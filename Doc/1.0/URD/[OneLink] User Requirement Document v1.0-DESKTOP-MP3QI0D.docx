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docProps/core.xml" ContentType="application/vnd.openxmlformats-package.core-properties+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A6F0E" w:rsidP="00210B50" w:rsidRDefault="005A6F0E" w14:paraId="4DADA10B" w14:textId="77777777">
      <w:pPr>
        <w:pStyle w:val="015-Subtitle"/>
        <w:tabs>
          <w:tab w:val="center" w:pos="5043"/>
        </w:tabs>
        <w:spacing w:after="120" w:afterAutospacing="0" w:line="264" w:lineRule="auto"/>
        <w:jc w:val="center"/>
        <w:rPr>
          <w:b w:val="0"/>
          <w:sz w:val="40"/>
          <w:szCs w:val="40"/>
        </w:rPr>
      </w:pPr>
    </w:p>
    <w:p w:rsidR="005A6F0E" w:rsidP="00210B50" w:rsidRDefault="005A6F0E" w14:paraId="1907FCB0" w14:textId="77777777">
      <w:pPr>
        <w:pStyle w:val="015-Subtitle"/>
        <w:tabs>
          <w:tab w:val="center" w:pos="5043"/>
        </w:tabs>
        <w:spacing w:after="120" w:afterAutospacing="0" w:line="264" w:lineRule="auto"/>
        <w:jc w:val="center"/>
        <w:rPr>
          <w:b w:val="0"/>
          <w:sz w:val="40"/>
          <w:szCs w:val="40"/>
        </w:rPr>
      </w:pPr>
    </w:p>
    <w:p w:rsidR="005A6F0E" w:rsidP="00210B50" w:rsidRDefault="005A6F0E" w14:paraId="6275AFAC" w14:textId="77777777">
      <w:pPr>
        <w:pStyle w:val="015-Subtitle"/>
        <w:tabs>
          <w:tab w:val="center" w:pos="5043"/>
        </w:tabs>
        <w:spacing w:after="120" w:afterAutospacing="0" w:line="264" w:lineRule="auto"/>
        <w:jc w:val="center"/>
        <w:rPr>
          <w:b w:val="0"/>
          <w:sz w:val="40"/>
          <w:szCs w:val="40"/>
        </w:rPr>
      </w:pPr>
    </w:p>
    <w:p w:rsidR="005A6F0E" w:rsidP="00210B50" w:rsidRDefault="005A6F0E" w14:paraId="57E13B1D" w14:textId="77777777">
      <w:pPr>
        <w:pStyle w:val="015-Subtitle"/>
        <w:tabs>
          <w:tab w:val="center" w:pos="5043"/>
        </w:tabs>
        <w:spacing w:after="120" w:afterAutospacing="0" w:line="264" w:lineRule="auto"/>
        <w:jc w:val="center"/>
        <w:rPr>
          <w:b w:val="0"/>
          <w:sz w:val="40"/>
          <w:szCs w:val="40"/>
        </w:rPr>
      </w:pPr>
    </w:p>
    <w:p w:rsidR="005A6F0E" w:rsidP="00210B50" w:rsidRDefault="005A6F0E" w14:paraId="76A5BB5F" w14:textId="77777777">
      <w:pPr>
        <w:pStyle w:val="015-Subtitle"/>
        <w:tabs>
          <w:tab w:val="center" w:pos="5043"/>
        </w:tabs>
        <w:spacing w:after="120" w:afterAutospacing="0" w:line="264" w:lineRule="auto"/>
        <w:jc w:val="center"/>
        <w:rPr>
          <w:b w:val="0"/>
          <w:sz w:val="40"/>
          <w:szCs w:val="40"/>
        </w:rPr>
      </w:pPr>
    </w:p>
    <w:p w:rsidRPr="00C70EEA" w:rsidR="00B9736E" w:rsidP="0017042F" w:rsidRDefault="00B9736E" w14:paraId="7D73557C" w14:textId="73C3E736">
      <w:pPr>
        <w:pStyle w:val="015-Subtitle"/>
        <w:tabs>
          <w:tab w:val="center" w:pos="5043"/>
        </w:tabs>
        <w:spacing w:after="120" w:afterAutospacing="0" w:line="264" w:lineRule="auto"/>
        <w:ind w:left="0"/>
        <w:jc w:val="both"/>
        <w:rPr>
          <w:b w:val="0"/>
          <w:spacing w:val="51"/>
          <w:w w:val="102"/>
          <w:sz w:val="40"/>
          <w:szCs w:val="40"/>
        </w:rPr>
      </w:pPr>
    </w:p>
    <w:p w:rsidRPr="00736CEE" w:rsidR="00B9736E" w:rsidP="00736CEE" w:rsidRDefault="0017042F" w14:paraId="3375842C" w14:textId="7B80C408">
      <w:pPr>
        <w:pStyle w:val="015-Subtitle"/>
        <w:spacing w:after="120" w:afterAutospacing="0" w:line="264" w:lineRule="auto"/>
        <w:jc w:val="center"/>
        <w:rPr>
          <w:b w:val="0"/>
          <w:sz w:val="40"/>
          <w:szCs w:val="40"/>
        </w:rPr>
      </w:pPr>
      <w:r>
        <w:rPr>
          <w:b w:val="0"/>
          <w:sz w:val="40"/>
          <w:szCs w:val="40"/>
        </w:rPr>
        <w:t>O</w:t>
      </w:r>
      <w:r w:rsidR="00736CEE">
        <w:rPr>
          <w:b w:val="0"/>
          <w:sz w:val="40"/>
          <w:szCs w:val="40"/>
        </w:rPr>
        <w:t xml:space="preserve">NE </w:t>
      </w:r>
      <w:r w:rsidR="00FD1553">
        <w:rPr>
          <w:b w:val="0"/>
          <w:sz w:val="40"/>
          <w:szCs w:val="40"/>
        </w:rPr>
        <w:t>Link</w:t>
      </w:r>
    </w:p>
    <w:p w:rsidRPr="00C70EEA" w:rsidR="00B9736E" w:rsidP="00210B50" w:rsidRDefault="00B9736E" w14:paraId="3E5C5377" w14:textId="77777777">
      <w:pPr>
        <w:pStyle w:val="015-Subtitle"/>
        <w:spacing w:after="120" w:afterAutospacing="0" w:line="264" w:lineRule="auto"/>
        <w:jc w:val="center"/>
        <w:rPr>
          <w:color w:val="auto"/>
          <w:sz w:val="50"/>
          <w:szCs w:val="50"/>
          <w:lang w:val="en-AU"/>
        </w:rPr>
      </w:pPr>
      <w:r w:rsidRPr="00C70EEA">
        <w:rPr>
          <w:color w:val="auto"/>
          <w:sz w:val="50"/>
          <w:szCs w:val="50"/>
          <w:lang w:val="en-AU"/>
        </w:rPr>
        <w:t>User Requirement Document</w:t>
      </w:r>
    </w:p>
    <w:p w:rsidRPr="00C70EEA" w:rsidR="0018381C" w:rsidP="00210B50" w:rsidRDefault="006A240B" w14:paraId="6246719C" w14:textId="0A2ECE74">
      <w:pPr>
        <w:pStyle w:val="100-Paragraph"/>
        <w:tabs>
          <w:tab w:val="left" w:pos="2685"/>
        </w:tabs>
        <w:spacing w:line="264" w:lineRule="auto"/>
        <w:rPr>
          <w:lang w:val="en-AU"/>
        </w:rPr>
      </w:pPr>
      <w:r w:rsidRPr="00C70EEA">
        <w:rPr>
          <w:lang w:val="en-AU"/>
        </w:rPr>
        <w:tab/>
      </w:r>
    </w:p>
    <w:p w:rsidRPr="00C70EEA" w:rsidR="0018381C" w:rsidP="00210B50" w:rsidRDefault="0018381C" w14:paraId="43816A34" w14:textId="77777777">
      <w:pPr>
        <w:pStyle w:val="100-Paragraph"/>
        <w:spacing w:line="264" w:lineRule="auto"/>
        <w:rPr>
          <w:lang w:val="en-AU"/>
        </w:rPr>
      </w:pPr>
    </w:p>
    <w:p w:rsidRPr="00C70EEA" w:rsidR="00697B01" w:rsidP="00210B50" w:rsidRDefault="00B9736E" w14:paraId="5011FFD0" w14:textId="5D8C17A7">
      <w:pPr>
        <w:overflowPunct/>
        <w:autoSpaceDE/>
        <w:autoSpaceDN/>
        <w:adjustRightInd/>
        <w:spacing w:after="0" w:line="264" w:lineRule="auto"/>
        <w:jc w:val="left"/>
        <w:textAlignment w:val="auto"/>
        <w:rPr>
          <w:szCs w:val="26"/>
        </w:rPr>
      </w:pPr>
      <w:r w:rsidRPr="00C70EEA">
        <w:rPr>
          <w:szCs w:val="26"/>
        </w:rPr>
        <w:br w:type="page"/>
      </w:r>
    </w:p>
    <w:p w:rsidRPr="00FD1553" w:rsidR="00A41C6B" w:rsidP="00FD1553" w:rsidRDefault="00A41C6B" w14:paraId="5F26BF61" w14:textId="77777777">
      <w:pPr>
        <w:pStyle w:val="NormalH"/>
        <w:ind w:left="0"/>
        <w:rPr>
          <w:rFonts w:ascii="Times New Roman" w:hAnsi="Times New Roman"/>
          <w:b/>
          <w:sz w:val="30"/>
          <w:szCs w:val="30"/>
        </w:rPr>
      </w:pPr>
      <w:r w:rsidRPr="00FD1553">
        <w:rPr>
          <w:rFonts w:ascii="Times New Roman" w:hAnsi="Times New Roman"/>
          <w:b/>
          <w:sz w:val="30"/>
          <w:szCs w:val="30"/>
        </w:rPr>
        <w:lastRenderedPageBreak/>
        <w:t>TRANG KÝ</w:t>
      </w:r>
    </w:p>
    <w:p w:rsidR="00662A36" w:rsidP="00662A36" w:rsidRDefault="00662A36" w14:paraId="012973F4" w14:textId="45737E9A">
      <w:pPr>
        <w:tabs>
          <w:tab w:val="left" w:pos="2160"/>
          <w:tab w:val="right" w:pos="5040"/>
          <w:tab w:val="left" w:pos="5760"/>
          <w:tab w:val="right" w:pos="8640"/>
        </w:tabs>
        <w:spacing w:line="360" w:lineRule="auto"/>
        <w:ind w:right="-360"/>
      </w:pPr>
      <w:r>
        <w:t xml:space="preserve">Người lập: </w:t>
      </w:r>
      <w:r>
        <w:tab/>
      </w:r>
      <w:r>
        <w:tab/>
      </w:r>
      <w:r>
        <w:tab/>
      </w:r>
      <w:r>
        <w:t>………………………………</w:t>
      </w:r>
    </w:p>
    <w:p w:rsidR="00662A36" w:rsidP="00662A36" w:rsidRDefault="00662A36" w14:paraId="2E520F50" w14:textId="57659A3F">
      <w:pPr>
        <w:tabs>
          <w:tab w:val="left" w:pos="2160"/>
          <w:tab w:val="right" w:pos="5040"/>
          <w:tab w:val="left" w:pos="5760"/>
          <w:tab w:val="right" w:pos="8640"/>
        </w:tabs>
        <w:spacing w:line="360" w:lineRule="auto"/>
        <w:ind w:right="-360"/>
      </w:pPr>
      <w:r>
        <w:tab/>
      </w:r>
      <w:r>
        <w:t xml:space="preserve">   </w:t>
      </w:r>
    </w:p>
    <w:p w:rsidR="00662A36" w:rsidP="00662A36" w:rsidRDefault="00662A36" w14:paraId="1D224855" w14:textId="77777777">
      <w:pPr>
        <w:tabs>
          <w:tab w:val="left" w:pos="2160"/>
          <w:tab w:val="right" w:pos="5040"/>
          <w:tab w:val="left" w:pos="5760"/>
          <w:tab w:val="right" w:pos="8640"/>
        </w:tabs>
        <w:spacing w:line="360" w:lineRule="auto"/>
        <w:ind w:right="-360"/>
      </w:pPr>
    </w:p>
    <w:p w:rsidRPr="00A43FCF" w:rsidR="00662A36" w:rsidP="00662A36" w:rsidRDefault="00662A36" w14:paraId="473DA2CF" w14:textId="691CF0CA">
      <w:pPr>
        <w:tabs>
          <w:tab w:val="left" w:pos="2160"/>
          <w:tab w:val="right" w:pos="5040"/>
          <w:tab w:val="left" w:pos="5760"/>
          <w:tab w:val="right" w:pos="8640"/>
        </w:tabs>
        <w:spacing w:line="360" w:lineRule="auto"/>
        <w:ind w:right="-360"/>
      </w:pPr>
      <w:r w:rsidRPr="00A43FCF">
        <w:t>Người kiểm tra:</w:t>
      </w:r>
      <w:r w:rsidRPr="00A43FCF">
        <w:tab/>
      </w:r>
      <w:r w:rsidRPr="00A43FCF">
        <w:t xml:space="preserve">          </w:t>
      </w:r>
      <w:r>
        <w:tab/>
      </w:r>
      <w:r>
        <w:tab/>
      </w:r>
      <w:r>
        <w:t>………………………………</w:t>
      </w:r>
    </w:p>
    <w:p w:rsidRPr="00A43FCF" w:rsidR="00662A36" w:rsidP="00662A36" w:rsidRDefault="00662A36" w14:paraId="229BAAB1" w14:textId="5877E2C8">
      <w:pPr>
        <w:tabs>
          <w:tab w:val="left" w:pos="2160"/>
          <w:tab w:val="right" w:pos="5040"/>
          <w:tab w:val="left" w:pos="5760"/>
          <w:tab w:val="right" w:pos="8640"/>
        </w:tabs>
        <w:spacing w:line="360" w:lineRule="auto"/>
      </w:pPr>
      <w:r w:rsidRPr="00A43FCF">
        <w:tab/>
      </w:r>
      <w:r>
        <w:t xml:space="preserve">             </w:t>
      </w:r>
    </w:p>
    <w:p w:rsidR="00662A36" w:rsidP="00662A36" w:rsidRDefault="00662A36" w14:paraId="48F00F08" w14:textId="77777777">
      <w:pPr>
        <w:tabs>
          <w:tab w:val="left" w:pos="2160"/>
          <w:tab w:val="right" w:pos="5040"/>
          <w:tab w:val="left" w:pos="5760"/>
          <w:tab w:val="right" w:pos="8640"/>
        </w:tabs>
        <w:spacing w:line="360" w:lineRule="auto"/>
      </w:pPr>
      <w:r>
        <w:tab/>
      </w:r>
    </w:p>
    <w:p w:rsidRPr="00A43FCF" w:rsidR="00662A36" w:rsidP="00662A36" w:rsidRDefault="00662A36" w14:paraId="3C7D91BB" w14:textId="3283B771">
      <w:pPr>
        <w:tabs>
          <w:tab w:val="left" w:pos="2160"/>
          <w:tab w:val="right" w:pos="5040"/>
          <w:tab w:val="left" w:pos="5760"/>
          <w:tab w:val="right" w:pos="8640"/>
        </w:tabs>
        <w:spacing w:line="360" w:lineRule="auto"/>
      </w:pPr>
      <w:r>
        <w:tab/>
      </w:r>
      <w:r>
        <w:t xml:space="preserve">          </w:t>
      </w:r>
      <w:r>
        <w:tab/>
      </w:r>
      <w:r>
        <w:tab/>
      </w:r>
      <w:r>
        <w:t>………………………………</w:t>
      </w:r>
    </w:p>
    <w:p w:rsidR="00662A36" w:rsidP="00662A36" w:rsidRDefault="00662A36" w14:paraId="384C7505" w14:textId="47582944">
      <w:pPr>
        <w:tabs>
          <w:tab w:val="left" w:pos="2160"/>
          <w:tab w:val="right" w:pos="5040"/>
          <w:tab w:val="left" w:pos="5760"/>
          <w:tab w:val="right" w:pos="8640"/>
        </w:tabs>
        <w:spacing w:line="360" w:lineRule="auto"/>
      </w:pPr>
      <w:r w:rsidRPr="00A43FCF">
        <w:tab/>
      </w:r>
    </w:p>
    <w:p w:rsidR="00662A36" w:rsidP="00662A36" w:rsidRDefault="00662A36" w14:paraId="68322298" w14:textId="77777777">
      <w:pPr>
        <w:tabs>
          <w:tab w:val="left" w:pos="2160"/>
          <w:tab w:val="right" w:pos="5040"/>
          <w:tab w:val="left" w:pos="5760"/>
          <w:tab w:val="right" w:pos="8640"/>
        </w:tabs>
        <w:spacing w:line="360" w:lineRule="auto"/>
        <w:ind w:right="-360"/>
      </w:pPr>
    </w:p>
    <w:p w:rsidRPr="00146E42" w:rsidR="00662A36" w:rsidP="00662A36" w:rsidRDefault="00662A36" w14:paraId="666622FE" w14:textId="77777777">
      <w:pPr>
        <w:tabs>
          <w:tab w:val="left" w:pos="2160"/>
          <w:tab w:val="right" w:pos="5040"/>
          <w:tab w:val="left" w:pos="5760"/>
          <w:tab w:val="right" w:pos="8640"/>
        </w:tabs>
        <w:spacing w:line="360" w:lineRule="auto"/>
        <w:ind w:right="-360"/>
      </w:pPr>
      <w:r w:rsidRPr="00A43FCF">
        <w:t>Người phê duyệt:</w:t>
      </w:r>
      <w:r w:rsidRPr="00A43FCF">
        <w:tab/>
      </w:r>
      <w:r w:rsidRPr="008C7F93">
        <w:tab/>
      </w:r>
    </w:p>
    <w:p w:rsidRPr="002F7CE8" w:rsidR="00662A36" w:rsidP="00662A36" w:rsidRDefault="00662A36" w14:paraId="77595B30" w14:textId="77777777">
      <w:pPr>
        <w:tabs>
          <w:tab w:val="left" w:pos="2160"/>
          <w:tab w:val="right" w:pos="5040"/>
          <w:tab w:val="left" w:pos="5760"/>
          <w:tab w:val="right" w:pos="8640"/>
        </w:tabs>
        <w:spacing w:line="360" w:lineRule="auto"/>
        <w:ind w:right="-360"/>
      </w:pPr>
    </w:p>
    <w:p w:rsidRPr="00C70EEA" w:rsidR="00662A36" w:rsidP="00662A36" w:rsidRDefault="00662A36" w14:paraId="3A0C3660" w14:textId="32D1541B">
      <w:pPr>
        <w:tabs>
          <w:tab w:val="left" w:pos="2160"/>
          <w:tab w:val="right" w:pos="5040"/>
          <w:tab w:val="left" w:pos="5760"/>
          <w:tab w:val="right" w:pos="8640"/>
        </w:tabs>
        <w:spacing w:line="360" w:lineRule="auto"/>
        <w:ind w:right="-360"/>
      </w:pPr>
      <w:r w:rsidRPr="00C70EEA">
        <w:tab/>
      </w:r>
      <w:r w:rsidRPr="00C70EEA">
        <w:tab/>
      </w:r>
      <w:r w:rsidRPr="00C70EEA">
        <w:tab/>
      </w:r>
      <w:r w:rsidRPr="00C70EEA">
        <w:rPr>
          <w:i/>
        </w:rPr>
        <w:t>Hà Nội, Ngày     /    /</w:t>
      </w:r>
      <w:r>
        <w:rPr>
          <w:i/>
        </w:rPr>
        <w:t xml:space="preserve"> </w:t>
      </w:r>
      <w:r w:rsidRPr="00C70EEA">
        <w:rPr>
          <w:i/>
        </w:rPr>
        <w:t>202</w:t>
      </w:r>
      <w:r w:rsidR="00D751DA">
        <w:rPr>
          <w:i/>
        </w:rPr>
        <w:t>2</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12"/>
        <w:gridCol w:w="4613"/>
      </w:tblGrid>
      <w:tr w:rsidRPr="00C70EEA" w:rsidR="00662A36" w:rsidTr="00FD1553" w14:paraId="10F4BBBF" w14:textId="77777777">
        <w:tc>
          <w:tcPr>
            <w:tcW w:w="4612" w:type="dxa"/>
          </w:tcPr>
          <w:p w:rsidRPr="00C70EEA" w:rsidR="00662A36" w:rsidP="00FD1553" w:rsidRDefault="00662A36" w14:paraId="018ED71F" w14:textId="3A75096D">
            <w:pPr>
              <w:tabs>
                <w:tab w:val="left" w:pos="2160"/>
                <w:tab w:val="right" w:pos="5040"/>
                <w:tab w:val="left" w:pos="5760"/>
                <w:tab w:val="right" w:pos="8640"/>
              </w:tabs>
              <w:spacing w:line="360" w:lineRule="auto"/>
              <w:ind w:left="-108" w:right="-360"/>
              <w:jc w:val="center"/>
              <w:rPr>
                <w:b/>
              </w:rPr>
            </w:pPr>
            <w:r w:rsidRPr="00C70EEA">
              <w:rPr>
                <w:b/>
              </w:rPr>
              <w:t xml:space="preserve">ĐẠI DIỆN </w:t>
            </w:r>
          </w:p>
          <w:p w:rsidRPr="00C70EEA" w:rsidR="00662A36" w:rsidP="00FD1553" w:rsidRDefault="00662A36" w14:paraId="5FDF765C" w14:textId="77777777">
            <w:pPr>
              <w:tabs>
                <w:tab w:val="left" w:pos="2160"/>
                <w:tab w:val="right" w:pos="5040"/>
                <w:tab w:val="left" w:pos="5760"/>
                <w:tab w:val="right" w:pos="8640"/>
              </w:tabs>
              <w:spacing w:line="360" w:lineRule="auto"/>
              <w:ind w:right="-360"/>
            </w:pPr>
          </w:p>
          <w:p w:rsidR="00662A36" w:rsidP="00FD1553" w:rsidRDefault="00662A36" w14:paraId="1ACC86CF" w14:textId="77777777">
            <w:pPr>
              <w:tabs>
                <w:tab w:val="left" w:pos="2160"/>
                <w:tab w:val="right" w:pos="5040"/>
                <w:tab w:val="left" w:pos="5760"/>
                <w:tab w:val="right" w:pos="8640"/>
              </w:tabs>
              <w:spacing w:line="360" w:lineRule="auto"/>
              <w:ind w:right="-360"/>
            </w:pPr>
          </w:p>
          <w:p w:rsidRPr="00C70EEA" w:rsidR="00662A36" w:rsidP="00FD1553" w:rsidRDefault="00662A36" w14:paraId="335C7AE8" w14:textId="77777777">
            <w:pPr>
              <w:tabs>
                <w:tab w:val="left" w:pos="2160"/>
                <w:tab w:val="right" w:pos="5040"/>
                <w:tab w:val="left" w:pos="5760"/>
                <w:tab w:val="right" w:pos="8640"/>
              </w:tabs>
              <w:spacing w:line="360" w:lineRule="auto"/>
              <w:ind w:right="-360"/>
            </w:pPr>
          </w:p>
          <w:p w:rsidRPr="00C70EEA" w:rsidR="00662A36" w:rsidP="00FD1553" w:rsidRDefault="00662A36" w14:paraId="7DE3E999" w14:textId="77777777">
            <w:pPr>
              <w:tabs>
                <w:tab w:val="left" w:pos="2160"/>
                <w:tab w:val="right" w:pos="5040"/>
                <w:tab w:val="left" w:pos="5760"/>
                <w:tab w:val="right" w:pos="8640"/>
              </w:tabs>
              <w:spacing w:line="360" w:lineRule="auto"/>
              <w:ind w:right="-360"/>
              <w:jc w:val="center"/>
            </w:pPr>
          </w:p>
          <w:p w:rsidRPr="00C70EEA" w:rsidR="00662A36" w:rsidP="00FD1553" w:rsidRDefault="00662A36" w14:paraId="1DD9C270" w14:textId="6F0E9901">
            <w:pPr>
              <w:tabs>
                <w:tab w:val="left" w:pos="2160"/>
                <w:tab w:val="right" w:pos="5040"/>
                <w:tab w:val="left" w:pos="5760"/>
                <w:tab w:val="right" w:pos="8640"/>
              </w:tabs>
              <w:spacing w:line="360" w:lineRule="auto"/>
              <w:ind w:right="-360"/>
              <w:jc w:val="center"/>
            </w:pPr>
          </w:p>
        </w:tc>
        <w:tc>
          <w:tcPr>
            <w:tcW w:w="4613" w:type="dxa"/>
          </w:tcPr>
          <w:p w:rsidRPr="00C70EEA" w:rsidR="00662A36" w:rsidP="00FD1553" w:rsidRDefault="00662A36" w14:paraId="460509CB" w14:textId="0CCA4739">
            <w:pPr>
              <w:tabs>
                <w:tab w:val="left" w:pos="2160"/>
                <w:tab w:val="right" w:pos="5040"/>
                <w:tab w:val="left" w:pos="5760"/>
                <w:tab w:val="right" w:pos="8640"/>
              </w:tabs>
              <w:spacing w:line="360" w:lineRule="auto"/>
              <w:ind w:right="-360"/>
              <w:jc w:val="center"/>
              <w:rPr>
                <w:b/>
              </w:rPr>
            </w:pPr>
            <w:r w:rsidRPr="00C70EEA">
              <w:rPr>
                <w:b/>
              </w:rPr>
              <w:t xml:space="preserve">ĐẠI DIỆN </w:t>
            </w:r>
          </w:p>
          <w:p w:rsidRPr="00C70EEA" w:rsidR="00662A36" w:rsidP="00FD1553" w:rsidRDefault="00662A36" w14:paraId="4A55990C" w14:textId="77777777">
            <w:pPr>
              <w:tabs>
                <w:tab w:val="left" w:pos="2160"/>
                <w:tab w:val="right" w:pos="5040"/>
                <w:tab w:val="left" w:pos="5760"/>
                <w:tab w:val="right" w:pos="8640"/>
              </w:tabs>
              <w:spacing w:line="360" w:lineRule="auto"/>
              <w:ind w:right="-360"/>
            </w:pPr>
          </w:p>
          <w:p w:rsidR="00662A36" w:rsidP="00FD1553" w:rsidRDefault="00662A36" w14:paraId="50DD3534" w14:textId="77777777">
            <w:pPr>
              <w:tabs>
                <w:tab w:val="left" w:pos="2160"/>
                <w:tab w:val="right" w:pos="5040"/>
                <w:tab w:val="left" w:pos="5760"/>
                <w:tab w:val="right" w:pos="8640"/>
              </w:tabs>
              <w:spacing w:line="360" w:lineRule="auto"/>
              <w:ind w:right="-360"/>
            </w:pPr>
          </w:p>
          <w:p w:rsidRPr="00C70EEA" w:rsidR="00662A36" w:rsidP="00FD1553" w:rsidRDefault="00662A36" w14:paraId="514EEF8B" w14:textId="77777777">
            <w:pPr>
              <w:tabs>
                <w:tab w:val="left" w:pos="2160"/>
                <w:tab w:val="right" w:pos="5040"/>
                <w:tab w:val="left" w:pos="5760"/>
                <w:tab w:val="right" w:pos="8640"/>
              </w:tabs>
              <w:spacing w:line="360" w:lineRule="auto"/>
              <w:ind w:right="-360"/>
            </w:pPr>
          </w:p>
          <w:p w:rsidRPr="00C70EEA" w:rsidR="00662A36" w:rsidP="00FD1553" w:rsidRDefault="00662A36" w14:paraId="5C4897AA" w14:textId="77777777">
            <w:pPr>
              <w:tabs>
                <w:tab w:val="left" w:pos="2160"/>
                <w:tab w:val="right" w:pos="5040"/>
                <w:tab w:val="left" w:pos="5760"/>
                <w:tab w:val="right" w:pos="8640"/>
              </w:tabs>
              <w:spacing w:line="360" w:lineRule="auto"/>
              <w:ind w:right="-360"/>
              <w:jc w:val="center"/>
            </w:pPr>
          </w:p>
          <w:p w:rsidRPr="00C70EEA" w:rsidR="00662A36" w:rsidP="00FD1553" w:rsidRDefault="00662A36" w14:paraId="408A33DF" w14:textId="71124FAE">
            <w:pPr>
              <w:tabs>
                <w:tab w:val="left" w:pos="2160"/>
                <w:tab w:val="right" w:pos="5040"/>
                <w:tab w:val="left" w:pos="5760"/>
                <w:tab w:val="right" w:pos="8640"/>
              </w:tabs>
              <w:spacing w:line="360" w:lineRule="auto"/>
              <w:ind w:right="-360"/>
              <w:jc w:val="center"/>
            </w:pPr>
          </w:p>
        </w:tc>
      </w:tr>
    </w:tbl>
    <w:p w:rsidR="00662A36" w:rsidP="00210B50" w:rsidRDefault="00662A36" w14:paraId="72FE343B" w14:textId="77777777">
      <w:pPr>
        <w:spacing w:line="264" w:lineRule="auto"/>
        <w:rPr>
          <w:rStyle w:val="st"/>
          <w:rFonts w:cs="Times New Roman"/>
          <w:b/>
          <w:szCs w:val="26"/>
        </w:rPr>
      </w:pPr>
    </w:p>
    <w:p w:rsidR="00662A36" w:rsidRDefault="00662A36" w14:paraId="6E221A30" w14:textId="77777777">
      <w:pPr>
        <w:overflowPunct/>
        <w:autoSpaceDE/>
        <w:autoSpaceDN/>
        <w:adjustRightInd/>
        <w:spacing w:after="0"/>
        <w:jc w:val="left"/>
        <w:textAlignment w:val="auto"/>
        <w:rPr>
          <w:rStyle w:val="st"/>
          <w:rFonts w:cs="Times New Roman"/>
          <w:b/>
          <w:szCs w:val="26"/>
        </w:rPr>
      </w:pPr>
      <w:r>
        <w:rPr>
          <w:rStyle w:val="st"/>
          <w:rFonts w:cs="Times New Roman"/>
          <w:b/>
          <w:szCs w:val="26"/>
        </w:rPr>
        <w:br w:type="page"/>
      </w:r>
    </w:p>
    <w:p w:rsidRPr="00C70EEA" w:rsidR="000A06E7" w:rsidP="00210B50" w:rsidRDefault="000A06E7" w14:paraId="67A025A3" w14:textId="1D26A203">
      <w:pPr>
        <w:spacing w:line="264" w:lineRule="auto"/>
        <w:rPr>
          <w:rStyle w:val="st"/>
          <w:rFonts w:cs="Times New Roman"/>
          <w:b/>
          <w:szCs w:val="26"/>
        </w:rPr>
      </w:pPr>
      <w:r w:rsidRPr="00C70EEA">
        <w:rPr>
          <w:rStyle w:val="st"/>
          <w:rFonts w:cs="Times New Roman"/>
          <w:b/>
          <w:szCs w:val="26"/>
        </w:rPr>
        <w:lastRenderedPageBreak/>
        <w:t>LỊCH SỬ TÀI LIỆU</w:t>
      </w:r>
      <w:r w:rsidRPr="00C70EEA" w:rsidR="00C347A7">
        <w:rPr>
          <w:rStyle w:val="st"/>
          <w:rFonts w:cs="Times New Roman"/>
          <w:b/>
          <w:szCs w:val="26"/>
        </w:rPr>
        <w:t>:</w:t>
      </w:r>
    </w:p>
    <w:p w:rsidRPr="00C70EEA" w:rsidR="00C347A7" w:rsidP="00210B50" w:rsidRDefault="00C347A7" w14:paraId="05D0BAC1" w14:textId="77777777">
      <w:pPr>
        <w:spacing w:line="264" w:lineRule="auto"/>
        <w:rPr>
          <w:rStyle w:val="st"/>
          <w:rFonts w:cs="Times New Roman"/>
          <w:b/>
          <w:szCs w:val="26"/>
        </w:rPr>
      </w:pPr>
    </w:p>
    <w:tbl>
      <w:tblPr>
        <w:tblW w:w="915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146"/>
        <w:gridCol w:w="1981"/>
        <w:gridCol w:w="6030"/>
      </w:tblGrid>
      <w:tr w:rsidRPr="00FE445A" w:rsidR="00CE1DED" w:rsidTr="00FD1553" w14:paraId="5CA60A99" w14:textId="77777777">
        <w:tc>
          <w:tcPr>
            <w:tcW w:w="1146" w:type="dxa"/>
          </w:tcPr>
          <w:p w:rsidRPr="00C70EEA" w:rsidR="00CE1DED" w:rsidP="00210B50" w:rsidRDefault="00CE1DED" w14:paraId="33993E1A" w14:textId="77777777">
            <w:pPr>
              <w:spacing w:before="120" w:line="264" w:lineRule="auto"/>
              <w:jc w:val="center"/>
              <w:rPr>
                <w:rStyle w:val="st"/>
                <w:rFonts w:cs="Times New Roman"/>
                <w:b/>
                <w:szCs w:val="26"/>
              </w:rPr>
            </w:pPr>
            <w:r w:rsidRPr="00C70EEA">
              <w:rPr>
                <w:rStyle w:val="st"/>
                <w:rFonts w:cs="Times New Roman"/>
                <w:b/>
                <w:szCs w:val="26"/>
              </w:rPr>
              <w:t>Phiên bản</w:t>
            </w:r>
          </w:p>
        </w:tc>
        <w:tc>
          <w:tcPr>
            <w:tcW w:w="1981" w:type="dxa"/>
          </w:tcPr>
          <w:p w:rsidRPr="00FE445A" w:rsidR="00CE1DED" w:rsidP="00210B50" w:rsidRDefault="00CE1DED" w14:paraId="18F049EF" w14:textId="77777777">
            <w:pPr>
              <w:spacing w:before="120" w:line="264" w:lineRule="auto"/>
              <w:jc w:val="center"/>
              <w:rPr>
                <w:rStyle w:val="st"/>
                <w:rFonts w:cs="Times New Roman"/>
                <w:b/>
                <w:szCs w:val="26"/>
              </w:rPr>
            </w:pPr>
            <w:r w:rsidRPr="00C70EEA">
              <w:rPr>
                <w:rStyle w:val="st"/>
                <w:rFonts w:cs="Times New Roman"/>
                <w:b/>
                <w:szCs w:val="26"/>
              </w:rPr>
              <w:t>Ngày sửa đổi</w:t>
            </w:r>
          </w:p>
        </w:tc>
        <w:tc>
          <w:tcPr>
            <w:tcW w:w="6030" w:type="dxa"/>
          </w:tcPr>
          <w:p w:rsidRPr="00FE445A" w:rsidR="00CE1DED" w:rsidP="00210B50" w:rsidRDefault="00CE1DED" w14:paraId="21267D6A" w14:textId="77777777">
            <w:pPr>
              <w:spacing w:before="120" w:line="264" w:lineRule="auto"/>
              <w:jc w:val="center"/>
              <w:rPr>
                <w:rStyle w:val="st"/>
                <w:rFonts w:cs="Times New Roman"/>
                <w:b/>
                <w:szCs w:val="26"/>
              </w:rPr>
            </w:pPr>
            <w:r w:rsidRPr="00FE445A">
              <w:rPr>
                <w:rStyle w:val="st"/>
                <w:rFonts w:cs="Times New Roman"/>
                <w:b/>
                <w:szCs w:val="26"/>
              </w:rPr>
              <w:t>Nội dung sửa đổi</w:t>
            </w:r>
          </w:p>
        </w:tc>
      </w:tr>
      <w:tr w:rsidRPr="00803C79" w:rsidR="00CE1DED" w:rsidTr="00FD1553" w14:paraId="2B7C96CD" w14:textId="77777777">
        <w:tc>
          <w:tcPr>
            <w:tcW w:w="1146" w:type="dxa"/>
          </w:tcPr>
          <w:p w:rsidRPr="00FE445A" w:rsidR="00CE1DED" w:rsidP="00210B50" w:rsidRDefault="00CE1DED" w14:paraId="68F1672C" w14:textId="54D7C125">
            <w:pPr>
              <w:spacing w:before="120" w:line="264" w:lineRule="auto"/>
              <w:jc w:val="left"/>
              <w:rPr>
                <w:rStyle w:val="st"/>
                <w:rFonts w:cs="Times New Roman"/>
                <w:szCs w:val="26"/>
              </w:rPr>
            </w:pPr>
            <w:r w:rsidRPr="00FE445A">
              <w:rPr>
                <w:rStyle w:val="st"/>
                <w:rFonts w:cs="Times New Roman"/>
                <w:szCs w:val="26"/>
              </w:rPr>
              <w:t>0.1</w:t>
            </w:r>
          </w:p>
        </w:tc>
        <w:tc>
          <w:tcPr>
            <w:tcW w:w="1981" w:type="dxa"/>
          </w:tcPr>
          <w:p w:rsidRPr="00803C79" w:rsidR="00CE1DED" w:rsidP="00210B50" w:rsidRDefault="00D311FD" w14:paraId="100FE9CA" w14:textId="515DFB47">
            <w:pPr>
              <w:spacing w:before="120" w:line="264" w:lineRule="auto"/>
              <w:jc w:val="left"/>
              <w:rPr>
                <w:rStyle w:val="st"/>
                <w:rFonts w:cs="Times New Roman"/>
                <w:szCs w:val="26"/>
              </w:rPr>
            </w:pPr>
            <w:r>
              <w:rPr>
                <w:rStyle w:val="st"/>
                <w:rFonts w:cs="Times New Roman"/>
                <w:szCs w:val="26"/>
              </w:rPr>
              <w:t>07/07/2022</w:t>
            </w:r>
          </w:p>
        </w:tc>
        <w:tc>
          <w:tcPr>
            <w:tcW w:w="6030" w:type="dxa"/>
          </w:tcPr>
          <w:p w:rsidRPr="00803C79" w:rsidR="00CE1DED" w:rsidP="00210B50" w:rsidRDefault="00CE1DED" w14:paraId="1502D5D6" w14:textId="6CC020AA">
            <w:pPr>
              <w:spacing w:before="120" w:line="264" w:lineRule="auto"/>
              <w:jc w:val="left"/>
              <w:rPr>
                <w:szCs w:val="26"/>
              </w:rPr>
            </w:pPr>
            <w:r w:rsidRPr="00803C79">
              <w:rPr>
                <w:rStyle w:val="st"/>
                <w:rFonts w:cs="Times New Roman"/>
                <w:szCs w:val="26"/>
              </w:rPr>
              <w:t>Khởi tạo tài liệu</w:t>
            </w:r>
          </w:p>
        </w:tc>
      </w:tr>
    </w:tbl>
    <w:p w:rsidRPr="00803C79" w:rsidR="000A06E7" w:rsidP="00210B50" w:rsidRDefault="000A06E7" w14:paraId="210CE2AB" w14:textId="140ECEB6">
      <w:pPr>
        <w:spacing w:line="264" w:lineRule="auto"/>
        <w:rPr>
          <w:szCs w:val="26"/>
        </w:rPr>
      </w:pPr>
    </w:p>
    <w:p w:rsidRPr="00803C79" w:rsidR="00124E6F" w:rsidP="00FD1553" w:rsidRDefault="00FB0DD5" w14:paraId="71FC4994" w14:textId="06476879">
      <w:pPr>
        <w:overflowPunct/>
        <w:autoSpaceDE/>
        <w:autoSpaceDN/>
        <w:adjustRightInd/>
        <w:spacing w:after="200" w:line="264" w:lineRule="auto"/>
        <w:textAlignment w:val="auto"/>
        <w:rPr>
          <w:rFonts w:eastAsia="Calibri"/>
          <w:color w:val="0070C0"/>
          <w:szCs w:val="26"/>
        </w:rPr>
      </w:pPr>
      <w:r w:rsidRPr="00803C79">
        <w:rPr>
          <w:szCs w:val="26"/>
        </w:rPr>
        <w:t xml:space="preserve">       </w:t>
      </w:r>
      <w:r w:rsidRPr="00803C79" w:rsidR="00937F5E">
        <w:rPr>
          <w:szCs w:val="26"/>
        </w:rPr>
        <w:t xml:space="preserve"> </w:t>
      </w:r>
      <w:r w:rsidRPr="00803C79" w:rsidR="00DC6DCB">
        <w:rPr>
          <w:szCs w:val="26"/>
        </w:rPr>
        <w:br w:type="page"/>
      </w:r>
    </w:p>
    <w:sdt>
      <w:sdtPr>
        <w:id w:val="1290130489"/>
        <w:docPartObj>
          <w:docPartGallery w:val="Table of Contents"/>
          <w:docPartUnique/>
        </w:docPartObj>
      </w:sdtPr>
      <w:sdtEndPr/>
      <w:sdtContent>
        <w:p w:rsidRPr="00803C79" w:rsidR="00C444DB" w:rsidP="044EA874" w:rsidRDefault="47249E7F" w14:paraId="769FA960" w14:textId="77777777">
          <w:pPr>
            <w:overflowPunct/>
            <w:autoSpaceDE/>
            <w:autoSpaceDN/>
            <w:adjustRightInd/>
            <w:spacing w:line="264" w:lineRule="auto"/>
            <w:jc w:val="left"/>
            <w:textAlignment w:val="auto"/>
            <w:rPr>
              <w:rStyle w:val="st"/>
              <w:rFonts w:cs="Times New Roman"/>
              <w:b/>
              <w:bCs/>
            </w:rPr>
          </w:pPr>
          <w:r w:rsidRPr="33D17D1E">
            <w:rPr>
              <w:rStyle w:val="st"/>
              <w:rFonts w:cs="Times New Roman"/>
              <w:b/>
              <w:bCs/>
            </w:rPr>
            <w:t>MỤC LỤC / TABLE OF CONTENT</w:t>
          </w:r>
        </w:p>
        <w:p w:rsidR="00863100" w:rsidP="33D17D1E" w:rsidRDefault="33D17D1E" w14:paraId="2FE31B27" w14:textId="05BCEDFC">
          <w:pPr>
            <w:pStyle w:val="TOC1"/>
            <w:tabs>
              <w:tab w:val="right" w:leader="dot" w:pos="9225"/>
              <w:tab w:val="left" w:pos="510"/>
            </w:tabs>
            <w:rPr>
              <w:rStyle w:val="Hyperlink"/>
              <w:noProof/>
            </w:rPr>
          </w:pPr>
          <w:r>
            <w:fldChar w:fldCharType="begin"/>
          </w:r>
          <w:r w:rsidR="00052E3F">
            <w:instrText>TOC \o "1-4" \h \z \u</w:instrText>
          </w:r>
          <w:r>
            <w:fldChar w:fldCharType="separate"/>
          </w:r>
          <w:hyperlink w:anchor="_Toc1219649139">
            <w:r w:rsidRPr="33D17D1E">
              <w:rPr>
                <w:rStyle w:val="Hyperlink"/>
              </w:rPr>
              <w:t>1.</w:t>
            </w:r>
            <w:r w:rsidR="00052E3F">
              <w:tab/>
            </w:r>
            <w:r w:rsidRPr="33D17D1E">
              <w:rPr>
                <w:rStyle w:val="Hyperlink"/>
              </w:rPr>
              <w:t>Mục đích</w:t>
            </w:r>
            <w:r w:rsidR="00052E3F">
              <w:tab/>
            </w:r>
            <w:r w:rsidR="00052E3F">
              <w:fldChar w:fldCharType="begin"/>
            </w:r>
            <w:r w:rsidR="00052E3F">
              <w:instrText>PAGEREF _Toc1219649139 \h</w:instrText>
            </w:r>
            <w:r w:rsidR="00052E3F">
              <w:fldChar w:fldCharType="separate"/>
            </w:r>
            <w:r w:rsidRPr="33D17D1E">
              <w:rPr>
                <w:rStyle w:val="Hyperlink"/>
              </w:rPr>
              <w:t>4</w:t>
            </w:r>
            <w:r w:rsidR="00052E3F">
              <w:fldChar w:fldCharType="end"/>
            </w:r>
          </w:hyperlink>
        </w:p>
        <w:p w:rsidR="33D17D1E" w:rsidP="33D17D1E" w:rsidRDefault="000F361E" w14:paraId="2813AED2" w14:textId="78556CCB">
          <w:pPr>
            <w:pStyle w:val="TOC1"/>
            <w:tabs>
              <w:tab w:val="right" w:leader="dot" w:pos="9225"/>
              <w:tab w:val="left" w:pos="510"/>
            </w:tabs>
            <w:rPr>
              <w:rStyle w:val="Hyperlink"/>
            </w:rPr>
          </w:pPr>
          <w:hyperlink w:anchor="_Toc2137072229">
            <w:r w:rsidRPr="33D17D1E" w:rsidR="33D17D1E">
              <w:rPr>
                <w:rStyle w:val="Hyperlink"/>
              </w:rPr>
              <w:t>2.</w:t>
            </w:r>
            <w:r w:rsidR="33D17D1E">
              <w:tab/>
            </w:r>
            <w:r w:rsidRPr="33D17D1E" w:rsidR="33D17D1E">
              <w:rPr>
                <w:rStyle w:val="Hyperlink"/>
              </w:rPr>
              <w:t>Đối tượng</w:t>
            </w:r>
            <w:r w:rsidR="33D17D1E">
              <w:tab/>
            </w:r>
            <w:r w:rsidR="33D17D1E">
              <w:fldChar w:fldCharType="begin"/>
            </w:r>
            <w:r w:rsidR="33D17D1E">
              <w:instrText>PAGEREF _Toc2137072229 \h</w:instrText>
            </w:r>
            <w:r w:rsidR="33D17D1E">
              <w:fldChar w:fldCharType="separate"/>
            </w:r>
            <w:r w:rsidRPr="33D17D1E" w:rsidR="33D17D1E">
              <w:rPr>
                <w:rStyle w:val="Hyperlink"/>
              </w:rPr>
              <w:t>4</w:t>
            </w:r>
            <w:r w:rsidR="33D17D1E">
              <w:fldChar w:fldCharType="end"/>
            </w:r>
          </w:hyperlink>
        </w:p>
        <w:p w:rsidR="33D17D1E" w:rsidP="33D17D1E" w:rsidRDefault="000F361E" w14:paraId="49C8F9AA" w14:textId="253B34C0">
          <w:pPr>
            <w:pStyle w:val="TOC1"/>
            <w:tabs>
              <w:tab w:val="right" w:leader="dot" w:pos="9225"/>
              <w:tab w:val="left" w:pos="510"/>
            </w:tabs>
            <w:rPr>
              <w:rStyle w:val="Hyperlink"/>
            </w:rPr>
          </w:pPr>
          <w:hyperlink w:anchor="_Toc1378531899">
            <w:r w:rsidRPr="33D17D1E" w:rsidR="33D17D1E">
              <w:rPr>
                <w:rStyle w:val="Hyperlink"/>
              </w:rPr>
              <w:t>3.</w:t>
            </w:r>
            <w:r w:rsidR="33D17D1E">
              <w:tab/>
            </w:r>
            <w:r w:rsidRPr="33D17D1E" w:rsidR="33D17D1E">
              <w:rPr>
                <w:rStyle w:val="Hyperlink"/>
              </w:rPr>
              <w:t>Giải thích từ ngữ và chữ viết tắt</w:t>
            </w:r>
            <w:r w:rsidR="33D17D1E">
              <w:tab/>
            </w:r>
            <w:r w:rsidR="33D17D1E">
              <w:fldChar w:fldCharType="begin"/>
            </w:r>
            <w:r w:rsidR="33D17D1E">
              <w:instrText>PAGEREF _Toc1378531899 \h</w:instrText>
            </w:r>
            <w:r w:rsidR="33D17D1E">
              <w:fldChar w:fldCharType="separate"/>
            </w:r>
            <w:r w:rsidRPr="33D17D1E" w:rsidR="33D17D1E">
              <w:rPr>
                <w:rStyle w:val="Hyperlink"/>
              </w:rPr>
              <w:t>4</w:t>
            </w:r>
            <w:r w:rsidR="33D17D1E">
              <w:fldChar w:fldCharType="end"/>
            </w:r>
          </w:hyperlink>
        </w:p>
        <w:p w:rsidR="33D17D1E" w:rsidP="33D17D1E" w:rsidRDefault="000F361E" w14:paraId="75628D02" w14:textId="47A17969">
          <w:pPr>
            <w:pStyle w:val="TOC1"/>
            <w:tabs>
              <w:tab w:val="right" w:leader="dot" w:pos="9225"/>
              <w:tab w:val="left" w:pos="510"/>
            </w:tabs>
            <w:rPr>
              <w:rStyle w:val="Hyperlink"/>
            </w:rPr>
          </w:pPr>
          <w:hyperlink w:anchor="_Toc1410513831">
            <w:r w:rsidRPr="33D17D1E" w:rsidR="33D17D1E">
              <w:rPr>
                <w:rStyle w:val="Hyperlink"/>
              </w:rPr>
              <w:t>4.</w:t>
            </w:r>
            <w:r w:rsidR="33D17D1E">
              <w:tab/>
            </w:r>
            <w:r w:rsidRPr="33D17D1E" w:rsidR="33D17D1E">
              <w:rPr>
                <w:rStyle w:val="Hyperlink"/>
              </w:rPr>
              <w:t>Tổng quan hệ thống</w:t>
            </w:r>
            <w:r w:rsidR="33D17D1E">
              <w:tab/>
            </w:r>
            <w:r w:rsidR="33D17D1E">
              <w:fldChar w:fldCharType="begin"/>
            </w:r>
            <w:r w:rsidR="33D17D1E">
              <w:instrText>PAGEREF _Toc1410513831 \h</w:instrText>
            </w:r>
            <w:r w:rsidR="33D17D1E">
              <w:fldChar w:fldCharType="separate"/>
            </w:r>
            <w:r w:rsidRPr="33D17D1E" w:rsidR="33D17D1E">
              <w:rPr>
                <w:rStyle w:val="Hyperlink"/>
              </w:rPr>
              <w:t>4</w:t>
            </w:r>
            <w:r w:rsidR="33D17D1E">
              <w:fldChar w:fldCharType="end"/>
            </w:r>
          </w:hyperlink>
        </w:p>
        <w:p w:rsidR="33D17D1E" w:rsidP="33D17D1E" w:rsidRDefault="000F361E" w14:paraId="3061946B" w14:textId="36432D38">
          <w:pPr>
            <w:pStyle w:val="TOC2"/>
            <w:tabs>
              <w:tab w:val="right" w:leader="dot" w:pos="9225"/>
              <w:tab w:val="left" w:pos="780"/>
            </w:tabs>
            <w:rPr>
              <w:rStyle w:val="Hyperlink"/>
            </w:rPr>
          </w:pPr>
          <w:hyperlink w:anchor="_Toc643825983">
            <w:r w:rsidRPr="33D17D1E" w:rsidR="33D17D1E">
              <w:rPr>
                <w:rStyle w:val="Hyperlink"/>
              </w:rPr>
              <w:t>4.1</w:t>
            </w:r>
            <w:r w:rsidR="33D17D1E">
              <w:tab/>
            </w:r>
            <w:r w:rsidRPr="33D17D1E" w:rsidR="33D17D1E">
              <w:rPr>
                <w:rStyle w:val="Hyperlink"/>
              </w:rPr>
              <w:t>Định nghĩa sản phẩm và các đối tượng sử dụng</w:t>
            </w:r>
            <w:r w:rsidR="33D17D1E">
              <w:tab/>
            </w:r>
            <w:r w:rsidR="33D17D1E">
              <w:fldChar w:fldCharType="begin"/>
            </w:r>
            <w:r w:rsidR="33D17D1E">
              <w:instrText>PAGEREF _Toc643825983 \h</w:instrText>
            </w:r>
            <w:r w:rsidR="33D17D1E">
              <w:fldChar w:fldCharType="separate"/>
            </w:r>
            <w:r w:rsidRPr="33D17D1E" w:rsidR="33D17D1E">
              <w:rPr>
                <w:rStyle w:val="Hyperlink"/>
              </w:rPr>
              <w:t>4</w:t>
            </w:r>
            <w:r w:rsidR="33D17D1E">
              <w:fldChar w:fldCharType="end"/>
            </w:r>
          </w:hyperlink>
        </w:p>
        <w:p w:rsidR="33D17D1E" w:rsidP="33D17D1E" w:rsidRDefault="000F361E" w14:paraId="25E40D57" w14:textId="1EBD7F5A">
          <w:pPr>
            <w:pStyle w:val="TOC2"/>
            <w:tabs>
              <w:tab w:val="right" w:leader="dot" w:pos="9225"/>
              <w:tab w:val="left" w:pos="780"/>
            </w:tabs>
            <w:rPr>
              <w:rStyle w:val="Hyperlink"/>
            </w:rPr>
          </w:pPr>
          <w:hyperlink w:anchor="_Toc1817327184">
            <w:r w:rsidRPr="33D17D1E" w:rsidR="33D17D1E">
              <w:rPr>
                <w:rStyle w:val="Hyperlink"/>
              </w:rPr>
              <w:t>4.2</w:t>
            </w:r>
            <w:r w:rsidR="33D17D1E">
              <w:tab/>
            </w:r>
            <w:r w:rsidRPr="33D17D1E" w:rsidR="33D17D1E">
              <w:rPr>
                <w:rStyle w:val="Hyperlink"/>
              </w:rPr>
              <w:t>Mô hình tổng quan hệ thống</w:t>
            </w:r>
            <w:r w:rsidR="33D17D1E">
              <w:tab/>
            </w:r>
            <w:r w:rsidR="33D17D1E">
              <w:fldChar w:fldCharType="begin"/>
            </w:r>
            <w:r w:rsidR="33D17D1E">
              <w:instrText>PAGEREF _Toc1817327184 \h</w:instrText>
            </w:r>
            <w:r w:rsidR="33D17D1E">
              <w:fldChar w:fldCharType="separate"/>
            </w:r>
            <w:r w:rsidRPr="33D17D1E" w:rsidR="33D17D1E">
              <w:rPr>
                <w:rStyle w:val="Hyperlink"/>
              </w:rPr>
              <w:t>4</w:t>
            </w:r>
            <w:r w:rsidR="33D17D1E">
              <w:fldChar w:fldCharType="end"/>
            </w:r>
          </w:hyperlink>
        </w:p>
        <w:p w:rsidR="33D17D1E" w:rsidP="33D17D1E" w:rsidRDefault="000F361E" w14:paraId="3499E87E" w14:textId="2AFB700F">
          <w:pPr>
            <w:pStyle w:val="TOC2"/>
            <w:tabs>
              <w:tab w:val="right" w:leader="dot" w:pos="9225"/>
              <w:tab w:val="left" w:pos="780"/>
            </w:tabs>
            <w:rPr>
              <w:rStyle w:val="Hyperlink"/>
            </w:rPr>
          </w:pPr>
          <w:hyperlink w:anchor="_Toc174196052">
            <w:r w:rsidRPr="33D17D1E" w:rsidR="33D17D1E">
              <w:rPr>
                <w:rStyle w:val="Hyperlink"/>
              </w:rPr>
              <w:t>4.3</w:t>
            </w:r>
            <w:r w:rsidR="33D17D1E">
              <w:tab/>
            </w:r>
            <w:r w:rsidRPr="33D17D1E" w:rsidR="33D17D1E">
              <w:rPr>
                <w:rStyle w:val="Hyperlink"/>
              </w:rPr>
              <w:t>Mô tả chức năng</w:t>
            </w:r>
            <w:r w:rsidR="33D17D1E">
              <w:tab/>
            </w:r>
            <w:r w:rsidR="33D17D1E">
              <w:fldChar w:fldCharType="begin"/>
            </w:r>
            <w:r w:rsidR="33D17D1E">
              <w:instrText>PAGEREF _Toc174196052 \h</w:instrText>
            </w:r>
            <w:r w:rsidR="33D17D1E">
              <w:fldChar w:fldCharType="separate"/>
            </w:r>
            <w:r w:rsidRPr="33D17D1E" w:rsidR="33D17D1E">
              <w:rPr>
                <w:rStyle w:val="Hyperlink"/>
              </w:rPr>
              <w:t>4</w:t>
            </w:r>
            <w:r w:rsidR="33D17D1E">
              <w:fldChar w:fldCharType="end"/>
            </w:r>
          </w:hyperlink>
        </w:p>
        <w:p w:rsidR="33D17D1E" w:rsidP="33D17D1E" w:rsidRDefault="000F361E" w14:paraId="31CD6EE7" w14:textId="1288E889">
          <w:pPr>
            <w:pStyle w:val="TOC1"/>
            <w:tabs>
              <w:tab w:val="right" w:leader="dot" w:pos="9225"/>
              <w:tab w:val="left" w:pos="510"/>
            </w:tabs>
            <w:rPr>
              <w:rStyle w:val="Hyperlink"/>
            </w:rPr>
          </w:pPr>
          <w:hyperlink w:anchor="_Toc1283168466">
            <w:r w:rsidRPr="33D17D1E" w:rsidR="33D17D1E">
              <w:rPr>
                <w:rStyle w:val="Hyperlink"/>
              </w:rPr>
              <w:t>5.</w:t>
            </w:r>
            <w:r w:rsidR="33D17D1E">
              <w:tab/>
            </w:r>
            <w:r w:rsidRPr="33D17D1E" w:rsidR="33D17D1E">
              <w:rPr>
                <w:rStyle w:val="Hyperlink"/>
              </w:rPr>
              <w:t>Quy trình nghiệp vụ điều khiển thiết bị</w:t>
            </w:r>
            <w:r w:rsidR="33D17D1E">
              <w:tab/>
            </w:r>
            <w:r w:rsidR="33D17D1E">
              <w:fldChar w:fldCharType="begin"/>
            </w:r>
            <w:r w:rsidR="33D17D1E">
              <w:instrText>PAGEREF _Toc1283168466 \h</w:instrText>
            </w:r>
            <w:r w:rsidR="33D17D1E">
              <w:fldChar w:fldCharType="separate"/>
            </w:r>
            <w:r w:rsidRPr="33D17D1E" w:rsidR="33D17D1E">
              <w:rPr>
                <w:rStyle w:val="Hyperlink"/>
              </w:rPr>
              <w:t>4</w:t>
            </w:r>
            <w:r w:rsidR="33D17D1E">
              <w:fldChar w:fldCharType="end"/>
            </w:r>
          </w:hyperlink>
        </w:p>
        <w:p w:rsidR="33D17D1E" w:rsidP="33D17D1E" w:rsidRDefault="000F361E" w14:paraId="41B07CCF" w14:textId="7EAC22F1">
          <w:pPr>
            <w:pStyle w:val="TOC2"/>
            <w:tabs>
              <w:tab w:val="right" w:leader="dot" w:pos="9225"/>
              <w:tab w:val="left" w:pos="780"/>
            </w:tabs>
            <w:rPr>
              <w:rStyle w:val="Hyperlink"/>
            </w:rPr>
          </w:pPr>
          <w:hyperlink w:anchor="_Toc1266558864">
            <w:r w:rsidRPr="33D17D1E" w:rsidR="33D17D1E">
              <w:rPr>
                <w:rStyle w:val="Hyperlink"/>
              </w:rPr>
              <w:t>5.1</w:t>
            </w:r>
            <w:r w:rsidR="33D17D1E">
              <w:tab/>
            </w:r>
            <w:r w:rsidRPr="33D17D1E" w:rsidR="33D17D1E">
              <w:rPr>
                <w:rStyle w:val="Hyperlink"/>
              </w:rPr>
              <w:t>Kết nối thiết bị ban đầu</w:t>
            </w:r>
            <w:r w:rsidR="33D17D1E">
              <w:tab/>
            </w:r>
            <w:r w:rsidR="33D17D1E">
              <w:fldChar w:fldCharType="begin"/>
            </w:r>
            <w:r w:rsidR="33D17D1E">
              <w:instrText>PAGEREF _Toc1266558864 \h</w:instrText>
            </w:r>
            <w:r w:rsidR="33D17D1E">
              <w:fldChar w:fldCharType="separate"/>
            </w:r>
            <w:r w:rsidRPr="33D17D1E" w:rsidR="33D17D1E">
              <w:rPr>
                <w:rStyle w:val="Hyperlink"/>
              </w:rPr>
              <w:t>4</w:t>
            </w:r>
            <w:r w:rsidR="33D17D1E">
              <w:fldChar w:fldCharType="end"/>
            </w:r>
          </w:hyperlink>
        </w:p>
        <w:p w:rsidR="33D17D1E" w:rsidP="33D17D1E" w:rsidRDefault="000F361E" w14:paraId="6A7CB8D1" w14:textId="35C7C3D5">
          <w:pPr>
            <w:pStyle w:val="TOC3"/>
            <w:tabs>
              <w:tab w:val="right" w:leader="dot" w:pos="9225"/>
              <w:tab w:val="left" w:pos="1290"/>
            </w:tabs>
            <w:rPr>
              <w:rStyle w:val="Hyperlink"/>
            </w:rPr>
          </w:pPr>
          <w:hyperlink w:anchor="_Toc1612565490">
            <w:r w:rsidRPr="33D17D1E" w:rsidR="33D17D1E">
              <w:rPr>
                <w:rStyle w:val="Hyperlink"/>
              </w:rPr>
              <w:t>5.1.1</w:t>
            </w:r>
            <w:r w:rsidR="33D17D1E">
              <w:tab/>
            </w:r>
            <w:r w:rsidRPr="33D17D1E" w:rsidR="33D17D1E">
              <w:rPr>
                <w:rStyle w:val="Hyperlink"/>
              </w:rPr>
              <w:t>Danh sách use case</w:t>
            </w:r>
            <w:r w:rsidR="33D17D1E">
              <w:tab/>
            </w:r>
            <w:r w:rsidR="33D17D1E">
              <w:fldChar w:fldCharType="begin"/>
            </w:r>
            <w:r w:rsidR="33D17D1E">
              <w:instrText>PAGEREF _Toc1612565490 \h</w:instrText>
            </w:r>
            <w:r w:rsidR="33D17D1E">
              <w:fldChar w:fldCharType="separate"/>
            </w:r>
            <w:r w:rsidRPr="33D17D1E" w:rsidR="33D17D1E">
              <w:rPr>
                <w:rStyle w:val="Hyperlink"/>
              </w:rPr>
              <w:t>4</w:t>
            </w:r>
            <w:r w:rsidR="33D17D1E">
              <w:fldChar w:fldCharType="end"/>
            </w:r>
          </w:hyperlink>
        </w:p>
        <w:p w:rsidR="33D17D1E" w:rsidP="33D17D1E" w:rsidRDefault="000F361E" w14:paraId="19295C55" w14:textId="36D13C10">
          <w:pPr>
            <w:pStyle w:val="TOC3"/>
            <w:tabs>
              <w:tab w:val="right" w:leader="dot" w:pos="9225"/>
              <w:tab w:val="left" w:pos="1290"/>
            </w:tabs>
            <w:rPr>
              <w:rStyle w:val="Hyperlink"/>
            </w:rPr>
          </w:pPr>
          <w:hyperlink w:anchor="_Toc897637807">
            <w:r w:rsidRPr="33D17D1E" w:rsidR="33D17D1E">
              <w:rPr>
                <w:rStyle w:val="Hyperlink"/>
              </w:rPr>
              <w:t>5.1.2</w:t>
            </w:r>
            <w:r w:rsidR="33D17D1E">
              <w:tab/>
            </w:r>
            <w:r w:rsidRPr="33D17D1E" w:rsidR="33D17D1E">
              <w:rPr>
                <w:rStyle w:val="Hyperlink"/>
              </w:rPr>
              <w:t>Mô tả luồng nghiệp vụ</w:t>
            </w:r>
            <w:r w:rsidR="33D17D1E">
              <w:tab/>
            </w:r>
            <w:r w:rsidR="33D17D1E">
              <w:fldChar w:fldCharType="begin"/>
            </w:r>
            <w:r w:rsidR="33D17D1E">
              <w:instrText>PAGEREF _Toc897637807 \h</w:instrText>
            </w:r>
            <w:r w:rsidR="33D17D1E">
              <w:fldChar w:fldCharType="separate"/>
            </w:r>
            <w:r w:rsidRPr="33D17D1E" w:rsidR="33D17D1E">
              <w:rPr>
                <w:rStyle w:val="Hyperlink"/>
              </w:rPr>
              <w:t>4</w:t>
            </w:r>
            <w:r w:rsidR="33D17D1E">
              <w:fldChar w:fldCharType="end"/>
            </w:r>
          </w:hyperlink>
        </w:p>
        <w:p w:rsidR="33D17D1E" w:rsidP="33D17D1E" w:rsidRDefault="000F361E" w14:paraId="1512C3BB" w14:textId="05470B69">
          <w:pPr>
            <w:pStyle w:val="TOC4"/>
            <w:tabs>
              <w:tab w:val="right" w:leader="dot" w:pos="9225"/>
              <w:tab w:val="left" w:pos="1815"/>
            </w:tabs>
            <w:rPr>
              <w:rStyle w:val="Hyperlink"/>
            </w:rPr>
          </w:pPr>
          <w:hyperlink w:anchor="_Toc332881600">
            <w:r w:rsidRPr="33D17D1E" w:rsidR="33D17D1E">
              <w:rPr>
                <w:rStyle w:val="Hyperlink"/>
              </w:rPr>
              <w:t>5.1.2.1</w:t>
            </w:r>
            <w:r w:rsidR="33D17D1E">
              <w:tab/>
            </w:r>
            <w:r w:rsidRPr="33D17D1E" w:rsidR="33D17D1E">
              <w:rPr>
                <w:rStyle w:val="Hyperlink"/>
              </w:rPr>
              <w:t>Quét thiết bị</w:t>
            </w:r>
            <w:r w:rsidR="33D17D1E">
              <w:tab/>
            </w:r>
            <w:r w:rsidR="33D17D1E">
              <w:fldChar w:fldCharType="begin"/>
            </w:r>
            <w:r w:rsidR="33D17D1E">
              <w:instrText>PAGEREF _Toc332881600 \h</w:instrText>
            </w:r>
            <w:r w:rsidR="33D17D1E">
              <w:fldChar w:fldCharType="separate"/>
            </w:r>
            <w:r w:rsidRPr="33D17D1E" w:rsidR="33D17D1E">
              <w:rPr>
                <w:rStyle w:val="Hyperlink"/>
              </w:rPr>
              <w:t>4</w:t>
            </w:r>
            <w:r w:rsidR="33D17D1E">
              <w:fldChar w:fldCharType="end"/>
            </w:r>
          </w:hyperlink>
        </w:p>
        <w:p w:rsidR="33D17D1E" w:rsidP="33D17D1E" w:rsidRDefault="000F361E" w14:paraId="6E3BD29E" w14:textId="3EB1CF8A">
          <w:pPr>
            <w:pStyle w:val="TOC4"/>
            <w:tabs>
              <w:tab w:val="right" w:leader="dot" w:pos="9225"/>
              <w:tab w:val="left" w:pos="1815"/>
            </w:tabs>
            <w:rPr>
              <w:rStyle w:val="Hyperlink"/>
            </w:rPr>
          </w:pPr>
          <w:hyperlink w:anchor="_Toc1950836533">
            <w:r w:rsidRPr="33D17D1E" w:rsidR="33D17D1E">
              <w:rPr>
                <w:rStyle w:val="Hyperlink"/>
              </w:rPr>
              <w:t>5.1.2.2</w:t>
            </w:r>
            <w:r w:rsidR="33D17D1E">
              <w:tab/>
            </w:r>
            <w:r w:rsidRPr="33D17D1E" w:rsidR="33D17D1E">
              <w:rPr>
                <w:rStyle w:val="Hyperlink"/>
              </w:rPr>
              <w:t>Đăng nhập và kết nối tới thiết bị</w:t>
            </w:r>
            <w:r w:rsidR="33D17D1E">
              <w:tab/>
            </w:r>
            <w:r w:rsidR="33D17D1E">
              <w:fldChar w:fldCharType="begin"/>
            </w:r>
            <w:r w:rsidR="33D17D1E">
              <w:instrText>PAGEREF _Toc1950836533 \h</w:instrText>
            </w:r>
            <w:r w:rsidR="33D17D1E">
              <w:fldChar w:fldCharType="separate"/>
            </w:r>
            <w:r w:rsidRPr="33D17D1E" w:rsidR="33D17D1E">
              <w:rPr>
                <w:rStyle w:val="Hyperlink"/>
              </w:rPr>
              <w:t>4</w:t>
            </w:r>
            <w:r w:rsidR="33D17D1E">
              <w:fldChar w:fldCharType="end"/>
            </w:r>
          </w:hyperlink>
        </w:p>
        <w:p w:rsidR="33D17D1E" w:rsidP="33D17D1E" w:rsidRDefault="000F361E" w14:paraId="02FF891A" w14:textId="71F70F32">
          <w:pPr>
            <w:pStyle w:val="TOC4"/>
            <w:tabs>
              <w:tab w:val="right" w:leader="dot" w:pos="9225"/>
              <w:tab w:val="left" w:pos="1815"/>
            </w:tabs>
            <w:rPr>
              <w:rStyle w:val="Hyperlink"/>
            </w:rPr>
          </w:pPr>
          <w:hyperlink w:anchor="_Toc1505236779">
            <w:r w:rsidRPr="33D17D1E" w:rsidR="33D17D1E">
              <w:rPr>
                <w:rStyle w:val="Hyperlink"/>
              </w:rPr>
              <w:t>5.1.2.3</w:t>
            </w:r>
            <w:r w:rsidR="33D17D1E">
              <w:tab/>
            </w:r>
            <w:r w:rsidRPr="33D17D1E" w:rsidR="33D17D1E">
              <w:rPr>
                <w:rStyle w:val="Hyperlink"/>
              </w:rPr>
              <w:t>Đổi mật khẩu thiết bị lần đầu</w:t>
            </w:r>
            <w:r w:rsidR="33D17D1E">
              <w:tab/>
            </w:r>
            <w:r w:rsidR="33D17D1E">
              <w:fldChar w:fldCharType="begin"/>
            </w:r>
            <w:r w:rsidR="33D17D1E">
              <w:instrText>PAGEREF _Toc1505236779 \h</w:instrText>
            </w:r>
            <w:r w:rsidR="33D17D1E">
              <w:fldChar w:fldCharType="separate"/>
            </w:r>
            <w:r w:rsidRPr="33D17D1E" w:rsidR="33D17D1E">
              <w:rPr>
                <w:rStyle w:val="Hyperlink"/>
              </w:rPr>
              <w:t>4</w:t>
            </w:r>
            <w:r w:rsidR="33D17D1E">
              <w:fldChar w:fldCharType="end"/>
            </w:r>
          </w:hyperlink>
        </w:p>
        <w:p w:rsidR="33D17D1E" w:rsidP="33D17D1E" w:rsidRDefault="000F361E" w14:paraId="4D0AD746" w14:textId="5259EC1A">
          <w:pPr>
            <w:pStyle w:val="TOC4"/>
            <w:tabs>
              <w:tab w:val="right" w:leader="dot" w:pos="9225"/>
              <w:tab w:val="left" w:pos="1815"/>
            </w:tabs>
            <w:rPr>
              <w:rStyle w:val="Hyperlink"/>
            </w:rPr>
          </w:pPr>
          <w:hyperlink w:anchor="_Toc2000537600">
            <w:r w:rsidRPr="33D17D1E" w:rsidR="33D17D1E">
              <w:rPr>
                <w:rStyle w:val="Hyperlink"/>
              </w:rPr>
              <w:t>5.1.2.4</w:t>
            </w:r>
            <w:r w:rsidR="33D17D1E">
              <w:tab/>
            </w:r>
            <w:r w:rsidRPr="33D17D1E" w:rsidR="33D17D1E">
              <w:rPr>
                <w:rStyle w:val="Hyperlink"/>
              </w:rPr>
              <w:t>Cập nhật tập lệnh</w:t>
            </w:r>
            <w:r w:rsidR="33D17D1E">
              <w:tab/>
            </w:r>
            <w:r w:rsidR="33D17D1E">
              <w:fldChar w:fldCharType="begin"/>
            </w:r>
            <w:r w:rsidR="33D17D1E">
              <w:instrText>PAGEREF _Toc2000537600 \h</w:instrText>
            </w:r>
            <w:r w:rsidR="33D17D1E">
              <w:fldChar w:fldCharType="separate"/>
            </w:r>
            <w:r w:rsidRPr="33D17D1E" w:rsidR="33D17D1E">
              <w:rPr>
                <w:rStyle w:val="Hyperlink"/>
              </w:rPr>
              <w:t>4</w:t>
            </w:r>
            <w:r w:rsidR="33D17D1E">
              <w:fldChar w:fldCharType="end"/>
            </w:r>
          </w:hyperlink>
        </w:p>
        <w:p w:rsidR="33D17D1E" w:rsidP="33D17D1E" w:rsidRDefault="000F361E" w14:paraId="1FB1295A" w14:textId="5387CD90">
          <w:pPr>
            <w:pStyle w:val="TOC4"/>
            <w:tabs>
              <w:tab w:val="right" w:leader="dot" w:pos="9225"/>
              <w:tab w:val="left" w:pos="1815"/>
            </w:tabs>
            <w:rPr>
              <w:rStyle w:val="Hyperlink"/>
            </w:rPr>
          </w:pPr>
          <w:hyperlink w:anchor="_Toc228834403">
            <w:r w:rsidRPr="33D17D1E" w:rsidR="33D17D1E">
              <w:rPr>
                <w:rStyle w:val="Hyperlink"/>
              </w:rPr>
              <w:t>5.1.2.5</w:t>
            </w:r>
            <w:r w:rsidR="33D17D1E">
              <w:tab/>
            </w:r>
            <w:r w:rsidRPr="33D17D1E" w:rsidR="33D17D1E">
              <w:rPr>
                <w:rStyle w:val="Hyperlink"/>
              </w:rPr>
              <w:t>Đăng xuất thiết bị</w:t>
            </w:r>
            <w:r w:rsidR="33D17D1E">
              <w:tab/>
            </w:r>
            <w:r w:rsidR="33D17D1E">
              <w:fldChar w:fldCharType="begin"/>
            </w:r>
            <w:r w:rsidR="33D17D1E">
              <w:instrText>PAGEREF _Toc228834403 \h</w:instrText>
            </w:r>
            <w:r w:rsidR="33D17D1E">
              <w:fldChar w:fldCharType="separate"/>
            </w:r>
            <w:r w:rsidRPr="33D17D1E" w:rsidR="33D17D1E">
              <w:rPr>
                <w:rStyle w:val="Hyperlink"/>
              </w:rPr>
              <w:t>4</w:t>
            </w:r>
            <w:r w:rsidR="33D17D1E">
              <w:fldChar w:fldCharType="end"/>
            </w:r>
          </w:hyperlink>
        </w:p>
        <w:p w:rsidR="33D17D1E" w:rsidP="33D17D1E" w:rsidRDefault="000F361E" w14:paraId="0C4646AC" w14:textId="661DCF7F">
          <w:pPr>
            <w:pStyle w:val="TOC2"/>
            <w:tabs>
              <w:tab w:val="right" w:leader="dot" w:pos="9225"/>
              <w:tab w:val="left" w:pos="780"/>
            </w:tabs>
            <w:rPr>
              <w:rStyle w:val="Hyperlink"/>
            </w:rPr>
          </w:pPr>
          <w:hyperlink w:anchor="_Toc1382423843">
            <w:r w:rsidRPr="33D17D1E" w:rsidR="33D17D1E">
              <w:rPr>
                <w:rStyle w:val="Hyperlink"/>
              </w:rPr>
              <w:t>5.2</w:t>
            </w:r>
            <w:r w:rsidR="33D17D1E">
              <w:tab/>
            </w:r>
            <w:r w:rsidRPr="33D17D1E" w:rsidR="33D17D1E">
              <w:rPr>
                <w:rStyle w:val="Hyperlink"/>
              </w:rPr>
              <w:t>Cấu hình nhanh (Quick Setup)</w:t>
            </w:r>
            <w:r w:rsidR="33D17D1E">
              <w:tab/>
            </w:r>
            <w:r w:rsidR="33D17D1E">
              <w:fldChar w:fldCharType="begin"/>
            </w:r>
            <w:r w:rsidR="33D17D1E">
              <w:instrText>PAGEREF _Toc1382423843 \h</w:instrText>
            </w:r>
            <w:r w:rsidR="33D17D1E">
              <w:fldChar w:fldCharType="separate"/>
            </w:r>
            <w:r w:rsidRPr="33D17D1E" w:rsidR="33D17D1E">
              <w:rPr>
                <w:rStyle w:val="Hyperlink"/>
              </w:rPr>
              <w:t>4</w:t>
            </w:r>
            <w:r w:rsidR="33D17D1E">
              <w:fldChar w:fldCharType="end"/>
            </w:r>
          </w:hyperlink>
        </w:p>
        <w:p w:rsidR="33D17D1E" w:rsidP="33D17D1E" w:rsidRDefault="000F361E" w14:paraId="19255486" w14:textId="24EAFB1E">
          <w:pPr>
            <w:pStyle w:val="TOC3"/>
            <w:tabs>
              <w:tab w:val="right" w:leader="dot" w:pos="9225"/>
              <w:tab w:val="left" w:pos="1290"/>
            </w:tabs>
            <w:rPr>
              <w:rStyle w:val="Hyperlink"/>
            </w:rPr>
          </w:pPr>
          <w:hyperlink w:anchor="_Toc903160946">
            <w:r w:rsidRPr="33D17D1E" w:rsidR="33D17D1E">
              <w:rPr>
                <w:rStyle w:val="Hyperlink"/>
              </w:rPr>
              <w:t>5.2.1</w:t>
            </w:r>
            <w:r w:rsidR="33D17D1E">
              <w:tab/>
            </w:r>
            <w:r w:rsidRPr="33D17D1E" w:rsidR="33D17D1E">
              <w:rPr>
                <w:rStyle w:val="Hyperlink"/>
              </w:rPr>
              <w:t>Cấu hình nhanh cho ONT</w:t>
            </w:r>
            <w:r w:rsidR="33D17D1E">
              <w:tab/>
            </w:r>
            <w:r w:rsidR="33D17D1E">
              <w:fldChar w:fldCharType="begin"/>
            </w:r>
            <w:r w:rsidR="33D17D1E">
              <w:instrText>PAGEREF _Toc903160946 \h</w:instrText>
            </w:r>
            <w:r w:rsidR="33D17D1E">
              <w:fldChar w:fldCharType="separate"/>
            </w:r>
            <w:r w:rsidRPr="33D17D1E" w:rsidR="33D17D1E">
              <w:rPr>
                <w:rStyle w:val="Hyperlink"/>
              </w:rPr>
              <w:t>4</w:t>
            </w:r>
            <w:r w:rsidR="33D17D1E">
              <w:fldChar w:fldCharType="end"/>
            </w:r>
          </w:hyperlink>
        </w:p>
        <w:p w:rsidR="33D17D1E" w:rsidP="33D17D1E" w:rsidRDefault="000F361E" w14:paraId="30BDF516" w14:textId="4A9442CF">
          <w:pPr>
            <w:pStyle w:val="TOC3"/>
            <w:tabs>
              <w:tab w:val="right" w:leader="dot" w:pos="9225"/>
              <w:tab w:val="left" w:pos="1290"/>
            </w:tabs>
            <w:rPr>
              <w:rStyle w:val="Hyperlink"/>
            </w:rPr>
          </w:pPr>
          <w:hyperlink w:anchor="_Toc267848115">
            <w:r w:rsidRPr="33D17D1E" w:rsidR="33D17D1E">
              <w:rPr>
                <w:rStyle w:val="Hyperlink"/>
              </w:rPr>
              <w:t>5.2.2</w:t>
            </w:r>
            <w:r w:rsidR="33D17D1E">
              <w:tab/>
            </w:r>
            <w:r w:rsidRPr="33D17D1E" w:rsidR="33D17D1E">
              <w:rPr>
                <w:rStyle w:val="Hyperlink"/>
              </w:rPr>
              <w:t>Cấu hình nhanh cho Mesh</w:t>
            </w:r>
            <w:r w:rsidR="33D17D1E">
              <w:tab/>
            </w:r>
            <w:r w:rsidR="33D17D1E">
              <w:fldChar w:fldCharType="begin"/>
            </w:r>
            <w:r w:rsidR="33D17D1E">
              <w:instrText>PAGEREF _Toc267848115 \h</w:instrText>
            </w:r>
            <w:r w:rsidR="33D17D1E">
              <w:fldChar w:fldCharType="separate"/>
            </w:r>
            <w:r w:rsidRPr="33D17D1E" w:rsidR="33D17D1E">
              <w:rPr>
                <w:rStyle w:val="Hyperlink"/>
              </w:rPr>
              <w:t>4</w:t>
            </w:r>
            <w:r w:rsidR="33D17D1E">
              <w:fldChar w:fldCharType="end"/>
            </w:r>
          </w:hyperlink>
        </w:p>
        <w:p w:rsidR="33D17D1E" w:rsidP="33D17D1E" w:rsidRDefault="000F361E" w14:paraId="26EC1502" w14:textId="2ABE8363">
          <w:pPr>
            <w:pStyle w:val="TOC2"/>
            <w:tabs>
              <w:tab w:val="right" w:leader="dot" w:pos="9225"/>
              <w:tab w:val="left" w:pos="780"/>
            </w:tabs>
            <w:rPr>
              <w:rStyle w:val="Hyperlink"/>
            </w:rPr>
          </w:pPr>
          <w:hyperlink w:anchor="_Toc1281696297">
            <w:r w:rsidRPr="33D17D1E" w:rsidR="33D17D1E">
              <w:rPr>
                <w:rStyle w:val="Hyperlink"/>
              </w:rPr>
              <w:t>5.3</w:t>
            </w:r>
            <w:r w:rsidR="33D17D1E">
              <w:tab/>
            </w:r>
            <w:r w:rsidRPr="33D17D1E" w:rsidR="33D17D1E">
              <w:rPr>
                <w:rStyle w:val="Hyperlink"/>
              </w:rPr>
              <w:t>Cài đặt mạng</w:t>
            </w:r>
            <w:r w:rsidR="33D17D1E">
              <w:tab/>
            </w:r>
            <w:r w:rsidR="33D17D1E">
              <w:fldChar w:fldCharType="begin"/>
            </w:r>
            <w:r w:rsidR="33D17D1E">
              <w:instrText>PAGEREF _Toc1281696297 \h</w:instrText>
            </w:r>
            <w:r w:rsidR="33D17D1E">
              <w:fldChar w:fldCharType="separate"/>
            </w:r>
            <w:r w:rsidRPr="33D17D1E" w:rsidR="33D17D1E">
              <w:rPr>
                <w:rStyle w:val="Hyperlink"/>
              </w:rPr>
              <w:t>4</w:t>
            </w:r>
            <w:r w:rsidR="33D17D1E">
              <w:fldChar w:fldCharType="end"/>
            </w:r>
          </w:hyperlink>
        </w:p>
        <w:p w:rsidR="33D17D1E" w:rsidP="33D17D1E" w:rsidRDefault="000F361E" w14:paraId="572C3D21" w14:textId="2F2D6967">
          <w:pPr>
            <w:pStyle w:val="TOC3"/>
            <w:tabs>
              <w:tab w:val="right" w:leader="dot" w:pos="9225"/>
              <w:tab w:val="left" w:pos="1290"/>
            </w:tabs>
            <w:rPr>
              <w:rStyle w:val="Hyperlink"/>
            </w:rPr>
          </w:pPr>
          <w:hyperlink w:anchor="_Toc947382243">
            <w:r w:rsidRPr="33D17D1E" w:rsidR="33D17D1E">
              <w:rPr>
                <w:rStyle w:val="Hyperlink"/>
              </w:rPr>
              <w:t>5.3.1</w:t>
            </w:r>
            <w:r w:rsidR="33D17D1E">
              <w:tab/>
            </w:r>
            <w:r w:rsidRPr="33D17D1E" w:rsidR="33D17D1E">
              <w:rPr>
                <w:rStyle w:val="Hyperlink"/>
              </w:rPr>
              <w:t>Danh sách use case</w:t>
            </w:r>
            <w:r w:rsidR="33D17D1E">
              <w:tab/>
            </w:r>
            <w:r w:rsidR="33D17D1E">
              <w:fldChar w:fldCharType="begin"/>
            </w:r>
            <w:r w:rsidR="33D17D1E">
              <w:instrText>PAGEREF _Toc947382243 \h</w:instrText>
            </w:r>
            <w:r w:rsidR="33D17D1E">
              <w:fldChar w:fldCharType="separate"/>
            </w:r>
            <w:r w:rsidRPr="33D17D1E" w:rsidR="33D17D1E">
              <w:rPr>
                <w:rStyle w:val="Hyperlink"/>
              </w:rPr>
              <w:t>4</w:t>
            </w:r>
            <w:r w:rsidR="33D17D1E">
              <w:fldChar w:fldCharType="end"/>
            </w:r>
          </w:hyperlink>
        </w:p>
        <w:p w:rsidR="33D17D1E" w:rsidP="33D17D1E" w:rsidRDefault="000F361E" w14:paraId="386AFE40" w14:textId="1BC39B85">
          <w:pPr>
            <w:pStyle w:val="TOC3"/>
            <w:tabs>
              <w:tab w:val="right" w:leader="dot" w:pos="9225"/>
              <w:tab w:val="left" w:pos="1290"/>
            </w:tabs>
            <w:rPr>
              <w:rStyle w:val="Hyperlink"/>
            </w:rPr>
          </w:pPr>
          <w:hyperlink w:anchor="_Toc1346599279">
            <w:r w:rsidRPr="33D17D1E" w:rsidR="33D17D1E">
              <w:rPr>
                <w:rStyle w:val="Hyperlink"/>
              </w:rPr>
              <w:t>5.3.2</w:t>
            </w:r>
            <w:r w:rsidR="33D17D1E">
              <w:tab/>
            </w:r>
            <w:r w:rsidRPr="33D17D1E" w:rsidR="33D17D1E">
              <w:rPr>
                <w:rStyle w:val="Hyperlink"/>
              </w:rPr>
              <w:t>Mô tả luồng nghiệp vụ</w:t>
            </w:r>
            <w:r w:rsidR="33D17D1E">
              <w:tab/>
            </w:r>
            <w:r w:rsidR="33D17D1E">
              <w:fldChar w:fldCharType="begin"/>
            </w:r>
            <w:r w:rsidR="33D17D1E">
              <w:instrText>PAGEREF _Toc1346599279 \h</w:instrText>
            </w:r>
            <w:r w:rsidR="33D17D1E">
              <w:fldChar w:fldCharType="separate"/>
            </w:r>
            <w:r w:rsidRPr="33D17D1E" w:rsidR="33D17D1E">
              <w:rPr>
                <w:rStyle w:val="Hyperlink"/>
              </w:rPr>
              <w:t>4</w:t>
            </w:r>
            <w:r w:rsidR="33D17D1E">
              <w:fldChar w:fldCharType="end"/>
            </w:r>
          </w:hyperlink>
        </w:p>
        <w:p w:rsidR="33D17D1E" w:rsidP="33D17D1E" w:rsidRDefault="000F361E" w14:paraId="68CA15DB" w14:textId="2BA197B4">
          <w:pPr>
            <w:pStyle w:val="TOC4"/>
            <w:tabs>
              <w:tab w:val="right" w:leader="dot" w:pos="9225"/>
              <w:tab w:val="left" w:pos="1815"/>
            </w:tabs>
            <w:rPr>
              <w:rStyle w:val="Hyperlink"/>
            </w:rPr>
          </w:pPr>
          <w:hyperlink w:anchor="_Toc1418952099">
            <w:r w:rsidRPr="33D17D1E" w:rsidR="33D17D1E">
              <w:rPr>
                <w:rStyle w:val="Hyperlink"/>
              </w:rPr>
              <w:t>5.3.2.1</w:t>
            </w:r>
            <w:r w:rsidR="33D17D1E">
              <w:tab/>
            </w:r>
            <w:r w:rsidRPr="33D17D1E" w:rsidR="33D17D1E">
              <w:rPr>
                <w:rStyle w:val="Hyperlink"/>
              </w:rPr>
              <w:t>Cấu hình PON</w:t>
            </w:r>
            <w:r w:rsidR="33D17D1E">
              <w:tab/>
            </w:r>
            <w:r w:rsidR="33D17D1E">
              <w:fldChar w:fldCharType="begin"/>
            </w:r>
            <w:r w:rsidR="33D17D1E">
              <w:instrText>PAGEREF _Toc1418952099 \h</w:instrText>
            </w:r>
            <w:r w:rsidR="33D17D1E">
              <w:fldChar w:fldCharType="separate"/>
            </w:r>
            <w:r w:rsidRPr="33D17D1E" w:rsidR="33D17D1E">
              <w:rPr>
                <w:rStyle w:val="Hyperlink"/>
              </w:rPr>
              <w:t>4</w:t>
            </w:r>
            <w:r w:rsidR="33D17D1E">
              <w:fldChar w:fldCharType="end"/>
            </w:r>
          </w:hyperlink>
        </w:p>
        <w:p w:rsidR="33D17D1E" w:rsidP="33D17D1E" w:rsidRDefault="000F361E" w14:paraId="12FDAC2F" w14:textId="482F643D">
          <w:pPr>
            <w:pStyle w:val="TOC4"/>
            <w:tabs>
              <w:tab w:val="right" w:leader="dot" w:pos="9225"/>
              <w:tab w:val="left" w:pos="1815"/>
            </w:tabs>
            <w:rPr>
              <w:rStyle w:val="Hyperlink"/>
            </w:rPr>
          </w:pPr>
          <w:hyperlink w:anchor="_Toc569326886">
            <w:r w:rsidRPr="33D17D1E" w:rsidR="33D17D1E">
              <w:rPr>
                <w:rStyle w:val="Hyperlink"/>
              </w:rPr>
              <w:t>5.3.2.2</w:t>
            </w:r>
            <w:r w:rsidR="33D17D1E">
              <w:tab/>
            </w:r>
            <w:r w:rsidRPr="33D17D1E" w:rsidR="33D17D1E">
              <w:rPr>
                <w:rStyle w:val="Hyperlink"/>
              </w:rPr>
              <w:t>Cấu hình mạng WAN</w:t>
            </w:r>
            <w:r w:rsidR="33D17D1E">
              <w:tab/>
            </w:r>
            <w:r w:rsidR="33D17D1E">
              <w:fldChar w:fldCharType="begin"/>
            </w:r>
            <w:r w:rsidR="33D17D1E">
              <w:instrText>PAGEREF _Toc569326886 \h</w:instrText>
            </w:r>
            <w:r w:rsidR="33D17D1E">
              <w:fldChar w:fldCharType="separate"/>
            </w:r>
            <w:r w:rsidRPr="33D17D1E" w:rsidR="33D17D1E">
              <w:rPr>
                <w:rStyle w:val="Hyperlink"/>
              </w:rPr>
              <w:t>4</w:t>
            </w:r>
            <w:r w:rsidR="33D17D1E">
              <w:fldChar w:fldCharType="end"/>
            </w:r>
          </w:hyperlink>
        </w:p>
        <w:p w:rsidR="33D17D1E" w:rsidP="33D17D1E" w:rsidRDefault="000F361E" w14:paraId="1461332A" w14:textId="7B032A05">
          <w:pPr>
            <w:pStyle w:val="TOC4"/>
            <w:tabs>
              <w:tab w:val="right" w:leader="dot" w:pos="9225"/>
              <w:tab w:val="left" w:pos="1815"/>
            </w:tabs>
            <w:rPr>
              <w:rStyle w:val="Hyperlink"/>
            </w:rPr>
          </w:pPr>
          <w:hyperlink w:anchor="_Toc1532426401">
            <w:r w:rsidRPr="33D17D1E" w:rsidR="33D17D1E">
              <w:rPr>
                <w:rStyle w:val="Hyperlink"/>
              </w:rPr>
              <w:t>5.3.2.3</w:t>
            </w:r>
            <w:r w:rsidR="33D17D1E">
              <w:tab/>
            </w:r>
            <w:r w:rsidRPr="33D17D1E" w:rsidR="33D17D1E">
              <w:rPr>
                <w:rStyle w:val="Hyperlink"/>
              </w:rPr>
              <w:t>Cấu hình mạng LAN</w:t>
            </w:r>
            <w:r w:rsidR="33D17D1E">
              <w:tab/>
            </w:r>
            <w:r w:rsidR="33D17D1E">
              <w:fldChar w:fldCharType="begin"/>
            </w:r>
            <w:r w:rsidR="33D17D1E">
              <w:instrText>PAGEREF _Toc1532426401 \h</w:instrText>
            </w:r>
            <w:r w:rsidR="33D17D1E">
              <w:fldChar w:fldCharType="separate"/>
            </w:r>
            <w:r w:rsidRPr="33D17D1E" w:rsidR="33D17D1E">
              <w:rPr>
                <w:rStyle w:val="Hyperlink"/>
              </w:rPr>
              <w:t>4</w:t>
            </w:r>
            <w:r w:rsidR="33D17D1E">
              <w:fldChar w:fldCharType="end"/>
            </w:r>
          </w:hyperlink>
        </w:p>
        <w:p w:rsidR="33D17D1E" w:rsidP="33D17D1E" w:rsidRDefault="000F361E" w14:paraId="61AED849" w14:textId="13228013">
          <w:pPr>
            <w:pStyle w:val="TOC4"/>
            <w:tabs>
              <w:tab w:val="right" w:leader="dot" w:pos="9225"/>
              <w:tab w:val="left" w:pos="1815"/>
            </w:tabs>
            <w:rPr>
              <w:rStyle w:val="Hyperlink"/>
            </w:rPr>
          </w:pPr>
          <w:hyperlink w:anchor="_Toc1376765676">
            <w:r w:rsidRPr="33D17D1E" w:rsidR="33D17D1E">
              <w:rPr>
                <w:rStyle w:val="Hyperlink"/>
              </w:rPr>
              <w:t>5.3.2.4</w:t>
            </w:r>
            <w:r w:rsidR="33D17D1E">
              <w:tab/>
            </w:r>
            <w:r w:rsidRPr="33D17D1E" w:rsidR="33D17D1E">
              <w:rPr>
                <w:rStyle w:val="Hyperlink"/>
              </w:rPr>
              <w:t>Cấu hình Wifi</w:t>
            </w:r>
            <w:r w:rsidR="33D17D1E">
              <w:tab/>
            </w:r>
            <w:r w:rsidR="33D17D1E">
              <w:fldChar w:fldCharType="begin"/>
            </w:r>
            <w:r w:rsidR="33D17D1E">
              <w:instrText>PAGEREF _Toc1376765676 \h</w:instrText>
            </w:r>
            <w:r w:rsidR="33D17D1E">
              <w:fldChar w:fldCharType="separate"/>
            </w:r>
            <w:r w:rsidRPr="33D17D1E" w:rsidR="33D17D1E">
              <w:rPr>
                <w:rStyle w:val="Hyperlink"/>
              </w:rPr>
              <w:t>4</w:t>
            </w:r>
            <w:r w:rsidR="33D17D1E">
              <w:fldChar w:fldCharType="end"/>
            </w:r>
          </w:hyperlink>
        </w:p>
        <w:p w:rsidR="33D17D1E" w:rsidP="33D17D1E" w:rsidRDefault="000F361E" w14:paraId="4D5EC577" w14:textId="0A46A63C">
          <w:pPr>
            <w:pStyle w:val="TOC4"/>
            <w:tabs>
              <w:tab w:val="right" w:leader="dot" w:pos="9225"/>
              <w:tab w:val="left" w:pos="1815"/>
            </w:tabs>
            <w:rPr>
              <w:rStyle w:val="Hyperlink"/>
            </w:rPr>
          </w:pPr>
          <w:hyperlink w:anchor="_Toc802264199">
            <w:r w:rsidRPr="33D17D1E" w:rsidR="33D17D1E">
              <w:rPr>
                <w:rStyle w:val="Hyperlink"/>
              </w:rPr>
              <w:t>5.3.2.5</w:t>
            </w:r>
            <w:r w:rsidR="33D17D1E">
              <w:tab/>
            </w:r>
            <w:r w:rsidRPr="33D17D1E" w:rsidR="33D17D1E">
              <w:rPr>
                <w:rStyle w:val="Hyperlink"/>
              </w:rPr>
              <w:t>Cấu hình Mesh</w:t>
            </w:r>
            <w:r w:rsidR="33D17D1E">
              <w:tab/>
            </w:r>
            <w:r w:rsidR="33D17D1E">
              <w:fldChar w:fldCharType="begin"/>
            </w:r>
            <w:r w:rsidR="33D17D1E">
              <w:instrText>PAGEREF _Toc802264199 \h</w:instrText>
            </w:r>
            <w:r w:rsidR="33D17D1E">
              <w:fldChar w:fldCharType="separate"/>
            </w:r>
            <w:r w:rsidRPr="33D17D1E" w:rsidR="33D17D1E">
              <w:rPr>
                <w:rStyle w:val="Hyperlink"/>
              </w:rPr>
              <w:t>4</w:t>
            </w:r>
            <w:r w:rsidR="33D17D1E">
              <w:fldChar w:fldCharType="end"/>
            </w:r>
          </w:hyperlink>
        </w:p>
        <w:p w:rsidR="33D17D1E" w:rsidP="33D17D1E" w:rsidRDefault="000F361E" w14:paraId="3E5D85E1" w14:textId="6C53D42D">
          <w:pPr>
            <w:pStyle w:val="TOC4"/>
            <w:tabs>
              <w:tab w:val="right" w:leader="dot" w:pos="9225"/>
              <w:tab w:val="left" w:pos="1815"/>
            </w:tabs>
            <w:rPr>
              <w:rStyle w:val="Hyperlink"/>
            </w:rPr>
          </w:pPr>
          <w:hyperlink w:anchor="_Toc2129156302">
            <w:r w:rsidRPr="33D17D1E" w:rsidR="33D17D1E">
              <w:rPr>
                <w:rStyle w:val="Hyperlink"/>
              </w:rPr>
              <w:t>5.3.2.6</w:t>
            </w:r>
            <w:r w:rsidR="33D17D1E">
              <w:tab/>
            </w:r>
            <w:r w:rsidRPr="33D17D1E" w:rsidR="33D17D1E">
              <w:rPr>
                <w:rStyle w:val="Hyperlink"/>
              </w:rPr>
              <w:t>Cấu hình mạng cho dịch vụ IP camera</w:t>
            </w:r>
            <w:r w:rsidR="33D17D1E">
              <w:tab/>
            </w:r>
            <w:r w:rsidR="33D17D1E">
              <w:fldChar w:fldCharType="begin"/>
            </w:r>
            <w:r w:rsidR="33D17D1E">
              <w:instrText>PAGEREF _Toc2129156302 \h</w:instrText>
            </w:r>
            <w:r w:rsidR="33D17D1E">
              <w:fldChar w:fldCharType="separate"/>
            </w:r>
            <w:r w:rsidRPr="33D17D1E" w:rsidR="33D17D1E">
              <w:rPr>
                <w:rStyle w:val="Hyperlink"/>
              </w:rPr>
              <w:t>4</w:t>
            </w:r>
            <w:r w:rsidR="33D17D1E">
              <w:fldChar w:fldCharType="end"/>
            </w:r>
          </w:hyperlink>
        </w:p>
        <w:p w:rsidR="33D17D1E" w:rsidP="33D17D1E" w:rsidRDefault="000F361E" w14:paraId="39455FCB" w14:textId="1E4E93E9">
          <w:pPr>
            <w:pStyle w:val="TOC2"/>
            <w:tabs>
              <w:tab w:val="right" w:leader="dot" w:pos="9225"/>
              <w:tab w:val="left" w:pos="780"/>
            </w:tabs>
            <w:rPr>
              <w:rStyle w:val="Hyperlink"/>
            </w:rPr>
          </w:pPr>
          <w:hyperlink w:anchor="_Toc384820608">
            <w:r w:rsidRPr="33D17D1E" w:rsidR="33D17D1E">
              <w:rPr>
                <w:rStyle w:val="Hyperlink"/>
              </w:rPr>
              <w:t>5.4</w:t>
            </w:r>
            <w:r w:rsidR="33D17D1E">
              <w:tab/>
            </w:r>
            <w:r w:rsidRPr="33D17D1E" w:rsidR="33D17D1E">
              <w:rPr>
                <w:rStyle w:val="Hyperlink"/>
              </w:rPr>
              <w:t>Kiểm tra mạng</w:t>
            </w:r>
            <w:r w:rsidR="33D17D1E">
              <w:tab/>
            </w:r>
            <w:r w:rsidR="33D17D1E">
              <w:fldChar w:fldCharType="begin"/>
            </w:r>
            <w:r w:rsidR="33D17D1E">
              <w:instrText>PAGEREF _Toc384820608 \h</w:instrText>
            </w:r>
            <w:r w:rsidR="33D17D1E">
              <w:fldChar w:fldCharType="separate"/>
            </w:r>
            <w:r w:rsidRPr="33D17D1E" w:rsidR="33D17D1E">
              <w:rPr>
                <w:rStyle w:val="Hyperlink"/>
              </w:rPr>
              <w:t>4</w:t>
            </w:r>
            <w:r w:rsidR="33D17D1E">
              <w:fldChar w:fldCharType="end"/>
            </w:r>
          </w:hyperlink>
        </w:p>
        <w:p w:rsidR="33D17D1E" w:rsidP="33D17D1E" w:rsidRDefault="000F361E" w14:paraId="1786E533" w14:textId="2626C1CD">
          <w:pPr>
            <w:pStyle w:val="TOC3"/>
            <w:tabs>
              <w:tab w:val="right" w:leader="dot" w:pos="9225"/>
              <w:tab w:val="left" w:pos="1290"/>
            </w:tabs>
            <w:rPr>
              <w:rStyle w:val="Hyperlink"/>
            </w:rPr>
          </w:pPr>
          <w:hyperlink w:anchor="_Toc1780585913">
            <w:r w:rsidRPr="33D17D1E" w:rsidR="33D17D1E">
              <w:rPr>
                <w:rStyle w:val="Hyperlink"/>
              </w:rPr>
              <w:t>5.4.1</w:t>
            </w:r>
            <w:r w:rsidR="33D17D1E">
              <w:tab/>
            </w:r>
            <w:r w:rsidRPr="33D17D1E" w:rsidR="33D17D1E">
              <w:rPr>
                <w:rStyle w:val="Hyperlink"/>
              </w:rPr>
              <w:t>Danh sách use case</w:t>
            </w:r>
            <w:r w:rsidR="33D17D1E">
              <w:tab/>
            </w:r>
            <w:r w:rsidR="33D17D1E">
              <w:fldChar w:fldCharType="begin"/>
            </w:r>
            <w:r w:rsidR="33D17D1E">
              <w:instrText>PAGEREF _Toc1780585913 \h</w:instrText>
            </w:r>
            <w:r w:rsidR="33D17D1E">
              <w:fldChar w:fldCharType="separate"/>
            </w:r>
            <w:r w:rsidRPr="33D17D1E" w:rsidR="33D17D1E">
              <w:rPr>
                <w:rStyle w:val="Hyperlink"/>
              </w:rPr>
              <w:t>4</w:t>
            </w:r>
            <w:r w:rsidR="33D17D1E">
              <w:fldChar w:fldCharType="end"/>
            </w:r>
          </w:hyperlink>
        </w:p>
        <w:p w:rsidR="33D17D1E" w:rsidP="33D17D1E" w:rsidRDefault="000F361E" w14:paraId="2B949D0A" w14:textId="196108E2">
          <w:pPr>
            <w:pStyle w:val="TOC3"/>
            <w:tabs>
              <w:tab w:val="right" w:leader="dot" w:pos="9225"/>
              <w:tab w:val="left" w:pos="1290"/>
            </w:tabs>
            <w:rPr>
              <w:rStyle w:val="Hyperlink"/>
            </w:rPr>
          </w:pPr>
          <w:hyperlink w:anchor="_Toc490433894">
            <w:r w:rsidRPr="33D17D1E" w:rsidR="33D17D1E">
              <w:rPr>
                <w:rStyle w:val="Hyperlink"/>
              </w:rPr>
              <w:t>5.4.2</w:t>
            </w:r>
            <w:r w:rsidR="33D17D1E">
              <w:tab/>
            </w:r>
            <w:r w:rsidRPr="33D17D1E" w:rsidR="33D17D1E">
              <w:rPr>
                <w:rStyle w:val="Hyperlink"/>
              </w:rPr>
              <w:t>Mô tả luồng nghiệp vụ</w:t>
            </w:r>
            <w:r w:rsidR="33D17D1E">
              <w:tab/>
            </w:r>
            <w:r w:rsidR="33D17D1E">
              <w:fldChar w:fldCharType="begin"/>
            </w:r>
            <w:r w:rsidR="33D17D1E">
              <w:instrText>PAGEREF _Toc490433894 \h</w:instrText>
            </w:r>
            <w:r w:rsidR="33D17D1E">
              <w:fldChar w:fldCharType="separate"/>
            </w:r>
            <w:r w:rsidRPr="33D17D1E" w:rsidR="33D17D1E">
              <w:rPr>
                <w:rStyle w:val="Hyperlink"/>
              </w:rPr>
              <w:t>4</w:t>
            </w:r>
            <w:r w:rsidR="33D17D1E">
              <w:fldChar w:fldCharType="end"/>
            </w:r>
          </w:hyperlink>
        </w:p>
        <w:p w:rsidR="33D17D1E" w:rsidP="33D17D1E" w:rsidRDefault="000F361E" w14:paraId="7C0EEE9E" w14:textId="5315792E">
          <w:pPr>
            <w:pStyle w:val="TOC4"/>
            <w:tabs>
              <w:tab w:val="right" w:leader="dot" w:pos="9225"/>
              <w:tab w:val="left" w:pos="1815"/>
            </w:tabs>
            <w:rPr>
              <w:rStyle w:val="Hyperlink"/>
            </w:rPr>
          </w:pPr>
          <w:hyperlink w:anchor="_Toc648936746">
            <w:r w:rsidRPr="33D17D1E" w:rsidR="33D17D1E">
              <w:rPr>
                <w:rStyle w:val="Hyperlink"/>
              </w:rPr>
              <w:t>5.4.2.1</w:t>
            </w:r>
            <w:r w:rsidR="33D17D1E">
              <w:tab/>
            </w:r>
            <w:r w:rsidRPr="33D17D1E" w:rsidR="33D17D1E">
              <w:rPr>
                <w:rStyle w:val="Hyperlink"/>
              </w:rPr>
              <w:t>Chẩn đoán mạng</w:t>
            </w:r>
            <w:r w:rsidR="33D17D1E">
              <w:tab/>
            </w:r>
            <w:r w:rsidR="33D17D1E">
              <w:fldChar w:fldCharType="begin"/>
            </w:r>
            <w:r w:rsidR="33D17D1E">
              <w:instrText>PAGEREF _Toc648936746 \h</w:instrText>
            </w:r>
            <w:r w:rsidR="33D17D1E">
              <w:fldChar w:fldCharType="separate"/>
            </w:r>
            <w:r w:rsidRPr="33D17D1E" w:rsidR="33D17D1E">
              <w:rPr>
                <w:rStyle w:val="Hyperlink"/>
              </w:rPr>
              <w:t>4</w:t>
            </w:r>
            <w:r w:rsidR="33D17D1E">
              <w:fldChar w:fldCharType="end"/>
            </w:r>
          </w:hyperlink>
        </w:p>
        <w:p w:rsidR="33D17D1E" w:rsidP="33D17D1E" w:rsidRDefault="000F361E" w14:paraId="3449867A" w14:textId="7DD67ACA">
          <w:pPr>
            <w:pStyle w:val="TOC4"/>
            <w:tabs>
              <w:tab w:val="right" w:leader="dot" w:pos="9225"/>
              <w:tab w:val="left" w:pos="1815"/>
            </w:tabs>
            <w:rPr>
              <w:rStyle w:val="Hyperlink"/>
            </w:rPr>
          </w:pPr>
          <w:hyperlink w:anchor="_Toc879193342">
            <w:r w:rsidRPr="33D17D1E" w:rsidR="33D17D1E">
              <w:rPr>
                <w:rStyle w:val="Hyperlink"/>
              </w:rPr>
              <w:t>5.4.2.2</w:t>
            </w:r>
            <w:r w:rsidR="33D17D1E">
              <w:tab/>
            </w:r>
            <w:r w:rsidRPr="33D17D1E" w:rsidR="33D17D1E">
              <w:rPr>
                <w:rStyle w:val="Hyperlink"/>
              </w:rPr>
              <w:t>Kiểm tra kết nối mạng Mesh</w:t>
            </w:r>
            <w:r w:rsidR="33D17D1E">
              <w:tab/>
            </w:r>
            <w:r w:rsidR="33D17D1E">
              <w:fldChar w:fldCharType="begin"/>
            </w:r>
            <w:r w:rsidR="33D17D1E">
              <w:instrText>PAGEREF _Toc879193342 \h</w:instrText>
            </w:r>
            <w:r w:rsidR="33D17D1E">
              <w:fldChar w:fldCharType="separate"/>
            </w:r>
            <w:r w:rsidRPr="33D17D1E" w:rsidR="33D17D1E">
              <w:rPr>
                <w:rStyle w:val="Hyperlink"/>
              </w:rPr>
              <w:t>4</w:t>
            </w:r>
            <w:r w:rsidR="33D17D1E">
              <w:fldChar w:fldCharType="end"/>
            </w:r>
          </w:hyperlink>
        </w:p>
        <w:p w:rsidR="33D17D1E" w:rsidP="33D17D1E" w:rsidRDefault="000F361E" w14:paraId="71A9472C" w14:textId="18BB4C16">
          <w:pPr>
            <w:pStyle w:val="TOC4"/>
            <w:tabs>
              <w:tab w:val="right" w:leader="dot" w:pos="9225"/>
              <w:tab w:val="left" w:pos="1815"/>
            </w:tabs>
            <w:rPr>
              <w:rStyle w:val="Hyperlink"/>
            </w:rPr>
          </w:pPr>
          <w:hyperlink w:anchor="_Toc1280115967">
            <w:r w:rsidRPr="33D17D1E" w:rsidR="33D17D1E">
              <w:rPr>
                <w:rStyle w:val="Hyperlink"/>
              </w:rPr>
              <w:t>5.4.2.3</w:t>
            </w:r>
            <w:r w:rsidR="33D17D1E">
              <w:tab/>
            </w:r>
            <w:r w:rsidRPr="33D17D1E" w:rsidR="33D17D1E">
              <w:rPr>
                <w:rStyle w:val="Hyperlink"/>
              </w:rPr>
              <w:t>Kiểm tra tín hiệu quang</w:t>
            </w:r>
            <w:r w:rsidR="33D17D1E">
              <w:tab/>
            </w:r>
            <w:r w:rsidR="33D17D1E">
              <w:fldChar w:fldCharType="begin"/>
            </w:r>
            <w:r w:rsidR="33D17D1E">
              <w:instrText>PAGEREF _Toc1280115967 \h</w:instrText>
            </w:r>
            <w:r w:rsidR="33D17D1E">
              <w:fldChar w:fldCharType="separate"/>
            </w:r>
            <w:r w:rsidRPr="33D17D1E" w:rsidR="33D17D1E">
              <w:rPr>
                <w:rStyle w:val="Hyperlink"/>
              </w:rPr>
              <w:t>4</w:t>
            </w:r>
            <w:r w:rsidR="33D17D1E">
              <w:fldChar w:fldCharType="end"/>
            </w:r>
          </w:hyperlink>
        </w:p>
        <w:p w:rsidR="33D17D1E" w:rsidP="33D17D1E" w:rsidRDefault="000F361E" w14:paraId="39E79ECD" w14:textId="59247855">
          <w:pPr>
            <w:pStyle w:val="TOC4"/>
            <w:tabs>
              <w:tab w:val="right" w:leader="dot" w:pos="9225"/>
              <w:tab w:val="left" w:pos="1815"/>
            </w:tabs>
            <w:rPr>
              <w:rStyle w:val="Hyperlink"/>
            </w:rPr>
          </w:pPr>
          <w:hyperlink w:anchor="_Toc1133491663">
            <w:r w:rsidRPr="33D17D1E" w:rsidR="33D17D1E">
              <w:rPr>
                <w:rStyle w:val="Hyperlink"/>
              </w:rPr>
              <w:t>5.4.2.4</w:t>
            </w:r>
            <w:r w:rsidR="33D17D1E">
              <w:tab/>
            </w:r>
            <w:r w:rsidRPr="33D17D1E" w:rsidR="33D17D1E">
              <w:rPr>
                <w:rStyle w:val="Hyperlink"/>
              </w:rPr>
              <w:t>Kiểm tra trạng thái kết nối WAN</w:t>
            </w:r>
            <w:r w:rsidR="33D17D1E">
              <w:tab/>
            </w:r>
            <w:r w:rsidR="33D17D1E">
              <w:fldChar w:fldCharType="begin"/>
            </w:r>
            <w:r w:rsidR="33D17D1E">
              <w:instrText>PAGEREF _Toc1133491663 \h</w:instrText>
            </w:r>
            <w:r w:rsidR="33D17D1E">
              <w:fldChar w:fldCharType="separate"/>
            </w:r>
            <w:r w:rsidRPr="33D17D1E" w:rsidR="33D17D1E">
              <w:rPr>
                <w:rStyle w:val="Hyperlink"/>
              </w:rPr>
              <w:t>4</w:t>
            </w:r>
            <w:r w:rsidR="33D17D1E">
              <w:fldChar w:fldCharType="end"/>
            </w:r>
          </w:hyperlink>
        </w:p>
        <w:p w:rsidR="33D17D1E" w:rsidP="33D17D1E" w:rsidRDefault="000F361E" w14:paraId="22E44BE9" w14:textId="2AD59C30">
          <w:pPr>
            <w:pStyle w:val="TOC2"/>
            <w:tabs>
              <w:tab w:val="right" w:leader="dot" w:pos="9225"/>
              <w:tab w:val="left" w:pos="780"/>
            </w:tabs>
            <w:rPr>
              <w:rStyle w:val="Hyperlink"/>
            </w:rPr>
          </w:pPr>
          <w:hyperlink w:anchor="_Toc1812808121">
            <w:r w:rsidRPr="33D17D1E" w:rsidR="33D17D1E">
              <w:rPr>
                <w:rStyle w:val="Hyperlink"/>
              </w:rPr>
              <w:t>5.5</w:t>
            </w:r>
            <w:r w:rsidR="33D17D1E">
              <w:tab/>
            </w:r>
            <w:r w:rsidRPr="33D17D1E" w:rsidR="33D17D1E">
              <w:rPr>
                <w:rStyle w:val="Hyperlink"/>
              </w:rPr>
              <w:t>Điều khiển thiết bị</w:t>
            </w:r>
            <w:r w:rsidR="33D17D1E">
              <w:tab/>
            </w:r>
            <w:r w:rsidR="33D17D1E">
              <w:fldChar w:fldCharType="begin"/>
            </w:r>
            <w:r w:rsidR="33D17D1E">
              <w:instrText>PAGEREF _Toc1812808121 \h</w:instrText>
            </w:r>
            <w:r w:rsidR="33D17D1E">
              <w:fldChar w:fldCharType="separate"/>
            </w:r>
            <w:r w:rsidRPr="33D17D1E" w:rsidR="33D17D1E">
              <w:rPr>
                <w:rStyle w:val="Hyperlink"/>
              </w:rPr>
              <w:t>4</w:t>
            </w:r>
            <w:r w:rsidR="33D17D1E">
              <w:fldChar w:fldCharType="end"/>
            </w:r>
          </w:hyperlink>
        </w:p>
        <w:p w:rsidR="33D17D1E" w:rsidP="33D17D1E" w:rsidRDefault="000F361E" w14:paraId="56A904C3" w14:textId="455B7DED">
          <w:pPr>
            <w:pStyle w:val="TOC3"/>
            <w:tabs>
              <w:tab w:val="right" w:leader="dot" w:pos="9225"/>
              <w:tab w:val="left" w:pos="1290"/>
            </w:tabs>
            <w:rPr>
              <w:rStyle w:val="Hyperlink"/>
            </w:rPr>
          </w:pPr>
          <w:hyperlink w:anchor="_Toc805612339">
            <w:r w:rsidRPr="33D17D1E" w:rsidR="33D17D1E">
              <w:rPr>
                <w:rStyle w:val="Hyperlink"/>
              </w:rPr>
              <w:t>5.5.1</w:t>
            </w:r>
            <w:r w:rsidR="33D17D1E">
              <w:tab/>
            </w:r>
            <w:r w:rsidRPr="33D17D1E" w:rsidR="33D17D1E">
              <w:rPr>
                <w:rStyle w:val="Hyperlink"/>
              </w:rPr>
              <w:t>Danh sách use case</w:t>
            </w:r>
            <w:r w:rsidR="33D17D1E">
              <w:tab/>
            </w:r>
            <w:r w:rsidR="33D17D1E">
              <w:fldChar w:fldCharType="begin"/>
            </w:r>
            <w:r w:rsidR="33D17D1E">
              <w:instrText>PAGEREF _Toc805612339 \h</w:instrText>
            </w:r>
            <w:r w:rsidR="33D17D1E">
              <w:fldChar w:fldCharType="separate"/>
            </w:r>
            <w:r w:rsidRPr="33D17D1E" w:rsidR="33D17D1E">
              <w:rPr>
                <w:rStyle w:val="Hyperlink"/>
              </w:rPr>
              <w:t>4</w:t>
            </w:r>
            <w:r w:rsidR="33D17D1E">
              <w:fldChar w:fldCharType="end"/>
            </w:r>
          </w:hyperlink>
        </w:p>
        <w:p w:rsidR="33D17D1E" w:rsidP="33D17D1E" w:rsidRDefault="000F361E" w14:paraId="37654AA4" w14:textId="5B5A87C8">
          <w:pPr>
            <w:pStyle w:val="TOC3"/>
            <w:tabs>
              <w:tab w:val="right" w:leader="dot" w:pos="9225"/>
              <w:tab w:val="left" w:pos="1290"/>
            </w:tabs>
            <w:rPr>
              <w:rStyle w:val="Hyperlink"/>
            </w:rPr>
          </w:pPr>
          <w:hyperlink w:anchor="_Toc381014286">
            <w:r w:rsidRPr="33D17D1E" w:rsidR="33D17D1E">
              <w:rPr>
                <w:rStyle w:val="Hyperlink"/>
              </w:rPr>
              <w:t>5.5.2</w:t>
            </w:r>
            <w:r w:rsidR="33D17D1E">
              <w:tab/>
            </w:r>
            <w:r w:rsidRPr="33D17D1E" w:rsidR="33D17D1E">
              <w:rPr>
                <w:rStyle w:val="Hyperlink"/>
              </w:rPr>
              <w:t>Mô tả luồng nghiệp vụ</w:t>
            </w:r>
            <w:r w:rsidR="33D17D1E">
              <w:tab/>
            </w:r>
            <w:r w:rsidR="33D17D1E">
              <w:fldChar w:fldCharType="begin"/>
            </w:r>
            <w:r w:rsidR="33D17D1E">
              <w:instrText>PAGEREF _Toc381014286 \h</w:instrText>
            </w:r>
            <w:r w:rsidR="33D17D1E">
              <w:fldChar w:fldCharType="separate"/>
            </w:r>
            <w:r w:rsidRPr="33D17D1E" w:rsidR="33D17D1E">
              <w:rPr>
                <w:rStyle w:val="Hyperlink"/>
              </w:rPr>
              <w:t>4</w:t>
            </w:r>
            <w:r w:rsidR="33D17D1E">
              <w:fldChar w:fldCharType="end"/>
            </w:r>
          </w:hyperlink>
        </w:p>
        <w:p w:rsidR="33D17D1E" w:rsidP="33D17D1E" w:rsidRDefault="000F361E" w14:paraId="7D305EA3" w14:textId="0EE6E19B">
          <w:pPr>
            <w:pStyle w:val="TOC4"/>
            <w:tabs>
              <w:tab w:val="right" w:leader="dot" w:pos="9225"/>
              <w:tab w:val="left" w:pos="1815"/>
            </w:tabs>
            <w:rPr>
              <w:rStyle w:val="Hyperlink"/>
            </w:rPr>
          </w:pPr>
          <w:hyperlink w:anchor="_Toc885563506">
            <w:r w:rsidRPr="33D17D1E" w:rsidR="33D17D1E">
              <w:rPr>
                <w:rStyle w:val="Hyperlink"/>
              </w:rPr>
              <w:t>5.5.2.1</w:t>
            </w:r>
            <w:r w:rsidR="33D17D1E">
              <w:tab/>
            </w:r>
            <w:r w:rsidRPr="33D17D1E" w:rsidR="33D17D1E">
              <w:rPr>
                <w:rStyle w:val="Hyperlink"/>
              </w:rPr>
              <w:t>Reboot thiết bị</w:t>
            </w:r>
            <w:r w:rsidR="33D17D1E">
              <w:tab/>
            </w:r>
            <w:r w:rsidR="33D17D1E">
              <w:fldChar w:fldCharType="begin"/>
            </w:r>
            <w:r w:rsidR="33D17D1E">
              <w:instrText>PAGEREF _Toc885563506 \h</w:instrText>
            </w:r>
            <w:r w:rsidR="33D17D1E">
              <w:fldChar w:fldCharType="separate"/>
            </w:r>
            <w:r w:rsidRPr="33D17D1E" w:rsidR="33D17D1E">
              <w:rPr>
                <w:rStyle w:val="Hyperlink"/>
              </w:rPr>
              <w:t>4</w:t>
            </w:r>
            <w:r w:rsidR="33D17D1E">
              <w:fldChar w:fldCharType="end"/>
            </w:r>
          </w:hyperlink>
        </w:p>
        <w:p w:rsidR="33D17D1E" w:rsidP="33D17D1E" w:rsidRDefault="000F361E" w14:paraId="7216D549" w14:textId="33899B23">
          <w:pPr>
            <w:pStyle w:val="TOC4"/>
            <w:tabs>
              <w:tab w:val="right" w:leader="dot" w:pos="9225"/>
              <w:tab w:val="left" w:pos="1815"/>
            </w:tabs>
            <w:rPr>
              <w:rStyle w:val="Hyperlink"/>
            </w:rPr>
          </w:pPr>
          <w:hyperlink w:anchor="_Toc1843894107">
            <w:r w:rsidRPr="33D17D1E" w:rsidR="33D17D1E">
              <w:rPr>
                <w:rStyle w:val="Hyperlink"/>
              </w:rPr>
              <w:t>5.5.2.2</w:t>
            </w:r>
            <w:r w:rsidR="33D17D1E">
              <w:tab/>
            </w:r>
            <w:r w:rsidRPr="33D17D1E" w:rsidR="33D17D1E">
              <w:rPr>
                <w:rStyle w:val="Hyperlink"/>
              </w:rPr>
              <w:t>Reset Factory</w:t>
            </w:r>
            <w:r w:rsidR="33D17D1E">
              <w:tab/>
            </w:r>
            <w:r w:rsidR="33D17D1E">
              <w:fldChar w:fldCharType="begin"/>
            </w:r>
            <w:r w:rsidR="33D17D1E">
              <w:instrText>PAGEREF _Toc1843894107 \h</w:instrText>
            </w:r>
            <w:r w:rsidR="33D17D1E">
              <w:fldChar w:fldCharType="separate"/>
            </w:r>
            <w:r w:rsidRPr="33D17D1E" w:rsidR="33D17D1E">
              <w:rPr>
                <w:rStyle w:val="Hyperlink"/>
              </w:rPr>
              <w:t>4</w:t>
            </w:r>
            <w:r w:rsidR="33D17D1E">
              <w:fldChar w:fldCharType="end"/>
            </w:r>
          </w:hyperlink>
        </w:p>
        <w:p w:rsidR="33D17D1E" w:rsidP="33D17D1E" w:rsidRDefault="000F361E" w14:paraId="49689EDA" w14:textId="06421857">
          <w:pPr>
            <w:pStyle w:val="TOC4"/>
            <w:tabs>
              <w:tab w:val="right" w:leader="dot" w:pos="9225"/>
              <w:tab w:val="left" w:pos="1815"/>
            </w:tabs>
            <w:rPr>
              <w:rStyle w:val="Hyperlink"/>
            </w:rPr>
          </w:pPr>
          <w:hyperlink w:anchor="_Toc55318717">
            <w:r w:rsidRPr="33D17D1E" w:rsidR="33D17D1E">
              <w:rPr>
                <w:rStyle w:val="Hyperlink"/>
              </w:rPr>
              <w:t>5.5.2.3</w:t>
            </w:r>
            <w:r w:rsidR="33D17D1E">
              <w:tab/>
            </w:r>
            <w:r w:rsidRPr="33D17D1E" w:rsidR="33D17D1E">
              <w:rPr>
                <w:rStyle w:val="Hyperlink"/>
              </w:rPr>
              <w:t>Backup/Restore cấu hình</w:t>
            </w:r>
            <w:r w:rsidR="33D17D1E">
              <w:tab/>
            </w:r>
            <w:r w:rsidR="33D17D1E">
              <w:fldChar w:fldCharType="begin"/>
            </w:r>
            <w:r w:rsidR="33D17D1E">
              <w:instrText>PAGEREF _Toc55318717 \h</w:instrText>
            </w:r>
            <w:r w:rsidR="33D17D1E">
              <w:fldChar w:fldCharType="separate"/>
            </w:r>
            <w:r w:rsidRPr="33D17D1E" w:rsidR="33D17D1E">
              <w:rPr>
                <w:rStyle w:val="Hyperlink"/>
              </w:rPr>
              <w:t>4</w:t>
            </w:r>
            <w:r w:rsidR="33D17D1E">
              <w:fldChar w:fldCharType="end"/>
            </w:r>
          </w:hyperlink>
        </w:p>
        <w:p w:rsidR="33D17D1E" w:rsidP="33D17D1E" w:rsidRDefault="000F361E" w14:paraId="1212D037" w14:textId="6D635229">
          <w:pPr>
            <w:pStyle w:val="TOC4"/>
            <w:tabs>
              <w:tab w:val="right" w:leader="dot" w:pos="9225"/>
              <w:tab w:val="left" w:pos="1815"/>
            </w:tabs>
            <w:rPr>
              <w:rStyle w:val="Hyperlink"/>
            </w:rPr>
          </w:pPr>
          <w:hyperlink w:anchor="_Toc1177150193">
            <w:r w:rsidRPr="33D17D1E" w:rsidR="33D17D1E">
              <w:rPr>
                <w:rStyle w:val="Hyperlink"/>
              </w:rPr>
              <w:t>5.5.2.4</w:t>
            </w:r>
            <w:r w:rsidR="33D17D1E">
              <w:tab/>
            </w:r>
            <w:r w:rsidRPr="33D17D1E" w:rsidR="33D17D1E">
              <w:rPr>
                <w:rStyle w:val="Hyperlink"/>
              </w:rPr>
              <w:t>Cập nhật firmware</w:t>
            </w:r>
            <w:r w:rsidR="33D17D1E">
              <w:tab/>
            </w:r>
            <w:r w:rsidR="33D17D1E">
              <w:fldChar w:fldCharType="begin"/>
            </w:r>
            <w:r w:rsidR="33D17D1E">
              <w:instrText>PAGEREF _Toc1177150193 \h</w:instrText>
            </w:r>
            <w:r w:rsidR="33D17D1E">
              <w:fldChar w:fldCharType="separate"/>
            </w:r>
            <w:r w:rsidRPr="33D17D1E" w:rsidR="33D17D1E">
              <w:rPr>
                <w:rStyle w:val="Hyperlink"/>
              </w:rPr>
              <w:t>4</w:t>
            </w:r>
            <w:r w:rsidR="33D17D1E">
              <w:fldChar w:fldCharType="end"/>
            </w:r>
          </w:hyperlink>
          <w:r w:rsidR="33D17D1E">
            <w:fldChar w:fldCharType="end"/>
          </w:r>
        </w:p>
      </w:sdtContent>
    </w:sdt>
    <w:p w:rsidRPr="00803C79" w:rsidR="00DD4130" w:rsidP="044EA874" w:rsidRDefault="00DD4130" w14:paraId="63DCE7B6" w14:textId="4F14DE41">
      <w:pPr>
        <w:spacing w:line="264" w:lineRule="auto"/>
        <w:rPr>
          <w:b/>
          <w:bCs/>
          <w:noProof/>
        </w:rPr>
      </w:pPr>
    </w:p>
    <w:p w:rsidRPr="00803C79" w:rsidR="002C6355" w:rsidP="00210B50" w:rsidRDefault="002C6355" w14:paraId="347C38CC" w14:textId="5C55D518">
      <w:pPr>
        <w:spacing w:line="264" w:lineRule="auto"/>
        <w:rPr>
          <w:rStyle w:val="st"/>
          <w:rFonts w:cs="Times New Roman"/>
          <w:szCs w:val="26"/>
        </w:rPr>
      </w:pPr>
      <w:r w:rsidRPr="00803C79">
        <w:rPr>
          <w:rStyle w:val="st"/>
          <w:rFonts w:cs="Times New Roman"/>
          <w:szCs w:val="26"/>
        </w:rPr>
        <w:br w:type="page"/>
      </w:r>
    </w:p>
    <w:p w:rsidRPr="00803C79" w:rsidR="00DC6DCB" w:rsidP="00210B50" w:rsidRDefault="3CF87323" w14:paraId="166BC620" w14:textId="21B20FED">
      <w:pPr>
        <w:pStyle w:val="Heading1"/>
        <w:spacing w:line="264" w:lineRule="auto"/>
        <w:rPr>
          <w:rStyle w:val="st"/>
          <w:rFonts w:cs="Times New Roman"/>
          <w:sz w:val="26"/>
          <w:szCs w:val="26"/>
        </w:rPr>
      </w:pPr>
      <w:bookmarkStart w:name="_Toc1219649139" w:id="0"/>
      <w:r w:rsidRPr="33D17D1E">
        <w:rPr>
          <w:rStyle w:val="st"/>
          <w:rFonts w:cs="Times New Roman"/>
          <w:sz w:val="26"/>
          <w:szCs w:val="26"/>
        </w:rPr>
        <w:lastRenderedPageBreak/>
        <w:t>Mục đích</w:t>
      </w:r>
      <w:bookmarkEnd w:id="0"/>
    </w:p>
    <w:p w:rsidR="005C2ABC" w:rsidP="00210B50" w:rsidRDefault="005C2ABC" w14:paraId="5E72FB31" w14:textId="7D6D63A5">
      <w:pPr>
        <w:spacing w:line="264" w:lineRule="auto"/>
      </w:pPr>
      <w:r>
        <w:t>Tài liệu này nhằm</w:t>
      </w:r>
      <w:r w:rsidRPr="005C2ABC">
        <w:t xml:space="preserve"> mô tả các yêu cầu về</w:t>
      </w:r>
      <w:r w:rsidR="00234FD7">
        <w:t xml:space="preserve"> sản phẩm ONE Link</w:t>
      </w:r>
      <w:r>
        <w:t>. Tài liệu này</w:t>
      </w:r>
      <w:r w:rsidRPr="005C2ABC">
        <w:t xml:space="preserve"> sẽ là căn cứ để </w:t>
      </w:r>
      <w:r w:rsidR="00234FD7">
        <w:t xml:space="preserve">phát triển, </w:t>
      </w:r>
      <w:r w:rsidRPr="005C2ABC">
        <w:t>kiểm tra và nghiệm thu</w:t>
      </w:r>
      <w:r w:rsidR="00234FD7">
        <w:t xml:space="preserve"> các module</w:t>
      </w:r>
      <w:r w:rsidR="00455879">
        <w:t>, tính năng</w:t>
      </w:r>
      <w:r w:rsidR="00234FD7">
        <w:t xml:space="preserve"> bao gồm: SDK cung cấp trên nền tảng IOS/Android và hệ thống ONE Link.</w:t>
      </w:r>
    </w:p>
    <w:p w:rsidRPr="00803C79" w:rsidR="00772CB4" w:rsidP="00210B50" w:rsidRDefault="1D4A6A7D" w14:paraId="38FFCEA8" w14:textId="5CA3E4D6">
      <w:pPr>
        <w:pStyle w:val="Heading1"/>
        <w:spacing w:line="264" w:lineRule="auto"/>
      </w:pPr>
      <w:bookmarkStart w:name="_Toc57842919" w:id="1"/>
      <w:bookmarkStart w:name="_Toc57843012" w:id="2"/>
      <w:bookmarkStart w:name="_Toc57843640" w:id="3"/>
      <w:bookmarkStart w:name="_Toc57999359" w:id="4"/>
      <w:bookmarkStart w:name="_Toc58189428" w:id="5"/>
      <w:bookmarkStart w:name="_Toc58189603" w:id="6"/>
      <w:bookmarkStart w:name="_Toc58189932" w:id="7"/>
      <w:bookmarkStart w:name="_Toc58190659" w:id="8"/>
      <w:bookmarkStart w:name="_Toc58192441" w:id="9"/>
      <w:bookmarkStart w:name="_Toc58242241" w:id="10"/>
      <w:bookmarkStart w:name="_Toc58254216" w:id="11"/>
      <w:bookmarkStart w:name="_Toc58355424" w:id="12"/>
      <w:bookmarkStart w:name="_Toc58355580" w:id="13"/>
      <w:bookmarkStart w:name="_Toc58579044" w:id="14"/>
      <w:bookmarkStart w:name="_Toc58580009" w:id="15"/>
      <w:bookmarkStart w:name="_Toc58872289" w:id="16"/>
      <w:bookmarkStart w:name="_Toc58872389" w:id="17"/>
      <w:bookmarkStart w:name="_Toc2137072229" w:id="18"/>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t>Đối tượng</w:t>
      </w:r>
      <w:bookmarkEnd w:id="18"/>
    </w:p>
    <w:p w:rsidRPr="00803C79" w:rsidR="00EC11BA" w:rsidP="00210B50" w:rsidRDefault="0058061B" w14:paraId="48A7D394" w14:textId="51E5E444">
      <w:pPr>
        <w:pStyle w:val="FirstLevelBullet"/>
        <w:spacing w:line="264" w:lineRule="auto"/>
      </w:pPr>
      <w:r>
        <w:t>Khách hàng</w:t>
      </w:r>
      <w:r w:rsidR="00EC11BA">
        <w:t xml:space="preserve"> </w:t>
      </w:r>
      <w:r w:rsidR="00571F14">
        <w:t xml:space="preserve">sử dụng sản </w:t>
      </w:r>
      <w:r w:rsidR="00EC11BA">
        <w:t>phẩm</w:t>
      </w:r>
    </w:p>
    <w:p w:rsidRPr="00803C79" w:rsidR="001D0FE8" w:rsidP="00210B50" w:rsidRDefault="001D0FE8" w14:paraId="696CB8B8" w14:textId="77777777">
      <w:pPr>
        <w:pStyle w:val="FirstLevelBullet"/>
        <w:spacing w:line="264" w:lineRule="auto"/>
      </w:pPr>
      <w:r>
        <w:t>Kỹ sư thiết kế để viết HLD</w:t>
      </w:r>
    </w:p>
    <w:p w:rsidRPr="00803C79" w:rsidR="001D0FE8" w:rsidP="00210B50" w:rsidRDefault="001D0FE8" w14:paraId="0AF75086" w14:textId="77777777">
      <w:pPr>
        <w:pStyle w:val="FirstLevelBullet"/>
        <w:spacing w:line="264" w:lineRule="auto"/>
      </w:pPr>
      <w:r>
        <w:t>Kỹ sư thiết kế để viết tài liệu thiết kế mạng (thiết kế triển khai)</w:t>
      </w:r>
    </w:p>
    <w:p w:rsidRPr="00803C79" w:rsidR="00297AD1" w:rsidP="00210B50" w:rsidRDefault="001D0FE8" w14:paraId="262C141C" w14:textId="05DF050A">
      <w:pPr>
        <w:pStyle w:val="FirstLevelBullet"/>
        <w:spacing w:line="264" w:lineRule="auto"/>
      </w:pPr>
      <w:r>
        <w:t xml:space="preserve">Kỹ </w:t>
      </w:r>
      <w:r w:rsidR="00C13A18">
        <w:t xml:space="preserve">sư kiểm thử để viết </w:t>
      </w:r>
      <w:r w:rsidR="003C37D4">
        <w:t>Integration test, S</w:t>
      </w:r>
      <w:r w:rsidR="00C13A18">
        <w:t>ystem Test</w:t>
      </w:r>
      <w:bookmarkStart w:name="_Toc474824656" w:id="19"/>
    </w:p>
    <w:p w:rsidRPr="00803C79" w:rsidR="00297AD1" w:rsidP="00210B50" w:rsidRDefault="6EB9F4D6" w14:paraId="040C4C7E" w14:textId="4A7650A7">
      <w:pPr>
        <w:pStyle w:val="Heading1"/>
        <w:spacing w:line="264" w:lineRule="auto"/>
      </w:pPr>
      <w:bookmarkStart w:name="_Toc1378531899" w:id="20"/>
      <w:r>
        <w:t>Giải thích từ ngữ và chữ viết tắt</w:t>
      </w:r>
      <w:bookmarkEnd w:id="20"/>
    </w:p>
    <w:tbl>
      <w:tblPr>
        <w:tblStyle w:val="TableGrid"/>
        <w:tblW w:w="9072" w:type="dxa"/>
        <w:tblInd w:w="392" w:type="dxa"/>
        <w:tblLook w:val="04A0" w:firstRow="1" w:lastRow="0" w:firstColumn="1" w:lastColumn="0" w:noHBand="0" w:noVBand="1"/>
      </w:tblPr>
      <w:tblGrid>
        <w:gridCol w:w="3260"/>
        <w:gridCol w:w="5812"/>
      </w:tblGrid>
      <w:tr w:rsidRPr="00803C79" w:rsidR="007D6A16" w:rsidTr="00607134" w14:paraId="386FE920" w14:textId="77777777">
        <w:tc>
          <w:tcPr>
            <w:tcW w:w="3260" w:type="dxa"/>
          </w:tcPr>
          <w:p w:rsidRPr="00803C79" w:rsidR="007D6A16" w:rsidP="00210B50" w:rsidRDefault="007D6A16" w14:paraId="1978E17C" w14:textId="77777777">
            <w:pPr>
              <w:pStyle w:val="Default"/>
              <w:spacing w:before="60" w:line="264" w:lineRule="auto"/>
              <w:jc w:val="both"/>
              <w:rPr>
                <w:b/>
                <w:color w:val="auto"/>
                <w:sz w:val="26"/>
                <w:szCs w:val="26"/>
                <w:lang w:val="nl-NL"/>
              </w:rPr>
            </w:pPr>
            <w:r w:rsidRPr="00803C79">
              <w:rPr>
                <w:b/>
                <w:color w:val="auto"/>
                <w:sz w:val="26"/>
                <w:szCs w:val="26"/>
                <w:lang w:val="nl-NL"/>
              </w:rPr>
              <w:t>Viết tắt</w:t>
            </w:r>
          </w:p>
        </w:tc>
        <w:tc>
          <w:tcPr>
            <w:tcW w:w="5812" w:type="dxa"/>
          </w:tcPr>
          <w:p w:rsidRPr="00803C79" w:rsidR="007D6A16" w:rsidP="00210B50" w:rsidRDefault="007D6A16" w14:paraId="4D6F0DC4" w14:textId="77777777">
            <w:pPr>
              <w:pStyle w:val="Default"/>
              <w:spacing w:before="60" w:line="264" w:lineRule="auto"/>
              <w:jc w:val="both"/>
              <w:rPr>
                <w:b/>
                <w:color w:val="auto"/>
                <w:sz w:val="26"/>
                <w:szCs w:val="26"/>
                <w:lang w:val="nl-NL"/>
              </w:rPr>
            </w:pPr>
            <w:r w:rsidRPr="00803C79">
              <w:rPr>
                <w:b/>
                <w:color w:val="auto"/>
                <w:sz w:val="26"/>
                <w:szCs w:val="26"/>
                <w:lang w:val="nl-NL"/>
              </w:rPr>
              <w:t>Viết đầy đủ</w:t>
            </w:r>
          </w:p>
        </w:tc>
      </w:tr>
      <w:tr w:rsidRPr="00803C79" w:rsidR="004D2815" w:rsidTr="00607134" w14:paraId="600D45AF" w14:textId="77777777">
        <w:tc>
          <w:tcPr>
            <w:tcW w:w="3260" w:type="dxa"/>
          </w:tcPr>
          <w:p w:rsidRPr="00803C79" w:rsidR="004D2815" w:rsidP="00210B50" w:rsidRDefault="004D2815" w14:paraId="384F510F" w14:textId="4B885093">
            <w:pPr>
              <w:pStyle w:val="Default"/>
              <w:spacing w:before="60" w:line="264" w:lineRule="auto"/>
              <w:jc w:val="both"/>
              <w:rPr>
                <w:color w:val="auto"/>
                <w:sz w:val="26"/>
                <w:szCs w:val="26"/>
                <w:lang w:val="nl-NL"/>
              </w:rPr>
            </w:pPr>
            <w:r w:rsidRPr="00803C79">
              <w:rPr>
                <w:color w:val="auto"/>
                <w:sz w:val="26"/>
                <w:szCs w:val="26"/>
                <w:lang w:val="nl-NL"/>
              </w:rPr>
              <w:t>DB</w:t>
            </w:r>
          </w:p>
        </w:tc>
        <w:tc>
          <w:tcPr>
            <w:tcW w:w="5812" w:type="dxa"/>
          </w:tcPr>
          <w:p w:rsidRPr="00803C79" w:rsidR="004D2815" w:rsidP="00210B50" w:rsidRDefault="004D2815" w14:paraId="55E57D85" w14:textId="482727B3">
            <w:pPr>
              <w:pStyle w:val="Default"/>
              <w:spacing w:before="60" w:line="264" w:lineRule="auto"/>
              <w:jc w:val="both"/>
              <w:rPr>
                <w:color w:val="auto"/>
                <w:sz w:val="26"/>
                <w:szCs w:val="26"/>
                <w:lang w:val="nl-NL"/>
              </w:rPr>
            </w:pPr>
            <w:r w:rsidRPr="00803C79">
              <w:rPr>
                <w:color w:val="auto"/>
                <w:sz w:val="26"/>
                <w:szCs w:val="26"/>
                <w:lang w:val="nl-NL"/>
              </w:rPr>
              <w:t>Database</w:t>
            </w:r>
          </w:p>
        </w:tc>
      </w:tr>
      <w:tr w:rsidRPr="00803C79" w:rsidR="004D2815" w:rsidTr="00607134" w14:paraId="707C4903" w14:textId="77777777">
        <w:tc>
          <w:tcPr>
            <w:tcW w:w="3260" w:type="dxa"/>
          </w:tcPr>
          <w:p w:rsidRPr="00803C79" w:rsidR="004D2815" w:rsidP="00210B50" w:rsidRDefault="004D2815" w14:paraId="783739C4" w14:textId="049C8655">
            <w:pPr>
              <w:pStyle w:val="Default"/>
              <w:spacing w:before="60" w:line="264" w:lineRule="auto"/>
              <w:jc w:val="both"/>
              <w:rPr>
                <w:color w:val="auto"/>
                <w:sz w:val="26"/>
                <w:szCs w:val="26"/>
                <w:lang w:val="nl-NL"/>
              </w:rPr>
            </w:pPr>
            <w:r w:rsidRPr="00803C79">
              <w:rPr>
                <w:color w:val="auto"/>
                <w:sz w:val="26"/>
                <w:szCs w:val="26"/>
                <w:lang w:val="nl-NL"/>
              </w:rPr>
              <w:t>CSDL</w:t>
            </w:r>
          </w:p>
        </w:tc>
        <w:tc>
          <w:tcPr>
            <w:tcW w:w="5812" w:type="dxa"/>
          </w:tcPr>
          <w:p w:rsidRPr="00803C79" w:rsidR="004D2815" w:rsidP="00210B50" w:rsidRDefault="004D2815" w14:paraId="79B00352" w14:textId="60F9842B">
            <w:pPr>
              <w:pStyle w:val="Default"/>
              <w:spacing w:before="60" w:line="264" w:lineRule="auto"/>
              <w:jc w:val="both"/>
              <w:rPr>
                <w:color w:val="auto"/>
                <w:sz w:val="26"/>
                <w:szCs w:val="26"/>
                <w:lang w:val="nl-NL"/>
              </w:rPr>
            </w:pPr>
            <w:r w:rsidRPr="00803C79">
              <w:rPr>
                <w:color w:val="auto"/>
                <w:sz w:val="26"/>
                <w:szCs w:val="26"/>
                <w:lang w:val="nl-NL"/>
              </w:rPr>
              <w:t>Cơ sở dữ liệu</w:t>
            </w:r>
          </w:p>
        </w:tc>
      </w:tr>
      <w:tr w:rsidRPr="00803C79" w:rsidR="007D6A16" w:rsidTr="00607134" w14:paraId="5CA09983" w14:textId="77777777">
        <w:tc>
          <w:tcPr>
            <w:tcW w:w="3260" w:type="dxa"/>
          </w:tcPr>
          <w:p w:rsidRPr="00803C79" w:rsidR="007D6A16" w:rsidP="00210B50" w:rsidRDefault="004D2815" w14:paraId="6B09EB67" w14:textId="29650C94">
            <w:pPr>
              <w:pStyle w:val="Default"/>
              <w:spacing w:before="60" w:line="264" w:lineRule="auto"/>
              <w:jc w:val="both"/>
              <w:rPr>
                <w:color w:val="auto"/>
                <w:sz w:val="26"/>
                <w:szCs w:val="26"/>
                <w:lang w:val="nl-NL"/>
              </w:rPr>
            </w:pPr>
            <w:r w:rsidRPr="00803C79">
              <w:rPr>
                <w:color w:val="auto"/>
                <w:sz w:val="26"/>
                <w:szCs w:val="26"/>
                <w:lang w:val="nl-NL"/>
              </w:rPr>
              <w:t>NSD</w:t>
            </w:r>
          </w:p>
        </w:tc>
        <w:tc>
          <w:tcPr>
            <w:tcW w:w="5812" w:type="dxa"/>
          </w:tcPr>
          <w:p w:rsidRPr="00803C79" w:rsidR="007D6A16" w:rsidP="00210B50" w:rsidRDefault="004D2815" w14:paraId="7698BD3C" w14:textId="03FA1C7E">
            <w:pPr>
              <w:pStyle w:val="Default"/>
              <w:spacing w:before="60" w:line="264" w:lineRule="auto"/>
              <w:jc w:val="both"/>
              <w:rPr>
                <w:color w:val="auto"/>
                <w:sz w:val="26"/>
                <w:szCs w:val="26"/>
                <w:lang w:val="nl-NL"/>
              </w:rPr>
            </w:pPr>
            <w:r w:rsidRPr="00803C79">
              <w:rPr>
                <w:color w:val="auto"/>
                <w:sz w:val="26"/>
                <w:szCs w:val="26"/>
                <w:lang w:val="nl-NL"/>
              </w:rPr>
              <w:t>Người sử dụng</w:t>
            </w:r>
          </w:p>
        </w:tc>
      </w:tr>
    </w:tbl>
    <w:p w:rsidRPr="00803C79" w:rsidR="007D6A16" w:rsidP="00210B50" w:rsidRDefault="007D6A16" w14:paraId="38010065" w14:textId="77777777">
      <w:pPr>
        <w:spacing w:line="264" w:lineRule="auto"/>
      </w:pPr>
    </w:p>
    <w:p w:rsidRPr="00803C79" w:rsidR="00772CB4" w:rsidP="00210B50" w:rsidRDefault="1D4A6A7D" w14:paraId="34ACE122" w14:textId="6D19C88C">
      <w:pPr>
        <w:pStyle w:val="Heading1"/>
        <w:spacing w:line="264" w:lineRule="auto"/>
        <w:rPr>
          <w:rStyle w:val="st"/>
          <w:rFonts w:cs="Times New Roman"/>
          <w:sz w:val="26"/>
          <w:szCs w:val="26"/>
        </w:rPr>
      </w:pPr>
      <w:bookmarkStart w:name="_Toc1410513831" w:id="21"/>
      <w:r w:rsidRPr="33D17D1E">
        <w:rPr>
          <w:rStyle w:val="st"/>
          <w:rFonts w:cs="Times New Roman"/>
          <w:sz w:val="26"/>
          <w:szCs w:val="26"/>
        </w:rPr>
        <w:t xml:space="preserve">Tổng quan </w:t>
      </w:r>
      <w:r w:rsidRPr="33D17D1E" w:rsidR="1E906C88">
        <w:rPr>
          <w:rStyle w:val="st"/>
          <w:rFonts w:cs="Times New Roman"/>
          <w:sz w:val="26"/>
          <w:szCs w:val="26"/>
        </w:rPr>
        <w:t>hệ thống</w:t>
      </w:r>
      <w:bookmarkEnd w:id="21"/>
    </w:p>
    <w:p w:rsidRPr="00803C79" w:rsidR="00B66EE2" w:rsidP="00210B50" w:rsidRDefault="7BB509BA" w14:paraId="6745A4C6" w14:textId="1F2CF04C">
      <w:pPr>
        <w:pStyle w:val="Heading2"/>
        <w:spacing w:line="264" w:lineRule="auto"/>
      </w:pPr>
      <w:bookmarkStart w:name="_Toc643825983" w:id="22"/>
      <w:r>
        <w:t>Định nghĩa sản phẩm</w:t>
      </w:r>
      <w:r w:rsidR="3180E3D2">
        <w:t xml:space="preserve"> và các đối tượng sử dụng</w:t>
      </w:r>
      <w:bookmarkEnd w:id="22"/>
    </w:p>
    <w:p w:rsidR="00301932" w:rsidP="00210B50" w:rsidRDefault="00301932" w14:paraId="26E8641F" w14:textId="1989D4EE">
      <w:pPr>
        <w:spacing w:before="120" w:line="264" w:lineRule="auto"/>
        <w:ind w:firstLine="720"/>
        <w:rPr>
          <w:szCs w:val="26"/>
        </w:rPr>
      </w:pPr>
      <w:r>
        <w:rPr>
          <w:szCs w:val="26"/>
        </w:rPr>
        <w:t>SDK ONE Link là c</w:t>
      </w:r>
      <w:r w:rsidRPr="00301932">
        <w:rPr>
          <w:szCs w:val="26"/>
        </w:rPr>
        <w:t>ông c</w:t>
      </w:r>
      <w:r>
        <w:rPr>
          <w:szCs w:val="26"/>
        </w:rPr>
        <w:t>ụ</w:t>
      </w:r>
      <w:r w:rsidRPr="00301932">
        <w:rPr>
          <w:szCs w:val="26"/>
        </w:rPr>
        <w:t xml:space="preserve"> dùng để phát triển </w:t>
      </w:r>
      <w:r>
        <w:rPr>
          <w:szCs w:val="26"/>
        </w:rPr>
        <w:t xml:space="preserve">các </w:t>
      </w:r>
      <w:r w:rsidRPr="00301932">
        <w:rPr>
          <w:szCs w:val="26"/>
        </w:rPr>
        <w:t>ứng dụng</w:t>
      </w:r>
      <w:r>
        <w:rPr>
          <w:szCs w:val="26"/>
        </w:rPr>
        <w:t xml:space="preserve"> trên nền tảng IOS/Android giúp quản lý, điều khiển các thiết bị viễn thông như ONT, Mesh Access Point…</w:t>
      </w:r>
    </w:p>
    <w:p w:rsidRPr="00803C79" w:rsidR="00370B9C" w:rsidP="00210B50" w:rsidRDefault="00FF17C7" w14:paraId="04E6C095" w14:textId="1EDB6364">
      <w:pPr>
        <w:spacing w:before="120" w:line="264" w:lineRule="auto"/>
        <w:ind w:firstLine="720"/>
        <w:rPr>
          <w:szCs w:val="26"/>
        </w:rPr>
      </w:pPr>
      <w:r>
        <w:rPr>
          <w:szCs w:val="26"/>
        </w:rPr>
        <w:t>ONE</w:t>
      </w:r>
      <w:r w:rsidR="00301932">
        <w:rPr>
          <w:szCs w:val="26"/>
        </w:rPr>
        <w:t xml:space="preserve"> </w:t>
      </w:r>
      <w:r>
        <w:rPr>
          <w:szCs w:val="26"/>
        </w:rPr>
        <w:t>Link</w:t>
      </w:r>
      <w:r w:rsidRPr="00803C79" w:rsidR="00FE6AAE">
        <w:rPr>
          <w:szCs w:val="26"/>
        </w:rPr>
        <w:t xml:space="preserve"> là cổng kết nối tập trung, đóng v</w:t>
      </w:r>
      <w:r w:rsidRPr="00803C79" w:rsidR="00312B85">
        <w:rPr>
          <w:szCs w:val="26"/>
        </w:rPr>
        <w:t>a</w:t>
      </w:r>
      <w:r w:rsidRPr="00803C79" w:rsidR="00FE6AAE">
        <w:rPr>
          <w:szCs w:val="26"/>
        </w:rPr>
        <w:t>i trò trung gian giao tiếp giữa các hệ thống</w:t>
      </w:r>
      <w:r w:rsidR="00301932">
        <w:rPr>
          <w:szCs w:val="26"/>
        </w:rPr>
        <w:t>,</w:t>
      </w:r>
      <w:r w:rsidRPr="00803C79" w:rsidR="00FE6AAE">
        <w:rPr>
          <w:szCs w:val="26"/>
        </w:rPr>
        <w:t xml:space="preserve"> ứng dụng bên ngoài với </w:t>
      </w:r>
      <w:r w:rsidR="00301932">
        <w:rPr>
          <w:szCs w:val="26"/>
        </w:rPr>
        <w:t xml:space="preserve">các hệ thống quản lý thiết bị viễn thông (NMS) như GNMS, ONE Platform… và các hệ thống </w:t>
      </w:r>
      <w:r w:rsidR="001E2F44">
        <w:rPr>
          <w:szCs w:val="26"/>
        </w:rPr>
        <w:t>khác</w:t>
      </w:r>
    </w:p>
    <w:p w:rsidRPr="00803C79" w:rsidR="004366FD" w:rsidP="00210B50" w:rsidRDefault="004366FD" w14:paraId="0A7963C4" w14:textId="58191220">
      <w:pPr>
        <w:pStyle w:val="FirstLevelBullet"/>
        <w:spacing w:line="264" w:lineRule="auto"/>
      </w:pPr>
      <w:r>
        <w:t xml:space="preserve">Là đầu mối giao tiếp, kiểm soát các truy </w:t>
      </w:r>
      <w:r w:rsidR="00301932">
        <w:t>nhập</w:t>
      </w:r>
      <w:r>
        <w:t xml:space="preserve"> &amp; các kết nối dịch vụ từ 3</w:t>
      </w:r>
      <w:r w:rsidRPr="7E2641A2">
        <w:rPr>
          <w:vertAlign w:val="superscript"/>
        </w:rPr>
        <w:t>rd</w:t>
      </w:r>
      <w:r>
        <w:t xml:space="preserve"> Application.</w:t>
      </w:r>
    </w:p>
    <w:p w:rsidR="00FE445A" w:rsidP="00210B50" w:rsidRDefault="004366FD" w14:paraId="24E8B440" w14:textId="0E5D7A68">
      <w:pPr>
        <w:pStyle w:val="FirstLevelBullet"/>
        <w:spacing w:line="264" w:lineRule="auto"/>
      </w:pPr>
      <w:r>
        <w:t>Chuyển đổi định dạng yêu cầu từ các giao thức nguồn thành các định dạng giao thức phù hợp</w:t>
      </w:r>
      <w:r w:rsidR="00301932">
        <w:t>.</w:t>
      </w:r>
    </w:p>
    <w:p w:rsidR="00F70148" w:rsidRDefault="00F70148" w14:paraId="4A8F7B13" w14:textId="77777777">
      <w:pPr>
        <w:overflowPunct/>
        <w:autoSpaceDE/>
        <w:autoSpaceDN/>
        <w:adjustRightInd/>
        <w:spacing w:after="0"/>
        <w:jc w:val="left"/>
        <w:textAlignment w:val="auto"/>
        <w:rPr>
          <w:szCs w:val="26"/>
        </w:rPr>
      </w:pPr>
      <w:r>
        <w:rPr>
          <w:szCs w:val="26"/>
        </w:rPr>
        <w:br w:type="page"/>
      </w:r>
    </w:p>
    <w:p w:rsidRPr="00803C79" w:rsidR="00FE445A" w:rsidP="00210B50" w:rsidRDefault="00FE445A" w14:paraId="5AC10C28" w14:textId="77777777">
      <w:pPr>
        <w:pStyle w:val="FirstLevelBullet"/>
        <w:numPr>
          <w:ilvl w:val="0"/>
          <w:numId w:val="0"/>
        </w:numPr>
        <w:spacing w:line="264" w:lineRule="auto"/>
        <w:ind w:left="1080" w:hanging="360"/>
      </w:pPr>
    </w:p>
    <w:p w:rsidRPr="00803C79" w:rsidR="00241916" w:rsidP="00210B50" w:rsidRDefault="00370B9C" w14:paraId="39CD69A4" w14:textId="63330C04">
      <w:pPr>
        <w:pStyle w:val="FirstLevelBullet"/>
        <w:numPr>
          <w:ilvl w:val="0"/>
          <w:numId w:val="0"/>
        </w:numPr>
        <w:spacing w:line="264" w:lineRule="auto"/>
        <w:ind w:firstLine="360"/>
        <w:rPr>
          <w:b/>
        </w:rPr>
      </w:pPr>
      <w:r w:rsidRPr="00803C79">
        <w:rPr>
          <w:b/>
        </w:rPr>
        <w:t xml:space="preserve">Các yêu cầu chức năng chính của </w:t>
      </w:r>
      <w:r w:rsidR="000A22ED">
        <w:rPr>
          <w:b/>
        </w:rPr>
        <w:t>ONE Link SDK</w:t>
      </w:r>
      <w:r w:rsidRPr="00803C79" w:rsidR="00241916">
        <w:rPr>
          <w:b/>
        </w:rPr>
        <w:t>:</w:t>
      </w:r>
    </w:p>
    <w:p w:rsidR="00146E93" w:rsidP="6266F7CF" w:rsidRDefault="000A22ED" w14:paraId="63C85F5A" w14:textId="7F1C697C">
      <w:pPr>
        <w:pStyle w:val="ListParagraph"/>
        <w:numPr>
          <w:ilvl w:val="0"/>
          <w:numId w:val="32"/>
        </w:numPr>
        <w:overflowPunct/>
        <w:autoSpaceDE/>
        <w:autoSpaceDN/>
        <w:adjustRightInd/>
        <w:spacing w:after="200" w:line="264" w:lineRule="auto"/>
        <w:textAlignment w:val="auto"/>
      </w:pPr>
      <w:r>
        <w:t xml:space="preserve">Kết nối, điều khiển thiết bị qua </w:t>
      </w:r>
      <w:commentRangeStart w:id="23"/>
      <w:commentRangeStart w:id="24"/>
      <w:r>
        <w:t>local</w:t>
      </w:r>
      <w:commentRangeEnd w:id="23"/>
      <w:r>
        <w:rPr>
          <w:rStyle w:val="CommentReference"/>
        </w:rPr>
        <w:commentReference w:id="23"/>
      </w:r>
      <w:commentRangeEnd w:id="24"/>
      <w:r>
        <w:rPr>
          <w:rStyle w:val="CommentReference"/>
        </w:rPr>
        <w:commentReference w:id="24"/>
      </w:r>
      <w:r>
        <w:t xml:space="preserve"> thông qua mạng wifi của thiết bị</w:t>
      </w:r>
    </w:p>
    <w:p w:rsidR="6266F7CF" w:rsidP="6266F7CF" w:rsidRDefault="6266F7CF" w14:paraId="672A567E" w14:textId="3B8E58F4">
      <w:pPr>
        <w:pStyle w:val="ListParagraph"/>
        <w:numPr>
          <w:ilvl w:val="0"/>
          <w:numId w:val="32"/>
        </w:numPr>
        <w:spacing w:after="200" w:line="264" w:lineRule="auto"/>
      </w:pPr>
      <w:r>
        <w:t>Kết nối, điều khiển thiết bị remote qua Internet bằng việc kết nối đến ONE Link.</w:t>
      </w:r>
    </w:p>
    <w:p w:rsidRPr="00803C79" w:rsidR="000A22ED" w:rsidP="000A22ED" w:rsidRDefault="000A22ED" w14:paraId="448506CD" w14:textId="72333A35">
      <w:pPr>
        <w:pStyle w:val="FirstLevelBullet"/>
        <w:numPr>
          <w:ilvl w:val="0"/>
          <w:numId w:val="0"/>
        </w:numPr>
        <w:spacing w:line="264" w:lineRule="auto"/>
        <w:ind w:firstLine="360"/>
        <w:rPr>
          <w:b/>
        </w:rPr>
      </w:pPr>
      <w:r w:rsidRPr="00803C79">
        <w:rPr>
          <w:b/>
        </w:rPr>
        <w:t xml:space="preserve">Các yêu cầu chức năng chính của </w:t>
      </w:r>
      <w:r>
        <w:rPr>
          <w:b/>
        </w:rPr>
        <w:t>ONE Link</w:t>
      </w:r>
      <w:r w:rsidRPr="00803C79">
        <w:rPr>
          <w:b/>
        </w:rPr>
        <w:t>:</w:t>
      </w:r>
    </w:p>
    <w:p w:rsidRPr="00803C79" w:rsidR="000A22ED" w:rsidP="6266F7CF" w:rsidRDefault="736814B8" w14:paraId="3E62CCE6" w14:textId="5C5CC7F0">
      <w:pPr>
        <w:pStyle w:val="ListParagraph"/>
        <w:numPr>
          <w:ilvl w:val="0"/>
          <w:numId w:val="32"/>
        </w:numPr>
        <w:overflowPunct/>
        <w:autoSpaceDE/>
        <w:autoSpaceDN/>
        <w:adjustRightInd/>
        <w:spacing w:after="200" w:line="264" w:lineRule="auto"/>
        <w:textAlignment w:val="auto"/>
      </w:pPr>
      <w:r>
        <w:t>Quản trị hệ thống: xác thực, phân quyền người dùng, 3</w:t>
      </w:r>
      <w:r w:rsidRPr="7E2641A2">
        <w:rPr>
          <w:vertAlign w:val="superscript"/>
        </w:rPr>
        <w:t>rd</w:t>
      </w:r>
      <w:r>
        <w:t xml:space="preserve"> party apps.</w:t>
      </w:r>
    </w:p>
    <w:p w:rsidRPr="00803C79" w:rsidR="000A22ED" w:rsidP="6266F7CF" w:rsidRDefault="000A22ED" w14:paraId="205E1F4E" w14:textId="068E0DC5">
      <w:pPr>
        <w:pStyle w:val="ListParagraph"/>
        <w:numPr>
          <w:ilvl w:val="0"/>
          <w:numId w:val="32"/>
        </w:numPr>
        <w:overflowPunct/>
        <w:autoSpaceDE/>
        <w:autoSpaceDN/>
        <w:adjustRightInd/>
        <w:spacing w:after="200" w:line="264" w:lineRule="auto"/>
        <w:textAlignment w:val="auto"/>
      </w:pPr>
      <w:r>
        <w:t>Cung cấp API quản lý, điều khiển thiết bị từ xa</w:t>
      </w:r>
    </w:p>
    <w:p w:rsidRPr="00803C79" w:rsidR="000A22ED" w:rsidP="00A31961" w:rsidRDefault="736814B8" w14:paraId="55E3B5DF" w14:textId="6324C3BB">
      <w:pPr>
        <w:pStyle w:val="ListParagraph"/>
        <w:numPr>
          <w:ilvl w:val="0"/>
          <w:numId w:val="32"/>
        </w:numPr>
        <w:overflowPunct/>
        <w:autoSpaceDE/>
        <w:autoSpaceDN/>
        <w:adjustRightInd/>
        <w:spacing w:after="200" w:line="264" w:lineRule="auto"/>
        <w:textAlignment w:val="auto"/>
      </w:pPr>
      <w:r>
        <w:t>Quản lý log/cảnh báo</w:t>
      </w:r>
    </w:p>
    <w:p w:rsidRPr="005503F5" w:rsidR="000A22ED" w:rsidP="6266F7CF" w:rsidRDefault="000A22ED" w14:paraId="57193747" w14:textId="56D52E66">
      <w:pPr>
        <w:pStyle w:val="ListParagraph"/>
        <w:numPr>
          <w:ilvl w:val="0"/>
          <w:numId w:val="32"/>
        </w:numPr>
        <w:overflowPunct/>
        <w:autoSpaceDE/>
        <w:autoSpaceDN/>
        <w:adjustRightInd/>
        <w:spacing w:after="200" w:line="264" w:lineRule="auto"/>
        <w:textAlignment w:val="auto"/>
      </w:pPr>
      <w:r>
        <w:t>Cung cấp báo cáo cho người sử dụng</w:t>
      </w:r>
    </w:p>
    <w:p w:rsidRPr="00803C79" w:rsidR="00312B85" w:rsidP="00210B50" w:rsidRDefault="5439C7B9" w14:paraId="0AEFACBD" w14:textId="6FB302F3">
      <w:pPr>
        <w:pStyle w:val="Heading2"/>
        <w:spacing w:line="264" w:lineRule="auto"/>
      </w:pPr>
      <w:bookmarkStart w:name="_Toc1817327184" w:id="25"/>
      <w:r>
        <w:t xml:space="preserve">Mô hình </w:t>
      </w:r>
      <w:r w:rsidR="604C8860">
        <w:t xml:space="preserve">tổng quan </w:t>
      </w:r>
      <w:r>
        <w:t>hệ thống</w:t>
      </w:r>
      <w:bookmarkEnd w:id="25"/>
    </w:p>
    <w:p w:rsidRPr="00803C79" w:rsidR="00E361EA" w:rsidP="044EA874" w:rsidRDefault="044EA874" w14:paraId="756EA284" w14:textId="501A98DE">
      <w:pPr>
        <w:spacing w:line="264" w:lineRule="auto"/>
      </w:pPr>
      <w:r>
        <w:rPr>
          <w:noProof/>
        </w:rPr>
        <w:drawing>
          <wp:inline distT="0" distB="0" distL="0" distR="0" wp14:anchorId="1C0DFB4D" wp14:editId="4ED5A5D4">
            <wp:extent cx="5981377" cy="3676054"/>
            <wp:effectExtent l="0" t="0" r="0" b="0"/>
            <wp:docPr id="468089077" name="Picture 468089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1377" cy="3676054"/>
                    </a:xfrm>
                    <a:prstGeom prst="rect">
                      <a:avLst/>
                    </a:prstGeom>
                  </pic:spPr>
                </pic:pic>
              </a:graphicData>
            </a:graphic>
          </wp:inline>
        </w:drawing>
      </w:r>
    </w:p>
    <w:p w:rsidRPr="00803C79" w:rsidR="003C29E0" w:rsidP="00210B50" w:rsidRDefault="003C29E0" w14:paraId="7ADEE6D3" w14:textId="5B4B37AE">
      <w:pPr>
        <w:spacing w:line="264" w:lineRule="auto"/>
        <w:jc w:val="center"/>
        <w:rPr>
          <w:i/>
          <w:iCs/>
        </w:rPr>
      </w:pPr>
      <w:r w:rsidRPr="00803C79">
        <w:rPr>
          <w:i/>
          <w:iCs/>
        </w:rPr>
        <w:t>Mô hình tổng quan</w:t>
      </w:r>
      <w:r w:rsidR="003E736D">
        <w:rPr>
          <w:i/>
          <w:iCs/>
        </w:rPr>
        <w:t xml:space="preserve"> hệ thống</w:t>
      </w:r>
    </w:p>
    <w:p w:rsidRPr="00803C79" w:rsidR="0063361A" w:rsidP="00210B50" w:rsidRDefault="008B1F85" w14:paraId="5CEFE5CC" w14:textId="528211DC">
      <w:pPr>
        <w:spacing w:line="264" w:lineRule="auto"/>
      </w:pPr>
      <w:r>
        <w:t>ONE Link</w:t>
      </w:r>
      <w:r w:rsidRPr="00803C79" w:rsidR="0063361A">
        <w:t xml:space="preserve"> được cấu tạo bởi các thành phần:</w:t>
      </w:r>
    </w:p>
    <w:p w:rsidR="00BD2520" w:rsidP="00A31961" w:rsidRDefault="008B1F85" w14:paraId="4B26001B" w14:textId="0B7AB860">
      <w:pPr>
        <w:pStyle w:val="ListParagraph"/>
        <w:numPr>
          <w:ilvl w:val="0"/>
          <w:numId w:val="41"/>
        </w:numPr>
        <w:spacing w:line="264" w:lineRule="auto"/>
      </w:pPr>
      <w:r>
        <w:t>HTTP API GW: Cung cấp API cho các hệ thống, ứng dụng 3</w:t>
      </w:r>
      <w:r w:rsidRPr="32535B79">
        <w:rPr>
          <w:vertAlign w:val="superscript"/>
        </w:rPr>
        <w:t>rd</w:t>
      </w:r>
      <w:r>
        <w:t xml:space="preserve"> party kết nối vào theo chuẩn REST API</w:t>
      </w:r>
      <w:r w:rsidR="00BD2520">
        <w:t xml:space="preserve"> </w:t>
      </w:r>
    </w:p>
    <w:p w:rsidR="008B1F85" w:rsidP="00A31961" w:rsidRDefault="008B1F85" w14:paraId="7DFFEC40" w14:textId="0DE41019">
      <w:pPr>
        <w:pStyle w:val="ListParagraph"/>
        <w:numPr>
          <w:ilvl w:val="0"/>
          <w:numId w:val="41"/>
        </w:numPr>
        <w:spacing w:line="264" w:lineRule="auto"/>
      </w:pPr>
      <w:r>
        <w:t>Backend service: Các dịch vụ xử lý logic luồng dịch vụ</w:t>
      </w:r>
    </w:p>
    <w:p w:rsidR="008B1F85" w:rsidP="00A31961" w:rsidRDefault="008B1F85" w14:paraId="014A5A64" w14:textId="597FA03A">
      <w:pPr>
        <w:pStyle w:val="ListParagraph"/>
        <w:numPr>
          <w:ilvl w:val="1"/>
          <w:numId w:val="41"/>
        </w:numPr>
        <w:spacing w:line="264" w:lineRule="auto"/>
      </w:pPr>
      <w:r>
        <w:t>Authentication/Authorization:</w:t>
      </w:r>
      <w:r w:rsidR="005503F5">
        <w:t xml:space="preserve"> Quản lý xác thực và phân quyền cho người dùng, ứng dụng truy cập</w:t>
      </w:r>
    </w:p>
    <w:p w:rsidR="008B1F85" w:rsidP="00A31961" w:rsidRDefault="008B1F85" w14:paraId="40C11EF9" w14:textId="6B321B3D">
      <w:pPr>
        <w:pStyle w:val="ListParagraph"/>
        <w:numPr>
          <w:ilvl w:val="1"/>
          <w:numId w:val="41"/>
        </w:numPr>
        <w:spacing w:line="264" w:lineRule="auto"/>
      </w:pPr>
      <w:r>
        <w:t>Device management:</w:t>
      </w:r>
      <w:r w:rsidR="005503F5">
        <w:t xml:space="preserve"> Quản lý thông tin thiết bị</w:t>
      </w:r>
    </w:p>
    <w:p w:rsidR="008B1F85" w:rsidP="00A31961" w:rsidRDefault="008B1F85" w14:paraId="02C02F8C" w14:textId="2BE8F5A3">
      <w:pPr>
        <w:pStyle w:val="ListParagraph"/>
        <w:numPr>
          <w:ilvl w:val="1"/>
          <w:numId w:val="41"/>
        </w:numPr>
        <w:spacing w:line="264" w:lineRule="auto"/>
      </w:pPr>
      <w:r>
        <w:t>Device configuration:</w:t>
      </w:r>
      <w:r w:rsidR="005503F5">
        <w:t xml:space="preserve"> Quản lý cấu hình thiết bị</w:t>
      </w:r>
    </w:p>
    <w:p w:rsidR="0037538A" w:rsidP="00A31961" w:rsidRDefault="008B1F85" w14:paraId="17A709EA" w14:textId="58B8645F">
      <w:pPr>
        <w:pStyle w:val="ListParagraph"/>
        <w:numPr>
          <w:ilvl w:val="1"/>
          <w:numId w:val="41"/>
        </w:numPr>
        <w:spacing w:line="264" w:lineRule="auto"/>
      </w:pPr>
      <w:r>
        <w:t>Device group management:</w:t>
      </w:r>
      <w:r w:rsidR="005503F5">
        <w:t xml:space="preserve"> Quản lý nhóm thiết bị</w:t>
      </w:r>
    </w:p>
    <w:p w:rsidR="00C02C23" w:rsidP="6266F7CF" w:rsidRDefault="00C02C23" w14:paraId="34EF8613" w14:textId="39DC0A9B">
      <w:pPr>
        <w:pStyle w:val="ListParagraph"/>
        <w:numPr>
          <w:ilvl w:val="0"/>
          <w:numId w:val="41"/>
        </w:numPr>
        <w:spacing w:line="264" w:lineRule="auto"/>
      </w:pPr>
      <w:r>
        <w:lastRenderedPageBreak/>
        <w:t xml:space="preserve">SDK: Cung cấp các hàm cho phép ứng dụng Mobile kết nối và điều khiển thiết bị </w:t>
      </w:r>
      <w:commentRangeStart w:id="26"/>
      <w:commentRangeStart w:id="27"/>
      <w:r>
        <w:t>ở mạng Local</w:t>
      </w:r>
      <w:commentRangeEnd w:id="26"/>
      <w:r>
        <w:rPr>
          <w:rStyle w:val="CommentReference"/>
        </w:rPr>
        <w:commentReference w:id="26"/>
      </w:r>
      <w:commentRangeEnd w:id="27"/>
      <w:r>
        <w:rPr>
          <w:rStyle w:val="CommentReference"/>
        </w:rPr>
        <w:commentReference w:id="27"/>
      </w:r>
      <w:r w:rsidRPr="7E2641A2" w:rsidR="6266F7CF">
        <w:rPr>
          <w:rFonts w:ascii="Segoe UI" w:hAnsi="Segoe UI" w:eastAsia="Segoe UI" w:cs="Segoe UI"/>
          <w:color w:val="333333"/>
          <w:sz w:val="18"/>
          <w:szCs w:val="18"/>
        </w:rPr>
        <w:t xml:space="preserve"> </w:t>
      </w:r>
      <w:r w:rsidR="6266F7CF">
        <w:t>thông qua mạng wifi và Remote qua Internet bằng việc kết nối tới ONE Link.</w:t>
      </w:r>
    </w:p>
    <w:p w:rsidRPr="00803C79" w:rsidR="00950505" w:rsidP="00210B50" w:rsidRDefault="30A45581" w14:paraId="38E5E83F" w14:textId="22AFE05F">
      <w:pPr>
        <w:pStyle w:val="Heading2"/>
        <w:spacing w:line="264" w:lineRule="auto"/>
      </w:pPr>
      <w:bookmarkStart w:name="_Toc58189435" w:id="28"/>
      <w:bookmarkStart w:name="_Toc58189610" w:id="29"/>
      <w:bookmarkStart w:name="_Toc58189939" w:id="30"/>
      <w:bookmarkStart w:name="_Toc58190666" w:id="31"/>
      <w:bookmarkStart w:name="_Toc58192448" w:id="32"/>
      <w:bookmarkStart w:name="_Toc58242248" w:id="33"/>
      <w:bookmarkStart w:name="_Toc58254223" w:id="34"/>
      <w:bookmarkStart w:name="_Toc58355431" w:id="35"/>
      <w:bookmarkStart w:name="_Toc58355587" w:id="36"/>
      <w:bookmarkStart w:name="_Toc58579051" w:id="37"/>
      <w:bookmarkStart w:name="_Toc58580016" w:id="38"/>
      <w:bookmarkStart w:name="_Toc58872296" w:id="39"/>
      <w:bookmarkStart w:name="_Toc58872396" w:id="40"/>
      <w:bookmarkStart w:name="_Toc174196052" w:id="41"/>
      <w:bookmarkEnd w:id="28"/>
      <w:bookmarkEnd w:id="29"/>
      <w:bookmarkEnd w:id="30"/>
      <w:bookmarkEnd w:id="31"/>
      <w:bookmarkEnd w:id="32"/>
      <w:bookmarkEnd w:id="33"/>
      <w:bookmarkEnd w:id="34"/>
      <w:bookmarkEnd w:id="35"/>
      <w:bookmarkEnd w:id="36"/>
      <w:bookmarkEnd w:id="37"/>
      <w:bookmarkEnd w:id="38"/>
      <w:bookmarkEnd w:id="39"/>
      <w:bookmarkEnd w:id="40"/>
      <w:r>
        <w:t xml:space="preserve">Mô tả chức năng </w:t>
      </w:r>
      <w:bookmarkEnd w:id="41"/>
    </w:p>
    <w:tbl>
      <w:tblPr>
        <w:tblStyle w:val="TableGrid"/>
        <w:tblW w:w="9990" w:type="dxa"/>
        <w:tblInd w:w="-185" w:type="dxa"/>
        <w:tblLook w:val="04A0" w:firstRow="1" w:lastRow="0" w:firstColumn="1" w:lastColumn="0" w:noHBand="0" w:noVBand="1"/>
      </w:tblPr>
      <w:tblGrid>
        <w:gridCol w:w="720"/>
        <w:gridCol w:w="2610"/>
        <w:gridCol w:w="2250"/>
        <w:gridCol w:w="4410"/>
      </w:tblGrid>
      <w:tr w:rsidRPr="00803C79" w:rsidR="0065653A" w:rsidTr="32535B79" w14:paraId="6DD5EF17" w14:textId="77777777">
        <w:tc>
          <w:tcPr>
            <w:tcW w:w="720" w:type="dxa"/>
            <w:shd w:val="clear" w:color="auto" w:fill="5B9BD5" w:themeFill="accent1"/>
          </w:tcPr>
          <w:p w:rsidRPr="00803C79" w:rsidR="0065653A" w:rsidP="00210B50" w:rsidRDefault="0065653A" w14:paraId="46F12A92" w14:textId="77777777">
            <w:pPr>
              <w:spacing w:line="264" w:lineRule="auto"/>
              <w:rPr>
                <w:b/>
                <w:szCs w:val="26"/>
              </w:rPr>
            </w:pPr>
            <w:r w:rsidRPr="00803C79">
              <w:rPr>
                <w:b/>
                <w:szCs w:val="26"/>
              </w:rPr>
              <w:t>TT</w:t>
            </w:r>
          </w:p>
        </w:tc>
        <w:tc>
          <w:tcPr>
            <w:tcW w:w="2610" w:type="dxa"/>
            <w:shd w:val="clear" w:color="auto" w:fill="5B9BD5" w:themeFill="accent1"/>
          </w:tcPr>
          <w:p w:rsidRPr="00803C79" w:rsidR="0065653A" w:rsidP="00210B50" w:rsidRDefault="0065653A" w14:paraId="2CFAEF3E" w14:textId="77777777">
            <w:pPr>
              <w:spacing w:line="264" w:lineRule="auto"/>
              <w:rPr>
                <w:b/>
                <w:szCs w:val="26"/>
              </w:rPr>
            </w:pPr>
            <w:r w:rsidRPr="00803C79">
              <w:rPr>
                <w:b/>
                <w:szCs w:val="26"/>
              </w:rPr>
              <w:t>Nhóm chức năng</w:t>
            </w:r>
          </w:p>
        </w:tc>
        <w:tc>
          <w:tcPr>
            <w:tcW w:w="2250" w:type="dxa"/>
            <w:shd w:val="clear" w:color="auto" w:fill="5B9BD5" w:themeFill="accent1"/>
          </w:tcPr>
          <w:p w:rsidRPr="00803C79" w:rsidR="0065653A" w:rsidP="00210B50" w:rsidRDefault="0065653A" w14:paraId="31B8ECF3" w14:textId="77777777">
            <w:pPr>
              <w:spacing w:line="264" w:lineRule="auto"/>
              <w:rPr>
                <w:b/>
                <w:szCs w:val="26"/>
              </w:rPr>
            </w:pPr>
            <w:r w:rsidRPr="00803C79">
              <w:rPr>
                <w:b/>
                <w:szCs w:val="26"/>
              </w:rPr>
              <w:t>Chức năng</w:t>
            </w:r>
          </w:p>
        </w:tc>
        <w:tc>
          <w:tcPr>
            <w:tcW w:w="4410" w:type="dxa"/>
            <w:shd w:val="clear" w:color="auto" w:fill="5B9BD5" w:themeFill="accent1"/>
          </w:tcPr>
          <w:p w:rsidRPr="00803C79" w:rsidR="0065653A" w:rsidP="00210B50" w:rsidRDefault="0065653A" w14:paraId="1E66EE70" w14:textId="77777777">
            <w:pPr>
              <w:spacing w:line="264" w:lineRule="auto"/>
              <w:rPr>
                <w:b/>
                <w:szCs w:val="26"/>
              </w:rPr>
            </w:pPr>
            <w:r w:rsidRPr="00803C79">
              <w:rPr>
                <w:b/>
                <w:szCs w:val="26"/>
              </w:rPr>
              <w:t>Mô tả</w:t>
            </w:r>
          </w:p>
        </w:tc>
      </w:tr>
      <w:tr w:rsidRPr="00803C79" w:rsidR="00124362" w:rsidTr="32535B79" w14:paraId="44E4C453" w14:textId="77777777">
        <w:tc>
          <w:tcPr>
            <w:tcW w:w="9990" w:type="dxa"/>
            <w:gridSpan w:val="4"/>
            <w:shd w:val="clear" w:color="auto" w:fill="F7CAAC" w:themeFill="accent2" w:themeFillTint="66"/>
          </w:tcPr>
          <w:p w:rsidRPr="00803C79" w:rsidR="00124362" w:rsidP="00210B50" w:rsidRDefault="00124362" w14:paraId="242F47DE" w14:textId="2ED00752">
            <w:pPr>
              <w:spacing w:line="264" w:lineRule="auto"/>
              <w:rPr>
                <w:b/>
                <w:szCs w:val="26"/>
              </w:rPr>
            </w:pPr>
            <w:r>
              <w:rPr>
                <w:b/>
                <w:szCs w:val="26"/>
              </w:rPr>
              <w:t>Điều khiển thiết bị qua mạng nội bộ</w:t>
            </w:r>
            <w:r w:rsidR="00463180">
              <w:rPr>
                <w:b/>
                <w:szCs w:val="26"/>
              </w:rPr>
              <w:t xml:space="preserve"> (ONE Link SDK)</w:t>
            </w:r>
          </w:p>
        </w:tc>
      </w:tr>
      <w:tr w:rsidRPr="00803C79" w:rsidR="0065653A" w:rsidTr="32535B79" w14:paraId="57BB96ED" w14:textId="77777777">
        <w:tc>
          <w:tcPr>
            <w:tcW w:w="720" w:type="dxa"/>
            <w:vMerge w:val="restart"/>
          </w:tcPr>
          <w:p w:rsidRPr="00803C79" w:rsidR="0065653A" w:rsidP="00210B50" w:rsidRDefault="0065653A" w14:paraId="43422C3B" w14:textId="77777777">
            <w:pPr>
              <w:spacing w:line="264" w:lineRule="auto"/>
              <w:rPr>
                <w:szCs w:val="26"/>
              </w:rPr>
            </w:pPr>
            <w:r w:rsidRPr="00803C79">
              <w:rPr>
                <w:szCs w:val="26"/>
              </w:rPr>
              <w:t>1</w:t>
            </w:r>
          </w:p>
        </w:tc>
        <w:tc>
          <w:tcPr>
            <w:tcW w:w="2610" w:type="dxa"/>
            <w:vMerge w:val="restart"/>
          </w:tcPr>
          <w:p w:rsidRPr="00803C79" w:rsidR="0065653A" w:rsidP="00210B50" w:rsidRDefault="00124362" w14:paraId="5CA7BC68" w14:textId="263F4D76">
            <w:pPr>
              <w:spacing w:line="264" w:lineRule="auto"/>
              <w:rPr>
                <w:szCs w:val="26"/>
              </w:rPr>
            </w:pPr>
            <w:r>
              <w:rPr>
                <w:szCs w:val="26"/>
              </w:rPr>
              <w:t>Kết nối thiết bị</w:t>
            </w:r>
          </w:p>
        </w:tc>
        <w:tc>
          <w:tcPr>
            <w:tcW w:w="2250" w:type="dxa"/>
          </w:tcPr>
          <w:p w:rsidRPr="00803C79" w:rsidR="0065653A" w:rsidP="00210B50" w:rsidRDefault="00124362" w14:paraId="29F3CDFB" w14:textId="5306D618">
            <w:pPr>
              <w:spacing w:line="264" w:lineRule="auto"/>
              <w:rPr>
                <w:szCs w:val="26"/>
              </w:rPr>
            </w:pPr>
            <w:r>
              <w:rPr>
                <w:szCs w:val="26"/>
              </w:rPr>
              <w:t>Quét thiết bị</w:t>
            </w:r>
          </w:p>
        </w:tc>
        <w:tc>
          <w:tcPr>
            <w:tcW w:w="4410" w:type="dxa"/>
          </w:tcPr>
          <w:p w:rsidRPr="00803C79" w:rsidR="0065653A" w:rsidP="00210B50" w:rsidRDefault="00463180" w14:paraId="0931D4C1" w14:textId="0FC5C6BE">
            <w:pPr>
              <w:spacing w:line="264" w:lineRule="auto"/>
              <w:rPr>
                <w:szCs w:val="26"/>
              </w:rPr>
            </w:pPr>
            <w:r>
              <w:rPr>
                <w:szCs w:val="26"/>
              </w:rPr>
              <w:t>Tự động q</w:t>
            </w:r>
            <w:r w:rsidRPr="00463180">
              <w:rPr>
                <w:szCs w:val="26"/>
              </w:rPr>
              <w:t>uét các thiết bị ở local hiển thị danh sách thiết bị quét được</w:t>
            </w:r>
          </w:p>
        </w:tc>
      </w:tr>
      <w:tr w:rsidRPr="00803C79" w:rsidR="0065653A" w:rsidTr="32535B79" w14:paraId="1E58007B" w14:textId="77777777">
        <w:tc>
          <w:tcPr>
            <w:tcW w:w="720" w:type="dxa"/>
            <w:vMerge/>
          </w:tcPr>
          <w:p w:rsidRPr="00803C79" w:rsidR="0065653A" w:rsidP="00210B50" w:rsidRDefault="0065653A" w14:paraId="5299DF62" w14:textId="77777777">
            <w:pPr>
              <w:spacing w:line="264" w:lineRule="auto"/>
              <w:rPr>
                <w:szCs w:val="26"/>
              </w:rPr>
            </w:pPr>
          </w:p>
        </w:tc>
        <w:tc>
          <w:tcPr>
            <w:tcW w:w="2610" w:type="dxa"/>
            <w:vMerge/>
          </w:tcPr>
          <w:p w:rsidRPr="00803C79" w:rsidR="0065653A" w:rsidP="00210B50" w:rsidRDefault="0065653A" w14:paraId="741B91E8" w14:textId="77777777">
            <w:pPr>
              <w:spacing w:line="264" w:lineRule="auto"/>
              <w:rPr>
                <w:szCs w:val="26"/>
              </w:rPr>
            </w:pPr>
          </w:p>
        </w:tc>
        <w:tc>
          <w:tcPr>
            <w:tcW w:w="2250" w:type="dxa"/>
          </w:tcPr>
          <w:p w:rsidRPr="00803C79" w:rsidR="0065653A" w:rsidP="00210B50" w:rsidRDefault="00124362" w14:paraId="60B97348" w14:textId="248ECC9C">
            <w:pPr>
              <w:spacing w:line="264" w:lineRule="auto"/>
              <w:rPr>
                <w:szCs w:val="26"/>
              </w:rPr>
            </w:pPr>
            <w:r>
              <w:rPr>
                <w:szCs w:val="26"/>
              </w:rPr>
              <w:t>Đăng nhập tự động và kết nối tới thiết bị</w:t>
            </w:r>
          </w:p>
        </w:tc>
        <w:tc>
          <w:tcPr>
            <w:tcW w:w="4410" w:type="dxa"/>
          </w:tcPr>
          <w:p w:rsidRPr="00803C79" w:rsidR="0065653A" w:rsidP="00210B50" w:rsidRDefault="620E1266" w14:paraId="458870B1" w14:textId="3847E4F8">
            <w:pPr>
              <w:spacing w:line="264" w:lineRule="auto"/>
            </w:pPr>
            <w:r>
              <w:t>Ứng dụng đăng nhập tới thiết bị bằng username/password và tự động lưu lại ở các lần sau để đăng nhập tự động</w:t>
            </w:r>
          </w:p>
        </w:tc>
      </w:tr>
      <w:tr w:rsidRPr="00803C79" w:rsidR="00124362" w:rsidTr="32535B79" w14:paraId="65EF9009" w14:textId="77777777">
        <w:tc>
          <w:tcPr>
            <w:tcW w:w="720" w:type="dxa"/>
            <w:vMerge/>
          </w:tcPr>
          <w:p w:rsidRPr="00803C79" w:rsidR="00124362" w:rsidP="00210B50" w:rsidRDefault="00124362" w14:paraId="644A8184" w14:textId="77777777">
            <w:pPr>
              <w:spacing w:line="264" w:lineRule="auto"/>
              <w:rPr>
                <w:szCs w:val="26"/>
              </w:rPr>
            </w:pPr>
          </w:p>
        </w:tc>
        <w:tc>
          <w:tcPr>
            <w:tcW w:w="2610" w:type="dxa"/>
            <w:vMerge/>
          </w:tcPr>
          <w:p w:rsidRPr="00803C79" w:rsidR="00124362" w:rsidP="00210B50" w:rsidRDefault="00124362" w14:paraId="19578B88" w14:textId="77777777">
            <w:pPr>
              <w:spacing w:line="264" w:lineRule="auto"/>
              <w:rPr>
                <w:szCs w:val="26"/>
              </w:rPr>
            </w:pPr>
          </w:p>
        </w:tc>
        <w:tc>
          <w:tcPr>
            <w:tcW w:w="2250" w:type="dxa"/>
          </w:tcPr>
          <w:p w:rsidR="00124362" w:rsidP="00210B50" w:rsidRDefault="00124362" w14:paraId="4E90AD6F" w14:textId="677768B3">
            <w:pPr>
              <w:spacing w:line="264" w:lineRule="auto"/>
              <w:rPr>
                <w:szCs w:val="26"/>
              </w:rPr>
            </w:pPr>
            <w:r>
              <w:rPr>
                <w:szCs w:val="26"/>
              </w:rPr>
              <w:t>Đổi mật khẩu thiết bị lần đầu</w:t>
            </w:r>
          </w:p>
        </w:tc>
        <w:tc>
          <w:tcPr>
            <w:tcW w:w="4410" w:type="dxa"/>
          </w:tcPr>
          <w:p w:rsidRPr="00803C79" w:rsidR="00124362" w:rsidP="00210B50" w:rsidRDefault="620E1266" w14:paraId="1F5A4AAD" w14:textId="63D66FCB">
            <w:pPr>
              <w:spacing w:line="264" w:lineRule="auto"/>
            </w:pPr>
            <w:r>
              <w:t>Đối với trường hợp password mặc định admin trong lần đăng nhập đầu tiên, device cần gửi yêu cầu thay đổi mật khẩu mạnh</w:t>
            </w:r>
          </w:p>
        </w:tc>
      </w:tr>
      <w:tr w:rsidRPr="00803C79" w:rsidR="00124362" w:rsidTr="32535B79" w14:paraId="1E626A35" w14:textId="77777777">
        <w:tc>
          <w:tcPr>
            <w:tcW w:w="720" w:type="dxa"/>
            <w:vMerge/>
          </w:tcPr>
          <w:p w:rsidRPr="00803C79" w:rsidR="00124362" w:rsidP="00210B50" w:rsidRDefault="00124362" w14:paraId="085063BA" w14:textId="77777777">
            <w:pPr>
              <w:spacing w:line="264" w:lineRule="auto"/>
              <w:rPr>
                <w:szCs w:val="26"/>
              </w:rPr>
            </w:pPr>
          </w:p>
        </w:tc>
        <w:tc>
          <w:tcPr>
            <w:tcW w:w="2610" w:type="dxa"/>
            <w:vMerge/>
          </w:tcPr>
          <w:p w:rsidRPr="00803C79" w:rsidR="00124362" w:rsidP="00210B50" w:rsidRDefault="00124362" w14:paraId="0F0E8E9F" w14:textId="77777777">
            <w:pPr>
              <w:spacing w:line="264" w:lineRule="auto"/>
              <w:rPr>
                <w:szCs w:val="26"/>
              </w:rPr>
            </w:pPr>
          </w:p>
        </w:tc>
        <w:tc>
          <w:tcPr>
            <w:tcW w:w="2250" w:type="dxa"/>
          </w:tcPr>
          <w:p w:rsidR="00124362" w:rsidP="620E1266" w:rsidRDefault="04082BD0" w14:paraId="3C821825" w14:textId="171F4C10">
            <w:pPr>
              <w:spacing w:line="264" w:lineRule="auto"/>
            </w:pPr>
            <w:r>
              <w:t>Cập nhật tập lệnh</w:t>
            </w:r>
          </w:p>
        </w:tc>
        <w:tc>
          <w:tcPr>
            <w:tcW w:w="4410" w:type="dxa"/>
          </w:tcPr>
          <w:p w:rsidRPr="00803C79" w:rsidR="00124362" w:rsidP="00210B50" w:rsidRDefault="620E1266" w14:paraId="65E507A0" w14:textId="2341C080">
            <w:pPr>
              <w:spacing w:line="264" w:lineRule="auto"/>
            </w:pPr>
            <w:r>
              <w:t>Cho phép thêm các tính năng điều khiển local ở apps mà không phải nâng cấp firmware thiết bị</w:t>
            </w:r>
          </w:p>
        </w:tc>
      </w:tr>
      <w:tr w:rsidRPr="00803C79" w:rsidR="0065653A" w:rsidTr="32535B79" w14:paraId="21B8B6E4" w14:textId="77777777">
        <w:tc>
          <w:tcPr>
            <w:tcW w:w="720" w:type="dxa"/>
            <w:vMerge/>
          </w:tcPr>
          <w:p w:rsidRPr="00803C79" w:rsidR="0065653A" w:rsidP="00210B50" w:rsidRDefault="0065653A" w14:paraId="311741C8" w14:textId="77777777">
            <w:pPr>
              <w:spacing w:line="264" w:lineRule="auto"/>
              <w:rPr>
                <w:szCs w:val="26"/>
              </w:rPr>
            </w:pPr>
          </w:p>
        </w:tc>
        <w:tc>
          <w:tcPr>
            <w:tcW w:w="2610" w:type="dxa"/>
            <w:vMerge/>
          </w:tcPr>
          <w:p w:rsidRPr="00803C79" w:rsidR="0065653A" w:rsidP="00210B50" w:rsidRDefault="0065653A" w14:paraId="644359FD" w14:textId="77777777">
            <w:pPr>
              <w:spacing w:line="264" w:lineRule="auto"/>
              <w:rPr>
                <w:szCs w:val="26"/>
              </w:rPr>
            </w:pPr>
          </w:p>
        </w:tc>
        <w:tc>
          <w:tcPr>
            <w:tcW w:w="2250" w:type="dxa"/>
          </w:tcPr>
          <w:p w:rsidRPr="00803C79" w:rsidR="0065653A" w:rsidP="00210B50" w:rsidRDefault="00124362" w14:paraId="06E031EE" w14:textId="013CBA2C">
            <w:pPr>
              <w:spacing w:line="264" w:lineRule="auto"/>
              <w:rPr>
                <w:szCs w:val="26"/>
              </w:rPr>
            </w:pPr>
            <w:r>
              <w:rPr>
                <w:szCs w:val="26"/>
              </w:rPr>
              <w:t>Đăng xuất thiết bị</w:t>
            </w:r>
          </w:p>
        </w:tc>
        <w:tc>
          <w:tcPr>
            <w:tcW w:w="4410" w:type="dxa"/>
          </w:tcPr>
          <w:p w:rsidRPr="00803C79" w:rsidR="0065653A" w:rsidP="00210B50" w:rsidRDefault="620E1266" w14:paraId="61E823F7" w14:textId="4449D351">
            <w:pPr>
              <w:spacing w:line="264" w:lineRule="auto"/>
            </w:pPr>
            <w:r>
              <w:t>Đăng xuất khỏi thiết bị kết nối local</w:t>
            </w:r>
          </w:p>
        </w:tc>
      </w:tr>
      <w:tr w:rsidRPr="00803C79" w:rsidR="001205CD" w:rsidTr="32535B79" w14:paraId="36886B52" w14:textId="77777777">
        <w:tc>
          <w:tcPr>
            <w:tcW w:w="720" w:type="dxa"/>
            <w:vMerge w:val="restart"/>
          </w:tcPr>
          <w:p w:rsidRPr="00803C79" w:rsidR="001205CD" w:rsidP="00210B50" w:rsidRDefault="001205CD" w14:paraId="464CFB7B" w14:textId="77777777">
            <w:pPr>
              <w:spacing w:line="264" w:lineRule="auto"/>
              <w:rPr>
                <w:szCs w:val="26"/>
              </w:rPr>
            </w:pPr>
            <w:r w:rsidRPr="00803C79">
              <w:rPr>
                <w:szCs w:val="26"/>
              </w:rPr>
              <w:t>2</w:t>
            </w:r>
          </w:p>
        </w:tc>
        <w:tc>
          <w:tcPr>
            <w:tcW w:w="2610" w:type="dxa"/>
            <w:vMerge w:val="restart"/>
          </w:tcPr>
          <w:p w:rsidRPr="00803C79" w:rsidR="001205CD" w:rsidP="00210B50" w:rsidRDefault="00463180" w14:paraId="12586F6F" w14:textId="28114AAE">
            <w:pPr>
              <w:spacing w:line="264" w:lineRule="auto"/>
              <w:rPr>
                <w:szCs w:val="26"/>
              </w:rPr>
            </w:pPr>
            <w:r>
              <w:rPr>
                <w:szCs w:val="26"/>
              </w:rPr>
              <w:t>Cấu hình nhanh (Quick setup)</w:t>
            </w:r>
          </w:p>
        </w:tc>
        <w:tc>
          <w:tcPr>
            <w:tcW w:w="2250" w:type="dxa"/>
          </w:tcPr>
          <w:p w:rsidRPr="00803C79" w:rsidR="001205CD" w:rsidP="33D17D1E" w:rsidRDefault="43084052" w14:paraId="65B7AF51" w14:textId="76AFF9F2">
            <w:pPr>
              <w:spacing w:line="264" w:lineRule="auto"/>
              <w:rPr>
                <w:highlight w:val="yellow"/>
                <w:rPrChange w:author="Vu Quynh Thu" w:date="2022-07-15T08:55:00Z" w:id="42">
                  <w:rPr/>
                </w:rPrChange>
              </w:rPr>
            </w:pPr>
            <w:r w:rsidRPr="6266F7CF">
              <w:rPr>
                <w:highlight w:val="yellow"/>
                <w:rPrChange w:author="Vu Quynh Thu" w:date="2022-07-15T08:55:00Z" w:id="43">
                  <w:rPr/>
                </w:rPrChange>
              </w:rPr>
              <w:t xml:space="preserve">Chọn </w:t>
            </w:r>
            <w:commentRangeStart w:id="44"/>
            <w:commentRangeStart w:id="45"/>
            <w:r w:rsidRPr="6266F7CF">
              <w:rPr>
                <w:highlight w:val="yellow"/>
                <w:rPrChange w:author="Vu Quynh Thu" w:date="2022-07-15T08:55:00Z" w:id="46">
                  <w:rPr/>
                </w:rPrChange>
              </w:rPr>
              <w:t>model</w:t>
            </w:r>
            <w:commentRangeEnd w:id="44"/>
            <w:r w:rsidR="54FB1112">
              <w:rPr>
                <w:rStyle w:val="CommentReference"/>
              </w:rPr>
              <w:commentReference w:id="44"/>
            </w:r>
            <w:commentRangeEnd w:id="45"/>
            <w:r w:rsidR="54FB1112">
              <w:rPr>
                <w:rStyle w:val="CommentReference"/>
              </w:rPr>
              <w:commentReference w:id="45"/>
            </w:r>
            <w:r w:rsidRPr="6266F7CF">
              <w:rPr>
                <w:highlight w:val="yellow"/>
                <w:rPrChange w:author="Vu Quynh Thu" w:date="2022-07-15T08:55:00Z" w:id="47">
                  <w:rPr/>
                </w:rPrChange>
              </w:rPr>
              <w:t xml:space="preserve"> OLT</w:t>
            </w:r>
          </w:p>
        </w:tc>
        <w:tc>
          <w:tcPr>
            <w:tcW w:w="4410" w:type="dxa"/>
          </w:tcPr>
          <w:p w:rsidRPr="00803C79" w:rsidR="001205CD" w:rsidP="33D17D1E" w:rsidRDefault="0FB2D622" w14:paraId="52CDA6E4" w14:textId="1109F8D7">
            <w:pPr>
              <w:spacing w:line="264" w:lineRule="auto"/>
              <w:rPr>
                <w:noProof/>
                <w:highlight w:val="yellow"/>
                <w:lang w:eastAsia="ar-SA"/>
                <w:rPrChange w:author="Vu Quynh Thu" w:date="2022-07-15T08:55:00Z" w:id="48">
                  <w:rPr>
                    <w:noProof/>
                    <w:lang w:eastAsia="ar-SA"/>
                  </w:rPr>
                </w:rPrChange>
              </w:rPr>
            </w:pPr>
            <w:r w:rsidRPr="33D17D1E">
              <w:rPr>
                <w:noProof/>
                <w:highlight w:val="yellow"/>
                <w:lang w:eastAsia="ar-SA"/>
                <w:rPrChange w:author="Vu Quynh Thu" w:date="2022-07-15T08:55:00Z" w:id="49">
                  <w:rPr>
                    <w:noProof/>
                    <w:lang w:eastAsia="ar-SA"/>
                  </w:rPr>
                </w:rPrChange>
              </w:rPr>
              <w:t>Cho phép kỹ thuật viên chọn model OLT ưu tiên kết nối để rút ngắn thời gian thông mạng và hoàn thành cài đặt</w:t>
            </w:r>
          </w:p>
        </w:tc>
      </w:tr>
      <w:tr w:rsidRPr="00803C79" w:rsidR="001205CD" w:rsidTr="32535B79" w14:paraId="548AE6FE" w14:textId="77777777">
        <w:tc>
          <w:tcPr>
            <w:tcW w:w="720" w:type="dxa"/>
            <w:vMerge/>
          </w:tcPr>
          <w:p w:rsidRPr="00803C79" w:rsidR="001205CD" w:rsidP="00210B50" w:rsidRDefault="001205CD" w14:paraId="26CFFDC3" w14:textId="26B7ECD8">
            <w:pPr>
              <w:spacing w:line="264" w:lineRule="auto"/>
              <w:rPr>
                <w:szCs w:val="26"/>
              </w:rPr>
            </w:pPr>
          </w:p>
        </w:tc>
        <w:tc>
          <w:tcPr>
            <w:tcW w:w="2610" w:type="dxa"/>
            <w:vMerge/>
          </w:tcPr>
          <w:p w:rsidRPr="00803C79" w:rsidR="001205CD" w:rsidP="00210B50" w:rsidRDefault="001205CD" w14:paraId="1446F623" w14:textId="45232EAB">
            <w:pPr>
              <w:spacing w:line="264" w:lineRule="auto"/>
              <w:rPr>
                <w:szCs w:val="26"/>
              </w:rPr>
            </w:pPr>
          </w:p>
        </w:tc>
        <w:tc>
          <w:tcPr>
            <w:tcW w:w="2250" w:type="dxa"/>
          </w:tcPr>
          <w:p w:rsidRPr="00803C79" w:rsidR="001205CD" w:rsidP="33D17D1E" w:rsidRDefault="43084052" w14:paraId="015D5D75" w14:textId="06BDAFE2">
            <w:pPr>
              <w:spacing w:line="264" w:lineRule="auto"/>
              <w:rPr>
                <w:highlight w:val="yellow"/>
                <w:rPrChange w:author="Vu Quynh Thu" w:date="2022-07-15T08:55:00Z" w:id="50">
                  <w:rPr/>
                </w:rPrChange>
              </w:rPr>
            </w:pPr>
            <w:r w:rsidRPr="6266F7CF">
              <w:rPr>
                <w:highlight w:val="yellow"/>
                <w:rPrChange w:author="Vu Quynh Thu" w:date="2022-07-15T08:55:00Z" w:id="51">
                  <w:rPr/>
                </w:rPrChange>
              </w:rPr>
              <w:t xml:space="preserve">Cấu hình </w:t>
            </w:r>
            <w:commentRangeStart w:id="52"/>
            <w:commentRangeStart w:id="53"/>
            <w:commentRangeStart w:id="54"/>
            <w:r w:rsidRPr="6266F7CF">
              <w:rPr>
                <w:highlight w:val="yellow"/>
                <w:rPrChange w:author="Vu Quynh Thu" w:date="2022-07-15T08:55:00Z" w:id="55">
                  <w:rPr/>
                </w:rPrChange>
              </w:rPr>
              <w:t>SLID</w:t>
            </w:r>
            <w:commentRangeEnd w:id="52"/>
            <w:r w:rsidR="54FB1112">
              <w:rPr>
                <w:rStyle w:val="CommentReference"/>
              </w:rPr>
              <w:commentReference w:id="52"/>
            </w:r>
            <w:commentRangeEnd w:id="53"/>
            <w:r w:rsidR="54FB1112">
              <w:rPr>
                <w:rStyle w:val="CommentReference"/>
              </w:rPr>
              <w:commentReference w:id="53"/>
            </w:r>
            <w:commentRangeEnd w:id="54"/>
            <w:r w:rsidR="00B26008">
              <w:rPr>
                <w:rStyle w:val="CommentReference"/>
              </w:rPr>
              <w:commentReference w:id="54"/>
            </w:r>
          </w:p>
        </w:tc>
        <w:tc>
          <w:tcPr>
            <w:tcW w:w="4410" w:type="dxa"/>
          </w:tcPr>
          <w:p w:rsidRPr="00803C79" w:rsidR="001205CD" w:rsidP="33D17D1E" w:rsidRDefault="0FB2D622" w14:paraId="75D70294" w14:textId="5571AA5D">
            <w:pPr>
              <w:spacing w:line="264" w:lineRule="auto"/>
              <w:rPr>
                <w:highlight w:val="yellow"/>
                <w:rPrChange w:author="Vu Quynh Thu" w:date="2022-07-15T08:55:00Z" w:id="56">
                  <w:rPr/>
                </w:rPrChange>
              </w:rPr>
            </w:pPr>
            <w:r w:rsidRPr="33D17D1E">
              <w:rPr>
                <w:highlight w:val="yellow"/>
                <w:rPrChange w:author="Vu Quynh Thu" w:date="2022-07-15T08:55:00Z" w:id="57">
                  <w:rPr/>
                </w:rPrChange>
              </w:rPr>
              <w:t>Khai báo SLID theo hợp đồng</w:t>
            </w:r>
          </w:p>
        </w:tc>
      </w:tr>
      <w:tr w:rsidRPr="00803C79" w:rsidR="001205CD" w:rsidTr="32535B79" w14:paraId="4BEFFDBA" w14:textId="77777777">
        <w:tc>
          <w:tcPr>
            <w:tcW w:w="720" w:type="dxa"/>
            <w:vMerge/>
          </w:tcPr>
          <w:p w:rsidRPr="00803C79" w:rsidR="001205CD" w:rsidP="00210B50" w:rsidRDefault="001205CD" w14:paraId="693F89C4" w14:textId="77777777">
            <w:pPr>
              <w:spacing w:line="264" w:lineRule="auto"/>
              <w:rPr>
                <w:szCs w:val="26"/>
              </w:rPr>
            </w:pPr>
          </w:p>
        </w:tc>
        <w:tc>
          <w:tcPr>
            <w:tcW w:w="2610" w:type="dxa"/>
            <w:vMerge/>
          </w:tcPr>
          <w:p w:rsidRPr="00803C79" w:rsidR="001205CD" w:rsidP="00210B50" w:rsidRDefault="001205CD" w14:paraId="45951139" w14:textId="77777777">
            <w:pPr>
              <w:spacing w:line="264" w:lineRule="auto"/>
              <w:rPr>
                <w:szCs w:val="26"/>
              </w:rPr>
            </w:pPr>
          </w:p>
        </w:tc>
        <w:tc>
          <w:tcPr>
            <w:tcW w:w="2250" w:type="dxa"/>
          </w:tcPr>
          <w:p w:rsidRPr="00803C79" w:rsidR="001205CD" w:rsidP="00210B50" w:rsidRDefault="00463180" w14:paraId="02C29C91" w14:textId="440CB457">
            <w:pPr>
              <w:spacing w:line="264" w:lineRule="auto"/>
              <w:rPr>
                <w:szCs w:val="26"/>
              </w:rPr>
            </w:pPr>
            <w:r>
              <w:rPr>
                <w:szCs w:val="26"/>
              </w:rPr>
              <w:t>Cấu hình WAN</w:t>
            </w:r>
          </w:p>
        </w:tc>
        <w:tc>
          <w:tcPr>
            <w:tcW w:w="4410" w:type="dxa"/>
          </w:tcPr>
          <w:p w:rsidRPr="00803C79" w:rsidR="001205CD" w:rsidP="620E1266" w:rsidRDefault="620E1266" w14:paraId="51AF0D79" w14:textId="3B341A8E">
            <w:pPr>
              <w:spacing w:line="264" w:lineRule="auto"/>
              <w:rPr>
                <w:noProof/>
                <w:lang w:eastAsia="ar-SA"/>
              </w:rPr>
            </w:pPr>
            <w:commentRangeStart w:id="58"/>
            <w:commentRangeStart w:id="59"/>
            <w:r w:rsidRPr="6266F7CF">
              <w:rPr>
                <w:noProof/>
                <w:lang w:eastAsia="ar-SA"/>
              </w:rPr>
              <w:t>Mặc định cấu hình WAN PPPoE</w:t>
            </w:r>
          </w:p>
          <w:p w:rsidRPr="00803C79" w:rsidR="001205CD" w:rsidP="620E1266" w:rsidRDefault="620E1266" w14:paraId="7EFD0684" w14:textId="44DF3CDF">
            <w:pPr>
              <w:spacing w:line="264" w:lineRule="auto"/>
              <w:rPr>
                <w:noProof/>
                <w:lang w:eastAsia="ar-SA"/>
              </w:rPr>
            </w:pPr>
            <w:r w:rsidRPr="6266F7CF">
              <w:rPr>
                <w:noProof/>
                <w:lang w:eastAsia="ar-SA"/>
              </w:rPr>
              <w:t>Hỗ trợ cấu hình nhanh, chỉ cần nhập username/password PPPoE</w:t>
            </w:r>
            <w:commentRangeEnd w:id="58"/>
            <w:r>
              <w:rPr>
                <w:rStyle w:val="CommentReference"/>
              </w:rPr>
              <w:commentReference w:id="58"/>
            </w:r>
            <w:commentRangeEnd w:id="59"/>
            <w:r>
              <w:rPr>
                <w:rStyle w:val="CommentReference"/>
              </w:rPr>
              <w:commentReference w:id="59"/>
            </w:r>
          </w:p>
        </w:tc>
      </w:tr>
      <w:tr w:rsidRPr="00803C79" w:rsidR="00463180" w:rsidTr="32535B79" w14:paraId="1DBA4E5F" w14:textId="77777777">
        <w:tc>
          <w:tcPr>
            <w:tcW w:w="720" w:type="dxa"/>
            <w:vMerge/>
          </w:tcPr>
          <w:p w:rsidRPr="00803C79" w:rsidR="00463180" w:rsidP="00210B50" w:rsidRDefault="00463180" w14:paraId="5FF4CA8B" w14:textId="77777777">
            <w:pPr>
              <w:spacing w:line="264" w:lineRule="auto"/>
              <w:rPr>
                <w:szCs w:val="26"/>
              </w:rPr>
            </w:pPr>
          </w:p>
        </w:tc>
        <w:tc>
          <w:tcPr>
            <w:tcW w:w="2610" w:type="dxa"/>
            <w:vMerge/>
          </w:tcPr>
          <w:p w:rsidRPr="00803C79" w:rsidR="00463180" w:rsidP="00210B50" w:rsidRDefault="00463180" w14:paraId="4D0B2863" w14:textId="77777777">
            <w:pPr>
              <w:spacing w:line="264" w:lineRule="auto"/>
              <w:rPr>
                <w:szCs w:val="26"/>
              </w:rPr>
            </w:pPr>
          </w:p>
        </w:tc>
        <w:tc>
          <w:tcPr>
            <w:tcW w:w="2250" w:type="dxa"/>
          </w:tcPr>
          <w:p w:rsidR="00463180" w:rsidP="00210B50" w:rsidRDefault="00463180" w14:paraId="40193B67" w14:textId="39456423">
            <w:pPr>
              <w:spacing w:line="264" w:lineRule="auto"/>
              <w:rPr>
                <w:szCs w:val="26"/>
              </w:rPr>
            </w:pPr>
            <w:r>
              <w:rPr>
                <w:szCs w:val="26"/>
              </w:rPr>
              <w:t>Cấu hình Wifi</w:t>
            </w:r>
          </w:p>
        </w:tc>
        <w:tc>
          <w:tcPr>
            <w:tcW w:w="4410" w:type="dxa"/>
          </w:tcPr>
          <w:p w:rsidRPr="00803C79" w:rsidR="00463180" w:rsidP="00210B50" w:rsidRDefault="620E1266" w14:paraId="2308A54D" w14:textId="66C61B26">
            <w:pPr>
              <w:spacing w:line="264" w:lineRule="auto"/>
              <w:rPr>
                <w:noProof/>
                <w:lang w:eastAsia="ar-SA"/>
              </w:rPr>
            </w:pPr>
            <w:r w:rsidRPr="620E1266">
              <w:rPr>
                <w:noProof/>
                <w:lang w:eastAsia="ar-SA"/>
              </w:rPr>
              <w:t>Cấu hình wifi 2.4GHz và 5.0 GHz</w:t>
            </w:r>
          </w:p>
        </w:tc>
      </w:tr>
      <w:tr w:rsidRPr="00803C79" w:rsidR="00463180" w:rsidTr="32535B79" w14:paraId="59944D18" w14:textId="77777777">
        <w:tc>
          <w:tcPr>
            <w:tcW w:w="720" w:type="dxa"/>
            <w:vMerge/>
          </w:tcPr>
          <w:p w:rsidRPr="00803C79" w:rsidR="00463180" w:rsidP="00210B50" w:rsidRDefault="00463180" w14:paraId="5C2ABF9D" w14:textId="77777777">
            <w:pPr>
              <w:spacing w:line="264" w:lineRule="auto"/>
              <w:rPr>
                <w:szCs w:val="26"/>
              </w:rPr>
            </w:pPr>
          </w:p>
        </w:tc>
        <w:tc>
          <w:tcPr>
            <w:tcW w:w="2610" w:type="dxa"/>
            <w:vMerge/>
          </w:tcPr>
          <w:p w:rsidRPr="00803C79" w:rsidR="00463180" w:rsidP="00210B50" w:rsidRDefault="00463180" w14:paraId="6F05C346" w14:textId="77777777">
            <w:pPr>
              <w:spacing w:line="264" w:lineRule="auto"/>
              <w:rPr>
                <w:szCs w:val="26"/>
              </w:rPr>
            </w:pPr>
          </w:p>
        </w:tc>
        <w:tc>
          <w:tcPr>
            <w:tcW w:w="2250" w:type="dxa"/>
          </w:tcPr>
          <w:p w:rsidR="00463180" w:rsidP="00210B50" w:rsidRDefault="00463180" w14:paraId="4B213B15" w14:textId="59A8504E">
            <w:pPr>
              <w:spacing w:line="264" w:lineRule="auto"/>
              <w:rPr>
                <w:szCs w:val="26"/>
              </w:rPr>
            </w:pPr>
            <w:r>
              <w:rPr>
                <w:szCs w:val="26"/>
              </w:rPr>
              <w:t>Cấu hình Mesh</w:t>
            </w:r>
          </w:p>
        </w:tc>
        <w:tc>
          <w:tcPr>
            <w:tcW w:w="4410" w:type="dxa"/>
          </w:tcPr>
          <w:p w:rsidRPr="00803C79" w:rsidR="00463180" w:rsidP="620E1266" w:rsidRDefault="620E1266" w14:paraId="599AB233" w14:textId="70ECDD7A">
            <w:pPr>
              <w:spacing w:line="264" w:lineRule="auto"/>
              <w:rPr>
                <w:noProof/>
                <w:lang w:eastAsia="ar-SA"/>
              </w:rPr>
            </w:pPr>
            <w:r w:rsidRPr="620E1266">
              <w:rPr>
                <w:noProof/>
                <w:lang w:eastAsia="ar-SA"/>
              </w:rPr>
              <w:t>Bật tắt Mesh trên ONT</w:t>
            </w:r>
          </w:p>
          <w:p w:rsidRPr="00803C79" w:rsidR="00463180" w:rsidP="620E1266" w:rsidRDefault="0FB2D622" w14:paraId="54E468C6" w14:textId="18836DE5">
            <w:pPr>
              <w:spacing w:line="264" w:lineRule="auto"/>
              <w:rPr>
                <w:noProof/>
                <w:lang w:eastAsia="ar-SA"/>
              </w:rPr>
            </w:pPr>
            <w:r w:rsidRPr="33D17D1E">
              <w:rPr>
                <w:noProof/>
                <w:highlight w:val="yellow"/>
                <w:lang w:eastAsia="ar-SA"/>
                <w:rPrChange w:author="Vu Quynh Thu" w:date="2022-07-15T08:55:00Z" w:id="60">
                  <w:rPr>
                    <w:noProof/>
                    <w:lang w:eastAsia="ar-SA"/>
                  </w:rPr>
                </w:rPrChange>
              </w:rPr>
              <w:t>Cấu hình thiết lập mạng Mesh</w:t>
            </w:r>
          </w:p>
        </w:tc>
      </w:tr>
      <w:tr w:rsidRPr="00803C79" w:rsidR="001205CD" w:rsidTr="32535B79" w14:paraId="4BA84BD3" w14:textId="77777777">
        <w:tc>
          <w:tcPr>
            <w:tcW w:w="720" w:type="dxa"/>
            <w:vMerge/>
          </w:tcPr>
          <w:p w:rsidRPr="00803C79" w:rsidR="001205CD" w:rsidP="00210B50" w:rsidRDefault="001205CD" w14:paraId="6453BB3C" w14:textId="77777777">
            <w:pPr>
              <w:spacing w:line="264" w:lineRule="auto"/>
              <w:rPr>
                <w:szCs w:val="26"/>
              </w:rPr>
            </w:pPr>
          </w:p>
        </w:tc>
        <w:tc>
          <w:tcPr>
            <w:tcW w:w="2610" w:type="dxa"/>
            <w:vMerge/>
          </w:tcPr>
          <w:p w:rsidRPr="00803C79" w:rsidR="001205CD" w:rsidP="00210B50" w:rsidRDefault="001205CD" w14:paraId="7B42E0EF" w14:textId="77777777">
            <w:pPr>
              <w:spacing w:line="264" w:lineRule="auto"/>
              <w:rPr>
                <w:szCs w:val="26"/>
              </w:rPr>
            </w:pPr>
          </w:p>
        </w:tc>
        <w:tc>
          <w:tcPr>
            <w:tcW w:w="2250" w:type="dxa"/>
          </w:tcPr>
          <w:p w:rsidRPr="00803C79" w:rsidR="001205CD" w:rsidP="00210B50" w:rsidRDefault="00463180" w14:paraId="4FBC1F7E" w14:textId="00EED0D9">
            <w:pPr>
              <w:spacing w:line="264" w:lineRule="auto"/>
              <w:rPr>
                <w:szCs w:val="26"/>
              </w:rPr>
            </w:pPr>
            <w:r>
              <w:rPr>
                <w:szCs w:val="26"/>
              </w:rPr>
              <w:t>Kiểm tra mạng</w:t>
            </w:r>
          </w:p>
        </w:tc>
        <w:tc>
          <w:tcPr>
            <w:tcW w:w="4410" w:type="dxa"/>
          </w:tcPr>
          <w:p w:rsidRPr="00803C79" w:rsidR="001205CD" w:rsidP="00210B50" w:rsidRDefault="620E1266" w14:paraId="7F11098C" w14:textId="53ADD1AA">
            <w:pPr>
              <w:spacing w:line="264" w:lineRule="auto"/>
              <w:rPr>
                <w:noProof/>
                <w:lang w:eastAsia="ar-SA"/>
              </w:rPr>
            </w:pPr>
            <w:r w:rsidRPr="620E1266">
              <w:rPr>
                <w:noProof/>
                <w:lang w:eastAsia="ar-SA"/>
              </w:rPr>
              <w:t>Chạy kiểm tra để đưa ra thông tin có kết nối mạng thành công hay không</w:t>
            </w:r>
          </w:p>
        </w:tc>
      </w:tr>
      <w:tr w:rsidRPr="00803C79" w:rsidR="00463180" w:rsidTr="32535B79" w14:paraId="7F690F34" w14:textId="77777777">
        <w:tc>
          <w:tcPr>
            <w:tcW w:w="720" w:type="dxa"/>
            <w:vMerge w:val="restart"/>
          </w:tcPr>
          <w:p w:rsidRPr="00803C79" w:rsidR="00463180" w:rsidP="00210B50" w:rsidRDefault="00463180" w14:paraId="6FCC93FC" w14:textId="70C5B70C">
            <w:pPr>
              <w:spacing w:line="264" w:lineRule="auto"/>
              <w:rPr>
                <w:szCs w:val="26"/>
              </w:rPr>
            </w:pPr>
            <w:r w:rsidRPr="00803C79">
              <w:rPr>
                <w:szCs w:val="26"/>
              </w:rPr>
              <w:t>3</w:t>
            </w:r>
          </w:p>
        </w:tc>
        <w:tc>
          <w:tcPr>
            <w:tcW w:w="2610" w:type="dxa"/>
            <w:vMerge w:val="restart"/>
          </w:tcPr>
          <w:p w:rsidRPr="00803C79" w:rsidR="00463180" w:rsidP="00210B50" w:rsidRDefault="00463180" w14:paraId="1656121A" w14:textId="3366B9DA">
            <w:pPr>
              <w:spacing w:line="264" w:lineRule="auto"/>
              <w:rPr>
                <w:szCs w:val="26"/>
              </w:rPr>
            </w:pPr>
            <w:r>
              <w:rPr>
                <w:szCs w:val="26"/>
              </w:rPr>
              <w:t>Cài đặt mạng</w:t>
            </w:r>
          </w:p>
        </w:tc>
        <w:tc>
          <w:tcPr>
            <w:tcW w:w="2250" w:type="dxa"/>
          </w:tcPr>
          <w:p w:rsidRPr="00803C79" w:rsidR="00463180" w:rsidP="00210B50" w:rsidRDefault="00463180" w14:paraId="7F01241E" w14:textId="033B2634">
            <w:pPr>
              <w:spacing w:line="264" w:lineRule="auto"/>
              <w:jc w:val="left"/>
              <w:rPr>
                <w:szCs w:val="26"/>
              </w:rPr>
            </w:pPr>
            <w:r>
              <w:rPr>
                <w:szCs w:val="26"/>
              </w:rPr>
              <w:t>Cấu hình PON</w:t>
            </w:r>
          </w:p>
        </w:tc>
        <w:tc>
          <w:tcPr>
            <w:tcW w:w="4410" w:type="dxa"/>
          </w:tcPr>
          <w:p w:rsidRPr="00803C79" w:rsidR="00463180" w:rsidP="620E1266" w:rsidRDefault="620E1266" w14:paraId="41CA0D32" w14:textId="3F8B3ED6">
            <w:pPr>
              <w:spacing w:line="264" w:lineRule="auto"/>
              <w:rPr>
                <w:noProof/>
                <w:lang w:eastAsia="ar-SA"/>
              </w:rPr>
            </w:pPr>
            <w:r w:rsidRPr="620E1266">
              <w:rPr>
                <w:noProof/>
                <w:lang w:eastAsia="ar-SA"/>
              </w:rPr>
              <w:t>Cho phép chỉnh sửa cấu hình SLID</w:t>
            </w:r>
          </w:p>
        </w:tc>
      </w:tr>
      <w:tr w:rsidRPr="00803C79" w:rsidR="00463180" w:rsidTr="32535B79" w14:paraId="2442DEE3" w14:textId="77777777">
        <w:tc>
          <w:tcPr>
            <w:tcW w:w="720" w:type="dxa"/>
            <w:vMerge/>
          </w:tcPr>
          <w:p w:rsidRPr="00803C79" w:rsidR="00463180" w:rsidP="00210B50" w:rsidRDefault="00463180" w14:paraId="6BA24784" w14:textId="77777777">
            <w:pPr>
              <w:spacing w:line="264" w:lineRule="auto"/>
              <w:rPr>
                <w:szCs w:val="26"/>
              </w:rPr>
            </w:pPr>
          </w:p>
        </w:tc>
        <w:tc>
          <w:tcPr>
            <w:tcW w:w="2610" w:type="dxa"/>
            <w:vMerge/>
          </w:tcPr>
          <w:p w:rsidR="00463180" w:rsidP="00210B50" w:rsidRDefault="00463180" w14:paraId="4B9E7B67" w14:textId="77777777">
            <w:pPr>
              <w:spacing w:line="264" w:lineRule="auto"/>
              <w:rPr>
                <w:szCs w:val="26"/>
              </w:rPr>
            </w:pPr>
          </w:p>
        </w:tc>
        <w:tc>
          <w:tcPr>
            <w:tcW w:w="2250" w:type="dxa"/>
          </w:tcPr>
          <w:p w:rsidR="00463180" w:rsidP="00210B50" w:rsidRDefault="00463180" w14:paraId="19F1005A" w14:textId="51982FC3">
            <w:pPr>
              <w:spacing w:line="264" w:lineRule="auto"/>
              <w:jc w:val="left"/>
              <w:rPr>
                <w:szCs w:val="26"/>
              </w:rPr>
            </w:pPr>
            <w:r>
              <w:rPr>
                <w:szCs w:val="26"/>
              </w:rPr>
              <w:t>Cấu hình WAN</w:t>
            </w:r>
          </w:p>
        </w:tc>
        <w:tc>
          <w:tcPr>
            <w:tcW w:w="4410" w:type="dxa"/>
          </w:tcPr>
          <w:p w:rsidRPr="00803C79" w:rsidR="00463180" w:rsidP="620E1266" w:rsidRDefault="620E1266" w14:paraId="2336141C" w14:textId="65AF7A3D">
            <w:pPr>
              <w:spacing w:line="264" w:lineRule="auto"/>
              <w:rPr>
                <w:noProof/>
                <w:lang w:eastAsia="ar-SA"/>
              </w:rPr>
            </w:pPr>
            <w:r w:rsidRPr="620E1266">
              <w:rPr>
                <w:noProof/>
                <w:lang w:eastAsia="ar-SA"/>
              </w:rPr>
              <w:t>Tạo, sửa, xóa WAN</w:t>
            </w:r>
          </w:p>
          <w:p w:rsidRPr="00803C79" w:rsidR="00463180" w:rsidP="620E1266" w:rsidRDefault="620E1266" w14:paraId="4DA73FAE" w14:textId="4677C5FC">
            <w:pPr>
              <w:spacing w:line="264" w:lineRule="auto"/>
              <w:rPr>
                <w:noProof/>
                <w:lang w:eastAsia="ar-SA"/>
              </w:rPr>
            </w:pPr>
            <w:r w:rsidRPr="620E1266">
              <w:rPr>
                <w:noProof/>
                <w:lang w:eastAsia="ar-SA"/>
              </w:rPr>
              <w:lastRenderedPageBreak/>
              <w:t>Các chế độ hỗ trợ: PPPoE, Dynamic, Bridge</w:t>
            </w:r>
          </w:p>
        </w:tc>
      </w:tr>
      <w:tr w:rsidRPr="00803C79" w:rsidR="00463180" w:rsidTr="32535B79" w14:paraId="2994C928" w14:textId="77777777">
        <w:tc>
          <w:tcPr>
            <w:tcW w:w="720" w:type="dxa"/>
            <w:vMerge/>
          </w:tcPr>
          <w:p w:rsidRPr="00803C79" w:rsidR="00463180" w:rsidP="00210B50" w:rsidRDefault="00463180" w14:paraId="34EDDC84" w14:textId="77777777">
            <w:pPr>
              <w:spacing w:line="264" w:lineRule="auto"/>
              <w:rPr>
                <w:szCs w:val="26"/>
              </w:rPr>
            </w:pPr>
          </w:p>
        </w:tc>
        <w:tc>
          <w:tcPr>
            <w:tcW w:w="2610" w:type="dxa"/>
            <w:vMerge/>
          </w:tcPr>
          <w:p w:rsidR="00463180" w:rsidP="00210B50" w:rsidRDefault="00463180" w14:paraId="2431881A" w14:textId="77777777">
            <w:pPr>
              <w:spacing w:line="264" w:lineRule="auto"/>
              <w:rPr>
                <w:szCs w:val="26"/>
              </w:rPr>
            </w:pPr>
          </w:p>
        </w:tc>
        <w:tc>
          <w:tcPr>
            <w:tcW w:w="2250" w:type="dxa"/>
          </w:tcPr>
          <w:p w:rsidR="00463180" w:rsidP="00210B50" w:rsidRDefault="00463180" w14:paraId="1B3F0040" w14:textId="08DD1086">
            <w:pPr>
              <w:spacing w:line="264" w:lineRule="auto"/>
              <w:jc w:val="left"/>
              <w:rPr>
                <w:szCs w:val="26"/>
              </w:rPr>
            </w:pPr>
            <w:r>
              <w:rPr>
                <w:szCs w:val="26"/>
              </w:rPr>
              <w:t>Cấu hình LAN</w:t>
            </w:r>
          </w:p>
        </w:tc>
        <w:tc>
          <w:tcPr>
            <w:tcW w:w="4410" w:type="dxa"/>
          </w:tcPr>
          <w:p w:rsidRPr="00803C79" w:rsidR="00463180" w:rsidP="620E1266" w:rsidRDefault="620E1266" w14:paraId="5AF95092" w14:textId="2AB68712">
            <w:pPr>
              <w:spacing w:line="264" w:lineRule="auto"/>
              <w:rPr>
                <w:noProof/>
                <w:lang w:eastAsia="ar-SA"/>
              </w:rPr>
            </w:pPr>
            <w:r w:rsidRPr="620E1266">
              <w:rPr>
                <w:noProof/>
                <w:lang w:eastAsia="ar-SA"/>
              </w:rPr>
              <w:t>Chỉnh sửa mạng LAN</w:t>
            </w:r>
          </w:p>
        </w:tc>
      </w:tr>
      <w:tr w:rsidRPr="00803C79" w:rsidR="00463180" w:rsidTr="32535B79" w14:paraId="14E69D9C" w14:textId="77777777">
        <w:tc>
          <w:tcPr>
            <w:tcW w:w="720" w:type="dxa"/>
            <w:vMerge/>
          </w:tcPr>
          <w:p w:rsidRPr="00803C79" w:rsidR="00463180" w:rsidP="00210B50" w:rsidRDefault="00463180" w14:paraId="25D70076" w14:textId="77777777">
            <w:pPr>
              <w:spacing w:line="264" w:lineRule="auto"/>
              <w:rPr>
                <w:szCs w:val="26"/>
              </w:rPr>
            </w:pPr>
          </w:p>
        </w:tc>
        <w:tc>
          <w:tcPr>
            <w:tcW w:w="2610" w:type="dxa"/>
            <w:vMerge/>
          </w:tcPr>
          <w:p w:rsidR="00463180" w:rsidP="00210B50" w:rsidRDefault="00463180" w14:paraId="443964AA" w14:textId="77777777">
            <w:pPr>
              <w:spacing w:line="264" w:lineRule="auto"/>
              <w:rPr>
                <w:szCs w:val="26"/>
              </w:rPr>
            </w:pPr>
          </w:p>
        </w:tc>
        <w:tc>
          <w:tcPr>
            <w:tcW w:w="2250" w:type="dxa"/>
          </w:tcPr>
          <w:p w:rsidR="00463180" w:rsidP="00210B50" w:rsidRDefault="00463180" w14:paraId="68D7B7A1" w14:textId="0B579FFF">
            <w:pPr>
              <w:spacing w:line="264" w:lineRule="auto"/>
              <w:jc w:val="left"/>
              <w:rPr>
                <w:szCs w:val="26"/>
              </w:rPr>
            </w:pPr>
            <w:r>
              <w:rPr>
                <w:szCs w:val="26"/>
              </w:rPr>
              <w:t>Cấu hình Wifi</w:t>
            </w:r>
          </w:p>
        </w:tc>
        <w:tc>
          <w:tcPr>
            <w:tcW w:w="4410" w:type="dxa"/>
          </w:tcPr>
          <w:p w:rsidRPr="00803C79" w:rsidR="00463180" w:rsidP="620E1266" w:rsidRDefault="620E1266" w14:paraId="7DA40433" w14:textId="4A52E8A6">
            <w:pPr>
              <w:spacing w:line="264" w:lineRule="auto"/>
              <w:rPr>
                <w:noProof/>
                <w:lang w:eastAsia="ar-SA"/>
              </w:rPr>
            </w:pPr>
            <w:r w:rsidRPr="620E1266">
              <w:rPr>
                <w:noProof/>
                <w:lang w:eastAsia="ar-SA"/>
              </w:rPr>
              <w:t>Cấu hình Wifi 2.4G và 5.0G</w:t>
            </w:r>
          </w:p>
          <w:p w:rsidRPr="00803C79" w:rsidR="00463180" w:rsidP="00A31961" w:rsidRDefault="620E1266" w14:paraId="36AC8E94" w14:textId="25BB1B9C">
            <w:pPr>
              <w:pStyle w:val="ListParagraph"/>
              <w:numPr>
                <w:ilvl w:val="0"/>
                <w:numId w:val="23"/>
              </w:numPr>
              <w:spacing w:line="264" w:lineRule="auto"/>
              <w:rPr>
                <w:noProof/>
                <w:lang w:eastAsia="ar-SA"/>
              </w:rPr>
            </w:pPr>
            <w:r w:rsidRPr="620E1266">
              <w:rPr>
                <w:noProof/>
                <w:lang w:eastAsia="ar-SA"/>
              </w:rPr>
              <w:t>Cấu hình SSID và mật khẩu</w:t>
            </w:r>
          </w:p>
        </w:tc>
      </w:tr>
      <w:tr w:rsidRPr="00803C79" w:rsidR="00463180" w:rsidTr="32535B79" w14:paraId="750557B5" w14:textId="77777777">
        <w:tc>
          <w:tcPr>
            <w:tcW w:w="720" w:type="dxa"/>
            <w:vMerge/>
          </w:tcPr>
          <w:p w:rsidRPr="00803C79" w:rsidR="00463180" w:rsidP="00210B50" w:rsidRDefault="00463180" w14:paraId="7B3A1B63" w14:textId="77777777">
            <w:pPr>
              <w:spacing w:line="264" w:lineRule="auto"/>
              <w:rPr>
                <w:szCs w:val="26"/>
              </w:rPr>
            </w:pPr>
          </w:p>
        </w:tc>
        <w:tc>
          <w:tcPr>
            <w:tcW w:w="2610" w:type="dxa"/>
            <w:vMerge/>
          </w:tcPr>
          <w:p w:rsidR="00463180" w:rsidP="00210B50" w:rsidRDefault="00463180" w14:paraId="7F39AC95" w14:textId="77777777">
            <w:pPr>
              <w:spacing w:line="264" w:lineRule="auto"/>
              <w:rPr>
                <w:szCs w:val="26"/>
              </w:rPr>
            </w:pPr>
          </w:p>
        </w:tc>
        <w:tc>
          <w:tcPr>
            <w:tcW w:w="2250" w:type="dxa"/>
          </w:tcPr>
          <w:p w:rsidR="00463180" w:rsidP="00210B50" w:rsidRDefault="00463180" w14:paraId="629EDE91" w14:textId="4FBBFC4A">
            <w:pPr>
              <w:spacing w:line="264" w:lineRule="auto"/>
              <w:jc w:val="left"/>
              <w:rPr>
                <w:szCs w:val="26"/>
              </w:rPr>
            </w:pPr>
            <w:r>
              <w:rPr>
                <w:szCs w:val="26"/>
              </w:rPr>
              <w:t>Cấu hình Mesh</w:t>
            </w:r>
          </w:p>
        </w:tc>
        <w:tc>
          <w:tcPr>
            <w:tcW w:w="4410" w:type="dxa"/>
          </w:tcPr>
          <w:p w:rsidRPr="00A31961" w:rsidR="00463180" w:rsidP="620E1266" w:rsidRDefault="620E1266" w14:paraId="251DEEA8" w14:textId="2123A3FA">
            <w:pPr>
              <w:spacing w:line="264" w:lineRule="auto"/>
              <w:rPr>
                <w:noProof/>
                <w:highlight w:val="yellow"/>
                <w:lang w:eastAsia="ar-SA"/>
              </w:rPr>
            </w:pPr>
            <w:bookmarkStart w:name="OLE_LINK3" w:id="61"/>
            <w:r w:rsidRPr="00A31961">
              <w:rPr>
                <w:noProof/>
                <w:highlight w:val="yellow"/>
                <w:lang w:eastAsia="ar-SA"/>
              </w:rPr>
              <w:t xml:space="preserve">- </w:t>
            </w:r>
            <w:r w:rsidR="002418F3">
              <w:rPr>
                <w:noProof/>
                <w:highlight w:val="yellow"/>
                <w:lang w:eastAsia="ar-SA"/>
              </w:rPr>
              <w:t>T</w:t>
            </w:r>
            <w:r w:rsidRPr="00A31961">
              <w:rPr>
                <w:noProof/>
                <w:highlight w:val="yellow"/>
                <w:lang w:eastAsia="ar-SA"/>
              </w:rPr>
              <w:t>hiết lập mạng mesh</w:t>
            </w:r>
          </w:p>
          <w:p w:rsidRPr="00803C79" w:rsidR="002F7CE8" w:rsidP="620E1266" w:rsidRDefault="002F7CE8" w14:paraId="03CD460F" w14:textId="30FA7499">
            <w:pPr>
              <w:spacing w:line="264" w:lineRule="auto"/>
            </w:pPr>
            <w:r w:rsidRPr="00A31961">
              <w:rPr>
                <w:noProof/>
                <w:highlight w:val="yellow"/>
                <w:lang w:eastAsia="ar-SA"/>
              </w:rPr>
              <w:t xml:space="preserve">- Thêm </w:t>
            </w:r>
            <w:r w:rsidRPr="00A31961" w:rsidR="00A31961">
              <w:rPr>
                <w:noProof/>
                <w:highlight w:val="yellow"/>
                <w:lang w:eastAsia="ar-SA"/>
              </w:rPr>
              <w:t>node mới vào mạng mesh</w:t>
            </w:r>
            <w:r w:rsidR="00A31961">
              <w:rPr>
                <w:noProof/>
                <w:lang w:eastAsia="ar-SA"/>
              </w:rPr>
              <w:t xml:space="preserve"> </w:t>
            </w:r>
            <w:bookmarkEnd w:id="61"/>
          </w:p>
        </w:tc>
      </w:tr>
      <w:tr w:rsidRPr="00803C79" w:rsidR="00463180" w:rsidTr="32535B79" w14:paraId="22F538BD" w14:textId="77777777">
        <w:tc>
          <w:tcPr>
            <w:tcW w:w="720" w:type="dxa"/>
            <w:vMerge/>
          </w:tcPr>
          <w:p w:rsidRPr="00803C79" w:rsidR="00463180" w:rsidP="00210B50" w:rsidRDefault="00463180" w14:paraId="6EC4E71F" w14:textId="77777777">
            <w:pPr>
              <w:spacing w:line="264" w:lineRule="auto"/>
              <w:rPr>
                <w:szCs w:val="26"/>
              </w:rPr>
            </w:pPr>
          </w:p>
        </w:tc>
        <w:tc>
          <w:tcPr>
            <w:tcW w:w="2610" w:type="dxa"/>
            <w:vMerge/>
          </w:tcPr>
          <w:p w:rsidR="00463180" w:rsidP="00210B50" w:rsidRDefault="00463180" w14:paraId="12E393C4" w14:textId="77777777">
            <w:pPr>
              <w:spacing w:line="264" w:lineRule="auto"/>
              <w:rPr>
                <w:szCs w:val="26"/>
              </w:rPr>
            </w:pPr>
          </w:p>
        </w:tc>
        <w:tc>
          <w:tcPr>
            <w:tcW w:w="2250" w:type="dxa"/>
          </w:tcPr>
          <w:p w:rsidR="00463180" w:rsidP="00210B50" w:rsidRDefault="00463180" w14:paraId="3FA8714A" w14:textId="766A1AC6">
            <w:pPr>
              <w:spacing w:line="264" w:lineRule="auto"/>
              <w:jc w:val="left"/>
              <w:rPr>
                <w:szCs w:val="26"/>
              </w:rPr>
            </w:pPr>
            <w:r>
              <w:rPr>
                <w:szCs w:val="26"/>
              </w:rPr>
              <w:t>Cấu hình mạng cho dịch vụ IP Camera</w:t>
            </w:r>
          </w:p>
        </w:tc>
        <w:tc>
          <w:tcPr>
            <w:tcW w:w="4410" w:type="dxa"/>
          </w:tcPr>
          <w:p w:rsidRPr="00803C79" w:rsidR="00463180" w:rsidP="620E1266" w:rsidRDefault="620E1266" w14:paraId="3C0EE85E" w14:textId="211090C9">
            <w:pPr>
              <w:spacing w:line="264" w:lineRule="auto"/>
              <w:rPr>
                <w:noProof/>
                <w:lang w:eastAsia="ar-SA"/>
              </w:rPr>
            </w:pPr>
            <w:r w:rsidRPr="32535B79">
              <w:rPr>
                <w:noProof/>
                <w:lang w:eastAsia="ar-SA"/>
              </w:rPr>
              <w:t>Đưa ra các bước cấu hình mạng theo luông cấu hình mạng cho dịch vụ IP Camera (Port Forwarding, DDNS)</w:t>
            </w:r>
          </w:p>
        </w:tc>
      </w:tr>
      <w:tr w:rsidRPr="00803C79" w:rsidR="00463180" w:rsidTr="32535B79" w14:paraId="689449DB" w14:textId="77777777">
        <w:tc>
          <w:tcPr>
            <w:tcW w:w="720" w:type="dxa"/>
            <w:vMerge w:val="restart"/>
          </w:tcPr>
          <w:p w:rsidRPr="00803C79" w:rsidR="00463180" w:rsidP="00210B50" w:rsidRDefault="00463180" w14:paraId="6E73334A" w14:textId="6DC2D16A">
            <w:pPr>
              <w:spacing w:line="264" w:lineRule="auto"/>
              <w:rPr>
                <w:szCs w:val="26"/>
              </w:rPr>
            </w:pPr>
            <w:r>
              <w:rPr>
                <w:szCs w:val="26"/>
              </w:rPr>
              <w:t>4</w:t>
            </w:r>
          </w:p>
        </w:tc>
        <w:tc>
          <w:tcPr>
            <w:tcW w:w="2610" w:type="dxa"/>
            <w:vMerge w:val="restart"/>
          </w:tcPr>
          <w:p w:rsidR="00463180" w:rsidP="00210B50" w:rsidRDefault="30DA1662" w14:paraId="5483917F" w14:textId="544A3A20">
            <w:pPr>
              <w:spacing w:line="264" w:lineRule="auto"/>
            </w:pPr>
            <w:commentRangeStart w:id="62"/>
            <w:commentRangeStart w:id="63"/>
            <w:r>
              <w:t>Kiểm tra mạng</w:t>
            </w:r>
          </w:p>
        </w:tc>
        <w:tc>
          <w:tcPr>
            <w:tcW w:w="2250" w:type="dxa"/>
          </w:tcPr>
          <w:p w:rsidR="00463180" w:rsidP="6266F7CF" w:rsidRDefault="30DA1662" w14:paraId="56719977" w14:textId="447DC214">
            <w:pPr>
              <w:spacing w:line="264" w:lineRule="auto"/>
              <w:jc w:val="left"/>
            </w:pPr>
            <w:r>
              <w:t>Chẩn đoán mạng</w:t>
            </w:r>
            <w:commentRangeEnd w:id="62"/>
            <w:r w:rsidR="00463180">
              <w:rPr>
                <w:rStyle w:val="CommentReference"/>
              </w:rPr>
              <w:commentReference w:id="62"/>
            </w:r>
            <w:commentRangeEnd w:id="63"/>
            <w:r w:rsidR="00463180">
              <w:rPr>
                <w:rStyle w:val="CommentReference"/>
              </w:rPr>
              <w:commentReference w:id="63"/>
            </w:r>
          </w:p>
        </w:tc>
        <w:tc>
          <w:tcPr>
            <w:tcW w:w="4410" w:type="dxa"/>
          </w:tcPr>
          <w:p w:rsidRPr="00803C79" w:rsidR="00463180" w:rsidP="620E1266" w:rsidRDefault="620E1266" w14:paraId="016B10F2" w14:textId="5EED8E51">
            <w:pPr>
              <w:spacing w:line="264" w:lineRule="auto"/>
              <w:rPr>
                <w:noProof/>
                <w:lang w:eastAsia="ar-SA"/>
              </w:rPr>
            </w:pPr>
            <w:r w:rsidRPr="620E1266">
              <w:rPr>
                <w:noProof/>
                <w:lang w:eastAsia="ar-SA"/>
              </w:rPr>
              <w:t>- Ping test</w:t>
            </w:r>
          </w:p>
          <w:p w:rsidRPr="006E0CC0" w:rsidR="006E0CC0" w:rsidP="620E1266" w:rsidRDefault="620E1266" w14:paraId="5F194C63" w14:textId="082FACB7">
            <w:pPr>
              <w:spacing w:line="264" w:lineRule="auto"/>
              <w:rPr>
                <w:noProof/>
                <w:lang w:eastAsia="ar-SA"/>
              </w:rPr>
            </w:pPr>
            <w:r w:rsidRPr="620E1266">
              <w:rPr>
                <w:noProof/>
                <w:lang w:eastAsia="ar-SA"/>
              </w:rPr>
              <w:t>- Trace route</w:t>
            </w:r>
          </w:p>
        </w:tc>
      </w:tr>
      <w:tr w:rsidRPr="00803C79" w:rsidR="00463180" w:rsidTr="32535B79" w14:paraId="1B1ABF9B" w14:textId="77777777">
        <w:tc>
          <w:tcPr>
            <w:tcW w:w="720" w:type="dxa"/>
            <w:vMerge/>
          </w:tcPr>
          <w:p w:rsidR="00463180" w:rsidP="00210B50" w:rsidRDefault="00463180" w14:paraId="5E0B20FC" w14:textId="77777777">
            <w:pPr>
              <w:spacing w:line="264" w:lineRule="auto"/>
              <w:rPr>
                <w:szCs w:val="26"/>
              </w:rPr>
            </w:pPr>
          </w:p>
        </w:tc>
        <w:tc>
          <w:tcPr>
            <w:tcW w:w="2610" w:type="dxa"/>
            <w:vMerge/>
          </w:tcPr>
          <w:p w:rsidR="00463180" w:rsidP="00210B50" w:rsidRDefault="00463180" w14:paraId="6BFD40C1" w14:textId="77777777">
            <w:pPr>
              <w:spacing w:line="264" w:lineRule="auto"/>
              <w:rPr>
                <w:szCs w:val="26"/>
              </w:rPr>
            </w:pPr>
          </w:p>
        </w:tc>
        <w:tc>
          <w:tcPr>
            <w:tcW w:w="2250" w:type="dxa"/>
          </w:tcPr>
          <w:p w:rsidR="00463180" w:rsidP="00210B50" w:rsidRDefault="00463180" w14:paraId="6DAA2AD1" w14:textId="6B79EC9F">
            <w:pPr>
              <w:spacing w:line="264" w:lineRule="auto"/>
              <w:jc w:val="left"/>
              <w:rPr>
                <w:szCs w:val="26"/>
              </w:rPr>
            </w:pPr>
            <w:r>
              <w:rPr>
                <w:szCs w:val="26"/>
              </w:rPr>
              <w:t>Kiểm tra kết nối mạng Mesh</w:t>
            </w:r>
          </w:p>
        </w:tc>
        <w:tc>
          <w:tcPr>
            <w:tcW w:w="4410" w:type="dxa"/>
          </w:tcPr>
          <w:p w:rsidRPr="00803C79" w:rsidR="00463180" w:rsidP="620E1266" w:rsidRDefault="620E1266" w14:paraId="343973C3" w14:textId="15B172A5">
            <w:pPr>
              <w:spacing w:line="264" w:lineRule="auto"/>
              <w:rPr>
                <w:noProof/>
                <w:lang w:eastAsia="ar-SA"/>
              </w:rPr>
            </w:pPr>
            <w:r w:rsidRPr="620E1266">
              <w:rPr>
                <w:noProof/>
                <w:lang w:eastAsia="ar-SA"/>
              </w:rPr>
              <w:t>Kiểm tra kết nối WAN-CAP, số node mesh, chất lượng mesh backhaul</w:t>
            </w:r>
          </w:p>
        </w:tc>
      </w:tr>
      <w:tr w:rsidRPr="000F361E" w:rsidR="00463180" w:rsidTr="32535B79" w14:paraId="72BEB958" w14:textId="77777777">
        <w:tc>
          <w:tcPr>
            <w:tcW w:w="720" w:type="dxa"/>
            <w:vMerge/>
          </w:tcPr>
          <w:p w:rsidR="00463180" w:rsidP="00210B50" w:rsidRDefault="00463180" w14:paraId="529AB98A" w14:textId="77777777">
            <w:pPr>
              <w:spacing w:line="264" w:lineRule="auto"/>
              <w:rPr>
                <w:szCs w:val="26"/>
              </w:rPr>
            </w:pPr>
          </w:p>
        </w:tc>
        <w:tc>
          <w:tcPr>
            <w:tcW w:w="2610" w:type="dxa"/>
            <w:vMerge/>
          </w:tcPr>
          <w:p w:rsidR="00463180" w:rsidP="00210B50" w:rsidRDefault="00463180" w14:paraId="14CCC4B1" w14:textId="77777777">
            <w:pPr>
              <w:spacing w:line="264" w:lineRule="auto"/>
              <w:rPr>
                <w:szCs w:val="26"/>
              </w:rPr>
            </w:pPr>
          </w:p>
        </w:tc>
        <w:tc>
          <w:tcPr>
            <w:tcW w:w="2250" w:type="dxa"/>
          </w:tcPr>
          <w:p w:rsidRPr="002F7CE8" w:rsidR="00463180" w:rsidP="00210B50" w:rsidRDefault="00463180" w14:paraId="0EA280D0" w14:textId="574C4435">
            <w:pPr>
              <w:spacing w:line="264" w:lineRule="auto"/>
              <w:jc w:val="left"/>
              <w:rPr>
                <w:szCs w:val="26"/>
                <w:lang w:val="fr-FR"/>
              </w:rPr>
            </w:pPr>
            <w:r w:rsidRPr="002F7CE8">
              <w:rPr>
                <w:szCs w:val="26"/>
                <w:lang w:val="fr-FR"/>
              </w:rPr>
              <w:t>Kiểm tra tín hiệu quang</w:t>
            </w:r>
          </w:p>
        </w:tc>
        <w:tc>
          <w:tcPr>
            <w:tcW w:w="4410" w:type="dxa"/>
          </w:tcPr>
          <w:p w:rsidRPr="002F7CE8" w:rsidR="00463180" w:rsidP="620E1266" w:rsidRDefault="620E1266" w14:paraId="0B345C1F" w14:textId="6CEE9068">
            <w:pPr>
              <w:spacing w:line="264" w:lineRule="auto"/>
              <w:rPr>
                <w:noProof/>
                <w:lang w:val="fr-FR" w:eastAsia="ar-SA"/>
              </w:rPr>
            </w:pPr>
            <w:r w:rsidRPr="002F7CE8">
              <w:rPr>
                <w:noProof/>
                <w:lang w:val="fr-FR" w:eastAsia="ar-SA"/>
              </w:rPr>
              <w:t>Hiển thị thông tin tín hiệu quang: Tx + Rx power, nhiệt độ module quang</w:t>
            </w:r>
          </w:p>
        </w:tc>
      </w:tr>
      <w:tr w:rsidRPr="000F361E" w:rsidR="00463180" w:rsidTr="32535B79" w14:paraId="4AD7F86F" w14:textId="77777777">
        <w:tc>
          <w:tcPr>
            <w:tcW w:w="720" w:type="dxa"/>
            <w:vMerge/>
          </w:tcPr>
          <w:p w:rsidRPr="002F7CE8" w:rsidR="00463180" w:rsidP="00210B50" w:rsidRDefault="00463180" w14:paraId="6FC9CA9A" w14:textId="77777777">
            <w:pPr>
              <w:spacing w:line="264" w:lineRule="auto"/>
              <w:rPr>
                <w:szCs w:val="26"/>
                <w:lang w:val="fr-FR"/>
              </w:rPr>
            </w:pPr>
          </w:p>
        </w:tc>
        <w:tc>
          <w:tcPr>
            <w:tcW w:w="2610" w:type="dxa"/>
            <w:vMerge/>
          </w:tcPr>
          <w:p w:rsidRPr="002F7CE8" w:rsidR="00463180" w:rsidP="00210B50" w:rsidRDefault="00463180" w14:paraId="2B6E65F7" w14:textId="77777777">
            <w:pPr>
              <w:spacing w:line="264" w:lineRule="auto"/>
              <w:rPr>
                <w:szCs w:val="26"/>
                <w:lang w:val="fr-FR"/>
              </w:rPr>
            </w:pPr>
          </w:p>
        </w:tc>
        <w:tc>
          <w:tcPr>
            <w:tcW w:w="2250" w:type="dxa"/>
          </w:tcPr>
          <w:p w:rsidRPr="002F7CE8" w:rsidR="00463180" w:rsidP="00210B50" w:rsidRDefault="00463180" w14:paraId="454A7D7C" w14:textId="2DA0E009">
            <w:pPr>
              <w:spacing w:line="264" w:lineRule="auto"/>
              <w:jc w:val="left"/>
              <w:rPr>
                <w:szCs w:val="26"/>
                <w:lang w:val="fr-FR"/>
              </w:rPr>
            </w:pPr>
            <w:r w:rsidRPr="002F7CE8">
              <w:rPr>
                <w:szCs w:val="26"/>
                <w:lang w:val="fr-FR"/>
              </w:rPr>
              <w:t>Kiểm tra trạng thái kết nối WAN</w:t>
            </w:r>
          </w:p>
        </w:tc>
        <w:tc>
          <w:tcPr>
            <w:tcW w:w="4410" w:type="dxa"/>
          </w:tcPr>
          <w:p w:rsidRPr="002F7CE8" w:rsidR="00463180" w:rsidP="00210B50" w:rsidRDefault="00463180" w14:paraId="55BCE632" w14:textId="77777777">
            <w:pPr>
              <w:spacing w:line="264" w:lineRule="auto"/>
              <w:rPr>
                <w:noProof/>
                <w:szCs w:val="26"/>
                <w:lang w:val="fr-FR" w:eastAsia="ar-SA"/>
              </w:rPr>
            </w:pPr>
          </w:p>
        </w:tc>
      </w:tr>
      <w:tr w:rsidRPr="00803C79" w:rsidR="00463180" w:rsidTr="32535B79" w14:paraId="7B2177DA" w14:textId="77777777">
        <w:tc>
          <w:tcPr>
            <w:tcW w:w="720" w:type="dxa"/>
            <w:vMerge w:val="restart"/>
          </w:tcPr>
          <w:p w:rsidR="00463180" w:rsidP="00210B50" w:rsidRDefault="00463180" w14:paraId="5C16EAEA" w14:textId="0FBF83C0">
            <w:pPr>
              <w:spacing w:line="264" w:lineRule="auto"/>
              <w:rPr>
                <w:szCs w:val="26"/>
              </w:rPr>
            </w:pPr>
            <w:r>
              <w:rPr>
                <w:szCs w:val="26"/>
              </w:rPr>
              <w:t>5</w:t>
            </w:r>
          </w:p>
        </w:tc>
        <w:tc>
          <w:tcPr>
            <w:tcW w:w="2610" w:type="dxa"/>
            <w:vMerge w:val="restart"/>
          </w:tcPr>
          <w:p w:rsidR="00463180" w:rsidP="00210B50" w:rsidRDefault="00463180" w14:paraId="763EF456" w14:textId="1A14F59B">
            <w:pPr>
              <w:spacing w:line="264" w:lineRule="auto"/>
              <w:rPr>
                <w:szCs w:val="26"/>
              </w:rPr>
            </w:pPr>
            <w:r>
              <w:rPr>
                <w:szCs w:val="26"/>
              </w:rPr>
              <w:t>Điều khiển thiết bị</w:t>
            </w:r>
          </w:p>
        </w:tc>
        <w:tc>
          <w:tcPr>
            <w:tcW w:w="2250" w:type="dxa"/>
          </w:tcPr>
          <w:p w:rsidR="00463180" w:rsidP="00210B50" w:rsidRDefault="00463180" w14:paraId="68308592" w14:textId="0B62562E">
            <w:pPr>
              <w:spacing w:line="264" w:lineRule="auto"/>
              <w:jc w:val="left"/>
              <w:rPr>
                <w:szCs w:val="26"/>
              </w:rPr>
            </w:pPr>
            <w:r>
              <w:rPr>
                <w:szCs w:val="26"/>
              </w:rPr>
              <w:t>Reboot thiết bị</w:t>
            </w:r>
          </w:p>
        </w:tc>
        <w:tc>
          <w:tcPr>
            <w:tcW w:w="4410" w:type="dxa"/>
          </w:tcPr>
          <w:p w:rsidRPr="00803C79" w:rsidR="00463180" w:rsidP="00210B50" w:rsidRDefault="00463180" w14:paraId="28811578" w14:textId="77777777">
            <w:pPr>
              <w:spacing w:line="264" w:lineRule="auto"/>
              <w:rPr>
                <w:noProof/>
                <w:szCs w:val="26"/>
                <w:lang w:eastAsia="ar-SA"/>
              </w:rPr>
            </w:pPr>
          </w:p>
        </w:tc>
      </w:tr>
      <w:tr w:rsidRPr="00803C79" w:rsidR="00463180" w:rsidTr="32535B79" w14:paraId="395F7C4B" w14:textId="77777777">
        <w:tc>
          <w:tcPr>
            <w:tcW w:w="720" w:type="dxa"/>
            <w:vMerge/>
          </w:tcPr>
          <w:p w:rsidR="00463180" w:rsidP="00210B50" w:rsidRDefault="00463180" w14:paraId="7FA56543" w14:textId="77777777">
            <w:pPr>
              <w:spacing w:line="264" w:lineRule="auto"/>
              <w:rPr>
                <w:szCs w:val="26"/>
              </w:rPr>
            </w:pPr>
          </w:p>
        </w:tc>
        <w:tc>
          <w:tcPr>
            <w:tcW w:w="2610" w:type="dxa"/>
            <w:vMerge/>
          </w:tcPr>
          <w:p w:rsidR="00463180" w:rsidP="00210B50" w:rsidRDefault="00463180" w14:paraId="072AC357" w14:textId="77777777">
            <w:pPr>
              <w:spacing w:line="264" w:lineRule="auto"/>
              <w:rPr>
                <w:szCs w:val="26"/>
              </w:rPr>
            </w:pPr>
          </w:p>
        </w:tc>
        <w:tc>
          <w:tcPr>
            <w:tcW w:w="2250" w:type="dxa"/>
          </w:tcPr>
          <w:p w:rsidR="00463180" w:rsidP="33D17D1E" w:rsidRDefault="54FB1112" w14:paraId="0E9487CC" w14:textId="3F4401AE">
            <w:pPr>
              <w:spacing w:line="264" w:lineRule="auto"/>
              <w:jc w:val="left"/>
              <w:rPr>
                <w:highlight w:val="yellow"/>
                <w:rPrChange w:author="Vu Quynh Thu" w:date="2022-07-15T08:58:00Z" w:id="64">
                  <w:rPr/>
                </w:rPrChange>
              </w:rPr>
            </w:pPr>
            <w:r w:rsidRPr="33D17D1E">
              <w:rPr>
                <w:highlight w:val="yellow"/>
                <w:rPrChange w:author="Vu Quynh Thu" w:date="2022-07-15T08:58:00Z" w:id="65">
                  <w:rPr/>
                </w:rPrChange>
              </w:rPr>
              <w:t>Reset factory</w:t>
            </w:r>
          </w:p>
        </w:tc>
        <w:tc>
          <w:tcPr>
            <w:tcW w:w="4410" w:type="dxa"/>
          </w:tcPr>
          <w:p w:rsidRPr="00803C79" w:rsidR="00463180" w:rsidP="00210B50" w:rsidRDefault="00463180" w14:paraId="732A5082" w14:textId="77777777">
            <w:pPr>
              <w:spacing w:line="264" w:lineRule="auto"/>
              <w:rPr>
                <w:noProof/>
                <w:szCs w:val="26"/>
                <w:lang w:eastAsia="ar-SA"/>
              </w:rPr>
            </w:pPr>
          </w:p>
        </w:tc>
      </w:tr>
      <w:tr w:rsidRPr="00803C79" w:rsidR="00463180" w:rsidTr="32535B79" w14:paraId="30D47D22" w14:textId="77777777">
        <w:tc>
          <w:tcPr>
            <w:tcW w:w="720" w:type="dxa"/>
            <w:vMerge/>
          </w:tcPr>
          <w:p w:rsidR="00463180" w:rsidP="00210B50" w:rsidRDefault="00463180" w14:paraId="0F9530B0" w14:textId="77777777">
            <w:pPr>
              <w:spacing w:line="264" w:lineRule="auto"/>
              <w:rPr>
                <w:szCs w:val="26"/>
              </w:rPr>
            </w:pPr>
          </w:p>
        </w:tc>
        <w:tc>
          <w:tcPr>
            <w:tcW w:w="2610" w:type="dxa"/>
            <w:vMerge/>
          </w:tcPr>
          <w:p w:rsidR="00463180" w:rsidP="00210B50" w:rsidRDefault="00463180" w14:paraId="69799552" w14:textId="77777777">
            <w:pPr>
              <w:spacing w:line="264" w:lineRule="auto"/>
              <w:rPr>
                <w:szCs w:val="26"/>
              </w:rPr>
            </w:pPr>
          </w:p>
        </w:tc>
        <w:tc>
          <w:tcPr>
            <w:tcW w:w="2250" w:type="dxa"/>
          </w:tcPr>
          <w:p w:rsidR="00463180" w:rsidP="00210B50" w:rsidRDefault="00463180" w14:paraId="78624C45" w14:textId="2AB19084">
            <w:pPr>
              <w:spacing w:line="264" w:lineRule="auto"/>
              <w:jc w:val="left"/>
              <w:rPr>
                <w:szCs w:val="26"/>
              </w:rPr>
            </w:pPr>
            <w:r>
              <w:rPr>
                <w:szCs w:val="26"/>
              </w:rPr>
              <w:t>Update firmware</w:t>
            </w:r>
          </w:p>
        </w:tc>
        <w:tc>
          <w:tcPr>
            <w:tcW w:w="4410" w:type="dxa"/>
          </w:tcPr>
          <w:p w:rsidRPr="00803C79" w:rsidR="00463180" w:rsidP="00210B50" w:rsidRDefault="00463180" w14:paraId="6E14D8F7" w14:textId="77777777">
            <w:pPr>
              <w:spacing w:line="264" w:lineRule="auto"/>
              <w:rPr>
                <w:noProof/>
                <w:szCs w:val="26"/>
                <w:lang w:eastAsia="ar-SA"/>
              </w:rPr>
            </w:pPr>
          </w:p>
        </w:tc>
      </w:tr>
      <w:tr w:rsidRPr="00803C79" w:rsidR="00463180" w:rsidTr="32535B79" w14:paraId="54012459" w14:textId="77777777">
        <w:trPr>
          <w:trHeight w:val="443"/>
        </w:trPr>
        <w:tc>
          <w:tcPr>
            <w:tcW w:w="9990" w:type="dxa"/>
            <w:gridSpan w:val="4"/>
            <w:shd w:val="clear" w:color="auto" w:fill="F7CAAC" w:themeFill="accent2" w:themeFillTint="66"/>
          </w:tcPr>
          <w:p w:rsidRPr="00463180" w:rsidR="00463180" w:rsidP="00210B50" w:rsidRDefault="00463180" w14:paraId="66909716" w14:textId="3A88E182">
            <w:pPr>
              <w:spacing w:line="264" w:lineRule="auto"/>
              <w:rPr>
                <w:b/>
                <w:bCs/>
                <w:szCs w:val="26"/>
              </w:rPr>
            </w:pPr>
            <w:r w:rsidRPr="00463180">
              <w:rPr>
                <w:b/>
                <w:bCs/>
                <w:szCs w:val="26"/>
              </w:rPr>
              <w:t>Điều khiển thiết bị từ xa (ONE Link SDK + ONE Link)</w:t>
            </w:r>
          </w:p>
        </w:tc>
      </w:tr>
      <w:tr w:rsidRPr="00803C79" w:rsidR="00D16BEB" w:rsidTr="32535B79" w14:paraId="6C0088AB" w14:textId="77777777">
        <w:trPr>
          <w:trHeight w:val="443"/>
        </w:trPr>
        <w:tc>
          <w:tcPr>
            <w:tcW w:w="720" w:type="dxa"/>
            <w:vMerge w:val="restart"/>
          </w:tcPr>
          <w:p w:rsidRPr="00803C79" w:rsidR="00D16BEB" w:rsidP="00210B50" w:rsidRDefault="00D16BEB" w14:paraId="530862BD" w14:textId="31D2A1E7">
            <w:pPr>
              <w:spacing w:line="264" w:lineRule="auto"/>
              <w:rPr>
                <w:szCs w:val="26"/>
              </w:rPr>
            </w:pPr>
            <w:r>
              <w:rPr>
                <w:szCs w:val="26"/>
              </w:rPr>
              <w:t>1</w:t>
            </w:r>
          </w:p>
        </w:tc>
        <w:tc>
          <w:tcPr>
            <w:tcW w:w="2610" w:type="dxa"/>
            <w:vMerge w:val="restart"/>
          </w:tcPr>
          <w:p w:rsidRPr="00803C79" w:rsidR="00D16BEB" w:rsidP="00210B50" w:rsidRDefault="00D16BEB" w14:paraId="03C0CB26" w14:textId="600AA20A">
            <w:pPr>
              <w:spacing w:line="264" w:lineRule="auto"/>
              <w:rPr>
                <w:szCs w:val="26"/>
              </w:rPr>
            </w:pPr>
            <w:r>
              <w:rPr>
                <w:szCs w:val="26"/>
              </w:rPr>
              <w:t>Cài đặt mạng</w:t>
            </w:r>
          </w:p>
        </w:tc>
        <w:tc>
          <w:tcPr>
            <w:tcW w:w="2250" w:type="dxa"/>
          </w:tcPr>
          <w:p w:rsidRPr="00803C79" w:rsidR="00D16BEB" w:rsidP="00210B50" w:rsidRDefault="00D16BEB" w14:paraId="163E2628" w14:textId="5251EED3">
            <w:pPr>
              <w:spacing w:line="264" w:lineRule="auto"/>
              <w:rPr>
                <w:szCs w:val="26"/>
              </w:rPr>
            </w:pPr>
            <w:r>
              <w:rPr>
                <w:szCs w:val="26"/>
              </w:rPr>
              <w:t>Cấu hình WAN</w:t>
            </w:r>
          </w:p>
        </w:tc>
        <w:tc>
          <w:tcPr>
            <w:tcW w:w="4410" w:type="dxa"/>
          </w:tcPr>
          <w:p w:rsidRPr="00803C79" w:rsidR="00D16BEB" w:rsidP="620E1266" w:rsidRDefault="620E1266" w14:paraId="58B82421" w14:textId="65AF7A3D">
            <w:pPr>
              <w:spacing w:line="264" w:lineRule="auto"/>
              <w:rPr>
                <w:noProof/>
                <w:lang w:eastAsia="ar-SA"/>
              </w:rPr>
            </w:pPr>
            <w:r w:rsidRPr="620E1266">
              <w:rPr>
                <w:noProof/>
                <w:lang w:eastAsia="ar-SA"/>
              </w:rPr>
              <w:t>Tạo, sửa, xóa WAN</w:t>
            </w:r>
          </w:p>
          <w:p w:rsidRPr="00803C79" w:rsidR="00D16BEB" w:rsidP="620E1266" w:rsidRDefault="620E1266" w14:paraId="694A8C98" w14:textId="460195EE">
            <w:pPr>
              <w:spacing w:line="264" w:lineRule="auto"/>
              <w:rPr>
                <w:noProof/>
                <w:lang w:eastAsia="ar-SA"/>
              </w:rPr>
            </w:pPr>
            <w:r w:rsidRPr="620E1266">
              <w:rPr>
                <w:noProof/>
                <w:lang w:eastAsia="ar-SA"/>
              </w:rPr>
              <w:t>Các chế độ hỗ trợ: PPPoE, Dynamic, Bridge</w:t>
            </w:r>
          </w:p>
        </w:tc>
      </w:tr>
      <w:tr w:rsidRPr="00803C79" w:rsidR="00D16BEB" w:rsidTr="32535B79" w14:paraId="37B88B8B" w14:textId="77777777">
        <w:trPr>
          <w:trHeight w:val="443"/>
        </w:trPr>
        <w:tc>
          <w:tcPr>
            <w:tcW w:w="720" w:type="dxa"/>
            <w:vMerge/>
          </w:tcPr>
          <w:p w:rsidRPr="00803C79" w:rsidR="00D16BEB" w:rsidP="00210B50" w:rsidRDefault="00D16BEB" w14:paraId="05FB2AEB" w14:textId="77777777">
            <w:pPr>
              <w:spacing w:line="264" w:lineRule="auto"/>
              <w:rPr>
                <w:szCs w:val="26"/>
              </w:rPr>
            </w:pPr>
          </w:p>
        </w:tc>
        <w:tc>
          <w:tcPr>
            <w:tcW w:w="2610" w:type="dxa"/>
            <w:vMerge/>
          </w:tcPr>
          <w:p w:rsidRPr="00803C79" w:rsidR="00D16BEB" w:rsidP="00210B50" w:rsidRDefault="00D16BEB" w14:paraId="0FAA2FB3" w14:textId="77777777">
            <w:pPr>
              <w:spacing w:line="264" w:lineRule="auto"/>
              <w:rPr>
                <w:szCs w:val="26"/>
              </w:rPr>
            </w:pPr>
          </w:p>
        </w:tc>
        <w:tc>
          <w:tcPr>
            <w:tcW w:w="2250" w:type="dxa"/>
          </w:tcPr>
          <w:p w:rsidRPr="00803C79" w:rsidR="00D16BEB" w:rsidP="00210B50" w:rsidRDefault="00D16BEB" w14:paraId="0EF48D98" w14:textId="1E373DC0">
            <w:pPr>
              <w:spacing w:line="264" w:lineRule="auto"/>
              <w:rPr>
                <w:szCs w:val="26"/>
              </w:rPr>
            </w:pPr>
            <w:r>
              <w:rPr>
                <w:szCs w:val="26"/>
              </w:rPr>
              <w:t>Cấu hình LAN</w:t>
            </w:r>
          </w:p>
        </w:tc>
        <w:tc>
          <w:tcPr>
            <w:tcW w:w="4410" w:type="dxa"/>
          </w:tcPr>
          <w:p w:rsidRPr="00803C79" w:rsidR="00D16BEB" w:rsidP="00210B50" w:rsidRDefault="620E1266" w14:paraId="56E8B019" w14:textId="5B1050B9">
            <w:pPr>
              <w:spacing w:line="264" w:lineRule="auto"/>
            </w:pPr>
            <w:r>
              <w:t>Chỉnh sửa cấu hình LAN</w:t>
            </w:r>
          </w:p>
        </w:tc>
      </w:tr>
      <w:tr w:rsidRPr="00803C79" w:rsidR="00D16BEB" w:rsidTr="32535B79" w14:paraId="0B44437E" w14:textId="77777777">
        <w:trPr>
          <w:trHeight w:val="443"/>
        </w:trPr>
        <w:tc>
          <w:tcPr>
            <w:tcW w:w="720" w:type="dxa"/>
            <w:vMerge/>
          </w:tcPr>
          <w:p w:rsidRPr="00803C79" w:rsidR="00D16BEB" w:rsidP="00210B50" w:rsidRDefault="00D16BEB" w14:paraId="5A232D5D" w14:textId="77777777">
            <w:pPr>
              <w:spacing w:line="264" w:lineRule="auto"/>
              <w:rPr>
                <w:szCs w:val="26"/>
              </w:rPr>
            </w:pPr>
          </w:p>
        </w:tc>
        <w:tc>
          <w:tcPr>
            <w:tcW w:w="2610" w:type="dxa"/>
            <w:vMerge/>
          </w:tcPr>
          <w:p w:rsidRPr="00803C79" w:rsidR="00D16BEB" w:rsidP="00210B50" w:rsidRDefault="00D16BEB" w14:paraId="12902C85" w14:textId="77777777">
            <w:pPr>
              <w:spacing w:line="264" w:lineRule="auto"/>
              <w:rPr>
                <w:szCs w:val="26"/>
              </w:rPr>
            </w:pPr>
          </w:p>
        </w:tc>
        <w:tc>
          <w:tcPr>
            <w:tcW w:w="2250" w:type="dxa"/>
          </w:tcPr>
          <w:p w:rsidRPr="00803C79" w:rsidR="00D16BEB" w:rsidP="00210B50" w:rsidRDefault="00D16BEB" w14:paraId="400894BA" w14:textId="2BAE3F81">
            <w:pPr>
              <w:spacing w:line="264" w:lineRule="auto"/>
              <w:rPr>
                <w:szCs w:val="26"/>
              </w:rPr>
            </w:pPr>
            <w:r>
              <w:rPr>
                <w:szCs w:val="26"/>
              </w:rPr>
              <w:t>Cấu hình Wifi</w:t>
            </w:r>
          </w:p>
        </w:tc>
        <w:tc>
          <w:tcPr>
            <w:tcW w:w="4410" w:type="dxa"/>
          </w:tcPr>
          <w:p w:rsidRPr="00803C79" w:rsidR="00D16BEB" w:rsidP="620E1266" w:rsidRDefault="620E1266" w14:paraId="0779C232" w14:textId="4A52E8A6">
            <w:pPr>
              <w:spacing w:line="264" w:lineRule="auto"/>
              <w:rPr>
                <w:noProof/>
                <w:lang w:eastAsia="ar-SA"/>
              </w:rPr>
            </w:pPr>
            <w:r w:rsidRPr="620E1266">
              <w:rPr>
                <w:noProof/>
                <w:lang w:eastAsia="ar-SA"/>
              </w:rPr>
              <w:t>Cấu hình Wifi 2.4G và 5.0G</w:t>
            </w:r>
          </w:p>
          <w:p w:rsidRPr="00803C79" w:rsidR="00D16BEB" w:rsidP="00A31961" w:rsidRDefault="620E1266" w14:paraId="243E7612" w14:textId="0A965404">
            <w:pPr>
              <w:pStyle w:val="ListParagraph"/>
              <w:numPr>
                <w:ilvl w:val="0"/>
                <w:numId w:val="23"/>
              </w:numPr>
              <w:spacing w:line="264" w:lineRule="auto"/>
              <w:rPr>
                <w:noProof/>
                <w:lang w:eastAsia="ar-SA"/>
              </w:rPr>
            </w:pPr>
            <w:r w:rsidRPr="620E1266">
              <w:rPr>
                <w:noProof/>
                <w:lang w:eastAsia="ar-SA"/>
              </w:rPr>
              <w:t>Cấu hình SSID và mật khẩu</w:t>
            </w:r>
          </w:p>
        </w:tc>
      </w:tr>
      <w:tr w:rsidRPr="00803C79" w:rsidR="00D16BEB" w:rsidTr="32535B79" w14:paraId="124BA395" w14:textId="77777777">
        <w:trPr>
          <w:trHeight w:val="443"/>
        </w:trPr>
        <w:tc>
          <w:tcPr>
            <w:tcW w:w="720" w:type="dxa"/>
            <w:vMerge/>
          </w:tcPr>
          <w:p w:rsidRPr="00803C79" w:rsidR="00D16BEB" w:rsidP="00210B50" w:rsidRDefault="00D16BEB" w14:paraId="316E085D" w14:textId="77777777">
            <w:pPr>
              <w:spacing w:line="264" w:lineRule="auto"/>
              <w:rPr>
                <w:szCs w:val="26"/>
              </w:rPr>
            </w:pPr>
          </w:p>
        </w:tc>
        <w:tc>
          <w:tcPr>
            <w:tcW w:w="2610" w:type="dxa"/>
            <w:vMerge/>
          </w:tcPr>
          <w:p w:rsidRPr="00803C79" w:rsidR="00D16BEB" w:rsidP="00210B50" w:rsidRDefault="00D16BEB" w14:paraId="6543ABA1" w14:textId="77777777">
            <w:pPr>
              <w:spacing w:line="264" w:lineRule="auto"/>
              <w:rPr>
                <w:szCs w:val="26"/>
              </w:rPr>
            </w:pPr>
          </w:p>
        </w:tc>
        <w:tc>
          <w:tcPr>
            <w:tcW w:w="2250" w:type="dxa"/>
          </w:tcPr>
          <w:p w:rsidRPr="00803C79" w:rsidR="00D16BEB" w:rsidP="00210B50" w:rsidRDefault="01AC0EBB" w14:paraId="701C2324" w14:textId="0F13A87F">
            <w:pPr>
              <w:spacing w:line="264" w:lineRule="auto"/>
            </w:pPr>
            <w:r>
              <w:t>Cấu hình mạng cho dịch vụ IP Camera</w:t>
            </w:r>
          </w:p>
        </w:tc>
        <w:tc>
          <w:tcPr>
            <w:tcW w:w="4410" w:type="dxa"/>
          </w:tcPr>
          <w:p w:rsidRPr="00803C79" w:rsidR="00D16BEB" w:rsidP="620E1266" w:rsidRDefault="620E1266" w14:paraId="027D0C40" w14:textId="330561C7">
            <w:pPr>
              <w:spacing w:line="264" w:lineRule="auto"/>
              <w:rPr>
                <w:noProof/>
                <w:lang w:eastAsia="ar-SA"/>
              </w:rPr>
            </w:pPr>
            <w:commentRangeStart w:id="66"/>
            <w:commentRangeStart w:id="67"/>
            <w:r w:rsidRPr="32535B79">
              <w:rPr>
                <w:noProof/>
                <w:lang w:eastAsia="ar-SA"/>
              </w:rPr>
              <w:t>Đưa ra các bước cấu hình mạng theo luông cấu hình mạng cho dịch vụ IP Camera (Port Forwarding, DDNS)</w:t>
            </w:r>
            <w:commentRangeEnd w:id="66"/>
            <w:r>
              <w:rPr>
                <w:rStyle w:val="CommentReference"/>
              </w:rPr>
              <w:commentReference w:id="66"/>
            </w:r>
            <w:commentRangeEnd w:id="67"/>
            <w:r>
              <w:rPr>
                <w:rStyle w:val="CommentReference"/>
              </w:rPr>
              <w:commentReference w:id="67"/>
            </w:r>
          </w:p>
        </w:tc>
      </w:tr>
      <w:tr w:rsidRPr="00803C79" w:rsidR="00D16BEB" w:rsidTr="32535B79" w14:paraId="07D7C437" w14:textId="77777777">
        <w:trPr>
          <w:trHeight w:val="443"/>
        </w:trPr>
        <w:tc>
          <w:tcPr>
            <w:tcW w:w="720" w:type="dxa"/>
            <w:vMerge w:val="restart"/>
          </w:tcPr>
          <w:p w:rsidRPr="00803C79" w:rsidR="00D16BEB" w:rsidP="00D16BEB" w:rsidRDefault="00D16BEB" w14:paraId="588ECF08" w14:textId="0F3FE295">
            <w:pPr>
              <w:spacing w:line="264" w:lineRule="auto"/>
              <w:rPr>
                <w:szCs w:val="26"/>
              </w:rPr>
            </w:pPr>
            <w:r>
              <w:rPr>
                <w:szCs w:val="26"/>
              </w:rPr>
              <w:t>2</w:t>
            </w:r>
          </w:p>
        </w:tc>
        <w:tc>
          <w:tcPr>
            <w:tcW w:w="2610" w:type="dxa"/>
            <w:vMerge w:val="restart"/>
          </w:tcPr>
          <w:p w:rsidRPr="00803C79" w:rsidR="00D16BEB" w:rsidP="00D16BEB" w:rsidRDefault="00D16BEB" w14:paraId="79A93A7F" w14:textId="5208E648">
            <w:pPr>
              <w:spacing w:line="264" w:lineRule="auto"/>
              <w:rPr>
                <w:szCs w:val="26"/>
              </w:rPr>
            </w:pPr>
            <w:r>
              <w:rPr>
                <w:szCs w:val="26"/>
              </w:rPr>
              <w:t>Kiểm tra mạng</w:t>
            </w:r>
          </w:p>
        </w:tc>
        <w:tc>
          <w:tcPr>
            <w:tcW w:w="2250" w:type="dxa"/>
          </w:tcPr>
          <w:p w:rsidRPr="00803C79" w:rsidR="00D16BEB" w:rsidP="00D16BEB" w:rsidRDefault="00D16BEB" w14:paraId="6C361D1C" w14:textId="5FF7D48B">
            <w:pPr>
              <w:spacing w:line="264" w:lineRule="auto"/>
              <w:rPr>
                <w:szCs w:val="26"/>
              </w:rPr>
            </w:pPr>
            <w:r>
              <w:rPr>
                <w:szCs w:val="26"/>
              </w:rPr>
              <w:t>Chẩn đoán mạng</w:t>
            </w:r>
          </w:p>
        </w:tc>
        <w:tc>
          <w:tcPr>
            <w:tcW w:w="4410" w:type="dxa"/>
          </w:tcPr>
          <w:p w:rsidRPr="00803C79" w:rsidR="00D16BEB" w:rsidP="620E1266" w:rsidRDefault="620E1266" w14:paraId="17589E28" w14:textId="10E95ABE">
            <w:pPr>
              <w:spacing w:line="264" w:lineRule="auto"/>
              <w:rPr>
                <w:noProof/>
                <w:lang w:eastAsia="ar-SA"/>
              </w:rPr>
            </w:pPr>
            <w:r w:rsidRPr="620E1266">
              <w:rPr>
                <w:noProof/>
                <w:lang w:eastAsia="ar-SA"/>
              </w:rPr>
              <w:t>- Ping test</w:t>
            </w:r>
          </w:p>
          <w:p w:rsidRPr="00803C79" w:rsidR="00D16BEB" w:rsidP="620E1266" w:rsidRDefault="620E1266" w14:paraId="7307A87D" w14:textId="24A07125">
            <w:pPr>
              <w:spacing w:line="264" w:lineRule="auto"/>
            </w:pPr>
            <w:r w:rsidRPr="620E1266">
              <w:rPr>
                <w:noProof/>
                <w:lang w:eastAsia="ar-SA"/>
              </w:rPr>
              <w:lastRenderedPageBreak/>
              <w:t>- Trace route</w:t>
            </w:r>
          </w:p>
        </w:tc>
      </w:tr>
      <w:tr w:rsidRPr="00803C79" w:rsidR="00D16BEB" w:rsidTr="32535B79" w14:paraId="5E81DA3F" w14:textId="77777777">
        <w:trPr>
          <w:trHeight w:val="443"/>
        </w:trPr>
        <w:tc>
          <w:tcPr>
            <w:tcW w:w="720" w:type="dxa"/>
            <w:vMerge/>
          </w:tcPr>
          <w:p w:rsidRPr="00803C79" w:rsidR="00D16BEB" w:rsidP="00D16BEB" w:rsidRDefault="00D16BEB" w14:paraId="0BD91BC2" w14:textId="77777777">
            <w:pPr>
              <w:spacing w:line="264" w:lineRule="auto"/>
              <w:rPr>
                <w:szCs w:val="26"/>
              </w:rPr>
            </w:pPr>
          </w:p>
        </w:tc>
        <w:tc>
          <w:tcPr>
            <w:tcW w:w="2610" w:type="dxa"/>
            <w:vMerge/>
          </w:tcPr>
          <w:p w:rsidRPr="00803C79" w:rsidR="00D16BEB" w:rsidP="00D16BEB" w:rsidRDefault="00D16BEB" w14:paraId="230A9721" w14:textId="77777777">
            <w:pPr>
              <w:spacing w:line="264" w:lineRule="auto"/>
              <w:rPr>
                <w:szCs w:val="26"/>
              </w:rPr>
            </w:pPr>
          </w:p>
        </w:tc>
        <w:tc>
          <w:tcPr>
            <w:tcW w:w="2250" w:type="dxa"/>
          </w:tcPr>
          <w:p w:rsidRPr="00803C79" w:rsidR="00D16BEB" w:rsidP="00D16BEB" w:rsidRDefault="00D16BEB" w14:paraId="6854828F" w14:textId="41A1B82E">
            <w:pPr>
              <w:spacing w:line="264" w:lineRule="auto"/>
              <w:rPr>
                <w:szCs w:val="26"/>
              </w:rPr>
            </w:pPr>
            <w:r>
              <w:rPr>
                <w:szCs w:val="26"/>
              </w:rPr>
              <w:t>Kiểm tra kết nối mạng Mesh</w:t>
            </w:r>
          </w:p>
        </w:tc>
        <w:tc>
          <w:tcPr>
            <w:tcW w:w="4410" w:type="dxa"/>
          </w:tcPr>
          <w:p w:rsidRPr="00803C79" w:rsidR="00D16BEB" w:rsidP="620E1266" w:rsidRDefault="620E1266" w14:paraId="0D21A349" w14:textId="45C3E658">
            <w:pPr>
              <w:spacing w:line="264" w:lineRule="auto"/>
              <w:rPr>
                <w:noProof/>
                <w:lang w:eastAsia="ar-SA"/>
              </w:rPr>
            </w:pPr>
            <w:r w:rsidRPr="620E1266">
              <w:rPr>
                <w:noProof/>
                <w:lang w:eastAsia="ar-SA"/>
              </w:rPr>
              <w:t>Kiểm tra kết nối WAN-CAP, số node mesh, chất lượng mesh backhaul</w:t>
            </w:r>
          </w:p>
        </w:tc>
      </w:tr>
      <w:tr w:rsidRPr="000F361E" w:rsidR="00D16BEB" w:rsidTr="32535B79" w14:paraId="6A29BF44" w14:textId="77777777">
        <w:trPr>
          <w:trHeight w:val="443"/>
        </w:trPr>
        <w:tc>
          <w:tcPr>
            <w:tcW w:w="720" w:type="dxa"/>
            <w:vMerge/>
          </w:tcPr>
          <w:p w:rsidRPr="00803C79" w:rsidR="00D16BEB" w:rsidP="00D16BEB" w:rsidRDefault="00D16BEB" w14:paraId="7CC019D4" w14:textId="77777777">
            <w:pPr>
              <w:spacing w:line="264" w:lineRule="auto"/>
              <w:rPr>
                <w:szCs w:val="26"/>
              </w:rPr>
            </w:pPr>
          </w:p>
        </w:tc>
        <w:tc>
          <w:tcPr>
            <w:tcW w:w="2610" w:type="dxa"/>
            <w:vMerge/>
          </w:tcPr>
          <w:p w:rsidRPr="00803C79" w:rsidR="00D16BEB" w:rsidP="00D16BEB" w:rsidRDefault="00D16BEB" w14:paraId="70ABCD41" w14:textId="77777777">
            <w:pPr>
              <w:spacing w:line="264" w:lineRule="auto"/>
              <w:rPr>
                <w:szCs w:val="26"/>
              </w:rPr>
            </w:pPr>
          </w:p>
        </w:tc>
        <w:tc>
          <w:tcPr>
            <w:tcW w:w="2250" w:type="dxa"/>
          </w:tcPr>
          <w:p w:rsidRPr="002F7CE8" w:rsidR="00D16BEB" w:rsidP="00D16BEB" w:rsidRDefault="00D16BEB" w14:paraId="09EE1E8B" w14:textId="742394D3">
            <w:pPr>
              <w:spacing w:line="264" w:lineRule="auto"/>
              <w:rPr>
                <w:szCs w:val="26"/>
                <w:lang w:val="fr-FR"/>
              </w:rPr>
            </w:pPr>
            <w:r w:rsidRPr="002F7CE8">
              <w:rPr>
                <w:szCs w:val="26"/>
                <w:lang w:val="fr-FR"/>
              </w:rPr>
              <w:t>Kiểm tra tín hiệu quang</w:t>
            </w:r>
          </w:p>
        </w:tc>
        <w:tc>
          <w:tcPr>
            <w:tcW w:w="4410" w:type="dxa"/>
          </w:tcPr>
          <w:p w:rsidRPr="002F7CE8" w:rsidR="00D16BEB" w:rsidP="620E1266" w:rsidRDefault="620E1266" w14:paraId="0F166B94" w14:textId="0CCFE3B4">
            <w:pPr>
              <w:spacing w:line="264" w:lineRule="auto"/>
              <w:rPr>
                <w:noProof/>
                <w:lang w:val="fr-FR" w:eastAsia="ar-SA"/>
              </w:rPr>
            </w:pPr>
            <w:r w:rsidRPr="002F7CE8">
              <w:rPr>
                <w:noProof/>
                <w:lang w:val="fr-FR" w:eastAsia="ar-SA"/>
              </w:rPr>
              <w:t>Hiển thị thông tin tín hiệu quang: Tx + Rx power, nhiệt độ module quang</w:t>
            </w:r>
          </w:p>
        </w:tc>
      </w:tr>
      <w:tr w:rsidRPr="000F361E" w:rsidR="00D16BEB" w:rsidTr="32535B79" w14:paraId="3BA980A4" w14:textId="77777777">
        <w:trPr>
          <w:trHeight w:val="443"/>
        </w:trPr>
        <w:tc>
          <w:tcPr>
            <w:tcW w:w="720" w:type="dxa"/>
            <w:vMerge/>
          </w:tcPr>
          <w:p w:rsidRPr="002F7CE8" w:rsidR="00D16BEB" w:rsidP="00D16BEB" w:rsidRDefault="00D16BEB" w14:paraId="0A23109F" w14:textId="77777777">
            <w:pPr>
              <w:spacing w:line="264" w:lineRule="auto"/>
              <w:rPr>
                <w:szCs w:val="26"/>
                <w:lang w:val="fr-FR"/>
              </w:rPr>
            </w:pPr>
          </w:p>
        </w:tc>
        <w:tc>
          <w:tcPr>
            <w:tcW w:w="2610" w:type="dxa"/>
            <w:vMerge/>
          </w:tcPr>
          <w:p w:rsidRPr="002F7CE8" w:rsidR="00D16BEB" w:rsidP="00D16BEB" w:rsidRDefault="00D16BEB" w14:paraId="7E416C4A" w14:textId="77777777">
            <w:pPr>
              <w:spacing w:line="264" w:lineRule="auto"/>
              <w:rPr>
                <w:szCs w:val="26"/>
                <w:lang w:val="fr-FR"/>
              </w:rPr>
            </w:pPr>
          </w:p>
        </w:tc>
        <w:tc>
          <w:tcPr>
            <w:tcW w:w="2250" w:type="dxa"/>
          </w:tcPr>
          <w:p w:rsidRPr="002F7CE8" w:rsidR="00D16BEB" w:rsidP="00D16BEB" w:rsidRDefault="00D16BEB" w14:paraId="2EE44C7E" w14:textId="141153DF">
            <w:pPr>
              <w:spacing w:line="264" w:lineRule="auto"/>
              <w:rPr>
                <w:szCs w:val="26"/>
                <w:lang w:val="fr-FR"/>
              </w:rPr>
            </w:pPr>
            <w:r w:rsidRPr="002F7CE8">
              <w:rPr>
                <w:szCs w:val="26"/>
                <w:lang w:val="fr-FR"/>
              </w:rPr>
              <w:t>Kiểm tra trạng thái kết nối WAN</w:t>
            </w:r>
          </w:p>
        </w:tc>
        <w:tc>
          <w:tcPr>
            <w:tcW w:w="4410" w:type="dxa"/>
          </w:tcPr>
          <w:p w:rsidRPr="002F7CE8" w:rsidR="00D16BEB" w:rsidP="00D16BEB" w:rsidRDefault="00D16BEB" w14:paraId="07575020" w14:textId="77777777">
            <w:pPr>
              <w:spacing w:line="264" w:lineRule="auto"/>
              <w:rPr>
                <w:szCs w:val="26"/>
                <w:lang w:val="fr-FR"/>
              </w:rPr>
            </w:pPr>
          </w:p>
        </w:tc>
      </w:tr>
      <w:tr w:rsidRPr="00803C79" w:rsidR="00D16BEB" w:rsidTr="32535B79" w14:paraId="06CE1FAD" w14:textId="77777777">
        <w:trPr>
          <w:trHeight w:val="443"/>
        </w:trPr>
        <w:tc>
          <w:tcPr>
            <w:tcW w:w="720" w:type="dxa"/>
            <w:vMerge w:val="restart"/>
          </w:tcPr>
          <w:p w:rsidRPr="00803C79" w:rsidR="00D16BEB" w:rsidP="00D16BEB" w:rsidRDefault="00D16BEB" w14:paraId="6702F700" w14:textId="77CB572B">
            <w:pPr>
              <w:spacing w:line="264" w:lineRule="auto"/>
              <w:rPr>
                <w:szCs w:val="26"/>
              </w:rPr>
            </w:pPr>
            <w:r>
              <w:rPr>
                <w:szCs w:val="26"/>
              </w:rPr>
              <w:t>3</w:t>
            </w:r>
          </w:p>
        </w:tc>
        <w:tc>
          <w:tcPr>
            <w:tcW w:w="2610" w:type="dxa"/>
            <w:vMerge w:val="restart"/>
          </w:tcPr>
          <w:p w:rsidRPr="00803C79" w:rsidR="00D16BEB" w:rsidP="00D16BEB" w:rsidRDefault="00D16BEB" w14:paraId="77CAAE03" w14:textId="582BA7EA">
            <w:pPr>
              <w:spacing w:line="264" w:lineRule="auto"/>
              <w:rPr>
                <w:szCs w:val="26"/>
              </w:rPr>
            </w:pPr>
            <w:r>
              <w:rPr>
                <w:szCs w:val="26"/>
              </w:rPr>
              <w:t>Điều khiển thiết bị</w:t>
            </w:r>
          </w:p>
        </w:tc>
        <w:tc>
          <w:tcPr>
            <w:tcW w:w="2250" w:type="dxa"/>
          </w:tcPr>
          <w:p w:rsidRPr="00803C79" w:rsidR="00D16BEB" w:rsidP="00D16BEB" w:rsidRDefault="00D16BEB" w14:paraId="3582A253" w14:textId="514EA676">
            <w:pPr>
              <w:spacing w:line="264" w:lineRule="auto"/>
              <w:rPr>
                <w:szCs w:val="26"/>
              </w:rPr>
            </w:pPr>
            <w:r>
              <w:rPr>
                <w:szCs w:val="26"/>
              </w:rPr>
              <w:t>Reboot thiết bị</w:t>
            </w:r>
          </w:p>
        </w:tc>
        <w:tc>
          <w:tcPr>
            <w:tcW w:w="4410" w:type="dxa"/>
          </w:tcPr>
          <w:p w:rsidRPr="00803C79" w:rsidR="00D16BEB" w:rsidP="00D16BEB" w:rsidRDefault="00D16BEB" w14:paraId="6F9A2018" w14:textId="77777777">
            <w:pPr>
              <w:spacing w:line="264" w:lineRule="auto"/>
              <w:rPr>
                <w:szCs w:val="26"/>
              </w:rPr>
            </w:pPr>
          </w:p>
        </w:tc>
      </w:tr>
      <w:tr w:rsidRPr="00803C79" w:rsidR="00A12EBF" w:rsidTr="32535B79" w14:paraId="0EB5176A" w14:textId="77777777">
        <w:trPr>
          <w:trHeight w:val="443"/>
        </w:trPr>
        <w:tc>
          <w:tcPr>
            <w:tcW w:w="720" w:type="dxa"/>
            <w:vMerge/>
          </w:tcPr>
          <w:p w:rsidR="00A12EBF" w:rsidP="00D16BEB" w:rsidRDefault="00A12EBF" w14:paraId="642B27C5" w14:textId="77777777">
            <w:pPr>
              <w:spacing w:line="264" w:lineRule="auto"/>
              <w:rPr>
                <w:szCs w:val="26"/>
              </w:rPr>
            </w:pPr>
          </w:p>
        </w:tc>
        <w:tc>
          <w:tcPr>
            <w:tcW w:w="2610" w:type="dxa"/>
            <w:vMerge/>
          </w:tcPr>
          <w:p w:rsidR="00A12EBF" w:rsidP="00D16BEB" w:rsidRDefault="00A12EBF" w14:paraId="66A1A4EE" w14:textId="77777777">
            <w:pPr>
              <w:spacing w:line="264" w:lineRule="auto"/>
              <w:rPr>
                <w:szCs w:val="26"/>
              </w:rPr>
            </w:pPr>
          </w:p>
        </w:tc>
        <w:tc>
          <w:tcPr>
            <w:tcW w:w="2250" w:type="dxa"/>
          </w:tcPr>
          <w:p w:rsidR="00A12EBF" w:rsidP="00D16BEB" w:rsidRDefault="00A12EBF" w14:paraId="62411BAC" w14:textId="4461EF91">
            <w:pPr>
              <w:spacing w:line="264" w:lineRule="auto"/>
              <w:rPr>
                <w:szCs w:val="26"/>
              </w:rPr>
            </w:pPr>
            <w:r>
              <w:rPr>
                <w:szCs w:val="26"/>
              </w:rPr>
              <w:t>Backup cấu hình</w:t>
            </w:r>
          </w:p>
        </w:tc>
        <w:tc>
          <w:tcPr>
            <w:tcW w:w="4410" w:type="dxa"/>
          </w:tcPr>
          <w:p w:rsidRPr="00803C79" w:rsidR="00A12EBF" w:rsidP="00D16BEB" w:rsidRDefault="00A12EBF" w14:paraId="76CF6DD2" w14:textId="77777777">
            <w:pPr>
              <w:spacing w:line="264" w:lineRule="auto"/>
              <w:rPr>
                <w:szCs w:val="26"/>
              </w:rPr>
            </w:pPr>
          </w:p>
        </w:tc>
      </w:tr>
      <w:tr w:rsidRPr="00803C79" w:rsidR="00D16BEB" w:rsidTr="32535B79" w14:paraId="05183652" w14:textId="77777777">
        <w:trPr>
          <w:trHeight w:val="443"/>
        </w:trPr>
        <w:tc>
          <w:tcPr>
            <w:tcW w:w="720" w:type="dxa"/>
            <w:vMerge/>
          </w:tcPr>
          <w:p w:rsidRPr="00803C79" w:rsidR="00D16BEB" w:rsidP="00D16BEB" w:rsidRDefault="00D16BEB" w14:paraId="5E5F62F4" w14:textId="77777777">
            <w:pPr>
              <w:spacing w:line="264" w:lineRule="auto"/>
              <w:rPr>
                <w:szCs w:val="26"/>
              </w:rPr>
            </w:pPr>
          </w:p>
        </w:tc>
        <w:tc>
          <w:tcPr>
            <w:tcW w:w="2610" w:type="dxa"/>
            <w:vMerge/>
          </w:tcPr>
          <w:p w:rsidRPr="00803C79" w:rsidR="00D16BEB" w:rsidP="00D16BEB" w:rsidRDefault="00D16BEB" w14:paraId="0C6420A8" w14:textId="77777777">
            <w:pPr>
              <w:spacing w:line="264" w:lineRule="auto"/>
              <w:rPr>
                <w:szCs w:val="26"/>
              </w:rPr>
            </w:pPr>
          </w:p>
        </w:tc>
        <w:tc>
          <w:tcPr>
            <w:tcW w:w="2250" w:type="dxa"/>
          </w:tcPr>
          <w:p w:rsidRPr="00803C79" w:rsidR="00D16BEB" w:rsidP="00D16BEB" w:rsidRDefault="00D16BEB" w14:paraId="784583BA" w14:textId="7C305BF9">
            <w:pPr>
              <w:spacing w:line="264" w:lineRule="auto"/>
              <w:rPr>
                <w:szCs w:val="26"/>
              </w:rPr>
            </w:pPr>
            <w:r>
              <w:rPr>
                <w:szCs w:val="26"/>
              </w:rPr>
              <w:t>Restore cấu hình</w:t>
            </w:r>
          </w:p>
        </w:tc>
        <w:tc>
          <w:tcPr>
            <w:tcW w:w="4410" w:type="dxa"/>
          </w:tcPr>
          <w:p w:rsidRPr="00803C79" w:rsidR="00D16BEB" w:rsidP="00D16BEB" w:rsidRDefault="00D16BEB" w14:paraId="1DDB6757" w14:textId="77777777">
            <w:pPr>
              <w:spacing w:line="264" w:lineRule="auto"/>
              <w:rPr>
                <w:szCs w:val="26"/>
              </w:rPr>
            </w:pPr>
          </w:p>
        </w:tc>
      </w:tr>
      <w:tr w:rsidRPr="00803C79" w:rsidR="00D16BEB" w:rsidTr="32535B79" w14:paraId="157F2143" w14:textId="77777777">
        <w:trPr>
          <w:trHeight w:val="443"/>
        </w:trPr>
        <w:tc>
          <w:tcPr>
            <w:tcW w:w="720" w:type="dxa"/>
            <w:vMerge/>
          </w:tcPr>
          <w:p w:rsidRPr="00803C79" w:rsidR="00D16BEB" w:rsidP="00D16BEB" w:rsidRDefault="00D16BEB" w14:paraId="215424AC" w14:textId="77777777">
            <w:pPr>
              <w:spacing w:line="264" w:lineRule="auto"/>
              <w:rPr>
                <w:szCs w:val="26"/>
              </w:rPr>
            </w:pPr>
          </w:p>
        </w:tc>
        <w:tc>
          <w:tcPr>
            <w:tcW w:w="2610" w:type="dxa"/>
            <w:vMerge/>
          </w:tcPr>
          <w:p w:rsidRPr="00803C79" w:rsidR="00D16BEB" w:rsidP="00D16BEB" w:rsidRDefault="00D16BEB" w14:paraId="340F9FA5" w14:textId="77777777">
            <w:pPr>
              <w:spacing w:line="264" w:lineRule="auto"/>
              <w:rPr>
                <w:szCs w:val="26"/>
              </w:rPr>
            </w:pPr>
          </w:p>
        </w:tc>
        <w:tc>
          <w:tcPr>
            <w:tcW w:w="2250" w:type="dxa"/>
          </w:tcPr>
          <w:p w:rsidRPr="00803C79" w:rsidR="00D16BEB" w:rsidP="00D16BEB" w:rsidRDefault="00D16BEB" w14:paraId="566C4984" w14:textId="21A03C2A">
            <w:pPr>
              <w:spacing w:line="264" w:lineRule="auto"/>
              <w:rPr>
                <w:szCs w:val="26"/>
              </w:rPr>
            </w:pPr>
            <w:r>
              <w:rPr>
                <w:szCs w:val="26"/>
              </w:rPr>
              <w:t>Update firmware</w:t>
            </w:r>
          </w:p>
        </w:tc>
        <w:tc>
          <w:tcPr>
            <w:tcW w:w="4410" w:type="dxa"/>
          </w:tcPr>
          <w:p w:rsidRPr="00803C79" w:rsidR="00D16BEB" w:rsidP="00D16BEB" w:rsidRDefault="00D16BEB" w14:paraId="134D3F39" w14:textId="77777777">
            <w:pPr>
              <w:spacing w:line="264" w:lineRule="auto"/>
              <w:rPr>
                <w:szCs w:val="26"/>
              </w:rPr>
            </w:pPr>
          </w:p>
        </w:tc>
      </w:tr>
    </w:tbl>
    <w:p w:rsidRPr="00803C79" w:rsidR="00627603" w:rsidP="00210B50" w:rsidRDefault="00627603" w14:paraId="2997FDD2" w14:textId="6558EA3C">
      <w:pPr>
        <w:spacing w:line="264" w:lineRule="auto"/>
      </w:pPr>
    </w:p>
    <w:p w:rsidRPr="00236FAE" w:rsidR="0065653A" w:rsidP="00210B50" w:rsidRDefault="7A7E8B9F" w14:paraId="0A2AFE0F" w14:textId="3A2863CC">
      <w:pPr>
        <w:pStyle w:val="Heading1"/>
        <w:spacing w:line="264" w:lineRule="auto"/>
      </w:pPr>
      <w:bookmarkStart w:name="_Toc1283168466" w:id="68"/>
      <w:bookmarkEnd w:id="19"/>
      <w:r>
        <w:t>Quy trình nghiệp vụ</w:t>
      </w:r>
      <w:r w:rsidR="094FE602">
        <w:t xml:space="preserve"> điều khiển thiết bị</w:t>
      </w:r>
      <w:bookmarkEnd w:id="68"/>
    </w:p>
    <w:p w:rsidR="00EC7EF1" w:rsidP="00A12EBF" w:rsidRDefault="7C835AD1" w14:paraId="53211432" w14:textId="2A40247E">
      <w:pPr>
        <w:pStyle w:val="Heading2"/>
        <w:spacing w:line="264" w:lineRule="auto"/>
      </w:pPr>
      <w:bookmarkStart w:name="_Toc58254227" w:id="69"/>
      <w:bookmarkStart w:name="_Toc58355435" w:id="70"/>
      <w:bookmarkStart w:name="_Toc58355591" w:id="71"/>
      <w:bookmarkStart w:name="_Toc58579055" w:id="72"/>
      <w:bookmarkStart w:name="_Toc58580020" w:id="73"/>
      <w:bookmarkStart w:name="_Toc58872300" w:id="74"/>
      <w:bookmarkStart w:name="_Toc58872400" w:id="75"/>
      <w:bookmarkStart w:name="_Toc1266558864" w:id="76"/>
      <w:bookmarkEnd w:id="69"/>
      <w:bookmarkEnd w:id="70"/>
      <w:bookmarkEnd w:id="71"/>
      <w:bookmarkEnd w:id="72"/>
      <w:bookmarkEnd w:id="73"/>
      <w:bookmarkEnd w:id="74"/>
      <w:bookmarkEnd w:id="75"/>
      <w:r>
        <w:t>Kết nối thiết bị ban đầu</w:t>
      </w:r>
      <w:bookmarkEnd w:id="76"/>
    </w:p>
    <w:p w:rsidRPr="00073E34" w:rsidR="00073E34" w:rsidP="00073E34" w:rsidRDefault="00073E34" w14:paraId="79C4C7BE" w14:textId="059EFE58">
      <w:pPr>
        <w:spacing w:line="264" w:lineRule="auto"/>
      </w:pPr>
      <w:r w:rsidRPr="00073E34">
        <w:rPr>
          <w:lang w:val="vi-VN"/>
        </w:rPr>
        <w:t xml:space="preserve">Chức năng này cho phép người sử dụng </w:t>
      </w:r>
      <w:r>
        <w:t xml:space="preserve">thực hiện quét các thiết bị mạng qua ứng dụng trên thiết bị di động có kết nối wifi tới wifi của thiết bị </w:t>
      </w:r>
    </w:p>
    <w:p w:rsidR="00A12EBF" w:rsidP="00A12EBF" w:rsidRDefault="3D341967" w14:paraId="098F0D92" w14:textId="22D7DD91">
      <w:pPr>
        <w:pStyle w:val="Heading3"/>
      </w:pPr>
      <w:bookmarkStart w:name="_Toc1612565490" w:id="77"/>
      <w:r>
        <w:t xml:space="preserve">Danh sách use </w:t>
      </w:r>
      <w:r w:rsidR="2933448A">
        <w:t>case</w:t>
      </w:r>
      <w:bookmarkEnd w:id="77"/>
    </w:p>
    <w:p w:rsidR="2A156EE0" w:rsidP="620E1266" w:rsidRDefault="00D61544" w14:paraId="1C3B0633" w14:textId="0371BDC5">
      <w:pPr>
        <w:spacing w:line="264" w:lineRule="auto"/>
      </w:pPr>
      <w:r>
        <w:rPr>
          <w:noProof/>
        </w:rPr>
        <w:object w:dxaOrig="9071" w:dyaOrig="4411" w14:anchorId="25BA65CD">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54.4pt;height:223.45pt" o:ole="" type="#_x0000_t75">
            <v:imagedata o:title="" r:id="rId13"/>
          </v:shape>
          <o:OLEObject Type="Embed" ProgID="Visio.Drawing.15" ShapeID="_x0000_i1025" DrawAspect="Content" ObjectID="_1719646711" r:id="rId14"/>
        </w:object>
      </w:r>
    </w:p>
    <w:p w:rsidR="00C74148" w:rsidP="620E1266" w:rsidRDefault="00C74148" w14:paraId="3D89E377" w14:textId="77777777">
      <w:pPr>
        <w:spacing w:line="264" w:lineRule="auto"/>
      </w:pPr>
    </w:p>
    <w:p w:rsidRPr="00F719CE" w:rsidR="00F719CE" w:rsidP="00073E34" w:rsidRDefault="28A97C2B" w14:paraId="0BEBFA33" w14:textId="171055E2">
      <w:pPr>
        <w:pStyle w:val="Heading3"/>
      </w:pPr>
      <w:bookmarkStart w:name="_Toc897637807" w:id="78"/>
      <w:r>
        <w:lastRenderedPageBreak/>
        <w:t>Mô tả l</w:t>
      </w:r>
      <w:r w:rsidR="42B090E4">
        <w:t>uồng nghiệp vụ</w:t>
      </w:r>
      <w:bookmarkEnd w:id="78"/>
    </w:p>
    <w:p w:rsidRPr="00236FAE" w:rsidR="00AB6379" w:rsidP="00210B50" w:rsidRDefault="73B72ECA" w14:paraId="08F09396" w14:textId="3AC3D745">
      <w:pPr>
        <w:pStyle w:val="Heading4"/>
        <w:spacing w:line="264" w:lineRule="auto"/>
      </w:pPr>
      <w:bookmarkStart w:name="_Toc332881600" w:id="79"/>
      <w:r>
        <w:t>Quét thiết bị</w:t>
      </w:r>
      <w:bookmarkEnd w:id="79"/>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20E1266" w:rsidTr="05487695" w14:paraId="4B48B437" w14:textId="77777777">
        <w:tc>
          <w:tcPr>
            <w:tcW w:w="2151" w:type="dxa"/>
            <w:shd w:val="clear" w:color="auto" w:fill="BFBFBF" w:themeFill="background1" w:themeFillShade="BF"/>
            <w:tcMar/>
          </w:tcPr>
          <w:p w:rsidR="70E67617" w:rsidP="620E1266" w:rsidRDefault="70E67617" w14:paraId="0B815141" w14:textId="77777777">
            <w:pPr>
              <w:spacing w:line="264" w:lineRule="auto"/>
            </w:pPr>
            <w:r>
              <w:t>ID</w:t>
            </w:r>
          </w:p>
        </w:tc>
        <w:tc>
          <w:tcPr>
            <w:tcW w:w="7074" w:type="dxa"/>
            <w:shd w:val="clear" w:color="auto" w:fill="BFBFBF" w:themeFill="background1" w:themeFillShade="BF"/>
            <w:tcMar/>
          </w:tcPr>
          <w:p w:rsidR="70E67617" w:rsidP="620E1266" w:rsidRDefault="70E67617" w14:paraId="26EB53F9" w14:textId="1294FFF4">
            <w:pPr>
              <w:spacing w:line="264" w:lineRule="auto"/>
            </w:pPr>
            <w:r>
              <w:t>UC-Pairing-01</w:t>
            </w:r>
          </w:p>
        </w:tc>
      </w:tr>
      <w:tr w:rsidR="620E1266" w:rsidTr="05487695" w14:paraId="1DD11B96" w14:textId="77777777">
        <w:tc>
          <w:tcPr>
            <w:tcW w:w="2151" w:type="dxa"/>
            <w:tcBorders>
              <w:top w:val="single" w:color="auto" w:sz="4" w:space="0"/>
              <w:left w:val="single" w:color="auto" w:sz="4" w:space="0"/>
              <w:bottom w:val="single" w:color="auto" w:sz="4" w:space="0"/>
              <w:right w:val="single" w:color="auto" w:sz="4" w:space="0"/>
            </w:tcBorders>
            <w:tcMar/>
          </w:tcPr>
          <w:p w:rsidR="70E67617" w:rsidP="620E1266" w:rsidRDefault="70E67617" w14:paraId="514CBDAF"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Mar/>
          </w:tcPr>
          <w:p w:rsidR="2A156EE0" w:rsidP="620E1266" w:rsidRDefault="2A156EE0" w14:paraId="6505DEB4" w14:textId="41CF9642">
            <w:pPr>
              <w:spacing w:line="264" w:lineRule="auto"/>
              <w:rPr>
                <w:color w:val="000000" w:themeColor="text1"/>
              </w:rPr>
            </w:pPr>
            <w:r w:rsidRPr="620E1266">
              <w:rPr>
                <w:color w:val="000000" w:themeColor="text1"/>
              </w:rPr>
              <w:t>Quét thiết bị</w:t>
            </w:r>
          </w:p>
        </w:tc>
      </w:tr>
      <w:tr w:rsidR="620E1266" w:rsidTr="05487695" w14:paraId="1408FA2C" w14:textId="77777777">
        <w:tc>
          <w:tcPr>
            <w:tcW w:w="2151" w:type="dxa"/>
            <w:tcBorders>
              <w:top w:val="single" w:color="auto" w:sz="4" w:space="0"/>
              <w:left w:val="single" w:color="auto" w:sz="4" w:space="0"/>
              <w:bottom w:val="single" w:color="auto" w:sz="4" w:space="0"/>
              <w:right w:val="single" w:color="auto" w:sz="4" w:space="0"/>
            </w:tcBorders>
            <w:tcMar/>
          </w:tcPr>
          <w:p w:rsidR="70E67617" w:rsidP="620E1266" w:rsidRDefault="70E67617" w14:paraId="0F7CB5C5"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Mar/>
          </w:tcPr>
          <w:p w:rsidR="70E67617" w:rsidP="00A31961" w:rsidRDefault="70E67617" w14:paraId="0F315539" w14:textId="5C672316">
            <w:pPr>
              <w:pStyle w:val="ListParagraph"/>
              <w:numPr>
                <w:ilvl w:val="0"/>
                <w:numId w:val="38"/>
              </w:numPr>
              <w:spacing w:line="264" w:lineRule="auto"/>
              <w:rPr>
                <w:color w:val="000000" w:themeColor="text1"/>
              </w:rPr>
            </w:pPr>
            <w:r w:rsidRPr="620E1266">
              <w:rPr>
                <w:color w:val="000000" w:themeColor="text1"/>
              </w:rPr>
              <w:t xml:space="preserve">Người dùng truy cập menu </w:t>
            </w:r>
            <w:r w:rsidRPr="620E1266" w:rsidR="2A156EE0">
              <w:rPr>
                <w:color w:val="000000" w:themeColor="text1"/>
              </w:rPr>
              <w:t>quản lý thiết bị</w:t>
            </w:r>
          </w:p>
          <w:p w:rsidR="2A156EE0" w:rsidP="00A31961" w:rsidRDefault="2A156EE0" w14:paraId="2EDADBAA" w14:textId="13E8A094">
            <w:pPr>
              <w:pStyle w:val="FirstLevelBullet"/>
              <w:numPr>
                <w:ilvl w:val="1"/>
                <w:numId w:val="39"/>
              </w:numPr>
              <w:spacing w:line="264" w:lineRule="auto"/>
              <w:ind w:left="713"/>
              <w:rPr>
                <w:color w:val="000000" w:themeColor="text1"/>
              </w:rPr>
            </w:pPr>
            <w:r w:rsidRPr="620E1266">
              <w:rPr>
                <w:color w:val="000000" w:themeColor="text1"/>
              </w:rPr>
              <w:t>Ứng dụng hiển thị danh sách các thiết bị quét được</w:t>
            </w:r>
          </w:p>
        </w:tc>
      </w:tr>
      <w:tr w:rsidR="620E1266" w:rsidTr="05487695" w14:paraId="5239E011" w14:textId="77777777">
        <w:tc>
          <w:tcPr>
            <w:tcW w:w="2151" w:type="dxa"/>
            <w:tcBorders>
              <w:top w:val="single" w:color="auto" w:sz="4" w:space="0"/>
              <w:left w:val="single" w:color="auto" w:sz="4" w:space="0"/>
              <w:bottom w:val="single" w:color="auto" w:sz="4" w:space="0"/>
              <w:right w:val="single" w:color="auto" w:sz="4" w:space="0"/>
            </w:tcBorders>
            <w:tcMar/>
          </w:tcPr>
          <w:p w:rsidR="70E67617" w:rsidP="620E1266" w:rsidRDefault="70E67617" w14:paraId="79F04C89"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Mar/>
          </w:tcPr>
          <w:p w:rsidR="70E67617" w:rsidP="620E1266" w:rsidRDefault="70E67617" w14:paraId="20AD9C21" w14:textId="07412A5B">
            <w:pPr>
              <w:spacing w:line="264" w:lineRule="auto"/>
              <w:rPr>
                <w:color w:val="000000" w:themeColor="text1"/>
              </w:rPr>
            </w:pPr>
            <w:r w:rsidRPr="620E1266">
              <w:rPr>
                <w:color w:val="000000" w:themeColor="text1"/>
              </w:rPr>
              <w:t xml:space="preserve">NSD </w:t>
            </w:r>
            <w:r w:rsidRPr="620E1266" w:rsidR="2A156EE0">
              <w:rPr>
                <w:color w:val="000000" w:themeColor="text1"/>
              </w:rPr>
              <w:t>sử dụng ứng dụng</w:t>
            </w:r>
          </w:p>
        </w:tc>
      </w:tr>
      <w:tr w:rsidR="620E1266" w:rsidTr="05487695" w14:paraId="38C9B41C" w14:textId="77777777">
        <w:tc>
          <w:tcPr>
            <w:tcW w:w="2151" w:type="dxa"/>
            <w:tcBorders>
              <w:top w:val="single" w:color="auto" w:sz="4" w:space="0"/>
              <w:left w:val="single" w:color="auto" w:sz="4" w:space="0"/>
              <w:bottom w:val="single" w:color="auto" w:sz="4" w:space="0"/>
              <w:right w:val="single" w:color="auto" w:sz="4" w:space="0"/>
            </w:tcBorders>
            <w:tcMar/>
          </w:tcPr>
          <w:p w:rsidR="70E67617" w:rsidP="620E1266" w:rsidRDefault="70E67617" w14:paraId="3D1E5C75"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Mar/>
          </w:tcPr>
          <w:p w:rsidR="70E67617" w:rsidP="05487695" w:rsidRDefault="70E67617" w14:paraId="76D2E12E" w14:textId="3B3FD7FA">
            <w:pPr>
              <w:spacing w:line="264" w:lineRule="auto"/>
              <w:rPr>
                <w:color w:val="000000" w:themeColor="text1" w:themeTint="FF" w:themeShade="FF"/>
              </w:rPr>
            </w:pPr>
            <w:r w:rsidRPr="05487695" w:rsidR="1D953012">
              <w:rPr>
                <w:color w:val="000000" w:themeColor="text1" w:themeTint="FF" w:themeShade="FF"/>
              </w:rPr>
              <w:t xml:space="preserve">NSD </w:t>
            </w:r>
            <w:proofErr w:type="spellStart"/>
            <w:r w:rsidRPr="05487695" w:rsidR="1D953012">
              <w:rPr>
                <w:color w:val="000000" w:themeColor="text1" w:themeTint="FF" w:themeShade="FF"/>
              </w:rPr>
              <w:t>đăng</w:t>
            </w:r>
            <w:proofErr w:type="spellEnd"/>
            <w:r w:rsidRPr="05487695" w:rsidR="1D953012">
              <w:rPr>
                <w:color w:val="000000" w:themeColor="text1" w:themeTint="FF" w:themeShade="FF"/>
              </w:rPr>
              <w:t xml:space="preserve"> </w:t>
            </w:r>
            <w:proofErr w:type="spellStart"/>
            <w:r w:rsidRPr="05487695" w:rsidR="1D953012">
              <w:rPr>
                <w:color w:val="000000" w:themeColor="text1" w:themeTint="FF" w:themeShade="FF"/>
              </w:rPr>
              <w:t>nhập</w:t>
            </w:r>
            <w:proofErr w:type="spellEnd"/>
            <w:r w:rsidRPr="05487695" w:rsidR="1D953012">
              <w:rPr>
                <w:color w:val="000000" w:themeColor="text1" w:themeTint="FF" w:themeShade="FF"/>
              </w:rPr>
              <w:t xml:space="preserve"> </w:t>
            </w:r>
            <w:proofErr w:type="spellStart"/>
            <w:r w:rsidRPr="05487695" w:rsidR="1D953012">
              <w:rPr>
                <w:color w:val="000000" w:themeColor="text1" w:themeTint="FF" w:themeShade="FF"/>
              </w:rPr>
              <w:t>thành</w:t>
            </w:r>
            <w:proofErr w:type="spellEnd"/>
            <w:r w:rsidRPr="05487695" w:rsidR="1D953012">
              <w:rPr>
                <w:color w:val="000000" w:themeColor="text1" w:themeTint="FF" w:themeShade="FF"/>
              </w:rPr>
              <w:t xml:space="preserve"> </w:t>
            </w:r>
            <w:proofErr w:type="spellStart"/>
            <w:r w:rsidRPr="05487695" w:rsidR="1D953012">
              <w:rPr>
                <w:color w:val="000000" w:themeColor="text1" w:themeTint="FF" w:themeShade="FF"/>
              </w:rPr>
              <w:t>công</w:t>
            </w:r>
            <w:proofErr w:type="spellEnd"/>
            <w:r w:rsidRPr="05487695" w:rsidR="1D953012">
              <w:rPr>
                <w:color w:val="000000" w:themeColor="text1" w:themeTint="FF" w:themeShade="FF"/>
              </w:rPr>
              <w:t xml:space="preserve"> </w:t>
            </w:r>
            <w:proofErr w:type="spellStart"/>
            <w:r w:rsidRPr="05487695" w:rsidR="6EB05A3E">
              <w:rPr>
                <w:color w:val="000000" w:themeColor="text1" w:themeTint="FF" w:themeShade="FF"/>
              </w:rPr>
              <w:t>ứng</w:t>
            </w:r>
            <w:proofErr w:type="spellEnd"/>
            <w:r w:rsidRPr="05487695" w:rsidR="6EB05A3E">
              <w:rPr>
                <w:color w:val="000000" w:themeColor="text1" w:themeTint="FF" w:themeShade="FF"/>
              </w:rPr>
              <w:t xml:space="preserve"> </w:t>
            </w:r>
            <w:proofErr w:type="spellStart"/>
            <w:r w:rsidRPr="05487695" w:rsidR="6EB05A3E">
              <w:rPr>
                <w:color w:val="000000" w:themeColor="text1" w:themeTint="FF" w:themeShade="FF"/>
              </w:rPr>
              <w:t>dụng</w:t>
            </w:r>
            <w:proofErr w:type="spellEnd"/>
          </w:p>
          <w:p w:rsidR="70E67617" w:rsidP="05487695" w:rsidRDefault="70E67617" w14:paraId="0122EF94" w14:textId="7A064911">
            <w:pPr>
              <w:pStyle w:val="Normal"/>
              <w:spacing w:line="264" w:lineRule="auto"/>
              <w:rPr>
                <w:color w:val="000000" w:themeColor="text1"/>
              </w:rPr>
            </w:pPr>
            <w:r w:rsidRPr="05487695" w:rsidR="05487695">
              <w:rPr>
                <w:color w:val="000000" w:themeColor="text1" w:themeTint="FF" w:themeShade="FF"/>
              </w:rPr>
              <w:t xml:space="preserve">NSD </w:t>
            </w:r>
            <w:proofErr w:type="spellStart"/>
            <w:r w:rsidRPr="05487695" w:rsidR="05487695">
              <w:rPr>
                <w:color w:val="000000" w:themeColor="text1" w:themeTint="FF" w:themeShade="FF"/>
              </w:rPr>
              <w:t>kết</w:t>
            </w:r>
            <w:proofErr w:type="spellEnd"/>
            <w:r w:rsidRPr="05487695" w:rsidR="05487695">
              <w:rPr>
                <w:color w:val="000000" w:themeColor="text1" w:themeTint="FF" w:themeShade="FF"/>
              </w:rPr>
              <w:t xml:space="preserve"> </w:t>
            </w:r>
            <w:proofErr w:type="spellStart"/>
            <w:r w:rsidRPr="05487695" w:rsidR="05487695">
              <w:rPr>
                <w:color w:val="000000" w:themeColor="text1" w:themeTint="FF" w:themeShade="FF"/>
              </w:rPr>
              <w:t>nối</w:t>
            </w:r>
            <w:proofErr w:type="spellEnd"/>
            <w:r w:rsidRPr="05487695" w:rsidR="05487695">
              <w:rPr>
                <w:color w:val="000000" w:themeColor="text1" w:themeTint="FF" w:themeShade="FF"/>
              </w:rPr>
              <w:t xml:space="preserve"> </w:t>
            </w:r>
            <w:proofErr w:type="spellStart"/>
            <w:r w:rsidRPr="05487695" w:rsidR="05487695">
              <w:rPr>
                <w:color w:val="000000" w:themeColor="text1" w:themeTint="FF" w:themeShade="FF"/>
              </w:rPr>
              <w:t>với</w:t>
            </w:r>
            <w:proofErr w:type="spellEnd"/>
            <w:r w:rsidRPr="05487695" w:rsidR="05487695">
              <w:rPr>
                <w:color w:val="000000" w:themeColor="text1" w:themeTint="FF" w:themeShade="FF"/>
              </w:rPr>
              <w:t xml:space="preserve"> </w:t>
            </w:r>
            <w:proofErr w:type="spellStart"/>
            <w:r w:rsidRPr="05487695" w:rsidR="05487695">
              <w:rPr>
                <w:color w:val="000000" w:themeColor="text1" w:themeTint="FF" w:themeShade="FF"/>
              </w:rPr>
              <w:t>Wifi</w:t>
            </w:r>
            <w:proofErr w:type="spellEnd"/>
            <w:r w:rsidRPr="05487695" w:rsidR="05487695">
              <w:rPr>
                <w:color w:val="000000" w:themeColor="text1" w:themeTint="FF" w:themeShade="FF"/>
              </w:rPr>
              <w:t xml:space="preserve"> </w:t>
            </w:r>
            <w:proofErr w:type="spellStart"/>
            <w:r w:rsidRPr="05487695" w:rsidR="05487695">
              <w:rPr>
                <w:color w:val="000000" w:themeColor="text1" w:themeTint="FF" w:themeShade="FF"/>
              </w:rPr>
              <w:t>có</w:t>
            </w:r>
            <w:proofErr w:type="spellEnd"/>
            <w:r w:rsidRPr="05487695" w:rsidR="05487695">
              <w:rPr>
                <w:color w:val="000000" w:themeColor="text1" w:themeTint="FF" w:themeShade="FF"/>
              </w:rPr>
              <w:t xml:space="preserve"> </w:t>
            </w:r>
            <w:proofErr w:type="spellStart"/>
            <w:r w:rsidRPr="05487695" w:rsidR="05487695">
              <w:rPr>
                <w:color w:val="000000" w:themeColor="text1" w:themeTint="FF" w:themeShade="FF"/>
              </w:rPr>
              <w:t>thiết</w:t>
            </w:r>
            <w:proofErr w:type="spellEnd"/>
            <w:r w:rsidRPr="05487695" w:rsidR="05487695">
              <w:rPr>
                <w:color w:val="000000" w:themeColor="text1" w:themeTint="FF" w:themeShade="FF"/>
              </w:rPr>
              <w:t xml:space="preserve"> </w:t>
            </w:r>
            <w:proofErr w:type="spellStart"/>
            <w:r w:rsidRPr="05487695" w:rsidR="05487695">
              <w:rPr>
                <w:color w:val="000000" w:themeColor="text1" w:themeTint="FF" w:themeShade="FF"/>
              </w:rPr>
              <w:t>bị</w:t>
            </w:r>
            <w:proofErr w:type="spellEnd"/>
            <w:r w:rsidRPr="05487695" w:rsidR="05487695">
              <w:rPr>
                <w:color w:val="000000" w:themeColor="text1" w:themeTint="FF" w:themeShade="FF"/>
              </w:rPr>
              <w:t xml:space="preserve"> mạng</w:t>
            </w:r>
          </w:p>
        </w:tc>
      </w:tr>
      <w:tr w:rsidR="620E1266" w:rsidTr="05487695" w14:paraId="0CF0B91E" w14:textId="77777777">
        <w:tc>
          <w:tcPr>
            <w:tcW w:w="2151" w:type="dxa"/>
            <w:tcBorders>
              <w:top w:val="single" w:color="auto" w:sz="4" w:space="0"/>
              <w:left w:val="single" w:color="auto" w:sz="4" w:space="0"/>
              <w:bottom w:val="single" w:color="auto" w:sz="4" w:space="0"/>
              <w:right w:val="single" w:color="auto" w:sz="4" w:space="0"/>
            </w:tcBorders>
            <w:tcMar/>
          </w:tcPr>
          <w:p w:rsidR="70E67617" w:rsidP="620E1266" w:rsidRDefault="70E67617" w14:paraId="399A65E8"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Mar/>
          </w:tcPr>
          <w:p w:rsidR="70E67617" w:rsidP="620E1266" w:rsidRDefault="70E67617" w14:paraId="4A8AFED8" w14:textId="43E71443">
            <w:pPr>
              <w:spacing w:line="264" w:lineRule="auto"/>
              <w:rPr>
                <w:color w:val="000000" w:themeColor="text1"/>
              </w:rPr>
            </w:pPr>
            <w:r w:rsidRPr="620E1266">
              <w:rPr>
                <w:color w:val="000000" w:themeColor="text1"/>
              </w:rPr>
              <w:t xml:space="preserve">Hiển thị danh sách </w:t>
            </w:r>
            <w:r w:rsidRPr="620E1266" w:rsidR="2A156EE0">
              <w:rPr>
                <w:color w:val="000000" w:themeColor="text1"/>
              </w:rPr>
              <w:t>các thiết bị mà ứng dụng đã quét được</w:t>
            </w:r>
          </w:p>
        </w:tc>
      </w:tr>
    </w:tbl>
    <w:p w:rsidR="00441EE0" w:rsidP="00441EE0" w:rsidRDefault="00441EE0" w14:paraId="39B1C29E" w14:textId="77777777">
      <w:pPr>
        <w:spacing w:line="264" w:lineRule="auto"/>
        <w:rPr>
          <w:b/>
          <w:bCs/>
        </w:rPr>
      </w:pPr>
    </w:p>
    <w:p w:rsidRPr="00441EE0" w:rsidR="51EB56D7" w:rsidP="00441EE0" w:rsidRDefault="69355E6E" w14:paraId="6506ADC8" w14:textId="0D7E19D5">
      <w:pPr>
        <w:spacing w:line="264" w:lineRule="auto"/>
        <w:rPr>
          <w:b/>
          <w:bCs/>
        </w:rPr>
      </w:pPr>
      <w:r w:rsidRPr="05487695" w:rsidR="68B8E397">
        <w:rPr>
          <w:b w:val="1"/>
          <w:bCs w:val="1"/>
        </w:rPr>
        <w:t xml:space="preserve">Sơ đồ </w:t>
      </w:r>
      <w:r w:rsidRPr="05487695" w:rsidR="25D13C78">
        <w:rPr>
          <w:b w:val="1"/>
          <w:bCs w:val="1"/>
        </w:rPr>
        <w:t>luồng quét thiết bị</w:t>
      </w:r>
    </w:p>
    <w:p w:rsidR="620E1266" w:rsidP="05487695" w:rsidRDefault="57538E7C" w14:paraId="6DED6F34" w14:textId="1EBE259A">
      <w:pPr>
        <w:pStyle w:val="Normal"/>
        <w:jc w:val="center"/>
      </w:pPr>
      <w:r w:rsidR="05487695">
        <w:drawing>
          <wp:inline wp14:editId="72B04961" wp14:anchorId="7C9B8823">
            <wp:extent cx="4572000" cy="4038600"/>
            <wp:effectExtent l="0" t="0" r="0" b="0"/>
            <wp:docPr id="1893428343" name="" title=""/>
            <wp:cNvGraphicFramePr>
              <a:graphicFrameLocks noChangeAspect="1"/>
            </wp:cNvGraphicFramePr>
            <a:graphic>
              <a:graphicData uri="http://schemas.openxmlformats.org/drawingml/2006/picture">
                <pic:pic>
                  <pic:nvPicPr>
                    <pic:cNvPr id="0" name=""/>
                    <pic:cNvPicPr/>
                  </pic:nvPicPr>
                  <pic:blipFill>
                    <a:blip r:embed="Re2380ed1f33f46c7">
                      <a:extLst>
                        <a:ext xmlns:a="http://schemas.openxmlformats.org/drawingml/2006/main" uri="{28A0092B-C50C-407E-A947-70E740481C1C}">
                          <a14:useLocalDpi val="0"/>
                        </a:ext>
                      </a:extLst>
                    </a:blip>
                    <a:stretch>
                      <a:fillRect/>
                    </a:stretch>
                  </pic:blipFill>
                  <pic:spPr>
                    <a:xfrm>
                      <a:off x="0" y="0"/>
                      <a:ext cx="4572000" cy="4038600"/>
                    </a:xfrm>
                    <a:prstGeom prst="rect">
                      <a:avLst/>
                    </a:prstGeom>
                  </pic:spPr>
                </pic:pic>
              </a:graphicData>
            </a:graphic>
          </wp:inline>
        </w:drawing>
      </w:r>
    </w:p>
    <w:p w:rsidRPr="00441EE0" w:rsidR="00A35BFD" w:rsidP="00441EE0" w:rsidRDefault="0EB6E977" w14:paraId="23A46B56" w14:textId="536D54D1">
      <w:pPr>
        <w:spacing w:line="264" w:lineRule="auto"/>
        <w:rPr>
          <w:b/>
          <w:bCs/>
        </w:rPr>
      </w:pPr>
      <w:r w:rsidRPr="00441EE0">
        <w:rPr>
          <w:b/>
          <w:bCs/>
        </w:rPr>
        <w:t>Giải thích quy trình:</w:t>
      </w:r>
    </w:p>
    <w:p w:rsidRPr="00236FAE" w:rsidR="00A35BFD" w:rsidP="6266F7CF" w:rsidRDefault="000B15D2" w14:paraId="189C1649" w14:textId="7202723D">
      <w:pPr>
        <w:pStyle w:val="ListParagraph"/>
        <w:numPr>
          <w:ilvl w:val="0"/>
          <w:numId w:val="34"/>
        </w:numPr>
        <w:spacing w:line="264" w:lineRule="auto"/>
        <w:rPr>
          <w:rFonts w:cs="Tahoma"/>
        </w:rPr>
      </w:pPr>
      <w:r w:rsidRPr="6266F7CF">
        <w:rPr>
          <w:rFonts w:cs="Tahoma"/>
        </w:rPr>
        <w:t xml:space="preserve">NSD </w:t>
      </w:r>
      <w:r w:rsidRPr="6266F7CF" w:rsidR="00E935AD">
        <w:rPr>
          <w:rFonts w:cs="Tahoma"/>
        </w:rPr>
        <w:t>thực hiện kết nối tới Wifi mặc định của thiết bị hoặc mạng Wifi đã cấu hình cho thiết bị</w:t>
      </w:r>
      <w:r w:rsidRPr="6266F7CF">
        <w:rPr>
          <w:rFonts w:cs="Tahoma"/>
        </w:rPr>
        <w:t>.</w:t>
      </w:r>
    </w:p>
    <w:p w:rsidRPr="00236FAE" w:rsidR="00A35BFD" w:rsidP="00210B50" w:rsidRDefault="00A35BFD" w14:paraId="370FBC12" w14:textId="77777777">
      <w:pPr>
        <w:pStyle w:val="ListParagraph"/>
        <w:spacing w:line="264" w:lineRule="auto"/>
      </w:pPr>
    </w:p>
    <w:p w:rsidRPr="00236FAE" w:rsidR="00A35BFD" w:rsidP="00A31961" w:rsidRDefault="16048809" w14:paraId="71AED84D" w14:textId="686E7E7C">
      <w:pPr>
        <w:pStyle w:val="ListParagraph"/>
        <w:numPr>
          <w:ilvl w:val="0"/>
          <w:numId w:val="34"/>
        </w:numPr>
        <w:spacing w:line="264" w:lineRule="auto"/>
        <w:rPr>
          <w:rFonts w:cs="Tahoma"/>
        </w:rPr>
      </w:pPr>
      <w:r w:rsidRPr="05487695" w:rsidR="4B4C8306">
        <w:rPr>
          <w:rFonts w:cs="Tahoma"/>
        </w:rPr>
        <w:t xml:space="preserve">NSD </w:t>
      </w:r>
      <w:proofErr w:type="spellStart"/>
      <w:r w:rsidRPr="05487695" w:rsidR="5479C6A1">
        <w:rPr>
          <w:rFonts w:cs="Tahoma"/>
        </w:rPr>
        <w:t>truy</w:t>
      </w:r>
      <w:proofErr w:type="spellEnd"/>
      <w:r w:rsidRPr="05487695" w:rsidR="5479C6A1">
        <w:rPr>
          <w:rFonts w:cs="Tahoma"/>
        </w:rPr>
        <w:t xml:space="preserve"> </w:t>
      </w:r>
      <w:proofErr w:type="spellStart"/>
      <w:r w:rsidRPr="05487695" w:rsidR="33290E2B">
        <w:rPr>
          <w:rFonts w:cs="Tahoma"/>
        </w:rPr>
        <w:t>nhập</w:t>
      </w:r>
      <w:proofErr w:type="spellEnd"/>
      <w:r w:rsidRPr="05487695" w:rsidR="33290E2B">
        <w:rPr>
          <w:rFonts w:cs="Tahoma"/>
        </w:rPr>
        <w:t xml:space="preserve"> </w:t>
      </w:r>
      <w:proofErr w:type="spellStart"/>
      <w:r w:rsidRPr="05487695" w:rsidR="33290E2B">
        <w:rPr>
          <w:rFonts w:cs="Tahoma"/>
        </w:rPr>
        <w:t>ứng</w:t>
      </w:r>
      <w:proofErr w:type="spellEnd"/>
      <w:r w:rsidRPr="05487695" w:rsidR="33290E2B">
        <w:rPr>
          <w:rFonts w:cs="Tahoma"/>
        </w:rPr>
        <w:t xml:space="preserve"> dụng</w:t>
      </w:r>
      <w:r w:rsidRPr="05487695" w:rsidR="79DC850E">
        <w:rPr>
          <w:rFonts w:cs="Tahoma"/>
        </w:rPr>
        <w:t xml:space="preserve"> </w:t>
      </w:r>
    </w:p>
    <w:p w:rsidRPr="00236FAE" w:rsidR="00A35BFD" w:rsidP="00210B50" w:rsidRDefault="00A35BFD" w14:paraId="5BACF30A" w14:textId="77777777">
      <w:pPr>
        <w:pStyle w:val="ListParagraph"/>
        <w:spacing w:line="264" w:lineRule="auto"/>
        <w:rPr>
          <w:rFonts w:cs="Tahoma"/>
        </w:rPr>
      </w:pPr>
    </w:p>
    <w:p w:rsidRPr="00236FAE" w:rsidR="00A35BFD" w:rsidP="6266F7CF" w:rsidRDefault="00E935AD" w14:paraId="14F4A439" w14:textId="00C3CD22">
      <w:pPr>
        <w:pStyle w:val="ListParagraph"/>
        <w:numPr>
          <w:ilvl w:val="0"/>
          <w:numId w:val="34"/>
        </w:numPr>
        <w:spacing w:line="264" w:lineRule="auto"/>
        <w:rPr>
          <w:rFonts w:cs="Tahoma"/>
        </w:rPr>
      </w:pPr>
      <w:r w:rsidRPr="6266F7CF">
        <w:rPr>
          <w:rFonts w:cs="Tahoma"/>
        </w:rPr>
        <w:lastRenderedPageBreak/>
        <w:t>NSD chọn tính năng cấu hình thiết bị ở local để thực hiện quét thiết bị</w:t>
      </w:r>
      <w:r w:rsidRPr="6266F7CF" w:rsidR="004A78DC">
        <w:rPr>
          <w:rFonts w:cs="Tahoma"/>
        </w:rPr>
        <w:t>.</w:t>
      </w:r>
    </w:p>
    <w:p w:rsidRPr="00236FAE" w:rsidR="00A35BFD" w:rsidP="00210B50" w:rsidRDefault="00A35BFD" w14:paraId="084CCD2B" w14:textId="77777777">
      <w:pPr>
        <w:pStyle w:val="ListParagraph"/>
        <w:spacing w:line="264" w:lineRule="auto"/>
      </w:pPr>
    </w:p>
    <w:p w:rsidRPr="00236FAE" w:rsidR="00A35BFD" w:rsidP="00A31961" w:rsidRDefault="006615A7" w14:paraId="05678F6A" w14:textId="2C320ED4">
      <w:pPr>
        <w:pStyle w:val="ListParagraph"/>
        <w:numPr>
          <w:ilvl w:val="0"/>
          <w:numId w:val="34"/>
        </w:numPr>
        <w:spacing w:line="264" w:lineRule="auto"/>
      </w:pPr>
      <w:r>
        <w:t>Ứng dụng kiểm tra trạng thái kết nối mạng</w:t>
      </w:r>
    </w:p>
    <w:p w:rsidRPr="00236FAE" w:rsidR="00A35BFD" w:rsidP="00210B50" w:rsidRDefault="00A35BFD" w14:paraId="70F59019" w14:textId="77777777">
      <w:pPr>
        <w:pStyle w:val="ListParagraph"/>
        <w:spacing w:line="264" w:lineRule="auto"/>
      </w:pPr>
    </w:p>
    <w:p w:rsidR="006615A7" w:rsidP="00A31961" w:rsidRDefault="006615A7" w14:paraId="7E5CBDB0" w14:textId="67507BA7">
      <w:pPr>
        <w:pStyle w:val="ListParagraph"/>
        <w:numPr>
          <w:ilvl w:val="0"/>
          <w:numId w:val="34"/>
        </w:numPr>
        <w:spacing w:line="264" w:lineRule="auto"/>
      </w:pPr>
      <w:r>
        <w:t>Nếu kết nối mạng xảy ra vấn đề, ứng dụng thông báo lỗi và yêu cầu NSD kiểm tra lại kết nối mạng</w:t>
      </w:r>
    </w:p>
    <w:p w:rsidR="006615A7" w:rsidP="006615A7" w:rsidRDefault="006615A7" w14:paraId="514AC700" w14:textId="77777777">
      <w:pPr>
        <w:pStyle w:val="ListParagraph"/>
      </w:pPr>
    </w:p>
    <w:p w:rsidR="006615A7" w:rsidP="00A31961" w:rsidRDefault="006615A7" w14:paraId="15A4A1A4" w14:textId="6E712701">
      <w:pPr>
        <w:pStyle w:val="ListParagraph"/>
        <w:numPr>
          <w:ilvl w:val="0"/>
          <w:numId w:val="34"/>
        </w:numPr>
        <w:spacing w:line="264" w:lineRule="auto"/>
      </w:pPr>
      <w:r>
        <w:t>Trường hợp có kết nối mạng, hệ thống kiểm tra các thiết bị có trong mạng</w:t>
      </w:r>
    </w:p>
    <w:p w:rsidR="004A78DC" w:rsidP="00FD1553" w:rsidRDefault="004A78DC" w14:paraId="5EFBDD23" w14:textId="77777777">
      <w:pPr>
        <w:pStyle w:val="ListParagraph"/>
      </w:pPr>
    </w:p>
    <w:p w:rsidR="004A78DC" w:rsidP="00A31961" w:rsidRDefault="006615A7" w14:paraId="6FC1834F" w14:textId="1FEE68FD">
      <w:pPr>
        <w:pStyle w:val="ListParagraph"/>
        <w:numPr>
          <w:ilvl w:val="0"/>
          <w:numId w:val="34"/>
        </w:numPr>
        <w:spacing w:line="264" w:lineRule="auto"/>
      </w:pPr>
      <w:r>
        <w:t>Nếu không có thiết bị nào trong mạng ứng dụng thông báo không tim thấy thiết bị và cho phép NSD quét lại</w:t>
      </w:r>
    </w:p>
    <w:p w:rsidR="004A78DC" w:rsidP="00FD1553" w:rsidRDefault="004A78DC" w14:paraId="7AAEBF1C" w14:textId="77777777">
      <w:pPr>
        <w:pStyle w:val="ListParagraph"/>
      </w:pPr>
    </w:p>
    <w:p w:rsidR="00AE6490" w:rsidP="00A31961" w:rsidRDefault="006615A7" w14:paraId="05F12D48" w14:textId="3D98170E">
      <w:pPr>
        <w:pStyle w:val="ListParagraph"/>
        <w:numPr>
          <w:ilvl w:val="0"/>
          <w:numId w:val="34"/>
        </w:numPr>
        <w:spacing w:line="264" w:lineRule="auto"/>
        <w:ind w:left="567" w:hanging="283"/>
      </w:pPr>
      <w:r>
        <w:t xml:space="preserve">Trường hợp đã kiểm tra các điều kiện, hệ thống tìm được thiết bị, yêu cầu thiết bị gửi thông tin thiết bị mà thông tin mạng được cấu hình trên thiết bị </w:t>
      </w:r>
    </w:p>
    <w:p w:rsidRPr="00236FAE" w:rsidR="006615A7" w:rsidP="00A31961" w:rsidRDefault="4776F959" w14:paraId="2ABCE022" w14:textId="75D7FDB3">
      <w:pPr>
        <w:pStyle w:val="ListParagraph"/>
        <w:numPr>
          <w:ilvl w:val="0"/>
          <w:numId w:val="34"/>
        </w:numPr>
        <w:spacing w:line="264" w:lineRule="auto"/>
        <w:ind w:left="567" w:hanging="283"/>
      </w:pPr>
      <w:r>
        <w:t xml:space="preserve"> NSD xem được thông tin thiết bị quét được</w:t>
      </w:r>
    </w:p>
    <w:p w:rsidR="57538E7C" w:rsidP="00A31961" w:rsidRDefault="57538E7C" w14:paraId="435B6A3E" w14:textId="24DD306B">
      <w:pPr>
        <w:pStyle w:val="ListParagraph"/>
        <w:numPr>
          <w:ilvl w:val="0"/>
          <w:numId w:val="34"/>
        </w:numPr>
        <w:spacing w:line="264" w:lineRule="auto"/>
        <w:ind w:left="567" w:hanging="283"/>
        <w:rPr/>
      </w:pPr>
      <w:proofErr w:type="spellStart"/>
      <w:r w:rsidR="362CD7F3">
        <w:rPr/>
        <w:t>Hệ</w:t>
      </w:r>
      <w:proofErr w:type="spellEnd"/>
      <w:r w:rsidR="362CD7F3">
        <w:rPr/>
        <w:t xml:space="preserve"> </w:t>
      </w:r>
      <w:proofErr w:type="spellStart"/>
      <w:r w:rsidR="362CD7F3">
        <w:rPr/>
        <w:t>thống</w:t>
      </w:r>
      <w:proofErr w:type="spellEnd"/>
      <w:r w:rsidR="362CD7F3">
        <w:rPr/>
        <w:t xml:space="preserve"> </w:t>
      </w:r>
      <w:proofErr w:type="spellStart"/>
      <w:r w:rsidR="362CD7F3">
        <w:rPr/>
        <w:t>hiển</w:t>
      </w:r>
      <w:proofErr w:type="spellEnd"/>
      <w:r w:rsidR="362CD7F3">
        <w:rPr/>
        <w:t xml:space="preserve"> </w:t>
      </w:r>
      <w:r w:rsidR="362CD7F3">
        <w:rPr/>
        <w:t>thị</w:t>
      </w:r>
      <w:r w:rsidR="362CD7F3">
        <w:rPr/>
        <w:t xml:space="preserve"> </w:t>
      </w:r>
      <w:proofErr w:type="spellStart"/>
      <w:r w:rsidR="362CD7F3">
        <w:rPr/>
        <w:t>thông</w:t>
      </w:r>
      <w:proofErr w:type="spellEnd"/>
      <w:r w:rsidR="362CD7F3">
        <w:rPr/>
        <w:t xml:space="preserve"> tin </w:t>
      </w:r>
      <w:proofErr w:type="spellStart"/>
      <w:r w:rsidR="362CD7F3">
        <w:rPr/>
        <w:t>thiết</w:t>
      </w:r>
      <w:proofErr w:type="spellEnd"/>
      <w:r w:rsidR="362CD7F3">
        <w:rPr/>
        <w:t xml:space="preserve"> </w:t>
      </w:r>
      <w:proofErr w:type="spellStart"/>
      <w:r w:rsidR="362CD7F3">
        <w:rPr/>
        <w:t>bị</w:t>
      </w:r>
      <w:proofErr w:type="spellEnd"/>
      <w:r w:rsidR="362CD7F3">
        <w:rPr/>
        <w:t xml:space="preserve"> </w:t>
      </w:r>
      <w:proofErr w:type="spellStart"/>
      <w:r w:rsidR="362CD7F3">
        <w:rPr/>
        <w:t>đã</w:t>
      </w:r>
      <w:proofErr w:type="spellEnd"/>
      <w:r w:rsidR="362CD7F3">
        <w:rPr/>
        <w:t xml:space="preserve"> </w:t>
      </w:r>
      <w:proofErr w:type="spellStart"/>
      <w:r w:rsidR="362CD7F3">
        <w:rPr/>
        <w:t>quét</w:t>
      </w:r>
      <w:proofErr w:type="spellEnd"/>
      <w:r w:rsidR="362CD7F3">
        <w:rPr/>
        <w:t xml:space="preserve"> </w:t>
      </w:r>
      <w:proofErr w:type="spellStart"/>
      <w:r w:rsidR="362CD7F3">
        <w:rPr/>
        <w:t>được</w:t>
      </w:r>
      <w:proofErr w:type="spellEnd"/>
      <w:r w:rsidR="362CD7F3">
        <w:rPr/>
        <w:t xml:space="preserve"> ở </w:t>
      </w:r>
      <w:proofErr w:type="spellStart"/>
      <w:r w:rsidR="362CD7F3">
        <w:rPr/>
        <w:t>mạng</w:t>
      </w:r>
      <w:proofErr w:type="spellEnd"/>
      <w:r w:rsidR="362CD7F3">
        <w:rPr/>
        <w:t xml:space="preserve"> local</w:t>
      </w:r>
      <w:r w:rsidR="55CBD0C8">
        <w:rPr/>
        <w:t>:</w:t>
      </w:r>
    </w:p>
    <w:p w:rsidR="05487695" w:rsidP="05487695" w:rsidRDefault="05487695" w14:paraId="4E27E02F" w14:textId="772C885C">
      <w:pPr>
        <w:pStyle w:val="ListParagraph"/>
        <w:numPr>
          <w:ilvl w:val="1"/>
          <w:numId w:val="34"/>
        </w:numPr>
        <w:spacing w:line="264" w:lineRule="auto"/>
        <w:rPr>
          <w:highlight w:val="yellow"/>
        </w:rPr>
      </w:pPr>
      <w:r w:rsidRPr="05487695" w:rsidR="05487695">
        <w:rPr>
          <w:highlight w:val="yellow"/>
        </w:rPr>
        <w:t xml:space="preserve">Trường </w:t>
      </w:r>
      <w:proofErr w:type="spellStart"/>
      <w:r w:rsidRPr="05487695" w:rsidR="05487695">
        <w:rPr>
          <w:highlight w:val="yellow"/>
        </w:rPr>
        <w:t>h</w:t>
      </w:r>
      <w:r w:rsidRPr="05487695" w:rsidR="05487695">
        <w:rPr>
          <w:highlight w:val="yellow"/>
        </w:rPr>
        <w:t>ợp</w:t>
      </w:r>
      <w:proofErr w:type="spellEnd"/>
      <w:r w:rsidRPr="05487695" w:rsidR="05487695">
        <w:rPr>
          <w:highlight w:val="yellow"/>
        </w:rPr>
        <w:t xml:space="preserve"> </w:t>
      </w:r>
      <w:proofErr w:type="spellStart"/>
      <w:r w:rsidRPr="05487695" w:rsidR="05487695">
        <w:rPr>
          <w:highlight w:val="yellow"/>
        </w:rPr>
        <w:t>k</w:t>
      </w:r>
      <w:r w:rsidRPr="05487695" w:rsidR="05487695">
        <w:rPr>
          <w:highlight w:val="yellow"/>
        </w:rPr>
        <w:t>ết</w:t>
      </w:r>
      <w:proofErr w:type="spellEnd"/>
      <w:r w:rsidRPr="05487695" w:rsidR="05487695">
        <w:rPr>
          <w:highlight w:val="yellow"/>
        </w:rPr>
        <w:t xml:space="preserve"> </w:t>
      </w:r>
      <w:proofErr w:type="spellStart"/>
      <w:r w:rsidRPr="05487695" w:rsidR="05487695">
        <w:rPr>
          <w:highlight w:val="yellow"/>
        </w:rPr>
        <w:t>n</w:t>
      </w:r>
      <w:r w:rsidRPr="05487695" w:rsidR="05487695">
        <w:rPr>
          <w:highlight w:val="yellow"/>
        </w:rPr>
        <w:t>ố</w:t>
      </w:r>
      <w:r w:rsidRPr="05487695" w:rsidR="05487695">
        <w:rPr>
          <w:highlight w:val="yellow"/>
        </w:rPr>
        <w:t>i</w:t>
      </w:r>
      <w:proofErr w:type="spellEnd"/>
      <w:r w:rsidRPr="05487695" w:rsidR="05487695">
        <w:rPr>
          <w:highlight w:val="yellow"/>
        </w:rPr>
        <w:t xml:space="preserve"> </w:t>
      </w:r>
      <w:r w:rsidRPr="05487695" w:rsidR="05487695">
        <w:rPr>
          <w:highlight w:val="yellow"/>
        </w:rPr>
        <w:t>O</w:t>
      </w:r>
      <w:r w:rsidRPr="05487695" w:rsidR="05487695">
        <w:rPr>
          <w:highlight w:val="yellow"/>
        </w:rPr>
        <w:t>N</w:t>
      </w:r>
      <w:r w:rsidRPr="05487695" w:rsidR="05487695">
        <w:rPr>
          <w:highlight w:val="yellow"/>
        </w:rPr>
        <w:t>T</w:t>
      </w:r>
      <w:r w:rsidRPr="05487695" w:rsidR="05487695">
        <w:rPr>
          <w:highlight w:val="yellow"/>
        </w:rPr>
        <w:t xml:space="preserve"> </w:t>
      </w:r>
      <w:r w:rsidRPr="05487695" w:rsidR="05487695">
        <w:rPr>
          <w:highlight w:val="yellow"/>
        </w:rPr>
        <w:t>–</w:t>
      </w:r>
      <w:r w:rsidRPr="05487695" w:rsidR="05487695">
        <w:rPr>
          <w:highlight w:val="yellow"/>
        </w:rPr>
        <w:t xml:space="preserve"> </w:t>
      </w:r>
      <w:r w:rsidRPr="05487695" w:rsidR="05487695">
        <w:rPr>
          <w:highlight w:val="yellow"/>
        </w:rPr>
        <w:t>M</w:t>
      </w:r>
      <w:r w:rsidRPr="05487695" w:rsidR="05487695">
        <w:rPr>
          <w:highlight w:val="yellow"/>
        </w:rPr>
        <w:t>esh</w:t>
      </w:r>
      <w:r w:rsidRPr="05487695" w:rsidR="05487695">
        <w:rPr>
          <w:highlight w:val="yellow"/>
        </w:rPr>
        <w:t>:</w:t>
      </w:r>
      <w:r w:rsidRPr="05487695" w:rsidR="05487695">
        <w:rPr>
          <w:highlight w:val="yellow"/>
        </w:rPr>
        <w:t xml:space="preserve"> </w:t>
      </w:r>
      <w:proofErr w:type="spellStart"/>
      <w:r w:rsidRPr="05487695" w:rsidR="05487695">
        <w:rPr>
          <w:highlight w:val="yellow"/>
        </w:rPr>
        <w:t>c</w:t>
      </w:r>
      <w:r w:rsidRPr="05487695" w:rsidR="05487695">
        <w:rPr>
          <w:highlight w:val="yellow"/>
        </w:rPr>
        <w:t>h</w:t>
      </w:r>
      <w:r w:rsidRPr="05487695" w:rsidR="05487695">
        <w:rPr>
          <w:highlight w:val="yellow"/>
        </w:rPr>
        <w:t>ỉ</w:t>
      </w:r>
      <w:proofErr w:type="spellEnd"/>
      <w:r w:rsidRPr="05487695" w:rsidR="05487695">
        <w:rPr>
          <w:highlight w:val="yellow"/>
        </w:rPr>
        <w:t xml:space="preserve"> </w:t>
      </w:r>
      <w:proofErr w:type="spellStart"/>
      <w:r w:rsidRPr="05487695" w:rsidR="05487695">
        <w:rPr>
          <w:highlight w:val="yellow"/>
        </w:rPr>
        <w:t>h</w:t>
      </w:r>
      <w:r w:rsidRPr="05487695" w:rsidR="05487695">
        <w:rPr>
          <w:highlight w:val="yellow"/>
        </w:rPr>
        <w:t>i</w:t>
      </w:r>
      <w:r w:rsidRPr="05487695" w:rsidR="05487695">
        <w:rPr>
          <w:highlight w:val="yellow"/>
        </w:rPr>
        <w:t>ển</w:t>
      </w:r>
      <w:proofErr w:type="spellEnd"/>
      <w:r w:rsidRPr="05487695" w:rsidR="05487695">
        <w:rPr>
          <w:highlight w:val="yellow"/>
        </w:rPr>
        <w:t xml:space="preserve"> </w:t>
      </w:r>
      <w:r w:rsidRPr="05487695" w:rsidR="05487695">
        <w:rPr>
          <w:highlight w:val="yellow"/>
        </w:rPr>
        <w:t>t</w:t>
      </w:r>
      <w:r w:rsidRPr="05487695" w:rsidR="05487695">
        <w:rPr>
          <w:highlight w:val="yellow"/>
        </w:rPr>
        <w:t>h</w:t>
      </w:r>
      <w:r w:rsidRPr="05487695" w:rsidR="05487695">
        <w:rPr>
          <w:highlight w:val="yellow"/>
        </w:rPr>
        <w:t>ị</w:t>
      </w:r>
      <w:r w:rsidRPr="05487695" w:rsidR="05487695">
        <w:rPr>
          <w:highlight w:val="yellow"/>
        </w:rPr>
        <w:t xml:space="preserve"> </w:t>
      </w:r>
      <w:proofErr w:type="spellStart"/>
      <w:r w:rsidRPr="05487695" w:rsidR="05487695">
        <w:rPr>
          <w:highlight w:val="yellow"/>
        </w:rPr>
        <w:t>t</w:t>
      </w:r>
      <w:r w:rsidRPr="05487695" w:rsidR="05487695">
        <w:rPr>
          <w:highlight w:val="yellow"/>
        </w:rPr>
        <w:t>h</w:t>
      </w:r>
      <w:r w:rsidRPr="05487695" w:rsidR="05487695">
        <w:rPr>
          <w:highlight w:val="yellow"/>
        </w:rPr>
        <w:t>i</w:t>
      </w:r>
      <w:r w:rsidRPr="05487695" w:rsidR="05487695">
        <w:rPr>
          <w:highlight w:val="yellow"/>
        </w:rPr>
        <w:t>ết</w:t>
      </w:r>
      <w:proofErr w:type="spellEnd"/>
      <w:r w:rsidRPr="05487695" w:rsidR="05487695">
        <w:rPr>
          <w:highlight w:val="yellow"/>
        </w:rPr>
        <w:t xml:space="preserve"> </w:t>
      </w:r>
      <w:proofErr w:type="spellStart"/>
      <w:r w:rsidRPr="05487695" w:rsidR="05487695">
        <w:rPr>
          <w:highlight w:val="yellow"/>
        </w:rPr>
        <w:t>b</w:t>
      </w:r>
      <w:r w:rsidRPr="05487695" w:rsidR="05487695">
        <w:rPr>
          <w:highlight w:val="yellow"/>
        </w:rPr>
        <w:t>ị</w:t>
      </w:r>
      <w:proofErr w:type="spellEnd"/>
      <w:r w:rsidRPr="05487695" w:rsidR="05487695">
        <w:rPr>
          <w:highlight w:val="yellow"/>
        </w:rPr>
        <w:t xml:space="preserve"> </w:t>
      </w:r>
      <w:r w:rsidRPr="05487695" w:rsidR="05487695">
        <w:rPr>
          <w:highlight w:val="yellow"/>
        </w:rPr>
        <w:t>O</w:t>
      </w:r>
      <w:r w:rsidRPr="05487695" w:rsidR="05487695">
        <w:rPr>
          <w:highlight w:val="yellow"/>
        </w:rPr>
        <w:t>N</w:t>
      </w:r>
      <w:r w:rsidRPr="05487695" w:rsidR="05487695">
        <w:rPr>
          <w:highlight w:val="yellow"/>
        </w:rPr>
        <w:t>T</w:t>
      </w:r>
      <w:r w:rsidRPr="05487695" w:rsidR="05487695">
        <w:rPr>
          <w:highlight w:val="yellow"/>
        </w:rPr>
        <w:t>.</w:t>
      </w:r>
      <w:r w:rsidRPr="05487695" w:rsidR="05487695">
        <w:rPr>
          <w:highlight w:val="yellow"/>
        </w:rPr>
        <w:t xml:space="preserve"> </w:t>
      </w:r>
      <w:proofErr w:type="spellStart"/>
      <w:r w:rsidRPr="05487695" w:rsidR="05487695">
        <w:rPr>
          <w:highlight w:val="yellow"/>
        </w:rPr>
        <w:t>Thi</w:t>
      </w:r>
      <w:r w:rsidRPr="05487695" w:rsidR="05487695">
        <w:rPr>
          <w:highlight w:val="yellow"/>
        </w:rPr>
        <w:t>ết</w:t>
      </w:r>
      <w:proofErr w:type="spellEnd"/>
      <w:r w:rsidRPr="05487695" w:rsidR="05487695">
        <w:rPr>
          <w:highlight w:val="yellow"/>
        </w:rPr>
        <w:t xml:space="preserve"> </w:t>
      </w:r>
      <w:proofErr w:type="spellStart"/>
      <w:r w:rsidRPr="05487695" w:rsidR="05487695">
        <w:rPr>
          <w:highlight w:val="yellow"/>
        </w:rPr>
        <w:t>b</w:t>
      </w:r>
      <w:r w:rsidRPr="05487695" w:rsidR="05487695">
        <w:rPr>
          <w:highlight w:val="yellow"/>
        </w:rPr>
        <w:t>ị</w:t>
      </w:r>
      <w:proofErr w:type="spellEnd"/>
      <w:r w:rsidRPr="05487695" w:rsidR="05487695">
        <w:rPr>
          <w:highlight w:val="yellow"/>
        </w:rPr>
        <w:t xml:space="preserve"> </w:t>
      </w:r>
      <w:r w:rsidRPr="05487695" w:rsidR="05487695">
        <w:rPr>
          <w:highlight w:val="yellow"/>
        </w:rPr>
        <w:t>O</w:t>
      </w:r>
      <w:r w:rsidRPr="05487695" w:rsidR="05487695">
        <w:rPr>
          <w:highlight w:val="yellow"/>
        </w:rPr>
        <w:t>N</w:t>
      </w:r>
      <w:r w:rsidRPr="05487695" w:rsidR="05487695">
        <w:rPr>
          <w:highlight w:val="yellow"/>
        </w:rPr>
        <w:t>T</w:t>
      </w:r>
      <w:r w:rsidRPr="05487695" w:rsidR="05487695">
        <w:rPr>
          <w:highlight w:val="yellow"/>
        </w:rPr>
        <w:t xml:space="preserve"> cung cấp</w:t>
      </w:r>
      <w:r w:rsidRPr="05487695" w:rsidR="05487695">
        <w:rPr>
          <w:highlight w:val="yellow"/>
        </w:rPr>
        <w:t xml:space="preserve"> </w:t>
      </w:r>
      <w:proofErr w:type="spellStart"/>
      <w:r w:rsidRPr="05487695" w:rsidR="05487695">
        <w:rPr>
          <w:highlight w:val="yellow"/>
        </w:rPr>
        <w:t>d</w:t>
      </w:r>
      <w:r w:rsidRPr="05487695" w:rsidR="05487695">
        <w:rPr>
          <w:highlight w:val="yellow"/>
        </w:rPr>
        <w:t>a</w:t>
      </w:r>
      <w:r w:rsidRPr="05487695" w:rsidR="05487695">
        <w:rPr>
          <w:highlight w:val="yellow"/>
        </w:rPr>
        <w:t>n</w:t>
      </w:r>
      <w:r w:rsidRPr="05487695" w:rsidR="05487695">
        <w:rPr>
          <w:highlight w:val="yellow"/>
        </w:rPr>
        <w:t>h</w:t>
      </w:r>
      <w:proofErr w:type="spellEnd"/>
      <w:r w:rsidRPr="05487695" w:rsidR="05487695">
        <w:rPr>
          <w:highlight w:val="yellow"/>
        </w:rPr>
        <w:t xml:space="preserve"> </w:t>
      </w:r>
      <w:r w:rsidRPr="05487695" w:rsidR="05487695">
        <w:rPr>
          <w:highlight w:val="yellow"/>
        </w:rPr>
        <w:t>s</w:t>
      </w:r>
      <w:r w:rsidRPr="05487695" w:rsidR="05487695">
        <w:rPr>
          <w:highlight w:val="yellow"/>
        </w:rPr>
        <w:t>ách</w:t>
      </w:r>
      <w:r w:rsidRPr="05487695" w:rsidR="05487695">
        <w:rPr>
          <w:highlight w:val="yellow"/>
        </w:rPr>
        <w:t xml:space="preserve"> </w:t>
      </w:r>
      <w:proofErr w:type="spellStart"/>
      <w:r w:rsidRPr="05487695" w:rsidR="05487695">
        <w:rPr>
          <w:highlight w:val="yellow"/>
        </w:rPr>
        <w:t>c</w:t>
      </w:r>
      <w:r w:rsidRPr="05487695" w:rsidR="05487695">
        <w:rPr>
          <w:highlight w:val="yellow"/>
        </w:rPr>
        <w:t>ác</w:t>
      </w:r>
      <w:proofErr w:type="spellEnd"/>
      <w:r w:rsidRPr="05487695" w:rsidR="05487695">
        <w:rPr>
          <w:highlight w:val="yellow"/>
        </w:rPr>
        <w:t xml:space="preserve"> </w:t>
      </w:r>
      <w:proofErr w:type="spellStart"/>
      <w:r w:rsidRPr="05487695" w:rsidR="05487695">
        <w:rPr>
          <w:highlight w:val="yellow"/>
        </w:rPr>
        <w:t>t</w:t>
      </w:r>
      <w:r w:rsidRPr="05487695" w:rsidR="05487695">
        <w:rPr>
          <w:highlight w:val="yellow"/>
        </w:rPr>
        <w:t>h</w:t>
      </w:r>
      <w:r w:rsidRPr="05487695" w:rsidR="05487695">
        <w:rPr>
          <w:highlight w:val="yellow"/>
        </w:rPr>
        <w:t>i</w:t>
      </w:r>
      <w:r w:rsidRPr="05487695" w:rsidR="05487695">
        <w:rPr>
          <w:highlight w:val="yellow"/>
        </w:rPr>
        <w:t>ết</w:t>
      </w:r>
      <w:proofErr w:type="spellEnd"/>
      <w:r w:rsidRPr="05487695" w:rsidR="05487695">
        <w:rPr>
          <w:highlight w:val="yellow"/>
        </w:rPr>
        <w:t xml:space="preserve"> </w:t>
      </w:r>
      <w:proofErr w:type="spellStart"/>
      <w:r w:rsidRPr="05487695" w:rsidR="05487695">
        <w:rPr>
          <w:highlight w:val="yellow"/>
        </w:rPr>
        <w:t>b</w:t>
      </w:r>
      <w:r w:rsidRPr="05487695" w:rsidR="05487695">
        <w:rPr>
          <w:highlight w:val="yellow"/>
        </w:rPr>
        <w:t>ị</w:t>
      </w:r>
      <w:proofErr w:type="spellEnd"/>
      <w:r w:rsidRPr="05487695" w:rsidR="05487695">
        <w:rPr>
          <w:highlight w:val="yellow"/>
        </w:rPr>
        <w:t xml:space="preserve"> </w:t>
      </w:r>
      <w:proofErr w:type="spellStart"/>
      <w:r w:rsidRPr="05487695" w:rsidR="05487695">
        <w:rPr>
          <w:highlight w:val="yellow"/>
        </w:rPr>
        <w:t>t</w:t>
      </w:r>
      <w:r w:rsidRPr="05487695" w:rsidR="05487695">
        <w:rPr>
          <w:highlight w:val="yellow"/>
        </w:rPr>
        <w:t>r</w:t>
      </w:r>
      <w:r w:rsidRPr="05487695" w:rsidR="05487695">
        <w:rPr>
          <w:highlight w:val="yellow"/>
        </w:rPr>
        <w:t>o</w:t>
      </w:r>
      <w:r w:rsidRPr="05487695" w:rsidR="05487695">
        <w:rPr>
          <w:highlight w:val="yellow"/>
        </w:rPr>
        <w:t>ng</w:t>
      </w:r>
      <w:proofErr w:type="spellEnd"/>
      <w:r w:rsidRPr="05487695" w:rsidR="05487695">
        <w:rPr>
          <w:highlight w:val="yellow"/>
        </w:rPr>
        <w:t xml:space="preserve"> </w:t>
      </w:r>
      <w:proofErr w:type="spellStart"/>
      <w:r w:rsidRPr="05487695" w:rsidR="05487695">
        <w:rPr>
          <w:highlight w:val="yellow"/>
        </w:rPr>
        <w:t>m</w:t>
      </w:r>
      <w:r w:rsidRPr="05487695" w:rsidR="05487695">
        <w:rPr>
          <w:highlight w:val="yellow"/>
        </w:rPr>
        <w:t>ạng</w:t>
      </w:r>
      <w:proofErr w:type="spellEnd"/>
      <w:r w:rsidRPr="05487695" w:rsidR="05487695">
        <w:rPr>
          <w:highlight w:val="yellow"/>
        </w:rPr>
        <w:t>.</w:t>
      </w:r>
    </w:p>
    <w:p w:rsidR="05487695" w:rsidP="05487695" w:rsidRDefault="05487695" w14:paraId="1F4B2743" w14:textId="4E12D294">
      <w:pPr>
        <w:pStyle w:val="ListParagraph"/>
        <w:numPr>
          <w:ilvl w:val="1"/>
          <w:numId w:val="34"/>
        </w:numPr>
        <w:spacing w:line="264" w:lineRule="auto"/>
        <w:rPr>
          <w:highlight w:val="yellow"/>
        </w:rPr>
      </w:pPr>
      <w:r w:rsidRPr="05487695" w:rsidR="05487695">
        <w:rPr>
          <w:highlight w:val="yellow"/>
        </w:rPr>
        <w:t>Tr</w:t>
      </w:r>
      <w:r w:rsidRPr="05487695" w:rsidR="05487695">
        <w:rPr>
          <w:highlight w:val="yellow"/>
        </w:rPr>
        <w:t>ư</w:t>
      </w:r>
      <w:r w:rsidRPr="05487695" w:rsidR="05487695">
        <w:rPr>
          <w:highlight w:val="yellow"/>
        </w:rPr>
        <w:t>ờng</w:t>
      </w:r>
      <w:r w:rsidRPr="05487695" w:rsidR="05487695">
        <w:rPr>
          <w:highlight w:val="yellow"/>
        </w:rPr>
        <w:t xml:space="preserve"> </w:t>
      </w:r>
      <w:r w:rsidRPr="05487695" w:rsidR="05487695">
        <w:rPr>
          <w:highlight w:val="yellow"/>
        </w:rPr>
        <w:t>h</w:t>
      </w:r>
      <w:r w:rsidRPr="05487695" w:rsidR="05487695">
        <w:rPr>
          <w:highlight w:val="yellow"/>
        </w:rPr>
        <w:t>ợp</w:t>
      </w:r>
      <w:r w:rsidRPr="05487695" w:rsidR="05487695">
        <w:rPr>
          <w:highlight w:val="yellow"/>
        </w:rPr>
        <w:t xml:space="preserve"> </w:t>
      </w:r>
      <w:r w:rsidRPr="05487695" w:rsidR="05487695">
        <w:rPr>
          <w:highlight w:val="yellow"/>
        </w:rPr>
        <w:t>c</w:t>
      </w:r>
      <w:r w:rsidRPr="05487695" w:rsidR="05487695">
        <w:rPr>
          <w:highlight w:val="yellow"/>
        </w:rPr>
        <w:t>h</w:t>
      </w:r>
      <w:r w:rsidRPr="05487695" w:rsidR="05487695">
        <w:rPr>
          <w:highlight w:val="yellow"/>
        </w:rPr>
        <w:t>ỉ</w:t>
      </w:r>
      <w:r w:rsidRPr="05487695" w:rsidR="05487695">
        <w:rPr>
          <w:highlight w:val="yellow"/>
        </w:rPr>
        <w:t xml:space="preserve"> </w:t>
      </w:r>
      <w:r w:rsidRPr="05487695" w:rsidR="05487695">
        <w:rPr>
          <w:highlight w:val="yellow"/>
        </w:rPr>
        <w:t>k</w:t>
      </w:r>
      <w:r w:rsidRPr="05487695" w:rsidR="05487695">
        <w:rPr>
          <w:highlight w:val="yellow"/>
        </w:rPr>
        <w:t>ết</w:t>
      </w:r>
      <w:r w:rsidRPr="05487695" w:rsidR="05487695">
        <w:rPr>
          <w:highlight w:val="yellow"/>
        </w:rPr>
        <w:t xml:space="preserve"> </w:t>
      </w:r>
      <w:r w:rsidRPr="05487695" w:rsidR="05487695">
        <w:rPr>
          <w:highlight w:val="yellow"/>
        </w:rPr>
        <w:t>n</w:t>
      </w:r>
      <w:r w:rsidRPr="05487695" w:rsidR="05487695">
        <w:rPr>
          <w:highlight w:val="yellow"/>
        </w:rPr>
        <w:t>ối</w:t>
      </w:r>
      <w:r w:rsidRPr="05487695" w:rsidR="05487695">
        <w:rPr>
          <w:highlight w:val="yellow"/>
        </w:rPr>
        <w:t xml:space="preserve"> </w:t>
      </w:r>
      <w:r w:rsidRPr="05487695" w:rsidR="05487695">
        <w:rPr>
          <w:highlight w:val="yellow"/>
        </w:rPr>
        <w:t>M</w:t>
      </w:r>
      <w:r w:rsidRPr="05487695" w:rsidR="05487695">
        <w:rPr>
          <w:highlight w:val="yellow"/>
        </w:rPr>
        <w:t>esh</w:t>
      </w:r>
      <w:r w:rsidRPr="05487695" w:rsidR="05487695">
        <w:rPr>
          <w:highlight w:val="yellow"/>
        </w:rPr>
        <w:t>:</w:t>
      </w:r>
      <w:r w:rsidRPr="05487695" w:rsidR="05487695">
        <w:rPr>
          <w:highlight w:val="yellow"/>
        </w:rPr>
        <w:t xml:space="preserve"> </w:t>
      </w:r>
      <w:r w:rsidRPr="05487695" w:rsidR="05487695">
        <w:rPr>
          <w:highlight w:val="yellow"/>
        </w:rPr>
        <w:t>h</w:t>
      </w:r>
      <w:r w:rsidRPr="05487695" w:rsidR="05487695">
        <w:rPr>
          <w:highlight w:val="yellow"/>
        </w:rPr>
        <w:t>i</w:t>
      </w:r>
      <w:r w:rsidRPr="05487695" w:rsidR="05487695">
        <w:rPr>
          <w:highlight w:val="yellow"/>
        </w:rPr>
        <w:t>ển</w:t>
      </w:r>
      <w:r w:rsidRPr="05487695" w:rsidR="05487695">
        <w:rPr>
          <w:highlight w:val="yellow"/>
        </w:rPr>
        <w:t xml:space="preserve"> </w:t>
      </w:r>
      <w:r w:rsidRPr="05487695" w:rsidR="05487695">
        <w:rPr>
          <w:highlight w:val="yellow"/>
        </w:rPr>
        <w:t>t</w:t>
      </w:r>
      <w:r w:rsidRPr="05487695" w:rsidR="05487695">
        <w:rPr>
          <w:highlight w:val="yellow"/>
        </w:rPr>
        <w:t>h</w:t>
      </w:r>
      <w:r w:rsidRPr="05487695" w:rsidR="05487695">
        <w:rPr>
          <w:highlight w:val="yellow"/>
        </w:rPr>
        <w:t>ị</w:t>
      </w:r>
      <w:r w:rsidRPr="05487695" w:rsidR="05487695">
        <w:rPr>
          <w:highlight w:val="yellow"/>
        </w:rPr>
        <w:t xml:space="preserve"> </w:t>
      </w:r>
      <w:r w:rsidRPr="05487695" w:rsidR="05487695">
        <w:rPr>
          <w:highlight w:val="yellow"/>
        </w:rPr>
        <w:t>t</w:t>
      </w:r>
      <w:r w:rsidRPr="05487695" w:rsidR="05487695">
        <w:rPr>
          <w:highlight w:val="yellow"/>
        </w:rPr>
        <w:t>h</w:t>
      </w:r>
      <w:r w:rsidRPr="05487695" w:rsidR="05487695">
        <w:rPr>
          <w:highlight w:val="yellow"/>
        </w:rPr>
        <w:t>i</w:t>
      </w:r>
      <w:r w:rsidRPr="05487695" w:rsidR="05487695">
        <w:rPr>
          <w:highlight w:val="yellow"/>
        </w:rPr>
        <w:t>ết</w:t>
      </w:r>
      <w:r w:rsidRPr="05487695" w:rsidR="05487695">
        <w:rPr>
          <w:highlight w:val="yellow"/>
        </w:rPr>
        <w:t xml:space="preserve"> </w:t>
      </w:r>
      <w:r w:rsidRPr="05487695" w:rsidR="05487695">
        <w:rPr>
          <w:highlight w:val="yellow"/>
        </w:rPr>
        <w:t>b</w:t>
      </w:r>
      <w:r w:rsidRPr="05487695" w:rsidR="05487695">
        <w:rPr>
          <w:highlight w:val="yellow"/>
        </w:rPr>
        <w:t>ị</w:t>
      </w:r>
      <w:r w:rsidRPr="05487695" w:rsidR="05487695">
        <w:rPr>
          <w:highlight w:val="yellow"/>
        </w:rPr>
        <w:t xml:space="preserve"> </w:t>
      </w:r>
      <w:r w:rsidRPr="05487695" w:rsidR="05487695">
        <w:rPr>
          <w:highlight w:val="yellow"/>
        </w:rPr>
        <w:t>C</w:t>
      </w:r>
      <w:r w:rsidRPr="05487695" w:rsidR="05487695">
        <w:rPr>
          <w:highlight w:val="yellow"/>
        </w:rPr>
        <w:t>A</w:t>
      </w:r>
      <w:r w:rsidRPr="05487695" w:rsidR="05487695">
        <w:rPr>
          <w:highlight w:val="yellow"/>
        </w:rPr>
        <w:t>P</w:t>
      </w:r>
      <w:r w:rsidRPr="05487695" w:rsidR="05487695">
        <w:rPr>
          <w:highlight w:val="yellow"/>
        </w:rPr>
        <w:t>.</w:t>
      </w:r>
      <w:r w:rsidRPr="05487695" w:rsidR="05487695">
        <w:rPr>
          <w:highlight w:val="yellow"/>
        </w:rPr>
        <w:t xml:space="preserve"> </w:t>
      </w:r>
      <w:proofErr w:type="spellStart"/>
      <w:r w:rsidRPr="05487695" w:rsidR="05487695">
        <w:rPr>
          <w:highlight w:val="yellow"/>
        </w:rPr>
        <w:t>Thi</w:t>
      </w:r>
      <w:r w:rsidRPr="05487695" w:rsidR="05487695">
        <w:rPr>
          <w:highlight w:val="yellow"/>
        </w:rPr>
        <w:t>ết</w:t>
      </w:r>
      <w:proofErr w:type="spellEnd"/>
      <w:r w:rsidRPr="05487695" w:rsidR="05487695">
        <w:rPr>
          <w:highlight w:val="yellow"/>
        </w:rPr>
        <w:t xml:space="preserve"> </w:t>
      </w:r>
      <w:proofErr w:type="spellStart"/>
      <w:r w:rsidRPr="05487695" w:rsidR="05487695">
        <w:rPr>
          <w:highlight w:val="yellow"/>
        </w:rPr>
        <w:t>bị</w:t>
      </w:r>
      <w:proofErr w:type="spellEnd"/>
      <w:r w:rsidRPr="05487695" w:rsidR="05487695">
        <w:rPr>
          <w:highlight w:val="yellow"/>
        </w:rPr>
        <w:t xml:space="preserve"> </w:t>
      </w:r>
      <w:r w:rsidRPr="05487695" w:rsidR="05487695">
        <w:rPr>
          <w:highlight w:val="yellow"/>
        </w:rPr>
        <w:t>C</w:t>
      </w:r>
      <w:r w:rsidRPr="05487695" w:rsidR="05487695">
        <w:rPr>
          <w:highlight w:val="yellow"/>
        </w:rPr>
        <w:t>A</w:t>
      </w:r>
      <w:r w:rsidRPr="05487695" w:rsidR="05487695">
        <w:rPr>
          <w:highlight w:val="yellow"/>
        </w:rPr>
        <w:t>P</w:t>
      </w:r>
      <w:r w:rsidRPr="05487695" w:rsidR="05487695">
        <w:rPr>
          <w:highlight w:val="yellow"/>
        </w:rPr>
        <w:t xml:space="preserve"> </w:t>
      </w:r>
      <w:r w:rsidRPr="05487695" w:rsidR="05487695">
        <w:rPr>
          <w:highlight w:val="yellow"/>
        </w:rPr>
        <w:t>cung cấp</w:t>
      </w:r>
      <w:r w:rsidRPr="05487695" w:rsidR="05487695">
        <w:rPr>
          <w:highlight w:val="yellow"/>
        </w:rPr>
        <w:t xml:space="preserve"> </w:t>
      </w:r>
      <w:proofErr w:type="spellStart"/>
      <w:r w:rsidRPr="05487695" w:rsidR="05487695">
        <w:rPr>
          <w:highlight w:val="yellow"/>
        </w:rPr>
        <w:t>d</w:t>
      </w:r>
      <w:r w:rsidRPr="05487695" w:rsidR="05487695">
        <w:rPr>
          <w:highlight w:val="yellow"/>
        </w:rPr>
        <w:t>a</w:t>
      </w:r>
      <w:r w:rsidRPr="05487695" w:rsidR="05487695">
        <w:rPr>
          <w:highlight w:val="yellow"/>
        </w:rPr>
        <w:t>n</w:t>
      </w:r>
      <w:r w:rsidRPr="05487695" w:rsidR="05487695">
        <w:rPr>
          <w:highlight w:val="yellow"/>
        </w:rPr>
        <w:t>h</w:t>
      </w:r>
      <w:proofErr w:type="spellEnd"/>
      <w:r w:rsidRPr="05487695" w:rsidR="05487695">
        <w:rPr>
          <w:highlight w:val="yellow"/>
        </w:rPr>
        <w:t xml:space="preserve"> </w:t>
      </w:r>
      <w:r w:rsidRPr="05487695" w:rsidR="05487695">
        <w:rPr>
          <w:highlight w:val="yellow"/>
        </w:rPr>
        <w:t>s</w:t>
      </w:r>
      <w:r w:rsidRPr="05487695" w:rsidR="05487695">
        <w:rPr>
          <w:highlight w:val="yellow"/>
        </w:rPr>
        <w:t>ách</w:t>
      </w:r>
      <w:r w:rsidRPr="05487695" w:rsidR="05487695">
        <w:rPr>
          <w:highlight w:val="yellow"/>
        </w:rPr>
        <w:t xml:space="preserve"> </w:t>
      </w:r>
      <w:proofErr w:type="spellStart"/>
      <w:r w:rsidRPr="05487695" w:rsidR="05487695">
        <w:rPr>
          <w:highlight w:val="yellow"/>
        </w:rPr>
        <w:t>c</w:t>
      </w:r>
      <w:r w:rsidRPr="05487695" w:rsidR="05487695">
        <w:rPr>
          <w:highlight w:val="yellow"/>
        </w:rPr>
        <w:t>ác</w:t>
      </w:r>
      <w:proofErr w:type="spellEnd"/>
      <w:r w:rsidRPr="05487695" w:rsidR="05487695">
        <w:rPr>
          <w:highlight w:val="yellow"/>
        </w:rPr>
        <w:t xml:space="preserve"> </w:t>
      </w:r>
      <w:proofErr w:type="spellStart"/>
      <w:r w:rsidRPr="05487695" w:rsidR="05487695">
        <w:rPr>
          <w:highlight w:val="yellow"/>
        </w:rPr>
        <w:t>th</w:t>
      </w:r>
      <w:r w:rsidRPr="05487695" w:rsidR="05487695">
        <w:rPr>
          <w:highlight w:val="yellow"/>
        </w:rPr>
        <w:t>i</w:t>
      </w:r>
      <w:r w:rsidRPr="05487695" w:rsidR="05487695">
        <w:rPr>
          <w:highlight w:val="yellow"/>
        </w:rPr>
        <w:t>ết</w:t>
      </w:r>
      <w:proofErr w:type="spellEnd"/>
      <w:r w:rsidRPr="05487695" w:rsidR="05487695">
        <w:rPr>
          <w:highlight w:val="yellow"/>
        </w:rPr>
        <w:t xml:space="preserve"> </w:t>
      </w:r>
      <w:proofErr w:type="spellStart"/>
      <w:r w:rsidRPr="05487695" w:rsidR="05487695">
        <w:rPr>
          <w:highlight w:val="yellow"/>
        </w:rPr>
        <w:t>b</w:t>
      </w:r>
      <w:r w:rsidRPr="05487695" w:rsidR="05487695">
        <w:rPr>
          <w:highlight w:val="yellow"/>
        </w:rPr>
        <w:t>ị</w:t>
      </w:r>
      <w:proofErr w:type="spellEnd"/>
      <w:r w:rsidRPr="05487695" w:rsidR="05487695">
        <w:rPr>
          <w:highlight w:val="yellow"/>
        </w:rPr>
        <w:t xml:space="preserve"> </w:t>
      </w:r>
      <w:proofErr w:type="spellStart"/>
      <w:r w:rsidRPr="05487695" w:rsidR="05487695">
        <w:rPr>
          <w:highlight w:val="yellow"/>
        </w:rPr>
        <w:t>t</w:t>
      </w:r>
      <w:r w:rsidRPr="05487695" w:rsidR="05487695">
        <w:rPr>
          <w:highlight w:val="yellow"/>
        </w:rPr>
        <w:t>r</w:t>
      </w:r>
      <w:r w:rsidRPr="05487695" w:rsidR="05487695">
        <w:rPr>
          <w:highlight w:val="yellow"/>
        </w:rPr>
        <w:t>o</w:t>
      </w:r>
      <w:r w:rsidRPr="05487695" w:rsidR="05487695">
        <w:rPr>
          <w:highlight w:val="yellow"/>
        </w:rPr>
        <w:t>n</w:t>
      </w:r>
      <w:r w:rsidRPr="05487695" w:rsidR="05487695">
        <w:rPr>
          <w:highlight w:val="yellow"/>
        </w:rPr>
        <w:t>g</w:t>
      </w:r>
      <w:proofErr w:type="spellEnd"/>
      <w:r w:rsidRPr="05487695" w:rsidR="05487695">
        <w:rPr>
          <w:highlight w:val="yellow"/>
        </w:rPr>
        <w:t xml:space="preserve"> </w:t>
      </w:r>
      <w:proofErr w:type="spellStart"/>
      <w:r w:rsidRPr="05487695" w:rsidR="05487695">
        <w:rPr>
          <w:highlight w:val="yellow"/>
        </w:rPr>
        <w:t>m</w:t>
      </w:r>
      <w:r w:rsidRPr="05487695" w:rsidR="05487695">
        <w:rPr>
          <w:highlight w:val="yellow"/>
        </w:rPr>
        <w:t>ạng</w:t>
      </w:r>
      <w:proofErr w:type="spellEnd"/>
      <w:r w:rsidRPr="05487695" w:rsidR="05487695">
        <w:rPr>
          <w:highlight w:val="yellow"/>
        </w:rPr>
        <w:t>.</w:t>
      </w:r>
    </w:p>
    <w:p w:rsidRPr="00AE6490" w:rsidR="00FD092C" w:rsidP="00A31961" w:rsidRDefault="4776F959" w14:paraId="7E45239F" w14:textId="5E55AE48">
      <w:pPr>
        <w:pStyle w:val="ListParagraph"/>
        <w:numPr>
          <w:ilvl w:val="0"/>
          <w:numId w:val="34"/>
        </w:numPr>
        <w:spacing w:line="264" w:lineRule="auto"/>
        <w:ind w:left="567" w:hanging="283"/>
        <w:rPr>
          <w:lang w:val="vi-VN"/>
        </w:rPr>
      </w:pPr>
      <w:r w:rsidR="147D9AA5">
        <w:rPr/>
        <w:t xml:space="preserve"> </w:t>
      </w:r>
      <w:r w:rsidR="161BF783">
        <w:rPr/>
        <w:t>Kết thúc nghiệp vụ.</w:t>
      </w:r>
    </w:p>
    <w:p w:rsidRPr="002F7CE8" w:rsidR="00581E44" w:rsidP="00210B50" w:rsidRDefault="23E5AD50" w14:paraId="5974C01F" w14:textId="13637B1A">
      <w:pPr>
        <w:pStyle w:val="Heading4"/>
        <w:spacing w:line="264" w:lineRule="auto"/>
        <w:rPr>
          <w:lang w:val="vi-VN"/>
        </w:rPr>
      </w:pPr>
      <w:bookmarkStart w:name="_Toc1950836533" w:id="80"/>
      <w:r w:rsidRPr="33D17D1E">
        <w:rPr>
          <w:lang w:val="vi-VN"/>
        </w:rPr>
        <w:t>Đăng nhập và kết nối tới thiết bị</w:t>
      </w:r>
      <w:bookmarkEnd w:id="80"/>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20E1266" w:rsidTr="620E1266" w14:paraId="324EC9E3" w14:textId="77777777">
        <w:tc>
          <w:tcPr>
            <w:tcW w:w="2151" w:type="dxa"/>
            <w:shd w:val="clear" w:color="auto" w:fill="BFBFBF" w:themeFill="background1" w:themeFillShade="BF"/>
          </w:tcPr>
          <w:p w:rsidR="70E67617" w:rsidP="620E1266" w:rsidRDefault="70E67617" w14:paraId="0151AD64" w14:textId="77777777">
            <w:pPr>
              <w:spacing w:line="264" w:lineRule="auto"/>
            </w:pPr>
            <w:r>
              <w:t>ID</w:t>
            </w:r>
          </w:p>
        </w:tc>
        <w:tc>
          <w:tcPr>
            <w:tcW w:w="7074" w:type="dxa"/>
            <w:shd w:val="clear" w:color="auto" w:fill="BFBFBF" w:themeFill="background1" w:themeFillShade="BF"/>
          </w:tcPr>
          <w:p w:rsidR="70E67617" w:rsidP="620E1266" w:rsidRDefault="70E67617" w14:paraId="1B6330D9" w14:textId="6D67F009">
            <w:pPr>
              <w:spacing w:line="264" w:lineRule="auto"/>
            </w:pPr>
            <w:r>
              <w:t>UC-Pairing-02</w:t>
            </w:r>
          </w:p>
        </w:tc>
      </w:tr>
      <w:tr w:rsidR="620E1266" w:rsidTr="620E1266" w14:paraId="15CA3B7B"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1101AB01"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293BF4C3" w14:textId="5DC1F5D0">
            <w:pPr>
              <w:spacing w:line="264" w:lineRule="auto"/>
              <w:rPr>
                <w:color w:val="000000" w:themeColor="text1"/>
              </w:rPr>
            </w:pPr>
            <w:r w:rsidRPr="620E1266">
              <w:rPr>
                <w:color w:val="000000" w:themeColor="text1"/>
              </w:rPr>
              <w:t>Đăng nhập thiết bị</w:t>
            </w:r>
          </w:p>
        </w:tc>
      </w:tr>
      <w:tr w:rsidR="620E1266" w:rsidTr="620E1266" w14:paraId="690F054A"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7E360815"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70E67617" w:rsidP="00A31961" w:rsidRDefault="70E67617" w14:paraId="12DB477F" w14:textId="28B145EE">
            <w:pPr>
              <w:pStyle w:val="ListParagraph"/>
              <w:numPr>
                <w:ilvl w:val="0"/>
                <w:numId w:val="29"/>
              </w:numPr>
              <w:spacing w:line="264" w:lineRule="auto"/>
              <w:rPr>
                <w:color w:val="000000" w:themeColor="text1"/>
              </w:rPr>
            </w:pPr>
            <w:r w:rsidRPr="620E1266">
              <w:rPr>
                <w:color w:val="000000" w:themeColor="text1"/>
              </w:rPr>
              <w:t xml:space="preserve">Người dùng truy cập menu </w:t>
            </w:r>
            <w:r w:rsidRPr="620E1266" w:rsidR="2A156EE0">
              <w:rPr>
                <w:color w:val="000000" w:themeColor="text1"/>
              </w:rPr>
              <w:t>quản lý thiết bị</w:t>
            </w:r>
          </w:p>
          <w:p w:rsidR="2A156EE0" w:rsidP="00A31961" w:rsidRDefault="2A156EE0" w14:paraId="71A4946E" w14:textId="2DF320CA">
            <w:pPr>
              <w:pStyle w:val="ListParagraph"/>
              <w:numPr>
                <w:ilvl w:val="0"/>
                <w:numId w:val="29"/>
              </w:numPr>
              <w:spacing w:line="264" w:lineRule="auto"/>
              <w:rPr>
                <w:color w:val="000000" w:themeColor="text1"/>
              </w:rPr>
            </w:pPr>
            <w:r w:rsidRPr="620E1266">
              <w:rPr>
                <w:color w:val="000000" w:themeColor="text1"/>
              </w:rPr>
              <w:t>Ứng dụng hiển thị danh sách các thiết bị quét được</w:t>
            </w:r>
          </w:p>
          <w:p w:rsidR="620E1266" w:rsidP="00A31961" w:rsidRDefault="620E1266" w14:paraId="02C2AE11" w14:textId="06E752F2">
            <w:pPr>
              <w:pStyle w:val="ListParagraph"/>
              <w:numPr>
                <w:ilvl w:val="0"/>
                <w:numId w:val="29"/>
              </w:numPr>
              <w:spacing w:line="264" w:lineRule="auto"/>
              <w:rPr>
                <w:color w:val="000000" w:themeColor="text1"/>
              </w:rPr>
            </w:pPr>
            <w:r w:rsidRPr="620E1266">
              <w:rPr>
                <w:color w:val="000000" w:themeColor="text1"/>
              </w:rPr>
              <w:t>Người dùng chọn một thiết bị thực hiện kết nối</w:t>
            </w:r>
          </w:p>
          <w:p w:rsidR="620E1266" w:rsidP="00A31961" w:rsidRDefault="620E1266" w14:paraId="5CE9F2F8" w14:textId="221C9AF0">
            <w:pPr>
              <w:pStyle w:val="ListParagraph"/>
              <w:numPr>
                <w:ilvl w:val="0"/>
                <w:numId w:val="29"/>
              </w:numPr>
              <w:spacing w:line="264" w:lineRule="auto"/>
              <w:rPr>
                <w:color w:val="000000" w:themeColor="text1"/>
              </w:rPr>
            </w:pPr>
            <w:r w:rsidRPr="620E1266">
              <w:rPr>
                <w:color w:val="000000" w:themeColor="text1"/>
              </w:rPr>
              <w:t>Ứng dụng gửi yêu cầu đăng nhập tới thiết bị</w:t>
            </w:r>
          </w:p>
        </w:tc>
      </w:tr>
      <w:tr w:rsidR="620E1266" w:rsidTr="620E1266" w14:paraId="2878FF08"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1AC9D1B6"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7A96CCFB" w14:textId="326E76FA">
            <w:pPr>
              <w:spacing w:line="264" w:lineRule="auto"/>
              <w:rPr>
                <w:color w:val="000000" w:themeColor="text1"/>
              </w:rPr>
            </w:pPr>
            <w:r w:rsidRPr="620E1266">
              <w:rPr>
                <w:color w:val="000000" w:themeColor="text1"/>
              </w:rPr>
              <w:t>NSD</w:t>
            </w:r>
          </w:p>
        </w:tc>
      </w:tr>
      <w:tr w:rsidR="620E1266" w:rsidTr="620E1266" w14:paraId="148D8F00"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3254A36C"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6D3DB30F" w14:textId="12CE9C7A">
            <w:pPr>
              <w:spacing w:line="264" w:lineRule="auto"/>
              <w:rPr>
                <w:color w:val="000000" w:themeColor="text1"/>
              </w:rPr>
            </w:pPr>
            <w:r w:rsidRPr="620E1266">
              <w:rPr>
                <w:color w:val="000000" w:themeColor="text1"/>
              </w:rPr>
              <w:t xml:space="preserve">NSD đăng nhập thành công </w:t>
            </w:r>
            <w:r w:rsidRPr="620E1266" w:rsidR="2A156EE0">
              <w:rPr>
                <w:color w:val="000000" w:themeColor="text1"/>
              </w:rPr>
              <w:t>ứng dụng</w:t>
            </w:r>
          </w:p>
        </w:tc>
      </w:tr>
      <w:tr w:rsidR="620E1266" w:rsidTr="620E1266" w14:paraId="5477C976"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487D19A1"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003FD2AF" w14:textId="576D9EF8">
            <w:pPr>
              <w:spacing w:line="264" w:lineRule="auto"/>
              <w:rPr>
                <w:color w:val="000000" w:themeColor="text1"/>
              </w:rPr>
            </w:pPr>
            <w:r w:rsidRPr="620E1266">
              <w:rPr>
                <w:color w:val="000000" w:themeColor="text1"/>
              </w:rPr>
              <w:t>NSD kết nối được tới thiết bị và thực hiện các thao tác</w:t>
            </w:r>
          </w:p>
        </w:tc>
      </w:tr>
    </w:tbl>
    <w:p w:rsidR="00E87894" w:rsidP="00E87894" w:rsidRDefault="00E87894" w14:paraId="59FD1917" w14:textId="5DB87B58">
      <w:pPr>
        <w:spacing w:line="264" w:lineRule="auto"/>
        <w:rPr>
          <w:b/>
          <w:bCs/>
        </w:rPr>
      </w:pPr>
    </w:p>
    <w:p w:rsidRPr="00E87894" w:rsidR="00FD092C" w:rsidP="00E87894" w:rsidRDefault="69355E6E" w14:paraId="3DA4DD5A" w14:textId="62CFD3CC">
      <w:pPr>
        <w:spacing w:line="264" w:lineRule="auto"/>
        <w:rPr>
          <w:b/>
          <w:bCs/>
        </w:rPr>
      </w:pPr>
      <w:r w:rsidRPr="05487695" w:rsidR="68B8E397">
        <w:rPr>
          <w:b w:val="1"/>
          <w:bCs w:val="1"/>
        </w:rPr>
        <w:t xml:space="preserve">Sơ đồ </w:t>
      </w:r>
      <w:r w:rsidRPr="05487695" w:rsidR="25D13C78">
        <w:rPr>
          <w:b w:val="1"/>
          <w:bCs w:val="1"/>
        </w:rPr>
        <w:t>luồng đăng nhập thiết bị</w:t>
      </w:r>
    </w:p>
    <w:p w:rsidR="00FD092C" w:rsidP="05487695" w:rsidRDefault="57538E7C" w14:paraId="1D9C5A1F" w14:textId="76FCC778">
      <w:pPr>
        <w:pStyle w:val="Normal"/>
        <w:overflowPunct/>
        <w:autoSpaceDE/>
        <w:autoSpaceDN/>
        <w:adjustRightInd/>
        <w:spacing w:after="0" w:line="264" w:lineRule="auto"/>
        <w:jc w:val="center"/>
        <w:textAlignment w:val="auto"/>
      </w:pPr>
      <w:r w:rsidR="05487695">
        <w:drawing>
          <wp:inline wp14:editId="05FC7435" wp14:anchorId="11A627BF">
            <wp:extent cx="4572000" cy="3695700"/>
            <wp:effectExtent l="0" t="0" r="0" b="0"/>
            <wp:docPr id="1584304349" name="" title=""/>
            <wp:cNvGraphicFramePr>
              <a:graphicFrameLocks noChangeAspect="1"/>
            </wp:cNvGraphicFramePr>
            <a:graphic>
              <a:graphicData uri="http://schemas.openxmlformats.org/drawingml/2006/picture">
                <pic:pic>
                  <pic:nvPicPr>
                    <pic:cNvPr id="0" name=""/>
                    <pic:cNvPicPr/>
                  </pic:nvPicPr>
                  <pic:blipFill>
                    <a:blip r:embed="R9fe9e671df9149d9">
                      <a:extLst>
                        <a:ext xmlns:a="http://schemas.openxmlformats.org/drawingml/2006/main" uri="{28A0092B-C50C-407E-A947-70E740481C1C}">
                          <a14:useLocalDpi val="0"/>
                        </a:ext>
                      </a:extLst>
                    </a:blip>
                    <a:stretch>
                      <a:fillRect/>
                    </a:stretch>
                  </pic:blipFill>
                  <pic:spPr>
                    <a:xfrm>
                      <a:off x="0" y="0"/>
                      <a:ext cx="4572000" cy="3695700"/>
                    </a:xfrm>
                    <a:prstGeom prst="rect">
                      <a:avLst/>
                    </a:prstGeom>
                  </pic:spPr>
                </pic:pic>
              </a:graphicData>
            </a:graphic>
          </wp:inline>
        </w:drawing>
      </w:r>
    </w:p>
    <w:p w:rsidRPr="00E87894" w:rsidR="00FD092C" w:rsidP="00E87894" w:rsidRDefault="0EB6E977" w14:paraId="14F46DDD" w14:textId="536D54D1">
      <w:pPr>
        <w:spacing w:line="264" w:lineRule="auto"/>
        <w:rPr>
          <w:b/>
          <w:bCs/>
        </w:rPr>
      </w:pPr>
      <w:r w:rsidRPr="00E87894">
        <w:rPr>
          <w:b/>
          <w:bCs/>
        </w:rPr>
        <w:t>Giải thích quy trình:</w:t>
      </w:r>
    </w:p>
    <w:p w:rsidR="00FD092C" w:rsidP="00A31961" w:rsidRDefault="02AA2DDC" w14:paraId="72902B54" w14:textId="7F7E0626">
      <w:pPr>
        <w:pStyle w:val="ListParagraph"/>
        <w:numPr>
          <w:ilvl w:val="0"/>
          <w:numId w:val="28"/>
        </w:numPr>
        <w:overflowPunct/>
        <w:autoSpaceDE/>
        <w:autoSpaceDN/>
        <w:adjustRightInd/>
        <w:spacing w:after="0" w:line="264" w:lineRule="auto"/>
        <w:textAlignment w:val="auto"/>
        <w:rPr>
          <w:rFonts w:cs="Tahoma"/>
        </w:rPr>
      </w:pPr>
      <w:r w:rsidRPr="57538E7C">
        <w:rPr>
          <w:rFonts w:cs="Tahoma"/>
        </w:rPr>
        <w:t xml:space="preserve">NSD </w:t>
      </w:r>
      <w:r w:rsidRPr="57538E7C" w:rsidR="37B85D10">
        <w:rPr>
          <w:rFonts w:cs="Tahoma"/>
        </w:rPr>
        <w:t xml:space="preserve">truy cập ứng dụng, vào màn hình danh sách thiết bị </w:t>
      </w:r>
    </w:p>
    <w:p w:rsidR="00FD092C" w:rsidP="00A31961" w:rsidRDefault="37B85D10" w14:paraId="6C51B68F" w14:textId="13BF566E">
      <w:pPr>
        <w:pStyle w:val="ListParagraph"/>
        <w:numPr>
          <w:ilvl w:val="1"/>
          <w:numId w:val="28"/>
        </w:numPr>
        <w:overflowPunct/>
        <w:autoSpaceDE/>
        <w:autoSpaceDN/>
        <w:adjustRightInd/>
        <w:spacing w:after="0" w:line="264" w:lineRule="auto"/>
        <w:textAlignment w:val="auto"/>
        <w:rPr>
          <w:rFonts w:cs="Tahoma"/>
        </w:rPr>
      </w:pPr>
      <w:r w:rsidRPr="57538E7C">
        <w:rPr>
          <w:rFonts w:cs="Tahoma"/>
        </w:rPr>
        <w:t>Danh sách thiết bị hiển thị theo danh sách khách hàng</w:t>
      </w:r>
    </w:p>
    <w:p w:rsidR="00FD092C" w:rsidP="00A31961" w:rsidRDefault="37B85D10" w14:paraId="113465F8" w14:textId="4B4F4923">
      <w:pPr>
        <w:pStyle w:val="ListParagraph"/>
        <w:numPr>
          <w:ilvl w:val="1"/>
          <w:numId w:val="28"/>
        </w:numPr>
        <w:overflowPunct/>
        <w:autoSpaceDE/>
        <w:autoSpaceDN/>
        <w:adjustRightInd/>
        <w:spacing w:after="0" w:line="264" w:lineRule="auto"/>
        <w:textAlignment w:val="auto"/>
        <w:rPr>
          <w:rFonts w:cs="Tahoma"/>
        </w:rPr>
      </w:pPr>
      <w:r w:rsidRPr="57538E7C">
        <w:rPr>
          <w:rFonts w:cs="Tahoma"/>
        </w:rPr>
        <w:t>Danh sách đã quét được ở mạng local</w:t>
      </w:r>
    </w:p>
    <w:p w:rsidR="00FD092C" w:rsidP="00A31961" w:rsidRDefault="5605D734" w14:paraId="76417A61" w14:textId="07161041">
      <w:pPr>
        <w:pStyle w:val="ListParagraph"/>
        <w:numPr>
          <w:ilvl w:val="0"/>
          <w:numId w:val="28"/>
        </w:numPr>
        <w:overflowPunct/>
        <w:autoSpaceDE/>
        <w:autoSpaceDN/>
        <w:adjustRightInd/>
        <w:spacing w:after="0" w:line="264" w:lineRule="auto"/>
        <w:textAlignment w:val="auto"/>
        <w:rPr>
          <w:rFonts w:cs="Tahoma"/>
        </w:rPr>
      </w:pPr>
      <w:r w:rsidRPr="57538E7C">
        <w:rPr>
          <w:rFonts w:cs="Tahoma"/>
        </w:rPr>
        <w:t xml:space="preserve">NSD </w:t>
      </w:r>
      <w:r w:rsidRPr="57538E7C" w:rsidR="05883466">
        <w:rPr>
          <w:rFonts w:cs="Tahoma"/>
        </w:rPr>
        <w:t xml:space="preserve">chọn thiết bị muốn truy cập trong danh sách </w:t>
      </w:r>
      <w:r w:rsidRPr="57538E7C" w:rsidR="18DD8F4B">
        <w:rPr>
          <w:rFonts w:cs="Tahoma"/>
        </w:rPr>
        <w:t xml:space="preserve"> </w:t>
      </w:r>
    </w:p>
    <w:p w:rsidR="00FD092C" w:rsidP="00A31961" w:rsidRDefault="09592EB4" w14:paraId="4DF03229" w14:textId="2E40A26C">
      <w:pPr>
        <w:pStyle w:val="ListParagraph"/>
        <w:numPr>
          <w:ilvl w:val="0"/>
          <w:numId w:val="28"/>
        </w:numPr>
        <w:overflowPunct/>
        <w:autoSpaceDE/>
        <w:autoSpaceDN/>
        <w:adjustRightInd/>
        <w:spacing w:after="0" w:line="264" w:lineRule="auto"/>
        <w:textAlignment w:val="auto"/>
        <w:rPr>
          <w:rFonts w:cs="Tahoma"/>
        </w:rPr>
      </w:pPr>
      <w:r w:rsidRPr="57538E7C">
        <w:rPr>
          <w:rFonts w:cs="Tahoma"/>
        </w:rPr>
        <w:t>Hệ thống gửi yêu cầu đăng nhập và kết nối tới thiết bị</w:t>
      </w:r>
    </w:p>
    <w:p w:rsidR="00FD092C" w:rsidP="00A31961" w:rsidRDefault="09592EB4" w14:paraId="379937A7" w14:textId="228E1D20">
      <w:pPr>
        <w:pStyle w:val="ListParagraph"/>
        <w:numPr>
          <w:ilvl w:val="0"/>
          <w:numId w:val="28"/>
        </w:numPr>
        <w:overflowPunct/>
        <w:autoSpaceDE/>
        <w:autoSpaceDN/>
        <w:adjustRightInd/>
        <w:spacing w:after="0" w:line="264" w:lineRule="auto"/>
        <w:textAlignment w:val="auto"/>
        <w:rPr>
          <w:rFonts w:cs="Tahoma"/>
        </w:rPr>
      </w:pPr>
      <w:r w:rsidRPr="57538E7C">
        <w:rPr>
          <w:rFonts w:cs="Tahoma"/>
        </w:rPr>
        <w:t xml:space="preserve">Hệ thống thực hiện tự động đăng nhập thực hiện kiểm tra </w:t>
      </w:r>
    </w:p>
    <w:p w:rsidR="00FD092C" w:rsidP="00A31961" w:rsidRDefault="09592EB4" w14:paraId="2757584E" w14:textId="0CEEA9EB">
      <w:pPr>
        <w:pStyle w:val="ListParagraph"/>
        <w:numPr>
          <w:ilvl w:val="0"/>
          <w:numId w:val="28"/>
        </w:numPr>
        <w:overflowPunct/>
        <w:autoSpaceDE/>
        <w:autoSpaceDN/>
        <w:adjustRightInd/>
        <w:spacing w:after="0" w:line="264" w:lineRule="auto"/>
        <w:textAlignment w:val="auto"/>
        <w:rPr>
          <w:rFonts w:cs="Tahoma"/>
        </w:rPr>
      </w:pPr>
      <w:r w:rsidRPr="57538E7C">
        <w:rPr>
          <w:rFonts w:cs="Tahoma"/>
        </w:rPr>
        <w:t>Nếu đăng nhập thất bại hiển thị thông báo lỗi</w:t>
      </w:r>
    </w:p>
    <w:p w:rsidR="00FD092C" w:rsidP="00A31961" w:rsidRDefault="09592EB4" w14:paraId="6B53B91A" w14:textId="75321C4A">
      <w:pPr>
        <w:pStyle w:val="ListParagraph"/>
        <w:numPr>
          <w:ilvl w:val="0"/>
          <w:numId w:val="28"/>
        </w:numPr>
        <w:overflowPunct/>
        <w:autoSpaceDE/>
        <w:autoSpaceDN/>
        <w:adjustRightInd/>
        <w:spacing w:after="0" w:line="264" w:lineRule="auto"/>
        <w:textAlignment w:val="auto"/>
        <w:rPr>
          <w:rFonts w:cs="Tahoma"/>
        </w:rPr>
      </w:pPr>
      <w:r w:rsidRPr="57538E7C">
        <w:rPr>
          <w:rFonts w:cs="Tahoma"/>
        </w:rPr>
        <w:t>Thiết bị xác nhận thông tin đăng nhập thành công</w:t>
      </w:r>
    </w:p>
    <w:p w:rsidRPr="00E87894" w:rsidR="00FD092C" w:rsidP="00A31961" w:rsidRDefault="09592EB4" w14:paraId="4130CB83" w14:textId="500E5CE1">
      <w:pPr>
        <w:pStyle w:val="ListParagraph"/>
        <w:numPr>
          <w:ilvl w:val="0"/>
          <w:numId w:val="28"/>
        </w:numPr>
        <w:overflowPunct/>
        <w:autoSpaceDE/>
        <w:autoSpaceDN/>
        <w:adjustRightInd/>
        <w:spacing w:after="0" w:line="264" w:lineRule="auto"/>
        <w:textAlignment w:val="auto"/>
        <w:rPr>
          <w:rFonts w:cs="Tahoma"/>
        </w:rPr>
      </w:pPr>
      <w:r w:rsidRPr="57538E7C">
        <w:rPr>
          <w:rFonts w:cs="Tahoma"/>
        </w:rPr>
        <w:t>Thiết lập phiên làm việc giữa thiết bị và ứng dụng</w:t>
      </w:r>
    </w:p>
    <w:p w:rsidR="00FD092C" w:rsidP="00A31961" w:rsidRDefault="18DD8F4B" w14:paraId="4ADFBF3A" w14:textId="3EFCD664">
      <w:pPr>
        <w:pStyle w:val="ListParagraph"/>
        <w:numPr>
          <w:ilvl w:val="0"/>
          <w:numId w:val="28"/>
        </w:numPr>
        <w:overflowPunct/>
        <w:autoSpaceDE/>
        <w:autoSpaceDN/>
        <w:adjustRightInd/>
        <w:spacing w:after="0" w:line="264" w:lineRule="auto"/>
        <w:textAlignment w:val="auto"/>
        <w:rPr>
          <w:lang w:val="vi-VN"/>
        </w:rPr>
      </w:pPr>
      <w:r>
        <w:t>Kết thúc nghiệp vụ.</w:t>
      </w:r>
    </w:p>
    <w:p w:rsidRPr="002F7CE8" w:rsidR="004E718F" w:rsidP="00210B50" w:rsidRDefault="23E5AD50" w14:paraId="207D07C7" w14:textId="21E3232C">
      <w:pPr>
        <w:pStyle w:val="Heading4"/>
        <w:spacing w:line="264" w:lineRule="auto"/>
        <w:rPr>
          <w:lang w:val="vi-VN"/>
        </w:rPr>
      </w:pPr>
      <w:bookmarkStart w:name="_Toc1505236779" w:id="81"/>
      <w:r w:rsidRPr="33D17D1E">
        <w:rPr>
          <w:lang w:val="vi-VN"/>
        </w:rPr>
        <w:t>Đổi mật khẩu thiết bị</w:t>
      </w:r>
      <w:r w:rsidRPr="33D17D1E" w:rsidR="193FC406">
        <w:rPr>
          <w:lang w:val="vi-VN"/>
        </w:rPr>
        <w:t xml:space="preserve"> lần đầu</w:t>
      </w:r>
      <w:bookmarkEnd w:id="81"/>
    </w:p>
    <w:p w:rsidRPr="002F7CE8" w:rsidR="009F3FD4" w:rsidP="00A31961" w:rsidRDefault="6EB6B92D" w14:paraId="1526831A" w14:textId="10665644">
      <w:pPr>
        <w:pStyle w:val="ListParagraph"/>
        <w:numPr>
          <w:ilvl w:val="0"/>
          <w:numId w:val="32"/>
        </w:numPr>
        <w:spacing w:line="264" w:lineRule="auto"/>
        <w:rPr>
          <w:lang w:val="vi-VN"/>
        </w:rPr>
      </w:pPr>
      <w:r w:rsidRPr="620E1266">
        <w:rPr>
          <w:lang w:val="vi-VN"/>
        </w:rPr>
        <w:t xml:space="preserve">Chức năng này cho phép người </w:t>
      </w:r>
      <w:r w:rsidRPr="002F7CE8" w:rsidR="1A2D2177">
        <w:rPr>
          <w:lang w:val="vi-VN"/>
        </w:rPr>
        <w:t xml:space="preserve">dùng </w:t>
      </w:r>
      <w:r w:rsidRPr="002F7CE8" w:rsidR="0EB18BCF">
        <w:rPr>
          <w:lang w:val="vi-VN"/>
        </w:rPr>
        <w:t>đổi mật khẩu cho thiết bị nếu thiết bị thực hiện kết nối lần đầu</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20E1266" w:rsidTr="620E1266" w14:paraId="61D39A61" w14:textId="77777777">
        <w:tc>
          <w:tcPr>
            <w:tcW w:w="2151" w:type="dxa"/>
            <w:shd w:val="clear" w:color="auto" w:fill="BFBFBF" w:themeFill="background1" w:themeFillShade="BF"/>
          </w:tcPr>
          <w:p w:rsidR="70E67617" w:rsidP="620E1266" w:rsidRDefault="70E67617" w14:paraId="22D46E7F" w14:textId="77777777">
            <w:pPr>
              <w:spacing w:line="264" w:lineRule="auto"/>
            </w:pPr>
            <w:r>
              <w:t>ID</w:t>
            </w:r>
          </w:p>
        </w:tc>
        <w:tc>
          <w:tcPr>
            <w:tcW w:w="7074" w:type="dxa"/>
            <w:shd w:val="clear" w:color="auto" w:fill="BFBFBF" w:themeFill="background1" w:themeFillShade="BF"/>
          </w:tcPr>
          <w:p w:rsidR="70E67617" w:rsidP="620E1266" w:rsidRDefault="70E67617" w14:paraId="6AD73D4A" w14:textId="562D2E57">
            <w:pPr>
              <w:spacing w:line="264" w:lineRule="auto"/>
            </w:pPr>
            <w:r>
              <w:t>UC-Pairing-03</w:t>
            </w:r>
          </w:p>
        </w:tc>
      </w:tr>
      <w:tr w:rsidR="620E1266" w:rsidTr="620E1266" w14:paraId="117AC6C6"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024F6222"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5D3085EB" w14:textId="1A60F30B">
            <w:pPr>
              <w:spacing w:line="264" w:lineRule="auto"/>
              <w:rPr>
                <w:color w:val="000000" w:themeColor="text1"/>
              </w:rPr>
            </w:pPr>
            <w:r w:rsidRPr="620E1266">
              <w:rPr>
                <w:color w:val="000000" w:themeColor="text1"/>
              </w:rPr>
              <w:t>Đổi mật khẩu thiết bị</w:t>
            </w:r>
          </w:p>
        </w:tc>
      </w:tr>
      <w:tr w:rsidR="620E1266" w:rsidTr="620E1266" w14:paraId="02FDB7DF"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4E4EAA09"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70E67617" w:rsidP="00A31961" w:rsidRDefault="70E67617" w14:paraId="61B73A61" w14:textId="28B145EE">
            <w:pPr>
              <w:pStyle w:val="ListParagraph"/>
              <w:numPr>
                <w:ilvl w:val="0"/>
                <w:numId w:val="27"/>
              </w:numPr>
              <w:spacing w:line="264" w:lineRule="auto"/>
              <w:rPr>
                <w:color w:val="000000" w:themeColor="text1"/>
              </w:rPr>
            </w:pPr>
            <w:r w:rsidRPr="620E1266">
              <w:rPr>
                <w:color w:val="000000" w:themeColor="text1"/>
              </w:rPr>
              <w:t xml:space="preserve">Người dùng truy cập menu </w:t>
            </w:r>
            <w:r w:rsidRPr="620E1266" w:rsidR="2A156EE0">
              <w:rPr>
                <w:color w:val="000000" w:themeColor="text1"/>
              </w:rPr>
              <w:t>quản lý thiết bị</w:t>
            </w:r>
          </w:p>
          <w:p w:rsidR="620E1266" w:rsidP="00A31961" w:rsidRDefault="620E1266" w14:paraId="5F1B0484" w14:textId="07EC747A">
            <w:pPr>
              <w:pStyle w:val="ListParagraph"/>
              <w:numPr>
                <w:ilvl w:val="0"/>
                <w:numId w:val="27"/>
              </w:numPr>
              <w:spacing w:line="264" w:lineRule="auto"/>
              <w:rPr>
                <w:color w:val="000000" w:themeColor="text1"/>
              </w:rPr>
            </w:pPr>
            <w:r w:rsidRPr="620E1266">
              <w:rPr>
                <w:color w:val="000000" w:themeColor="text1"/>
              </w:rPr>
              <w:t>Người dùng đăng nhập lần đầu thiết bị mà ứng dụng quét được</w:t>
            </w:r>
          </w:p>
          <w:p w:rsidR="620E1266" w:rsidP="00A31961" w:rsidRDefault="620E1266" w14:paraId="7EB1E8B2" w14:textId="2DE1BC97">
            <w:pPr>
              <w:pStyle w:val="ListParagraph"/>
              <w:numPr>
                <w:ilvl w:val="0"/>
                <w:numId w:val="27"/>
              </w:numPr>
              <w:spacing w:line="264" w:lineRule="auto"/>
              <w:rPr>
                <w:color w:val="000000" w:themeColor="text1"/>
              </w:rPr>
            </w:pPr>
            <w:r w:rsidRPr="620E1266">
              <w:rPr>
                <w:color w:val="000000" w:themeColor="text1"/>
              </w:rPr>
              <w:t>Thiết bị yêu cầu đổi mật khẩu lần đầu đăng nhập</w:t>
            </w:r>
          </w:p>
        </w:tc>
      </w:tr>
      <w:tr w:rsidR="620E1266" w:rsidTr="620E1266" w14:paraId="7CE44DD2"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72AAEFE0" w14:textId="77777777">
            <w:pPr>
              <w:spacing w:line="264" w:lineRule="auto"/>
            </w:pPr>
            <w:r>
              <w:lastRenderedPageBreak/>
              <w:t>Actor</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55066E08" w14:textId="326E76FA">
            <w:pPr>
              <w:spacing w:line="264" w:lineRule="auto"/>
              <w:rPr>
                <w:color w:val="000000" w:themeColor="text1"/>
              </w:rPr>
            </w:pPr>
            <w:r w:rsidRPr="620E1266">
              <w:rPr>
                <w:color w:val="000000" w:themeColor="text1"/>
              </w:rPr>
              <w:t>NSD</w:t>
            </w:r>
          </w:p>
        </w:tc>
      </w:tr>
      <w:tr w:rsidR="620E1266" w:rsidTr="620E1266" w14:paraId="280F5B3E"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1EC49CCF"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1654C056" w14:textId="12CE9C7A">
            <w:pPr>
              <w:spacing w:line="264" w:lineRule="auto"/>
              <w:rPr>
                <w:color w:val="000000" w:themeColor="text1"/>
              </w:rPr>
            </w:pPr>
            <w:r w:rsidRPr="620E1266">
              <w:rPr>
                <w:color w:val="000000" w:themeColor="text1"/>
              </w:rPr>
              <w:t xml:space="preserve">NSD đăng nhập thành công </w:t>
            </w:r>
            <w:r w:rsidRPr="620E1266" w:rsidR="2A156EE0">
              <w:rPr>
                <w:color w:val="000000" w:themeColor="text1"/>
              </w:rPr>
              <w:t>ứng dụng</w:t>
            </w:r>
          </w:p>
        </w:tc>
      </w:tr>
      <w:tr w:rsidR="620E1266" w:rsidTr="620E1266" w14:paraId="4734F0DB"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7B74A4F6"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56A08DB6" w14:textId="576D9EF8">
            <w:pPr>
              <w:spacing w:line="264" w:lineRule="auto"/>
              <w:rPr>
                <w:color w:val="000000" w:themeColor="text1"/>
              </w:rPr>
            </w:pPr>
            <w:r w:rsidRPr="620E1266">
              <w:rPr>
                <w:color w:val="000000" w:themeColor="text1"/>
              </w:rPr>
              <w:t>NSD kết nối được tới thiết bị và thực hiện các thao tác</w:t>
            </w:r>
          </w:p>
        </w:tc>
      </w:tr>
    </w:tbl>
    <w:p w:rsidRPr="00E87894" w:rsidR="009F3FD4" w:rsidP="00E87894" w:rsidRDefault="69355E6E" w14:paraId="61DBED42" w14:textId="12BD997B">
      <w:pPr>
        <w:spacing w:line="264" w:lineRule="auto"/>
        <w:rPr>
          <w:b/>
          <w:bCs/>
        </w:rPr>
      </w:pPr>
      <w:r w:rsidRPr="05487695" w:rsidR="68B8E397">
        <w:rPr>
          <w:b w:val="1"/>
          <w:bCs w:val="1"/>
        </w:rPr>
        <w:t xml:space="preserve">Sơ đồ </w:t>
      </w:r>
      <w:r w:rsidRPr="05487695" w:rsidR="25D13C78">
        <w:rPr>
          <w:b w:val="1"/>
          <w:bCs w:val="1"/>
        </w:rPr>
        <w:t>luồng đổi mật khẩu thiết bị</w:t>
      </w:r>
    </w:p>
    <w:p w:rsidRPr="00236FAE" w:rsidR="009F3FD4" w:rsidP="05487695" w:rsidRDefault="57538E7C" w14:paraId="01803851" w14:textId="0483AFCD">
      <w:pPr>
        <w:pStyle w:val="Normal"/>
        <w:spacing w:line="264" w:lineRule="auto"/>
        <w:jc w:val="center"/>
      </w:pPr>
      <w:r w:rsidR="05487695">
        <w:drawing>
          <wp:inline wp14:editId="5C2B7F12" wp14:anchorId="0B5BD45D">
            <wp:extent cx="4572000" cy="4400550"/>
            <wp:effectExtent l="0" t="0" r="0" b="0"/>
            <wp:docPr id="395243261" name="" title=""/>
            <wp:cNvGraphicFramePr>
              <a:graphicFrameLocks noChangeAspect="1"/>
            </wp:cNvGraphicFramePr>
            <a:graphic>
              <a:graphicData uri="http://schemas.openxmlformats.org/drawingml/2006/picture">
                <pic:pic>
                  <pic:nvPicPr>
                    <pic:cNvPr id="0" name=""/>
                    <pic:cNvPicPr/>
                  </pic:nvPicPr>
                  <pic:blipFill>
                    <a:blip r:embed="R49b5dcc62c4d4a20">
                      <a:extLst>
                        <a:ext xmlns:a="http://schemas.openxmlformats.org/drawingml/2006/main" uri="{28A0092B-C50C-407E-A947-70E740481C1C}">
                          <a14:useLocalDpi val="0"/>
                        </a:ext>
                      </a:extLst>
                    </a:blip>
                    <a:stretch>
                      <a:fillRect/>
                    </a:stretch>
                  </pic:blipFill>
                  <pic:spPr>
                    <a:xfrm>
                      <a:off x="0" y="0"/>
                      <a:ext cx="4572000" cy="4400550"/>
                    </a:xfrm>
                    <a:prstGeom prst="rect">
                      <a:avLst/>
                    </a:prstGeom>
                  </pic:spPr>
                </pic:pic>
              </a:graphicData>
            </a:graphic>
          </wp:inline>
        </w:drawing>
      </w:r>
    </w:p>
    <w:p w:rsidRPr="00E87894" w:rsidR="009F3FD4" w:rsidP="00E87894" w:rsidRDefault="6EB6B92D" w14:paraId="42BDBCED" w14:textId="61D8118B">
      <w:pPr>
        <w:spacing w:line="264" w:lineRule="auto"/>
        <w:rPr>
          <w:b/>
          <w:bCs/>
        </w:rPr>
      </w:pPr>
      <w:r w:rsidRPr="00E87894">
        <w:rPr>
          <w:b/>
          <w:bCs/>
        </w:rPr>
        <w:t>Giải thích quy trình:</w:t>
      </w:r>
    </w:p>
    <w:p w:rsidR="6EB6B92D" w:rsidP="00A31961" w:rsidRDefault="15EE6B1D" w14:paraId="15F2FAAF" w14:textId="1E256D62">
      <w:pPr>
        <w:pStyle w:val="ListParagraph"/>
        <w:numPr>
          <w:ilvl w:val="0"/>
          <w:numId w:val="35"/>
        </w:numPr>
        <w:spacing w:line="264" w:lineRule="auto"/>
        <w:rPr>
          <w:rFonts w:cs="Tahoma"/>
        </w:rPr>
      </w:pPr>
      <w:r w:rsidRPr="57538E7C">
        <w:rPr>
          <w:rFonts w:cs="Tahoma"/>
        </w:rPr>
        <w:t>N</w:t>
      </w:r>
      <w:r w:rsidRPr="57538E7C" w:rsidR="02AA2DDC">
        <w:rPr>
          <w:rFonts w:cs="Tahoma"/>
        </w:rPr>
        <w:t xml:space="preserve">SD </w:t>
      </w:r>
      <w:r w:rsidRPr="57538E7C" w:rsidR="37B85D10">
        <w:rPr>
          <w:rFonts w:cs="Tahoma"/>
        </w:rPr>
        <w:t xml:space="preserve">truy cập ứng dụng, chọn thiết bị muốn truy cập từ màn hình danh sách thiết bị </w:t>
      </w:r>
    </w:p>
    <w:p w:rsidR="6EB6B92D" w:rsidP="00A31961" w:rsidRDefault="37B85D10" w14:paraId="7D29C50D" w14:textId="13BF566E">
      <w:pPr>
        <w:pStyle w:val="ListParagraph"/>
        <w:numPr>
          <w:ilvl w:val="1"/>
          <w:numId w:val="35"/>
        </w:numPr>
        <w:spacing w:after="0" w:line="264" w:lineRule="auto"/>
        <w:rPr>
          <w:rFonts w:cs="Tahoma"/>
        </w:rPr>
      </w:pPr>
      <w:r w:rsidRPr="57538E7C">
        <w:rPr>
          <w:rFonts w:cs="Tahoma"/>
        </w:rPr>
        <w:t>Danh sách thiết bị hiển thị theo danh sách khách hàng</w:t>
      </w:r>
    </w:p>
    <w:p w:rsidR="6EB6B92D" w:rsidP="00A31961" w:rsidRDefault="37B85D10" w14:paraId="2A266E1E" w14:textId="5CE74A80">
      <w:pPr>
        <w:pStyle w:val="ListParagraph"/>
        <w:numPr>
          <w:ilvl w:val="1"/>
          <w:numId w:val="35"/>
        </w:numPr>
        <w:spacing w:after="0" w:line="264" w:lineRule="auto"/>
        <w:rPr>
          <w:rFonts w:cs="Tahoma"/>
        </w:rPr>
      </w:pPr>
      <w:r w:rsidRPr="57538E7C">
        <w:rPr>
          <w:rFonts w:cs="Tahoma"/>
        </w:rPr>
        <w:t>Danh sách đã quét được ở mạng local</w:t>
      </w:r>
    </w:p>
    <w:p w:rsidR="620E1266" w:rsidP="00A31961" w:rsidRDefault="09592EB4" w14:paraId="2B7B692E" w14:textId="09EAF2E2">
      <w:pPr>
        <w:pStyle w:val="ListParagraph"/>
        <w:numPr>
          <w:ilvl w:val="0"/>
          <w:numId w:val="35"/>
        </w:numPr>
        <w:spacing w:line="264" w:lineRule="auto"/>
        <w:rPr>
          <w:rFonts w:cs="Tahoma"/>
        </w:rPr>
      </w:pPr>
      <w:r w:rsidRPr="57538E7C">
        <w:rPr>
          <w:rFonts w:cs="Tahoma"/>
        </w:rPr>
        <w:t xml:space="preserve">Thiết bị thực hiện NSD </w:t>
      </w:r>
      <w:r w:rsidRPr="57538E7C" w:rsidR="27C48BD7">
        <w:rPr>
          <w:rFonts w:cs="Tahoma"/>
        </w:rPr>
        <w:t>nhập mật khẩu mới cho thiết bị đăng nhập lần đầu</w:t>
      </w:r>
    </w:p>
    <w:p w:rsidR="620E1266" w:rsidP="00A31961" w:rsidRDefault="21BAAD33" w14:paraId="03F8D54B" w14:textId="58E20939">
      <w:pPr>
        <w:pStyle w:val="ListParagraph"/>
        <w:numPr>
          <w:ilvl w:val="0"/>
          <w:numId w:val="35"/>
        </w:numPr>
        <w:spacing w:line="264" w:lineRule="auto"/>
        <w:rPr>
          <w:rFonts w:cs="Tahoma"/>
        </w:rPr>
      </w:pPr>
      <w:r w:rsidRPr="57538E7C">
        <w:rPr>
          <w:rFonts w:cs="Tahoma"/>
        </w:rPr>
        <w:t>Ứng dụng</w:t>
      </w:r>
      <w:r w:rsidRPr="57538E7C" w:rsidR="09592EB4">
        <w:rPr>
          <w:rFonts w:cs="Tahoma"/>
        </w:rPr>
        <w:t xml:space="preserve"> kiểm tra tính hợp lệ của mật khẩu mới</w:t>
      </w:r>
    </w:p>
    <w:p w:rsidR="620E1266" w:rsidP="00A31961" w:rsidRDefault="09592EB4" w14:paraId="5AA09EFA" w14:textId="33F5F088">
      <w:pPr>
        <w:pStyle w:val="ListParagraph"/>
        <w:numPr>
          <w:ilvl w:val="1"/>
          <w:numId w:val="35"/>
        </w:numPr>
        <w:spacing w:line="264" w:lineRule="auto"/>
        <w:rPr>
          <w:rFonts w:cs="Tahoma"/>
        </w:rPr>
      </w:pPr>
      <w:r w:rsidRPr="57538E7C">
        <w:rPr>
          <w:rFonts w:cs="Tahoma"/>
        </w:rPr>
        <w:t>Trường hợp không mật khẩu mới không hợp lệ ứng dụng gửi thông báo lỗi tới người dùng</w:t>
      </w:r>
    </w:p>
    <w:p w:rsidR="620E1266" w:rsidP="00A31961" w:rsidRDefault="09592EB4" w14:paraId="35E3B45C" w14:textId="7039A7F9">
      <w:pPr>
        <w:pStyle w:val="ListParagraph"/>
        <w:numPr>
          <w:ilvl w:val="0"/>
          <w:numId w:val="35"/>
        </w:numPr>
        <w:spacing w:line="264" w:lineRule="auto"/>
        <w:rPr>
          <w:rFonts w:cs="Tahoma"/>
        </w:rPr>
      </w:pPr>
      <w:r w:rsidRPr="57538E7C">
        <w:rPr>
          <w:rFonts w:cs="Tahoma"/>
        </w:rPr>
        <w:t xml:space="preserve">Mật khẩu nhập hợp lệ, </w:t>
      </w:r>
      <w:r w:rsidRPr="57538E7C" w:rsidR="21BAAD33">
        <w:rPr>
          <w:rFonts w:cs="Tahoma"/>
        </w:rPr>
        <w:t>ứng dụng</w:t>
      </w:r>
      <w:r w:rsidRPr="57538E7C">
        <w:rPr>
          <w:rFonts w:cs="Tahoma"/>
        </w:rPr>
        <w:t xml:space="preserve"> gửi yêu cầu đổi mật khẩu mới xuống thiết bị</w:t>
      </w:r>
    </w:p>
    <w:p w:rsidR="620E1266" w:rsidP="00A31961" w:rsidRDefault="09592EB4" w14:paraId="36B34E54" w14:textId="29B756DB">
      <w:pPr>
        <w:pStyle w:val="ListParagraph"/>
        <w:numPr>
          <w:ilvl w:val="0"/>
          <w:numId w:val="35"/>
        </w:numPr>
        <w:spacing w:line="264" w:lineRule="auto"/>
        <w:rPr>
          <w:rFonts w:cs="Tahoma"/>
        </w:rPr>
      </w:pPr>
      <w:r w:rsidRPr="57538E7C">
        <w:rPr>
          <w:rFonts w:cs="Tahoma"/>
        </w:rPr>
        <w:t>Thiết bị cập nhật mật khẩu mới</w:t>
      </w:r>
    </w:p>
    <w:p w:rsidR="620E1266" w:rsidP="00A31961" w:rsidRDefault="09592EB4" w14:paraId="4409F0CD" w14:textId="5A401D10">
      <w:pPr>
        <w:pStyle w:val="ListParagraph"/>
        <w:numPr>
          <w:ilvl w:val="0"/>
          <w:numId w:val="35"/>
        </w:numPr>
        <w:spacing w:line="264" w:lineRule="auto"/>
        <w:rPr>
          <w:rFonts w:cs="Tahoma"/>
        </w:rPr>
      </w:pPr>
      <w:r w:rsidRPr="57538E7C">
        <w:rPr>
          <w:rFonts w:cs="Tahoma"/>
        </w:rPr>
        <w:t>Trường hợp cập nhật mật khẩu không thành công, ứng dụng trả về thông báo thất bại</w:t>
      </w:r>
    </w:p>
    <w:p w:rsidR="620E1266" w:rsidP="00A31961" w:rsidRDefault="09592EB4" w14:paraId="390B937A" w14:textId="55EC6E29">
      <w:pPr>
        <w:pStyle w:val="ListParagraph"/>
        <w:numPr>
          <w:ilvl w:val="0"/>
          <w:numId w:val="35"/>
        </w:numPr>
        <w:spacing w:line="264" w:lineRule="auto"/>
        <w:rPr>
          <w:rFonts w:cs="Tahoma"/>
        </w:rPr>
      </w:pPr>
      <w:r w:rsidRPr="57538E7C">
        <w:rPr>
          <w:rFonts w:cs="Tahoma"/>
        </w:rPr>
        <w:t>Thiết bị cập nhật mật khẩu thành công</w:t>
      </w:r>
    </w:p>
    <w:p w:rsidR="00E5050E" w:rsidP="00A31961" w:rsidRDefault="27C48BD7" w14:paraId="6A4AF33C" w14:textId="68C056B1">
      <w:pPr>
        <w:pStyle w:val="ListParagraph"/>
        <w:numPr>
          <w:ilvl w:val="0"/>
          <w:numId w:val="35"/>
        </w:numPr>
        <w:spacing w:line="264" w:lineRule="auto"/>
        <w:rPr>
          <w:rFonts w:cs="Tahoma"/>
        </w:rPr>
      </w:pPr>
      <w:r w:rsidRPr="57538E7C">
        <w:rPr>
          <w:rFonts w:cs="Tahoma"/>
        </w:rPr>
        <w:lastRenderedPageBreak/>
        <w:t>Ứng dụng thông báo đổi mật khẩu thành công</w:t>
      </w:r>
    </w:p>
    <w:p w:rsidR="620E1266" w:rsidP="00A31961" w:rsidRDefault="09592EB4" w14:paraId="73E005E3" w14:textId="17EB6A59">
      <w:pPr>
        <w:pStyle w:val="ListParagraph"/>
        <w:numPr>
          <w:ilvl w:val="0"/>
          <w:numId w:val="35"/>
        </w:numPr>
        <w:spacing w:line="264" w:lineRule="auto"/>
        <w:rPr>
          <w:rFonts w:cs="Tahoma"/>
        </w:rPr>
      </w:pPr>
      <w:r w:rsidRPr="57538E7C">
        <w:rPr>
          <w:rFonts w:cs="Tahoma"/>
        </w:rPr>
        <w:t>Kết thúc nghiệp vụ</w:t>
      </w:r>
    </w:p>
    <w:p w:rsidRPr="00236FAE" w:rsidR="00FC15F9" w:rsidP="00210B50" w:rsidRDefault="73B72ECA" w14:paraId="39DA6F31" w14:textId="4EFDE6BB">
      <w:pPr>
        <w:pStyle w:val="Heading4"/>
        <w:spacing w:line="264" w:lineRule="auto"/>
      </w:pPr>
      <w:bookmarkStart w:name="_Toc2000537600" w:id="82"/>
      <w:r>
        <w:t>Cập nhật tập lệnh</w:t>
      </w:r>
      <w:bookmarkEnd w:id="82"/>
    </w:p>
    <w:p w:rsidR="004C1A4D" w:rsidP="00A31961" w:rsidRDefault="274EEABD" w14:paraId="37B81583" w14:textId="42677679">
      <w:pPr>
        <w:pStyle w:val="ListParagraph"/>
        <w:numPr>
          <w:ilvl w:val="0"/>
          <w:numId w:val="32"/>
        </w:numPr>
        <w:spacing w:line="264" w:lineRule="auto"/>
      </w:pPr>
      <w:r w:rsidRPr="7E2641A2">
        <w:rPr>
          <w:lang w:val="vi-VN"/>
        </w:rPr>
        <w:t xml:space="preserve">Chức năng này cho phép </w:t>
      </w:r>
      <w:r w:rsidRPr="7E2641A2" w:rsidR="1A2D2177">
        <w:rPr>
          <w:lang w:val="vi-VN"/>
        </w:rPr>
        <w:t xml:space="preserve">người dùng </w:t>
      </w:r>
      <w:r w:rsidR="0EB18BCF">
        <w:t>cập nhật danh sách tập lệnh mới mà thiết bị hỗ trợ ứng dụng khi có tính năng mới</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20E1266" w:rsidTr="620E1266" w14:paraId="547C074E" w14:textId="77777777">
        <w:tc>
          <w:tcPr>
            <w:tcW w:w="2151" w:type="dxa"/>
            <w:shd w:val="clear" w:color="auto" w:fill="BFBFBF" w:themeFill="background1" w:themeFillShade="BF"/>
          </w:tcPr>
          <w:p w:rsidR="70E67617" w:rsidP="620E1266" w:rsidRDefault="70E67617" w14:paraId="31F9B8AF" w14:textId="77777777">
            <w:pPr>
              <w:spacing w:line="264" w:lineRule="auto"/>
            </w:pPr>
            <w:r>
              <w:t>ID</w:t>
            </w:r>
          </w:p>
        </w:tc>
        <w:tc>
          <w:tcPr>
            <w:tcW w:w="7074" w:type="dxa"/>
            <w:shd w:val="clear" w:color="auto" w:fill="BFBFBF" w:themeFill="background1" w:themeFillShade="BF"/>
          </w:tcPr>
          <w:p w:rsidR="70E67617" w:rsidP="620E1266" w:rsidRDefault="70E67617" w14:paraId="5047F7CB" w14:textId="3016ADF0">
            <w:pPr>
              <w:spacing w:line="264" w:lineRule="auto"/>
            </w:pPr>
            <w:r>
              <w:t>UC-Pairing-04</w:t>
            </w:r>
          </w:p>
        </w:tc>
      </w:tr>
      <w:tr w:rsidR="620E1266" w:rsidTr="620E1266" w14:paraId="0A4AB3F7"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34791A84"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56746BBF" w14:textId="30B90CBA">
            <w:pPr>
              <w:spacing w:line="264" w:lineRule="auto"/>
            </w:pPr>
            <w:r w:rsidRPr="620E1266">
              <w:rPr>
                <w:color w:val="000000" w:themeColor="text1"/>
              </w:rPr>
              <w:t>Cập nhật database tập lệnh</w:t>
            </w:r>
          </w:p>
        </w:tc>
      </w:tr>
      <w:tr w:rsidR="620E1266" w:rsidTr="620E1266" w14:paraId="37021136"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0939240A"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620E1266" w:rsidP="00A31961" w:rsidRDefault="620E1266" w14:paraId="4BF22982" w14:textId="7CE0A649">
            <w:pPr>
              <w:pStyle w:val="ListParagraph"/>
              <w:numPr>
                <w:ilvl w:val="0"/>
                <w:numId w:val="26"/>
              </w:numPr>
              <w:spacing w:line="264" w:lineRule="auto"/>
              <w:rPr>
                <w:color w:val="000000" w:themeColor="text1"/>
              </w:rPr>
            </w:pPr>
            <w:r w:rsidRPr="620E1266">
              <w:rPr>
                <w:color w:val="000000" w:themeColor="text1"/>
              </w:rPr>
              <w:t>Người dùng đăng nhập thiết và kết nối với thiết bị</w:t>
            </w:r>
          </w:p>
          <w:p w:rsidR="620E1266" w:rsidP="00A31961" w:rsidRDefault="620E1266" w14:paraId="2EABC90E" w14:textId="519DE19A">
            <w:pPr>
              <w:pStyle w:val="ListParagraph"/>
              <w:numPr>
                <w:ilvl w:val="0"/>
                <w:numId w:val="26"/>
              </w:numPr>
              <w:spacing w:line="264" w:lineRule="auto"/>
              <w:rPr>
                <w:color w:val="000000" w:themeColor="text1"/>
              </w:rPr>
            </w:pPr>
            <w:r w:rsidRPr="620E1266">
              <w:rPr>
                <w:color w:val="000000" w:themeColor="text1"/>
              </w:rPr>
              <w:t>Ứng dụng gửi yêu cầu cập nhật tập lệnh xuống cho thiết bị</w:t>
            </w:r>
          </w:p>
        </w:tc>
      </w:tr>
      <w:tr w:rsidR="620E1266" w:rsidTr="620E1266" w14:paraId="15D52A4A"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307D3D11"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387F2873" w14:textId="326E76FA">
            <w:pPr>
              <w:spacing w:line="264" w:lineRule="auto"/>
              <w:rPr>
                <w:color w:val="000000" w:themeColor="text1"/>
              </w:rPr>
            </w:pPr>
            <w:r w:rsidRPr="620E1266">
              <w:rPr>
                <w:color w:val="000000" w:themeColor="text1"/>
              </w:rPr>
              <w:t>NSD</w:t>
            </w:r>
          </w:p>
        </w:tc>
      </w:tr>
      <w:tr w:rsidR="620E1266" w:rsidTr="620E1266" w14:paraId="493044B9"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70FE00CE"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6018C446" w14:textId="12CE9C7A">
            <w:pPr>
              <w:spacing w:line="264" w:lineRule="auto"/>
              <w:rPr>
                <w:color w:val="000000" w:themeColor="text1"/>
              </w:rPr>
            </w:pPr>
            <w:r w:rsidRPr="620E1266">
              <w:rPr>
                <w:color w:val="000000" w:themeColor="text1"/>
              </w:rPr>
              <w:t xml:space="preserve">NSD đăng nhập thành công </w:t>
            </w:r>
            <w:r w:rsidRPr="620E1266" w:rsidR="2A156EE0">
              <w:rPr>
                <w:color w:val="000000" w:themeColor="text1"/>
              </w:rPr>
              <w:t>ứng dụng</w:t>
            </w:r>
          </w:p>
        </w:tc>
      </w:tr>
      <w:tr w:rsidR="620E1266" w:rsidTr="620E1266" w14:paraId="1D0FC9DF"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5855078F"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71C4D649" w14:textId="576D9EF8">
            <w:pPr>
              <w:spacing w:line="264" w:lineRule="auto"/>
              <w:rPr>
                <w:color w:val="000000" w:themeColor="text1"/>
              </w:rPr>
            </w:pPr>
            <w:r w:rsidRPr="620E1266">
              <w:rPr>
                <w:color w:val="000000" w:themeColor="text1"/>
              </w:rPr>
              <w:t>NSD kết nối được tới thiết bị và thực hiện các thao tác</w:t>
            </w:r>
          </w:p>
        </w:tc>
      </w:tr>
    </w:tbl>
    <w:p w:rsidR="00E87894" w:rsidP="00E87894" w:rsidRDefault="00E87894" w14:paraId="688C061A" w14:textId="77777777">
      <w:pPr>
        <w:spacing w:line="264" w:lineRule="auto"/>
        <w:rPr>
          <w:b/>
          <w:bCs/>
        </w:rPr>
      </w:pPr>
    </w:p>
    <w:p w:rsidR="00211C5F" w:rsidRDefault="00211C5F" w14:paraId="51C2C078" w14:textId="77777777">
      <w:pPr>
        <w:overflowPunct/>
        <w:autoSpaceDE/>
        <w:autoSpaceDN/>
        <w:adjustRightInd/>
        <w:spacing w:after="0"/>
        <w:jc w:val="left"/>
        <w:textAlignment w:val="auto"/>
        <w:rPr>
          <w:b/>
          <w:bCs/>
        </w:rPr>
      </w:pPr>
      <w:r>
        <w:rPr>
          <w:b/>
          <w:bCs/>
        </w:rPr>
        <w:br w:type="page"/>
      </w:r>
    </w:p>
    <w:p w:rsidRPr="00E87894" w:rsidR="00136600" w:rsidP="00E87894" w:rsidRDefault="34E1C888" w14:paraId="527D60A0" w14:textId="32751C13">
      <w:pPr>
        <w:spacing w:line="264" w:lineRule="auto"/>
        <w:rPr>
          <w:b/>
          <w:bCs/>
        </w:rPr>
      </w:pPr>
      <w:r w:rsidRPr="05487695" w:rsidR="77C26899">
        <w:rPr>
          <w:b w:val="1"/>
          <w:bCs w:val="1"/>
        </w:rPr>
        <w:t xml:space="preserve">Sơ đồ quy trình </w:t>
      </w:r>
      <w:r w:rsidRPr="05487695" w:rsidR="31E97AD8">
        <w:rPr>
          <w:b w:val="1"/>
          <w:bCs w:val="1"/>
        </w:rPr>
        <w:t>cập nhật tập lệnh</w:t>
      </w:r>
    </w:p>
    <w:p w:rsidR="620E1266" w:rsidP="05487695" w:rsidRDefault="57538E7C" w14:paraId="2CA31394" w14:textId="40905E71">
      <w:pPr>
        <w:pStyle w:val="Normal"/>
        <w:spacing w:line="264" w:lineRule="auto"/>
        <w:jc w:val="center"/>
      </w:pPr>
      <w:r w:rsidR="05487695">
        <w:drawing>
          <wp:inline wp14:editId="0A528C28" wp14:anchorId="192271A6">
            <wp:extent cx="4572000" cy="3533775"/>
            <wp:effectExtent l="0" t="0" r="0" b="0"/>
            <wp:docPr id="2071906185" name="" title=""/>
            <wp:cNvGraphicFramePr>
              <a:graphicFrameLocks noChangeAspect="1"/>
            </wp:cNvGraphicFramePr>
            <a:graphic>
              <a:graphicData uri="http://schemas.openxmlformats.org/drawingml/2006/picture">
                <pic:pic>
                  <pic:nvPicPr>
                    <pic:cNvPr id="0" name=""/>
                    <pic:cNvPicPr/>
                  </pic:nvPicPr>
                  <pic:blipFill>
                    <a:blip r:embed="Rabec427c22da4606">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p>
    <w:p w:rsidRPr="00E87894" w:rsidR="00136600" w:rsidP="00210B50" w:rsidRDefault="274EEABD" w14:paraId="2EF0C114" w14:textId="77777777">
      <w:pPr>
        <w:spacing w:line="264" w:lineRule="auto"/>
        <w:rPr>
          <w:b/>
          <w:bCs/>
        </w:rPr>
      </w:pPr>
      <w:r w:rsidRPr="00E87894">
        <w:rPr>
          <w:b/>
          <w:bCs/>
        </w:rPr>
        <w:t>Giải thích quy trình:</w:t>
      </w:r>
    </w:p>
    <w:p w:rsidRPr="00236FAE" w:rsidR="00FC15F9" w:rsidP="00A31961" w:rsidRDefault="6EB6B92D" w14:paraId="1E898D9C" w14:textId="296FDFFB">
      <w:pPr>
        <w:pStyle w:val="ListParagraph"/>
        <w:numPr>
          <w:ilvl w:val="0"/>
          <w:numId w:val="36"/>
        </w:numPr>
        <w:spacing w:line="264" w:lineRule="auto"/>
        <w:rPr>
          <w:rFonts w:cs="Tahoma"/>
        </w:rPr>
      </w:pPr>
      <w:r w:rsidRPr="620E1266">
        <w:rPr>
          <w:rFonts w:cs="Tahoma"/>
        </w:rPr>
        <w:t xml:space="preserve">NSD đăng nhập vào thiết bị thành công </w:t>
      </w:r>
    </w:p>
    <w:p w:rsidRPr="00236FAE" w:rsidR="00FC15F9" w:rsidP="00A31961" w:rsidRDefault="00E87894" w14:paraId="7D91C2F4" w14:textId="0E568247">
      <w:pPr>
        <w:pStyle w:val="ListParagraph"/>
        <w:numPr>
          <w:ilvl w:val="0"/>
          <w:numId w:val="36"/>
        </w:numPr>
        <w:spacing w:line="264" w:lineRule="auto"/>
        <w:rPr>
          <w:rFonts w:cs="Tahoma"/>
        </w:rPr>
      </w:pPr>
      <w:r>
        <w:rPr>
          <w:rFonts w:cs="Tahoma"/>
        </w:rPr>
        <w:t>Ứng dụng</w:t>
      </w:r>
      <w:r w:rsidRPr="620E1266" w:rsidR="620E1266">
        <w:rPr>
          <w:rFonts w:cs="Tahoma"/>
        </w:rPr>
        <w:t xml:space="preserve"> kiểm tra thông tin của thiết bị (thông tin của thiết bị được gửi sau khi đăng nhập thành công)</w:t>
      </w:r>
    </w:p>
    <w:p w:rsidRPr="00236FAE" w:rsidR="00FC15F9" w:rsidP="00A31961" w:rsidRDefault="620E1266" w14:paraId="44A871F5" w14:textId="69E96EC0">
      <w:pPr>
        <w:pStyle w:val="ListParagraph"/>
        <w:numPr>
          <w:ilvl w:val="0"/>
          <w:numId w:val="36"/>
        </w:numPr>
        <w:spacing w:line="264" w:lineRule="auto"/>
        <w:rPr>
          <w:rFonts w:cs="Tahoma"/>
        </w:rPr>
      </w:pPr>
      <w:r w:rsidRPr="620E1266">
        <w:rPr>
          <w:rFonts w:cs="Tahoma"/>
        </w:rPr>
        <w:t xml:space="preserve">Nếu </w:t>
      </w:r>
      <w:r w:rsidR="00E87894">
        <w:rPr>
          <w:rFonts w:cs="Tahoma"/>
        </w:rPr>
        <w:t>tập lệnh trên</w:t>
      </w:r>
      <w:r w:rsidRPr="620E1266">
        <w:rPr>
          <w:rFonts w:cs="Tahoma"/>
        </w:rPr>
        <w:t xml:space="preserve"> thiết bị đồng nhất với </w:t>
      </w:r>
      <w:r w:rsidR="00E87894">
        <w:rPr>
          <w:rFonts w:cs="Tahoma"/>
        </w:rPr>
        <w:t xml:space="preserve">tập lệnh </w:t>
      </w:r>
      <w:r w:rsidRPr="620E1266">
        <w:rPr>
          <w:rFonts w:cs="Tahoma"/>
        </w:rPr>
        <w:t>hiện tại của ứng dụng, kết thúc nghiệp vụ</w:t>
      </w:r>
    </w:p>
    <w:p w:rsidRPr="00236FAE" w:rsidR="00FC15F9" w:rsidP="00A31961" w:rsidRDefault="00AD243D" w14:paraId="0E8B66E8" w14:textId="48A63F9B">
      <w:pPr>
        <w:pStyle w:val="ListParagraph"/>
        <w:numPr>
          <w:ilvl w:val="0"/>
          <w:numId w:val="36"/>
        </w:numPr>
        <w:spacing w:line="264" w:lineRule="auto"/>
        <w:rPr>
          <w:rFonts w:cs="Tahoma"/>
        </w:rPr>
      </w:pPr>
      <w:r>
        <w:rPr>
          <w:rFonts w:cs="Tahoma"/>
        </w:rPr>
        <w:t>Ứng dụng</w:t>
      </w:r>
      <w:r w:rsidRPr="620E1266" w:rsidR="620E1266">
        <w:rPr>
          <w:rFonts w:cs="Tahoma"/>
        </w:rPr>
        <w:t xml:space="preserve"> gửi yêu cầu cập nhật </w:t>
      </w:r>
      <w:r>
        <w:rPr>
          <w:rFonts w:cs="Tahoma"/>
        </w:rPr>
        <w:t>tập lệnh</w:t>
      </w:r>
      <w:r w:rsidRPr="620E1266" w:rsidR="620E1266">
        <w:rPr>
          <w:rFonts w:cs="Tahoma"/>
        </w:rPr>
        <w:t xml:space="preserve"> thiết bị</w:t>
      </w:r>
    </w:p>
    <w:p w:rsidRPr="00236FAE" w:rsidR="00FC15F9" w:rsidP="00A31961" w:rsidRDefault="00AD243D" w14:paraId="0DFF7E7C" w14:textId="56EFCDC0">
      <w:pPr>
        <w:pStyle w:val="ListParagraph"/>
        <w:numPr>
          <w:ilvl w:val="0"/>
          <w:numId w:val="36"/>
        </w:numPr>
        <w:spacing w:line="264" w:lineRule="auto"/>
        <w:rPr>
          <w:rFonts w:cs="Tahoma"/>
        </w:rPr>
      </w:pPr>
      <w:r>
        <w:rPr>
          <w:rFonts w:cs="Tahoma"/>
        </w:rPr>
        <w:t>Thiết bị</w:t>
      </w:r>
      <w:r w:rsidRPr="620E1266" w:rsidR="620E1266">
        <w:rPr>
          <w:rFonts w:cs="Tahoma"/>
        </w:rPr>
        <w:t xml:space="preserve"> thực hiện cập nhật</w:t>
      </w:r>
    </w:p>
    <w:p w:rsidRPr="00236FAE" w:rsidR="00FC15F9" w:rsidP="00A31961" w:rsidRDefault="620E1266" w14:paraId="118AB42A" w14:textId="7D9777CB">
      <w:pPr>
        <w:pStyle w:val="ListParagraph"/>
        <w:numPr>
          <w:ilvl w:val="0"/>
          <w:numId w:val="36"/>
        </w:numPr>
        <w:spacing w:line="264" w:lineRule="auto"/>
        <w:rPr>
          <w:rFonts w:cs="Tahoma"/>
        </w:rPr>
      </w:pPr>
      <w:r w:rsidRPr="620E1266">
        <w:rPr>
          <w:rFonts w:cs="Tahoma"/>
        </w:rPr>
        <w:t>Nếu thiết bị cập nhật thất bại, ứng dụng cho phép thử lại hoặc bỏ qua</w:t>
      </w:r>
    </w:p>
    <w:p w:rsidR="00FC15F9" w:rsidP="00A31961" w:rsidRDefault="620E1266" w14:paraId="470D6489" w14:textId="0C1A1CC8">
      <w:pPr>
        <w:pStyle w:val="ListParagraph"/>
        <w:numPr>
          <w:ilvl w:val="0"/>
          <w:numId w:val="36"/>
        </w:numPr>
        <w:spacing w:line="264" w:lineRule="auto"/>
        <w:rPr>
          <w:rFonts w:cs="Tahoma"/>
        </w:rPr>
      </w:pPr>
      <w:r w:rsidRPr="620E1266">
        <w:rPr>
          <w:rFonts w:cs="Tahoma"/>
        </w:rPr>
        <w:t>Thiết bị cập nhật tập lệnh thành công</w:t>
      </w:r>
    </w:p>
    <w:p w:rsidRPr="00236FAE" w:rsidR="00211C5F" w:rsidP="00A31961" w:rsidRDefault="00211C5F" w14:paraId="60CECA45" w14:textId="28A480C6">
      <w:pPr>
        <w:pStyle w:val="ListParagraph"/>
        <w:numPr>
          <w:ilvl w:val="0"/>
          <w:numId w:val="36"/>
        </w:numPr>
        <w:spacing w:line="264" w:lineRule="auto"/>
        <w:rPr>
          <w:rFonts w:cs="Tahoma"/>
        </w:rPr>
      </w:pPr>
      <w:r>
        <w:rPr>
          <w:rFonts w:cs="Tahoma"/>
        </w:rPr>
        <w:t>Ứng dụng thông báo cập nhật tập lệnh thành công</w:t>
      </w:r>
    </w:p>
    <w:p w:rsidRPr="00236FAE" w:rsidR="00FC15F9" w:rsidP="00A31961" w:rsidRDefault="620E1266" w14:paraId="368FF701" w14:textId="69E92421">
      <w:pPr>
        <w:pStyle w:val="ListParagraph"/>
        <w:numPr>
          <w:ilvl w:val="0"/>
          <w:numId w:val="36"/>
        </w:numPr>
        <w:spacing w:line="264" w:lineRule="auto"/>
        <w:rPr>
          <w:rFonts w:cs="Tahoma"/>
        </w:rPr>
      </w:pPr>
      <w:r w:rsidRPr="620E1266">
        <w:rPr>
          <w:rFonts w:cs="Tahoma"/>
        </w:rPr>
        <w:t>Kết thúc nghiệp vụ</w:t>
      </w:r>
    </w:p>
    <w:p w:rsidRPr="00236FAE" w:rsidR="00BF4C29" w:rsidP="00210B50" w:rsidRDefault="60D58427" w14:paraId="6E60162A" w14:textId="42A19278">
      <w:pPr>
        <w:pStyle w:val="Heading4"/>
        <w:spacing w:line="264" w:lineRule="auto"/>
      </w:pPr>
      <w:bookmarkStart w:name="_Toc228834403" w:id="83"/>
      <w:r>
        <w:t>Đăng xuất thiết bị</w:t>
      </w:r>
      <w:bookmarkEnd w:id="83"/>
    </w:p>
    <w:p w:rsidRPr="00236FAE" w:rsidR="00BF4C29" w:rsidP="00A31961" w:rsidRDefault="47379236" w14:paraId="1A994D4E" w14:textId="2374445B">
      <w:pPr>
        <w:pStyle w:val="ListParagraph"/>
        <w:numPr>
          <w:ilvl w:val="0"/>
          <w:numId w:val="32"/>
        </w:numPr>
        <w:spacing w:line="264" w:lineRule="auto"/>
      </w:pPr>
      <w:r w:rsidRPr="67EFB528">
        <w:rPr>
          <w:lang w:val="vi-VN"/>
        </w:rPr>
        <w:t xml:space="preserve">Chức năng này cho phép </w:t>
      </w:r>
      <w:r w:rsidRPr="67EFB528" w:rsidR="1A2D2177">
        <w:rPr>
          <w:lang w:val="vi-VN"/>
        </w:rPr>
        <w:t xml:space="preserve">người dùng </w:t>
      </w:r>
      <w:r w:rsidR="0EB18BCF">
        <w:t>thực hiện đăng xuất khỏi thiết bị</w:t>
      </w:r>
      <w:r>
        <w:t>.</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20E1266" w:rsidTr="620E1266" w14:paraId="67A7B8CB" w14:textId="77777777">
        <w:tc>
          <w:tcPr>
            <w:tcW w:w="2151" w:type="dxa"/>
            <w:shd w:val="clear" w:color="auto" w:fill="BFBFBF" w:themeFill="background1" w:themeFillShade="BF"/>
          </w:tcPr>
          <w:p w:rsidR="70E67617" w:rsidP="620E1266" w:rsidRDefault="70E67617" w14:paraId="726189E0" w14:textId="4163EBF5">
            <w:pPr>
              <w:spacing w:line="264" w:lineRule="auto"/>
            </w:pPr>
            <w:r>
              <w:t xml:space="preserve"> ID</w:t>
            </w:r>
          </w:p>
        </w:tc>
        <w:tc>
          <w:tcPr>
            <w:tcW w:w="7074" w:type="dxa"/>
            <w:shd w:val="clear" w:color="auto" w:fill="BFBFBF" w:themeFill="background1" w:themeFillShade="BF"/>
          </w:tcPr>
          <w:p w:rsidR="70E67617" w:rsidP="620E1266" w:rsidRDefault="70E67617" w14:paraId="42DBEC74" w14:textId="7A541287">
            <w:pPr>
              <w:spacing w:line="264" w:lineRule="auto"/>
            </w:pPr>
            <w:r>
              <w:t>UC-Pairing-05</w:t>
            </w:r>
          </w:p>
        </w:tc>
      </w:tr>
      <w:tr w:rsidR="620E1266" w:rsidTr="620E1266" w14:paraId="0B2C2F02"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5827A468"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4EAB789C" w14:textId="0E0EA6AF">
            <w:pPr>
              <w:spacing w:line="264" w:lineRule="auto"/>
              <w:rPr>
                <w:color w:val="000000" w:themeColor="text1"/>
              </w:rPr>
            </w:pPr>
            <w:r w:rsidRPr="620E1266">
              <w:rPr>
                <w:color w:val="000000" w:themeColor="text1"/>
              </w:rPr>
              <w:t>Đăng xuất thiết bị</w:t>
            </w:r>
          </w:p>
        </w:tc>
      </w:tr>
      <w:tr w:rsidR="620E1266" w:rsidTr="620E1266" w14:paraId="246801F8"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2DE2EC56" w14:textId="77777777">
            <w:pPr>
              <w:spacing w:line="264" w:lineRule="auto"/>
            </w:pPr>
            <w:r>
              <w:lastRenderedPageBreak/>
              <w:t>Description</w:t>
            </w:r>
          </w:p>
        </w:tc>
        <w:tc>
          <w:tcPr>
            <w:tcW w:w="7074" w:type="dxa"/>
            <w:tcBorders>
              <w:top w:val="single" w:color="auto" w:sz="4" w:space="0"/>
              <w:left w:val="single" w:color="auto" w:sz="4" w:space="0"/>
              <w:bottom w:val="single" w:color="auto" w:sz="4" w:space="0"/>
              <w:right w:val="single" w:color="auto" w:sz="4" w:space="0"/>
            </w:tcBorders>
          </w:tcPr>
          <w:p w:rsidR="620E1266" w:rsidP="00A31961" w:rsidRDefault="620E1266" w14:paraId="68186E83" w14:textId="2E9DCCC0">
            <w:pPr>
              <w:pStyle w:val="ListParagraph"/>
              <w:numPr>
                <w:ilvl w:val="0"/>
                <w:numId w:val="25"/>
              </w:numPr>
              <w:spacing w:line="264" w:lineRule="auto"/>
              <w:rPr>
                <w:color w:val="000000" w:themeColor="text1"/>
              </w:rPr>
            </w:pPr>
            <w:r w:rsidRPr="620E1266">
              <w:rPr>
                <w:color w:val="000000" w:themeColor="text1"/>
              </w:rPr>
              <w:t>Người dùng đăng xuất khỏi thiết bị</w:t>
            </w:r>
            <w:r w:rsidR="0052364A">
              <w:rPr>
                <w:color w:val="000000" w:themeColor="text1"/>
              </w:rPr>
              <w:t xml:space="preserve"> sau khi đã thực hiện xong các tác vụ với thiết bị</w:t>
            </w:r>
          </w:p>
        </w:tc>
      </w:tr>
      <w:tr w:rsidR="620E1266" w:rsidTr="620E1266" w14:paraId="179BA0C9"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1F16FB39"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7A43B9B8" w14:textId="326E76FA">
            <w:pPr>
              <w:spacing w:line="264" w:lineRule="auto"/>
              <w:rPr>
                <w:color w:val="000000" w:themeColor="text1"/>
              </w:rPr>
            </w:pPr>
            <w:r w:rsidRPr="620E1266">
              <w:rPr>
                <w:color w:val="000000" w:themeColor="text1"/>
              </w:rPr>
              <w:t>NSD</w:t>
            </w:r>
          </w:p>
        </w:tc>
      </w:tr>
      <w:tr w:rsidR="620E1266" w:rsidTr="620E1266" w14:paraId="64E23D60"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3158CEE0"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022DEBBE" w14:textId="1A1ADA6D">
            <w:pPr>
              <w:spacing w:line="264" w:lineRule="auto"/>
              <w:rPr>
                <w:color w:val="000000" w:themeColor="text1"/>
              </w:rPr>
            </w:pPr>
            <w:r w:rsidRPr="620E1266">
              <w:rPr>
                <w:color w:val="000000" w:themeColor="text1"/>
              </w:rPr>
              <w:t>NSD đã có kết nối tới thiết bị</w:t>
            </w:r>
          </w:p>
        </w:tc>
      </w:tr>
      <w:tr w:rsidR="620E1266" w:rsidTr="620E1266" w14:paraId="535C1936"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1E12E8AD"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06821A53" w14:textId="5F1EAEEE">
            <w:pPr>
              <w:spacing w:line="264" w:lineRule="auto"/>
              <w:rPr>
                <w:color w:val="000000" w:themeColor="text1"/>
              </w:rPr>
            </w:pPr>
            <w:r w:rsidRPr="620E1266">
              <w:rPr>
                <w:color w:val="000000" w:themeColor="text1"/>
              </w:rPr>
              <w:t>NSD không thao tác được các cấu hình cho thiết bị ở local</w:t>
            </w:r>
          </w:p>
        </w:tc>
      </w:tr>
    </w:tbl>
    <w:p w:rsidR="0052364A" w:rsidP="0052364A" w:rsidRDefault="0052364A" w14:paraId="6FF3B45A" w14:textId="77777777">
      <w:pPr>
        <w:spacing w:line="264" w:lineRule="auto"/>
        <w:rPr>
          <w:b/>
          <w:bCs/>
        </w:rPr>
      </w:pPr>
    </w:p>
    <w:p w:rsidRPr="0052364A" w:rsidR="00BF4C29" w:rsidP="0052364A" w:rsidRDefault="713F820E" w14:paraId="4934B669" w14:textId="76C49E24">
      <w:pPr>
        <w:spacing w:line="264" w:lineRule="auto"/>
        <w:rPr>
          <w:b/>
          <w:bCs/>
        </w:rPr>
      </w:pPr>
      <w:r w:rsidRPr="05487695" w:rsidR="4D665D4B">
        <w:rPr>
          <w:b w:val="1"/>
          <w:bCs w:val="1"/>
        </w:rPr>
        <w:t xml:space="preserve">Sơ đồ quy trình nghiệp vụ </w:t>
      </w:r>
      <w:r w:rsidRPr="05487695" w:rsidR="31E97AD8">
        <w:rPr>
          <w:b w:val="1"/>
          <w:bCs w:val="1"/>
        </w:rPr>
        <w:t>đăng xuất thiết bị</w:t>
      </w:r>
    </w:p>
    <w:p w:rsidR="620E1266" w:rsidP="05487695" w:rsidRDefault="57538E7C" w14:paraId="2B1E92D4" w14:textId="6F815DAA">
      <w:pPr>
        <w:pStyle w:val="Normal"/>
        <w:spacing w:line="264" w:lineRule="auto"/>
        <w:jc w:val="center"/>
      </w:pPr>
      <w:r w:rsidR="05487695">
        <w:drawing>
          <wp:inline wp14:editId="4260B1DF" wp14:anchorId="3F2EFFA5">
            <wp:extent cx="4572000" cy="4162425"/>
            <wp:effectExtent l="0" t="0" r="0" b="0"/>
            <wp:docPr id="1005255169" name="" title=""/>
            <wp:cNvGraphicFramePr>
              <a:graphicFrameLocks noChangeAspect="1"/>
            </wp:cNvGraphicFramePr>
            <a:graphic>
              <a:graphicData uri="http://schemas.openxmlformats.org/drawingml/2006/picture">
                <pic:pic>
                  <pic:nvPicPr>
                    <pic:cNvPr id="0" name=""/>
                    <pic:cNvPicPr/>
                  </pic:nvPicPr>
                  <pic:blipFill>
                    <a:blip r:embed="R5efa2bb0aa18462d">
                      <a:extLst>
                        <a:ext xmlns:a="http://schemas.openxmlformats.org/drawingml/2006/main" uri="{28A0092B-C50C-407E-A947-70E740481C1C}">
                          <a14:useLocalDpi val="0"/>
                        </a:ext>
                      </a:extLst>
                    </a:blip>
                    <a:stretch>
                      <a:fillRect/>
                    </a:stretch>
                  </pic:blipFill>
                  <pic:spPr>
                    <a:xfrm>
                      <a:off x="0" y="0"/>
                      <a:ext cx="4572000" cy="4162425"/>
                    </a:xfrm>
                    <a:prstGeom prst="rect">
                      <a:avLst/>
                    </a:prstGeom>
                  </pic:spPr>
                </pic:pic>
              </a:graphicData>
            </a:graphic>
          </wp:inline>
        </w:drawing>
      </w:r>
    </w:p>
    <w:p w:rsidRPr="0052364A" w:rsidR="00BF4C29" w:rsidP="0052364A" w:rsidRDefault="47379236" w14:paraId="0646B975" w14:textId="7AAAB62D">
      <w:pPr>
        <w:spacing w:line="264" w:lineRule="auto"/>
        <w:rPr>
          <w:b/>
          <w:bCs/>
        </w:rPr>
      </w:pPr>
      <w:r w:rsidRPr="0052364A">
        <w:rPr>
          <w:b/>
          <w:bCs/>
        </w:rPr>
        <w:t>Giải thích quy trình:</w:t>
      </w:r>
    </w:p>
    <w:p w:rsidRPr="00236FAE" w:rsidR="00BF4C29" w:rsidP="00A31961" w:rsidRDefault="47379236" w14:paraId="624572C7" w14:textId="42504B7B">
      <w:pPr>
        <w:pStyle w:val="ListParagraph"/>
        <w:numPr>
          <w:ilvl w:val="0"/>
          <w:numId w:val="33"/>
        </w:numPr>
        <w:spacing w:line="264" w:lineRule="auto"/>
        <w:rPr>
          <w:rFonts w:cs="Tahoma"/>
        </w:rPr>
      </w:pPr>
      <w:r w:rsidRPr="620E1266">
        <w:rPr>
          <w:rFonts w:cs="Tahoma"/>
        </w:rPr>
        <w:t xml:space="preserve">NSD </w:t>
      </w:r>
      <w:r w:rsidRPr="620E1266" w:rsidR="368C3F90">
        <w:rPr>
          <w:rFonts w:cs="Tahoma"/>
        </w:rPr>
        <w:t>chọn đăng xuất thiết bị trên app</w:t>
      </w:r>
      <w:r w:rsidRPr="620E1266">
        <w:rPr>
          <w:rFonts w:cs="Tahoma"/>
        </w:rPr>
        <w:t>.</w:t>
      </w:r>
    </w:p>
    <w:p w:rsidRPr="00236FAE" w:rsidR="00BF4C29" w:rsidP="00A31961" w:rsidRDefault="620E1266" w14:paraId="21653B65" w14:textId="3EE60BFC">
      <w:pPr>
        <w:pStyle w:val="ListParagraph"/>
        <w:numPr>
          <w:ilvl w:val="0"/>
          <w:numId w:val="33"/>
        </w:numPr>
        <w:spacing w:line="264" w:lineRule="auto"/>
        <w:rPr>
          <w:rFonts w:cs="Tahoma"/>
        </w:rPr>
      </w:pPr>
      <w:r w:rsidRPr="620E1266">
        <w:rPr>
          <w:rFonts w:cs="Tahoma"/>
        </w:rPr>
        <w:t>Hệ thống gửi yêu cầu đă</w:t>
      </w:r>
      <w:r w:rsidR="00FE33CF">
        <w:rPr>
          <w:rFonts w:cs="Tahoma"/>
        </w:rPr>
        <w:t>n</w:t>
      </w:r>
      <w:r w:rsidRPr="620E1266">
        <w:rPr>
          <w:rFonts w:cs="Tahoma"/>
        </w:rPr>
        <w:t>g xuất xuống thiết bị</w:t>
      </w:r>
    </w:p>
    <w:p w:rsidR="00BF4C29" w:rsidP="00A31961" w:rsidRDefault="620E1266" w14:paraId="6B194BB4" w14:textId="1A668A42">
      <w:pPr>
        <w:pStyle w:val="ListParagraph"/>
        <w:numPr>
          <w:ilvl w:val="0"/>
          <w:numId w:val="33"/>
        </w:numPr>
        <w:spacing w:line="264" w:lineRule="auto"/>
        <w:rPr>
          <w:rFonts w:cs="Tahoma"/>
        </w:rPr>
      </w:pPr>
      <w:r w:rsidRPr="620E1266">
        <w:rPr>
          <w:rFonts w:cs="Tahoma"/>
        </w:rPr>
        <w:t>Thiết bị xác nhận đăng xuất thành công</w:t>
      </w:r>
    </w:p>
    <w:p w:rsidRPr="00236FAE" w:rsidR="00FE33CF" w:rsidP="00A31961" w:rsidRDefault="00FE33CF" w14:paraId="6AD2B2EE" w14:textId="35D4B9A9">
      <w:pPr>
        <w:pStyle w:val="ListParagraph"/>
        <w:numPr>
          <w:ilvl w:val="0"/>
          <w:numId w:val="33"/>
        </w:numPr>
        <w:spacing w:line="264" w:lineRule="auto"/>
        <w:rPr>
          <w:rFonts w:cs="Tahoma"/>
        </w:rPr>
      </w:pPr>
      <w:r>
        <w:rPr>
          <w:rFonts w:cs="Tahoma"/>
        </w:rPr>
        <w:t>Ứng dụng quay về trang đăng nhập thiết bị</w:t>
      </w:r>
    </w:p>
    <w:p w:rsidRPr="00236FAE" w:rsidR="00BF4C29" w:rsidP="00A31961" w:rsidRDefault="620E1266" w14:paraId="485CAD23" w14:textId="48BE50FE">
      <w:pPr>
        <w:pStyle w:val="ListParagraph"/>
        <w:numPr>
          <w:ilvl w:val="0"/>
          <w:numId w:val="33"/>
        </w:numPr>
        <w:spacing w:line="264" w:lineRule="auto"/>
        <w:rPr>
          <w:rFonts w:cs="Tahoma"/>
        </w:rPr>
      </w:pPr>
      <w:r w:rsidRPr="620E1266">
        <w:rPr>
          <w:rFonts w:cs="Tahoma"/>
        </w:rPr>
        <w:t>Kết thúc nghiệp vụ</w:t>
      </w:r>
    </w:p>
    <w:p w:rsidR="0018226D" w:rsidP="00073E34" w:rsidRDefault="5F9851FE" w14:paraId="6E0C7E9E" w14:textId="1604E790">
      <w:pPr>
        <w:pStyle w:val="Heading2"/>
        <w:spacing w:line="264" w:lineRule="auto"/>
      </w:pPr>
      <w:bookmarkStart w:name="_Toc1382423843" w:id="84"/>
      <w:r>
        <w:t>Cấu hình nhanh (</w:t>
      </w:r>
      <w:r w:rsidR="0245EE2D">
        <w:t>Quick</w:t>
      </w:r>
      <w:r>
        <w:t xml:space="preserve"> Setup)</w:t>
      </w:r>
      <w:bookmarkEnd w:id="84"/>
    </w:p>
    <w:p w:rsidRPr="00073E34" w:rsidR="00073E34" w:rsidP="620E1266" w:rsidRDefault="0996C6F0" w14:paraId="3260F621" w14:textId="1E596BE4">
      <w:pPr>
        <w:spacing w:line="264" w:lineRule="auto"/>
      </w:pPr>
      <w:r w:rsidRPr="620E1266">
        <w:rPr>
          <w:lang w:val="vi-VN"/>
        </w:rPr>
        <w:t>Chức năng này cho phép người sử dụng</w:t>
      </w:r>
      <w:r>
        <w:t xml:space="preserve"> thực hiện cấu hình nhanh cho thiết bị.</w:t>
      </w:r>
    </w:p>
    <w:p w:rsidR="00C152C0" w:rsidP="620E1266" w:rsidRDefault="6ACCEE4E" w14:paraId="6C377E9D" w14:textId="2D56D487">
      <w:pPr>
        <w:pStyle w:val="Heading3"/>
      </w:pPr>
      <w:bookmarkStart w:name="_Toc903160946" w:id="85"/>
      <w:r>
        <w:lastRenderedPageBreak/>
        <w:t>Cấu hình nhanh cho ONT</w:t>
      </w:r>
      <w:bookmarkEnd w:id="85"/>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20E1266" w:rsidTr="620E1266" w14:paraId="2B04FC92" w14:textId="77777777">
        <w:tc>
          <w:tcPr>
            <w:tcW w:w="2151" w:type="dxa"/>
            <w:shd w:val="clear" w:color="auto" w:fill="BFBFBF" w:themeFill="background1" w:themeFillShade="BF"/>
          </w:tcPr>
          <w:p w:rsidR="70E67617" w:rsidP="620E1266" w:rsidRDefault="70E67617" w14:paraId="6A5F8E06" w14:textId="251DAC59">
            <w:pPr>
              <w:spacing w:line="264" w:lineRule="auto"/>
            </w:pPr>
            <w:bookmarkStart w:name="OLE_LINK1" w:id="86"/>
            <w:r>
              <w:t>ID</w:t>
            </w:r>
          </w:p>
        </w:tc>
        <w:tc>
          <w:tcPr>
            <w:tcW w:w="7074" w:type="dxa"/>
            <w:shd w:val="clear" w:color="auto" w:fill="BFBFBF" w:themeFill="background1" w:themeFillShade="BF"/>
          </w:tcPr>
          <w:p w:rsidR="70E67617" w:rsidP="620E1266" w:rsidRDefault="70E67617" w14:paraId="31EDED61" w14:textId="71C29F08">
            <w:pPr>
              <w:spacing w:line="264" w:lineRule="auto"/>
            </w:pPr>
            <w:r>
              <w:t>UC-QuickSetup-01</w:t>
            </w:r>
          </w:p>
        </w:tc>
      </w:tr>
      <w:tr w:rsidR="620E1266" w:rsidTr="620E1266" w14:paraId="1A79407D"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37DB9CAF"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06F90F5F" w14:textId="0E4358C0">
            <w:pPr>
              <w:spacing w:line="264" w:lineRule="auto"/>
              <w:rPr>
                <w:color w:val="000000" w:themeColor="text1"/>
              </w:rPr>
            </w:pPr>
            <w:r w:rsidRPr="620E1266">
              <w:rPr>
                <w:color w:val="000000" w:themeColor="text1"/>
              </w:rPr>
              <w:t>Cấu hình nhanh</w:t>
            </w:r>
          </w:p>
        </w:tc>
      </w:tr>
      <w:tr w:rsidR="620E1266" w:rsidTr="620E1266" w14:paraId="028641B0"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328CDD95"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620E1266" w:rsidP="00A31961" w:rsidRDefault="620E1266" w14:paraId="5AD40D1B" w14:textId="0C7B3E16">
            <w:pPr>
              <w:pStyle w:val="ListParagraph"/>
              <w:numPr>
                <w:ilvl w:val="0"/>
                <w:numId w:val="24"/>
              </w:numPr>
              <w:spacing w:line="264" w:lineRule="auto"/>
              <w:rPr>
                <w:color w:val="000000" w:themeColor="text1"/>
              </w:rPr>
            </w:pPr>
            <w:r w:rsidRPr="620E1266">
              <w:rPr>
                <w:color w:val="000000" w:themeColor="text1"/>
              </w:rPr>
              <w:t>Người dùng đăng đăng nhập và có kết nối tới thiết bị</w:t>
            </w:r>
            <w:r w:rsidR="00CF4533">
              <w:rPr>
                <w:color w:val="000000" w:themeColor="text1"/>
              </w:rPr>
              <w:t xml:space="preserve"> ONT</w:t>
            </w:r>
          </w:p>
          <w:p w:rsidR="620E1266" w:rsidP="00A31961" w:rsidRDefault="620E1266" w14:paraId="7612E8BF" w14:textId="2F827AA6">
            <w:pPr>
              <w:pStyle w:val="ListParagraph"/>
              <w:numPr>
                <w:ilvl w:val="0"/>
                <w:numId w:val="24"/>
              </w:numPr>
              <w:spacing w:line="264" w:lineRule="auto"/>
              <w:rPr>
                <w:color w:val="000000" w:themeColor="text1"/>
              </w:rPr>
            </w:pPr>
            <w:r w:rsidRPr="620E1266">
              <w:rPr>
                <w:color w:val="000000" w:themeColor="text1"/>
              </w:rPr>
              <w:t>Người dùng chọn thao tác cấu hình nhanh</w:t>
            </w:r>
          </w:p>
        </w:tc>
      </w:tr>
      <w:tr w:rsidR="620E1266" w:rsidTr="620E1266" w14:paraId="0AAAF119"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1843C715"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485F9519" w14:textId="326E76FA">
            <w:pPr>
              <w:spacing w:line="264" w:lineRule="auto"/>
              <w:rPr>
                <w:color w:val="000000" w:themeColor="text1"/>
              </w:rPr>
            </w:pPr>
            <w:r w:rsidRPr="620E1266">
              <w:rPr>
                <w:color w:val="000000" w:themeColor="text1"/>
              </w:rPr>
              <w:t>NSD</w:t>
            </w:r>
          </w:p>
        </w:tc>
      </w:tr>
      <w:tr w:rsidR="620E1266" w:rsidTr="620E1266" w14:paraId="4220535F"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678F1F01"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7D10AF77" w14:textId="1A1ADA6D">
            <w:pPr>
              <w:spacing w:line="264" w:lineRule="auto"/>
              <w:rPr>
                <w:color w:val="000000" w:themeColor="text1"/>
              </w:rPr>
            </w:pPr>
            <w:r w:rsidRPr="620E1266">
              <w:rPr>
                <w:color w:val="000000" w:themeColor="text1"/>
              </w:rPr>
              <w:t>NSD đã có kết nối tới thiết bị</w:t>
            </w:r>
          </w:p>
        </w:tc>
      </w:tr>
      <w:tr w:rsidR="620E1266" w:rsidTr="620E1266" w14:paraId="2533B12D"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3D8AAE33"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0828228A" w14:textId="3BADF6CE">
            <w:pPr>
              <w:spacing w:line="264" w:lineRule="auto"/>
              <w:rPr>
                <w:color w:val="000000" w:themeColor="text1"/>
              </w:rPr>
            </w:pPr>
            <w:r w:rsidRPr="620E1266">
              <w:rPr>
                <w:color w:val="000000" w:themeColor="text1"/>
              </w:rPr>
              <w:t>Cấu hình nhanh mạng cho thiết bị</w:t>
            </w:r>
          </w:p>
        </w:tc>
      </w:tr>
      <w:bookmarkEnd w:id="86"/>
    </w:tbl>
    <w:p w:rsidR="0052364A" w:rsidP="0052364A" w:rsidRDefault="0052364A" w14:paraId="79D2453C" w14:textId="77777777">
      <w:pPr>
        <w:spacing w:line="264" w:lineRule="auto"/>
        <w:rPr>
          <w:b/>
          <w:bCs/>
        </w:rPr>
      </w:pPr>
    </w:p>
    <w:p w:rsidRPr="0052364A" w:rsidR="0018226D" w:rsidP="0052364A" w:rsidRDefault="1D63E572" w14:paraId="1F0144A5" w14:textId="6BA37BD3">
      <w:pPr>
        <w:spacing w:line="264" w:lineRule="auto"/>
        <w:rPr>
          <w:b/>
          <w:bCs/>
        </w:rPr>
      </w:pPr>
      <w:r w:rsidRPr="57538E7C">
        <w:rPr>
          <w:b/>
          <w:bCs/>
        </w:rPr>
        <w:t xml:space="preserve">Sơ đồ quy trình nghiệp </w:t>
      </w:r>
      <w:r w:rsidRPr="57538E7C" w:rsidR="6FBF2A02">
        <w:rPr>
          <w:b/>
          <w:bCs/>
        </w:rPr>
        <w:t>vụ cấu hình nhanh ONT</w:t>
      </w:r>
    </w:p>
    <w:p w:rsidR="6601DC99" w:rsidP="57538E7C" w:rsidRDefault="57538E7C" w14:paraId="3EF95EFB" w14:textId="4989AFF9">
      <w:pPr>
        <w:jc w:val="center"/>
      </w:pPr>
      <w:r>
        <w:rPr>
          <w:noProof/>
        </w:rPr>
        <w:drawing>
          <wp:inline distT="0" distB="0" distL="0" distR="0" wp14:anchorId="64F25004" wp14:editId="07184BA8">
            <wp:extent cx="4572000" cy="3590925"/>
            <wp:effectExtent l="0" t="0" r="0" b="0"/>
            <wp:docPr id="1485662018" name="Picture 148566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rsidR="0052364A" w:rsidP="00210B50" w:rsidRDefault="0052364A" w14:paraId="7FCA09B6" w14:textId="77777777">
      <w:pPr>
        <w:spacing w:line="264" w:lineRule="auto"/>
        <w:rPr>
          <w:b/>
          <w:bCs/>
        </w:rPr>
      </w:pPr>
    </w:p>
    <w:p w:rsidRPr="0052364A" w:rsidR="0018226D" w:rsidP="00210B50" w:rsidRDefault="0018226D" w14:paraId="0EB320F9" w14:textId="733CD526">
      <w:pPr>
        <w:spacing w:line="264" w:lineRule="auto"/>
        <w:rPr>
          <w:b/>
          <w:bCs/>
        </w:rPr>
      </w:pPr>
      <w:r w:rsidRPr="0052364A">
        <w:rPr>
          <w:b/>
          <w:bCs/>
        </w:rPr>
        <w:t>Giải thích quy trình:</w:t>
      </w:r>
    </w:p>
    <w:p w:rsidR="00FA5432" w:rsidP="00A31961" w:rsidRDefault="1D63E572" w14:paraId="51460A99" w14:textId="7A42C9C5">
      <w:pPr>
        <w:pStyle w:val="ListParagraph"/>
        <w:numPr>
          <w:ilvl w:val="0"/>
          <w:numId w:val="37"/>
        </w:numPr>
        <w:overflowPunct/>
        <w:autoSpaceDE/>
        <w:autoSpaceDN/>
        <w:adjustRightInd/>
        <w:spacing w:after="0" w:line="264" w:lineRule="auto"/>
        <w:textAlignment w:val="auto"/>
        <w:rPr>
          <w:rFonts w:cs="Tahoma"/>
        </w:rPr>
      </w:pPr>
      <w:r w:rsidRPr="57538E7C">
        <w:rPr>
          <w:rFonts w:cs="Tahoma"/>
        </w:rPr>
        <w:t xml:space="preserve">NSD </w:t>
      </w:r>
      <w:r w:rsidRPr="57538E7C" w:rsidR="73A38E73">
        <w:rPr>
          <w:rFonts w:cs="Tahoma"/>
        </w:rPr>
        <w:t>đăng nhập ứng dụng chọn thiết bị ONT cần thực hiện cấu hình nhanh</w:t>
      </w:r>
    </w:p>
    <w:p w:rsidR="00FA5432" w:rsidP="00A31961" w:rsidRDefault="73A38E73" w14:paraId="6E3E2D99" w14:textId="091AC0D1">
      <w:pPr>
        <w:pStyle w:val="ListParagraph"/>
        <w:numPr>
          <w:ilvl w:val="0"/>
          <w:numId w:val="37"/>
        </w:numPr>
        <w:overflowPunct/>
        <w:autoSpaceDE/>
        <w:autoSpaceDN/>
        <w:adjustRightInd/>
        <w:spacing w:after="0" w:line="264" w:lineRule="auto"/>
        <w:textAlignment w:val="auto"/>
        <w:rPr>
          <w:rFonts w:cs="Tahoma"/>
        </w:rPr>
      </w:pPr>
      <w:r w:rsidRPr="57538E7C">
        <w:rPr>
          <w:rFonts w:cs="Tahoma"/>
        </w:rPr>
        <w:t xml:space="preserve">NSD chọn </w:t>
      </w:r>
      <w:r w:rsidRPr="57538E7C" w:rsidR="6FBF2A02">
        <w:rPr>
          <w:rFonts w:cs="Tahoma"/>
        </w:rPr>
        <w:t>tính năng cấu hình nhanh</w:t>
      </w:r>
    </w:p>
    <w:p w:rsidR="620E1266" w:rsidP="00A31961" w:rsidRDefault="09592EB4" w14:paraId="4A141204" w14:textId="7082E09F">
      <w:pPr>
        <w:pStyle w:val="ListParagraph"/>
        <w:numPr>
          <w:ilvl w:val="0"/>
          <w:numId w:val="37"/>
        </w:numPr>
        <w:spacing w:line="264" w:lineRule="auto"/>
        <w:rPr>
          <w:rFonts w:cs="Tahoma"/>
        </w:rPr>
      </w:pPr>
      <w:r w:rsidRPr="57538E7C">
        <w:rPr>
          <w:rFonts w:cs="Tahoma"/>
        </w:rPr>
        <w:t>NSD Chọn model OLT cho thiết bị</w:t>
      </w:r>
    </w:p>
    <w:p w:rsidR="620E1266" w:rsidP="00A31961" w:rsidRDefault="09592EB4" w14:paraId="7F637FB0" w14:textId="52C0B2C5">
      <w:pPr>
        <w:pStyle w:val="ListParagraph"/>
        <w:numPr>
          <w:ilvl w:val="1"/>
          <w:numId w:val="37"/>
        </w:numPr>
        <w:spacing w:line="264" w:lineRule="auto"/>
        <w:rPr>
          <w:rFonts w:cs="Tahoma"/>
        </w:rPr>
      </w:pPr>
      <w:r w:rsidRPr="57538E7C">
        <w:rPr>
          <w:rFonts w:cs="Tahoma"/>
        </w:rPr>
        <w:t>Mặc định lấy theo port đã cấu hình cho thiết bị</w:t>
      </w:r>
    </w:p>
    <w:p w:rsidR="620E1266" w:rsidP="00A31961" w:rsidRDefault="09592EB4" w14:paraId="48D9458C" w14:textId="3CCAA5C1">
      <w:pPr>
        <w:pStyle w:val="ListParagraph"/>
        <w:numPr>
          <w:ilvl w:val="1"/>
          <w:numId w:val="37"/>
        </w:numPr>
        <w:spacing w:line="264" w:lineRule="auto"/>
        <w:rPr>
          <w:rFonts w:cs="Tahoma"/>
        </w:rPr>
      </w:pPr>
      <w:r w:rsidRPr="57538E7C">
        <w:rPr>
          <w:rFonts w:cs="Tahoma"/>
        </w:rPr>
        <w:t>NSD có thể chỉnh sửa theo danh sách các model OLT mà thiết bị mạng hỗ trợ</w:t>
      </w:r>
    </w:p>
    <w:p w:rsidR="620E1266" w:rsidP="00A31961" w:rsidRDefault="09592EB4" w14:paraId="22106A2F" w14:textId="1DF93AC7">
      <w:pPr>
        <w:pStyle w:val="ListParagraph"/>
        <w:numPr>
          <w:ilvl w:val="0"/>
          <w:numId w:val="37"/>
        </w:numPr>
        <w:spacing w:line="264" w:lineRule="auto"/>
        <w:rPr>
          <w:rFonts w:cs="Tahoma"/>
        </w:rPr>
      </w:pPr>
      <w:r w:rsidRPr="57538E7C">
        <w:rPr>
          <w:rFonts w:cs="Tahoma"/>
        </w:rPr>
        <w:t>Hệ thống gửi thông tin model OLT cho thiết bị</w:t>
      </w:r>
    </w:p>
    <w:p w:rsidR="620E1266" w:rsidP="00A31961" w:rsidRDefault="09592EB4" w14:paraId="2036F8B2" w14:textId="7D7A4A3B">
      <w:pPr>
        <w:pStyle w:val="ListParagraph"/>
        <w:numPr>
          <w:ilvl w:val="0"/>
          <w:numId w:val="37"/>
        </w:numPr>
        <w:spacing w:line="264" w:lineRule="auto"/>
        <w:rPr>
          <w:rFonts w:cs="Tahoma"/>
        </w:rPr>
      </w:pPr>
      <w:r w:rsidRPr="57538E7C">
        <w:rPr>
          <w:rFonts w:cs="Tahoma"/>
        </w:rPr>
        <w:lastRenderedPageBreak/>
        <w:t>Thiết bị đặt OLT model</w:t>
      </w:r>
    </w:p>
    <w:p w:rsidR="620E1266" w:rsidP="00A31961" w:rsidRDefault="09592EB4" w14:paraId="02E2D6C5" w14:textId="2C4E12AE">
      <w:pPr>
        <w:pStyle w:val="ListParagraph"/>
        <w:numPr>
          <w:ilvl w:val="0"/>
          <w:numId w:val="37"/>
        </w:numPr>
        <w:spacing w:line="264" w:lineRule="auto"/>
        <w:rPr>
          <w:rFonts w:cs="Tahoma"/>
        </w:rPr>
      </w:pPr>
      <w:r w:rsidRPr="57538E7C">
        <w:rPr>
          <w:rFonts w:cs="Tahoma"/>
        </w:rPr>
        <w:t>NSD nhập các giá trị cấu hình nhanh gồm</w:t>
      </w:r>
    </w:p>
    <w:p w:rsidR="620E1266" w:rsidP="00A31961" w:rsidRDefault="09592EB4" w14:paraId="64A4D584" w14:textId="79314CE2">
      <w:pPr>
        <w:pStyle w:val="ListParagraph"/>
        <w:numPr>
          <w:ilvl w:val="1"/>
          <w:numId w:val="37"/>
        </w:numPr>
        <w:spacing w:line="264" w:lineRule="auto"/>
        <w:rPr>
          <w:rFonts w:cs="Tahoma"/>
        </w:rPr>
      </w:pPr>
      <w:r w:rsidRPr="57538E7C">
        <w:rPr>
          <w:rFonts w:cs="Tahoma"/>
        </w:rPr>
        <w:t>Nhập giá trị SLID</w:t>
      </w:r>
    </w:p>
    <w:p w:rsidR="620E1266" w:rsidP="00A31961" w:rsidRDefault="09592EB4" w14:paraId="2811C144" w14:textId="7E8FBC1B">
      <w:pPr>
        <w:pStyle w:val="ListParagraph"/>
        <w:numPr>
          <w:ilvl w:val="1"/>
          <w:numId w:val="37"/>
        </w:numPr>
        <w:spacing w:line="264" w:lineRule="auto"/>
        <w:rPr>
          <w:rFonts w:cs="Tahoma"/>
        </w:rPr>
      </w:pPr>
      <w:r w:rsidRPr="57538E7C">
        <w:rPr>
          <w:rFonts w:cs="Tahoma"/>
        </w:rPr>
        <w:t>Nhập giá trị username và password cho WAN PPPoE, các thông số khác được cấu hình mặc định</w:t>
      </w:r>
    </w:p>
    <w:p w:rsidR="620E1266" w:rsidP="00A31961" w:rsidRDefault="09592EB4" w14:paraId="7791CB25" w14:textId="426D3010">
      <w:pPr>
        <w:pStyle w:val="ListParagraph"/>
        <w:numPr>
          <w:ilvl w:val="1"/>
          <w:numId w:val="37"/>
        </w:numPr>
        <w:spacing w:line="264" w:lineRule="auto"/>
        <w:rPr>
          <w:rFonts w:cs="Tahoma"/>
        </w:rPr>
      </w:pPr>
      <w:r w:rsidRPr="57538E7C">
        <w:rPr>
          <w:rFonts w:cs="Tahoma"/>
        </w:rPr>
        <w:t>Nhập giá trị SSID và mật khẩu cho mạng Wifi được thiết lập dựa trên cổng WAN vừa cấu hình hoặc cổng WAN default được đặt ở cấu hình thiết bị trước đó</w:t>
      </w:r>
    </w:p>
    <w:p w:rsidRPr="0028717E" w:rsidR="620E1266" w:rsidP="33D17D1E" w:rsidRDefault="09592EB4" w14:paraId="437F7EA9" w14:textId="75E3E06A">
      <w:pPr>
        <w:pStyle w:val="ListParagraph"/>
        <w:numPr>
          <w:ilvl w:val="1"/>
          <w:numId w:val="37"/>
        </w:numPr>
        <w:spacing w:line="264" w:lineRule="auto"/>
        <w:rPr>
          <w:del w:author="Vu Quynh Thu" w:date="2022-07-15T09:49:00Z" w:id="87"/>
          <w:rFonts w:cs="Tahoma"/>
          <w:highlight w:val="yellow"/>
          <w:rPrChange w:author="Vu Quynh Thu" w:date="2022-07-15T09:48:00Z" w:id="88">
            <w:rPr>
              <w:del w:author="Vu Quynh Thu" w:date="2022-07-15T09:49:00Z" w:id="89"/>
              <w:rFonts w:cs="Tahoma"/>
              <w:highlight w:val="red"/>
            </w:rPr>
          </w:rPrChange>
        </w:rPr>
      </w:pPr>
      <w:del w:author="Vu Quynh Thu" w:date="2022-07-15T09:48:00Z" w:id="90">
        <w:r w:rsidRPr="33D17D1E" w:rsidDel="4C1B301B">
          <w:rPr>
            <w:rFonts w:cs="Tahoma"/>
            <w:highlight w:val="yellow"/>
            <w:rPrChange w:author="Vu Quynh Thu" w:date="2022-07-15T09:48:00Z" w:id="91">
              <w:rPr>
                <w:rFonts w:cs="Tahoma"/>
                <w:highlight w:val="red"/>
              </w:rPr>
            </w:rPrChange>
          </w:rPr>
          <w:delText xml:space="preserve">Bật </w:delText>
        </w:r>
      </w:del>
      <w:ins w:author="Vu Quynh Thu" w:date="2022-07-15T09:48:00Z" w:id="92">
        <w:r w:rsidRPr="33D17D1E" w:rsidR="4C1B301B">
          <w:rPr>
            <w:rFonts w:cs="Tahoma"/>
            <w:highlight w:val="yellow"/>
            <w:rPrChange w:author="Vu Quynh Thu" w:date="2022-07-15T09:48:00Z" w:id="93">
              <w:rPr>
                <w:rFonts w:cs="Tahoma"/>
                <w:highlight w:val="red"/>
              </w:rPr>
            </w:rPrChange>
          </w:rPr>
          <w:t xml:space="preserve">Thiết lập </w:t>
        </w:r>
      </w:ins>
      <w:del w:author="Vu Quynh Thu" w:date="2022-07-15T09:49:00Z" w:id="94">
        <w:r w:rsidRPr="33D17D1E" w:rsidDel="4C1B301B">
          <w:rPr>
            <w:rFonts w:cs="Tahoma"/>
            <w:highlight w:val="yellow"/>
            <w:rPrChange w:author="Vu Quynh Thu" w:date="2022-07-15T09:48:00Z" w:id="95">
              <w:rPr>
                <w:rFonts w:cs="Tahoma"/>
                <w:highlight w:val="red"/>
              </w:rPr>
            </w:rPrChange>
          </w:rPr>
          <w:delText xml:space="preserve">chế độ </w:delText>
        </w:r>
      </w:del>
      <w:ins w:author="Vu Quynh Thu" w:date="2022-07-15T09:49:00Z" w:id="96">
        <w:r w:rsidRPr="33D17D1E" w:rsidR="4C1B301B">
          <w:rPr>
            <w:rFonts w:cs="Tahoma"/>
            <w:highlight w:val="yellow"/>
          </w:rPr>
          <w:t>mạng</w:t>
        </w:r>
      </w:ins>
      <w:r w:rsidRPr="33D17D1E" w:rsidR="4C1B301B">
        <w:rPr>
          <w:rFonts w:cs="Tahoma"/>
          <w:highlight w:val="yellow"/>
          <w:rPrChange w:author="Vu Quynh Thu" w:date="2022-07-15T09:48:00Z" w:id="97">
            <w:rPr>
              <w:rFonts w:cs="Tahoma"/>
              <w:highlight w:val="red"/>
            </w:rPr>
          </w:rPrChange>
        </w:rPr>
        <w:t>MESH</w:t>
      </w:r>
      <w:r w:rsidRPr="33D17D1E" w:rsidR="162D3EA8">
        <w:rPr>
          <w:rFonts w:cs="Tahoma"/>
          <w:highlight w:val="yellow"/>
          <w:rPrChange w:author="Vu Quynh Thu" w:date="2022-07-15T09:48:00Z" w:id="98">
            <w:rPr>
              <w:rFonts w:cs="Tahoma"/>
              <w:highlight w:val="red"/>
            </w:rPr>
          </w:rPrChange>
        </w:rPr>
        <w:t xml:space="preserve"> </w:t>
      </w:r>
      <w:del w:author="Vu Quynh Thu" w:date="2022-07-15T09:49:00Z" w:id="99">
        <w:r w:rsidRPr="33D17D1E" w:rsidDel="162D3EA8">
          <w:rPr>
            <w:rFonts w:cs="Tahoma"/>
            <w:highlight w:val="yellow"/>
            <w:rPrChange w:author="Vu Quynh Thu" w:date="2022-07-15T09:48:00Z" w:id="100">
              <w:rPr>
                <w:rFonts w:cs="Tahoma"/>
                <w:highlight w:val="red"/>
              </w:rPr>
            </w:rPrChange>
          </w:rPr>
          <w:delText>(</w:delText>
        </w:r>
        <w:r w:rsidRPr="33D17D1E" w:rsidDel="20E59A80">
          <w:rPr>
            <w:rFonts w:cs="Tahoma"/>
            <w:highlight w:val="yellow"/>
            <w:rPrChange w:author="Vu Quynh Thu" w:date="2022-07-15T09:48:00Z" w:id="101">
              <w:rPr>
                <w:rFonts w:cs="Tahoma"/>
                <w:highlight w:val="red"/>
              </w:rPr>
            </w:rPrChange>
          </w:rPr>
          <w:delText>NSD không bật Mesh)</w:delText>
        </w:r>
      </w:del>
    </w:p>
    <w:p w:rsidR="620E1266" w:rsidP="00A31961" w:rsidRDefault="09592EB4" w14:paraId="7DB60FA7" w14:textId="32D5D08F">
      <w:pPr>
        <w:pStyle w:val="ListParagraph"/>
        <w:numPr>
          <w:ilvl w:val="0"/>
          <w:numId w:val="37"/>
        </w:numPr>
        <w:spacing w:line="264" w:lineRule="auto"/>
        <w:rPr>
          <w:rFonts w:cs="Tahoma"/>
        </w:rPr>
      </w:pPr>
      <w:r w:rsidRPr="57538E7C">
        <w:rPr>
          <w:rFonts w:cs="Tahoma"/>
        </w:rPr>
        <w:t>Hệ thống kiểm tra tính hợp lệ của các thông tin đã nhập</w:t>
      </w:r>
    </w:p>
    <w:p w:rsidR="620E1266" w:rsidP="00A31961" w:rsidRDefault="09592EB4" w14:paraId="28577938" w14:textId="26EE9566">
      <w:pPr>
        <w:pStyle w:val="ListParagraph"/>
        <w:numPr>
          <w:ilvl w:val="0"/>
          <w:numId w:val="37"/>
        </w:numPr>
        <w:spacing w:line="264" w:lineRule="auto"/>
        <w:rPr>
          <w:rFonts w:cs="Tahoma"/>
        </w:rPr>
      </w:pPr>
      <w:r w:rsidRPr="57538E7C">
        <w:rPr>
          <w:rFonts w:cs="Tahoma"/>
        </w:rPr>
        <w:t>Thiết bị set các tham số đã nhận được, thực hiện cấu hình</w:t>
      </w:r>
    </w:p>
    <w:p w:rsidR="57538E7C" w:rsidP="00A31961" w:rsidRDefault="57538E7C" w14:paraId="16208F3A" w14:textId="31A40A4B">
      <w:pPr>
        <w:pStyle w:val="ListParagraph"/>
        <w:numPr>
          <w:ilvl w:val="0"/>
          <w:numId w:val="37"/>
        </w:numPr>
        <w:spacing w:line="264" w:lineRule="auto"/>
        <w:rPr>
          <w:rFonts w:cs="Tahoma"/>
        </w:rPr>
      </w:pPr>
      <w:r w:rsidRPr="57538E7C">
        <w:rPr>
          <w:rFonts w:cs="Tahoma"/>
        </w:rPr>
        <w:t>Thiết bị kiểm tra trạng thái cấu hình</w:t>
      </w:r>
    </w:p>
    <w:p w:rsidR="57538E7C" w:rsidP="00A31961" w:rsidRDefault="57538E7C" w14:paraId="7CC784D5" w14:textId="56309E4C">
      <w:pPr>
        <w:pStyle w:val="ListParagraph"/>
        <w:numPr>
          <w:ilvl w:val="0"/>
          <w:numId w:val="37"/>
        </w:numPr>
        <w:spacing w:line="264" w:lineRule="auto"/>
        <w:rPr>
          <w:rFonts w:cs="Tahoma"/>
        </w:rPr>
      </w:pPr>
      <w:r w:rsidRPr="57538E7C">
        <w:rPr>
          <w:rFonts w:cs="Tahoma"/>
        </w:rPr>
        <w:t>Trường hợp cấu hình thất bại, trả về thông báo lỗi và cho phép người dùng thử lại</w:t>
      </w:r>
    </w:p>
    <w:p w:rsidR="57538E7C" w:rsidP="00A31961" w:rsidRDefault="57538E7C" w14:paraId="7EF9B196" w14:textId="34177BE1">
      <w:pPr>
        <w:pStyle w:val="ListParagraph"/>
        <w:numPr>
          <w:ilvl w:val="0"/>
          <w:numId w:val="37"/>
        </w:numPr>
        <w:spacing w:line="264" w:lineRule="auto"/>
        <w:rPr>
          <w:rFonts w:cs="Tahoma"/>
        </w:rPr>
      </w:pPr>
      <w:r w:rsidRPr="57538E7C">
        <w:rPr>
          <w:rFonts w:cs="Tahoma"/>
        </w:rPr>
        <w:t>Cấu hình thiết bị thành công, thiết bị gửi thông tin trạng thái kết nối</w:t>
      </w:r>
    </w:p>
    <w:p w:rsidR="620E1266" w:rsidP="00A31961" w:rsidRDefault="09592EB4" w14:paraId="47DE2DA8" w14:textId="6EAD7B29">
      <w:pPr>
        <w:pStyle w:val="ListParagraph"/>
        <w:numPr>
          <w:ilvl w:val="0"/>
          <w:numId w:val="37"/>
        </w:numPr>
        <w:spacing w:line="264" w:lineRule="auto"/>
        <w:rPr>
          <w:color w:val="000000" w:themeColor="text1"/>
        </w:rPr>
      </w:pPr>
      <w:r w:rsidRPr="57538E7C">
        <w:rPr>
          <w:color w:val="000000" w:themeColor="text1"/>
        </w:rPr>
        <w:t>Hệ thống hiển thị trạng thái kết nối của</w:t>
      </w:r>
      <w:r w:rsidRPr="57538E7C" w:rsidR="27FD4AC9">
        <w:rPr>
          <w:color w:val="000000" w:themeColor="text1"/>
        </w:rPr>
        <w:t xml:space="preserve"> thiết bị</w:t>
      </w:r>
      <w:r w:rsidRPr="57538E7C">
        <w:rPr>
          <w:color w:val="000000" w:themeColor="text1"/>
        </w:rPr>
        <w:t xml:space="preserve"> </w:t>
      </w:r>
    </w:p>
    <w:p w:rsidR="620E1266" w:rsidP="00A31961" w:rsidRDefault="09592EB4" w14:paraId="39B4A41D" w14:textId="0FA0F954">
      <w:pPr>
        <w:pStyle w:val="ListParagraph"/>
        <w:numPr>
          <w:ilvl w:val="1"/>
          <w:numId w:val="37"/>
        </w:numPr>
        <w:spacing w:line="264" w:lineRule="auto"/>
        <w:rPr>
          <w:color w:val="000000" w:themeColor="text1"/>
          <w:szCs w:val="26"/>
        </w:rPr>
      </w:pPr>
      <w:r w:rsidRPr="57538E7C">
        <w:rPr>
          <w:color w:val="000000" w:themeColor="text1"/>
        </w:rPr>
        <w:t>Kết nối quang</w:t>
      </w:r>
    </w:p>
    <w:p w:rsidR="620E1266" w:rsidP="00A31961" w:rsidRDefault="09592EB4" w14:paraId="107C8AC3" w14:textId="08DA24E1">
      <w:pPr>
        <w:pStyle w:val="ListParagraph"/>
        <w:numPr>
          <w:ilvl w:val="1"/>
          <w:numId w:val="37"/>
        </w:numPr>
        <w:spacing w:line="264" w:lineRule="auto"/>
        <w:rPr>
          <w:color w:val="000000" w:themeColor="text1"/>
          <w:szCs w:val="26"/>
        </w:rPr>
      </w:pPr>
      <w:r w:rsidRPr="57538E7C">
        <w:rPr>
          <w:color w:val="000000" w:themeColor="text1"/>
        </w:rPr>
        <w:t>Kết nối WAN</w:t>
      </w:r>
    </w:p>
    <w:p w:rsidR="620E1266" w:rsidP="00A31961" w:rsidRDefault="09592EB4" w14:paraId="0F0912A4" w14:textId="6F5CC08F">
      <w:pPr>
        <w:pStyle w:val="ListParagraph"/>
        <w:numPr>
          <w:ilvl w:val="1"/>
          <w:numId w:val="37"/>
        </w:numPr>
        <w:spacing w:line="264" w:lineRule="auto"/>
        <w:rPr>
          <w:color w:val="000000" w:themeColor="text1"/>
        </w:rPr>
      </w:pPr>
      <w:r w:rsidRPr="57538E7C">
        <w:rPr>
          <w:color w:val="000000" w:themeColor="text1"/>
        </w:rPr>
        <w:t>Chất lượng mạng Wifi</w:t>
      </w:r>
    </w:p>
    <w:p w:rsidR="620E1266" w:rsidP="00A31961" w:rsidRDefault="09592EB4" w14:paraId="47516831" w14:textId="0AC0FE20">
      <w:pPr>
        <w:pStyle w:val="ListParagraph"/>
        <w:numPr>
          <w:ilvl w:val="0"/>
          <w:numId w:val="37"/>
        </w:numPr>
        <w:spacing w:line="264" w:lineRule="auto"/>
        <w:rPr>
          <w:color w:val="000000" w:themeColor="text1"/>
          <w:szCs w:val="26"/>
        </w:rPr>
      </w:pPr>
      <w:r w:rsidRPr="57538E7C">
        <w:rPr>
          <w:color w:val="000000" w:themeColor="text1"/>
        </w:rPr>
        <w:t>Kết thúc nghiệp vụ</w:t>
      </w:r>
    </w:p>
    <w:p w:rsidR="00C152C0" w:rsidP="00C152C0" w:rsidRDefault="6ACCEE4E" w14:paraId="279C2487" w14:textId="40767B84">
      <w:pPr>
        <w:pStyle w:val="Heading3"/>
      </w:pPr>
      <w:bookmarkStart w:name="_Toc267848115" w:id="102"/>
      <w:bookmarkStart w:name="OLE_LINK12" w:id="103"/>
      <w:r>
        <w:t>Cấu hình nhanh</w:t>
      </w:r>
      <w:r w:rsidR="00306B7C">
        <w:t>: Thiết lập</w:t>
      </w:r>
      <w:r w:rsidR="00803C25">
        <w:t xml:space="preserve"> mạng</w:t>
      </w:r>
      <w:r>
        <w:t xml:space="preserve"> Mesh</w:t>
      </w:r>
      <w:bookmarkEnd w:id="102"/>
      <w:r w:rsidR="00306B7C">
        <w:t xml:space="preserve"> với ONT</w:t>
      </w:r>
    </w:p>
    <w:bookmarkEnd w:id="103"/>
    <w:p w:rsidR="00C152C0" w:rsidP="00C152C0" w:rsidRDefault="00C152C0" w14:paraId="28E1BBA9" w14:textId="7FE396BB">
      <w:pPr>
        <w:spacing w:line="264" w:lineRule="auto"/>
        <w:rPr>
          <w:color w:val="000000" w:themeColor="text1"/>
          <w:szCs w:val="26"/>
        </w:rPr>
      </w:pPr>
      <w:r w:rsidRPr="00C152C0">
        <w:rPr>
          <w:color w:val="000000" w:themeColor="text1"/>
          <w:szCs w:val="26"/>
          <w:highlight w:val="yellow"/>
        </w:rPr>
        <w:t>TO BE UPDATE</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Pr="001C51F9" w:rsidR="00B83676" w:rsidTr="00B83676" w14:paraId="5C7FC043" w14:textId="77777777">
        <w:tc>
          <w:tcPr>
            <w:tcW w:w="2151"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1C51F9" w:rsidR="00B83676" w:rsidRDefault="00B83676" w14:paraId="344A0CAC" w14:textId="77777777">
            <w:pPr>
              <w:spacing w:line="264" w:lineRule="auto"/>
              <w:rPr>
                <w:highlight w:val="yellow"/>
              </w:rPr>
            </w:pPr>
            <w:bookmarkStart w:name="OLE_LINK13" w:id="104"/>
            <w:r w:rsidRPr="001C51F9">
              <w:rPr>
                <w:highlight w:val="yellow"/>
              </w:rPr>
              <w:t>ID</w:t>
            </w:r>
          </w:p>
        </w:tc>
        <w:tc>
          <w:tcPr>
            <w:tcW w:w="7074"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1C51F9" w:rsidR="00B83676" w:rsidRDefault="00B83676" w14:paraId="17D4DF1B" w14:textId="6E5E5442">
            <w:pPr>
              <w:spacing w:line="264" w:lineRule="auto"/>
              <w:rPr>
                <w:highlight w:val="yellow"/>
              </w:rPr>
            </w:pPr>
            <w:r w:rsidRPr="001C51F9">
              <w:rPr>
                <w:highlight w:val="yellow"/>
              </w:rPr>
              <w:t>UC-QuickSetup-02</w:t>
            </w:r>
          </w:p>
        </w:tc>
      </w:tr>
      <w:tr w:rsidRPr="001C51F9" w:rsidR="00B83676" w:rsidTr="00B83676" w14:paraId="2993998E"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B83676" w:rsidRDefault="00B83676" w14:paraId="2BFF9FAF" w14:textId="77777777">
            <w:pPr>
              <w:spacing w:line="264" w:lineRule="auto"/>
              <w:rPr>
                <w:highlight w:val="yellow"/>
              </w:rPr>
            </w:pPr>
            <w:r w:rsidRPr="001C51F9">
              <w:rPr>
                <w:highlight w:val="yellow"/>
              </w:rPr>
              <w:t>Name</w:t>
            </w:r>
          </w:p>
        </w:tc>
        <w:tc>
          <w:tcPr>
            <w:tcW w:w="7074" w:type="dxa"/>
            <w:tcBorders>
              <w:top w:val="single" w:color="auto" w:sz="4" w:space="0"/>
              <w:left w:val="single" w:color="auto" w:sz="4" w:space="0"/>
              <w:bottom w:val="single" w:color="auto" w:sz="4" w:space="0"/>
              <w:right w:val="single" w:color="auto" w:sz="4" w:space="0"/>
            </w:tcBorders>
            <w:hideMark/>
          </w:tcPr>
          <w:p w:rsidRPr="001C51F9" w:rsidR="00B83676" w:rsidRDefault="00B83676" w14:paraId="089DD225" w14:textId="77777777">
            <w:pPr>
              <w:spacing w:line="264" w:lineRule="auto"/>
              <w:rPr>
                <w:color w:val="000000" w:themeColor="text1"/>
                <w:highlight w:val="yellow"/>
              </w:rPr>
            </w:pPr>
            <w:r w:rsidRPr="001C51F9">
              <w:rPr>
                <w:color w:val="000000" w:themeColor="text1"/>
                <w:highlight w:val="yellow"/>
              </w:rPr>
              <w:t>Cấu hình nhanh</w:t>
            </w:r>
          </w:p>
        </w:tc>
      </w:tr>
      <w:tr w:rsidRPr="001C51F9" w:rsidR="00B83676" w:rsidTr="00B83676" w14:paraId="48386778"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B83676" w:rsidRDefault="00B83676" w14:paraId="1E769456" w14:textId="77777777">
            <w:pPr>
              <w:spacing w:line="264" w:lineRule="auto"/>
              <w:rPr>
                <w:highlight w:val="yellow"/>
              </w:rPr>
            </w:pPr>
            <w:r w:rsidRPr="001C51F9">
              <w:rPr>
                <w:highlight w:val="yellow"/>
              </w:rPr>
              <w:t>Description</w:t>
            </w:r>
          </w:p>
        </w:tc>
        <w:tc>
          <w:tcPr>
            <w:tcW w:w="7074" w:type="dxa"/>
            <w:tcBorders>
              <w:top w:val="single" w:color="auto" w:sz="4" w:space="0"/>
              <w:left w:val="single" w:color="auto" w:sz="4" w:space="0"/>
              <w:bottom w:val="single" w:color="auto" w:sz="4" w:space="0"/>
              <w:right w:val="single" w:color="auto" w:sz="4" w:space="0"/>
            </w:tcBorders>
            <w:hideMark/>
          </w:tcPr>
          <w:p w:rsidRPr="001C51F9" w:rsidR="00B83676" w:rsidP="00B83676" w:rsidRDefault="00B83676" w14:paraId="4625601D" w14:textId="30081B38">
            <w:pPr>
              <w:pStyle w:val="ListParagraph"/>
              <w:numPr>
                <w:ilvl w:val="0"/>
                <w:numId w:val="57"/>
              </w:numPr>
              <w:spacing w:line="264" w:lineRule="auto"/>
              <w:textAlignment w:val="auto"/>
              <w:rPr>
                <w:color w:val="000000" w:themeColor="text1"/>
                <w:highlight w:val="yellow"/>
              </w:rPr>
            </w:pPr>
            <w:r w:rsidRPr="001C51F9">
              <w:rPr>
                <w:color w:val="000000" w:themeColor="text1"/>
                <w:highlight w:val="yellow"/>
              </w:rPr>
              <w:t>Người dùng đăng nhập và có kết nối tới thiết bị ONT</w:t>
            </w:r>
          </w:p>
          <w:p w:rsidRPr="001C51F9" w:rsidR="00B83676" w:rsidP="00B83676" w:rsidRDefault="00B83676" w14:paraId="22E50D35" w14:textId="741C9586">
            <w:pPr>
              <w:pStyle w:val="ListParagraph"/>
              <w:numPr>
                <w:ilvl w:val="0"/>
                <w:numId w:val="57"/>
              </w:numPr>
              <w:spacing w:line="264" w:lineRule="auto"/>
              <w:textAlignment w:val="auto"/>
              <w:rPr>
                <w:color w:val="000000" w:themeColor="text1"/>
                <w:highlight w:val="yellow"/>
              </w:rPr>
            </w:pPr>
            <w:r w:rsidRPr="001C51F9">
              <w:rPr>
                <w:color w:val="000000" w:themeColor="text1"/>
                <w:highlight w:val="yellow"/>
              </w:rPr>
              <w:t>Người dùng chọn th</w:t>
            </w:r>
            <w:r w:rsidR="009E2B15">
              <w:rPr>
                <w:color w:val="000000" w:themeColor="text1"/>
                <w:highlight w:val="yellow"/>
              </w:rPr>
              <w:t>iết lập</w:t>
            </w:r>
            <w:r w:rsidRPr="001C51F9" w:rsidR="009C32E3">
              <w:rPr>
                <w:color w:val="000000" w:themeColor="text1"/>
                <w:highlight w:val="yellow"/>
              </w:rPr>
              <w:t xml:space="preserve"> Mesh</w:t>
            </w:r>
          </w:p>
        </w:tc>
      </w:tr>
      <w:tr w:rsidRPr="001C51F9" w:rsidR="00B83676" w:rsidTr="00B83676" w14:paraId="7A62E29C"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B83676" w:rsidRDefault="00B83676" w14:paraId="36E64FCB" w14:textId="77777777">
            <w:pPr>
              <w:spacing w:line="264" w:lineRule="auto"/>
              <w:rPr>
                <w:highlight w:val="yellow"/>
              </w:rPr>
            </w:pPr>
            <w:r w:rsidRPr="001C51F9">
              <w:rPr>
                <w:highlight w:val="yellow"/>
              </w:rPr>
              <w:t>Actor</w:t>
            </w:r>
          </w:p>
        </w:tc>
        <w:tc>
          <w:tcPr>
            <w:tcW w:w="7074" w:type="dxa"/>
            <w:tcBorders>
              <w:top w:val="single" w:color="auto" w:sz="4" w:space="0"/>
              <w:left w:val="single" w:color="auto" w:sz="4" w:space="0"/>
              <w:bottom w:val="single" w:color="auto" w:sz="4" w:space="0"/>
              <w:right w:val="single" w:color="auto" w:sz="4" w:space="0"/>
            </w:tcBorders>
            <w:hideMark/>
          </w:tcPr>
          <w:p w:rsidRPr="001C51F9" w:rsidR="00B83676" w:rsidRDefault="00B83676" w14:paraId="3C8FF97C" w14:textId="77777777">
            <w:pPr>
              <w:spacing w:line="264" w:lineRule="auto"/>
              <w:rPr>
                <w:color w:val="000000" w:themeColor="text1"/>
                <w:highlight w:val="yellow"/>
              </w:rPr>
            </w:pPr>
            <w:r w:rsidRPr="001C51F9">
              <w:rPr>
                <w:color w:val="000000" w:themeColor="text1"/>
                <w:highlight w:val="yellow"/>
              </w:rPr>
              <w:t>NSD</w:t>
            </w:r>
          </w:p>
        </w:tc>
      </w:tr>
      <w:tr w:rsidRPr="001C51F9" w:rsidR="00B83676" w:rsidTr="00B83676" w14:paraId="3C2F9375"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B83676" w:rsidRDefault="00B83676" w14:paraId="3E9C6F56" w14:textId="77777777">
            <w:pPr>
              <w:spacing w:line="264" w:lineRule="auto"/>
              <w:rPr>
                <w:highlight w:val="yellow"/>
              </w:rPr>
            </w:pPr>
            <w:r w:rsidRPr="001C51F9">
              <w:rPr>
                <w:highlight w:val="yellow"/>
              </w:rPr>
              <w:t>Pre-condition</w:t>
            </w:r>
          </w:p>
        </w:tc>
        <w:tc>
          <w:tcPr>
            <w:tcW w:w="7074" w:type="dxa"/>
            <w:tcBorders>
              <w:top w:val="single" w:color="auto" w:sz="4" w:space="0"/>
              <w:left w:val="single" w:color="auto" w:sz="4" w:space="0"/>
              <w:bottom w:val="single" w:color="auto" w:sz="4" w:space="0"/>
              <w:right w:val="single" w:color="auto" w:sz="4" w:space="0"/>
            </w:tcBorders>
            <w:hideMark/>
          </w:tcPr>
          <w:p w:rsidRPr="001C51F9" w:rsidR="00B83676" w:rsidRDefault="00B83676" w14:paraId="1268090B" w14:textId="77777777">
            <w:pPr>
              <w:spacing w:line="264" w:lineRule="auto"/>
              <w:rPr>
                <w:color w:val="000000" w:themeColor="text1"/>
                <w:highlight w:val="yellow"/>
              </w:rPr>
            </w:pPr>
            <w:r w:rsidRPr="001C51F9">
              <w:rPr>
                <w:color w:val="000000" w:themeColor="text1"/>
                <w:highlight w:val="yellow"/>
              </w:rPr>
              <w:t>NSD đã có kết nối tới thiết bị</w:t>
            </w:r>
          </w:p>
        </w:tc>
      </w:tr>
      <w:tr w:rsidRPr="001C51F9" w:rsidR="00B83676" w:rsidTr="00B83676" w14:paraId="1BD2CE29"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B83676" w:rsidRDefault="00B83676" w14:paraId="0838CCA5" w14:textId="77777777">
            <w:pPr>
              <w:spacing w:line="264" w:lineRule="auto"/>
              <w:rPr>
                <w:highlight w:val="yellow"/>
              </w:rPr>
            </w:pPr>
            <w:r w:rsidRPr="001C51F9">
              <w:rPr>
                <w:highlight w:val="yellow"/>
              </w:rPr>
              <w:t>Post-condition</w:t>
            </w:r>
          </w:p>
        </w:tc>
        <w:tc>
          <w:tcPr>
            <w:tcW w:w="7074" w:type="dxa"/>
            <w:tcBorders>
              <w:top w:val="single" w:color="auto" w:sz="4" w:space="0"/>
              <w:left w:val="single" w:color="auto" w:sz="4" w:space="0"/>
              <w:bottom w:val="single" w:color="auto" w:sz="4" w:space="0"/>
              <w:right w:val="single" w:color="auto" w:sz="4" w:space="0"/>
            </w:tcBorders>
            <w:hideMark/>
          </w:tcPr>
          <w:p w:rsidRPr="001C51F9" w:rsidR="00B83676" w:rsidRDefault="00B83676" w14:paraId="060F80F4" w14:textId="74616425">
            <w:pPr>
              <w:spacing w:line="264" w:lineRule="auto"/>
              <w:rPr>
                <w:color w:val="000000" w:themeColor="text1"/>
                <w:highlight w:val="yellow"/>
              </w:rPr>
            </w:pPr>
            <w:r w:rsidRPr="001C51F9">
              <w:rPr>
                <w:color w:val="000000" w:themeColor="text1"/>
                <w:highlight w:val="yellow"/>
              </w:rPr>
              <w:t>Cấu hình nhanh mạng</w:t>
            </w:r>
            <w:r w:rsidR="008D4283">
              <w:rPr>
                <w:color w:val="000000" w:themeColor="text1"/>
                <w:highlight w:val="yellow"/>
              </w:rPr>
              <w:t xml:space="preserve"> mesh</w:t>
            </w:r>
            <w:r w:rsidRPr="001C51F9">
              <w:rPr>
                <w:color w:val="000000" w:themeColor="text1"/>
                <w:highlight w:val="yellow"/>
              </w:rPr>
              <w:t xml:space="preserve"> cho thiết bị</w:t>
            </w:r>
          </w:p>
        </w:tc>
      </w:tr>
    </w:tbl>
    <w:p w:rsidRPr="001C51F9" w:rsidR="00B83676" w:rsidP="00C152C0" w:rsidRDefault="009C32E3" w14:paraId="13EE9B23" w14:textId="360E3462">
      <w:pPr>
        <w:spacing w:line="264" w:lineRule="auto"/>
        <w:rPr>
          <w:color w:val="000000" w:themeColor="text1"/>
          <w:szCs w:val="26"/>
          <w:highlight w:val="yellow"/>
          <w:lang w:val="en-GB"/>
        </w:rPr>
      </w:pPr>
      <w:r w:rsidRPr="001C51F9">
        <w:rPr>
          <w:color w:val="000000" w:themeColor="text1"/>
          <w:szCs w:val="26"/>
          <w:highlight w:val="yellow"/>
          <w:lang w:val="en-GB"/>
        </w:rPr>
        <w:t xml:space="preserve"> Quy trình:</w:t>
      </w:r>
    </w:p>
    <w:p w:rsidRPr="00377A6D" w:rsidR="009C32E3" w:rsidP="00907897" w:rsidRDefault="00907897" w14:paraId="43C01C91" w14:textId="19842A24">
      <w:pPr>
        <w:pStyle w:val="ListParagraph"/>
        <w:numPr>
          <w:ilvl w:val="0"/>
          <w:numId w:val="58"/>
        </w:numPr>
        <w:spacing w:line="264" w:lineRule="auto"/>
        <w:rPr>
          <w:color w:val="000000" w:themeColor="text1"/>
          <w:szCs w:val="26"/>
          <w:highlight w:val="yellow"/>
          <w:lang w:val="en-GB"/>
        </w:rPr>
      </w:pPr>
      <w:r w:rsidRPr="00377A6D">
        <w:rPr>
          <w:color w:val="000000" w:themeColor="text1"/>
          <w:szCs w:val="26"/>
          <w:highlight w:val="yellow"/>
          <w:lang w:val="en-GB"/>
        </w:rPr>
        <w:t>NSD</w:t>
      </w:r>
      <w:r w:rsidRPr="00377A6D" w:rsidR="00074F67">
        <w:rPr>
          <w:color w:val="000000" w:themeColor="text1"/>
          <w:szCs w:val="26"/>
          <w:highlight w:val="yellow"/>
          <w:lang w:val="en-GB"/>
        </w:rPr>
        <w:t xml:space="preserve"> chọn t</w:t>
      </w:r>
      <w:r w:rsidRPr="00377A6D" w:rsidR="00170A4B">
        <w:rPr>
          <w:color w:val="000000" w:themeColor="text1"/>
          <w:szCs w:val="26"/>
          <w:highlight w:val="yellow"/>
          <w:lang w:val="en-GB"/>
        </w:rPr>
        <w:t xml:space="preserve">hiết lập Mesh </w:t>
      </w:r>
    </w:p>
    <w:p w:rsidRPr="00377A6D" w:rsidR="009E2B15" w:rsidP="00907897" w:rsidRDefault="003F35CC" w14:paraId="4AABFE2B" w14:textId="7D692DCF">
      <w:pPr>
        <w:pStyle w:val="ListParagraph"/>
        <w:numPr>
          <w:ilvl w:val="0"/>
          <w:numId w:val="58"/>
        </w:numPr>
        <w:spacing w:line="264" w:lineRule="auto"/>
        <w:rPr>
          <w:color w:val="000000" w:themeColor="text1"/>
          <w:szCs w:val="26"/>
          <w:highlight w:val="yellow"/>
          <w:lang w:val="en-GB"/>
        </w:rPr>
      </w:pPr>
      <w:r w:rsidRPr="00377A6D">
        <w:rPr>
          <w:color w:val="000000" w:themeColor="text1"/>
          <w:szCs w:val="26"/>
          <w:highlight w:val="yellow"/>
          <w:lang w:val="en-GB"/>
        </w:rPr>
        <w:t>Hệ thống gửi thông tin enable tính năng Mesh cho thiết bị</w:t>
      </w:r>
    </w:p>
    <w:p w:rsidRPr="00377A6D" w:rsidR="003F35CC" w:rsidP="00907897" w:rsidRDefault="003F35CC" w14:paraId="34E758AE" w14:textId="2C3E40BD">
      <w:pPr>
        <w:pStyle w:val="ListParagraph"/>
        <w:numPr>
          <w:ilvl w:val="0"/>
          <w:numId w:val="58"/>
        </w:numPr>
        <w:spacing w:line="264" w:lineRule="auto"/>
        <w:rPr>
          <w:color w:val="000000" w:themeColor="text1"/>
          <w:szCs w:val="26"/>
          <w:highlight w:val="yellow"/>
          <w:lang w:val="en-GB"/>
        </w:rPr>
      </w:pPr>
      <w:r w:rsidRPr="00377A6D">
        <w:rPr>
          <w:color w:val="000000" w:themeColor="text1"/>
          <w:szCs w:val="26"/>
          <w:highlight w:val="yellow"/>
          <w:lang w:val="en-GB"/>
        </w:rPr>
        <w:t>Thiết bị thực hiện enable tính năng Mesh</w:t>
      </w:r>
    </w:p>
    <w:p w:rsidRPr="00377A6D" w:rsidR="00B55163" w:rsidP="00907897" w:rsidRDefault="00AA1BC1" w14:paraId="53B140A3" w14:textId="128739F4">
      <w:pPr>
        <w:pStyle w:val="ListParagraph"/>
        <w:numPr>
          <w:ilvl w:val="0"/>
          <w:numId w:val="58"/>
        </w:numPr>
        <w:spacing w:line="264" w:lineRule="auto"/>
        <w:rPr>
          <w:color w:val="000000" w:themeColor="text1"/>
          <w:szCs w:val="26"/>
          <w:highlight w:val="yellow"/>
          <w:lang w:val="en-GB"/>
        </w:rPr>
      </w:pPr>
      <w:r w:rsidRPr="00377A6D">
        <w:rPr>
          <w:color w:val="000000" w:themeColor="text1"/>
          <w:szCs w:val="26"/>
          <w:highlight w:val="yellow"/>
          <w:lang w:val="en-GB"/>
        </w:rPr>
        <w:t>NSD chọn dòng sản phẩm mesh</w:t>
      </w:r>
    </w:p>
    <w:p w:rsidR="00AA1BC1" w:rsidP="00907897" w:rsidRDefault="00AA1BC1" w14:paraId="3688EBF7" w14:textId="4A25F445">
      <w:pPr>
        <w:pStyle w:val="ListParagraph"/>
        <w:numPr>
          <w:ilvl w:val="0"/>
          <w:numId w:val="58"/>
        </w:numPr>
        <w:spacing w:line="264" w:lineRule="auto"/>
        <w:rPr>
          <w:color w:val="000000" w:themeColor="text1"/>
          <w:szCs w:val="26"/>
          <w:highlight w:val="yellow"/>
          <w:lang w:val="en-GB"/>
        </w:rPr>
      </w:pPr>
      <w:r w:rsidRPr="00377A6D">
        <w:rPr>
          <w:color w:val="000000" w:themeColor="text1"/>
          <w:szCs w:val="26"/>
          <w:highlight w:val="yellow"/>
          <w:lang w:val="en-GB"/>
        </w:rPr>
        <w:t xml:space="preserve">Hệ thống hướng dẫn </w:t>
      </w:r>
      <w:r w:rsidRPr="00377A6D" w:rsidR="005731D5">
        <w:rPr>
          <w:color w:val="000000" w:themeColor="text1"/>
          <w:szCs w:val="26"/>
          <w:highlight w:val="yellow"/>
          <w:lang w:val="en-GB"/>
        </w:rPr>
        <w:t>cắm nguồn các thiết bị mesh</w:t>
      </w:r>
      <w:r w:rsidRPr="00377A6D" w:rsidR="004C2BCF">
        <w:rPr>
          <w:color w:val="000000" w:themeColor="text1"/>
          <w:szCs w:val="26"/>
          <w:highlight w:val="yellow"/>
          <w:lang w:val="en-GB"/>
        </w:rPr>
        <w:t xml:space="preserve">, cắm dây ethernet từ ONT đến CAP </w:t>
      </w:r>
      <w:r w:rsidRPr="00377A6D" w:rsidR="006E5083">
        <w:rPr>
          <w:color w:val="000000" w:themeColor="text1"/>
          <w:szCs w:val="26"/>
          <w:highlight w:val="yellow"/>
          <w:lang w:val="en-GB"/>
        </w:rPr>
        <w:t>và chỉ thị led</w:t>
      </w:r>
    </w:p>
    <w:p w:rsidR="00CF5E41" w:rsidP="00907897" w:rsidRDefault="00CF5E41" w14:paraId="34EA075E" w14:textId="6A83E122">
      <w:pPr>
        <w:pStyle w:val="ListParagraph"/>
        <w:numPr>
          <w:ilvl w:val="0"/>
          <w:numId w:val="58"/>
        </w:numPr>
        <w:spacing w:line="264" w:lineRule="auto"/>
        <w:rPr>
          <w:color w:val="000000" w:themeColor="text1"/>
          <w:szCs w:val="26"/>
          <w:highlight w:val="yellow"/>
          <w:lang w:val="en-GB"/>
        </w:rPr>
      </w:pPr>
      <w:bookmarkStart w:name="OLE_LINK7" w:id="105"/>
      <w:r>
        <w:rPr>
          <w:color w:val="000000" w:themeColor="text1"/>
          <w:szCs w:val="26"/>
          <w:highlight w:val="yellow"/>
          <w:lang w:val="en-GB"/>
        </w:rPr>
        <w:t>Thiết bị đồng bộ cấu hình ONT-CAP</w:t>
      </w:r>
    </w:p>
    <w:p w:rsidRPr="00377A6D" w:rsidR="00C84C4D" w:rsidP="00907897" w:rsidRDefault="00C84C4D" w14:paraId="39938F03" w14:textId="288D523C">
      <w:pPr>
        <w:pStyle w:val="ListParagraph"/>
        <w:numPr>
          <w:ilvl w:val="0"/>
          <w:numId w:val="58"/>
        </w:numPr>
        <w:spacing w:line="264" w:lineRule="auto"/>
        <w:rPr>
          <w:color w:val="000000" w:themeColor="text1"/>
          <w:szCs w:val="26"/>
          <w:highlight w:val="yellow"/>
          <w:lang w:val="en-GB"/>
        </w:rPr>
      </w:pPr>
      <w:r>
        <w:rPr>
          <w:color w:val="000000" w:themeColor="text1"/>
          <w:szCs w:val="26"/>
          <w:highlight w:val="yellow"/>
          <w:lang w:val="en-GB"/>
        </w:rPr>
        <w:lastRenderedPageBreak/>
        <w:t>Hệ thống hiển thị đồng bộ thành công</w:t>
      </w:r>
    </w:p>
    <w:p w:rsidRPr="00377A6D" w:rsidR="00D05D89" w:rsidP="00907897" w:rsidRDefault="005610ED" w14:paraId="1FAB94AD" w14:textId="132BB20B">
      <w:pPr>
        <w:pStyle w:val="ListParagraph"/>
        <w:numPr>
          <w:ilvl w:val="0"/>
          <w:numId w:val="58"/>
        </w:numPr>
        <w:spacing w:line="264" w:lineRule="auto"/>
        <w:rPr>
          <w:color w:val="000000" w:themeColor="text1"/>
          <w:szCs w:val="26"/>
          <w:highlight w:val="yellow"/>
          <w:lang w:val="en-GB"/>
        </w:rPr>
      </w:pPr>
      <w:bookmarkStart w:name="OLE_LINK6" w:id="106"/>
      <w:r w:rsidRPr="00377A6D">
        <w:rPr>
          <w:color w:val="000000" w:themeColor="text1"/>
          <w:szCs w:val="26"/>
          <w:highlight w:val="yellow"/>
          <w:lang w:val="en-GB"/>
        </w:rPr>
        <w:t>NSD chọn</w:t>
      </w:r>
      <w:r w:rsidRPr="00377A6D" w:rsidR="00267C1E">
        <w:rPr>
          <w:color w:val="000000" w:themeColor="text1"/>
          <w:szCs w:val="26"/>
          <w:highlight w:val="yellow"/>
          <w:lang w:val="en-GB"/>
        </w:rPr>
        <w:t xml:space="preserve"> Thêm node (nếu có từ hai thiết bị mesh trở lên)</w:t>
      </w:r>
    </w:p>
    <w:bookmarkEnd w:id="105"/>
    <w:p w:rsidRPr="00377A6D" w:rsidR="000C5A42" w:rsidP="00907897" w:rsidRDefault="000C5A42" w14:paraId="1629F5BE" w14:textId="5E7BDC98">
      <w:pPr>
        <w:pStyle w:val="ListParagraph"/>
        <w:numPr>
          <w:ilvl w:val="0"/>
          <w:numId w:val="58"/>
        </w:numPr>
        <w:spacing w:line="264" w:lineRule="auto"/>
        <w:rPr>
          <w:color w:val="000000" w:themeColor="text1"/>
          <w:szCs w:val="26"/>
          <w:highlight w:val="yellow"/>
          <w:lang w:val="en-GB"/>
        </w:rPr>
      </w:pPr>
      <w:r w:rsidRPr="00377A6D">
        <w:rPr>
          <w:color w:val="000000" w:themeColor="text1"/>
          <w:szCs w:val="26"/>
          <w:highlight w:val="yellow"/>
          <w:lang w:val="en-GB"/>
        </w:rPr>
        <w:t>Hệ thống gửi yêu cầu cho thiết bị</w:t>
      </w:r>
    </w:p>
    <w:p w:rsidRPr="00377A6D" w:rsidR="000C5A42" w:rsidP="00907897" w:rsidRDefault="000C5A42" w14:paraId="08106D6A" w14:textId="2783C0BB">
      <w:pPr>
        <w:pStyle w:val="ListParagraph"/>
        <w:numPr>
          <w:ilvl w:val="0"/>
          <w:numId w:val="58"/>
        </w:numPr>
        <w:spacing w:line="264" w:lineRule="auto"/>
        <w:rPr>
          <w:color w:val="000000" w:themeColor="text1"/>
          <w:szCs w:val="26"/>
          <w:highlight w:val="yellow"/>
          <w:lang w:val="en-GB"/>
        </w:rPr>
      </w:pPr>
      <w:r w:rsidRPr="00377A6D">
        <w:rPr>
          <w:color w:val="000000" w:themeColor="text1"/>
          <w:szCs w:val="26"/>
          <w:highlight w:val="yellow"/>
          <w:lang w:val="en-GB"/>
        </w:rPr>
        <w:t>Thiết bị thực hiện tìm kiếm và thêm node vào mạng mesh</w:t>
      </w:r>
      <w:r w:rsidRPr="00377A6D" w:rsidR="00E158EC">
        <w:rPr>
          <w:color w:val="000000" w:themeColor="text1"/>
          <w:szCs w:val="26"/>
          <w:highlight w:val="yellow"/>
          <w:lang w:val="en-GB"/>
        </w:rPr>
        <w:t xml:space="preserve">. Thiết bị gửi trạng thái </w:t>
      </w:r>
      <w:r w:rsidRPr="00377A6D" w:rsidR="00080F7E">
        <w:rPr>
          <w:color w:val="000000" w:themeColor="text1"/>
          <w:szCs w:val="26"/>
          <w:highlight w:val="yellow"/>
          <w:lang w:val="en-GB"/>
        </w:rPr>
        <w:t>các node.</w:t>
      </w:r>
    </w:p>
    <w:bookmarkEnd w:id="106"/>
    <w:p w:rsidRPr="00377A6D" w:rsidR="00172DE4" w:rsidP="00172DE4" w:rsidRDefault="3B8EACEC" w14:paraId="1D1B5BB7" w14:textId="143FF24B">
      <w:pPr>
        <w:pStyle w:val="ListParagraph"/>
        <w:numPr>
          <w:ilvl w:val="0"/>
          <w:numId w:val="58"/>
        </w:numPr>
        <w:spacing w:line="264" w:lineRule="auto"/>
        <w:rPr>
          <w:color w:val="000000" w:themeColor="text1"/>
          <w:szCs w:val="26"/>
          <w:highlight w:val="yellow"/>
          <w:lang w:val="en-GB"/>
        </w:rPr>
      </w:pPr>
      <w:r w:rsidRPr="33D17D1E">
        <w:rPr>
          <w:color w:val="000000" w:themeColor="text1"/>
          <w:highlight w:val="yellow"/>
          <w:lang w:val="en-GB"/>
        </w:rPr>
        <w:t>Hệ thống hiển thị danh sách thêm node thành công</w:t>
      </w:r>
      <w:r w:rsidRPr="33D17D1E" w:rsidR="724589FA">
        <w:rPr>
          <w:color w:val="000000" w:themeColor="text1"/>
          <w:highlight w:val="yellow"/>
          <w:lang w:val="en-GB"/>
        </w:rPr>
        <w:t xml:space="preserve"> và trạng thái kết nối của thiết bị</w:t>
      </w:r>
    </w:p>
    <w:p w:rsidR="33D17D1E" w:rsidP="33D17D1E" w:rsidRDefault="33D17D1E" w14:paraId="41618B18" w14:textId="63FD34C7">
      <w:pPr>
        <w:pStyle w:val="ListParagraph"/>
        <w:numPr>
          <w:ilvl w:val="1"/>
          <w:numId w:val="58"/>
        </w:numPr>
        <w:spacing w:line="264" w:lineRule="auto"/>
        <w:rPr>
          <w:rFonts w:cs="Tahoma"/>
          <w:highlight w:val="yellow"/>
        </w:rPr>
      </w:pPr>
      <w:r w:rsidRPr="33D17D1E">
        <w:rPr>
          <w:rFonts w:cs="Tahoma"/>
          <w:highlight w:val="yellow"/>
        </w:rPr>
        <w:t>Thông tin kết nối giữa các node trong mạng (Ethernet/WiFi)</w:t>
      </w:r>
    </w:p>
    <w:p w:rsidR="33D17D1E" w:rsidP="33D17D1E" w:rsidRDefault="33D17D1E" w14:paraId="57E4248B" w14:textId="3A992816">
      <w:pPr>
        <w:pStyle w:val="ListParagraph"/>
        <w:numPr>
          <w:ilvl w:val="1"/>
          <w:numId w:val="58"/>
        </w:numPr>
        <w:spacing w:line="264" w:lineRule="auto"/>
        <w:rPr>
          <w:rFonts w:cs="Tahoma"/>
          <w:highlight w:val="yellow"/>
        </w:rPr>
      </w:pPr>
      <w:r w:rsidRPr="33D17D1E">
        <w:rPr>
          <w:rFonts w:cs="Tahoma"/>
          <w:highlight w:val="yellow"/>
        </w:rPr>
        <w:t>Thông tin chất lượng kết nối (tốt/khá/yếu được xác định dựa vào thông tin cường độ tín hiệu được cung cấp từ thiết bị)</w:t>
      </w:r>
    </w:p>
    <w:p w:rsidRPr="00377A6D" w:rsidR="00172DE4" w:rsidP="00172DE4" w:rsidRDefault="00172DE4" w14:paraId="2D47FB20" w14:textId="26061690">
      <w:pPr>
        <w:pStyle w:val="ListParagraph"/>
        <w:numPr>
          <w:ilvl w:val="0"/>
          <w:numId w:val="58"/>
        </w:numPr>
        <w:spacing w:line="264" w:lineRule="auto"/>
        <w:rPr>
          <w:color w:val="000000" w:themeColor="text1"/>
          <w:szCs w:val="26"/>
          <w:highlight w:val="yellow"/>
          <w:lang w:val="en-GB"/>
        </w:rPr>
      </w:pPr>
      <w:r w:rsidRPr="00377A6D">
        <w:rPr>
          <w:color w:val="000000" w:themeColor="text1"/>
          <w:szCs w:val="26"/>
          <w:highlight w:val="yellow"/>
          <w:lang w:val="en-GB"/>
        </w:rPr>
        <w:t>Kết thúc</w:t>
      </w:r>
    </w:p>
    <w:bookmarkEnd w:id="104"/>
    <w:p w:rsidR="009C32E3" w:rsidP="00306B7C" w:rsidRDefault="00306B7C" w14:paraId="508FBCEF" w14:textId="0411984A">
      <w:pPr>
        <w:pStyle w:val="Heading3"/>
        <w:rPr>
          <w:color w:val="000000" w:themeColor="text1"/>
          <w:szCs w:val="26"/>
          <w:lang w:val="en-GB"/>
        </w:rPr>
      </w:pPr>
      <w:r>
        <w:rPr>
          <w:color w:val="000000" w:themeColor="text1"/>
          <w:szCs w:val="26"/>
          <w:lang w:val="en-GB"/>
        </w:rPr>
        <w:t>Cấu hình nhanh cho Mesh</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Pr="001C51F9" w:rsidR="00306B7C" w:rsidTr="00BC77D7" w14:paraId="1B7DB12B" w14:textId="77777777">
        <w:tc>
          <w:tcPr>
            <w:tcW w:w="2151"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1C51F9" w:rsidR="00306B7C" w:rsidP="00BC77D7" w:rsidRDefault="00306B7C" w14:paraId="14137A75" w14:textId="77777777">
            <w:pPr>
              <w:spacing w:line="264" w:lineRule="auto"/>
              <w:rPr>
                <w:highlight w:val="yellow"/>
              </w:rPr>
            </w:pPr>
            <w:r w:rsidRPr="001C51F9">
              <w:rPr>
                <w:highlight w:val="yellow"/>
              </w:rPr>
              <w:t>ID</w:t>
            </w:r>
          </w:p>
        </w:tc>
        <w:tc>
          <w:tcPr>
            <w:tcW w:w="7074"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1C51F9" w:rsidR="00306B7C" w:rsidP="00BC77D7" w:rsidRDefault="00306B7C" w14:paraId="4A4D8896" w14:textId="77777777">
            <w:pPr>
              <w:spacing w:line="264" w:lineRule="auto"/>
              <w:rPr>
                <w:highlight w:val="yellow"/>
              </w:rPr>
            </w:pPr>
            <w:r w:rsidRPr="001C51F9">
              <w:rPr>
                <w:highlight w:val="yellow"/>
              </w:rPr>
              <w:t>UC-QuickSetup-02</w:t>
            </w:r>
          </w:p>
        </w:tc>
      </w:tr>
      <w:tr w:rsidRPr="001C51F9" w:rsidR="00306B7C" w:rsidTr="00BC77D7" w14:paraId="6568A30C"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306B7C" w:rsidP="00BC77D7" w:rsidRDefault="00306B7C" w14:paraId="40028DD2" w14:textId="77777777">
            <w:pPr>
              <w:spacing w:line="264" w:lineRule="auto"/>
              <w:rPr>
                <w:highlight w:val="yellow"/>
              </w:rPr>
            </w:pPr>
            <w:r w:rsidRPr="001C51F9">
              <w:rPr>
                <w:highlight w:val="yellow"/>
              </w:rPr>
              <w:t>Name</w:t>
            </w:r>
          </w:p>
        </w:tc>
        <w:tc>
          <w:tcPr>
            <w:tcW w:w="7074" w:type="dxa"/>
            <w:tcBorders>
              <w:top w:val="single" w:color="auto" w:sz="4" w:space="0"/>
              <w:left w:val="single" w:color="auto" w:sz="4" w:space="0"/>
              <w:bottom w:val="single" w:color="auto" w:sz="4" w:space="0"/>
              <w:right w:val="single" w:color="auto" w:sz="4" w:space="0"/>
            </w:tcBorders>
            <w:hideMark/>
          </w:tcPr>
          <w:p w:rsidRPr="001C51F9" w:rsidR="00306B7C" w:rsidP="00BC77D7" w:rsidRDefault="00306B7C" w14:paraId="3D078AE7" w14:textId="77777777">
            <w:pPr>
              <w:spacing w:line="264" w:lineRule="auto"/>
              <w:rPr>
                <w:color w:val="000000" w:themeColor="text1"/>
                <w:highlight w:val="yellow"/>
              </w:rPr>
            </w:pPr>
            <w:r w:rsidRPr="001C51F9">
              <w:rPr>
                <w:color w:val="000000" w:themeColor="text1"/>
                <w:highlight w:val="yellow"/>
              </w:rPr>
              <w:t>Cấu hình nhanh</w:t>
            </w:r>
          </w:p>
        </w:tc>
      </w:tr>
      <w:tr w:rsidRPr="001C51F9" w:rsidR="00306B7C" w:rsidTr="00BC77D7" w14:paraId="7FC215B4"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306B7C" w:rsidP="00BC77D7" w:rsidRDefault="00306B7C" w14:paraId="7A43E91C" w14:textId="77777777">
            <w:pPr>
              <w:spacing w:line="264" w:lineRule="auto"/>
              <w:rPr>
                <w:highlight w:val="yellow"/>
              </w:rPr>
            </w:pPr>
            <w:r w:rsidRPr="001C51F9">
              <w:rPr>
                <w:highlight w:val="yellow"/>
              </w:rPr>
              <w:t>Description</w:t>
            </w:r>
          </w:p>
        </w:tc>
        <w:tc>
          <w:tcPr>
            <w:tcW w:w="7074" w:type="dxa"/>
            <w:tcBorders>
              <w:top w:val="single" w:color="auto" w:sz="4" w:space="0"/>
              <w:left w:val="single" w:color="auto" w:sz="4" w:space="0"/>
              <w:bottom w:val="single" w:color="auto" w:sz="4" w:space="0"/>
              <w:right w:val="single" w:color="auto" w:sz="4" w:space="0"/>
            </w:tcBorders>
            <w:hideMark/>
          </w:tcPr>
          <w:p w:rsidRPr="001C51F9" w:rsidR="00306B7C" w:rsidP="00306B7C" w:rsidRDefault="00306B7C" w14:paraId="7534A59B" w14:textId="3921A741">
            <w:pPr>
              <w:pStyle w:val="ListParagraph"/>
              <w:numPr>
                <w:ilvl w:val="3"/>
                <w:numId w:val="57"/>
              </w:numPr>
              <w:spacing w:line="264" w:lineRule="auto"/>
              <w:textAlignment w:val="auto"/>
              <w:rPr>
                <w:color w:val="000000" w:themeColor="text1"/>
                <w:highlight w:val="yellow"/>
              </w:rPr>
            </w:pPr>
            <w:r w:rsidRPr="001C51F9">
              <w:rPr>
                <w:color w:val="000000" w:themeColor="text1"/>
                <w:highlight w:val="yellow"/>
              </w:rPr>
              <w:t>Người dùng chọn th</w:t>
            </w:r>
            <w:r>
              <w:rPr>
                <w:color w:val="000000" w:themeColor="text1"/>
                <w:highlight w:val="yellow"/>
              </w:rPr>
              <w:t>iết lập</w:t>
            </w:r>
            <w:r w:rsidRPr="001C51F9">
              <w:rPr>
                <w:color w:val="000000" w:themeColor="text1"/>
                <w:highlight w:val="yellow"/>
              </w:rPr>
              <w:t xml:space="preserve"> Mesh</w:t>
            </w:r>
          </w:p>
        </w:tc>
      </w:tr>
      <w:tr w:rsidRPr="001C51F9" w:rsidR="00306B7C" w:rsidTr="00BC77D7" w14:paraId="48332206"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306B7C" w:rsidP="00BC77D7" w:rsidRDefault="00306B7C" w14:paraId="53C797E5" w14:textId="77777777">
            <w:pPr>
              <w:spacing w:line="264" w:lineRule="auto"/>
              <w:rPr>
                <w:highlight w:val="yellow"/>
              </w:rPr>
            </w:pPr>
            <w:r w:rsidRPr="001C51F9">
              <w:rPr>
                <w:highlight w:val="yellow"/>
              </w:rPr>
              <w:t>Actor</w:t>
            </w:r>
          </w:p>
        </w:tc>
        <w:tc>
          <w:tcPr>
            <w:tcW w:w="7074" w:type="dxa"/>
            <w:tcBorders>
              <w:top w:val="single" w:color="auto" w:sz="4" w:space="0"/>
              <w:left w:val="single" w:color="auto" w:sz="4" w:space="0"/>
              <w:bottom w:val="single" w:color="auto" w:sz="4" w:space="0"/>
              <w:right w:val="single" w:color="auto" w:sz="4" w:space="0"/>
            </w:tcBorders>
            <w:hideMark/>
          </w:tcPr>
          <w:p w:rsidRPr="001C51F9" w:rsidR="00306B7C" w:rsidP="00BC77D7" w:rsidRDefault="00306B7C" w14:paraId="2B1B0F9F" w14:textId="77777777">
            <w:pPr>
              <w:spacing w:line="264" w:lineRule="auto"/>
              <w:rPr>
                <w:color w:val="000000" w:themeColor="text1"/>
                <w:highlight w:val="yellow"/>
              </w:rPr>
            </w:pPr>
            <w:r w:rsidRPr="001C51F9">
              <w:rPr>
                <w:color w:val="000000" w:themeColor="text1"/>
                <w:highlight w:val="yellow"/>
              </w:rPr>
              <w:t>NSD</w:t>
            </w:r>
          </w:p>
        </w:tc>
      </w:tr>
      <w:tr w:rsidRPr="001C51F9" w:rsidR="00306B7C" w:rsidTr="00BC77D7" w14:paraId="063D2277"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306B7C" w:rsidP="00BC77D7" w:rsidRDefault="00306B7C" w14:paraId="6CAD2328" w14:textId="77777777">
            <w:pPr>
              <w:spacing w:line="264" w:lineRule="auto"/>
              <w:rPr>
                <w:highlight w:val="yellow"/>
              </w:rPr>
            </w:pPr>
            <w:r w:rsidRPr="001C51F9">
              <w:rPr>
                <w:highlight w:val="yellow"/>
              </w:rPr>
              <w:t>Pre-condition</w:t>
            </w:r>
          </w:p>
        </w:tc>
        <w:tc>
          <w:tcPr>
            <w:tcW w:w="7074" w:type="dxa"/>
            <w:tcBorders>
              <w:top w:val="single" w:color="auto" w:sz="4" w:space="0"/>
              <w:left w:val="single" w:color="auto" w:sz="4" w:space="0"/>
              <w:bottom w:val="single" w:color="auto" w:sz="4" w:space="0"/>
              <w:right w:val="single" w:color="auto" w:sz="4" w:space="0"/>
            </w:tcBorders>
            <w:hideMark/>
          </w:tcPr>
          <w:p w:rsidRPr="001C51F9" w:rsidR="00306B7C" w:rsidP="00BC77D7" w:rsidRDefault="00306B7C" w14:paraId="492AB3B6" w14:textId="77777777">
            <w:pPr>
              <w:spacing w:line="264" w:lineRule="auto"/>
              <w:rPr>
                <w:color w:val="000000" w:themeColor="text1"/>
                <w:highlight w:val="yellow"/>
              </w:rPr>
            </w:pPr>
            <w:r w:rsidRPr="001C51F9">
              <w:rPr>
                <w:color w:val="000000" w:themeColor="text1"/>
                <w:highlight w:val="yellow"/>
              </w:rPr>
              <w:t>NSD đã có kết nối tới thiết bị</w:t>
            </w:r>
          </w:p>
        </w:tc>
      </w:tr>
      <w:tr w:rsidRPr="001C51F9" w:rsidR="00306B7C" w:rsidTr="00BC77D7" w14:paraId="0DDA9A4C"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306B7C" w:rsidP="00BC77D7" w:rsidRDefault="00306B7C" w14:paraId="725FDE6F" w14:textId="77777777">
            <w:pPr>
              <w:spacing w:line="264" w:lineRule="auto"/>
              <w:rPr>
                <w:highlight w:val="yellow"/>
              </w:rPr>
            </w:pPr>
            <w:r w:rsidRPr="001C51F9">
              <w:rPr>
                <w:highlight w:val="yellow"/>
              </w:rPr>
              <w:t>Post-condition</w:t>
            </w:r>
          </w:p>
        </w:tc>
        <w:tc>
          <w:tcPr>
            <w:tcW w:w="7074" w:type="dxa"/>
            <w:tcBorders>
              <w:top w:val="single" w:color="auto" w:sz="4" w:space="0"/>
              <w:left w:val="single" w:color="auto" w:sz="4" w:space="0"/>
              <w:bottom w:val="single" w:color="auto" w:sz="4" w:space="0"/>
              <w:right w:val="single" w:color="auto" w:sz="4" w:space="0"/>
            </w:tcBorders>
            <w:hideMark/>
          </w:tcPr>
          <w:p w:rsidRPr="001C51F9" w:rsidR="00306B7C" w:rsidP="00BC77D7" w:rsidRDefault="00306B7C" w14:paraId="62E532CC" w14:textId="77777777">
            <w:pPr>
              <w:spacing w:line="264" w:lineRule="auto"/>
              <w:rPr>
                <w:color w:val="000000" w:themeColor="text1"/>
                <w:highlight w:val="yellow"/>
              </w:rPr>
            </w:pPr>
            <w:r w:rsidRPr="001C51F9">
              <w:rPr>
                <w:color w:val="000000" w:themeColor="text1"/>
                <w:highlight w:val="yellow"/>
              </w:rPr>
              <w:t>Cấu hình nhanh mạng</w:t>
            </w:r>
            <w:r>
              <w:rPr>
                <w:color w:val="000000" w:themeColor="text1"/>
                <w:highlight w:val="yellow"/>
              </w:rPr>
              <w:t xml:space="preserve"> mesh</w:t>
            </w:r>
            <w:r w:rsidRPr="001C51F9">
              <w:rPr>
                <w:color w:val="000000" w:themeColor="text1"/>
                <w:highlight w:val="yellow"/>
              </w:rPr>
              <w:t xml:space="preserve"> cho thiết bị</w:t>
            </w:r>
          </w:p>
        </w:tc>
      </w:tr>
    </w:tbl>
    <w:p w:rsidRPr="001C51F9" w:rsidR="00306B7C" w:rsidP="00306B7C" w:rsidRDefault="00306B7C" w14:paraId="165E1573" w14:textId="77777777">
      <w:pPr>
        <w:spacing w:line="264" w:lineRule="auto"/>
        <w:rPr>
          <w:color w:val="000000" w:themeColor="text1"/>
          <w:szCs w:val="26"/>
          <w:highlight w:val="yellow"/>
          <w:lang w:val="en-GB"/>
        </w:rPr>
      </w:pPr>
      <w:r w:rsidRPr="001C51F9">
        <w:rPr>
          <w:color w:val="000000" w:themeColor="text1"/>
          <w:szCs w:val="26"/>
          <w:highlight w:val="yellow"/>
          <w:lang w:val="en-GB"/>
        </w:rPr>
        <w:t xml:space="preserve"> Quy trình:</w:t>
      </w:r>
    </w:p>
    <w:p w:rsidRPr="00306B7C" w:rsidR="00306B7C" w:rsidP="00306B7C" w:rsidRDefault="00306B7C" w14:paraId="3269AD54" w14:textId="15C6B763">
      <w:pPr>
        <w:pStyle w:val="ListParagraph"/>
        <w:numPr>
          <w:ilvl w:val="0"/>
          <w:numId w:val="62"/>
        </w:numPr>
        <w:spacing w:line="264" w:lineRule="auto"/>
        <w:rPr>
          <w:color w:val="000000" w:themeColor="text1"/>
          <w:szCs w:val="26"/>
          <w:highlight w:val="yellow"/>
          <w:lang w:val="en-GB"/>
        </w:rPr>
      </w:pPr>
      <w:r w:rsidRPr="00306B7C">
        <w:rPr>
          <w:color w:val="000000" w:themeColor="text1"/>
          <w:szCs w:val="26"/>
          <w:highlight w:val="yellow"/>
          <w:lang w:val="en-GB"/>
        </w:rPr>
        <w:t xml:space="preserve">NSD chọn thiết lập Mesh </w:t>
      </w:r>
    </w:p>
    <w:p w:rsidRPr="00377A6D" w:rsidR="00306B7C" w:rsidP="00306B7C" w:rsidRDefault="00306B7C" w14:paraId="3C2C638B" w14:textId="77777777">
      <w:pPr>
        <w:pStyle w:val="ListParagraph"/>
        <w:numPr>
          <w:ilvl w:val="0"/>
          <w:numId w:val="62"/>
        </w:numPr>
        <w:spacing w:line="264" w:lineRule="auto"/>
        <w:rPr>
          <w:color w:val="000000" w:themeColor="text1"/>
          <w:szCs w:val="26"/>
          <w:highlight w:val="yellow"/>
          <w:lang w:val="en-GB"/>
        </w:rPr>
      </w:pPr>
      <w:r w:rsidRPr="00377A6D">
        <w:rPr>
          <w:color w:val="000000" w:themeColor="text1"/>
          <w:szCs w:val="26"/>
          <w:highlight w:val="yellow"/>
          <w:lang w:val="en-GB"/>
        </w:rPr>
        <w:t>NSD chọn dòng sản phẩm mesh</w:t>
      </w:r>
    </w:p>
    <w:p w:rsidR="00306B7C" w:rsidP="00306B7C" w:rsidRDefault="00306B7C" w14:paraId="0DF3A5F0" w14:textId="547FA783">
      <w:pPr>
        <w:pStyle w:val="ListParagraph"/>
        <w:numPr>
          <w:ilvl w:val="0"/>
          <w:numId w:val="62"/>
        </w:numPr>
        <w:spacing w:line="264" w:lineRule="auto"/>
        <w:rPr>
          <w:color w:val="000000" w:themeColor="text1"/>
          <w:szCs w:val="26"/>
          <w:highlight w:val="yellow"/>
          <w:lang w:val="en-GB"/>
        </w:rPr>
      </w:pPr>
      <w:r w:rsidRPr="00377A6D">
        <w:rPr>
          <w:color w:val="000000" w:themeColor="text1"/>
          <w:szCs w:val="26"/>
          <w:highlight w:val="yellow"/>
          <w:lang w:val="en-GB"/>
        </w:rPr>
        <w:t xml:space="preserve">Hệ thống hướng dẫn cắm nguồn các thiết bị mesh, </w:t>
      </w:r>
      <w:r>
        <w:rPr>
          <w:color w:val="000000" w:themeColor="text1"/>
          <w:szCs w:val="26"/>
          <w:highlight w:val="yellow"/>
          <w:lang w:val="en-GB"/>
        </w:rPr>
        <w:t>hướng dẫn</w:t>
      </w:r>
      <w:r w:rsidRPr="00377A6D">
        <w:rPr>
          <w:color w:val="000000" w:themeColor="text1"/>
          <w:szCs w:val="26"/>
          <w:highlight w:val="yellow"/>
          <w:lang w:val="en-GB"/>
        </w:rPr>
        <w:t xml:space="preserve"> chỉ thị led</w:t>
      </w:r>
      <w:r>
        <w:rPr>
          <w:color w:val="000000" w:themeColor="text1"/>
          <w:szCs w:val="26"/>
          <w:highlight w:val="yellow"/>
          <w:lang w:val="en-GB"/>
        </w:rPr>
        <w:t xml:space="preserve"> sẵn sàng</w:t>
      </w:r>
    </w:p>
    <w:p w:rsidR="00306B7C" w:rsidP="00306B7C" w:rsidRDefault="00306B7C" w14:paraId="5731A4E1" w14:textId="56DD7FB0">
      <w:pPr>
        <w:pStyle w:val="ListParagraph"/>
        <w:numPr>
          <w:ilvl w:val="0"/>
          <w:numId w:val="62"/>
        </w:numPr>
        <w:spacing w:line="264" w:lineRule="auto"/>
        <w:rPr>
          <w:color w:val="000000" w:themeColor="text1"/>
          <w:szCs w:val="26"/>
          <w:highlight w:val="yellow"/>
          <w:lang w:val="en-GB"/>
        </w:rPr>
      </w:pPr>
      <w:r>
        <w:rPr>
          <w:color w:val="000000" w:themeColor="text1"/>
          <w:szCs w:val="26"/>
          <w:highlight w:val="yellow"/>
          <w:lang w:val="en-GB"/>
        </w:rPr>
        <w:t>NSD kết nối wifi đến mesh CAP</w:t>
      </w:r>
    </w:p>
    <w:p w:rsidR="00DF0561" w:rsidP="00306B7C" w:rsidRDefault="00DF0561" w14:paraId="790595C0" w14:textId="77777777">
      <w:pPr>
        <w:pStyle w:val="ListParagraph"/>
        <w:numPr>
          <w:ilvl w:val="0"/>
          <w:numId w:val="62"/>
        </w:numPr>
        <w:spacing w:line="264" w:lineRule="auto"/>
        <w:rPr>
          <w:color w:val="000000" w:themeColor="text1"/>
          <w:szCs w:val="26"/>
          <w:highlight w:val="yellow"/>
          <w:lang w:val="en-GB"/>
        </w:rPr>
      </w:pPr>
      <w:r>
        <w:rPr>
          <w:color w:val="000000" w:themeColor="text1"/>
          <w:szCs w:val="26"/>
          <w:highlight w:val="yellow"/>
          <w:lang w:val="en-GB"/>
        </w:rPr>
        <w:t xml:space="preserve">NSD chọn phương thức kết nối: Ethernet hoặc Wifi (Repeater). </w:t>
      </w:r>
    </w:p>
    <w:p w:rsidR="00DF0561" w:rsidP="00DF0561" w:rsidRDefault="00DF0561" w14:paraId="7EB9D025" w14:textId="664ED7E4">
      <w:pPr>
        <w:pStyle w:val="ListParagraph"/>
        <w:numPr>
          <w:ilvl w:val="1"/>
          <w:numId w:val="62"/>
        </w:numPr>
        <w:spacing w:line="264" w:lineRule="auto"/>
        <w:rPr>
          <w:color w:val="000000" w:themeColor="text1"/>
          <w:szCs w:val="26"/>
          <w:highlight w:val="yellow"/>
          <w:lang w:val="en-GB"/>
        </w:rPr>
      </w:pPr>
      <w:r>
        <w:rPr>
          <w:color w:val="000000" w:themeColor="text1"/>
          <w:szCs w:val="26"/>
          <w:highlight w:val="yellow"/>
          <w:lang w:val="en-GB"/>
        </w:rPr>
        <w:t xml:space="preserve">Nếu chọn Ethernet, chuyển bước (6). </w:t>
      </w:r>
    </w:p>
    <w:p w:rsidRPr="00DF0561" w:rsidR="00306B7C" w:rsidP="00DF0561" w:rsidRDefault="00DF0561" w14:paraId="268F2A86" w14:textId="06D4C1C6">
      <w:pPr>
        <w:pStyle w:val="ListParagraph"/>
        <w:numPr>
          <w:ilvl w:val="1"/>
          <w:numId w:val="62"/>
        </w:numPr>
        <w:spacing w:line="264" w:lineRule="auto"/>
        <w:rPr>
          <w:color w:val="000000" w:themeColor="text1"/>
          <w:szCs w:val="26"/>
          <w:highlight w:val="yellow"/>
          <w:lang w:val="en-GB"/>
        </w:rPr>
      </w:pPr>
      <w:r>
        <w:rPr>
          <w:color w:val="000000" w:themeColor="text1"/>
          <w:szCs w:val="26"/>
          <w:highlight w:val="yellow"/>
          <w:lang w:val="en-GB"/>
        </w:rPr>
        <w:t>Nếu chọn Wifi (Repeater), chuyển bước (1</w:t>
      </w:r>
      <w:r w:rsidR="004D71E4">
        <w:rPr>
          <w:color w:val="000000" w:themeColor="text1"/>
          <w:szCs w:val="26"/>
          <w:highlight w:val="yellow"/>
          <w:lang w:val="en-GB"/>
        </w:rPr>
        <w:t>1</w:t>
      </w:r>
      <w:r>
        <w:rPr>
          <w:color w:val="000000" w:themeColor="text1"/>
          <w:szCs w:val="26"/>
          <w:highlight w:val="yellow"/>
          <w:lang w:val="en-GB"/>
        </w:rPr>
        <w:t>)</w:t>
      </w:r>
    </w:p>
    <w:p w:rsidR="00DF0561" w:rsidP="00306B7C" w:rsidRDefault="00DF0561" w14:paraId="03768F45" w14:textId="7E8901BD">
      <w:pPr>
        <w:pStyle w:val="ListParagraph"/>
        <w:numPr>
          <w:ilvl w:val="0"/>
          <w:numId w:val="62"/>
        </w:numPr>
        <w:spacing w:line="264" w:lineRule="auto"/>
        <w:rPr>
          <w:color w:val="000000" w:themeColor="text1"/>
          <w:szCs w:val="26"/>
          <w:highlight w:val="yellow"/>
          <w:lang w:val="en-GB"/>
        </w:rPr>
      </w:pPr>
      <w:r>
        <w:rPr>
          <w:color w:val="000000" w:themeColor="text1"/>
          <w:szCs w:val="26"/>
          <w:highlight w:val="yellow"/>
          <w:lang w:val="en-GB"/>
        </w:rPr>
        <w:t>Hệ thống hướng dẫn người dùng cắm dây ethernet, hướng dẫn trạng thái chỉ thị led sẵn sàng</w:t>
      </w:r>
    </w:p>
    <w:p w:rsidR="00DF0561" w:rsidP="00306B7C" w:rsidRDefault="00DF0561" w14:paraId="6914B09C" w14:textId="2D18C5C8">
      <w:pPr>
        <w:pStyle w:val="ListParagraph"/>
        <w:numPr>
          <w:ilvl w:val="0"/>
          <w:numId w:val="62"/>
        </w:numPr>
        <w:spacing w:line="264" w:lineRule="auto"/>
        <w:rPr>
          <w:color w:val="000000" w:themeColor="text1"/>
          <w:szCs w:val="26"/>
          <w:highlight w:val="yellow"/>
          <w:lang w:val="en-GB"/>
        </w:rPr>
      </w:pPr>
      <w:r>
        <w:rPr>
          <w:color w:val="000000" w:themeColor="text1"/>
          <w:szCs w:val="26"/>
          <w:highlight w:val="yellow"/>
          <w:lang w:val="en-GB"/>
        </w:rPr>
        <w:t>NSD thiết lập SSID/Pass</w:t>
      </w:r>
      <w:r w:rsidR="004D71E4">
        <w:rPr>
          <w:color w:val="000000" w:themeColor="text1"/>
          <w:szCs w:val="26"/>
          <w:highlight w:val="yellow"/>
          <w:lang w:val="en-GB"/>
        </w:rPr>
        <w:t xml:space="preserve"> cho mạng mesh</w:t>
      </w:r>
    </w:p>
    <w:p w:rsidR="00DF0561" w:rsidP="00306B7C" w:rsidRDefault="00DF0561" w14:paraId="32086118" w14:textId="615BDDBD">
      <w:pPr>
        <w:pStyle w:val="ListParagraph"/>
        <w:numPr>
          <w:ilvl w:val="0"/>
          <w:numId w:val="62"/>
        </w:numPr>
        <w:spacing w:line="264" w:lineRule="auto"/>
        <w:rPr>
          <w:color w:val="000000" w:themeColor="text1"/>
          <w:szCs w:val="26"/>
          <w:highlight w:val="yellow"/>
          <w:lang w:val="en-GB"/>
        </w:rPr>
      </w:pPr>
      <w:r>
        <w:rPr>
          <w:color w:val="000000" w:themeColor="text1"/>
          <w:szCs w:val="26"/>
          <w:highlight w:val="yellow"/>
          <w:lang w:val="en-GB"/>
        </w:rPr>
        <w:t>Hệ thống gửi thông tin xuống thiết bị</w:t>
      </w:r>
    </w:p>
    <w:p w:rsidR="00DF0561" w:rsidP="00306B7C" w:rsidRDefault="00DF0561" w14:paraId="1C567B0C" w14:textId="3180D87C">
      <w:pPr>
        <w:pStyle w:val="ListParagraph"/>
        <w:numPr>
          <w:ilvl w:val="0"/>
          <w:numId w:val="62"/>
        </w:numPr>
        <w:spacing w:line="264" w:lineRule="auto"/>
        <w:rPr>
          <w:color w:val="000000" w:themeColor="text1"/>
          <w:szCs w:val="26"/>
          <w:highlight w:val="yellow"/>
          <w:lang w:val="en-GB"/>
        </w:rPr>
      </w:pPr>
      <w:r>
        <w:rPr>
          <w:color w:val="000000" w:themeColor="text1"/>
          <w:szCs w:val="26"/>
          <w:highlight w:val="yellow"/>
          <w:lang w:val="en-GB"/>
        </w:rPr>
        <w:t xml:space="preserve">Thiết bị đồng bộ thông tin kết hợp add node. </w:t>
      </w:r>
      <w:r w:rsidRPr="00DF0561">
        <w:rPr>
          <w:color w:val="000000" w:themeColor="text1"/>
          <w:szCs w:val="26"/>
          <w:highlight w:val="yellow"/>
          <w:lang w:val="en-GB"/>
        </w:rPr>
        <w:t>Thực hiện xong, gửi th</w:t>
      </w:r>
      <w:r>
        <w:rPr>
          <w:color w:val="000000" w:themeColor="text1"/>
          <w:szCs w:val="26"/>
          <w:highlight w:val="yellow"/>
          <w:lang w:val="en-GB"/>
        </w:rPr>
        <w:t>ông tin lên hệ thống</w:t>
      </w:r>
    </w:p>
    <w:p w:rsidR="00E13310" w:rsidP="00E13310" w:rsidRDefault="00E13310" w14:paraId="07E31BFD" w14:textId="4AF25F4E">
      <w:pPr>
        <w:pStyle w:val="ListParagraph"/>
        <w:numPr>
          <w:ilvl w:val="0"/>
          <w:numId w:val="62"/>
        </w:numPr>
        <w:spacing w:line="264" w:lineRule="auto"/>
        <w:textAlignment w:val="auto"/>
        <w:rPr>
          <w:color w:val="000000" w:themeColor="text1"/>
          <w:szCs w:val="26"/>
          <w:highlight w:val="yellow"/>
          <w:lang w:val="en-GB"/>
        </w:rPr>
      </w:pPr>
      <w:r>
        <w:rPr>
          <w:color w:val="000000" w:themeColor="text1"/>
          <w:highlight w:val="yellow"/>
          <w:lang w:val="en-GB"/>
        </w:rPr>
        <w:t>Hệ thống hiển thị danh sách thêm node thành công, trạng thái kết nối của thiết bị và kết thúc</w:t>
      </w:r>
      <w:r w:rsidR="0032638D">
        <w:rPr>
          <w:color w:val="000000" w:themeColor="text1"/>
          <w:highlight w:val="yellow"/>
          <w:lang w:val="en-GB"/>
        </w:rPr>
        <w:t>. Thông tin bao gồm:</w:t>
      </w:r>
    </w:p>
    <w:p w:rsidR="00E13310" w:rsidP="00E13310" w:rsidRDefault="00E13310" w14:paraId="2EB56BA3" w14:textId="77777777">
      <w:pPr>
        <w:pStyle w:val="ListParagraph"/>
        <w:numPr>
          <w:ilvl w:val="1"/>
          <w:numId w:val="62"/>
        </w:numPr>
        <w:spacing w:line="264" w:lineRule="auto"/>
        <w:textAlignment w:val="auto"/>
        <w:rPr>
          <w:rFonts w:cs="Tahoma"/>
          <w:highlight w:val="yellow"/>
        </w:rPr>
      </w:pPr>
      <w:r>
        <w:rPr>
          <w:rFonts w:cs="Tahoma"/>
          <w:highlight w:val="yellow"/>
        </w:rPr>
        <w:t>Thông tin kết nối giữa các node trong mạng (Ethernet/WiFi)</w:t>
      </w:r>
    </w:p>
    <w:p w:rsidR="00E13310" w:rsidP="00E13310" w:rsidRDefault="00E13310" w14:paraId="00EF24EF" w14:textId="77777777">
      <w:pPr>
        <w:pStyle w:val="ListParagraph"/>
        <w:numPr>
          <w:ilvl w:val="1"/>
          <w:numId w:val="62"/>
        </w:numPr>
        <w:spacing w:line="264" w:lineRule="auto"/>
        <w:textAlignment w:val="auto"/>
        <w:rPr>
          <w:rFonts w:cs="Tahoma"/>
          <w:highlight w:val="yellow"/>
        </w:rPr>
      </w:pPr>
      <w:r>
        <w:rPr>
          <w:rFonts w:cs="Tahoma"/>
          <w:highlight w:val="yellow"/>
        </w:rPr>
        <w:t>Thông tin chất lượng kết nối (tốt/khá/yếu được xác định dựa vào thông tin cường độ tín hiệu được cung cấp từ thiết bị)</w:t>
      </w:r>
    </w:p>
    <w:p w:rsidR="004D71E4" w:rsidP="00306B7C" w:rsidRDefault="004D71E4" w14:paraId="294931FE" w14:textId="43A129DD">
      <w:pPr>
        <w:pStyle w:val="ListParagraph"/>
        <w:numPr>
          <w:ilvl w:val="0"/>
          <w:numId w:val="62"/>
        </w:numPr>
        <w:spacing w:line="264" w:lineRule="auto"/>
        <w:rPr>
          <w:color w:val="000000" w:themeColor="text1"/>
          <w:szCs w:val="26"/>
          <w:highlight w:val="yellow"/>
          <w:lang w:val="en-GB"/>
        </w:rPr>
      </w:pPr>
      <w:r>
        <w:rPr>
          <w:color w:val="000000" w:themeColor="text1"/>
          <w:szCs w:val="26"/>
          <w:highlight w:val="yellow"/>
          <w:lang w:val="en-GB"/>
        </w:rPr>
        <w:t>Hệ thống scan wifi và hiển thị danh sách wifi hiện tại</w:t>
      </w:r>
    </w:p>
    <w:p w:rsidR="004D71E4" w:rsidP="00306B7C" w:rsidRDefault="004D71E4" w14:paraId="18CFE598" w14:textId="002733E1">
      <w:pPr>
        <w:pStyle w:val="ListParagraph"/>
        <w:numPr>
          <w:ilvl w:val="0"/>
          <w:numId w:val="62"/>
        </w:numPr>
        <w:spacing w:line="264" w:lineRule="auto"/>
        <w:rPr>
          <w:color w:val="000000" w:themeColor="text1"/>
          <w:szCs w:val="26"/>
          <w:highlight w:val="yellow"/>
          <w:lang w:val="en-GB"/>
        </w:rPr>
      </w:pPr>
      <w:r>
        <w:rPr>
          <w:color w:val="000000" w:themeColor="text1"/>
          <w:szCs w:val="26"/>
          <w:highlight w:val="yellow"/>
          <w:lang w:val="en-GB"/>
        </w:rPr>
        <w:lastRenderedPageBreak/>
        <w:t>NSD chọn wifi muốn join. Nhập pass wifi đó.</w:t>
      </w:r>
    </w:p>
    <w:p w:rsidR="004D71E4" w:rsidP="00306B7C" w:rsidRDefault="004D71E4" w14:paraId="7AFDECF7" w14:textId="645939A0">
      <w:pPr>
        <w:pStyle w:val="ListParagraph"/>
        <w:numPr>
          <w:ilvl w:val="0"/>
          <w:numId w:val="62"/>
        </w:numPr>
        <w:spacing w:line="264" w:lineRule="auto"/>
        <w:rPr>
          <w:color w:val="000000" w:themeColor="text1"/>
          <w:szCs w:val="26"/>
          <w:highlight w:val="yellow"/>
          <w:lang w:val="en-GB"/>
        </w:rPr>
      </w:pPr>
      <w:r>
        <w:rPr>
          <w:color w:val="000000" w:themeColor="text1"/>
          <w:szCs w:val="26"/>
          <w:highlight w:val="yellow"/>
          <w:lang w:val="en-GB"/>
        </w:rPr>
        <w:t>NSD thiết lập SSID/Pass cho mạng repeater</w:t>
      </w:r>
    </w:p>
    <w:p w:rsidR="004D71E4" w:rsidP="00306B7C" w:rsidRDefault="004D71E4" w14:paraId="04DE2606" w14:textId="77777777">
      <w:pPr>
        <w:pStyle w:val="ListParagraph"/>
        <w:numPr>
          <w:ilvl w:val="0"/>
          <w:numId w:val="62"/>
        </w:numPr>
        <w:spacing w:line="264" w:lineRule="auto"/>
        <w:rPr>
          <w:color w:val="000000" w:themeColor="text1"/>
          <w:szCs w:val="26"/>
          <w:highlight w:val="yellow"/>
          <w:lang w:val="en-GB"/>
        </w:rPr>
      </w:pPr>
      <w:r>
        <w:rPr>
          <w:color w:val="000000" w:themeColor="text1"/>
          <w:szCs w:val="26"/>
          <w:highlight w:val="yellow"/>
          <w:lang w:val="en-GB"/>
        </w:rPr>
        <w:t>Hệ thống gửi thông tin cho thiết bị</w:t>
      </w:r>
    </w:p>
    <w:p w:rsidR="004D71E4" w:rsidP="00306B7C" w:rsidRDefault="004D71E4" w14:paraId="22FE616E" w14:textId="3B35B5F1">
      <w:pPr>
        <w:pStyle w:val="ListParagraph"/>
        <w:numPr>
          <w:ilvl w:val="0"/>
          <w:numId w:val="62"/>
        </w:numPr>
        <w:spacing w:line="264" w:lineRule="auto"/>
        <w:rPr>
          <w:color w:val="000000" w:themeColor="text1"/>
          <w:szCs w:val="26"/>
          <w:highlight w:val="yellow"/>
          <w:lang w:val="en-GB"/>
        </w:rPr>
      </w:pPr>
      <w:r>
        <w:rPr>
          <w:color w:val="000000" w:themeColor="text1"/>
          <w:szCs w:val="26"/>
          <w:highlight w:val="yellow"/>
          <w:lang w:val="en-GB"/>
        </w:rPr>
        <w:t xml:space="preserve">Thiết bị đồng bộ thông tin. </w:t>
      </w:r>
      <w:r w:rsidRPr="004D71E4">
        <w:rPr>
          <w:color w:val="000000" w:themeColor="text1"/>
          <w:szCs w:val="26"/>
          <w:highlight w:val="yellow"/>
          <w:lang w:val="en-GB"/>
        </w:rPr>
        <w:t>Thực hiện xong gửi th</w:t>
      </w:r>
      <w:r>
        <w:rPr>
          <w:color w:val="000000" w:themeColor="text1"/>
          <w:szCs w:val="26"/>
          <w:highlight w:val="yellow"/>
          <w:lang w:val="en-GB"/>
        </w:rPr>
        <w:t>ông tin lên hệ thống</w:t>
      </w:r>
    </w:p>
    <w:p w:rsidRPr="004D71E4" w:rsidR="004D71E4" w:rsidP="00306B7C" w:rsidRDefault="004D71E4" w14:paraId="1691B0AD" w14:textId="4526789F">
      <w:pPr>
        <w:pStyle w:val="ListParagraph"/>
        <w:numPr>
          <w:ilvl w:val="0"/>
          <w:numId w:val="62"/>
        </w:numPr>
        <w:spacing w:line="264" w:lineRule="auto"/>
        <w:rPr>
          <w:color w:val="000000" w:themeColor="text1"/>
          <w:szCs w:val="26"/>
          <w:highlight w:val="yellow"/>
          <w:lang w:val="en-GB"/>
        </w:rPr>
      </w:pPr>
      <w:r>
        <w:rPr>
          <w:color w:val="000000" w:themeColor="text1"/>
          <w:szCs w:val="26"/>
          <w:highlight w:val="yellow"/>
          <w:lang w:val="en-GB"/>
        </w:rPr>
        <w:t>Hệ thống hiển thị thông tin wifi thiết lập thành công</w:t>
      </w:r>
    </w:p>
    <w:p w:rsidRPr="00377A6D" w:rsidR="00306B7C" w:rsidP="00306B7C" w:rsidRDefault="00306B7C" w14:paraId="45480EE1" w14:textId="36C4B1F9">
      <w:pPr>
        <w:pStyle w:val="ListParagraph"/>
        <w:numPr>
          <w:ilvl w:val="0"/>
          <w:numId w:val="62"/>
        </w:numPr>
        <w:spacing w:line="264" w:lineRule="auto"/>
        <w:rPr>
          <w:color w:val="000000" w:themeColor="text1"/>
          <w:szCs w:val="26"/>
          <w:highlight w:val="yellow"/>
          <w:lang w:val="en-GB"/>
        </w:rPr>
      </w:pPr>
      <w:bookmarkStart w:name="OLE_LINK14" w:id="107"/>
      <w:r w:rsidRPr="33D17D1E">
        <w:rPr>
          <w:color w:val="000000" w:themeColor="text1"/>
          <w:highlight w:val="yellow"/>
          <w:lang w:val="en-GB"/>
        </w:rPr>
        <w:t>Hệ thống hiển thị trạng thái kết nối của thiết bị</w:t>
      </w:r>
      <w:r w:rsidR="00B4068A">
        <w:rPr>
          <w:color w:val="000000" w:themeColor="text1"/>
          <w:highlight w:val="yellow"/>
          <w:lang w:val="en-GB"/>
        </w:rPr>
        <w:t xml:space="preserve"> và kết thúc.</w:t>
      </w:r>
    </w:p>
    <w:p w:rsidR="00306B7C" w:rsidP="00306B7C" w:rsidRDefault="00306B7C" w14:paraId="6F937DE4" w14:textId="77777777">
      <w:pPr>
        <w:pStyle w:val="ListParagraph"/>
        <w:numPr>
          <w:ilvl w:val="1"/>
          <w:numId w:val="62"/>
        </w:numPr>
        <w:spacing w:line="264" w:lineRule="auto"/>
        <w:rPr>
          <w:rFonts w:cs="Tahoma"/>
          <w:highlight w:val="yellow"/>
        </w:rPr>
      </w:pPr>
      <w:r w:rsidRPr="33D17D1E">
        <w:rPr>
          <w:rFonts w:cs="Tahoma"/>
          <w:highlight w:val="yellow"/>
        </w:rPr>
        <w:t>Thông tin chất lượng kết nối (tốt/khá/yếu được xác định dựa vào thông tin cường độ tín hiệu được cung cấp từ thiết bị)</w:t>
      </w:r>
    </w:p>
    <w:bookmarkEnd w:id="107"/>
    <w:p w:rsidRPr="00306B7C" w:rsidR="00306B7C" w:rsidP="00306B7C" w:rsidRDefault="00306B7C" w14:paraId="320C11CC" w14:textId="77777777">
      <w:pPr>
        <w:rPr>
          <w:lang w:val="en-GB"/>
        </w:rPr>
      </w:pPr>
    </w:p>
    <w:p w:rsidR="0041268F" w:rsidP="00BD753A" w:rsidRDefault="5F9851FE" w14:paraId="692395E0" w14:textId="7F99BACC">
      <w:pPr>
        <w:pStyle w:val="Heading2"/>
        <w:spacing w:line="264" w:lineRule="auto"/>
      </w:pPr>
      <w:bookmarkStart w:name="_Toc1281696297" w:id="108"/>
      <w:r>
        <w:t>Cài đặt mạng</w:t>
      </w:r>
      <w:r w:rsidR="75B5C42D">
        <w:t xml:space="preserve"> </w:t>
      </w:r>
      <w:bookmarkEnd w:id="108"/>
    </w:p>
    <w:p w:rsidR="002D6967" w:rsidP="002D6967" w:rsidRDefault="2552B6B8" w14:paraId="1ED95005" w14:textId="37F70856">
      <w:pPr>
        <w:pStyle w:val="Heading3"/>
      </w:pPr>
      <w:bookmarkStart w:name="_Toc947382243" w:id="109"/>
      <w:r>
        <w:t>Danh sách use case</w:t>
      </w:r>
      <w:bookmarkEnd w:id="109"/>
    </w:p>
    <w:p w:rsidR="620E1266" w:rsidP="620E1266" w:rsidRDefault="00D61544" w14:paraId="6B13A6A1" w14:textId="42A1B9A2">
      <w:pPr>
        <w:jc w:val="center"/>
      </w:pPr>
      <w:r>
        <w:rPr>
          <w:noProof/>
        </w:rPr>
        <w:object w:dxaOrig="10150" w:dyaOrig="4950" w14:anchorId="2A153F0B">
          <v:shape id="_x0000_i1026" style="width:458.5pt;height:223.45pt" o:ole="" type="#_x0000_t75">
            <v:imagedata o:title="" r:id="rId20"/>
          </v:shape>
          <o:OLEObject Type="Embed" ProgID="Visio.Drawing.15" ShapeID="_x0000_i1026" DrawAspect="Content" ObjectID="_1719646712" r:id="rId21"/>
        </w:object>
      </w:r>
    </w:p>
    <w:p w:rsidRPr="00A12EBF" w:rsidR="00A12EBF" w:rsidP="620E1266" w:rsidRDefault="2A1DBACE" w14:paraId="23D1F7EB" w14:textId="52125928">
      <w:pPr>
        <w:pStyle w:val="Heading3"/>
      </w:pPr>
      <w:bookmarkStart w:name="_Toc1346599279" w:id="110"/>
      <w:r>
        <w:t>Mô tả luồng nghiệp vụ</w:t>
      </w:r>
      <w:bookmarkEnd w:id="110"/>
    </w:p>
    <w:p w:rsidRPr="00236FAE" w:rsidR="00A910DA" w:rsidP="00210B50" w:rsidRDefault="3D69D0C0" w14:paraId="2D6DD2B8" w14:textId="46D14742">
      <w:pPr>
        <w:pStyle w:val="Heading4"/>
        <w:spacing w:line="264" w:lineRule="auto"/>
      </w:pPr>
      <w:bookmarkStart w:name="_Toc1418952099" w:id="111"/>
      <w:r>
        <w:t>Cấu hình PON</w:t>
      </w:r>
      <w:bookmarkEnd w:id="111"/>
    </w:p>
    <w:p w:rsidRPr="00236FAE" w:rsidR="007C74CB" w:rsidP="00A31961" w:rsidRDefault="5EDC3D45" w14:paraId="01284890" w14:textId="73743435">
      <w:pPr>
        <w:pStyle w:val="ListParagraph"/>
        <w:numPr>
          <w:ilvl w:val="0"/>
          <w:numId w:val="32"/>
        </w:numPr>
        <w:spacing w:line="264" w:lineRule="auto"/>
        <w:rPr>
          <w:i/>
          <w:iCs/>
        </w:rPr>
      </w:pPr>
      <w:r w:rsidRPr="620E1266">
        <w:rPr>
          <w:lang w:val="vi-VN"/>
        </w:rPr>
        <w:t xml:space="preserve">Chức năng này cho phép người sử dụng </w:t>
      </w:r>
      <w:r w:rsidR="4F023297">
        <w:t>cấu hình PON cho ONT</w:t>
      </w:r>
      <w:r>
        <w:t>.</w:t>
      </w:r>
      <w:r w:rsidR="748B7D33">
        <w:t xml:space="preserve"> Chức năng này chỉ dùng cho cài đặt ONT.</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20E1266" w:rsidTr="620E1266" w14:paraId="3FB693E7" w14:textId="77777777">
        <w:tc>
          <w:tcPr>
            <w:tcW w:w="2151" w:type="dxa"/>
            <w:shd w:val="clear" w:color="auto" w:fill="BFBFBF" w:themeFill="background1" w:themeFillShade="BF"/>
          </w:tcPr>
          <w:p w:rsidR="70E67617" w:rsidP="620E1266" w:rsidRDefault="70E67617" w14:paraId="03723D40" w14:textId="251DAC59">
            <w:pPr>
              <w:spacing w:line="264" w:lineRule="auto"/>
            </w:pPr>
            <w:r>
              <w:t>ID</w:t>
            </w:r>
          </w:p>
        </w:tc>
        <w:tc>
          <w:tcPr>
            <w:tcW w:w="7074" w:type="dxa"/>
            <w:shd w:val="clear" w:color="auto" w:fill="BFBFBF" w:themeFill="background1" w:themeFillShade="BF"/>
          </w:tcPr>
          <w:p w:rsidR="70E67617" w:rsidP="620E1266" w:rsidRDefault="70E67617" w14:paraId="43F35655" w14:textId="65D808B0">
            <w:pPr>
              <w:spacing w:line="264" w:lineRule="auto"/>
            </w:pPr>
            <w:r>
              <w:t>UC-Settings-01</w:t>
            </w:r>
          </w:p>
        </w:tc>
      </w:tr>
      <w:tr w:rsidR="620E1266" w:rsidTr="620E1266" w14:paraId="029CAD93"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4457CC80"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383DA2C7" w14:textId="295AAFA6">
            <w:pPr>
              <w:spacing w:line="264" w:lineRule="auto"/>
              <w:rPr>
                <w:color w:val="000000" w:themeColor="text1"/>
              </w:rPr>
            </w:pPr>
            <w:r w:rsidRPr="620E1266">
              <w:rPr>
                <w:color w:val="000000" w:themeColor="text1"/>
              </w:rPr>
              <w:t>Cấu hình PON</w:t>
            </w:r>
          </w:p>
        </w:tc>
      </w:tr>
      <w:tr w:rsidR="620E1266" w:rsidTr="620E1266" w14:paraId="023A7AEB"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13029796"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620E1266" w:rsidP="00A31961" w:rsidRDefault="620E1266" w14:paraId="2BEB5DF7" w14:textId="722E207A">
            <w:pPr>
              <w:pStyle w:val="ListParagraph"/>
              <w:numPr>
                <w:ilvl w:val="0"/>
                <w:numId w:val="20"/>
              </w:numPr>
              <w:spacing w:line="264" w:lineRule="auto"/>
              <w:rPr>
                <w:color w:val="000000" w:themeColor="text1"/>
              </w:rPr>
            </w:pPr>
            <w:r w:rsidRPr="620E1266">
              <w:rPr>
                <w:color w:val="000000" w:themeColor="text1"/>
              </w:rPr>
              <w:t>Người dùng đăng đăng nhập và có kết nối tới thiết bị</w:t>
            </w:r>
          </w:p>
          <w:p w:rsidR="620E1266" w:rsidP="00A31961" w:rsidRDefault="620E1266" w14:paraId="7ACD2AC4" w14:textId="302A9801">
            <w:pPr>
              <w:pStyle w:val="ListParagraph"/>
              <w:numPr>
                <w:ilvl w:val="0"/>
                <w:numId w:val="20"/>
              </w:numPr>
              <w:spacing w:line="264" w:lineRule="auto"/>
              <w:rPr>
                <w:color w:val="000000" w:themeColor="text1"/>
              </w:rPr>
            </w:pPr>
            <w:r w:rsidRPr="620E1266">
              <w:rPr>
                <w:color w:val="000000" w:themeColor="text1"/>
              </w:rPr>
              <w:t>Người dùng chọn cấu hình PON cho thiết bị</w:t>
            </w:r>
          </w:p>
        </w:tc>
      </w:tr>
      <w:tr w:rsidR="620E1266" w:rsidTr="620E1266" w14:paraId="195B3997"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06597ED3"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14B7FF10" w14:textId="326E76FA">
            <w:pPr>
              <w:spacing w:line="264" w:lineRule="auto"/>
              <w:rPr>
                <w:color w:val="000000" w:themeColor="text1"/>
              </w:rPr>
            </w:pPr>
            <w:r w:rsidRPr="620E1266">
              <w:rPr>
                <w:color w:val="000000" w:themeColor="text1"/>
              </w:rPr>
              <w:t>NSD</w:t>
            </w:r>
          </w:p>
        </w:tc>
      </w:tr>
      <w:tr w:rsidR="620E1266" w:rsidTr="620E1266" w14:paraId="14DBC33F"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581F2F2D"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3502E74B" w14:textId="1A1ADA6D">
            <w:pPr>
              <w:spacing w:line="264" w:lineRule="auto"/>
              <w:rPr>
                <w:color w:val="000000" w:themeColor="text1"/>
              </w:rPr>
            </w:pPr>
            <w:r w:rsidRPr="620E1266">
              <w:rPr>
                <w:color w:val="000000" w:themeColor="text1"/>
              </w:rPr>
              <w:t>NSD đã có kết nối tới thiết bị</w:t>
            </w:r>
          </w:p>
        </w:tc>
      </w:tr>
      <w:tr w:rsidR="620E1266" w:rsidTr="620E1266" w14:paraId="0B4465D9"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4B22EF06"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4BC80706" w14:textId="7481C3E0">
            <w:pPr>
              <w:spacing w:line="264" w:lineRule="auto"/>
              <w:rPr>
                <w:color w:val="000000" w:themeColor="text1"/>
              </w:rPr>
            </w:pPr>
            <w:r w:rsidRPr="620E1266">
              <w:rPr>
                <w:color w:val="000000" w:themeColor="text1"/>
              </w:rPr>
              <w:t>Cấu hình mạng cho thiết bị</w:t>
            </w:r>
          </w:p>
        </w:tc>
      </w:tr>
    </w:tbl>
    <w:p w:rsidRPr="00236FAE" w:rsidR="007C74CB" w:rsidP="00A37E62" w:rsidRDefault="007C74CB" w14:paraId="409620B6" w14:textId="6688B5D1">
      <w:pPr>
        <w:pStyle w:val="ListParagraph"/>
        <w:spacing w:line="264" w:lineRule="auto"/>
        <w:rPr>
          <w:i/>
          <w:iCs/>
        </w:rPr>
      </w:pPr>
    </w:p>
    <w:p w:rsidR="00FE33CF" w:rsidRDefault="00FE33CF" w14:paraId="068782FA" w14:textId="77777777">
      <w:pPr>
        <w:overflowPunct/>
        <w:autoSpaceDE/>
        <w:autoSpaceDN/>
        <w:adjustRightInd/>
        <w:spacing w:after="0"/>
        <w:jc w:val="left"/>
        <w:textAlignment w:val="auto"/>
        <w:rPr>
          <w:b/>
          <w:bCs/>
        </w:rPr>
      </w:pPr>
      <w:r>
        <w:rPr>
          <w:b/>
          <w:bCs/>
        </w:rPr>
        <w:br w:type="page"/>
      </w:r>
    </w:p>
    <w:p w:rsidRPr="00A37E62" w:rsidR="007C74CB" w:rsidP="00A37E62" w:rsidRDefault="55541EB5" w14:paraId="586212B5" w14:textId="03B309B1">
      <w:pPr>
        <w:spacing w:line="264" w:lineRule="auto"/>
        <w:rPr>
          <w:b/>
          <w:bCs/>
        </w:rPr>
      </w:pPr>
      <w:r w:rsidRPr="57538E7C">
        <w:rPr>
          <w:b/>
          <w:bCs/>
        </w:rPr>
        <w:lastRenderedPageBreak/>
        <w:t xml:space="preserve">Sơ đồ quy trình nghiệp vụ </w:t>
      </w:r>
      <w:r w:rsidRPr="57538E7C" w:rsidR="48D79C0F">
        <w:rPr>
          <w:b/>
          <w:bCs/>
        </w:rPr>
        <w:t>cấu hình PON</w:t>
      </w:r>
    </w:p>
    <w:p w:rsidRPr="00236FAE" w:rsidR="007C74CB" w:rsidP="57538E7C" w:rsidRDefault="57538E7C" w14:paraId="37A5F50B" w14:textId="7586CB9A">
      <w:pPr>
        <w:spacing w:line="264" w:lineRule="auto"/>
        <w:jc w:val="center"/>
      </w:pPr>
      <w:r>
        <w:rPr>
          <w:noProof/>
        </w:rPr>
        <w:drawing>
          <wp:inline distT="0" distB="0" distL="0" distR="0" wp14:anchorId="087FB836" wp14:editId="2FEECEED">
            <wp:extent cx="4476750" cy="4572000"/>
            <wp:effectExtent l="0" t="0" r="0" b="0"/>
            <wp:docPr id="1138471354" name="Picture 113847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76750" cy="4572000"/>
                    </a:xfrm>
                    <a:prstGeom prst="rect">
                      <a:avLst/>
                    </a:prstGeom>
                  </pic:spPr>
                </pic:pic>
              </a:graphicData>
            </a:graphic>
          </wp:inline>
        </w:drawing>
      </w:r>
    </w:p>
    <w:p w:rsidRPr="00A37E62" w:rsidR="007C74CB" w:rsidP="00A37E62" w:rsidRDefault="5EDC3D45" w14:paraId="69B3C175" w14:textId="571A25E5">
      <w:pPr>
        <w:spacing w:line="264" w:lineRule="auto"/>
        <w:rPr>
          <w:b/>
          <w:bCs/>
        </w:rPr>
      </w:pPr>
      <w:r w:rsidRPr="00A37E62">
        <w:rPr>
          <w:b/>
          <w:bCs/>
        </w:rPr>
        <w:t>Giải thích quy trình:</w:t>
      </w:r>
    </w:p>
    <w:p w:rsidRPr="00236FAE" w:rsidR="00323702" w:rsidP="00A31961" w:rsidRDefault="1B239321" w14:paraId="31DE9748" w14:textId="3D509CB5">
      <w:pPr>
        <w:pStyle w:val="ListParagraph"/>
        <w:numPr>
          <w:ilvl w:val="0"/>
          <w:numId w:val="42"/>
        </w:numPr>
        <w:spacing w:line="264" w:lineRule="auto"/>
        <w:rPr>
          <w:rFonts w:cs="Tahoma"/>
        </w:rPr>
      </w:pPr>
      <w:r w:rsidRPr="620E1266">
        <w:rPr>
          <w:rFonts w:cs="Tahoma"/>
        </w:rPr>
        <w:t>NSD truy cập ứng dụng đã có kết nối tới thiết bị</w:t>
      </w:r>
    </w:p>
    <w:p w:rsidR="620E1266" w:rsidP="00A31961" w:rsidRDefault="620E1266" w14:paraId="044347A8" w14:textId="5189408A">
      <w:pPr>
        <w:pStyle w:val="ListParagraph"/>
        <w:numPr>
          <w:ilvl w:val="0"/>
          <w:numId w:val="42"/>
        </w:numPr>
        <w:spacing w:line="264" w:lineRule="auto"/>
        <w:rPr>
          <w:rFonts w:cs="Tahoma"/>
        </w:rPr>
      </w:pPr>
      <w:r w:rsidRPr="620E1266">
        <w:rPr>
          <w:rFonts w:cs="Tahoma"/>
        </w:rPr>
        <w:t>NSD chọn cấu hình PON</w:t>
      </w:r>
    </w:p>
    <w:p w:rsidR="620E1266" w:rsidP="00A31961" w:rsidRDefault="620E1266" w14:paraId="409D99EE" w14:textId="7ADD4F44">
      <w:pPr>
        <w:pStyle w:val="ListParagraph"/>
        <w:numPr>
          <w:ilvl w:val="0"/>
          <w:numId w:val="42"/>
        </w:numPr>
        <w:spacing w:line="264" w:lineRule="auto"/>
        <w:rPr>
          <w:rFonts w:cs="Tahoma"/>
        </w:rPr>
      </w:pPr>
      <w:r w:rsidRPr="620E1266">
        <w:rPr>
          <w:rFonts w:cs="Tahoma"/>
        </w:rPr>
        <w:t>NSD nhập giá trị SLID</w:t>
      </w:r>
    </w:p>
    <w:p w:rsidR="620E1266" w:rsidP="00A31961" w:rsidRDefault="620E1266" w14:paraId="1A912547" w14:textId="5E204AE9">
      <w:pPr>
        <w:pStyle w:val="ListParagraph"/>
        <w:numPr>
          <w:ilvl w:val="0"/>
          <w:numId w:val="42"/>
        </w:numPr>
        <w:spacing w:line="264" w:lineRule="auto"/>
        <w:rPr>
          <w:rFonts w:cs="Tahoma"/>
        </w:rPr>
      </w:pPr>
      <w:r w:rsidRPr="620E1266">
        <w:rPr>
          <w:rFonts w:cs="Tahoma"/>
        </w:rPr>
        <w:t>Hệ thống kiểm tra tính hợp lệ của giá trị SLID đã nhập</w:t>
      </w:r>
    </w:p>
    <w:p w:rsidR="620E1266" w:rsidP="00A31961" w:rsidRDefault="620E1266" w14:paraId="1B2F2AA5" w14:textId="72A34AED">
      <w:pPr>
        <w:pStyle w:val="ListParagraph"/>
        <w:numPr>
          <w:ilvl w:val="0"/>
          <w:numId w:val="42"/>
        </w:numPr>
        <w:spacing w:line="264" w:lineRule="auto"/>
        <w:rPr>
          <w:rFonts w:cs="Tahoma"/>
        </w:rPr>
      </w:pPr>
      <w:r w:rsidRPr="620E1266">
        <w:rPr>
          <w:rFonts w:cs="Tahoma"/>
        </w:rPr>
        <w:t>Nếu giá trị nhập không thỏa mãn, hệ thống gửi thông báo lỗi cho phép người sử dụng nhập lại</w:t>
      </w:r>
    </w:p>
    <w:p w:rsidR="620E1266" w:rsidP="00A31961" w:rsidRDefault="620E1266" w14:paraId="30FCD7E7" w14:textId="2ED7A8F1">
      <w:pPr>
        <w:pStyle w:val="ListParagraph"/>
        <w:numPr>
          <w:ilvl w:val="0"/>
          <w:numId w:val="42"/>
        </w:numPr>
        <w:spacing w:line="264" w:lineRule="auto"/>
        <w:rPr>
          <w:rFonts w:cs="Tahoma"/>
        </w:rPr>
      </w:pPr>
      <w:r w:rsidRPr="620E1266">
        <w:rPr>
          <w:rFonts w:cs="Tahoma"/>
        </w:rPr>
        <w:t>Nếu giá trị SLID hợp lệ, hệ thống gửi thông tin cấu hình xuống dưới thiết bị</w:t>
      </w:r>
    </w:p>
    <w:p w:rsidR="620E1266" w:rsidP="00A31961" w:rsidRDefault="620E1266" w14:paraId="75B6A0CB" w14:textId="7E2B6BF2">
      <w:pPr>
        <w:pStyle w:val="ListParagraph"/>
        <w:numPr>
          <w:ilvl w:val="0"/>
          <w:numId w:val="42"/>
        </w:numPr>
        <w:spacing w:line="264" w:lineRule="auto"/>
        <w:rPr>
          <w:rFonts w:cs="Tahoma"/>
        </w:rPr>
      </w:pPr>
      <w:r w:rsidRPr="620E1266">
        <w:rPr>
          <w:rFonts w:cs="Tahoma"/>
        </w:rPr>
        <w:t>Thiết bị set tham số cấu hình</w:t>
      </w:r>
    </w:p>
    <w:p w:rsidR="620E1266" w:rsidP="00A31961" w:rsidRDefault="620E1266" w14:paraId="4218F14E" w14:textId="7B17E443">
      <w:pPr>
        <w:pStyle w:val="ListParagraph"/>
        <w:numPr>
          <w:ilvl w:val="0"/>
          <w:numId w:val="42"/>
        </w:numPr>
        <w:spacing w:line="264" w:lineRule="auto"/>
        <w:rPr>
          <w:rFonts w:cs="Tahoma"/>
        </w:rPr>
      </w:pPr>
      <w:r w:rsidRPr="620E1266">
        <w:rPr>
          <w:rFonts w:cs="Tahoma"/>
        </w:rPr>
        <w:t>Thiết bị kiểm tra trạng thái cấu hình</w:t>
      </w:r>
    </w:p>
    <w:p w:rsidR="620E1266" w:rsidP="00A31961" w:rsidRDefault="620E1266" w14:paraId="71565662" w14:textId="7B3628A4">
      <w:pPr>
        <w:pStyle w:val="ListParagraph"/>
        <w:numPr>
          <w:ilvl w:val="0"/>
          <w:numId w:val="42"/>
        </w:numPr>
        <w:spacing w:line="264" w:lineRule="auto"/>
        <w:rPr>
          <w:rFonts w:cs="Tahoma"/>
        </w:rPr>
      </w:pPr>
      <w:r w:rsidRPr="620E1266">
        <w:rPr>
          <w:rFonts w:cs="Tahoma"/>
        </w:rPr>
        <w:t>Nếu cấu hình thất bại, hệ thống gửi lại thông báo lỗi cho người dùng</w:t>
      </w:r>
    </w:p>
    <w:p w:rsidR="620E1266" w:rsidP="00A31961" w:rsidRDefault="620E1266" w14:paraId="51656D6A" w14:textId="2A5D3D6F">
      <w:pPr>
        <w:pStyle w:val="ListParagraph"/>
        <w:numPr>
          <w:ilvl w:val="0"/>
          <w:numId w:val="42"/>
        </w:numPr>
        <w:spacing w:line="264" w:lineRule="auto"/>
        <w:rPr>
          <w:rFonts w:cs="Tahoma"/>
        </w:rPr>
      </w:pPr>
      <w:r w:rsidRPr="620E1266">
        <w:rPr>
          <w:rFonts w:cs="Tahoma"/>
        </w:rPr>
        <w:t>Thiết bị cấu hình giá trị SLID mới thành công</w:t>
      </w:r>
    </w:p>
    <w:p w:rsidR="00FE33CF" w:rsidP="00A31961" w:rsidRDefault="00FE33CF" w14:paraId="560A8C5C" w14:textId="36E5ECC0">
      <w:pPr>
        <w:pStyle w:val="ListParagraph"/>
        <w:numPr>
          <w:ilvl w:val="0"/>
          <w:numId w:val="42"/>
        </w:numPr>
        <w:spacing w:line="264" w:lineRule="auto"/>
        <w:rPr>
          <w:rFonts w:cs="Tahoma"/>
        </w:rPr>
      </w:pPr>
      <w:r>
        <w:rPr>
          <w:rFonts w:cs="Tahoma"/>
        </w:rPr>
        <w:t>Ứng dụng thông báo cấu hình PON thành công</w:t>
      </w:r>
    </w:p>
    <w:p w:rsidR="00236FAE" w:rsidP="00A31961" w:rsidRDefault="620E1266" w14:paraId="5C1A8612" w14:textId="41715CFD">
      <w:pPr>
        <w:pStyle w:val="ListParagraph"/>
        <w:numPr>
          <w:ilvl w:val="0"/>
          <w:numId w:val="42"/>
        </w:numPr>
        <w:overflowPunct/>
        <w:autoSpaceDE/>
        <w:autoSpaceDN/>
        <w:adjustRightInd/>
        <w:spacing w:after="0" w:line="264" w:lineRule="auto"/>
        <w:textAlignment w:val="auto"/>
        <w:rPr>
          <w:color w:val="000000" w:themeColor="text1"/>
          <w:szCs w:val="26"/>
        </w:rPr>
      </w:pPr>
      <w:r w:rsidRPr="620E1266">
        <w:rPr>
          <w:color w:val="000000" w:themeColor="text1"/>
          <w:szCs w:val="26"/>
        </w:rPr>
        <w:t>Người sử dụng xem được thông tin cấu hình PON đã nhập</w:t>
      </w:r>
    </w:p>
    <w:p w:rsidR="00236FAE" w:rsidP="00A31961" w:rsidRDefault="1B239321" w14:paraId="46FB1EEE" w14:textId="5C16197C">
      <w:pPr>
        <w:pStyle w:val="ListParagraph"/>
        <w:numPr>
          <w:ilvl w:val="0"/>
          <w:numId w:val="42"/>
        </w:numPr>
        <w:overflowPunct/>
        <w:autoSpaceDE/>
        <w:autoSpaceDN/>
        <w:adjustRightInd/>
        <w:spacing w:after="0" w:line="264" w:lineRule="auto"/>
        <w:textAlignment w:val="auto"/>
      </w:pPr>
      <w:r>
        <w:t>Kết thúc nghiệp vụ</w:t>
      </w:r>
      <w:r w:rsidR="5EDC3D45">
        <w:t>.</w:t>
      </w:r>
    </w:p>
    <w:p w:rsidRPr="00B60B12" w:rsidR="00B60B12" w:rsidRDefault="3D69D0C0" w14:paraId="5C9617BB" w14:textId="6CD48003">
      <w:pPr>
        <w:pStyle w:val="Heading4"/>
        <w:spacing w:line="264" w:lineRule="auto"/>
      </w:pPr>
      <w:bookmarkStart w:name="_Toc569326886" w:id="112"/>
      <w:r>
        <w:lastRenderedPageBreak/>
        <w:t>Cấu hình mạng WAN</w:t>
      </w:r>
      <w:bookmarkEnd w:id="112"/>
    </w:p>
    <w:p w:rsidRPr="00236FAE" w:rsidR="00F73F28" w:rsidP="00A31961" w:rsidRDefault="3EF98175" w14:paraId="3F5CECD8" w14:textId="57C2EE02">
      <w:pPr>
        <w:pStyle w:val="ListParagraph"/>
        <w:numPr>
          <w:ilvl w:val="0"/>
          <w:numId w:val="32"/>
        </w:numPr>
        <w:spacing w:line="264" w:lineRule="auto"/>
      </w:pPr>
      <w:r w:rsidRPr="67EFB528">
        <w:rPr>
          <w:lang w:val="vi-VN"/>
        </w:rPr>
        <w:t xml:space="preserve">Chức năng này cho phép người sử dụng </w:t>
      </w:r>
      <w:r w:rsidR="4F023297">
        <w:t>cấu hình thông tin WAN cho thiết bị</w:t>
      </w:r>
      <w:r>
        <w:t>.</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20E1266" w:rsidTr="620E1266" w14:paraId="371F9B1F" w14:textId="77777777">
        <w:tc>
          <w:tcPr>
            <w:tcW w:w="2151" w:type="dxa"/>
            <w:shd w:val="clear" w:color="auto" w:fill="BFBFBF" w:themeFill="background1" w:themeFillShade="BF"/>
          </w:tcPr>
          <w:p w:rsidR="70E67617" w:rsidP="620E1266" w:rsidRDefault="70E67617" w14:paraId="6F897ADC" w14:textId="251DAC59">
            <w:pPr>
              <w:spacing w:line="264" w:lineRule="auto"/>
            </w:pPr>
            <w:r>
              <w:t>ID</w:t>
            </w:r>
          </w:p>
        </w:tc>
        <w:tc>
          <w:tcPr>
            <w:tcW w:w="7074" w:type="dxa"/>
            <w:shd w:val="clear" w:color="auto" w:fill="BFBFBF" w:themeFill="background1" w:themeFillShade="BF"/>
          </w:tcPr>
          <w:p w:rsidR="70E67617" w:rsidP="620E1266" w:rsidRDefault="70E67617" w14:paraId="62461AF6" w14:textId="0468F209">
            <w:pPr>
              <w:spacing w:line="264" w:lineRule="auto"/>
            </w:pPr>
            <w:r>
              <w:t>UC-Settings-02</w:t>
            </w:r>
          </w:p>
        </w:tc>
      </w:tr>
      <w:tr w:rsidR="620E1266" w:rsidTr="620E1266" w14:paraId="7DC34A5E"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5A511CFF"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004A78F6" w14:textId="1B880264">
            <w:pPr>
              <w:spacing w:line="264" w:lineRule="auto"/>
              <w:rPr>
                <w:color w:val="000000" w:themeColor="text1"/>
              </w:rPr>
            </w:pPr>
            <w:r w:rsidRPr="620E1266">
              <w:rPr>
                <w:color w:val="000000" w:themeColor="text1"/>
              </w:rPr>
              <w:t>Cấu hình WAN</w:t>
            </w:r>
          </w:p>
        </w:tc>
      </w:tr>
      <w:tr w:rsidR="620E1266" w:rsidTr="620E1266" w14:paraId="3A04B680"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7A80D28D"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620E1266" w:rsidP="00A31961" w:rsidRDefault="620E1266" w14:paraId="24EE17C8" w14:textId="722E207A">
            <w:pPr>
              <w:pStyle w:val="ListParagraph"/>
              <w:numPr>
                <w:ilvl w:val="0"/>
                <w:numId w:val="19"/>
              </w:numPr>
              <w:spacing w:line="264" w:lineRule="auto"/>
              <w:rPr>
                <w:color w:val="000000" w:themeColor="text1"/>
              </w:rPr>
            </w:pPr>
            <w:r w:rsidRPr="620E1266">
              <w:rPr>
                <w:color w:val="000000" w:themeColor="text1"/>
              </w:rPr>
              <w:t>Người dùng đăng đăng nhập và có kết nối tới thiết bị</w:t>
            </w:r>
          </w:p>
          <w:p w:rsidR="620E1266" w:rsidP="00A31961" w:rsidRDefault="620E1266" w14:paraId="20F5672C" w14:textId="128B66BF">
            <w:pPr>
              <w:pStyle w:val="ListParagraph"/>
              <w:numPr>
                <w:ilvl w:val="0"/>
                <w:numId w:val="19"/>
              </w:numPr>
              <w:spacing w:line="264" w:lineRule="auto"/>
              <w:rPr>
                <w:color w:val="000000" w:themeColor="text1"/>
              </w:rPr>
            </w:pPr>
            <w:r w:rsidRPr="620E1266">
              <w:rPr>
                <w:color w:val="000000" w:themeColor="text1"/>
              </w:rPr>
              <w:t>Người dùng chọn cấu hình WAN cho thiết bị</w:t>
            </w:r>
          </w:p>
        </w:tc>
      </w:tr>
      <w:tr w:rsidR="620E1266" w:rsidTr="620E1266" w14:paraId="1E321FF1"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48EAC85B"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0D215155" w14:textId="326E76FA">
            <w:pPr>
              <w:spacing w:line="264" w:lineRule="auto"/>
              <w:rPr>
                <w:color w:val="000000" w:themeColor="text1"/>
              </w:rPr>
            </w:pPr>
            <w:r w:rsidRPr="620E1266">
              <w:rPr>
                <w:color w:val="000000" w:themeColor="text1"/>
              </w:rPr>
              <w:t>NSD</w:t>
            </w:r>
          </w:p>
        </w:tc>
      </w:tr>
      <w:tr w:rsidR="620E1266" w:rsidTr="620E1266" w14:paraId="1035130D"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632FEEC2"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3AC51E23" w14:textId="1A1ADA6D">
            <w:pPr>
              <w:spacing w:line="264" w:lineRule="auto"/>
              <w:rPr>
                <w:color w:val="000000" w:themeColor="text1"/>
              </w:rPr>
            </w:pPr>
            <w:r w:rsidRPr="620E1266">
              <w:rPr>
                <w:color w:val="000000" w:themeColor="text1"/>
              </w:rPr>
              <w:t>NSD đã có kết nối tới thiết bị</w:t>
            </w:r>
          </w:p>
        </w:tc>
      </w:tr>
      <w:tr w:rsidR="620E1266" w:rsidTr="620E1266" w14:paraId="6BE4AF06"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0A27E69F"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4875DD1F" w14:textId="7481C3E0">
            <w:pPr>
              <w:spacing w:line="264" w:lineRule="auto"/>
              <w:rPr>
                <w:color w:val="000000" w:themeColor="text1"/>
              </w:rPr>
            </w:pPr>
            <w:r w:rsidRPr="620E1266">
              <w:rPr>
                <w:color w:val="000000" w:themeColor="text1"/>
              </w:rPr>
              <w:t>Cấu hình mạng cho thiết bị</w:t>
            </w:r>
          </w:p>
        </w:tc>
      </w:tr>
    </w:tbl>
    <w:p w:rsidR="00340BE4" w:rsidP="00A37E62" w:rsidRDefault="00340BE4" w14:paraId="7F25DE8E" w14:textId="77777777">
      <w:pPr>
        <w:spacing w:line="264" w:lineRule="auto"/>
        <w:rPr>
          <w:b/>
          <w:bCs/>
        </w:rPr>
      </w:pPr>
    </w:p>
    <w:p w:rsidRPr="00A37E62" w:rsidR="00F73F28" w:rsidP="00A37E62" w:rsidRDefault="09592EB4" w14:paraId="5026D938" w14:textId="4BF48883">
      <w:pPr>
        <w:spacing w:line="264" w:lineRule="auto"/>
        <w:rPr>
          <w:b/>
          <w:bCs/>
        </w:rPr>
      </w:pPr>
      <w:r w:rsidRPr="57538E7C">
        <w:rPr>
          <w:b/>
          <w:bCs/>
        </w:rPr>
        <w:t>Tạo WAN</w:t>
      </w:r>
    </w:p>
    <w:p w:rsidRPr="00236FAE" w:rsidR="00F73F28" w:rsidP="57538E7C" w:rsidRDefault="57538E7C" w14:paraId="6AF6FB59" w14:textId="4C4F3E57">
      <w:pPr>
        <w:spacing w:line="264" w:lineRule="auto"/>
        <w:jc w:val="center"/>
      </w:pPr>
      <w:r>
        <w:rPr>
          <w:noProof/>
        </w:rPr>
        <w:drawing>
          <wp:inline distT="0" distB="0" distL="0" distR="0" wp14:anchorId="2F48130A" wp14:editId="0F2BE99D">
            <wp:extent cx="4572000" cy="4505325"/>
            <wp:effectExtent l="0" t="0" r="0" b="0"/>
            <wp:docPr id="143604840" name="Picture 14360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rsidRPr="00236FAE" w:rsidR="00F73F28" w:rsidP="00210B50" w:rsidRDefault="3EF98175" w14:paraId="73E4939F" w14:textId="77777777">
      <w:pPr>
        <w:spacing w:line="264" w:lineRule="auto"/>
      </w:pPr>
      <w:r>
        <w:t>Giải thích quy trình:</w:t>
      </w:r>
    </w:p>
    <w:p w:rsidR="620E1266" w:rsidP="00A31961" w:rsidRDefault="620E1266" w14:paraId="543E3320" w14:textId="6C506CDE">
      <w:pPr>
        <w:pStyle w:val="ListParagraph"/>
        <w:numPr>
          <w:ilvl w:val="0"/>
          <w:numId w:val="43"/>
        </w:numPr>
        <w:spacing w:line="264" w:lineRule="auto"/>
      </w:pPr>
      <w:r>
        <w:t>NSD truy cập ứng dụng đã có kết nối tới thiết bị</w:t>
      </w:r>
    </w:p>
    <w:p w:rsidRPr="00236FAE" w:rsidR="00323702" w:rsidP="6266F7CF" w:rsidRDefault="3399DC4C" w14:paraId="1A69ED0B" w14:textId="481CB464">
      <w:pPr>
        <w:pStyle w:val="ListParagraph"/>
        <w:numPr>
          <w:ilvl w:val="0"/>
          <w:numId w:val="43"/>
        </w:numPr>
        <w:spacing w:line="264" w:lineRule="auto"/>
        <w:rPr>
          <w:rFonts w:cs="Tahoma"/>
        </w:rPr>
      </w:pPr>
      <w:r w:rsidRPr="6266F7CF">
        <w:rPr>
          <w:rFonts w:cs="Tahoma"/>
        </w:rPr>
        <w:t xml:space="preserve">NSD </w:t>
      </w:r>
      <w:r w:rsidRPr="6266F7CF" w:rsidR="748B7D33">
        <w:rPr>
          <w:rFonts w:cs="Tahoma"/>
        </w:rPr>
        <w:t xml:space="preserve">truy cập tính năng cài đặt mạng </w:t>
      </w:r>
      <w:r w:rsidRPr="6266F7CF" w:rsidR="748B7D33">
        <w:rPr>
          <w:rFonts w:ascii="Wingdings" w:hAnsi="Wingdings" w:eastAsia="Wingdings" w:cs="Wingdings"/>
        </w:rPr>
        <w:t></w:t>
      </w:r>
      <w:r w:rsidRPr="6266F7CF" w:rsidR="748B7D33">
        <w:rPr>
          <w:rFonts w:cs="Tahoma"/>
        </w:rPr>
        <w:t xml:space="preserve"> Chọn thiết bị </w:t>
      </w:r>
      <w:r w:rsidRPr="6266F7CF" w:rsidR="5BFE97E7">
        <w:rPr>
          <w:rFonts w:cs="Tahoma"/>
        </w:rPr>
        <w:t xml:space="preserve">muốn cài đặt là ONT </w:t>
      </w:r>
      <w:r w:rsidRPr="6266F7CF" w:rsidR="5BFE97E7">
        <w:rPr>
          <w:rFonts w:ascii="Wingdings" w:hAnsi="Wingdings" w:eastAsia="Wingdings" w:cs="Wingdings"/>
        </w:rPr>
        <w:t></w:t>
      </w:r>
      <w:r w:rsidRPr="6266F7CF" w:rsidR="5BFE97E7">
        <w:rPr>
          <w:rFonts w:cs="Tahoma"/>
        </w:rPr>
        <w:t xml:space="preserve"> Chọn c</w:t>
      </w:r>
      <w:r w:rsidRPr="6266F7CF" w:rsidR="30616B8B">
        <w:rPr>
          <w:rFonts w:cs="Tahoma"/>
        </w:rPr>
        <w:t>ấ</w:t>
      </w:r>
      <w:r w:rsidRPr="6266F7CF" w:rsidR="5BFE97E7">
        <w:rPr>
          <w:rFonts w:cs="Tahoma"/>
        </w:rPr>
        <w:t>u hình WAN</w:t>
      </w:r>
    </w:p>
    <w:p w:rsidRPr="00236FAE" w:rsidR="00323702" w:rsidP="6266F7CF" w:rsidRDefault="620E1266" w14:paraId="6FA4F22B" w14:textId="03133760">
      <w:pPr>
        <w:pStyle w:val="ListParagraph"/>
        <w:numPr>
          <w:ilvl w:val="0"/>
          <w:numId w:val="43"/>
        </w:numPr>
        <w:spacing w:line="264" w:lineRule="auto"/>
        <w:rPr>
          <w:rFonts w:cs="Tahoma"/>
        </w:rPr>
      </w:pPr>
      <w:r w:rsidRPr="6266F7CF">
        <w:rPr>
          <w:rFonts w:cs="Tahoma"/>
        </w:rPr>
        <w:lastRenderedPageBreak/>
        <w:t>NSD chọn tính năng tạo WAN</w:t>
      </w:r>
    </w:p>
    <w:p w:rsidRPr="00236FAE" w:rsidR="00323702" w:rsidP="6266F7CF" w:rsidRDefault="620E1266" w14:paraId="77C3EC6D" w14:textId="576285DE">
      <w:pPr>
        <w:pStyle w:val="ListParagraph"/>
        <w:numPr>
          <w:ilvl w:val="0"/>
          <w:numId w:val="43"/>
        </w:numPr>
        <w:spacing w:line="264" w:lineRule="auto"/>
        <w:rPr>
          <w:rFonts w:cs="Tahoma"/>
        </w:rPr>
      </w:pPr>
      <w:r w:rsidRPr="6266F7CF">
        <w:rPr>
          <w:rFonts w:cs="Tahoma"/>
        </w:rPr>
        <w:t>Hệ thống kiểm tra xem còn trống port để cấu hình WAN mới</w:t>
      </w:r>
    </w:p>
    <w:p w:rsidRPr="00236FAE" w:rsidR="00323702" w:rsidP="00A31961" w:rsidRDefault="620E1266" w14:paraId="71113D05" w14:textId="689567DB">
      <w:pPr>
        <w:pStyle w:val="ListParagraph"/>
        <w:numPr>
          <w:ilvl w:val="0"/>
          <w:numId w:val="43"/>
        </w:numPr>
        <w:spacing w:line="264" w:lineRule="auto"/>
        <w:rPr>
          <w:rFonts w:cs="Tahoma"/>
        </w:rPr>
      </w:pPr>
      <w:r w:rsidRPr="620E1266">
        <w:rPr>
          <w:rFonts w:cs="Tahoma"/>
        </w:rPr>
        <w:t>Nếu không còn trống port nào hệ thống thông báo lỗi</w:t>
      </w:r>
    </w:p>
    <w:p w:rsidRPr="00236FAE" w:rsidR="00323702" w:rsidP="00A31961" w:rsidRDefault="620E1266" w14:paraId="0E716656" w14:textId="57832410">
      <w:pPr>
        <w:pStyle w:val="ListParagraph"/>
        <w:numPr>
          <w:ilvl w:val="0"/>
          <w:numId w:val="43"/>
        </w:numPr>
        <w:spacing w:line="264" w:lineRule="auto"/>
        <w:rPr>
          <w:rFonts w:cs="Tahoma"/>
        </w:rPr>
      </w:pPr>
      <w:r w:rsidRPr="620E1266">
        <w:rPr>
          <w:rFonts w:cs="Tahoma"/>
        </w:rPr>
        <w:t>Trường hợp có dư port cho phép NSD nhập giá trị cấu hình</w:t>
      </w:r>
    </w:p>
    <w:p w:rsidRPr="00236FAE" w:rsidR="00323702" w:rsidP="00A31961" w:rsidRDefault="620E1266" w14:paraId="0DB917E8" w14:textId="0750ABFA">
      <w:pPr>
        <w:pStyle w:val="ListParagraph"/>
        <w:numPr>
          <w:ilvl w:val="0"/>
          <w:numId w:val="43"/>
        </w:numPr>
        <w:spacing w:line="264" w:lineRule="auto"/>
        <w:rPr>
          <w:rFonts w:cs="Tahoma"/>
        </w:rPr>
      </w:pPr>
      <w:r w:rsidRPr="620E1266">
        <w:rPr>
          <w:rFonts w:cs="Tahoma"/>
        </w:rPr>
        <w:t>Hệ thống gửi yêu cầu tạo WAN kèm thông tin cấu hình xuống thiết bị</w:t>
      </w:r>
    </w:p>
    <w:p w:rsidRPr="00236FAE" w:rsidR="00323702" w:rsidP="00A31961" w:rsidRDefault="620E1266" w14:paraId="6EAEB234" w14:textId="05CFA1C8">
      <w:pPr>
        <w:pStyle w:val="ListParagraph"/>
        <w:numPr>
          <w:ilvl w:val="0"/>
          <w:numId w:val="43"/>
        </w:numPr>
        <w:spacing w:line="264" w:lineRule="auto"/>
        <w:rPr>
          <w:rFonts w:cs="Tahoma"/>
        </w:rPr>
      </w:pPr>
      <w:r w:rsidRPr="620E1266">
        <w:rPr>
          <w:rFonts w:cs="Tahoma"/>
        </w:rPr>
        <w:t>Thiết bị cài đặt theo các tham số đã nhập</w:t>
      </w:r>
    </w:p>
    <w:p w:rsidRPr="00236FAE" w:rsidR="00323702" w:rsidP="00A31961" w:rsidRDefault="620E1266" w14:paraId="035935A7" w14:textId="013A6B08">
      <w:pPr>
        <w:pStyle w:val="ListParagraph"/>
        <w:numPr>
          <w:ilvl w:val="0"/>
          <w:numId w:val="43"/>
        </w:numPr>
        <w:spacing w:line="264" w:lineRule="auto"/>
        <w:rPr>
          <w:rFonts w:cs="Tahoma"/>
        </w:rPr>
      </w:pPr>
      <w:r w:rsidRPr="620E1266">
        <w:rPr>
          <w:rFonts w:cs="Tahoma"/>
        </w:rPr>
        <w:t>Sau khi cấu hình thiết bị thực hiện kiểm tra</w:t>
      </w:r>
    </w:p>
    <w:p w:rsidRPr="00236FAE" w:rsidR="00323702" w:rsidP="00A31961" w:rsidRDefault="620E1266" w14:paraId="609036A2" w14:textId="395BEF96">
      <w:pPr>
        <w:pStyle w:val="ListParagraph"/>
        <w:numPr>
          <w:ilvl w:val="0"/>
          <w:numId w:val="43"/>
        </w:numPr>
        <w:spacing w:line="264" w:lineRule="auto"/>
        <w:rPr>
          <w:rFonts w:cs="Tahoma"/>
        </w:rPr>
      </w:pPr>
      <w:r w:rsidRPr="620E1266">
        <w:rPr>
          <w:rFonts w:cs="Tahoma"/>
        </w:rPr>
        <w:t>Nếu cấu hình thất bại gửi về thông báo lỗi</w:t>
      </w:r>
    </w:p>
    <w:p w:rsidRPr="00236FAE" w:rsidR="00323702" w:rsidP="00A31961" w:rsidRDefault="620E1266" w14:paraId="6CEBD854" w14:textId="10861556">
      <w:pPr>
        <w:pStyle w:val="ListParagraph"/>
        <w:numPr>
          <w:ilvl w:val="0"/>
          <w:numId w:val="43"/>
        </w:numPr>
        <w:spacing w:line="264" w:lineRule="auto"/>
        <w:rPr>
          <w:rFonts w:cs="Tahoma"/>
        </w:rPr>
      </w:pPr>
      <w:r w:rsidRPr="620E1266">
        <w:rPr>
          <w:rFonts w:cs="Tahoma"/>
        </w:rPr>
        <w:t>Cấu hình WAN thành công</w:t>
      </w:r>
    </w:p>
    <w:p w:rsidR="620E1266" w:rsidP="00A31961" w:rsidRDefault="620E1266" w14:paraId="63B2D523" w14:textId="66CC6416">
      <w:pPr>
        <w:pStyle w:val="ListParagraph"/>
        <w:numPr>
          <w:ilvl w:val="0"/>
          <w:numId w:val="43"/>
        </w:numPr>
        <w:spacing w:line="264" w:lineRule="auto"/>
        <w:rPr>
          <w:color w:val="000000" w:themeColor="text1"/>
          <w:szCs w:val="26"/>
        </w:rPr>
      </w:pPr>
      <w:r w:rsidRPr="620E1266">
        <w:rPr>
          <w:color w:val="000000" w:themeColor="text1"/>
          <w:szCs w:val="26"/>
        </w:rPr>
        <w:t>NSD xem được thông tin WAN đã cấu hình kèm trạng thái kết nối</w:t>
      </w:r>
    </w:p>
    <w:p w:rsidR="00AD49E1" w:rsidP="00A31961" w:rsidRDefault="3399DC4C" w14:paraId="4E28D3AE" w14:textId="7372A268">
      <w:pPr>
        <w:pStyle w:val="ListParagraph"/>
        <w:numPr>
          <w:ilvl w:val="0"/>
          <w:numId w:val="43"/>
        </w:numPr>
        <w:spacing w:line="264" w:lineRule="auto"/>
      </w:pPr>
      <w:r>
        <w:t>Kết thúc nghiệp vụ.</w:t>
      </w:r>
    </w:p>
    <w:p w:rsidRPr="00A37E62" w:rsidR="00B60B12" w:rsidP="00A37E62" w:rsidRDefault="09592EB4" w14:paraId="5B510269" w14:textId="4D9C1D6F">
      <w:pPr>
        <w:spacing w:line="264" w:lineRule="auto"/>
        <w:rPr>
          <w:b/>
          <w:bCs/>
        </w:rPr>
      </w:pPr>
      <w:r w:rsidRPr="57538E7C">
        <w:rPr>
          <w:b/>
          <w:bCs/>
        </w:rPr>
        <w:t>Sửa WAN</w:t>
      </w:r>
    </w:p>
    <w:p w:rsidR="00B60B12" w:rsidP="57538E7C" w:rsidRDefault="57538E7C" w14:paraId="4A80140E" w14:textId="33093E62">
      <w:pPr>
        <w:spacing w:line="264" w:lineRule="auto"/>
        <w:jc w:val="center"/>
      </w:pPr>
      <w:r>
        <w:rPr>
          <w:noProof/>
        </w:rPr>
        <w:drawing>
          <wp:inline distT="0" distB="0" distL="0" distR="0" wp14:anchorId="3617DA99" wp14:editId="6996B204">
            <wp:extent cx="4467225" cy="4572000"/>
            <wp:effectExtent l="0" t="0" r="0" b="0"/>
            <wp:docPr id="1282376333" name="Picture 128237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467225" cy="4572000"/>
                    </a:xfrm>
                    <a:prstGeom prst="rect">
                      <a:avLst/>
                    </a:prstGeom>
                  </pic:spPr>
                </pic:pic>
              </a:graphicData>
            </a:graphic>
          </wp:inline>
        </w:drawing>
      </w:r>
    </w:p>
    <w:p w:rsidR="00B60B12" w:rsidP="00B60B12" w:rsidRDefault="3EF98175" w14:paraId="7B13FCDC" w14:textId="77777777">
      <w:pPr>
        <w:spacing w:line="264" w:lineRule="auto"/>
      </w:pPr>
      <w:r>
        <w:t>Giải thích quy trình:</w:t>
      </w:r>
    </w:p>
    <w:p w:rsidR="00B60B12" w:rsidP="00A31961" w:rsidRDefault="620E1266" w14:paraId="60359C64" w14:textId="6C506CDE">
      <w:pPr>
        <w:pStyle w:val="ListParagraph"/>
        <w:numPr>
          <w:ilvl w:val="0"/>
          <w:numId w:val="22"/>
        </w:numPr>
        <w:spacing w:line="264" w:lineRule="auto"/>
      </w:pPr>
      <w:r>
        <w:t>NSD truy cập ứng dụng đã có kết nối tới thiết bị</w:t>
      </w:r>
    </w:p>
    <w:p w:rsidR="00B60B12" w:rsidP="6266F7CF" w:rsidRDefault="3399DC4C" w14:paraId="0A1F25EF" w14:textId="7C3A6C74">
      <w:pPr>
        <w:pStyle w:val="ListParagraph"/>
        <w:numPr>
          <w:ilvl w:val="0"/>
          <w:numId w:val="22"/>
        </w:numPr>
        <w:spacing w:line="264" w:lineRule="auto"/>
        <w:rPr>
          <w:rFonts w:cs="Tahoma"/>
        </w:rPr>
      </w:pPr>
      <w:r w:rsidRPr="6266F7CF">
        <w:rPr>
          <w:rFonts w:cs="Tahoma"/>
        </w:rPr>
        <w:t xml:space="preserve">NSD </w:t>
      </w:r>
      <w:r w:rsidRPr="6266F7CF" w:rsidR="748B7D33">
        <w:rPr>
          <w:rFonts w:cs="Tahoma"/>
        </w:rPr>
        <w:t xml:space="preserve">truy cập tính năng cài đặt mạng </w:t>
      </w:r>
      <w:r w:rsidRPr="6266F7CF" w:rsidR="5BFE97E7">
        <w:rPr>
          <w:rFonts w:ascii="Wingdings" w:hAnsi="Wingdings" w:eastAsia="Wingdings" w:cs="Wingdings"/>
        </w:rPr>
        <w:t></w:t>
      </w:r>
      <w:r w:rsidRPr="6266F7CF" w:rsidR="5BFE97E7">
        <w:rPr>
          <w:rFonts w:cs="Tahoma"/>
        </w:rPr>
        <w:t xml:space="preserve"> Chọn c</w:t>
      </w:r>
      <w:r w:rsidRPr="6266F7CF" w:rsidR="30616B8B">
        <w:rPr>
          <w:rFonts w:cs="Tahoma"/>
        </w:rPr>
        <w:t>ấ</w:t>
      </w:r>
      <w:r w:rsidRPr="6266F7CF" w:rsidR="5BFE97E7">
        <w:rPr>
          <w:rFonts w:cs="Tahoma"/>
        </w:rPr>
        <w:t>u hình WAN</w:t>
      </w:r>
    </w:p>
    <w:p w:rsidR="00B60B12" w:rsidP="6266F7CF" w:rsidRDefault="620E1266" w14:paraId="11C95207" w14:textId="775B4C79">
      <w:pPr>
        <w:pStyle w:val="ListParagraph"/>
        <w:numPr>
          <w:ilvl w:val="0"/>
          <w:numId w:val="22"/>
        </w:numPr>
        <w:spacing w:line="264" w:lineRule="auto"/>
        <w:rPr>
          <w:rFonts w:cs="Tahoma"/>
        </w:rPr>
      </w:pPr>
      <w:r w:rsidRPr="6266F7CF">
        <w:rPr>
          <w:rFonts w:cs="Tahoma"/>
        </w:rPr>
        <w:t>NSD chọn tính năng sửa WAN</w:t>
      </w:r>
    </w:p>
    <w:p w:rsidR="00B60B12" w:rsidP="00A31961" w:rsidRDefault="620E1266" w14:paraId="039FCD93" w14:textId="48542658">
      <w:pPr>
        <w:pStyle w:val="ListParagraph"/>
        <w:numPr>
          <w:ilvl w:val="0"/>
          <w:numId w:val="22"/>
        </w:numPr>
        <w:spacing w:line="264" w:lineRule="auto"/>
        <w:rPr>
          <w:rFonts w:cs="Tahoma"/>
        </w:rPr>
      </w:pPr>
      <w:r w:rsidRPr="620E1266">
        <w:rPr>
          <w:rFonts w:cs="Tahoma"/>
        </w:rPr>
        <w:t>NSD nhập giá trị cấu hình mới cho WAN</w:t>
      </w:r>
    </w:p>
    <w:p w:rsidR="00DE5723" w:rsidP="00A31961" w:rsidRDefault="00DE5723" w14:paraId="5EF3CA79" w14:textId="53ADCD81">
      <w:pPr>
        <w:pStyle w:val="ListParagraph"/>
        <w:numPr>
          <w:ilvl w:val="0"/>
          <w:numId w:val="22"/>
        </w:numPr>
        <w:spacing w:line="264" w:lineRule="auto"/>
        <w:rPr>
          <w:rFonts w:cs="Tahoma"/>
        </w:rPr>
      </w:pPr>
      <w:r>
        <w:rPr>
          <w:rFonts w:cs="Tahoma"/>
        </w:rPr>
        <w:t>Kiểm tra thông tin WAN sau khi sửa, nếu không hợp lệ thông báo lỗi cho NSD</w:t>
      </w:r>
    </w:p>
    <w:p w:rsidR="00B60B12" w:rsidP="00A31961" w:rsidRDefault="620E1266" w14:paraId="481F3A0E" w14:textId="17597BEC">
      <w:pPr>
        <w:pStyle w:val="ListParagraph"/>
        <w:numPr>
          <w:ilvl w:val="0"/>
          <w:numId w:val="22"/>
        </w:numPr>
        <w:spacing w:line="264" w:lineRule="auto"/>
        <w:rPr>
          <w:rFonts w:cs="Tahoma"/>
        </w:rPr>
      </w:pPr>
      <w:r w:rsidRPr="620E1266">
        <w:rPr>
          <w:rFonts w:cs="Tahoma"/>
        </w:rPr>
        <w:lastRenderedPageBreak/>
        <w:t>Hệ thống gửi yêu cầu cấu hình mới cho WAN xuống thiết bị</w:t>
      </w:r>
    </w:p>
    <w:p w:rsidR="00B60B12" w:rsidP="00A31961" w:rsidRDefault="620E1266" w14:paraId="495DC8C2" w14:textId="05CFA1C8">
      <w:pPr>
        <w:pStyle w:val="ListParagraph"/>
        <w:numPr>
          <w:ilvl w:val="0"/>
          <w:numId w:val="22"/>
        </w:numPr>
        <w:spacing w:line="264" w:lineRule="auto"/>
        <w:rPr>
          <w:rFonts w:cs="Tahoma"/>
        </w:rPr>
      </w:pPr>
      <w:r w:rsidRPr="620E1266">
        <w:rPr>
          <w:rFonts w:cs="Tahoma"/>
        </w:rPr>
        <w:t>Thiết bị cài đặt theo các tham số đã nhập</w:t>
      </w:r>
    </w:p>
    <w:p w:rsidR="00B60B12" w:rsidP="00A31961" w:rsidRDefault="620E1266" w14:paraId="7ADF31EF" w14:textId="013A6B08">
      <w:pPr>
        <w:pStyle w:val="ListParagraph"/>
        <w:numPr>
          <w:ilvl w:val="0"/>
          <w:numId w:val="22"/>
        </w:numPr>
        <w:spacing w:line="264" w:lineRule="auto"/>
        <w:rPr>
          <w:rFonts w:cs="Tahoma"/>
        </w:rPr>
      </w:pPr>
      <w:r w:rsidRPr="620E1266">
        <w:rPr>
          <w:rFonts w:cs="Tahoma"/>
        </w:rPr>
        <w:t>Sau khi cấu hình thiết bị thực hiện kiểm tra</w:t>
      </w:r>
    </w:p>
    <w:p w:rsidR="00B60B12" w:rsidP="00A31961" w:rsidRDefault="620E1266" w14:paraId="2CCAA5A2" w14:textId="395BEF96">
      <w:pPr>
        <w:pStyle w:val="ListParagraph"/>
        <w:numPr>
          <w:ilvl w:val="0"/>
          <w:numId w:val="22"/>
        </w:numPr>
        <w:spacing w:line="264" w:lineRule="auto"/>
        <w:rPr>
          <w:rFonts w:cs="Tahoma"/>
        </w:rPr>
      </w:pPr>
      <w:r w:rsidRPr="620E1266">
        <w:rPr>
          <w:rFonts w:cs="Tahoma"/>
        </w:rPr>
        <w:t>Nếu cấu hình thất bại gửi về thông báo lỗi</w:t>
      </w:r>
    </w:p>
    <w:p w:rsidRPr="00DE5723" w:rsidR="00B60B12" w:rsidP="00A31961" w:rsidRDefault="620E1266" w14:paraId="6FA4A492" w14:textId="5332D096">
      <w:pPr>
        <w:pStyle w:val="ListParagraph"/>
        <w:numPr>
          <w:ilvl w:val="0"/>
          <w:numId w:val="22"/>
        </w:numPr>
        <w:spacing w:line="264" w:lineRule="auto"/>
        <w:rPr>
          <w:rFonts w:cs="Tahoma"/>
        </w:rPr>
      </w:pPr>
      <w:r w:rsidRPr="620E1266">
        <w:rPr>
          <w:rFonts w:cs="Tahoma"/>
        </w:rPr>
        <w:t>Cấu hình WAN thành công</w:t>
      </w:r>
    </w:p>
    <w:p w:rsidR="00B60B12" w:rsidP="00A31961" w:rsidRDefault="620E1266" w14:paraId="70ADA1F7" w14:textId="66CC6416">
      <w:pPr>
        <w:pStyle w:val="ListParagraph"/>
        <w:numPr>
          <w:ilvl w:val="0"/>
          <w:numId w:val="22"/>
        </w:numPr>
        <w:spacing w:line="264" w:lineRule="auto"/>
        <w:rPr>
          <w:color w:val="000000" w:themeColor="text1"/>
          <w:szCs w:val="26"/>
        </w:rPr>
      </w:pPr>
      <w:r w:rsidRPr="620E1266">
        <w:rPr>
          <w:color w:val="000000" w:themeColor="text1"/>
          <w:szCs w:val="26"/>
        </w:rPr>
        <w:t>NSD xem được thông tin WAN đã cấu hình kèm trạng thái kết nối</w:t>
      </w:r>
    </w:p>
    <w:p w:rsidR="00B60B12" w:rsidP="00A31961" w:rsidRDefault="3399DC4C" w14:paraId="51A8DAFB" w14:textId="7372A268">
      <w:pPr>
        <w:pStyle w:val="ListParagraph"/>
        <w:numPr>
          <w:ilvl w:val="0"/>
          <w:numId w:val="22"/>
        </w:numPr>
        <w:spacing w:line="264" w:lineRule="auto"/>
      </w:pPr>
      <w:r>
        <w:t>Kết thúc nghiệp vụ.</w:t>
      </w:r>
    </w:p>
    <w:p w:rsidR="00B60B12" w:rsidP="620E1266" w:rsidRDefault="00B60B12" w14:paraId="530A1150" w14:textId="648C9D8F">
      <w:pPr>
        <w:spacing w:line="264" w:lineRule="auto"/>
        <w:jc w:val="left"/>
      </w:pPr>
    </w:p>
    <w:p w:rsidRPr="00A37E62" w:rsidR="00B60B12" w:rsidP="00A37E62" w:rsidRDefault="09592EB4" w14:paraId="09F06B27" w14:textId="0F11327F">
      <w:pPr>
        <w:spacing w:line="264" w:lineRule="auto"/>
        <w:rPr>
          <w:b/>
          <w:bCs/>
        </w:rPr>
      </w:pPr>
      <w:r w:rsidRPr="57538E7C">
        <w:rPr>
          <w:b/>
          <w:bCs/>
        </w:rPr>
        <w:t>Xóa WAN</w:t>
      </w:r>
    </w:p>
    <w:p w:rsidR="00B60B12" w:rsidP="57538E7C" w:rsidRDefault="57538E7C" w14:paraId="0FCD7262" w14:textId="651064FE">
      <w:pPr>
        <w:spacing w:line="264" w:lineRule="auto"/>
        <w:jc w:val="center"/>
      </w:pPr>
      <w:r>
        <w:rPr>
          <w:noProof/>
        </w:rPr>
        <w:drawing>
          <wp:inline distT="0" distB="0" distL="0" distR="0" wp14:anchorId="7ACD6921" wp14:editId="2C8176A6">
            <wp:extent cx="4572000" cy="3962400"/>
            <wp:effectExtent l="0" t="0" r="0" b="0"/>
            <wp:docPr id="1975912676" name="Picture 197591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962400"/>
                    </a:xfrm>
                    <a:prstGeom prst="rect">
                      <a:avLst/>
                    </a:prstGeom>
                  </pic:spPr>
                </pic:pic>
              </a:graphicData>
            </a:graphic>
          </wp:inline>
        </w:drawing>
      </w:r>
    </w:p>
    <w:p w:rsidR="620E1266" w:rsidP="00A31961" w:rsidRDefault="620E1266" w14:paraId="0C997CB8" w14:textId="6C506CDE">
      <w:pPr>
        <w:pStyle w:val="ListParagraph"/>
        <w:numPr>
          <w:ilvl w:val="0"/>
          <w:numId w:val="21"/>
        </w:numPr>
        <w:spacing w:line="264" w:lineRule="auto"/>
      </w:pPr>
      <w:r>
        <w:t>NSD truy cập ứng dụng đã có kết nối tới thiết bị</w:t>
      </w:r>
    </w:p>
    <w:p w:rsidR="3399DC4C" w:rsidP="6266F7CF" w:rsidRDefault="3399DC4C" w14:paraId="028A670F" w14:textId="481CB464">
      <w:pPr>
        <w:pStyle w:val="ListParagraph"/>
        <w:numPr>
          <w:ilvl w:val="0"/>
          <w:numId w:val="21"/>
        </w:numPr>
        <w:spacing w:line="264" w:lineRule="auto"/>
        <w:rPr>
          <w:rFonts w:cs="Tahoma"/>
        </w:rPr>
      </w:pPr>
      <w:r w:rsidRPr="6266F7CF">
        <w:rPr>
          <w:rFonts w:cs="Tahoma"/>
        </w:rPr>
        <w:t xml:space="preserve">NSD </w:t>
      </w:r>
      <w:r w:rsidRPr="6266F7CF" w:rsidR="748B7D33">
        <w:rPr>
          <w:rFonts w:cs="Tahoma"/>
        </w:rPr>
        <w:t xml:space="preserve">truy cập tính năng cài đặt mạng </w:t>
      </w:r>
      <w:r w:rsidRPr="6266F7CF" w:rsidR="748B7D33">
        <w:rPr>
          <w:rFonts w:ascii="Wingdings" w:hAnsi="Wingdings" w:eastAsia="Wingdings" w:cs="Wingdings"/>
        </w:rPr>
        <w:t></w:t>
      </w:r>
      <w:r w:rsidRPr="6266F7CF" w:rsidR="748B7D33">
        <w:rPr>
          <w:rFonts w:cs="Tahoma"/>
        </w:rPr>
        <w:t xml:space="preserve"> Chọn thiết bị </w:t>
      </w:r>
      <w:r w:rsidRPr="6266F7CF" w:rsidR="5BFE97E7">
        <w:rPr>
          <w:rFonts w:cs="Tahoma"/>
        </w:rPr>
        <w:t xml:space="preserve">muốn cài đặt là ONT </w:t>
      </w:r>
      <w:r w:rsidRPr="6266F7CF" w:rsidR="5BFE97E7">
        <w:rPr>
          <w:rFonts w:ascii="Wingdings" w:hAnsi="Wingdings" w:eastAsia="Wingdings" w:cs="Wingdings"/>
        </w:rPr>
        <w:t></w:t>
      </w:r>
      <w:r w:rsidRPr="6266F7CF" w:rsidR="5BFE97E7">
        <w:rPr>
          <w:rFonts w:cs="Tahoma"/>
        </w:rPr>
        <w:t xml:space="preserve"> Chọn c</w:t>
      </w:r>
      <w:r w:rsidRPr="6266F7CF" w:rsidR="30616B8B">
        <w:rPr>
          <w:rFonts w:cs="Tahoma"/>
        </w:rPr>
        <w:t>ấ</w:t>
      </w:r>
      <w:r w:rsidRPr="6266F7CF" w:rsidR="5BFE97E7">
        <w:rPr>
          <w:rFonts w:cs="Tahoma"/>
        </w:rPr>
        <w:t>u hình WAN</w:t>
      </w:r>
    </w:p>
    <w:p w:rsidR="620E1266" w:rsidP="6266F7CF" w:rsidRDefault="620E1266" w14:paraId="587B2B75" w14:textId="595AF8D4">
      <w:pPr>
        <w:pStyle w:val="ListParagraph"/>
        <w:numPr>
          <w:ilvl w:val="0"/>
          <w:numId w:val="21"/>
        </w:numPr>
        <w:spacing w:line="264" w:lineRule="auto"/>
        <w:rPr>
          <w:rFonts w:cs="Tahoma"/>
        </w:rPr>
      </w:pPr>
      <w:r w:rsidRPr="6266F7CF">
        <w:rPr>
          <w:rFonts w:cs="Tahoma"/>
        </w:rPr>
        <w:t>NSD chọn tính năng xóa WAN</w:t>
      </w:r>
    </w:p>
    <w:p w:rsidR="620E1266" w:rsidP="00A31961" w:rsidRDefault="620E1266" w14:paraId="1FC94837" w14:textId="4B7AD6AE">
      <w:pPr>
        <w:pStyle w:val="ListParagraph"/>
        <w:numPr>
          <w:ilvl w:val="0"/>
          <w:numId w:val="21"/>
        </w:numPr>
        <w:spacing w:line="264" w:lineRule="auto"/>
        <w:rPr>
          <w:rFonts w:cs="Tahoma"/>
        </w:rPr>
      </w:pPr>
      <w:r w:rsidRPr="620E1266">
        <w:rPr>
          <w:rFonts w:cs="Tahoma"/>
        </w:rPr>
        <w:t>Hệ thống gửi yêu cầu xóa WAN xuống thiết bị</w:t>
      </w:r>
    </w:p>
    <w:p w:rsidR="620E1266" w:rsidP="00A31961" w:rsidRDefault="620E1266" w14:paraId="4FD5A5C8" w14:textId="1953016A">
      <w:pPr>
        <w:pStyle w:val="ListParagraph"/>
        <w:numPr>
          <w:ilvl w:val="0"/>
          <w:numId w:val="21"/>
        </w:numPr>
        <w:spacing w:line="264" w:lineRule="auto"/>
        <w:rPr>
          <w:rFonts w:cs="Tahoma"/>
        </w:rPr>
      </w:pPr>
      <w:r w:rsidRPr="620E1266">
        <w:rPr>
          <w:rFonts w:cs="Tahoma"/>
        </w:rPr>
        <w:t>Thiết bị thực hiện xóa WAN được chỉ định</w:t>
      </w:r>
    </w:p>
    <w:p w:rsidR="620E1266" w:rsidP="00A31961" w:rsidRDefault="620E1266" w14:paraId="73D23E17" w14:textId="5FD607AD">
      <w:pPr>
        <w:pStyle w:val="ListParagraph"/>
        <w:numPr>
          <w:ilvl w:val="0"/>
          <w:numId w:val="21"/>
        </w:numPr>
        <w:spacing w:line="264" w:lineRule="auto"/>
        <w:rPr>
          <w:rFonts w:cs="Tahoma"/>
        </w:rPr>
      </w:pPr>
      <w:r w:rsidRPr="620E1266">
        <w:rPr>
          <w:rFonts w:cs="Tahoma"/>
        </w:rPr>
        <w:t>Sau khi cấu hình thiết bị thực hiện kiểm tra cấu hình</w:t>
      </w:r>
    </w:p>
    <w:p w:rsidR="620E1266" w:rsidP="00A31961" w:rsidRDefault="620E1266" w14:paraId="03BE87FF" w14:textId="7E9F7226">
      <w:pPr>
        <w:pStyle w:val="ListParagraph"/>
        <w:numPr>
          <w:ilvl w:val="0"/>
          <w:numId w:val="21"/>
        </w:numPr>
        <w:spacing w:line="264" w:lineRule="auto"/>
        <w:rPr>
          <w:rFonts w:cs="Tahoma"/>
        </w:rPr>
      </w:pPr>
      <w:r w:rsidRPr="620E1266">
        <w:rPr>
          <w:rFonts w:cs="Tahoma"/>
        </w:rPr>
        <w:t>Nếu xóa WAN thất bại gửi về thông báo lỗi</w:t>
      </w:r>
    </w:p>
    <w:p w:rsidR="620E1266" w:rsidP="00A31961" w:rsidRDefault="620E1266" w14:paraId="789082F5" w14:textId="04E1662B">
      <w:pPr>
        <w:pStyle w:val="ListParagraph"/>
        <w:numPr>
          <w:ilvl w:val="0"/>
          <w:numId w:val="21"/>
        </w:numPr>
        <w:spacing w:line="264" w:lineRule="auto"/>
        <w:rPr>
          <w:rFonts w:cs="Tahoma"/>
        </w:rPr>
      </w:pPr>
      <w:r w:rsidRPr="620E1266">
        <w:rPr>
          <w:rFonts w:cs="Tahoma"/>
        </w:rPr>
        <w:t>Xóa WAN thành công</w:t>
      </w:r>
    </w:p>
    <w:p w:rsidR="3399DC4C" w:rsidP="00A31961" w:rsidRDefault="3399DC4C" w14:paraId="3DA22BE1" w14:textId="7372A268">
      <w:pPr>
        <w:pStyle w:val="ListParagraph"/>
        <w:numPr>
          <w:ilvl w:val="0"/>
          <w:numId w:val="21"/>
        </w:numPr>
        <w:spacing w:line="264" w:lineRule="auto"/>
      </w:pPr>
      <w:r>
        <w:t>Kết thúc nghiệp vụ.</w:t>
      </w:r>
    </w:p>
    <w:p w:rsidR="620E1266" w:rsidP="620E1266" w:rsidRDefault="620E1266" w14:paraId="233508E3" w14:textId="16DE8052">
      <w:pPr>
        <w:spacing w:line="264" w:lineRule="auto"/>
        <w:jc w:val="left"/>
      </w:pPr>
    </w:p>
    <w:p w:rsidRPr="00236FAE" w:rsidR="00FC15F9" w:rsidP="00210B50" w:rsidRDefault="36B70BF8" w14:paraId="5E1F4CE3" w14:textId="2541A644">
      <w:pPr>
        <w:pStyle w:val="Heading4"/>
        <w:spacing w:line="264" w:lineRule="auto"/>
      </w:pPr>
      <w:bookmarkStart w:name="_Toc1532426401" w:id="113"/>
      <w:r>
        <w:lastRenderedPageBreak/>
        <w:t>Cấu hình mạng LAN</w:t>
      </w:r>
      <w:bookmarkEnd w:id="113"/>
    </w:p>
    <w:p w:rsidRPr="00236FAE" w:rsidR="00F2565D" w:rsidP="00A31961" w:rsidRDefault="3EDEE777" w14:paraId="38A83867" w14:textId="4863498D">
      <w:pPr>
        <w:pStyle w:val="ListParagraph"/>
        <w:numPr>
          <w:ilvl w:val="0"/>
          <w:numId w:val="32"/>
        </w:numPr>
        <w:spacing w:line="264" w:lineRule="auto"/>
      </w:pPr>
      <w:r w:rsidRPr="7E2641A2">
        <w:rPr>
          <w:lang w:val="vi-VN"/>
        </w:rPr>
        <w:t xml:space="preserve">Chức năng này cho phép người sử dụng </w:t>
      </w:r>
      <w:r>
        <w:t>cấu hình thông tin LAN cho thiết bị ONT.</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20E1266" w:rsidTr="620E1266" w14:paraId="5431A864" w14:textId="77777777">
        <w:tc>
          <w:tcPr>
            <w:tcW w:w="2151" w:type="dxa"/>
            <w:shd w:val="clear" w:color="auto" w:fill="BFBFBF" w:themeFill="background1" w:themeFillShade="BF"/>
          </w:tcPr>
          <w:p w:rsidR="70E67617" w:rsidP="620E1266" w:rsidRDefault="70E67617" w14:paraId="470711F4" w14:textId="251DAC59">
            <w:pPr>
              <w:spacing w:line="264" w:lineRule="auto"/>
            </w:pPr>
            <w:r>
              <w:t>ID</w:t>
            </w:r>
          </w:p>
        </w:tc>
        <w:tc>
          <w:tcPr>
            <w:tcW w:w="7074" w:type="dxa"/>
            <w:shd w:val="clear" w:color="auto" w:fill="BFBFBF" w:themeFill="background1" w:themeFillShade="BF"/>
          </w:tcPr>
          <w:p w:rsidR="70E67617" w:rsidP="620E1266" w:rsidRDefault="70E67617" w14:paraId="28730CA4" w14:textId="5B4D657D">
            <w:pPr>
              <w:spacing w:line="264" w:lineRule="auto"/>
            </w:pPr>
            <w:r>
              <w:t>UC-Settings-03</w:t>
            </w:r>
          </w:p>
        </w:tc>
      </w:tr>
      <w:tr w:rsidR="620E1266" w:rsidTr="620E1266" w14:paraId="063F6E3B"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06505650"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225AD066" w14:textId="330FB774">
            <w:pPr>
              <w:spacing w:line="264" w:lineRule="auto"/>
              <w:rPr>
                <w:color w:val="000000" w:themeColor="text1"/>
              </w:rPr>
            </w:pPr>
            <w:r w:rsidRPr="620E1266">
              <w:rPr>
                <w:color w:val="000000" w:themeColor="text1"/>
              </w:rPr>
              <w:t>Cấu hình LAN</w:t>
            </w:r>
          </w:p>
        </w:tc>
      </w:tr>
      <w:tr w:rsidR="620E1266" w:rsidTr="620E1266" w14:paraId="2205FAC1"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2A454227"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620E1266" w:rsidP="00A31961" w:rsidRDefault="620E1266" w14:paraId="342B553F" w14:textId="722E207A">
            <w:pPr>
              <w:pStyle w:val="ListParagraph"/>
              <w:numPr>
                <w:ilvl w:val="0"/>
                <w:numId w:val="20"/>
              </w:numPr>
              <w:spacing w:line="264" w:lineRule="auto"/>
              <w:rPr>
                <w:color w:val="000000" w:themeColor="text1"/>
              </w:rPr>
            </w:pPr>
            <w:r w:rsidRPr="620E1266">
              <w:rPr>
                <w:color w:val="000000" w:themeColor="text1"/>
              </w:rPr>
              <w:t>Người dùng đăng đăng nhập và có kết nối tới thiết bị</w:t>
            </w:r>
          </w:p>
          <w:p w:rsidR="620E1266" w:rsidP="00A31961" w:rsidRDefault="620E1266" w14:paraId="6358B47E" w14:textId="382992BA">
            <w:pPr>
              <w:pStyle w:val="ListParagraph"/>
              <w:numPr>
                <w:ilvl w:val="0"/>
                <w:numId w:val="20"/>
              </w:numPr>
              <w:spacing w:line="264" w:lineRule="auto"/>
              <w:rPr>
                <w:color w:val="000000" w:themeColor="text1"/>
              </w:rPr>
            </w:pPr>
            <w:r w:rsidRPr="620E1266">
              <w:rPr>
                <w:color w:val="000000" w:themeColor="text1"/>
              </w:rPr>
              <w:t xml:space="preserve">Người dùng chọn cấu hình </w:t>
            </w:r>
            <w:r w:rsidR="009321C6">
              <w:rPr>
                <w:color w:val="000000" w:themeColor="text1"/>
              </w:rPr>
              <w:t>LAN</w:t>
            </w:r>
            <w:r w:rsidRPr="620E1266">
              <w:rPr>
                <w:color w:val="000000" w:themeColor="text1"/>
              </w:rPr>
              <w:t xml:space="preserve"> cho thiết bị</w:t>
            </w:r>
          </w:p>
        </w:tc>
      </w:tr>
      <w:tr w:rsidR="620E1266" w:rsidTr="620E1266" w14:paraId="26E16362"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767673A9"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3B084ED9" w14:textId="326E76FA">
            <w:pPr>
              <w:spacing w:line="264" w:lineRule="auto"/>
              <w:rPr>
                <w:color w:val="000000" w:themeColor="text1"/>
              </w:rPr>
            </w:pPr>
            <w:r w:rsidRPr="620E1266">
              <w:rPr>
                <w:color w:val="000000" w:themeColor="text1"/>
              </w:rPr>
              <w:t>NSD</w:t>
            </w:r>
          </w:p>
        </w:tc>
      </w:tr>
      <w:tr w:rsidR="620E1266" w:rsidTr="620E1266" w14:paraId="5B96E700"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34986099"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1E5BB61F" w14:textId="1A1ADA6D">
            <w:pPr>
              <w:spacing w:line="264" w:lineRule="auto"/>
              <w:rPr>
                <w:color w:val="000000" w:themeColor="text1"/>
              </w:rPr>
            </w:pPr>
            <w:r w:rsidRPr="620E1266">
              <w:rPr>
                <w:color w:val="000000" w:themeColor="text1"/>
              </w:rPr>
              <w:t>NSD đã có kết nối tới thiết bị</w:t>
            </w:r>
          </w:p>
        </w:tc>
      </w:tr>
      <w:tr w:rsidR="620E1266" w:rsidTr="620E1266" w14:paraId="1708A1D5"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5B4909D4"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5A86374C" w14:textId="7481C3E0">
            <w:pPr>
              <w:spacing w:line="264" w:lineRule="auto"/>
              <w:rPr>
                <w:color w:val="000000" w:themeColor="text1"/>
              </w:rPr>
            </w:pPr>
            <w:r w:rsidRPr="620E1266">
              <w:rPr>
                <w:color w:val="000000" w:themeColor="text1"/>
              </w:rPr>
              <w:t>Cấu hình mạng cho thiết bị</w:t>
            </w:r>
          </w:p>
        </w:tc>
      </w:tr>
    </w:tbl>
    <w:p w:rsidR="00A37E62" w:rsidP="00A37E62" w:rsidRDefault="00A37E62" w14:paraId="21FDA570" w14:textId="77777777">
      <w:pPr>
        <w:spacing w:line="264" w:lineRule="auto"/>
        <w:rPr>
          <w:b/>
          <w:bCs/>
        </w:rPr>
      </w:pPr>
    </w:p>
    <w:p w:rsidRPr="00A37E62" w:rsidR="00F2565D" w:rsidP="00A37E62" w:rsidRDefault="4423B461" w14:paraId="11F03F18" w14:textId="71DC0D78">
      <w:pPr>
        <w:spacing w:line="264" w:lineRule="auto"/>
        <w:rPr>
          <w:b/>
          <w:bCs/>
        </w:rPr>
      </w:pPr>
      <w:r w:rsidRPr="57538E7C">
        <w:rPr>
          <w:b/>
          <w:bCs/>
        </w:rPr>
        <w:t>Sơ đồ quy trình nghiệp vụ cấu hình LAN</w:t>
      </w:r>
    </w:p>
    <w:p w:rsidRPr="00236FAE" w:rsidR="00F2565D" w:rsidP="57538E7C" w:rsidRDefault="57538E7C" w14:paraId="263B778F" w14:textId="1C495CAF">
      <w:pPr>
        <w:spacing w:line="264" w:lineRule="auto"/>
        <w:jc w:val="center"/>
      </w:pPr>
      <w:r>
        <w:rPr>
          <w:noProof/>
        </w:rPr>
        <w:drawing>
          <wp:inline distT="0" distB="0" distL="0" distR="0" wp14:anchorId="609AC760" wp14:editId="5D649866">
            <wp:extent cx="4572000" cy="4362450"/>
            <wp:effectExtent l="0" t="0" r="0" b="0"/>
            <wp:docPr id="215037897" name="Picture 21503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362450"/>
                    </a:xfrm>
                    <a:prstGeom prst="rect">
                      <a:avLst/>
                    </a:prstGeom>
                  </pic:spPr>
                </pic:pic>
              </a:graphicData>
            </a:graphic>
          </wp:inline>
        </w:drawing>
      </w:r>
    </w:p>
    <w:p w:rsidR="00A37E62" w:rsidP="00A37E62" w:rsidRDefault="00A37E62" w14:paraId="5C9EAD33" w14:textId="77777777">
      <w:pPr>
        <w:spacing w:line="264" w:lineRule="auto"/>
        <w:rPr>
          <w:b/>
          <w:bCs/>
        </w:rPr>
      </w:pPr>
    </w:p>
    <w:p w:rsidRPr="00A37E62" w:rsidR="00F2565D" w:rsidP="00A37E62" w:rsidRDefault="3EDEE777" w14:paraId="1AAB0927" w14:textId="31EFEE88">
      <w:pPr>
        <w:spacing w:line="264" w:lineRule="auto"/>
        <w:rPr>
          <w:b/>
          <w:bCs/>
        </w:rPr>
      </w:pPr>
      <w:r w:rsidRPr="00A37E62">
        <w:rPr>
          <w:b/>
          <w:bCs/>
        </w:rPr>
        <w:t>Giải thích quy trình:</w:t>
      </w:r>
    </w:p>
    <w:p w:rsidR="00F2565D" w:rsidP="00A31961" w:rsidRDefault="620E1266" w14:paraId="2BAA2340" w14:textId="6C506CDE">
      <w:pPr>
        <w:pStyle w:val="ListParagraph"/>
        <w:numPr>
          <w:ilvl w:val="0"/>
          <w:numId w:val="18"/>
        </w:numPr>
        <w:spacing w:line="264" w:lineRule="auto"/>
      </w:pPr>
      <w:r>
        <w:t>NSD truy cập ứng dụng đã có kết nối tới thiết bị</w:t>
      </w:r>
    </w:p>
    <w:p w:rsidR="00F2565D" w:rsidP="6266F7CF" w:rsidRDefault="3399DC4C" w14:paraId="49D82447" w14:textId="7EDA65D2">
      <w:pPr>
        <w:pStyle w:val="ListParagraph"/>
        <w:numPr>
          <w:ilvl w:val="0"/>
          <w:numId w:val="18"/>
        </w:numPr>
        <w:spacing w:line="264" w:lineRule="auto"/>
        <w:rPr>
          <w:rFonts w:cs="Tahoma"/>
        </w:rPr>
      </w:pPr>
      <w:r w:rsidRPr="6266F7CF">
        <w:rPr>
          <w:rFonts w:cs="Tahoma"/>
        </w:rPr>
        <w:t xml:space="preserve">NSD </w:t>
      </w:r>
      <w:r w:rsidRPr="6266F7CF" w:rsidR="748B7D33">
        <w:rPr>
          <w:rFonts w:cs="Tahoma"/>
        </w:rPr>
        <w:t xml:space="preserve">truy cập tính năng cài đặt mạng </w:t>
      </w:r>
      <w:r w:rsidRPr="6266F7CF" w:rsidR="5BFE97E7">
        <w:rPr>
          <w:rFonts w:ascii="Wingdings" w:hAnsi="Wingdings" w:eastAsia="Wingdings" w:cs="Wingdings"/>
        </w:rPr>
        <w:t></w:t>
      </w:r>
      <w:r w:rsidRPr="6266F7CF" w:rsidR="5BFE97E7">
        <w:rPr>
          <w:rFonts w:cs="Tahoma"/>
        </w:rPr>
        <w:t xml:space="preserve"> Chọn c</w:t>
      </w:r>
      <w:r w:rsidRPr="6266F7CF" w:rsidR="30616B8B">
        <w:rPr>
          <w:rFonts w:cs="Tahoma"/>
        </w:rPr>
        <w:t>ấ</w:t>
      </w:r>
      <w:r w:rsidRPr="6266F7CF" w:rsidR="5BFE97E7">
        <w:rPr>
          <w:rFonts w:cs="Tahoma"/>
        </w:rPr>
        <w:t>u hình LAN</w:t>
      </w:r>
    </w:p>
    <w:p w:rsidR="00F2565D" w:rsidP="00A31961" w:rsidRDefault="620E1266" w14:paraId="79D93847" w14:textId="6F78E17F">
      <w:pPr>
        <w:pStyle w:val="ListParagraph"/>
        <w:numPr>
          <w:ilvl w:val="0"/>
          <w:numId w:val="18"/>
        </w:numPr>
        <w:spacing w:line="264" w:lineRule="auto"/>
        <w:rPr>
          <w:rFonts w:cs="Tahoma"/>
        </w:rPr>
      </w:pPr>
      <w:r w:rsidRPr="620E1266">
        <w:rPr>
          <w:rFonts w:cs="Tahoma"/>
        </w:rPr>
        <w:lastRenderedPageBreak/>
        <w:t>NSD nhập giá trị cấu hình mới cho LAN</w:t>
      </w:r>
    </w:p>
    <w:p w:rsidR="00F2565D" w:rsidP="00A31961" w:rsidRDefault="620E1266" w14:paraId="6CD0057C" w14:textId="480F6DD6">
      <w:pPr>
        <w:pStyle w:val="ListParagraph"/>
        <w:numPr>
          <w:ilvl w:val="0"/>
          <w:numId w:val="18"/>
        </w:numPr>
        <w:spacing w:line="264" w:lineRule="auto"/>
        <w:rPr>
          <w:rFonts w:cs="Tahoma"/>
        </w:rPr>
      </w:pPr>
      <w:r w:rsidRPr="620E1266">
        <w:rPr>
          <w:rFonts w:cs="Tahoma"/>
        </w:rPr>
        <w:t>Hệ thống kiểm tra tính hợp lệ của các giá trị cấu hình</w:t>
      </w:r>
    </w:p>
    <w:p w:rsidR="00F2565D" w:rsidP="00A31961" w:rsidRDefault="620E1266" w14:paraId="064F9E8D" w14:textId="58C30A05">
      <w:pPr>
        <w:pStyle w:val="ListParagraph"/>
        <w:numPr>
          <w:ilvl w:val="0"/>
          <w:numId w:val="18"/>
        </w:numPr>
        <w:spacing w:line="264" w:lineRule="auto"/>
        <w:rPr>
          <w:rFonts w:cs="Tahoma"/>
        </w:rPr>
      </w:pPr>
      <w:r w:rsidRPr="620E1266">
        <w:rPr>
          <w:rFonts w:cs="Tahoma"/>
        </w:rPr>
        <w:t xml:space="preserve">Hệ thống gửi yêu cầu cấu hình mới cho </w:t>
      </w:r>
      <w:r w:rsidR="00CD2DFE">
        <w:rPr>
          <w:rFonts w:cs="Tahoma"/>
        </w:rPr>
        <w:t>LAN</w:t>
      </w:r>
      <w:r w:rsidRPr="620E1266">
        <w:rPr>
          <w:rFonts w:cs="Tahoma"/>
        </w:rPr>
        <w:t xml:space="preserve"> xuống thiết bị</w:t>
      </w:r>
    </w:p>
    <w:p w:rsidR="00F2565D" w:rsidP="00A31961" w:rsidRDefault="620E1266" w14:paraId="1441BEDE" w14:textId="05CFA1C8">
      <w:pPr>
        <w:pStyle w:val="ListParagraph"/>
        <w:numPr>
          <w:ilvl w:val="0"/>
          <w:numId w:val="18"/>
        </w:numPr>
        <w:spacing w:line="264" w:lineRule="auto"/>
        <w:rPr>
          <w:rFonts w:cs="Tahoma"/>
        </w:rPr>
      </w:pPr>
      <w:r w:rsidRPr="620E1266">
        <w:rPr>
          <w:rFonts w:cs="Tahoma"/>
        </w:rPr>
        <w:t>Thiết bị cài đặt theo các tham số đã nhập</w:t>
      </w:r>
    </w:p>
    <w:p w:rsidR="00F2565D" w:rsidP="00A31961" w:rsidRDefault="620E1266" w14:paraId="788332AF" w14:textId="1A415819">
      <w:pPr>
        <w:pStyle w:val="ListParagraph"/>
        <w:numPr>
          <w:ilvl w:val="0"/>
          <w:numId w:val="18"/>
        </w:numPr>
        <w:spacing w:line="264" w:lineRule="auto"/>
        <w:rPr>
          <w:rFonts w:cs="Tahoma"/>
        </w:rPr>
      </w:pPr>
      <w:r w:rsidRPr="620E1266">
        <w:rPr>
          <w:rFonts w:cs="Tahoma"/>
        </w:rPr>
        <w:t>Sau khi cấu hình thiết bị thực hiện kiểm tra</w:t>
      </w:r>
      <w:r w:rsidR="00FE4764">
        <w:rPr>
          <w:rFonts w:cs="Tahoma"/>
        </w:rPr>
        <w:t xml:space="preserve"> trạng thái cấu hình</w:t>
      </w:r>
    </w:p>
    <w:p w:rsidR="00F2565D" w:rsidP="00A31961" w:rsidRDefault="620E1266" w14:paraId="50D943E2" w14:textId="395BEF96">
      <w:pPr>
        <w:pStyle w:val="ListParagraph"/>
        <w:numPr>
          <w:ilvl w:val="0"/>
          <w:numId w:val="18"/>
        </w:numPr>
        <w:spacing w:line="264" w:lineRule="auto"/>
        <w:rPr>
          <w:rFonts w:cs="Tahoma"/>
        </w:rPr>
      </w:pPr>
      <w:r w:rsidRPr="620E1266">
        <w:rPr>
          <w:rFonts w:cs="Tahoma"/>
        </w:rPr>
        <w:t>Nếu cấu hình thất bại gửi về thông báo lỗi</w:t>
      </w:r>
    </w:p>
    <w:p w:rsidR="00F2565D" w:rsidP="00A31961" w:rsidRDefault="00FE4764" w14:paraId="63F13C68" w14:textId="138B460D">
      <w:pPr>
        <w:pStyle w:val="ListParagraph"/>
        <w:numPr>
          <w:ilvl w:val="0"/>
          <w:numId w:val="18"/>
        </w:numPr>
        <w:spacing w:line="264" w:lineRule="auto"/>
        <w:rPr>
          <w:rFonts w:cs="Tahoma"/>
        </w:rPr>
      </w:pPr>
      <w:r>
        <w:rPr>
          <w:rFonts w:cs="Tahoma"/>
        </w:rPr>
        <w:t>Thiết bị c</w:t>
      </w:r>
      <w:r w:rsidRPr="620E1266" w:rsidR="620E1266">
        <w:rPr>
          <w:rFonts w:cs="Tahoma"/>
        </w:rPr>
        <w:t xml:space="preserve">ấu hình </w:t>
      </w:r>
      <w:r w:rsidR="00CD2DFE">
        <w:rPr>
          <w:rFonts w:cs="Tahoma"/>
        </w:rPr>
        <w:t>LAN</w:t>
      </w:r>
      <w:r w:rsidRPr="620E1266" w:rsidR="620E1266">
        <w:rPr>
          <w:rFonts w:cs="Tahoma"/>
        </w:rPr>
        <w:t xml:space="preserve"> thành công</w:t>
      </w:r>
    </w:p>
    <w:p w:rsidR="00F2565D" w:rsidP="6266F7CF" w:rsidRDefault="0057456A" w14:paraId="36A93168" w14:textId="329DF625">
      <w:pPr>
        <w:pStyle w:val="ListParagraph"/>
        <w:numPr>
          <w:ilvl w:val="0"/>
          <w:numId w:val="18"/>
        </w:numPr>
        <w:spacing w:line="264" w:lineRule="auto"/>
        <w:rPr>
          <w:color w:val="000000" w:themeColor="text1"/>
        </w:rPr>
      </w:pPr>
      <w:r w:rsidRPr="6266F7CF">
        <w:rPr>
          <w:color w:val="000000" w:themeColor="text1"/>
        </w:rPr>
        <w:t>Ứng dụng thông báo cấu hình thành công</w:t>
      </w:r>
    </w:p>
    <w:p w:rsidR="00F2565D" w:rsidP="00A31961" w:rsidRDefault="3399DC4C" w14:paraId="5FA4FBC9" w14:textId="7372A268">
      <w:pPr>
        <w:pStyle w:val="ListParagraph"/>
        <w:numPr>
          <w:ilvl w:val="0"/>
          <w:numId w:val="18"/>
        </w:numPr>
        <w:spacing w:line="264" w:lineRule="auto"/>
      </w:pPr>
      <w:r>
        <w:t>Kết thúc nghiệp vụ.</w:t>
      </w:r>
    </w:p>
    <w:p w:rsidR="00F2565D" w:rsidP="620E1266" w:rsidRDefault="00F2565D" w14:paraId="5B5FCCD0" w14:textId="1ED811AE">
      <w:pPr>
        <w:spacing w:line="264" w:lineRule="auto"/>
      </w:pPr>
    </w:p>
    <w:p w:rsidR="00E65E85" w:rsidP="00F2565D" w:rsidRDefault="61E0272A" w14:paraId="16D1BDFA" w14:textId="43F93E8A">
      <w:pPr>
        <w:pStyle w:val="Heading4"/>
        <w:spacing w:line="264" w:lineRule="auto"/>
      </w:pPr>
      <w:bookmarkStart w:name="_Toc1376765676" w:id="114"/>
      <w:r>
        <w:t>Cấu hình Wifi</w:t>
      </w:r>
      <w:bookmarkEnd w:id="114"/>
    </w:p>
    <w:p w:rsidR="00C73EC1" w:rsidP="00A31961" w:rsidRDefault="0091310A" w14:paraId="2D98A692" w14:textId="512E7096">
      <w:pPr>
        <w:pStyle w:val="ListParagraph"/>
        <w:numPr>
          <w:ilvl w:val="0"/>
          <w:numId w:val="32"/>
        </w:numPr>
        <w:spacing w:line="264" w:lineRule="auto"/>
      </w:pPr>
      <w:r w:rsidRPr="7E2641A2">
        <w:rPr>
          <w:lang w:val="vi-VN"/>
        </w:rPr>
        <w:t xml:space="preserve">Chức năng này cho phép người sử dụng </w:t>
      </w:r>
      <w:r>
        <w:t>cấu hình thông tin Wifi</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009321C6" w:rsidTr="00CE2675" w14:paraId="44ACB97B" w14:textId="77777777">
        <w:tc>
          <w:tcPr>
            <w:tcW w:w="2151" w:type="dxa"/>
            <w:shd w:val="clear" w:color="auto" w:fill="BFBFBF" w:themeFill="background1" w:themeFillShade="BF"/>
          </w:tcPr>
          <w:p w:rsidR="009321C6" w:rsidP="00CE2675" w:rsidRDefault="009321C6" w14:paraId="1FB4A87E" w14:textId="77777777">
            <w:pPr>
              <w:spacing w:line="264" w:lineRule="auto"/>
            </w:pPr>
            <w:r>
              <w:t>ID</w:t>
            </w:r>
          </w:p>
        </w:tc>
        <w:tc>
          <w:tcPr>
            <w:tcW w:w="7074" w:type="dxa"/>
            <w:shd w:val="clear" w:color="auto" w:fill="BFBFBF" w:themeFill="background1" w:themeFillShade="BF"/>
          </w:tcPr>
          <w:p w:rsidR="009321C6" w:rsidP="00CE2675" w:rsidRDefault="009321C6" w14:paraId="70B0AB68" w14:textId="6781B2A8">
            <w:pPr>
              <w:spacing w:line="264" w:lineRule="auto"/>
            </w:pPr>
            <w:r>
              <w:t>UC-Settings-04</w:t>
            </w:r>
          </w:p>
        </w:tc>
      </w:tr>
      <w:tr w:rsidR="009321C6" w:rsidTr="00CE2675" w14:paraId="4ACEDA94" w14:textId="77777777">
        <w:tc>
          <w:tcPr>
            <w:tcW w:w="2151" w:type="dxa"/>
            <w:tcBorders>
              <w:top w:val="single" w:color="auto" w:sz="4" w:space="0"/>
              <w:left w:val="single" w:color="auto" w:sz="4" w:space="0"/>
              <w:bottom w:val="single" w:color="auto" w:sz="4" w:space="0"/>
              <w:right w:val="single" w:color="auto" w:sz="4" w:space="0"/>
            </w:tcBorders>
          </w:tcPr>
          <w:p w:rsidR="009321C6" w:rsidP="00CE2675" w:rsidRDefault="009321C6" w14:paraId="31547189"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009321C6" w:rsidP="00CE2675" w:rsidRDefault="009321C6" w14:paraId="0F94640C" w14:textId="60621328">
            <w:pPr>
              <w:spacing w:line="264" w:lineRule="auto"/>
              <w:rPr>
                <w:color w:val="000000" w:themeColor="text1"/>
              </w:rPr>
            </w:pPr>
            <w:r w:rsidRPr="620E1266">
              <w:rPr>
                <w:color w:val="000000" w:themeColor="text1"/>
              </w:rPr>
              <w:t xml:space="preserve">Cấu hình </w:t>
            </w:r>
            <w:r>
              <w:rPr>
                <w:color w:val="000000" w:themeColor="text1"/>
              </w:rPr>
              <w:t>Wifi</w:t>
            </w:r>
          </w:p>
        </w:tc>
      </w:tr>
      <w:tr w:rsidR="009321C6" w:rsidTr="00CE2675" w14:paraId="34B8F17D" w14:textId="77777777">
        <w:tc>
          <w:tcPr>
            <w:tcW w:w="2151" w:type="dxa"/>
            <w:tcBorders>
              <w:top w:val="single" w:color="auto" w:sz="4" w:space="0"/>
              <w:left w:val="single" w:color="auto" w:sz="4" w:space="0"/>
              <w:bottom w:val="single" w:color="auto" w:sz="4" w:space="0"/>
              <w:right w:val="single" w:color="auto" w:sz="4" w:space="0"/>
            </w:tcBorders>
          </w:tcPr>
          <w:p w:rsidR="009321C6" w:rsidP="00CE2675" w:rsidRDefault="009321C6" w14:paraId="7CA43EC5"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009321C6" w:rsidP="00A31961" w:rsidRDefault="009321C6" w14:paraId="4409180F" w14:textId="77777777">
            <w:pPr>
              <w:pStyle w:val="ListParagraph"/>
              <w:numPr>
                <w:ilvl w:val="0"/>
                <w:numId w:val="47"/>
              </w:numPr>
              <w:spacing w:line="264" w:lineRule="auto"/>
              <w:rPr>
                <w:color w:val="000000" w:themeColor="text1"/>
              </w:rPr>
            </w:pPr>
            <w:r w:rsidRPr="620E1266">
              <w:rPr>
                <w:color w:val="000000" w:themeColor="text1"/>
              </w:rPr>
              <w:t>Người dùng đăng đăng nhập và có kết nối tới thiết bị</w:t>
            </w:r>
          </w:p>
          <w:p w:rsidR="009321C6" w:rsidP="00A31961" w:rsidRDefault="009321C6" w14:paraId="2BECC11B" w14:textId="16CF7E1B">
            <w:pPr>
              <w:pStyle w:val="ListParagraph"/>
              <w:numPr>
                <w:ilvl w:val="0"/>
                <w:numId w:val="47"/>
              </w:numPr>
              <w:spacing w:line="264" w:lineRule="auto"/>
              <w:rPr>
                <w:color w:val="000000" w:themeColor="text1"/>
              </w:rPr>
            </w:pPr>
            <w:r w:rsidRPr="620E1266">
              <w:rPr>
                <w:color w:val="000000" w:themeColor="text1"/>
              </w:rPr>
              <w:t xml:space="preserve">Người dùng chọn cấu hình </w:t>
            </w:r>
            <w:r>
              <w:rPr>
                <w:color w:val="000000" w:themeColor="text1"/>
              </w:rPr>
              <w:t>Wifi</w:t>
            </w:r>
            <w:r w:rsidRPr="620E1266">
              <w:rPr>
                <w:color w:val="000000" w:themeColor="text1"/>
              </w:rPr>
              <w:t xml:space="preserve"> cho thiết bị</w:t>
            </w:r>
          </w:p>
        </w:tc>
      </w:tr>
      <w:tr w:rsidR="009321C6" w:rsidTr="00CE2675" w14:paraId="6B6A3A68" w14:textId="77777777">
        <w:tc>
          <w:tcPr>
            <w:tcW w:w="2151" w:type="dxa"/>
            <w:tcBorders>
              <w:top w:val="single" w:color="auto" w:sz="4" w:space="0"/>
              <w:left w:val="single" w:color="auto" w:sz="4" w:space="0"/>
              <w:bottom w:val="single" w:color="auto" w:sz="4" w:space="0"/>
              <w:right w:val="single" w:color="auto" w:sz="4" w:space="0"/>
            </w:tcBorders>
          </w:tcPr>
          <w:p w:rsidR="009321C6" w:rsidP="00CE2675" w:rsidRDefault="009321C6" w14:paraId="36152998"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009321C6" w:rsidP="00CE2675" w:rsidRDefault="009321C6" w14:paraId="64E9763F" w14:textId="77777777">
            <w:pPr>
              <w:spacing w:line="264" w:lineRule="auto"/>
              <w:rPr>
                <w:color w:val="000000" w:themeColor="text1"/>
              </w:rPr>
            </w:pPr>
            <w:r w:rsidRPr="620E1266">
              <w:rPr>
                <w:color w:val="000000" w:themeColor="text1"/>
              </w:rPr>
              <w:t>NSD</w:t>
            </w:r>
          </w:p>
        </w:tc>
      </w:tr>
      <w:tr w:rsidR="009321C6" w:rsidTr="00CE2675" w14:paraId="32BF06D4" w14:textId="77777777">
        <w:tc>
          <w:tcPr>
            <w:tcW w:w="2151" w:type="dxa"/>
            <w:tcBorders>
              <w:top w:val="single" w:color="auto" w:sz="4" w:space="0"/>
              <w:left w:val="single" w:color="auto" w:sz="4" w:space="0"/>
              <w:bottom w:val="single" w:color="auto" w:sz="4" w:space="0"/>
              <w:right w:val="single" w:color="auto" w:sz="4" w:space="0"/>
            </w:tcBorders>
          </w:tcPr>
          <w:p w:rsidR="009321C6" w:rsidP="00CE2675" w:rsidRDefault="009321C6" w14:paraId="654F9AB8"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009321C6" w:rsidP="00CE2675" w:rsidRDefault="009321C6" w14:paraId="434D82E9" w14:textId="77777777">
            <w:pPr>
              <w:spacing w:line="264" w:lineRule="auto"/>
              <w:rPr>
                <w:color w:val="000000" w:themeColor="text1"/>
              </w:rPr>
            </w:pPr>
            <w:r w:rsidRPr="620E1266">
              <w:rPr>
                <w:color w:val="000000" w:themeColor="text1"/>
              </w:rPr>
              <w:t>NSD đã có kết nối tới thiết bị</w:t>
            </w:r>
          </w:p>
          <w:p w:rsidR="007B50AF" w:rsidP="00CE2675" w:rsidRDefault="007B50AF" w14:paraId="39EF7743" w14:textId="68C22B24">
            <w:pPr>
              <w:spacing w:line="264" w:lineRule="auto"/>
              <w:rPr>
                <w:color w:val="000000" w:themeColor="text1"/>
              </w:rPr>
            </w:pPr>
            <w:r>
              <w:rPr>
                <w:color w:val="000000" w:themeColor="text1"/>
              </w:rPr>
              <w:t>Thiết bị đã có ít nhật 1 cổng WAN PPPoE</w:t>
            </w:r>
          </w:p>
        </w:tc>
      </w:tr>
      <w:tr w:rsidR="009321C6" w:rsidTr="00CE2675" w14:paraId="4F4CF599" w14:textId="77777777">
        <w:tc>
          <w:tcPr>
            <w:tcW w:w="2151" w:type="dxa"/>
            <w:tcBorders>
              <w:top w:val="single" w:color="auto" w:sz="4" w:space="0"/>
              <w:left w:val="single" w:color="auto" w:sz="4" w:space="0"/>
              <w:bottom w:val="single" w:color="auto" w:sz="4" w:space="0"/>
              <w:right w:val="single" w:color="auto" w:sz="4" w:space="0"/>
            </w:tcBorders>
          </w:tcPr>
          <w:p w:rsidR="009321C6" w:rsidP="00CE2675" w:rsidRDefault="009321C6" w14:paraId="6575C369"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009321C6" w:rsidP="00CE2675" w:rsidRDefault="009321C6" w14:paraId="71D68F86" w14:textId="5C6F990E">
            <w:pPr>
              <w:spacing w:line="264" w:lineRule="auto"/>
              <w:rPr>
                <w:color w:val="000000" w:themeColor="text1"/>
              </w:rPr>
            </w:pPr>
            <w:r w:rsidRPr="620E1266">
              <w:rPr>
                <w:color w:val="000000" w:themeColor="text1"/>
              </w:rPr>
              <w:t>Cấu hình mạng cho thiết b</w:t>
            </w:r>
            <w:r w:rsidR="00420C48">
              <w:rPr>
                <w:color w:val="000000" w:themeColor="text1"/>
              </w:rPr>
              <w:t>ị thành công và sử dụng dịch vụ đã cấu hình</w:t>
            </w:r>
          </w:p>
        </w:tc>
      </w:tr>
    </w:tbl>
    <w:p w:rsidR="009321C6" w:rsidP="009321C6" w:rsidRDefault="009321C6" w14:paraId="48915F56" w14:textId="77777777">
      <w:pPr>
        <w:spacing w:line="264" w:lineRule="auto"/>
      </w:pPr>
    </w:p>
    <w:p w:rsidRPr="00A37E62" w:rsidR="005F06CE" w:rsidP="00A37E62" w:rsidRDefault="2B62D77A" w14:paraId="1EBD922A" w14:textId="5DC60B9D">
      <w:pPr>
        <w:spacing w:line="264" w:lineRule="auto"/>
        <w:rPr>
          <w:b/>
          <w:bCs/>
        </w:rPr>
      </w:pPr>
      <w:r w:rsidRPr="57538E7C">
        <w:rPr>
          <w:b/>
          <w:bCs/>
        </w:rPr>
        <w:t>Sơ đồ quy trình nghiệp vụ cấu hình Wifi</w:t>
      </w:r>
    </w:p>
    <w:p w:rsidRPr="00236FAE" w:rsidR="005F06CE" w:rsidP="57538E7C" w:rsidRDefault="57538E7C" w14:paraId="770AEC35" w14:textId="1696DA10">
      <w:pPr>
        <w:spacing w:line="264" w:lineRule="auto"/>
        <w:jc w:val="center"/>
      </w:pPr>
      <w:r>
        <w:rPr>
          <w:noProof/>
        </w:rPr>
        <w:lastRenderedPageBreak/>
        <w:drawing>
          <wp:inline distT="0" distB="0" distL="0" distR="0" wp14:anchorId="52788DFC" wp14:editId="3F97244E">
            <wp:extent cx="4572000" cy="4572000"/>
            <wp:effectExtent l="0" t="0" r="0" b="0"/>
            <wp:docPr id="100692829" name="Picture 10069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Pr="00A37E62" w:rsidR="00515C0A" w:rsidP="00A37E62" w:rsidRDefault="00515C0A" w14:paraId="7B48DEAB" w14:textId="77777777">
      <w:pPr>
        <w:spacing w:line="264" w:lineRule="auto"/>
        <w:rPr>
          <w:b/>
          <w:bCs/>
        </w:rPr>
      </w:pPr>
      <w:r w:rsidRPr="00A37E62">
        <w:rPr>
          <w:b/>
          <w:bCs/>
        </w:rPr>
        <w:t>Giải thích quy trình:</w:t>
      </w:r>
    </w:p>
    <w:p w:rsidR="00515C0A" w:rsidP="00A31961" w:rsidRDefault="00515C0A" w14:paraId="3593426E" w14:textId="77777777">
      <w:pPr>
        <w:pStyle w:val="ListParagraph"/>
        <w:numPr>
          <w:ilvl w:val="0"/>
          <w:numId w:val="46"/>
        </w:numPr>
        <w:spacing w:line="264" w:lineRule="auto"/>
      </w:pPr>
      <w:r>
        <w:t>NSD truy cập ứng dụng đã có kết nối tới thiết bị</w:t>
      </w:r>
    </w:p>
    <w:p w:rsidR="00515C0A" w:rsidP="00A31961" w:rsidRDefault="00515C0A" w14:paraId="6D68369F" w14:textId="0EE1842E">
      <w:pPr>
        <w:pStyle w:val="ListParagraph"/>
        <w:numPr>
          <w:ilvl w:val="0"/>
          <w:numId w:val="46"/>
        </w:numPr>
        <w:spacing w:line="264" w:lineRule="auto"/>
        <w:rPr>
          <w:rFonts w:cs="Tahoma"/>
        </w:rPr>
      </w:pPr>
      <w:r w:rsidRPr="325F5AEB">
        <w:rPr>
          <w:rFonts w:cs="Tahoma"/>
        </w:rPr>
        <w:t xml:space="preserve">NSD truy cập tính năng cài đặt mạng </w:t>
      </w:r>
      <w:r w:rsidRPr="325F5AEB">
        <w:rPr>
          <w:rFonts w:ascii="Wingdings" w:hAnsi="Wingdings" w:eastAsia="Wingdings" w:cs="Wingdings"/>
        </w:rPr>
        <w:t></w:t>
      </w:r>
      <w:r w:rsidRPr="325F5AEB">
        <w:rPr>
          <w:rFonts w:cs="Tahoma"/>
        </w:rPr>
        <w:t xml:space="preserve"> Chọn cấu hình Wifi</w:t>
      </w:r>
    </w:p>
    <w:p w:rsidR="00515C0A" w:rsidP="00A31961" w:rsidRDefault="00515C0A" w14:paraId="52046899" w14:textId="6F4D2127">
      <w:pPr>
        <w:pStyle w:val="ListParagraph"/>
        <w:numPr>
          <w:ilvl w:val="0"/>
          <w:numId w:val="46"/>
        </w:numPr>
        <w:spacing w:line="264" w:lineRule="auto"/>
        <w:rPr>
          <w:rFonts w:cs="Tahoma"/>
        </w:rPr>
      </w:pPr>
      <w:r w:rsidRPr="620E1266">
        <w:rPr>
          <w:rFonts w:cs="Tahoma"/>
        </w:rPr>
        <w:t>NSD nhập giá tr</w:t>
      </w:r>
      <w:r>
        <w:rPr>
          <w:rFonts w:cs="Tahoma"/>
        </w:rPr>
        <w:t xml:space="preserve">ị SSID và mật khẩu chp mạng Wifi tương ứng với </w:t>
      </w:r>
      <w:r w:rsidR="001B48D4">
        <w:rPr>
          <w:rFonts w:cs="Tahoma"/>
        </w:rPr>
        <w:t>thiết bị</w:t>
      </w:r>
    </w:p>
    <w:p w:rsidR="001B48D4" w:rsidP="00A31961" w:rsidRDefault="001B48D4" w14:paraId="31C425B1" w14:textId="2EB93797">
      <w:pPr>
        <w:pStyle w:val="ListParagraph"/>
        <w:numPr>
          <w:ilvl w:val="1"/>
          <w:numId w:val="46"/>
        </w:numPr>
        <w:spacing w:line="264" w:lineRule="auto"/>
        <w:rPr>
          <w:rFonts w:cs="Tahoma"/>
        </w:rPr>
      </w:pPr>
      <w:r>
        <w:rPr>
          <w:rFonts w:cs="Tahoma"/>
        </w:rPr>
        <w:t>Tùy thuộc t</w:t>
      </w:r>
      <w:r w:rsidR="00235B47">
        <w:rPr>
          <w:rFonts w:cs="Tahoma"/>
        </w:rPr>
        <w:t>hiết bị mạng có cấu hình Wifi dual-band hoặc single-band</w:t>
      </w:r>
    </w:p>
    <w:p w:rsidR="00515C0A" w:rsidP="00A31961" w:rsidRDefault="00515C0A" w14:paraId="0E2D92B9" w14:textId="77777777">
      <w:pPr>
        <w:pStyle w:val="ListParagraph"/>
        <w:numPr>
          <w:ilvl w:val="0"/>
          <w:numId w:val="46"/>
        </w:numPr>
        <w:spacing w:line="264" w:lineRule="auto"/>
        <w:rPr>
          <w:rFonts w:cs="Tahoma"/>
        </w:rPr>
      </w:pPr>
      <w:r w:rsidRPr="620E1266">
        <w:rPr>
          <w:rFonts w:cs="Tahoma"/>
        </w:rPr>
        <w:t>Hệ thống kiểm tra tính hợp lệ của các giá trị cấu hình</w:t>
      </w:r>
    </w:p>
    <w:p w:rsidR="00497DEA" w:rsidP="00A31961" w:rsidRDefault="00497DEA" w14:paraId="14C0A81B" w14:textId="7A4F15F0">
      <w:pPr>
        <w:pStyle w:val="ListParagraph"/>
        <w:numPr>
          <w:ilvl w:val="0"/>
          <w:numId w:val="46"/>
        </w:numPr>
        <w:spacing w:line="264" w:lineRule="auto"/>
        <w:rPr>
          <w:rFonts w:cs="Tahoma"/>
        </w:rPr>
      </w:pPr>
      <w:r>
        <w:rPr>
          <w:rFonts w:cs="Tahoma"/>
        </w:rPr>
        <w:t>Nếu giá trị cấu hình chưa thỏa màn gửi thông báo lỗi</w:t>
      </w:r>
    </w:p>
    <w:p w:rsidR="00515C0A" w:rsidP="00A31961" w:rsidRDefault="00515C0A" w14:paraId="05626E38" w14:textId="6347E17B">
      <w:pPr>
        <w:pStyle w:val="ListParagraph"/>
        <w:numPr>
          <w:ilvl w:val="0"/>
          <w:numId w:val="46"/>
        </w:numPr>
        <w:spacing w:line="264" w:lineRule="auto"/>
        <w:rPr>
          <w:rFonts w:cs="Tahoma"/>
        </w:rPr>
      </w:pPr>
      <w:r w:rsidRPr="620E1266">
        <w:rPr>
          <w:rFonts w:cs="Tahoma"/>
        </w:rPr>
        <w:t xml:space="preserve">Hệ thống gửi yêu cầu cấu hình mới cho </w:t>
      </w:r>
      <w:r w:rsidR="00CD2DFE">
        <w:rPr>
          <w:rFonts w:cs="Tahoma"/>
        </w:rPr>
        <w:t>Wifi</w:t>
      </w:r>
      <w:r w:rsidRPr="620E1266">
        <w:rPr>
          <w:rFonts w:cs="Tahoma"/>
        </w:rPr>
        <w:t xml:space="preserve"> xuống thiết bị</w:t>
      </w:r>
    </w:p>
    <w:p w:rsidR="00515C0A" w:rsidP="00A31961" w:rsidRDefault="00515C0A" w14:paraId="2C2B17DD" w14:textId="77777777">
      <w:pPr>
        <w:pStyle w:val="ListParagraph"/>
        <w:numPr>
          <w:ilvl w:val="0"/>
          <w:numId w:val="46"/>
        </w:numPr>
        <w:spacing w:line="264" w:lineRule="auto"/>
        <w:rPr>
          <w:rFonts w:cs="Tahoma"/>
        </w:rPr>
      </w:pPr>
      <w:r w:rsidRPr="620E1266">
        <w:rPr>
          <w:rFonts w:cs="Tahoma"/>
        </w:rPr>
        <w:t>Thiết bị cài đặt theo các tham số đã nhập</w:t>
      </w:r>
    </w:p>
    <w:p w:rsidR="00515C0A" w:rsidP="00A31961" w:rsidRDefault="00515C0A" w14:paraId="0C3F31A2" w14:textId="77777777">
      <w:pPr>
        <w:pStyle w:val="ListParagraph"/>
        <w:numPr>
          <w:ilvl w:val="0"/>
          <w:numId w:val="46"/>
        </w:numPr>
        <w:spacing w:line="264" w:lineRule="auto"/>
        <w:rPr>
          <w:rFonts w:cs="Tahoma"/>
        </w:rPr>
      </w:pPr>
      <w:r w:rsidRPr="620E1266">
        <w:rPr>
          <w:rFonts w:cs="Tahoma"/>
        </w:rPr>
        <w:t>Sau khi cấu hình thiết bị thực hiện kiểm tra</w:t>
      </w:r>
    </w:p>
    <w:p w:rsidR="00515C0A" w:rsidP="00A31961" w:rsidRDefault="00515C0A" w14:paraId="6F5FDE1A" w14:textId="77777777">
      <w:pPr>
        <w:pStyle w:val="ListParagraph"/>
        <w:numPr>
          <w:ilvl w:val="0"/>
          <w:numId w:val="46"/>
        </w:numPr>
        <w:spacing w:line="264" w:lineRule="auto"/>
        <w:rPr>
          <w:rFonts w:cs="Tahoma"/>
        </w:rPr>
      </w:pPr>
      <w:r w:rsidRPr="620E1266">
        <w:rPr>
          <w:rFonts w:cs="Tahoma"/>
        </w:rPr>
        <w:t>Nếu cấu hình thất bại gửi về thông báo lỗi</w:t>
      </w:r>
    </w:p>
    <w:p w:rsidR="00515C0A" w:rsidP="00A31961" w:rsidRDefault="00515C0A" w14:paraId="4BD88BDF" w14:textId="4E53F851">
      <w:pPr>
        <w:pStyle w:val="ListParagraph"/>
        <w:numPr>
          <w:ilvl w:val="0"/>
          <w:numId w:val="46"/>
        </w:numPr>
        <w:spacing w:line="264" w:lineRule="auto"/>
        <w:rPr>
          <w:rFonts w:cs="Tahoma"/>
        </w:rPr>
      </w:pPr>
      <w:r w:rsidRPr="620E1266">
        <w:rPr>
          <w:rFonts w:cs="Tahoma"/>
        </w:rPr>
        <w:t>Cấu hình WAN thành công</w:t>
      </w:r>
      <w:r w:rsidR="00D415A2">
        <w:rPr>
          <w:rFonts w:cs="Tahoma"/>
        </w:rPr>
        <w:t>, gửi trả về các thông tin đã cấu hình</w:t>
      </w:r>
    </w:p>
    <w:p w:rsidRPr="00D415A2" w:rsidR="00515C0A" w:rsidP="6266F7CF" w:rsidRDefault="00595C55" w14:paraId="4D7AD0BD" w14:textId="44C469F2">
      <w:pPr>
        <w:pStyle w:val="ListParagraph"/>
        <w:numPr>
          <w:ilvl w:val="0"/>
          <w:numId w:val="46"/>
        </w:numPr>
        <w:spacing w:line="264" w:lineRule="auto"/>
        <w:rPr>
          <w:color w:val="000000" w:themeColor="text1"/>
        </w:rPr>
      </w:pPr>
      <w:r w:rsidRPr="6266F7CF">
        <w:rPr>
          <w:color w:val="000000" w:themeColor="text1"/>
        </w:rPr>
        <w:t>Ứng dụng thông báo cấu hình thành công</w:t>
      </w:r>
    </w:p>
    <w:p w:rsidRPr="0091310A" w:rsidR="0091310A" w:rsidP="00A31961" w:rsidRDefault="00515C0A" w14:paraId="4DF4E836" w14:textId="65DECFBA">
      <w:pPr>
        <w:pStyle w:val="ListParagraph"/>
        <w:numPr>
          <w:ilvl w:val="0"/>
          <w:numId w:val="46"/>
        </w:numPr>
        <w:spacing w:line="264" w:lineRule="auto"/>
      </w:pPr>
      <w:r>
        <w:t>Kết thúc nghiệp vụ.</w:t>
      </w:r>
    </w:p>
    <w:p w:rsidR="00E65E85" w:rsidP="00E65E85" w:rsidRDefault="64F829CA" w14:paraId="194BDC86" w14:textId="3E3C2A84">
      <w:pPr>
        <w:pStyle w:val="Heading4"/>
        <w:spacing w:line="264" w:lineRule="auto"/>
      </w:pPr>
      <w:bookmarkStart w:name="_Toc802264199" w:id="115"/>
      <w:r>
        <w:t>Cấu hình Mesh</w:t>
      </w:r>
      <w:bookmarkEnd w:id="115"/>
    </w:p>
    <w:p w:rsidR="00755795" w:rsidP="00755795" w:rsidRDefault="00755795" w14:paraId="69164EE1" w14:textId="77777777">
      <w:pPr>
        <w:pStyle w:val="Heading5"/>
        <w:ind w:left="0"/>
        <w:rPr>
          <w:noProof/>
          <w:highlight w:val="yellow"/>
          <w:lang w:eastAsia="ar-SA"/>
        </w:rPr>
      </w:pPr>
      <w:r>
        <w:rPr>
          <w:noProof/>
          <w:highlight w:val="yellow"/>
          <w:lang w:eastAsia="ar-SA"/>
        </w:rPr>
        <w:t>Thiết lập mạng mesh</w:t>
      </w:r>
    </w:p>
    <w:p w:rsidRPr="009A267D" w:rsidR="00A317EC" w:rsidP="00553677" w:rsidRDefault="00F540AB" w14:paraId="307ABC2C" w14:textId="2FA9FB35">
      <w:pPr>
        <w:pStyle w:val="Heading6"/>
        <w:rPr>
          <w:rFonts w:ascii="Times New Roman" w:hAnsi="Times New Roman"/>
          <w:sz w:val="26"/>
          <w:szCs w:val="26"/>
          <w:highlight w:val="yellow"/>
          <w:lang w:eastAsia="ar-SA"/>
        </w:rPr>
      </w:pPr>
      <w:r>
        <w:rPr>
          <w:rFonts w:ascii="Times New Roman" w:hAnsi="Times New Roman"/>
          <w:sz w:val="26"/>
          <w:szCs w:val="26"/>
          <w:highlight w:val="yellow"/>
          <w:lang w:eastAsia="ar-SA"/>
        </w:rPr>
        <w:t>Thiết lập mới</w:t>
      </w:r>
    </w:p>
    <w:p w:rsidR="00BF00A0" w:rsidP="004A561D" w:rsidRDefault="004A561D" w14:paraId="644CBC6D" w14:textId="776DD0FE">
      <w:pPr>
        <w:pStyle w:val="ListParagraph"/>
        <w:numPr>
          <w:ilvl w:val="0"/>
          <w:numId w:val="32"/>
        </w:numPr>
        <w:rPr>
          <w:highlight w:val="yellow"/>
          <w:lang w:eastAsia="ar-SA"/>
        </w:rPr>
      </w:pPr>
      <w:r w:rsidRPr="004A561D">
        <w:rPr>
          <w:highlight w:val="yellow"/>
          <w:lang w:eastAsia="ar-SA"/>
        </w:rPr>
        <w:lastRenderedPageBreak/>
        <w:t>Chức năng</w:t>
      </w:r>
      <w:r>
        <w:rPr>
          <w:highlight w:val="yellow"/>
          <w:lang w:eastAsia="ar-SA"/>
        </w:rPr>
        <w:t xml:space="preserve"> này cho phép người sử dụng thiết lập một mạng mesh mới hoàn toàn với ONT hoặc </w:t>
      </w:r>
      <w:r w:rsidR="00C01418">
        <w:rPr>
          <w:highlight w:val="yellow"/>
          <w:lang w:eastAsia="ar-SA"/>
        </w:rPr>
        <w:t>thay thế thiết bị CAP mới</w:t>
      </w:r>
      <w:r w:rsidR="001B368A">
        <w:rPr>
          <w:highlight w:val="yellow"/>
          <w:lang w:eastAsia="ar-SA"/>
        </w:rPr>
        <w:t xml:space="preserve"> khi đã có sẵn mạng mesh</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Pr="006564EA" w:rsidR="006564EA" w:rsidTr="33D17D1E" w14:paraId="7BBCFCCE" w14:textId="77777777">
        <w:tc>
          <w:tcPr>
            <w:tcW w:w="2151" w:type="dxa"/>
            <w:shd w:val="clear" w:color="auto" w:fill="BFBFBF" w:themeFill="background1" w:themeFillShade="BF"/>
          </w:tcPr>
          <w:p w:rsidRPr="006564EA" w:rsidR="006564EA" w:rsidP="00BC77D7" w:rsidRDefault="006564EA" w14:paraId="610B83A5" w14:textId="77777777">
            <w:pPr>
              <w:spacing w:line="264" w:lineRule="auto"/>
              <w:rPr>
                <w:highlight w:val="yellow"/>
              </w:rPr>
            </w:pPr>
            <w:r w:rsidRPr="006564EA">
              <w:rPr>
                <w:highlight w:val="yellow"/>
              </w:rPr>
              <w:t>ID</w:t>
            </w:r>
          </w:p>
        </w:tc>
        <w:tc>
          <w:tcPr>
            <w:tcW w:w="7074" w:type="dxa"/>
            <w:shd w:val="clear" w:color="auto" w:fill="BFBFBF" w:themeFill="background1" w:themeFillShade="BF"/>
          </w:tcPr>
          <w:p w:rsidRPr="006564EA" w:rsidR="006564EA" w:rsidP="00BC77D7" w:rsidRDefault="006564EA" w14:paraId="11C633C6" w14:textId="2EA0BB9E">
            <w:pPr>
              <w:spacing w:line="264" w:lineRule="auto"/>
              <w:rPr>
                <w:highlight w:val="yellow"/>
              </w:rPr>
            </w:pPr>
          </w:p>
        </w:tc>
      </w:tr>
      <w:tr w:rsidRPr="006564EA" w:rsidR="006564EA" w:rsidTr="33D17D1E" w14:paraId="76BB8820" w14:textId="77777777">
        <w:tc>
          <w:tcPr>
            <w:tcW w:w="2151" w:type="dxa"/>
            <w:tcBorders>
              <w:top w:val="single" w:color="auto" w:sz="4" w:space="0"/>
              <w:left w:val="single" w:color="auto" w:sz="4" w:space="0"/>
              <w:bottom w:val="single" w:color="auto" w:sz="4" w:space="0"/>
              <w:right w:val="single" w:color="auto" w:sz="4" w:space="0"/>
            </w:tcBorders>
          </w:tcPr>
          <w:p w:rsidRPr="006564EA" w:rsidR="006564EA" w:rsidP="00BC77D7" w:rsidRDefault="006564EA" w14:paraId="1C3B6ECA" w14:textId="77777777">
            <w:pPr>
              <w:spacing w:line="264" w:lineRule="auto"/>
              <w:rPr>
                <w:highlight w:val="yellow"/>
              </w:rPr>
            </w:pPr>
            <w:r w:rsidRPr="006564EA">
              <w:rPr>
                <w:highlight w:val="yellow"/>
              </w:rPr>
              <w:t>Name</w:t>
            </w:r>
          </w:p>
        </w:tc>
        <w:tc>
          <w:tcPr>
            <w:tcW w:w="7074" w:type="dxa"/>
            <w:tcBorders>
              <w:top w:val="single" w:color="auto" w:sz="4" w:space="0"/>
              <w:left w:val="single" w:color="auto" w:sz="4" w:space="0"/>
              <w:bottom w:val="single" w:color="auto" w:sz="4" w:space="0"/>
              <w:right w:val="single" w:color="auto" w:sz="4" w:space="0"/>
            </w:tcBorders>
          </w:tcPr>
          <w:p w:rsidRPr="006564EA" w:rsidR="006564EA" w:rsidP="00BC77D7" w:rsidRDefault="006564EA" w14:paraId="2F15E9EA" w14:textId="0CFA6743">
            <w:pPr>
              <w:spacing w:line="264" w:lineRule="auto"/>
              <w:rPr>
                <w:color w:val="000000" w:themeColor="text1"/>
                <w:highlight w:val="yellow"/>
              </w:rPr>
            </w:pPr>
            <w:r w:rsidRPr="006564EA">
              <w:rPr>
                <w:color w:val="000000" w:themeColor="text1"/>
                <w:highlight w:val="yellow"/>
              </w:rPr>
              <w:t>Thiết lập mạng Mesh cho thiết bị ONT</w:t>
            </w:r>
          </w:p>
        </w:tc>
      </w:tr>
      <w:tr w:rsidRPr="006564EA" w:rsidR="006564EA" w:rsidTr="33D17D1E" w14:paraId="0984D0BF" w14:textId="77777777">
        <w:tc>
          <w:tcPr>
            <w:tcW w:w="2151" w:type="dxa"/>
            <w:tcBorders>
              <w:top w:val="single" w:color="auto" w:sz="4" w:space="0"/>
              <w:left w:val="single" w:color="auto" w:sz="4" w:space="0"/>
              <w:bottom w:val="single" w:color="auto" w:sz="4" w:space="0"/>
              <w:right w:val="single" w:color="auto" w:sz="4" w:space="0"/>
            </w:tcBorders>
          </w:tcPr>
          <w:p w:rsidRPr="006564EA" w:rsidR="006564EA" w:rsidP="00BC77D7" w:rsidRDefault="006564EA" w14:paraId="136236D4" w14:textId="77777777">
            <w:pPr>
              <w:spacing w:line="264" w:lineRule="auto"/>
              <w:rPr>
                <w:highlight w:val="yellow"/>
              </w:rPr>
            </w:pPr>
            <w:r w:rsidRPr="006564EA">
              <w:rPr>
                <w:highlight w:val="yellow"/>
              </w:rPr>
              <w:t>Description</w:t>
            </w:r>
          </w:p>
        </w:tc>
        <w:tc>
          <w:tcPr>
            <w:tcW w:w="7074" w:type="dxa"/>
            <w:tcBorders>
              <w:top w:val="single" w:color="auto" w:sz="4" w:space="0"/>
              <w:left w:val="single" w:color="auto" w:sz="4" w:space="0"/>
              <w:bottom w:val="single" w:color="auto" w:sz="4" w:space="0"/>
              <w:right w:val="single" w:color="auto" w:sz="4" w:space="0"/>
            </w:tcBorders>
          </w:tcPr>
          <w:p w:rsidRPr="006564EA" w:rsidR="006564EA" w:rsidP="00BC77D7" w:rsidRDefault="38D9ED03" w14:paraId="39DE1897" w14:textId="3D96D57A">
            <w:pPr>
              <w:pStyle w:val="ListParagraph"/>
              <w:numPr>
                <w:ilvl w:val="0"/>
                <w:numId w:val="48"/>
              </w:numPr>
              <w:spacing w:line="264" w:lineRule="auto"/>
              <w:rPr>
                <w:color w:val="000000" w:themeColor="text1"/>
                <w:highlight w:val="yellow"/>
              </w:rPr>
            </w:pPr>
            <w:r w:rsidRPr="33D17D1E">
              <w:rPr>
                <w:color w:val="000000" w:themeColor="text1"/>
                <w:highlight w:val="yellow"/>
              </w:rPr>
              <w:t>Người dùng đăng nhập và có kết nối tới thiết bị</w:t>
            </w:r>
          </w:p>
          <w:p w:rsidRPr="006564EA" w:rsidR="006564EA" w:rsidP="00BC77D7" w:rsidRDefault="006564EA" w14:paraId="18622DD4" w14:textId="2ED0A2E0">
            <w:pPr>
              <w:pStyle w:val="ListParagraph"/>
              <w:numPr>
                <w:ilvl w:val="0"/>
                <w:numId w:val="48"/>
              </w:numPr>
              <w:spacing w:line="264" w:lineRule="auto"/>
              <w:rPr>
                <w:color w:val="000000" w:themeColor="text1"/>
                <w:highlight w:val="yellow"/>
              </w:rPr>
            </w:pPr>
            <w:r w:rsidRPr="006564EA">
              <w:rPr>
                <w:color w:val="000000" w:themeColor="text1"/>
                <w:highlight w:val="yellow"/>
              </w:rPr>
              <w:t>Người dùng chọn</w:t>
            </w:r>
            <w:r>
              <w:rPr>
                <w:color w:val="000000" w:themeColor="text1"/>
                <w:highlight w:val="yellow"/>
              </w:rPr>
              <w:t xml:space="preserve"> tính năng</w:t>
            </w:r>
            <w:r w:rsidRPr="006564EA">
              <w:rPr>
                <w:color w:val="000000" w:themeColor="text1"/>
                <w:highlight w:val="yellow"/>
              </w:rPr>
              <w:t xml:space="preserve"> </w:t>
            </w:r>
            <w:r>
              <w:rPr>
                <w:color w:val="000000" w:themeColor="text1"/>
                <w:highlight w:val="yellow"/>
              </w:rPr>
              <w:t>thiết lập mạng Mesh</w:t>
            </w:r>
          </w:p>
        </w:tc>
      </w:tr>
      <w:tr w:rsidRPr="006564EA" w:rsidR="006564EA" w:rsidTr="33D17D1E" w14:paraId="3B4EA109" w14:textId="77777777">
        <w:tc>
          <w:tcPr>
            <w:tcW w:w="2151" w:type="dxa"/>
            <w:tcBorders>
              <w:top w:val="single" w:color="auto" w:sz="4" w:space="0"/>
              <w:left w:val="single" w:color="auto" w:sz="4" w:space="0"/>
              <w:bottom w:val="single" w:color="auto" w:sz="4" w:space="0"/>
              <w:right w:val="single" w:color="auto" w:sz="4" w:space="0"/>
            </w:tcBorders>
          </w:tcPr>
          <w:p w:rsidRPr="006564EA" w:rsidR="006564EA" w:rsidP="00BC77D7" w:rsidRDefault="006564EA" w14:paraId="4748E1BD" w14:textId="77777777">
            <w:pPr>
              <w:spacing w:line="264" w:lineRule="auto"/>
              <w:rPr>
                <w:highlight w:val="yellow"/>
              </w:rPr>
            </w:pPr>
            <w:r w:rsidRPr="006564EA">
              <w:rPr>
                <w:highlight w:val="yellow"/>
              </w:rPr>
              <w:t>Actor</w:t>
            </w:r>
          </w:p>
        </w:tc>
        <w:tc>
          <w:tcPr>
            <w:tcW w:w="7074" w:type="dxa"/>
            <w:tcBorders>
              <w:top w:val="single" w:color="auto" w:sz="4" w:space="0"/>
              <w:left w:val="single" w:color="auto" w:sz="4" w:space="0"/>
              <w:bottom w:val="single" w:color="auto" w:sz="4" w:space="0"/>
              <w:right w:val="single" w:color="auto" w:sz="4" w:space="0"/>
            </w:tcBorders>
          </w:tcPr>
          <w:p w:rsidRPr="006564EA" w:rsidR="006564EA" w:rsidP="00BC77D7" w:rsidRDefault="006564EA" w14:paraId="5208EBE5" w14:textId="77777777">
            <w:pPr>
              <w:spacing w:line="264" w:lineRule="auto"/>
              <w:rPr>
                <w:color w:val="000000" w:themeColor="text1"/>
                <w:highlight w:val="yellow"/>
              </w:rPr>
            </w:pPr>
            <w:r w:rsidRPr="006564EA">
              <w:rPr>
                <w:color w:val="000000" w:themeColor="text1"/>
                <w:highlight w:val="yellow"/>
              </w:rPr>
              <w:t>NSD</w:t>
            </w:r>
          </w:p>
        </w:tc>
      </w:tr>
      <w:tr w:rsidRPr="006564EA" w:rsidR="006564EA" w:rsidTr="33D17D1E" w14:paraId="73A85C01" w14:textId="77777777">
        <w:tc>
          <w:tcPr>
            <w:tcW w:w="2151" w:type="dxa"/>
            <w:tcBorders>
              <w:top w:val="single" w:color="auto" w:sz="4" w:space="0"/>
              <w:left w:val="single" w:color="auto" w:sz="4" w:space="0"/>
              <w:bottom w:val="single" w:color="auto" w:sz="4" w:space="0"/>
              <w:right w:val="single" w:color="auto" w:sz="4" w:space="0"/>
            </w:tcBorders>
          </w:tcPr>
          <w:p w:rsidRPr="006564EA" w:rsidR="006564EA" w:rsidP="00BC77D7" w:rsidRDefault="006564EA" w14:paraId="52849EE0" w14:textId="77777777">
            <w:pPr>
              <w:spacing w:line="264" w:lineRule="auto"/>
              <w:rPr>
                <w:highlight w:val="yellow"/>
              </w:rPr>
            </w:pPr>
            <w:r w:rsidRPr="006564EA">
              <w:rPr>
                <w:highlight w:val="yellow"/>
              </w:rPr>
              <w:t>Pre-condition</w:t>
            </w:r>
          </w:p>
        </w:tc>
        <w:tc>
          <w:tcPr>
            <w:tcW w:w="7074" w:type="dxa"/>
            <w:tcBorders>
              <w:top w:val="single" w:color="auto" w:sz="4" w:space="0"/>
              <w:left w:val="single" w:color="auto" w:sz="4" w:space="0"/>
              <w:bottom w:val="single" w:color="auto" w:sz="4" w:space="0"/>
              <w:right w:val="single" w:color="auto" w:sz="4" w:space="0"/>
            </w:tcBorders>
          </w:tcPr>
          <w:p w:rsidRPr="006564EA" w:rsidR="006564EA" w:rsidP="00BC77D7" w:rsidRDefault="006564EA" w14:paraId="44CFD197" w14:textId="77777777">
            <w:pPr>
              <w:spacing w:line="264" w:lineRule="auto"/>
              <w:rPr>
                <w:color w:val="000000" w:themeColor="text1"/>
                <w:highlight w:val="yellow"/>
              </w:rPr>
            </w:pPr>
            <w:r w:rsidRPr="006564EA">
              <w:rPr>
                <w:color w:val="000000" w:themeColor="text1"/>
                <w:highlight w:val="yellow"/>
              </w:rPr>
              <w:t>NSD đã có kết nối tới thiết bị</w:t>
            </w:r>
          </w:p>
        </w:tc>
      </w:tr>
      <w:tr w:rsidR="006564EA" w:rsidTr="33D17D1E" w14:paraId="76B5322F" w14:textId="77777777">
        <w:tc>
          <w:tcPr>
            <w:tcW w:w="2151" w:type="dxa"/>
            <w:tcBorders>
              <w:top w:val="single" w:color="auto" w:sz="4" w:space="0"/>
              <w:left w:val="single" w:color="auto" w:sz="4" w:space="0"/>
              <w:bottom w:val="single" w:color="auto" w:sz="4" w:space="0"/>
              <w:right w:val="single" w:color="auto" w:sz="4" w:space="0"/>
            </w:tcBorders>
          </w:tcPr>
          <w:p w:rsidRPr="006564EA" w:rsidR="006564EA" w:rsidP="00BC77D7" w:rsidRDefault="006564EA" w14:paraId="1CDE7D83" w14:textId="77777777">
            <w:pPr>
              <w:spacing w:line="264" w:lineRule="auto"/>
              <w:rPr>
                <w:highlight w:val="yellow"/>
              </w:rPr>
            </w:pPr>
            <w:r w:rsidRPr="006564EA">
              <w:rPr>
                <w:highlight w:val="yellow"/>
              </w:rPr>
              <w:t>Post-condition</w:t>
            </w:r>
          </w:p>
        </w:tc>
        <w:tc>
          <w:tcPr>
            <w:tcW w:w="7074" w:type="dxa"/>
            <w:tcBorders>
              <w:top w:val="single" w:color="auto" w:sz="4" w:space="0"/>
              <w:left w:val="single" w:color="auto" w:sz="4" w:space="0"/>
              <w:bottom w:val="single" w:color="auto" w:sz="4" w:space="0"/>
              <w:right w:val="single" w:color="auto" w:sz="4" w:space="0"/>
            </w:tcBorders>
          </w:tcPr>
          <w:p w:rsidR="006564EA" w:rsidP="00BC77D7" w:rsidRDefault="006564EA" w14:paraId="1E81DAD7" w14:textId="77777777">
            <w:pPr>
              <w:spacing w:line="264" w:lineRule="auto"/>
              <w:rPr>
                <w:color w:val="000000" w:themeColor="text1"/>
              </w:rPr>
            </w:pPr>
            <w:r w:rsidRPr="006564EA">
              <w:rPr>
                <w:color w:val="000000" w:themeColor="text1"/>
                <w:highlight w:val="yellow"/>
              </w:rPr>
              <w:t>Cấu hình mạng cho thiết bị và sử dụng được dịch vụ mạng đã cấu hình</w:t>
            </w:r>
          </w:p>
        </w:tc>
      </w:tr>
    </w:tbl>
    <w:p w:rsidR="006564EA" w:rsidP="006564EA" w:rsidRDefault="004B0C4C" w14:paraId="50E09571" w14:textId="2E296788">
      <w:pPr>
        <w:pStyle w:val="ListParagraph"/>
        <w:rPr>
          <w:highlight w:val="yellow"/>
          <w:lang w:eastAsia="ar-SA"/>
        </w:rPr>
      </w:pPr>
      <w:bookmarkStart w:name="OLE_LINK10" w:id="116"/>
      <w:r>
        <w:rPr>
          <w:highlight w:val="yellow"/>
          <w:lang w:eastAsia="ar-SA"/>
        </w:rPr>
        <w:t>Quy trình:</w:t>
      </w:r>
    </w:p>
    <w:p w:rsidR="004B0C4C" w:rsidP="00306B7C" w:rsidRDefault="004B0C4C" w14:paraId="0C9A3A85" w14:textId="3EB31DF7">
      <w:pPr>
        <w:pStyle w:val="ListParagraph"/>
        <w:numPr>
          <w:ilvl w:val="0"/>
          <w:numId w:val="59"/>
        </w:numPr>
        <w:rPr>
          <w:highlight w:val="yellow"/>
          <w:lang w:eastAsia="ar-SA"/>
        </w:rPr>
      </w:pPr>
      <w:r>
        <w:rPr>
          <w:highlight w:val="yellow"/>
          <w:lang w:eastAsia="ar-SA"/>
        </w:rPr>
        <w:t>NSD truy cập ứng dụng đã có kết nối tới thiết bị</w:t>
      </w:r>
    </w:p>
    <w:p w:rsidRPr="004B3E79" w:rsidR="004B0C4C" w:rsidP="00306B7C" w:rsidRDefault="004B0C4C" w14:paraId="7E214BD0" w14:textId="7033B3E6">
      <w:pPr>
        <w:pStyle w:val="ListParagraph"/>
        <w:numPr>
          <w:ilvl w:val="0"/>
          <w:numId w:val="59"/>
        </w:numPr>
        <w:rPr>
          <w:highlight w:val="yellow"/>
          <w:lang w:eastAsia="ar-SA"/>
        </w:rPr>
      </w:pPr>
      <w:r w:rsidRPr="004B0C4C">
        <w:rPr>
          <w:rFonts w:cs="Tahoma"/>
          <w:highlight w:val="yellow"/>
        </w:rPr>
        <w:t xml:space="preserve">NSD truy cập tính năng cài đặt mạng </w:t>
      </w:r>
      <w:r w:rsidRPr="004B0C4C">
        <w:rPr>
          <w:rFonts w:ascii="Wingdings" w:hAnsi="Wingdings" w:eastAsia="Wingdings" w:cs="Wingdings"/>
          <w:highlight w:val="yellow"/>
        </w:rPr>
        <w:t></w:t>
      </w:r>
      <w:r w:rsidRPr="004B0C4C">
        <w:rPr>
          <w:rFonts w:cs="Tahoma"/>
          <w:highlight w:val="yellow"/>
        </w:rPr>
        <w:t xml:space="preserve"> Chọn </w:t>
      </w:r>
      <w:r>
        <w:rPr>
          <w:rFonts w:cs="Tahoma"/>
          <w:highlight w:val="yellow"/>
        </w:rPr>
        <w:t>Thiết lập</w:t>
      </w:r>
      <w:r w:rsidR="00A82B21">
        <w:rPr>
          <w:rFonts w:cs="Tahoma"/>
          <w:highlight w:val="yellow"/>
        </w:rPr>
        <w:t xml:space="preserve"> mạng</w:t>
      </w:r>
      <w:r>
        <w:rPr>
          <w:rFonts w:cs="Tahoma"/>
          <w:highlight w:val="yellow"/>
        </w:rPr>
        <w:t xml:space="preserve"> mesh</w:t>
      </w:r>
      <w:r w:rsidRPr="00A82B21" w:rsidR="00A82B21">
        <w:rPr>
          <w:rFonts w:ascii="Wingdings" w:hAnsi="Wingdings" w:eastAsia="Wingdings" w:cs="Wingdings"/>
          <w:highlight w:val="yellow"/>
        </w:rPr>
        <w:t>à</w:t>
      </w:r>
      <w:r w:rsidR="00A82B21">
        <w:rPr>
          <w:rFonts w:cs="Tahoma"/>
          <w:highlight w:val="yellow"/>
        </w:rPr>
        <w:t xml:space="preserve"> </w:t>
      </w:r>
      <w:r w:rsidR="0069761A">
        <w:rPr>
          <w:rFonts w:cs="Tahoma"/>
          <w:highlight w:val="yellow"/>
        </w:rPr>
        <w:t>Thiết lập mới</w:t>
      </w:r>
    </w:p>
    <w:p w:rsidRPr="0084118E" w:rsidR="004B3E79" w:rsidP="00306B7C" w:rsidRDefault="00F755F8" w14:paraId="5B0D4EEE" w14:textId="68531173">
      <w:pPr>
        <w:pStyle w:val="ListParagraph"/>
        <w:numPr>
          <w:ilvl w:val="0"/>
          <w:numId w:val="59"/>
        </w:numPr>
        <w:rPr>
          <w:highlight w:val="yellow"/>
          <w:lang w:val="en-GB" w:eastAsia="ar-SA"/>
        </w:rPr>
      </w:pPr>
      <w:r w:rsidRPr="00F755F8">
        <w:rPr>
          <w:rFonts w:cs="Tahoma"/>
          <w:highlight w:val="yellow"/>
          <w:lang w:val="en-GB"/>
        </w:rPr>
        <w:t xml:space="preserve">Hệ thống kiểm tra </w:t>
      </w:r>
      <w:r>
        <w:rPr>
          <w:rFonts w:cs="Tahoma"/>
          <w:highlight w:val="yellow"/>
          <w:lang w:val="en-GB"/>
        </w:rPr>
        <w:t>ONT đã có kết nối với CAP chưa</w:t>
      </w:r>
      <w:r w:rsidR="00A21ACF">
        <w:rPr>
          <w:rFonts w:cs="Tahoma"/>
          <w:highlight w:val="yellow"/>
          <w:lang w:val="en-GB"/>
        </w:rPr>
        <w:t xml:space="preserve">. </w:t>
      </w:r>
    </w:p>
    <w:p w:rsidRPr="0090065E" w:rsidR="0084118E" w:rsidP="00306B7C" w:rsidRDefault="0084118E" w14:paraId="5C62061D" w14:textId="444FC17A">
      <w:pPr>
        <w:pStyle w:val="ListParagraph"/>
        <w:numPr>
          <w:ilvl w:val="0"/>
          <w:numId w:val="59"/>
        </w:numPr>
        <w:rPr>
          <w:highlight w:val="yellow"/>
          <w:lang w:val="en-GB" w:eastAsia="ar-SA"/>
        </w:rPr>
      </w:pPr>
      <w:r>
        <w:rPr>
          <w:rFonts w:cs="Tahoma"/>
          <w:highlight w:val="yellow"/>
          <w:lang w:val="en-GB"/>
        </w:rPr>
        <w:t xml:space="preserve">Nếu đã có kết nối, hệ thống hướng dẫn người dùng </w:t>
      </w:r>
      <w:r w:rsidR="00AB5127">
        <w:rPr>
          <w:rFonts w:cs="Tahoma"/>
          <w:highlight w:val="yellow"/>
          <w:lang w:val="en-GB"/>
        </w:rPr>
        <w:t>ngắt kết nối</w:t>
      </w:r>
      <w:r w:rsidR="0090065E">
        <w:rPr>
          <w:rFonts w:cs="Tahoma"/>
          <w:highlight w:val="yellow"/>
          <w:lang w:val="en-GB"/>
        </w:rPr>
        <w:t xml:space="preserve"> ONT</w:t>
      </w:r>
      <w:r w:rsidR="00AB5127">
        <w:rPr>
          <w:rFonts w:cs="Tahoma"/>
          <w:highlight w:val="yellow"/>
          <w:lang w:val="en-GB"/>
        </w:rPr>
        <w:t xml:space="preserve"> với CAP</w:t>
      </w:r>
      <w:r w:rsidR="00A87C19">
        <w:rPr>
          <w:rFonts w:cs="Tahoma"/>
          <w:highlight w:val="yellow"/>
          <w:lang w:val="en-GB"/>
        </w:rPr>
        <w:t xml:space="preserve"> hiện tại</w:t>
      </w:r>
    </w:p>
    <w:p w:rsidRPr="00AB5127" w:rsidR="0090065E" w:rsidP="00306B7C" w:rsidRDefault="0090065E" w14:paraId="79C6361E" w14:textId="5B6281EE">
      <w:pPr>
        <w:pStyle w:val="ListParagraph"/>
        <w:numPr>
          <w:ilvl w:val="0"/>
          <w:numId w:val="59"/>
        </w:numPr>
        <w:rPr>
          <w:highlight w:val="yellow"/>
          <w:lang w:val="en-GB" w:eastAsia="ar-SA"/>
        </w:rPr>
      </w:pPr>
      <w:r>
        <w:rPr>
          <w:rFonts w:cs="Tahoma"/>
          <w:highlight w:val="yellow"/>
          <w:lang w:val="en-GB"/>
        </w:rPr>
        <w:t>NSD ngắt kết nối ONT với CAP hiện tại</w:t>
      </w:r>
    </w:p>
    <w:p w:rsidRPr="00124862" w:rsidR="00124862" w:rsidP="00306B7C" w:rsidRDefault="001B29D5" w14:paraId="7DB1B3B1" w14:textId="38C7FFB2">
      <w:pPr>
        <w:pStyle w:val="ListParagraph"/>
        <w:numPr>
          <w:ilvl w:val="0"/>
          <w:numId w:val="59"/>
        </w:numPr>
        <w:rPr>
          <w:highlight w:val="yellow"/>
          <w:lang w:val="en-GB" w:eastAsia="ar-SA"/>
        </w:rPr>
      </w:pPr>
      <w:r>
        <w:rPr>
          <w:rFonts w:cs="Tahoma"/>
          <w:highlight w:val="yellow"/>
          <w:lang w:val="en-GB"/>
        </w:rPr>
        <w:t xml:space="preserve">Nếu chưa có kết nối hoặc sau khi ngắt kết nối với CAP hiện tại. </w:t>
      </w:r>
      <w:r w:rsidR="00346D69">
        <w:rPr>
          <w:rFonts w:cs="Tahoma"/>
          <w:highlight w:val="yellow"/>
          <w:lang w:val="en-GB"/>
        </w:rPr>
        <w:t>H</w:t>
      </w:r>
      <w:r w:rsidR="00AB5127">
        <w:rPr>
          <w:rFonts w:cs="Tahoma"/>
          <w:highlight w:val="yellow"/>
          <w:lang w:val="en-GB"/>
        </w:rPr>
        <w:t xml:space="preserve">ệ thống hướng dẫn người dùng </w:t>
      </w:r>
      <w:r w:rsidR="00346D69">
        <w:rPr>
          <w:rFonts w:cs="Tahoma"/>
          <w:highlight w:val="yellow"/>
          <w:lang w:val="en-GB"/>
        </w:rPr>
        <w:t>chọn dòng sản phẩm mesh cần thêm</w:t>
      </w:r>
    </w:p>
    <w:p w:rsidRPr="00124862" w:rsidR="00124862" w:rsidP="00306B7C" w:rsidRDefault="00124862" w14:paraId="730B6916" w14:textId="77777777">
      <w:pPr>
        <w:pStyle w:val="ListParagraph"/>
        <w:numPr>
          <w:ilvl w:val="0"/>
          <w:numId w:val="59"/>
        </w:numPr>
        <w:rPr>
          <w:highlight w:val="yellow"/>
          <w:lang w:val="en-GB" w:eastAsia="ar-SA"/>
        </w:rPr>
      </w:pPr>
      <w:r>
        <w:rPr>
          <w:rFonts w:cs="Tahoma"/>
          <w:highlight w:val="yellow"/>
          <w:lang w:val="en-GB"/>
        </w:rPr>
        <w:t>NSD chọn dòng sản phẩm</w:t>
      </w:r>
    </w:p>
    <w:p w:rsidRPr="00205862" w:rsidR="00AB5127" w:rsidP="00306B7C" w:rsidRDefault="00124862" w14:paraId="7D788EA0" w14:textId="31777CD3">
      <w:pPr>
        <w:pStyle w:val="ListParagraph"/>
        <w:numPr>
          <w:ilvl w:val="0"/>
          <w:numId w:val="59"/>
        </w:numPr>
        <w:rPr>
          <w:highlight w:val="yellow"/>
          <w:lang w:val="en-GB" w:eastAsia="ar-SA"/>
        </w:rPr>
      </w:pPr>
      <w:r>
        <w:rPr>
          <w:rFonts w:cs="Tahoma"/>
          <w:highlight w:val="yellow"/>
          <w:lang w:val="en-GB"/>
        </w:rPr>
        <w:t>Hệ thống hướng dẫn</w:t>
      </w:r>
      <w:r w:rsidR="004B7BF2">
        <w:rPr>
          <w:rFonts w:cs="Tahoma"/>
          <w:highlight w:val="yellow"/>
          <w:lang w:val="en-GB"/>
        </w:rPr>
        <w:t xml:space="preserve"> cắm nguồn</w:t>
      </w:r>
      <w:r w:rsidR="00132803">
        <w:rPr>
          <w:rFonts w:cs="Tahoma"/>
          <w:highlight w:val="yellow"/>
          <w:lang w:val="en-GB"/>
        </w:rPr>
        <w:t xml:space="preserve"> các thiết bị</w:t>
      </w:r>
      <w:r w:rsidR="004B7BF2">
        <w:rPr>
          <w:rFonts w:cs="Tahoma"/>
          <w:highlight w:val="yellow"/>
          <w:lang w:val="en-GB"/>
        </w:rPr>
        <w:t>, cắm dây ethernet từ ONT vào CAP, chỉ thị led</w:t>
      </w:r>
    </w:p>
    <w:p w:rsidR="00205862" w:rsidP="00306B7C" w:rsidRDefault="00205862" w14:paraId="3D2C03FF" w14:textId="77777777">
      <w:pPr>
        <w:pStyle w:val="ListParagraph"/>
        <w:numPr>
          <w:ilvl w:val="0"/>
          <w:numId w:val="59"/>
        </w:numPr>
        <w:spacing w:line="264" w:lineRule="auto"/>
        <w:textAlignment w:val="auto"/>
        <w:rPr>
          <w:color w:val="000000" w:themeColor="text1"/>
          <w:szCs w:val="26"/>
          <w:highlight w:val="yellow"/>
          <w:lang w:val="en-GB"/>
        </w:rPr>
      </w:pPr>
      <w:r>
        <w:rPr>
          <w:color w:val="000000" w:themeColor="text1"/>
          <w:szCs w:val="26"/>
          <w:highlight w:val="yellow"/>
          <w:lang w:val="en-GB"/>
        </w:rPr>
        <w:t>Thiết bị đồng bộ cấu hình ONT-CAP</w:t>
      </w:r>
    </w:p>
    <w:p w:rsidRPr="00205862" w:rsidR="00205862" w:rsidP="00306B7C" w:rsidRDefault="00205862" w14:paraId="5E4730D2" w14:textId="69B52D3B">
      <w:pPr>
        <w:pStyle w:val="ListParagraph"/>
        <w:numPr>
          <w:ilvl w:val="0"/>
          <w:numId w:val="59"/>
        </w:numPr>
        <w:spacing w:line="264" w:lineRule="auto"/>
        <w:textAlignment w:val="auto"/>
        <w:rPr>
          <w:color w:val="000000" w:themeColor="text1"/>
          <w:szCs w:val="26"/>
          <w:highlight w:val="yellow"/>
          <w:lang w:val="en-GB"/>
        </w:rPr>
      </w:pPr>
      <w:r>
        <w:rPr>
          <w:color w:val="000000" w:themeColor="text1"/>
          <w:szCs w:val="26"/>
          <w:highlight w:val="yellow"/>
          <w:lang w:val="en-GB"/>
        </w:rPr>
        <w:t>Hệ thống hiển thị đồng bộ thành công</w:t>
      </w:r>
    </w:p>
    <w:p w:rsidRPr="00377A6D" w:rsidR="00CA609E" w:rsidP="00306B7C" w:rsidRDefault="00CA609E" w14:paraId="7E4576A0" w14:textId="77777777">
      <w:pPr>
        <w:pStyle w:val="ListParagraph"/>
        <w:numPr>
          <w:ilvl w:val="0"/>
          <w:numId w:val="59"/>
        </w:numPr>
        <w:spacing w:line="264" w:lineRule="auto"/>
        <w:rPr>
          <w:color w:val="000000" w:themeColor="text1"/>
          <w:szCs w:val="26"/>
          <w:highlight w:val="yellow"/>
          <w:lang w:val="en-GB"/>
        </w:rPr>
      </w:pPr>
      <w:r w:rsidRPr="00377A6D">
        <w:rPr>
          <w:color w:val="000000" w:themeColor="text1"/>
          <w:szCs w:val="26"/>
          <w:highlight w:val="yellow"/>
          <w:lang w:val="en-GB"/>
        </w:rPr>
        <w:t>NSD chọn Thêm node (nếu có từ hai thiết bị mesh trở lên)</w:t>
      </w:r>
    </w:p>
    <w:p w:rsidRPr="00377A6D" w:rsidR="00CA609E" w:rsidP="00306B7C" w:rsidRDefault="00CA609E" w14:paraId="49E4E690" w14:textId="77777777">
      <w:pPr>
        <w:pStyle w:val="ListParagraph"/>
        <w:numPr>
          <w:ilvl w:val="0"/>
          <w:numId w:val="59"/>
        </w:numPr>
        <w:spacing w:line="264" w:lineRule="auto"/>
        <w:rPr>
          <w:color w:val="000000" w:themeColor="text1"/>
          <w:szCs w:val="26"/>
          <w:highlight w:val="yellow"/>
          <w:lang w:val="en-GB"/>
        </w:rPr>
      </w:pPr>
      <w:r w:rsidRPr="00377A6D">
        <w:rPr>
          <w:color w:val="000000" w:themeColor="text1"/>
          <w:szCs w:val="26"/>
          <w:highlight w:val="yellow"/>
          <w:lang w:val="en-GB"/>
        </w:rPr>
        <w:t>Hệ thống gửi yêu cầu cho thiết bị</w:t>
      </w:r>
    </w:p>
    <w:p w:rsidRPr="00377A6D" w:rsidR="00CA609E" w:rsidP="00306B7C" w:rsidRDefault="00CA609E" w14:paraId="6D6E07B0" w14:textId="77777777">
      <w:pPr>
        <w:pStyle w:val="ListParagraph"/>
        <w:numPr>
          <w:ilvl w:val="0"/>
          <w:numId w:val="59"/>
        </w:numPr>
        <w:spacing w:line="264" w:lineRule="auto"/>
        <w:rPr>
          <w:color w:val="000000" w:themeColor="text1"/>
          <w:szCs w:val="26"/>
          <w:highlight w:val="yellow"/>
          <w:lang w:val="en-GB"/>
        </w:rPr>
      </w:pPr>
      <w:r w:rsidRPr="00377A6D">
        <w:rPr>
          <w:color w:val="000000" w:themeColor="text1"/>
          <w:szCs w:val="26"/>
          <w:highlight w:val="yellow"/>
          <w:lang w:val="en-GB"/>
        </w:rPr>
        <w:t>Thiết bị thực hiện tìm kiếm và thêm node vào mạng mesh. Thiết bị gửi trạng thái các node.</w:t>
      </w:r>
    </w:p>
    <w:p w:rsidRPr="00F755F8" w:rsidR="00CA609E" w:rsidP="00306B7C" w:rsidRDefault="00572E98" w14:paraId="2DB9B960" w14:textId="2C6CE387">
      <w:pPr>
        <w:pStyle w:val="ListParagraph"/>
        <w:numPr>
          <w:ilvl w:val="0"/>
          <w:numId w:val="59"/>
        </w:numPr>
        <w:rPr>
          <w:highlight w:val="yellow"/>
          <w:lang w:val="en-GB" w:eastAsia="ar-SA"/>
        </w:rPr>
      </w:pPr>
      <w:r>
        <w:rPr>
          <w:highlight w:val="yellow"/>
          <w:lang w:val="en-GB" w:eastAsia="ar-SA"/>
        </w:rPr>
        <w:t>Hệ thống hiển thị danh sách các node được thêm thành công.</w:t>
      </w:r>
    </w:p>
    <w:bookmarkEnd w:id="116"/>
    <w:p w:rsidR="00553677" w:rsidP="00553677" w:rsidRDefault="001009B0" w14:paraId="22643B30" w14:textId="1FEAF51C">
      <w:pPr>
        <w:pStyle w:val="Heading6"/>
        <w:rPr>
          <w:rFonts w:ascii="Times New Roman" w:hAnsi="Times New Roman"/>
          <w:sz w:val="26"/>
          <w:szCs w:val="26"/>
          <w:highlight w:val="yellow"/>
          <w:lang w:eastAsia="ar-SA"/>
        </w:rPr>
      </w:pPr>
      <w:r>
        <w:rPr>
          <w:rFonts w:ascii="Times New Roman" w:hAnsi="Times New Roman"/>
          <w:sz w:val="26"/>
          <w:szCs w:val="26"/>
          <w:highlight w:val="yellow"/>
          <w:lang w:eastAsia="ar-SA"/>
        </w:rPr>
        <w:t>Cấu hình chế độ Mesh cho ONT</w:t>
      </w:r>
    </w:p>
    <w:p w:rsidR="00CC26FA" w:rsidP="00CC26FA" w:rsidRDefault="00CC26FA" w14:paraId="1E5FCBF7" w14:textId="1313D3D6">
      <w:pPr>
        <w:pStyle w:val="ListParagraph"/>
        <w:numPr>
          <w:ilvl w:val="0"/>
          <w:numId w:val="32"/>
        </w:numPr>
        <w:rPr>
          <w:highlight w:val="yellow"/>
          <w:lang w:eastAsia="ar-SA"/>
        </w:rPr>
      </w:pPr>
      <w:r>
        <w:rPr>
          <w:highlight w:val="yellow"/>
          <w:lang w:eastAsia="ar-SA"/>
        </w:rPr>
        <w:t xml:space="preserve">Chức năng này cho phép người sử dụng </w:t>
      </w:r>
      <w:r w:rsidR="009A451E">
        <w:rPr>
          <w:highlight w:val="yellow"/>
          <w:lang w:eastAsia="ar-SA"/>
        </w:rPr>
        <w:t>tắt chế độ Mesh trên thiết bị ONT khi không còn nhu cầu sử dụng Mesh</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Pr="006373CA" w:rsidR="006373CA" w:rsidTr="006373CA" w14:paraId="1FAB5470" w14:textId="77777777">
        <w:tc>
          <w:tcPr>
            <w:tcW w:w="2151"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6373CA" w:rsidR="006373CA" w:rsidRDefault="006373CA" w14:paraId="69D6280A" w14:textId="77777777">
            <w:pPr>
              <w:spacing w:line="264" w:lineRule="auto"/>
              <w:rPr>
                <w:highlight w:val="yellow"/>
              </w:rPr>
            </w:pPr>
            <w:r w:rsidRPr="006373CA">
              <w:rPr>
                <w:highlight w:val="yellow"/>
              </w:rPr>
              <w:t>ID</w:t>
            </w:r>
          </w:p>
        </w:tc>
        <w:tc>
          <w:tcPr>
            <w:tcW w:w="7074"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6373CA" w:rsidR="006373CA" w:rsidRDefault="006373CA" w14:paraId="57CAF1CE" w14:textId="37FC5A9A">
            <w:pPr>
              <w:spacing w:line="264" w:lineRule="auto"/>
              <w:rPr>
                <w:highlight w:val="yellow"/>
              </w:rPr>
            </w:pPr>
          </w:p>
        </w:tc>
      </w:tr>
      <w:tr w:rsidRPr="006373CA" w:rsidR="006373CA" w:rsidTr="006373CA" w14:paraId="564577EC" w14:textId="77777777">
        <w:tc>
          <w:tcPr>
            <w:tcW w:w="2151" w:type="dxa"/>
            <w:tcBorders>
              <w:top w:val="single" w:color="auto" w:sz="4" w:space="0"/>
              <w:left w:val="single" w:color="auto" w:sz="4" w:space="0"/>
              <w:bottom w:val="single" w:color="auto" w:sz="4" w:space="0"/>
              <w:right w:val="single" w:color="auto" w:sz="4" w:space="0"/>
            </w:tcBorders>
            <w:hideMark/>
          </w:tcPr>
          <w:p w:rsidRPr="006373CA" w:rsidR="006373CA" w:rsidRDefault="006373CA" w14:paraId="0AD3160C" w14:textId="77777777">
            <w:pPr>
              <w:spacing w:line="264" w:lineRule="auto"/>
              <w:rPr>
                <w:highlight w:val="yellow"/>
              </w:rPr>
            </w:pPr>
            <w:r w:rsidRPr="006373CA">
              <w:rPr>
                <w:highlight w:val="yellow"/>
              </w:rPr>
              <w:t>Name</w:t>
            </w:r>
          </w:p>
        </w:tc>
        <w:tc>
          <w:tcPr>
            <w:tcW w:w="7074" w:type="dxa"/>
            <w:tcBorders>
              <w:top w:val="single" w:color="auto" w:sz="4" w:space="0"/>
              <w:left w:val="single" w:color="auto" w:sz="4" w:space="0"/>
              <w:bottom w:val="single" w:color="auto" w:sz="4" w:space="0"/>
              <w:right w:val="single" w:color="auto" w:sz="4" w:space="0"/>
            </w:tcBorders>
            <w:hideMark/>
          </w:tcPr>
          <w:p w:rsidRPr="006373CA" w:rsidR="006373CA" w:rsidRDefault="006373CA" w14:paraId="5F01772A" w14:textId="6A20A29C">
            <w:pPr>
              <w:spacing w:line="264" w:lineRule="auto"/>
              <w:rPr>
                <w:color w:val="000000" w:themeColor="text1"/>
                <w:highlight w:val="yellow"/>
              </w:rPr>
            </w:pPr>
            <w:r>
              <w:rPr>
                <w:color w:val="000000" w:themeColor="text1"/>
                <w:highlight w:val="yellow"/>
              </w:rPr>
              <w:t>Tắt</w:t>
            </w:r>
            <w:r w:rsidRPr="006373CA">
              <w:rPr>
                <w:color w:val="000000" w:themeColor="text1"/>
                <w:highlight w:val="yellow"/>
              </w:rPr>
              <w:t xml:space="preserve"> chế độ Mesh cho thiết bị ONT</w:t>
            </w:r>
          </w:p>
        </w:tc>
      </w:tr>
      <w:tr w:rsidRPr="006373CA" w:rsidR="006373CA" w:rsidTr="006373CA" w14:paraId="1C0D599A" w14:textId="77777777">
        <w:tc>
          <w:tcPr>
            <w:tcW w:w="2151" w:type="dxa"/>
            <w:tcBorders>
              <w:top w:val="single" w:color="auto" w:sz="4" w:space="0"/>
              <w:left w:val="single" w:color="auto" w:sz="4" w:space="0"/>
              <w:bottom w:val="single" w:color="auto" w:sz="4" w:space="0"/>
              <w:right w:val="single" w:color="auto" w:sz="4" w:space="0"/>
            </w:tcBorders>
            <w:hideMark/>
          </w:tcPr>
          <w:p w:rsidRPr="006373CA" w:rsidR="006373CA" w:rsidRDefault="006373CA" w14:paraId="421687A1" w14:textId="77777777">
            <w:pPr>
              <w:spacing w:line="264" w:lineRule="auto"/>
              <w:rPr>
                <w:highlight w:val="yellow"/>
              </w:rPr>
            </w:pPr>
            <w:r w:rsidRPr="006373CA">
              <w:rPr>
                <w:highlight w:val="yellow"/>
              </w:rPr>
              <w:t>Description</w:t>
            </w:r>
          </w:p>
        </w:tc>
        <w:tc>
          <w:tcPr>
            <w:tcW w:w="7074" w:type="dxa"/>
            <w:tcBorders>
              <w:top w:val="single" w:color="auto" w:sz="4" w:space="0"/>
              <w:left w:val="single" w:color="auto" w:sz="4" w:space="0"/>
              <w:bottom w:val="single" w:color="auto" w:sz="4" w:space="0"/>
              <w:right w:val="single" w:color="auto" w:sz="4" w:space="0"/>
            </w:tcBorders>
            <w:hideMark/>
          </w:tcPr>
          <w:p w:rsidR="006373CA" w:rsidP="00306B7C" w:rsidRDefault="006373CA" w14:paraId="755DFEBB" w14:textId="6246856F">
            <w:pPr>
              <w:pStyle w:val="ListParagraph"/>
              <w:numPr>
                <w:ilvl w:val="0"/>
                <w:numId w:val="60"/>
              </w:numPr>
              <w:spacing w:line="264" w:lineRule="auto"/>
              <w:textAlignment w:val="auto"/>
              <w:rPr>
                <w:color w:val="000000" w:themeColor="text1"/>
                <w:highlight w:val="yellow"/>
              </w:rPr>
            </w:pPr>
            <w:r w:rsidRPr="006373CA">
              <w:rPr>
                <w:color w:val="000000" w:themeColor="text1"/>
                <w:highlight w:val="yellow"/>
              </w:rPr>
              <w:t>Người dùng đăng nhập và có kết nối tới thiết bị</w:t>
            </w:r>
          </w:p>
          <w:p w:rsidRPr="006373CA" w:rsidR="004A7DC4" w:rsidP="00306B7C" w:rsidRDefault="004A7DC4" w14:paraId="171B46DA" w14:textId="4EE87F42">
            <w:pPr>
              <w:pStyle w:val="ListParagraph"/>
              <w:numPr>
                <w:ilvl w:val="0"/>
                <w:numId w:val="60"/>
              </w:numPr>
              <w:spacing w:line="264" w:lineRule="auto"/>
              <w:textAlignment w:val="auto"/>
              <w:rPr>
                <w:color w:val="000000" w:themeColor="text1"/>
                <w:highlight w:val="yellow"/>
              </w:rPr>
            </w:pPr>
            <w:r>
              <w:rPr>
                <w:color w:val="000000" w:themeColor="text1"/>
                <w:highlight w:val="yellow"/>
              </w:rPr>
              <w:t>Thiết bị ONT đã bật chế độ Mesh</w:t>
            </w:r>
          </w:p>
          <w:p w:rsidRPr="006373CA" w:rsidR="006373CA" w:rsidP="00306B7C" w:rsidRDefault="006373CA" w14:paraId="32024492" w14:textId="3F238755">
            <w:pPr>
              <w:pStyle w:val="ListParagraph"/>
              <w:numPr>
                <w:ilvl w:val="0"/>
                <w:numId w:val="60"/>
              </w:numPr>
              <w:spacing w:line="264" w:lineRule="auto"/>
              <w:textAlignment w:val="auto"/>
              <w:rPr>
                <w:color w:val="000000" w:themeColor="text1"/>
                <w:highlight w:val="yellow"/>
              </w:rPr>
            </w:pPr>
            <w:r w:rsidRPr="006373CA">
              <w:rPr>
                <w:color w:val="000000" w:themeColor="text1"/>
                <w:highlight w:val="yellow"/>
              </w:rPr>
              <w:t>Người dùng chọn tắt chế độ Mesh cho thiết bị</w:t>
            </w:r>
            <w:r w:rsidR="004A7DC4">
              <w:rPr>
                <w:color w:val="000000" w:themeColor="text1"/>
                <w:highlight w:val="yellow"/>
              </w:rPr>
              <w:t xml:space="preserve"> ONT</w:t>
            </w:r>
          </w:p>
        </w:tc>
      </w:tr>
      <w:tr w:rsidRPr="006373CA" w:rsidR="006373CA" w:rsidTr="006373CA" w14:paraId="27DA3469" w14:textId="77777777">
        <w:tc>
          <w:tcPr>
            <w:tcW w:w="2151" w:type="dxa"/>
            <w:tcBorders>
              <w:top w:val="single" w:color="auto" w:sz="4" w:space="0"/>
              <w:left w:val="single" w:color="auto" w:sz="4" w:space="0"/>
              <w:bottom w:val="single" w:color="auto" w:sz="4" w:space="0"/>
              <w:right w:val="single" w:color="auto" w:sz="4" w:space="0"/>
            </w:tcBorders>
            <w:hideMark/>
          </w:tcPr>
          <w:p w:rsidRPr="006373CA" w:rsidR="006373CA" w:rsidRDefault="006373CA" w14:paraId="47332423" w14:textId="77777777">
            <w:pPr>
              <w:spacing w:line="264" w:lineRule="auto"/>
              <w:rPr>
                <w:highlight w:val="yellow"/>
              </w:rPr>
            </w:pPr>
            <w:r w:rsidRPr="006373CA">
              <w:rPr>
                <w:highlight w:val="yellow"/>
              </w:rPr>
              <w:lastRenderedPageBreak/>
              <w:t>Actor</w:t>
            </w:r>
          </w:p>
        </w:tc>
        <w:tc>
          <w:tcPr>
            <w:tcW w:w="7074" w:type="dxa"/>
            <w:tcBorders>
              <w:top w:val="single" w:color="auto" w:sz="4" w:space="0"/>
              <w:left w:val="single" w:color="auto" w:sz="4" w:space="0"/>
              <w:bottom w:val="single" w:color="auto" w:sz="4" w:space="0"/>
              <w:right w:val="single" w:color="auto" w:sz="4" w:space="0"/>
            </w:tcBorders>
            <w:hideMark/>
          </w:tcPr>
          <w:p w:rsidRPr="006373CA" w:rsidR="006373CA" w:rsidRDefault="006373CA" w14:paraId="0FFE3F97" w14:textId="77777777">
            <w:pPr>
              <w:spacing w:line="264" w:lineRule="auto"/>
              <w:rPr>
                <w:color w:val="000000" w:themeColor="text1"/>
                <w:highlight w:val="yellow"/>
              </w:rPr>
            </w:pPr>
            <w:r w:rsidRPr="006373CA">
              <w:rPr>
                <w:color w:val="000000" w:themeColor="text1"/>
                <w:highlight w:val="yellow"/>
              </w:rPr>
              <w:t>NSD</w:t>
            </w:r>
          </w:p>
        </w:tc>
      </w:tr>
      <w:tr w:rsidRPr="006373CA" w:rsidR="006373CA" w:rsidTr="006373CA" w14:paraId="2F198081" w14:textId="77777777">
        <w:tc>
          <w:tcPr>
            <w:tcW w:w="2151" w:type="dxa"/>
            <w:tcBorders>
              <w:top w:val="single" w:color="auto" w:sz="4" w:space="0"/>
              <w:left w:val="single" w:color="auto" w:sz="4" w:space="0"/>
              <w:bottom w:val="single" w:color="auto" w:sz="4" w:space="0"/>
              <w:right w:val="single" w:color="auto" w:sz="4" w:space="0"/>
            </w:tcBorders>
            <w:hideMark/>
          </w:tcPr>
          <w:p w:rsidRPr="006373CA" w:rsidR="006373CA" w:rsidRDefault="006373CA" w14:paraId="79196E97" w14:textId="77777777">
            <w:pPr>
              <w:spacing w:line="264" w:lineRule="auto"/>
              <w:rPr>
                <w:highlight w:val="yellow"/>
              </w:rPr>
            </w:pPr>
            <w:r w:rsidRPr="006373CA">
              <w:rPr>
                <w:highlight w:val="yellow"/>
              </w:rPr>
              <w:t>Pre-condition</w:t>
            </w:r>
          </w:p>
        </w:tc>
        <w:tc>
          <w:tcPr>
            <w:tcW w:w="7074" w:type="dxa"/>
            <w:tcBorders>
              <w:top w:val="single" w:color="auto" w:sz="4" w:space="0"/>
              <w:left w:val="single" w:color="auto" w:sz="4" w:space="0"/>
              <w:bottom w:val="single" w:color="auto" w:sz="4" w:space="0"/>
              <w:right w:val="single" w:color="auto" w:sz="4" w:space="0"/>
            </w:tcBorders>
            <w:hideMark/>
          </w:tcPr>
          <w:p w:rsidRPr="006373CA" w:rsidR="006373CA" w:rsidRDefault="006373CA" w14:paraId="5FB49DE0" w14:textId="77777777">
            <w:pPr>
              <w:spacing w:line="264" w:lineRule="auto"/>
              <w:rPr>
                <w:color w:val="000000" w:themeColor="text1"/>
                <w:highlight w:val="yellow"/>
              </w:rPr>
            </w:pPr>
            <w:r w:rsidRPr="006373CA">
              <w:rPr>
                <w:color w:val="000000" w:themeColor="text1"/>
                <w:highlight w:val="yellow"/>
              </w:rPr>
              <w:t>NSD đã có kết nối tới thiết bị</w:t>
            </w:r>
          </w:p>
        </w:tc>
      </w:tr>
      <w:tr w:rsidR="006373CA" w:rsidTr="006373CA" w14:paraId="1EAFD9EF" w14:textId="77777777">
        <w:tc>
          <w:tcPr>
            <w:tcW w:w="2151" w:type="dxa"/>
            <w:tcBorders>
              <w:top w:val="single" w:color="auto" w:sz="4" w:space="0"/>
              <w:left w:val="single" w:color="auto" w:sz="4" w:space="0"/>
              <w:bottom w:val="single" w:color="auto" w:sz="4" w:space="0"/>
              <w:right w:val="single" w:color="auto" w:sz="4" w:space="0"/>
            </w:tcBorders>
            <w:hideMark/>
          </w:tcPr>
          <w:p w:rsidRPr="006373CA" w:rsidR="006373CA" w:rsidRDefault="006373CA" w14:paraId="00639E72" w14:textId="77777777">
            <w:pPr>
              <w:spacing w:line="264" w:lineRule="auto"/>
              <w:rPr>
                <w:highlight w:val="yellow"/>
              </w:rPr>
            </w:pPr>
            <w:r w:rsidRPr="006373CA">
              <w:rPr>
                <w:highlight w:val="yellow"/>
              </w:rPr>
              <w:t>Post-condition</w:t>
            </w:r>
          </w:p>
        </w:tc>
        <w:tc>
          <w:tcPr>
            <w:tcW w:w="7074" w:type="dxa"/>
            <w:tcBorders>
              <w:top w:val="single" w:color="auto" w:sz="4" w:space="0"/>
              <w:left w:val="single" w:color="auto" w:sz="4" w:space="0"/>
              <w:bottom w:val="single" w:color="auto" w:sz="4" w:space="0"/>
              <w:right w:val="single" w:color="auto" w:sz="4" w:space="0"/>
            </w:tcBorders>
            <w:hideMark/>
          </w:tcPr>
          <w:p w:rsidR="006373CA" w:rsidRDefault="006373CA" w14:paraId="08C23D21" w14:textId="77777777">
            <w:pPr>
              <w:spacing w:line="264" w:lineRule="auto"/>
              <w:rPr>
                <w:color w:val="000000" w:themeColor="text1"/>
              </w:rPr>
            </w:pPr>
            <w:r w:rsidRPr="006373CA">
              <w:rPr>
                <w:color w:val="000000" w:themeColor="text1"/>
                <w:highlight w:val="yellow"/>
              </w:rPr>
              <w:t>Cấu hình mạng cho thiết bị và sử dụng được dịch vụ mạng đã cấu hình</w:t>
            </w:r>
          </w:p>
        </w:tc>
      </w:tr>
    </w:tbl>
    <w:p w:rsidR="006373CA" w:rsidP="006373CA" w:rsidRDefault="002952A4" w14:paraId="106D0806" w14:textId="2B40F3C5">
      <w:pPr>
        <w:pStyle w:val="ListParagraph"/>
        <w:rPr>
          <w:highlight w:val="yellow"/>
          <w:lang w:val="en-GB" w:eastAsia="ar-SA"/>
        </w:rPr>
      </w:pPr>
      <w:r>
        <w:rPr>
          <w:highlight w:val="yellow"/>
          <w:lang w:val="en-GB" w:eastAsia="ar-SA"/>
        </w:rPr>
        <w:t>Quy trình:</w:t>
      </w:r>
    </w:p>
    <w:p w:rsidRPr="002952A4" w:rsidR="002952A4" w:rsidP="002952A4" w:rsidRDefault="002952A4" w14:paraId="4FA80241" w14:textId="77777777">
      <w:pPr>
        <w:pStyle w:val="ListParagraph"/>
        <w:numPr>
          <w:ilvl w:val="0"/>
          <w:numId w:val="49"/>
        </w:numPr>
        <w:spacing w:line="264" w:lineRule="auto"/>
        <w:rPr>
          <w:highlight w:val="yellow"/>
        </w:rPr>
      </w:pPr>
      <w:r w:rsidRPr="002952A4">
        <w:rPr>
          <w:highlight w:val="yellow"/>
        </w:rPr>
        <w:t>NSD truy cập ứng dụng đã có kết nối tới thiết bị</w:t>
      </w:r>
    </w:p>
    <w:p w:rsidRPr="002952A4" w:rsidR="002952A4" w:rsidP="002952A4" w:rsidRDefault="002952A4" w14:paraId="7B6B575F" w14:textId="6C8F3FC3">
      <w:pPr>
        <w:pStyle w:val="ListParagraph"/>
        <w:numPr>
          <w:ilvl w:val="0"/>
          <w:numId w:val="49"/>
        </w:numPr>
        <w:spacing w:line="264" w:lineRule="auto"/>
        <w:rPr>
          <w:highlight w:val="yellow"/>
        </w:rPr>
      </w:pPr>
      <w:r w:rsidRPr="002952A4">
        <w:rPr>
          <w:rFonts w:cs="Tahoma"/>
          <w:highlight w:val="yellow"/>
        </w:rPr>
        <w:t xml:space="preserve">NSD truy cập tính năng cài đặt mạng </w:t>
      </w:r>
      <w:r w:rsidRPr="002952A4">
        <w:rPr>
          <w:rFonts w:ascii="Wingdings" w:hAnsi="Wingdings" w:eastAsia="Wingdings" w:cs="Wingdings"/>
          <w:highlight w:val="yellow"/>
        </w:rPr>
        <w:t></w:t>
      </w:r>
      <w:r w:rsidRPr="002952A4">
        <w:rPr>
          <w:rFonts w:cs="Tahoma"/>
          <w:highlight w:val="yellow"/>
        </w:rPr>
        <w:t xml:space="preserve"> Chọn</w:t>
      </w:r>
      <w:r w:rsidR="00572B88">
        <w:rPr>
          <w:rFonts w:cs="Tahoma"/>
          <w:highlight w:val="yellow"/>
        </w:rPr>
        <w:t xml:space="preserve"> Thiết lập mạng mesh </w:t>
      </w:r>
      <w:r w:rsidRPr="00572B88" w:rsidR="00572B88">
        <w:rPr>
          <w:rFonts w:ascii="Wingdings" w:hAnsi="Wingdings" w:eastAsia="Wingdings" w:cs="Wingdings"/>
          <w:highlight w:val="yellow"/>
        </w:rPr>
        <w:t>à</w:t>
      </w:r>
      <w:r w:rsidRPr="002952A4">
        <w:rPr>
          <w:rFonts w:cs="Tahoma"/>
          <w:highlight w:val="yellow"/>
        </w:rPr>
        <w:t xml:space="preserve"> </w:t>
      </w:r>
      <w:r w:rsidR="00572B88">
        <w:rPr>
          <w:rFonts w:cs="Tahoma"/>
          <w:highlight w:val="yellow"/>
        </w:rPr>
        <w:t>Tắt Mesh</w:t>
      </w:r>
    </w:p>
    <w:p w:rsidRPr="002952A4" w:rsidR="002952A4" w:rsidP="002952A4" w:rsidRDefault="002952A4" w14:paraId="6003C4FB" w14:textId="6A448C05">
      <w:pPr>
        <w:pStyle w:val="ListParagraph"/>
        <w:numPr>
          <w:ilvl w:val="0"/>
          <w:numId w:val="49"/>
        </w:numPr>
        <w:spacing w:line="264" w:lineRule="auto"/>
        <w:rPr>
          <w:rFonts w:cs="Tahoma"/>
          <w:highlight w:val="yellow"/>
        </w:rPr>
      </w:pPr>
      <w:r w:rsidRPr="002952A4">
        <w:rPr>
          <w:rFonts w:cs="Tahoma"/>
          <w:highlight w:val="yellow"/>
        </w:rPr>
        <w:t>NSD chọn tắt chế độ Mesh trên thiết bị ONT</w:t>
      </w:r>
    </w:p>
    <w:p w:rsidRPr="002952A4" w:rsidR="002952A4" w:rsidP="002952A4" w:rsidRDefault="002952A4" w14:paraId="0BA8B990" w14:textId="5B93BAD6">
      <w:pPr>
        <w:pStyle w:val="ListParagraph"/>
        <w:numPr>
          <w:ilvl w:val="0"/>
          <w:numId w:val="49"/>
        </w:numPr>
        <w:spacing w:line="264" w:lineRule="auto"/>
        <w:rPr>
          <w:rFonts w:cs="Tahoma"/>
          <w:highlight w:val="yellow"/>
        </w:rPr>
      </w:pPr>
      <w:r w:rsidRPr="002952A4">
        <w:rPr>
          <w:rFonts w:cs="Tahoma"/>
          <w:highlight w:val="yellow"/>
        </w:rPr>
        <w:t xml:space="preserve">Hệ thống gửi yêu cầu </w:t>
      </w:r>
      <w:r w:rsidR="00FE1EA0">
        <w:rPr>
          <w:rFonts w:cs="Tahoma"/>
          <w:highlight w:val="yellow"/>
        </w:rPr>
        <w:t>tắt</w:t>
      </w:r>
      <w:r w:rsidRPr="002952A4">
        <w:rPr>
          <w:rFonts w:cs="Tahoma"/>
          <w:highlight w:val="yellow"/>
        </w:rPr>
        <w:t xml:space="preserve"> chế độ Mesh xuống thiết bị</w:t>
      </w:r>
    </w:p>
    <w:p w:rsidRPr="002952A4" w:rsidR="002952A4" w:rsidP="002952A4" w:rsidRDefault="002952A4" w14:paraId="62E37DC3" w14:textId="31BF8C8A">
      <w:pPr>
        <w:pStyle w:val="ListParagraph"/>
        <w:numPr>
          <w:ilvl w:val="0"/>
          <w:numId w:val="49"/>
        </w:numPr>
        <w:spacing w:line="264" w:lineRule="auto"/>
        <w:rPr>
          <w:rFonts w:cs="Tahoma"/>
          <w:highlight w:val="yellow"/>
        </w:rPr>
      </w:pPr>
      <w:r w:rsidRPr="002952A4">
        <w:rPr>
          <w:rFonts w:cs="Tahoma"/>
          <w:highlight w:val="yellow"/>
        </w:rPr>
        <w:t xml:space="preserve">Thiết bị </w:t>
      </w:r>
      <w:r w:rsidR="00FE1EA0">
        <w:rPr>
          <w:rFonts w:cs="Tahoma"/>
          <w:highlight w:val="yellow"/>
        </w:rPr>
        <w:t>tắt</w:t>
      </w:r>
      <w:r w:rsidRPr="002952A4">
        <w:rPr>
          <w:rFonts w:cs="Tahoma"/>
          <w:highlight w:val="yellow"/>
        </w:rPr>
        <w:t xml:space="preserve"> chế độ Mesh</w:t>
      </w:r>
    </w:p>
    <w:p w:rsidRPr="002952A4" w:rsidR="002952A4" w:rsidP="002952A4" w:rsidRDefault="002952A4" w14:paraId="4C5C815F" w14:textId="77777777">
      <w:pPr>
        <w:pStyle w:val="ListParagraph"/>
        <w:numPr>
          <w:ilvl w:val="0"/>
          <w:numId w:val="49"/>
        </w:numPr>
        <w:spacing w:line="264" w:lineRule="auto"/>
        <w:rPr>
          <w:rFonts w:cs="Tahoma"/>
          <w:highlight w:val="yellow"/>
        </w:rPr>
      </w:pPr>
      <w:r w:rsidRPr="002952A4">
        <w:rPr>
          <w:rFonts w:cs="Tahoma"/>
          <w:highlight w:val="yellow"/>
        </w:rPr>
        <w:t>Nếu cấu hình thất bại gửi về thông báo lỗi</w:t>
      </w:r>
    </w:p>
    <w:p w:rsidRPr="002952A4" w:rsidR="002952A4" w:rsidP="002952A4" w:rsidRDefault="00FE1EA0" w14:paraId="13DC0A0F" w14:textId="36A3AF4F">
      <w:pPr>
        <w:pStyle w:val="ListParagraph"/>
        <w:numPr>
          <w:ilvl w:val="0"/>
          <w:numId w:val="49"/>
        </w:numPr>
        <w:spacing w:line="264" w:lineRule="auto"/>
        <w:rPr>
          <w:rFonts w:cs="Tahoma"/>
          <w:highlight w:val="yellow"/>
        </w:rPr>
      </w:pPr>
      <w:r>
        <w:rPr>
          <w:rFonts w:cs="Tahoma"/>
          <w:highlight w:val="yellow"/>
        </w:rPr>
        <w:t>Tắt</w:t>
      </w:r>
      <w:r w:rsidRPr="002952A4" w:rsidR="002952A4">
        <w:rPr>
          <w:rFonts w:cs="Tahoma"/>
          <w:highlight w:val="yellow"/>
        </w:rPr>
        <w:t xml:space="preserve"> chế độ Mesh thành công</w:t>
      </w:r>
    </w:p>
    <w:p w:rsidRPr="002952A4" w:rsidR="002952A4" w:rsidP="002952A4" w:rsidRDefault="002952A4" w14:paraId="7B7A8E2E" w14:textId="77777777">
      <w:pPr>
        <w:pStyle w:val="ListParagraph"/>
        <w:numPr>
          <w:ilvl w:val="0"/>
          <w:numId w:val="49"/>
        </w:numPr>
        <w:spacing w:line="264" w:lineRule="auto"/>
        <w:rPr>
          <w:highlight w:val="yellow"/>
        </w:rPr>
      </w:pPr>
      <w:r w:rsidRPr="002952A4">
        <w:rPr>
          <w:color w:val="000000" w:themeColor="text1"/>
          <w:szCs w:val="26"/>
          <w:highlight w:val="yellow"/>
        </w:rPr>
        <w:t>Ứng dụng thông báo cấu hình thành công</w:t>
      </w:r>
    </w:p>
    <w:p w:rsidRPr="002952A4" w:rsidR="002952A4" w:rsidP="002952A4" w:rsidRDefault="002952A4" w14:paraId="27AD6569" w14:textId="77777777">
      <w:pPr>
        <w:pStyle w:val="ListParagraph"/>
        <w:numPr>
          <w:ilvl w:val="0"/>
          <w:numId w:val="49"/>
        </w:numPr>
        <w:spacing w:line="264" w:lineRule="auto"/>
        <w:rPr>
          <w:highlight w:val="yellow"/>
        </w:rPr>
      </w:pPr>
      <w:r w:rsidRPr="002952A4">
        <w:rPr>
          <w:highlight w:val="yellow"/>
        </w:rPr>
        <w:t>Kết thúc nghiệp vụ.</w:t>
      </w:r>
    </w:p>
    <w:p w:rsidRPr="006373CA" w:rsidR="002952A4" w:rsidP="006373CA" w:rsidRDefault="002952A4" w14:paraId="7A2EB361" w14:textId="77777777">
      <w:pPr>
        <w:pStyle w:val="ListParagraph"/>
        <w:rPr>
          <w:highlight w:val="yellow"/>
          <w:lang w:val="en-GB" w:eastAsia="ar-SA"/>
        </w:rPr>
      </w:pPr>
    </w:p>
    <w:p w:rsidR="00755795" w:rsidP="00755795" w:rsidRDefault="00755795" w14:paraId="2A6D223E" w14:textId="56C545DF">
      <w:pPr>
        <w:pStyle w:val="Heading5"/>
        <w:ind w:left="0"/>
        <w:rPr>
          <w:noProof/>
          <w:highlight w:val="yellow"/>
          <w:lang w:eastAsia="ar-SA"/>
        </w:rPr>
      </w:pPr>
      <w:r w:rsidRPr="00755795">
        <w:rPr>
          <w:noProof/>
          <w:highlight w:val="yellow"/>
          <w:lang w:eastAsia="ar-SA"/>
        </w:rPr>
        <w:t>Thêm node mới vào mạng mesh</w:t>
      </w:r>
    </w:p>
    <w:p w:rsidRPr="008C6972" w:rsidR="008C6972" w:rsidP="008C6972" w:rsidRDefault="008C6972" w14:paraId="0FA9C71D" w14:textId="6762B161">
      <w:pPr>
        <w:pStyle w:val="ListParagraph"/>
        <w:numPr>
          <w:ilvl w:val="0"/>
          <w:numId w:val="32"/>
        </w:numPr>
        <w:rPr>
          <w:highlight w:val="yellow"/>
          <w:lang w:eastAsia="ar-SA"/>
        </w:rPr>
      </w:pPr>
      <w:r>
        <w:rPr>
          <w:highlight w:val="yellow"/>
          <w:lang w:eastAsia="ar-SA"/>
        </w:rPr>
        <w:t>Chức năng này cho phép người sử dụng thêm node mới vào mạng mesh có sẵn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Pr="007D41EB" w:rsidR="00665801" w:rsidTr="00BC77D7" w14:paraId="0F34592B" w14:textId="77777777">
        <w:tc>
          <w:tcPr>
            <w:tcW w:w="2151" w:type="dxa"/>
            <w:shd w:val="clear" w:color="auto" w:fill="BFBFBF" w:themeFill="background1" w:themeFillShade="BF"/>
          </w:tcPr>
          <w:p w:rsidRPr="007D41EB" w:rsidR="00665801" w:rsidP="00BC77D7" w:rsidRDefault="00665801" w14:paraId="7EA08544" w14:textId="77777777">
            <w:pPr>
              <w:spacing w:line="264" w:lineRule="auto"/>
              <w:rPr>
                <w:highlight w:val="yellow"/>
              </w:rPr>
            </w:pPr>
            <w:r w:rsidRPr="007D41EB">
              <w:rPr>
                <w:highlight w:val="yellow"/>
              </w:rPr>
              <w:t>ID</w:t>
            </w:r>
          </w:p>
        </w:tc>
        <w:tc>
          <w:tcPr>
            <w:tcW w:w="7074" w:type="dxa"/>
            <w:shd w:val="clear" w:color="auto" w:fill="BFBFBF" w:themeFill="background1" w:themeFillShade="BF"/>
          </w:tcPr>
          <w:p w:rsidRPr="007D41EB" w:rsidR="00665801" w:rsidP="00BC77D7" w:rsidRDefault="00665801" w14:paraId="6F2590E3" w14:textId="5014597E">
            <w:pPr>
              <w:spacing w:line="264" w:lineRule="auto"/>
              <w:rPr>
                <w:highlight w:val="yellow"/>
              </w:rPr>
            </w:pPr>
          </w:p>
        </w:tc>
      </w:tr>
      <w:tr w:rsidRPr="007D41EB" w:rsidR="00665801" w:rsidTr="00BC77D7" w14:paraId="0572B100" w14:textId="77777777">
        <w:tc>
          <w:tcPr>
            <w:tcW w:w="2151" w:type="dxa"/>
            <w:tcBorders>
              <w:top w:val="single" w:color="auto" w:sz="4" w:space="0"/>
              <w:left w:val="single" w:color="auto" w:sz="4" w:space="0"/>
              <w:bottom w:val="single" w:color="auto" w:sz="4" w:space="0"/>
              <w:right w:val="single" w:color="auto" w:sz="4" w:space="0"/>
            </w:tcBorders>
          </w:tcPr>
          <w:p w:rsidRPr="007D41EB" w:rsidR="00665801" w:rsidP="00BC77D7" w:rsidRDefault="00665801" w14:paraId="664D6E1B" w14:textId="77777777">
            <w:pPr>
              <w:spacing w:line="264" w:lineRule="auto"/>
              <w:rPr>
                <w:highlight w:val="yellow"/>
              </w:rPr>
            </w:pPr>
            <w:r w:rsidRPr="007D41EB">
              <w:rPr>
                <w:highlight w:val="yellow"/>
              </w:rPr>
              <w:t>Name</w:t>
            </w:r>
          </w:p>
        </w:tc>
        <w:tc>
          <w:tcPr>
            <w:tcW w:w="7074" w:type="dxa"/>
            <w:tcBorders>
              <w:top w:val="single" w:color="auto" w:sz="4" w:space="0"/>
              <w:left w:val="single" w:color="auto" w:sz="4" w:space="0"/>
              <w:bottom w:val="single" w:color="auto" w:sz="4" w:space="0"/>
              <w:right w:val="single" w:color="auto" w:sz="4" w:space="0"/>
            </w:tcBorders>
          </w:tcPr>
          <w:p w:rsidRPr="007D41EB" w:rsidR="00665801" w:rsidP="00BC77D7" w:rsidRDefault="00665801" w14:paraId="4385F772" w14:textId="77777777">
            <w:pPr>
              <w:spacing w:line="264" w:lineRule="auto"/>
              <w:rPr>
                <w:color w:val="000000" w:themeColor="text1"/>
                <w:highlight w:val="yellow"/>
              </w:rPr>
            </w:pPr>
            <w:r w:rsidRPr="007D41EB">
              <w:rPr>
                <w:color w:val="000000" w:themeColor="text1"/>
                <w:highlight w:val="yellow"/>
              </w:rPr>
              <w:t>Thiết lập mạng Mesh</w:t>
            </w:r>
          </w:p>
        </w:tc>
      </w:tr>
      <w:tr w:rsidRPr="007D41EB" w:rsidR="00665801" w:rsidTr="00BC77D7" w14:paraId="0A9D2BFA" w14:textId="77777777">
        <w:tc>
          <w:tcPr>
            <w:tcW w:w="2151" w:type="dxa"/>
            <w:tcBorders>
              <w:top w:val="single" w:color="auto" w:sz="4" w:space="0"/>
              <w:left w:val="single" w:color="auto" w:sz="4" w:space="0"/>
              <w:bottom w:val="single" w:color="auto" w:sz="4" w:space="0"/>
              <w:right w:val="single" w:color="auto" w:sz="4" w:space="0"/>
            </w:tcBorders>
          </w:tcPr>
          <w:p w:rsidRPr="007D41EB" w:rsidR="00665801" w:rsidP="00BC77D7" w:rsidRDefault="00665801" w14:paraId="1BFD05A6" w14:textId="77777777">
            <w:pPr>
              <w:spacing w:line="264" w:lineRule="auto"/>
              <w:rPr>
                <w:highlight w:val="yellow"/>
              </w:rPr>
            </w:pPr>
            <w:r w:rsidRPr="007D41EB">
              <w:rPr>
                <w:highlight w:val="yellow"/>
              </w:rPr>
              <w:t>Description</w:t>
            </w:r>
          </w:p>
        </w:tc>
        <w:tc>
          <w:tcPr>
            <w:tcW w:w="7074" w:type="dxa"/>
            <w:tcBorders>
              <w:top w:val="single" w:color="auto" w:sz="4" w:space="0"/>
              <w:left w:val="single" w:color="auto" w:sz="4" w:space="0"/>
              <w:bottom w:val="single" w:color="auto" w:sz="4" w:space="0"/>
              <w:right w:val="single" w:color="auto" w:sz="4" w:space="0"/>
            </w:tcBorders>
          </w:tcPr>
          <w:p w:rsidRPr="007D41EB" w:rsidR="00665801" w:rsidP="00BC77D7" w:rsidRDefault="00665801" w14:paraId="54CE7111" w14:textId="77777777">
            <w:pPr>
              <w:pStyle w:val="ListParagraph"/>
              <w:numPr>
                <w:ilvl w:val="0"/>
                <w:numId w:val="50"/>
              </w:numPr>
              <w:spacing w:line="264" w:lineRule="auto"/>
              <w:rPr>
                <w:color w:val="000000" w:themeColor="text1"/>
                <w:highlight w:val="yellow"/>
              </w:rPr>
            </w:pPr>
            <w:r w:rsidRPr="007D41EB">
              <w:rPr>
                <w:color w:val="000000" w:themeColor="text1"/>
                <w:highlight w:val="yellow"/>
              </w:rPr>
              <w:t>Người dùng đăng nhập và có kết nối tới thiết bị</w:t>
            </w:r>
          </w:p>
          <w:p w:rsidRPr="007D41EB" w:rsidR="00665801" w:rsidP="00BC77D7" w:rsidRDefault="00665801" w14:paraId="0ED4891F" w14:textId="60B8E02D">
            <w:pPr>
              <w:pStyle w:val="ListParagraph"/>
              <w:numPr>
                <w:ilvl w:val="0"/>
                <w:numId w:val="50"/>
              </w:numPr>
              <w:spacing w:line="264" w:lineRule="auto"/>
              <w:rPr>
                <w:color w:val="000000" w:themeColor="text1"/>
                <w:highlight w:val="yellow"/>
              </w:rPr>
            </w:pPr>
            <w:r w:rsidRPr="007D41EB">
              <w:rPr>
                <w:color w:val="000000" w:themeColor="text1"/>
                <w:highlight w:val="yellow"/>
              </w:rPr>
              <w:t xml:space="preserve">Người dùng chọn tính năng cấu </w:t>
            </w:r>
            <w:r w:rsidR="00566BC5">
              <w:rPr>
                <w:color w:val="000000" w:themeColor="text1"/>
                <w:highlight w:val="yellow"/>
              </w:rPr>
              <w:t>hình Mesh</w:t>
            </w:r>
          </w:p>
        </w:tc>
      </w:tr>
      <w:tr w:rsidRPr="007D41EB" w:rsidR="00665801" w:rsidTr="00BC77D7" w14:paraId="1BE4FED2" w14:textId="77777777">
        <w:tc>
          <w:tcPr>
            <w:tcW w:w="2151" w:type="dxa"/>
            <w:tcBorders>
              <w:top w:val="single" w:color="auto" w:sz="4" w:space="0"/>
              <w:left w:val="single" w:color="auto" w:sz="4" w:space="0"/>
              <w:bottom w:val="single" w:color="auto" w:sz="4" w:space="0"/>
              <w:right w:val="single" w:color="auto" w:sz="4" w:space="0"/>
            </w:tcBorders>
          </w:tcPr>
          <w:p w:rsidRPr="007D41EB" w:rsidR="00665801" w:rsidP="00BC77D7" w:rsidRDefault="00665801" w14:paraId="4AACD4C2" w14:textId="77777777">
            <w:pPr>
              <w:spacing w:line="264" w:lineRule="auto"/>
              <w:rPr>
                <w:highlight w:val="yellow"/>
              </w:rPr>
            </w:pPr>
            <w:r w:rsidRPr="007D41EB">
              <w:rPr>
                <w:highlight w:val="yellow"/>
              </w:rPr>
              <w:t>Actor</w:t>
            </w:r>
          </w:p>
        </w:tc>
        <w:tc>
          <w:tcPr>
            <w:tcW w:w="7074" w:type="dxa"/>
            <w:tcBorders>
              <w:top w:val="single" w:color="auto" w:sz="4" w:space="0"/>
              <w:left w:val="single" w:color="auto" w:sz="4" w:space="0"/>
              <w:bottom w:val="single" w:color="auto" w:sz="4" w:space="0"/>
              <w:right w:val="single" w:color="auto" w:sz="4" w:space="0"/>
            </w:tcBorders>
          </w:tcPr>
          <w:p w:rsidRPr="007D41EB" w:rsidR="00665801" w:rsidP="00BC77D7" w:rsidRDefault="00665801" w14:paraId="636B067E" w14:textId="77777777">
            <w:pPr>
              <w:spacing w:line="264" w:lineRule="auto"/>
              <w:rPr>
                <w:color w:val="000000" w:themeColor="text1"/>
                <w:highlight w:val="yellow"/>
              </w:rPr>
            </w:pPr>
            <w:r w:rsidRPr="007D41EB">
              <w:rPr>
                <w:color w:val="000000" w:themeColor="text1"/>
                <w:highlight w:val="yellow"/>
              </w:rPr>
              <w:t>NSD</w:t>
            </w:r>
          </w:p>
        </w:tc>
      </w:tr>
      <w:tr w:rsidRPr="007D41EB" w:rsidR="00665801" w:rsidTr="00BC77D7" w14:paraId="0E23484E" w14:textId="77777777">
        <w:tc>
          <w:tcPr>
            <w:tcW w:w="2151" w:type="dxa"/>
            <w:tcBorders>
              <w:top w:val="single" w:color="auto" w:sz="4" w:space="0"/>
              <w:left w:val="single" w:color="auto" w:sz="4" w:space="0"/>
              <w:bottom w:val="single" w:color="auto" w:sz="4" w:space="0"/>
              <w:right w:val="single" w:color="auto" w:sz="4" w:space="0"/>
            </w:tcBorders>
          </w:tcPr>
          <w:p w:rsidRPr="007D41EB" w:rsidR="00665801" w:rsidP="00BC77D7" w:rsidRDefault="00665801" w14:paraId="3B10791C" w14:textId="77777777">
            <w:pPr>
              <w:spacing w:line="264" w:lineRule="auto"/>
              <w:rPr>
                <w:highlight w:val="yellow"/>
              </w:rPr>
            </w:pPr>
            <w:r w:rsidRPr="007D41EB">
              <w:rPr>
                <w:highlight w:val="yellow"/>
              </w:rPr>
              <w:t>Pre-condition</w:t>
            </w:r>
          </w:p>
        </w:tc>
        <w:tc>
          <w:tcPr>
            <w:tcW w:w="7074" w:type="dxa"/>
            <w:tcBorders>
              <w:top w:val="single" w:color="auto" w:sz="4" w:space="0"/>
              <w:left w:val="single" w:color="auto" w:sz="4" w:space="0"/>
              <w:bottom w:val="single" w:color="auto" w:sz="4" w:space="0"/>
              <w:right w:val="single" w:color="auto" w:sz="4" w:space="0"/>
            </w:tcBorders>
          </w:tcPr>
          <w:p w:rsidRPr="007D41EB" w:rsidR="00665801" w:rsidP="00BC77D7" w:rsidRDefault="00665801" w14:paraId="0202F135" w14:textId="77777777">
            <w:pPr>
              <w:spacing w:line="264" w:lineRule="auto"/>
              <w:rPr>
                <w:color w:val="000000" w:themeColor="text1"/>
                <w:highlight w:val="yellow"/>
              </w:rPr>
            </w:pPr>
            <w:r w:rsidRPr="007D41EB">
              <w:rPr>
                <w:color w:val="000000" w:themeColor="text1"/>
                <w:highlight w:val="yellow"/>
              </w:rPr>
              <w:t>NSD đã có kết nối tới thiết bị</w:t>
            </w:r>
          </w:p>
          <w:p w:rsidRPr="007D41EB" w:rsidR="00665801" w:rsidP="00BC77D7" w:rsidRDefault="00665801" w14:paraId="45EC1D0D" w14:textId="77777777">
            <w:pPr>
              <w:spacing w:line="264" w:lineRule="auto"/>
              <w:rPr>
                <w:color w:val="000000" w:themeColor="text1"/>
                <w:highlight w:val="yellow"/>
              </w:rPr>
            </w:pPr>
            <w:r w:rsidRPr="007D41EB">
              <w:rPr>
                <w:color w:val="000000" w:themeColor="text1"/>
                <w:highlight w:val="yellow"/>
              </w:rPr>
              <w:t>Thiết bị đã có cấu hình Wifi</w:t>
            </w:r>
          </w:p>
        </w:tc>
      </w:tr>
      <w:tr w:rsidR="00665801" w:rsidTr="00BC77D7" w14:paraId="7413F007" w14:textId="77777777">
        <w:tc>
          <w:tcPr>
            <w:tcW w:w="2151" w:type="dxa"/>
            <w:tcBorders>
              <w:top w:val="single" w:color="auto" w:sz="4" w:space="0"/>
              <w:left w:val="single" w:color="auto" w:sz="4" w:space="0"/>
              <w:bottom w:val="single" w:color="auto" w:sz="4" w:space="0"/>
              <w:right w:val="single" w:color="auto" w:sz="4" w:space="0"/>
            </w:tcBorders>
          </w:tcPr>
          <w:p w:rsidRPr="007D41EB" w:rsidR="00665801" w:rsidP="00BC77D7" w:rsidRDefault="00665801" w14:paraId="7A9994E0" w14:textId="77777777">
            <w:pPr>
              <w:spacing w:line="264" w:lineRule="auto"/>
              <w:rPr>
                <w:highlight w:val="yellow"/>
              </w:rPr>
            </w:pPr>
            <w:r w:rsidRPr="007D41EB">
              <w:rPr>
                <w:highlight w:val="yellow"/>
              </w:rPr>
              <w:t>Post-condition</w:t>
            </w:r>
          </w:p>
        </w:tc>
        <w:tc>
          <w:tcPr>
            <w:tcW w:w="7074" w:type="dxa"/>
            <w:tcBorders>
              <w:top w:val="single" w:color="auto" w:sz="4" w:space="0"/>
              <w:left w:val="single" w:color="auto" w:sz="4" w:space="0"/>
              <w:bottom w:val="single" w:color="auto" w:sz="4" w:space="0"/>
              <w:right w:val="single" w:color="auto" w:sz="4" w:space="0"/>
            </w:tcBorders>
          </w:tcPr>
          <w:p w:rsidR="00665801" w:rsidP="00BC77D7" w:rsidRDefault="00665801" w14:paraId="70F14C95" w14:textId="77777777">
            <w:pPr>
              <w:spacing w:line="264" w:lineRule="auto"/>
              <w:rPr>
                <w:color w:val="000000" w:themeColor="text1"/>
              </w:rPr>
            </w:pPr>
            <w:r w:rsidRPr="007D41EB">
              <w:rPr>
                <w:color w:val="000000" w:themeColor="text1"/>
                <w:highlight w:val="yellow"/>
              </w:rPr>
              <w:t>Cấu hình mạng cho thiết bị và sử dụng được dịch vụ mạng đã cấu hình</w:t>
            </w:r>
          </w:p>
        </w:tc>
      </w:tr>
    </w:tbl>
    <w:p w:rsidR="000E4256" w:rsidP="000E4256" w:rsidRDefault="000E4256" w14:paraId="6166EB79" w14:textId="77777777">
      <w:pPr>
        <w:pStyle w:val="ListParagraph"/>
        <w:rPr>
          <w:highlight w:val="yellow"/>
          <w:lang w:eastAsia="ar-SA"/>
        </w:rPr>
      </w:pPr>
      <w:r>
        <w:rPr>
          <w:highlight w:val="yellow"/>
          <w:lang w:eastAsia="ar-SA"/>
        </w:rPr>
        <w:t>Quy trình:</w:t>
      </w:r>
    </w:p>
    <w:p w:rsidR="000E4256" w:rsidP="00306B7C" w:rsidRDefault="000E4256" w14:paraId="14E2E896" w14:textId="77777777">
      <w:pPr>
        <w:pStyle w:val="ListParagraph"/>
        <w:numPr>
          <w:ilvl w:val="0"/>
          <w:numId w:val="61"/>
        </w:numPr>
        <w:rPr>
          <w:highlight w:val="yellow"/>
          <w:lang w:eastAsia="ar-SA"/>
        </w:rPr>
      </w:pPr>
      <w:r w:rsidRPr="000E4256">
        <w:rPr>
          <w:highlight w:val="yellow"/>
          <w:lang w:eastAsia="ar-SA"/>
        </w:rPr>
        <w:t>NSD truy cập ứng dụng đã có kết nối tới thiết bị</w:t>
      </w:r>
    </w:p>
    <w:p w:rsidRPr="000E4256" w:rsidR="000E4256" w:rsidP="00306B7C" w:rsidRDefault="000E4256" w14:paraId="53FF0CDD" w14:textId="77777777">
      <w:pPr>
        <w:pStyle w:val="ListParagraph"/>
        <w:numPr>
          <w:ilvl w:val="0"/>
          <w:numId w:val="61"/>
        </w:numPr>
        <w:rPr>
          <w:highlight w:val="yellow"/>
          <w:lang w:eastAsia="ar-SA"/>
        </w:rPr>
      </w:pPr>
      <w:r w:rsidRPr="000E4256">
        <w:rPr>
          <w:rFonts w:cs="Tahoma"/>
          <w:highlight w:val="yellow"/>
        </w:rPr>
        <w:t xml:space="preserve">NSD truy cập tính năng cài đặt mạng </w:t>
      </w:r>
      <w:r w:rsidRPr="000E4256">
        <w:rPr>
          <w:rFonts w:ascii="Wingdings" w:hAnsi="Wingdings" w:eastAsia="Wingdings" w:cs="Wingdings"/>
          <w:highlight w:val="yellow"/>
        </w:rPr>
        <w:t></w:t>
      </w:r>
      <w:r w:rsidRPr="000E4256">
        <w:rPr>
          <w:rFonts w:cs="Tahoma"/>
          <w:highlight w:val="yellow"/>
        </w:rPr>
        <w:t xml:space="preserve"> Chọn Thiết lập mạng mesh</w:t>
      </w:r>
      <w:r w:rsidRPr="00A82B21">
        <w:rPr>
          <w:rFonts w:ascii="Wingdings" w:hAnsi="Wingdings" w:eastAsia="Wingdings" w:cs="Wingdings"/>
          <w:highlight w:val="yellow"/>
        </w:rPr>
        <w:t>à</w:t>
      </w:r>
      <w:r w:rsidRPr="000E4256">
        <w:rPr>
          <w:rFonts w:cs="Tahoma"/>
          <w:highlight w:val="yellow"/>
        </w:rPr>
        <w:t xml:space="preserve"> Thêm node </w:t>
      </w:r>
    </w:p>
    <w:p w:rsidRPr="000E4256" w:rsidR="000E4256" w:rsidP="00306B7C" w:rsidRDefault="000E4256" w14:paraId="07D2E925" w14:textId="77777777">
      <w:pPr>
        <w:pStyle w:val="ListParagraph"/>
        <w:numPr>
          <w:ilvl w:val="0"/>
          <w:numId w:val="61"/>
        </w:numPr>
        <w:rPr>
          <w:highlight w:val="yellow"/>
          <w:lang w:eastAsia="ar-SA"/>
        </w:rPr>
      </w:pPr>
      <w:r w:rsidRPr="000E4256">
        <w:rPr>
          <w:rFonts w:cs="Tahoma"/>
          <w:highlight w:val="yellow"/>
          <w:lang w:val="en-GB"/>
        </w:rPr>
        <w:t>NSD chọn dòng sản phẩm</w:t>
      </w:r>
    </w:p>
    <w:p w:rsidRPr="004D177E" w:rsidR="000E4256" w:rsidP="00306B7C" w:rsidRDefault="000E4256" w14:paraId="4937AAA4" w14:textId="77777777">
      <w:pPr>
        <w:pStyle w:val="ListParagraph"/>
        <w:numPr>
          <w:ilvl w:val="0"/>
          <w:numId w:val="61"/>
        </w:numPr>
        <w:rPr>
          <w:highlight w:val="yellow"/>
          <w:lang w:eastAsia="ar-SA"/>
        </w:rPr>
      </w:pPr>
      <w:r w:rsidRPr="000E4256">
        <w:rPr>
          <w:rFonts w:cs="Tahoma"/>
          <w:highlight w:val="yellow"/>
          <w:lang w:val="en-GB"/>
        </w:rPr>
        <w:t>Hệ thống hướng dẫn cắm nguồn, chỉ thị led</w:t>
      </w:r>
    </w:p>
    <w:p w:rsidRPr="00260918" w:rsidR="004D177E" w:rsidP="00306B7C" w:rsidRDefault="004D177E" w14:paraId="5D96968A" w14:textId="367F37E0">
      <w:pPr>
        <w:pStyle w:val="ListParagraph"/>
        <w:numPr>
          <w:ilvl w:val="0"/>
          <w:numId w:val="61"/>
        </w:numPr>
        <w:rPr>
          <w:highlight w:val="yellow"/>
          <w:lang w:eastAsia="ar-SA"/>
        </w:rPr>
      </w:pPr>
      <w:bookmarkStart w:name="OLE_LINK11" w:id="117"/>
      <w:r>
        <w:rPr>
          <w:rFonts w:cs="Tahoma"/>
          <w:highlight w:val="yellow"/>
          <w:lang w:val="en-GB"/>
        </w:rPr>
        <w:t xml:space="preserve">NSD xác nhận thiết bị đã sẵn sàng </w:t>
      </w:r>
      <w:r w:rsidR="00EE4ED3">
        <w:rPr>
          <w:rFonts w:cs="Tahoma"/>
          <w:highlight w:val="yellow"/>
          <w:lang w:val="en-GB"/>
        </w:rPr>
        <w:t>để thêm node</w:t>
      </w:r>
    </w:p>
    <w:p w:rsidRPr="000E4256" w:rsidR="00260918" w:rsidP="00306B7C" w:rsidRDefault="00260918" w14:paraId="1340E688" w14:textId="616D597A">
      <w:pPr>
        <w:pStyle w:val="ListParagraph"/>
        <w:numPr>
          <w:ilvl w:val="0"/>
          <w:numId w:val="61"/>
        </w:numPr>
        <w:rPr>
          <w:highlight w:val="yellow"/>
          <w:lang w:eastAsia="ar-SA"/>
        </w:rPr>
      </w:pPr>
      <w:r>
        <w:rPr>
          <w:rFonts w:cs="Tahoma"/>
          <w:highlight w:val="yellow"/>
          <w:lang w:val="en-GB"/>
        </w:rPr>
        <w:t>Hệ thống gửi yêu cầu thêm node cho thiết bị</w:t>
      </w:r>
    </w:p>
    <w:bookmarkEnd w:id="117"/>
    <w:p w:rsidRPr="001250A8" w:rsidR="001250A8" w:rsidP="00306B7C" w:rsidRDefault="000E4256" w14:paraId="479AA90E" w14:textId="24C7C149">
      <w:pPr>
        <w:pStyle w:val="ListParagraph"/>
        <w:numPr>
          <w:ilvl w:val="0"/>
          <w:numId w:val="61"/>
        </w:numPr>
        <w:rPr>
          <w:highlight w:val="yellow"/>
          <w:lang w:eastAsia="ar-SA"/>
        </w:rPr>
      </w:pPr>
      <w:r w:rsidRPr="000E4256">
        <w:rPr>
          <w:color w:val="000000" w:themeColor="text1"/>
          <w:szCs w:val="26"/>
          <w:highlight w:val="yellow"/>
          <w:lang w:val="en-GB"/>
        </w:rPr>
        <w:t>Thiết bị thực hiện tìm kiếm và thêm node vào mạng mesh. Thiết bị gửi trạng thái các node</w:t>
      </w:r>
      <w:r w:rsidR="00981798">
        <w:rPr>
          <w:color w:val="000000" w:themeColor="text1"/>
          <w:szCs w:val="26"/>
          <w:highlight w:val="yellow"/>
          <w:lang w:val="en-GB"/>
        </w:rPr>
        <w:t xml:space="preserve"> lên hệ thống</w:t>
      </w:r>
      <w:r w:rsidRPr="000E4256">
        <w:rPr>
          <w:color w:val="000000" w:themeColor="text1"/>
          <w:szCs w:val="26"/>
          <w:highlight w:val="yellow"/>
          <w:lang w:val="en-GB"/>
        </w:rPr>
        <w:t>.</w:t>
      </w:r>
    </w:p>
    <w:p w:rsidRPr="00413DD7" w:rsidR="000E4256" w:rsidP="00306B7C" w:rsidRDefault="000E4256" w14:paraId="271FF372" w14:textId="3F0F436E">
      <w:pPr>
        <w:pStyle w:val="ListParagraph"/>
        <w:numPr>
          <w:ilvl w:val="0"/>
          <w:numId w:val="61"/>
        </w:numPr>
        <w:rPr>
          <w:highlight w:val="yellow"/>
          <w:lang w:eastAsia="ar-SA"/>
        </w:rPr>
      </w:pPr>
      <w:r w:rsidRPr="001250A8">
        <w:rPr>
          <w:highlight w:val="yellow"/>
          <w:lang w:val="en-GB" w:eastAsia="ar-SA"/>
        </w:rPr>
        <w:t>Hệ thống hiển thị danh sách các node được thêm thành công.</w:t>
      </w:r>
    </w:p>
    <w:p w:rsidRPr="001250A8" w:rsidR="00413DD7" w:rsidP="00306B7C" w:rsidRDefault="00413DD7" w14:paraId="050EF1F6" w14:textId="5857D5E4">
      <w:pPr>
        <w:pStyle w:val="ListParagraph"/>
        <w:numPr>
          <w:ilvl w:val="0"/>
          <w:numId w:val="61"/>
        </w:numPr>
        <w:rPr>
          <w:highlight w:val="yellow"/>
          <w:lang w:eastAsia="ar-SA"/>
        </w:rPr>
      </w:pPr>
      <w:r>
        <w:rPr>
          <w:highlight w:val="yellow"/>
          <w:lang w:val="en-GB" w:eastAsia="ar-SA"/>
        </w:rPr>
        <w:lastRenderedPageBreak/>
        <w:t>Kết thúc</w:t>
      </w:r>
    </w:p>
    <w:p w:rsidRPr="000E4256" w:rsidR="00665801" w:rsidP="00665801" w:rsidRDefault="00665801" w14:paraId="0E9ED6BB" w14:textId="77777777">
      <w:pPr>
        <w:rPr>
          <w:highlight w:val="yellow"/>
          <w:lang w:val="en-GB" w:eastAsia="ar-SA"/>
        </w:rPr>
      </w:pPr>
    </w:p>
    <w:p w:rsidRPr="00665801" w:rsidR="00665801" w:rsidP="00665801" w:rsidRDefault="00665801" w14:paraId="6BFA1BB3" w14:textId="77777777">
      <w:pPr>
        <w:rPr>
          <w:highlight w:val="yellow"/>
          <w:lang w:eastAsia="ar-SA"/>
        </w:rPr>
      </w:pPr>
    </w:p>
    <w:p w:rsidRPr="00B60B12" w:rsidR="00BD753A" w:rsidP="6266F7CF" w:rsidRDefault="05886A85" w14:paraId="5DB1254E" w14:textId="6918019A">
      <w:pPr>
        <w:pStyle w:val="Heading5"/>
        <w:rPr>
          <w:highlight w:val="yellow"/>
        </w:rPr>
      </w:pPr>
      <w:bookmarkStart w:name="OLE_LINK2" w:id="118"/>
      <w:r>
        <w:t>Cấu hình</w:t>
      </w:r>
      <w:r w:rsidR="00497DEA">
        <w:t xml:space="preserve"> chế độ</w:t>
      </w:r>
      <w:r>
        <w:t xml:space="preserve"> Mesh cho ONT</w:t>
      </w:r>
      <w:r w:rsidR="001B5EB6">
        <w:t xml:space="preserve"> </w:t>
      </w:r>
      <w:r w:rsidRPr="6266F7CF" w:rsidR="001B5EB6">
        <w:rPr>
          <w:highlight w:val="yellow"/>
        </w:rPr>
        <w:t>(bỏ)</w:t>
      </w:r>
    </w:p>
    <w:bookmarkEnd w:id="118"/>
    <w:p w:rsidR="00BD753A" w:rsidP="00A31961" w:rsidRDefault="00BD753A" w14:paraId="1FBDB360" w14:textId="19F07956">
      <w:pPr>
        <w:pStyle w:val="ListParagraph"/>
        <w:numPr>
          <w:ilvl w:val="0"/>
          <w:numId w:val="32"/>
        </w:numPr>
        <w:spacing w:line="264" w:lineRule="auto"/>
      </w:pPr>
      <w:r w:rsidRPr="71557A0C">
        <w:rPr>
          <w:lang w:val="vi-VN"/>
        </w:rPr>
        <w:t xml:space="preserve">Chức năng này cho phép người sử dụng </w:t>
      </w:r>
      <w:r>
        <w:t xml:space="preserve">cấu hình </w:t>
      </w:r>
      <w:r w:rsidR="00420C48">
        <w:t>chế độ MESH cho ONT</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00420C48" w:rsidTr="00CE2675" w14:paraId="0C798F3C" w14:textId="77777777">
        <w:tc>
          <w:tcPr>
            <w:tcW w:w="2151" w:type="dxa"/>
            <w:shd w:val="clear" w:color="auto" w:fill="BFBFBF" w:themeFill="background1" w:themeFillShade="BF"/>
          </w:tcPr>
          <w:p w:rsidR="00420C48" w:rsidP="00CE2675" w:rsidRDefault="00420C48" w14:paraId="2A75D036" w14:textId="77777777">
            <w:pPr>
              <w:spacing w:line="264" w:lineRule="auto"/>
            </w:pPr>
            <w:bookmarkStart w:name="OLE_LINK4" w:id="119"/>
            <w:r>
              <w:t>ID</w:t>
            </w:r>
          </w:p>
        </w:tc>
        <w:tc>
          <w:tcPr>
            <w:tcW w:w="7074" w:type="dxa"/>
            <w:shd w:val="clear" w:color="auto" w:fill="BFBFBF" w:themeFill="background1" w:themeFillShade="BF"/>
          </w:tcPr>
          <w:p w:rsidR="00420C48" w:rsidP="00CE2675" w:rsidRDefault="00420C48" w14:paraId="04C17386" w14:textId="71E8FF57">
            <w:pPr>
              <w:spacing w:line="264" w:lineRule="auto"/>
            </w:pPr>
            <w:r>
              <w:t>UC-Settings-05</w:t>
            </w:r>
          </w:p>
        </w:tc>
      </w:tr>
      <w:tr w:rsidR="00420C48" w:rsidTr="00CE2675" w14:paraId="6DA89795" w14:textId="77777777">
        <w:tc>
          <w:tcPr>
            <w:tcW w:w="2151" w:type="dxa"/>
            <w:tcBorders>
              <w:top w:val="single" w:color="auto" w:sz="4" w:space="0"/>
              <w:left w:val="single" w:color="auto" w:sz="4" w:space="0"/>
              <w:bottom w:val="single" w:color="auto" w:sz="4" w:space="0"/>
              <w:right w:val="single" w:color="auto" w:sz="4" w:space="0"/>
            </w:tcBorders>
          </w:tcPr>
          <w:p w:rsidR="00420C48" w:rsidP="00CE2675" w:rsidRDefault="00420C48" w14:paraId="2E78A313"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00420C48" w:rsidP="00CE2675" w:rsidRDefault="00420C48" w14:paraId="6514E52B" w14:textId="7AEE5A77">
            <w:pPr>
              <w:spacing w:line="264" w:lineRule="auto"/>
              <w:rPr>
                <w:color w:val="000000" w:themeColor="text1"/>
              </w:rPr>
            </w:pPr>
            <w:r w:rsidRPr="620E1266">
              <w:rPr>
                <w:color w:val="000000" w:themeColor="text1"/>
              </w:rPr>
              <w:t>Cấu hình</w:t>
            </w:r>
            <w:r>
              <w:rPr>
                <w:color w:val="000000" w:themeColor="text1"/>
              </w:rPr>
              <w:t xml:space="preserve"> chế độ Mesh cho thiết bị ONT</w:t>
            </w:r>
          </w:p>
        </w:tc>
      </w:tr>
      <w:tr w:rsidR="00420C48" w:rsidTr="00CE2675" w14:paraId="2A28D08F" w14:textId="77777777">
        <w:tc>
          <w:tcPr>
            <w:tcW w:w="2151" w:type="dxa"/>
            <w:tcBorders>
              <w:top w:val="single" w:color="auto" w:sz="4" w:space="0"/>
              <w:left w:val="single" w:color="auto" w:sz="4" w:space="0"/>
              <w:bottom w:val="single" w:color="auto" w:sz="4" w:space="0"/>
              <w:right w:val="single" w:color="auto" w:sz="4" w:space="0"/>
            </w:tcBorders>
          </w:tcPr>
          <w:p w:rsidR="00420C48" w:rsidP="00CE2675" w:rsidRDefault="00420C48" w14:paraId="77CC1DB8"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00420C48" w:rsidP="00A31961" w:rsidRDefault="00420C48" w14:paraId="6C9D1FF1" w14:textId="77777777">
            <w:pPr>
              <w:pStyle w:val="ListParagraph"/>
              <w:numPr>
                <w:ilvl w:val="0"/>
                <w:numId w:val="48"/>
              </w:numPr>
              <w:spacing w:line="264" w:lineRule="auto"/>
              <w:rPr>
                <w:color w:val="000000" w:themeColor="text1"/>
              </w:rPr>
            </w:pPr>
            <w:r w:rsidRPr="620E1266">
              <w:rPr>
                <w:color w:val="000000" w:themeColor="text1"/>
              </w:rPr>
              <w:t>Người dùng đăng đăng nhập và có kết nối tới thiết bị</w:t>
            </w:r>
          </w:p>
          <w:p w:rsidR="00420C48" w:rsidP="00A31961" w:rsidRDefault="00420C48" w14:paraId="62DF4361" w14:textId="0B2F1F2B">
            <w:pPr>
              <w:pStyle w:val="ListParagraph"/>
              <w:numPr>
                <w:ilvl w:val="0"/>
                <w:numId w:val="48"/>
              </w:numPr>
              <w:spacing w:line="264" w:lineRule="auto"/>
              <w:rPr>
                <w:color w:val="000000" w:themeColor="text1"/>
              </w:rPr>
            </w:pPr>
            <w:r w:rsidRPr="620E1266">
              <w:rPr>
                <w:color w:val="000000" w:themeColor="text1"/>
              </w:rPr>
              <w:t xml:space="preserve">Người dùng chọn </w:t>
            </w:r>
            <w:r>
              <w:rPr>
                <w:color w:val="000000" w:themeColor="text1"/>
              </w:rPr>
              <w:t xml:space="preserve">bật tắt chế độ Mesh </w:t>
            </w:r>
            <w:r w:rsidRPr="620E1266">
              <w:rPr>
                <w:color w:val="000000" w:themeColor="text1"/>
              </w:rPr>
              <w:t>cho thiết bị</w:t>
            </w:r>
          </w:p>
        </w:tc>
      </w:tr>
      <w:tr w:rsidR="00420C48" w:rsidTr="00CE2675" w14:paraId="26427AE6" w14:textId="77777777">
        <w:tc>
          <w:tcPr>
            <w:tcW w:w="2151" w:type="dxa"/>
            <w:tcBorders>
              <w:top w:val="single" w:color="auto" w:sz="4" w:space="0"/>
              <w:left w:val="single" w:color="auto" w:sz="4" w:space="0"/>
              <w:bottom w:val="single" w:color="auto" w:sz="4" w:space="0"/>
              <w:right w:val="single" w:color="auto" w:sz="4" w:space="0"/>
            </w:tcBorders>
          </w:tcPr>
          <w:p w:rsidR="00420C48" w:rsidP="00CE2675" w:rsidRDefault="00420C48" w14:paraId="7AD5BC23"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00420C48" w:rsidP="00CE2675" w:rsidRDefault="00420C48" w14:paraId="749F81C6" w14:textId="77777777">
            <w:pPr>
              <w:spacing w:line="264" w:lineRule="auto"/>
              <w:rPr>
                <w:color w:val="000000" w:themeColor="text1"/>
              </w:rPr>
            </w:pPr>
            <w:r w:rsidRPr="620E1266">
              <w:rPr>
                <w:color w:val="000000" w:themeColor="text1"/>
              </w:rPr>
              <w:t>NSD</w:t>
            </w:r>
          </w:p>
        </w:tc>
      </w:tr>
      <w:tr w:rsidR="00420C48" w:rsidTr="00CE2675" w14:paraId="2B455CA1" w14:textId="77777777">
        <w:tc>
          <w:tcPr>
            <w:tcW w:w="2151" w:type="dxa"/>
            <w:tcBorders>
              <w:top w:val="single" w:color="auto" w:sz="4" w:space="0"/>
              <w:left w:val="single" w:color="auto" w:sz="4" w:space="0"/>
              <w:bottom w:val="single" w:color="auto" w:sz="4" w:space="0"/>
              <w:right w:val="single" w:color="auto" w:sz="4" w:space="0"/>
            </w:tcBorders>
          </w:tcPr>
          <w:p w:rsidR="00420C48" w:rsidP="00CE2675" w:rsidRDefault="00420C48" w14:paraId="5F7187AB"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00420C48" w:rsidP="00CE2675" w:rsidRDefault="00420C48" w14:paraId="216E9B37" w14:textId="77777777">
            <w:pPr>
              <w:spacing w:line="264" w:lineRule="auto"/>
              <w:rPr>
                <w:color w:val="000000" w:themeColor="text1"/>
              </w:rPr>
            </w:pPr>
            <w:r w:rsidRPr="620E1266">
              <w:rPr>
                <w:color w:val="000000" w:themeColor="text1"/>
              </w:rPr>
              <w:t>NSD đã có kết nối tới thiết bị</w:t>
            </w:r>
          </w:p>
        </w:tc>
      </w:tr>
      <w:tr w:rsidR="00420C48" w:rsidTr="00CE2675" w14:paraId="3D67B220" w14:textId="77777777">
        <w:tc>
          <w:tcPr>
            <w:tcW w:w="2151" w:type="dxa"/>
            <w:tcBorders>
              <w:top w:val="single" w:color="auto" w:sz="4" w:space="0"/>
              <w:left w:val="single" w:color="auto" w:sz="4" w:space="0"/>
              <w:bottom w:val="single" w:color="auto" w:sz="4" w:space="0"/>
              <w:right w:val="single" w:color="auto" w:sz="4" w:space="0"/>
            </w:tcBorders>
          </w:tcPr>
          <w:p w:rsidR="00420C48" w:rsidP="00CE2675" w:rsidRDefault="00420C48" w14:paraId="1EFF698D"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00420C48" w:rsidP="00CE2675" w:rsidRDefault="00420C48" w14:paraId="478110A0" w14:textId="2D6230FD">
            <w:pPr>
              <w:spacing w:line="264" w:lineRule="auto"/>
              <w:rPr>
                <w:color w:val="000000" w:themeColor="text1"/>
              </w:rPr>
            </w:pPr>
            <w:r w:rsidRPr="620E1266">
              <w:rPr>
                <w:color w:val="000000" w:themeColor="text1"/>
              </w:rPr>
              <w:t>Cấu hình mạng cho thiết bị</w:t>
            </w:r>
            <w:r>
              <w:rPr>
                <w:color w:val="000000" w:themeColor="text1"/>
              </w:rPr>
              <w:t xml:space="preserve"> và sử dụng </w:t>
            </w:r>
            <w:r w:rsidR="000B18F0">
              <w:rPr>
                <w:color w:val="000000" w:themeColor="text1"/>
              </w:rPr>
              <w:t xml:space="preserve">được </w:t>
            </w:r>
            <w:r>
              <w:rPr>
                <w:color w:val="000000" w:themeColor="text1"/>
              </w:rPr>
              <w:t xml:space="preserve">dịch vụ mạng </w:t>
            </w:r>
            <w:r w:rsidR="000B18F0">
              <w:rPr>
                <w:color w:val="000000" w:themeColor="text1"/>
              </w:rPr>
              <w:t>đã cấu hình</w:t>
            </w:r>
          </w:p>
        </w:tc>
      </w:tr>
      <w:bookmarkEnd w:id="119"/>
    </w:tbl>
    <w:p w:rsidR="00A37E62" w:rsidP="00A37E62" w:rsidRDefault="00A37E62" w14:paraId="4484AD7A" w14:textId="77777777">
      <w:pPr>
        <w:spacing w:line="264" w:lineRule="auto"/>
        <w:rPr>
          <w:b/>
          <w:bCs/>
        </w:rPr>
      </w:pPr>
    </w:p>
    <w:p w:rsidR="00057F73" w:rsidRDefault="00057F73" w14:paraId="515896D8" w14:textId="77777777">
      <w:pPr>
        <w:overflowPunct/>
        <w:autoSpaceDE/>
        <w:autoSpaceDN/>
        <w:adjustRightInd/>
        <w:spacing w:after="0"/>
        <w:jc w:val="left"/>
        <w:textAlignment w:val="auto"/>
        <w:rPr>
          <w:b/>
          <w:bCs/>
        </w:rPr>
      </w:pPr>
      <w:r>
        <w:rPr>
          <w:b/>
          <w:bCs/>
        </w:rPr>
        <w:br w:type="page"/>
      </w:r>
    </w:p>
    <w:p w:rsidRPr="00A37E62" w:rsidR="000B18F0" w:rsidP="00A37E62" w:rsidRDefault="5AB2A4CC" w14:paraId="27616AE7" w14:textId="1C53AE76">
      <w:pPr>
        <w:spacing w:line="264" w:lineRule="auto"/>
        <w:rPr>
          <w:b/>
          <w:bCs/>
        </w:rPr>
      </w:pPr>
      <w:r w:rsidRPr="57538E7C">
        <w:rPr>
          <w:b/>
          <w:bCs/>
        </w:rPr>
        <w:lastRenderedPageBreak/>
        <w:t>Sơ đồ quy trình nghiệp vụ Bật/tắt chế độ Mesh cho thiết bị ONT</w:t>
      </w:r>
    </w:p>
    <w:p w:rsidR="6601DC99" w:rsidP="57538E7C" w:rsidRDefault="57538E7C" w14:paraId="7057CDFA" w14:textId="4BF0DAC9">
      <w:pPr>
        <w:spacing w:line="264" w:lineRule="auto"/>
        <w:jc w:val="center"/>
      </w:pPr>
      <w:r>
        <w:rPr>
          <w:noProof/>
        </w:rPr>
        <w:drawing>
          <wp:inline distT="0" distB="0" distL="0" distR="0" wp14:anchorId="54130773" wp14:editId="12317B83">
            <wp:extent cx="4295775" cy="4572000"/>
            <wp:effectExtent l="0" t="0" r="0" b="0"/>
            <wp:docPr id="2115297992" name="Picture 211529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295775" cy="4572000"/>
                    </a:xfrm>
                    <a:prstGeom prst="rect">
                      <a:avLst/>
                    </a:prstGeom>
                  </pic:spPr>
                </pic:pic>
              </a:graphicData>
            </a:graphic>
          </wp:inline>
        </w:drawing>
      </w:r>
    </w:p>
    <w:p w:rsidRPr="00A37E62" w:rsidR="000B18F0" w:rsidP="00A37E62" w:rsidRDefault="000B18F0" w14:paraId="707A9F8E" w14:textId="77777777">
      <w:pPr>
        <w:spacing w:line="264" w:lineRule="auto"/>
        <w:rPr>
          <w:b/>
          <w:bCs/>
        </w:rPr>
      </w:pPr>
      <w:r w:rsidRPr="00A37E62">
        <w:rPr>
          <w:b/>
          <w:bCs/>
        </w:rPr>
        <w:t>Giải thích quy trình:</w:t>
      </w:r>
    </w:p>
    <w:p w:rsidR="000B18F0" w:rsidP="00306B7C" w:rsidRDefault="000B18F0" w14:paraId="2B4806AB" w14:textId="77777777">
      <w:pPr>
        <w:pStyle w:val="ListParagraph"/>
        <w:numPr>
          <w:ilvl w:val="0"/>
          <w:numId w:val="61"/>
        </w:numPr>
        <w:spacing w:line="264" w:lineRule="auto"/>
      </w:pPr>
      <w:bookmarkStart w:name="OLE_LINK8" w:id="120"/>
      <w:r>
        <w:t>NSD truy cập ứng dụng đã có kết nối tới thiết bị</w:t>
      </w:r>
    </w:p>
    <w:p w:rsidR="000B18F0" w:rsidP="6266F7CF" w:rsidRDefault="000B18F0" w14:paraId="0534A02C" w14:textId="3403113C">
      <w:pPr>
        <w:pStyle w:val="ListParagraph"/>
        <w:numPr>
          <w:ilvl w:val="0"/>
          <w:numId w:val="61"/>
        </w:numPr>
        <w:spacing w:line="264" w:lineRule="auto"/>
        <w:rPr>
          <w:rFonts w:cs="Tahoma"/>
        </w:rPr>
      </w:pPr>
      <w:bookmarkStart w:name="OLE_LINK5" w:id="121"/>
      <w:r w:rsidRPr="6266F7CF">
        <w:rPr>
          <w:rFonts w:cs="Tahoma"/>
        </w:rPr>
        <w:t xml:space="preserve">NSD truy cập tính năng cài đặt mạng </w:t>
      </w:r>
      <w:r w:rsidRPr="6266F7CF">
        <w:rPr>
          <w:rFonts w:ascii="Wingdings" w:hAnsi="Wingdings" w:eastAsia="Wingdings" w:cs="Wingdings"/>
        </w:rPr>
        <w:t></w:t>
      </w:r>
      <w:r w:rsidRPr="6266F7CF">
        <w:rPr>
          <w:rFonts w:cs="Tahoma"/>
        </w:rPr>
        <w:t xml:space="preserve"> Chọn cấu hình </w:t>
      </w:r>
      <w:r w:rsidRPr="6266F7CF" w:rsidR="000320AA">
        <w:rPr>
          <w:rFonts w:cs="Tahoma"/>
        </w:rPr>
        <w:t>Mesh</w:t>
      </w:r>
      <w:bookmarkEnd w:id="121"/>
    </w:p>
    <w:p w:rsidRPr="000320AA" w:rsidR="000B18F0" w:rsidP="00306B7C" w:rsidRDefault="000B18F0" w14:paraId="1E1C0665" w14:textId="263BEAAA">
      <w:pPr>
        <w:pStyle w:val="ListParagraph"/>
        <w:numPr>
          <w:ilvl w:val="0"/>
          <w:numId w:val="61"/>
        </w:numPr>
        <w:spacing w:line="264" w:lineRule="auto"/>
        <w:rPr>
          <w:rFonts w:cs="Tahoma"/>
        </w:rPr>
      </w:pPr>
      <w:r w:rsidRPr="620E1266">
        <w:rPr>
          <w:rFonts w:cs="Tahoma"/>
        </w:rPr>
        <w:t xml:space="preserve">NSD </w:t>
      </w:r>
      <w:r w:rsidR="000320AA">
        <w:rPr>
          <w:rFonts w:cs="Tahoma"/>
        </w:rPr>
        <w:t>chọn bật/tắt chế độ Mesh trên thiết bị ONT</w:t>
      </w:r>
    </w:p>
    <w:p w:rsidR="000B18F0" w:rsidP="00306B7C" w:rsidRDefault="000B18F0" w14:paraId="101CED7B" w14:textId="07255B69">
      <w:pPr>
        <w:pStyle w:val="ListParagraph"/>
        <w:numPr>
          <w:ilvl w:val="0"/>
          <w:numId w:val="61"/>
        </w:numPr>
        <w:spacing w:line="264" w:lineRule="auto"/>
        <w:rPr>
          <w:rFonts w:cs="Tahoma"/>
        </w:rPr>
      </w:pPr>
      <w:r w:rsidRPr="620E1266">
        <w:rPr>
          <w:rFonts w:cs="Tahoma"/>
        </w:rPr>
        <w:t xml:space="preserve">Hệ thống gửi yêu cầu </w:t>
      </w:r>
      <w:r w:rsidR="00AA1F5F">
        <w:rPr>
          <w:rFonts w:cs="Tahoma"/>
        </w:rPr>
        <w:t xml:space="preserve">bật chế độ Mesh </w:t>
      </w:r>
      <w:r w:rsidRPr="620E1266">
        <w:rPr>
          <w:rFonts w:cs="Tahoma"/>
        </w:rPr>
        <w:t>xuống thiết bị</w:t>
      </w:r>
    </w:p>
    <w:p w:rsidR="000B18F0" w:rsidP="00306B7C" w:rsidRDefault="000B18F0" w14:paraId="40CF3F35" w14:textId="1186F375">
      <w:pPr>
        <w:pStyle w:val="ListParagraph"/>
        <w:numPr>
          <w:ilvl w:val="0"/>
          <w:numId w:val="61"/>
        </w:numPr>
        <w:spacing w:line="264" w:lineRule="auto"/>
        <w:rPr>
          <w:rFonts w:cs="Tahoma"/>
        </w:rPr>
      </w:pPr>
      <w:r w:rsidRPr="620E1266">
        <w:rPr>
          <w:rFonts w:cs="Tahoma"/>
        </w:rPr>
        <w:t xml:space="preserve">Thiết bị </w:t>
      </w:r>
      <w:r w:rsidR="00AA1F5F">
        <w:rPr>
          <w:rFonts w:cs="Tahoma"/>
        </w:rPr>
        <w:t>bật chế độ Mesh</w:t>
      </w:r>
    </w:p>
    <w:p w:rsidR="000B18F0" w:rsidP="00306B7C" w:rsidRDefault="000B18F0" w14:paraId="6AA89B29" w14:textId="77777777">
      <w:pPr>
        <w:pStyle w:val="ListParagraph"/>
        <w:numPr>
          <w:ilvl w:val="0"/>
          <w:numId w:val="61"/>
        </w:numPr>
        <w:spacing w:line="264" w:lineRule="auto"/>
        <w:rPr>
          <w:rFonts w:cs="Tahoma"/>
        </w:rPr>
      </w:pPr>
      <w:r w:rsidRPr="620E1266">
        <w:rPr>
          <w:rFonts w:cs="Tahoma"/>
        </w:rPr>
        <w:t>Nếu cấu hình thất bại gửi về thông báo lỗi</w:t>
      </w:r>
    </w:p>
    <w:p w:rsidR="000B18F0" w:rsidP="00306B7C" w:rsidRDefault="00AA1F5F" w14:paraId="61555659" w14:textId="4CF1E8C2">
      <w:pPr>
        <w:pStyle w:val="ListParagraph"/>
        <w:numPr>
          <w:ilvl w:val="0"/>
          <w:numId w:val="61"/>
        </w:numPr>
        <w:spacing w:line="264" w:lineRule="auto"/>
        <w:rPr>
          <w:rFonts w:cs="Tahoma"/>
        </w:rPr>
      </w:pPr>
      <w:r>
        <w:rPr>
          <w:rFonts w:cs="Tahoma"/>
        </w:rPr>
        <w:t>Bật chế độ Mesh</w:t>
      </w:r>
      <w:r w:rsidR="00F47D82">
        <w:rPr>
          <w:rFonts w:cs="Tahoma"/>
        </w:rPr>
        <w:t xml:space="preserve"> </w:t>
      </w:r>
      <w:r w:rsidRPr="620E1266" w:rsidR="000B18F0">
        <w:rPr>
          <w:rFonts w:cs="Tahoma"/>
        </w:rPr>
        <w:t>thành công</w:t>
      </w:r>
    </w:p>
    <w:p w:rsidRPr="00D415A2" w:rsidR="000B18F0" w:rsidP="6266F7CF" w:rsidRDefault="00057F73" w14:paraId="21DE8819" w14:textId="484FB321">
      <w:pPr>
        <w:pStyle w:val="ListParagraph"/>
        <w:numPr>
          <w:ilvl w:val="0"/>
          <w:numId w:val="61"/>
        </w:numPr>
        <w:spacing w:line="264" w:lineRule="auto"/>
        <w:rPr>
          <w:color w:val="000000" w:themeColor="text1"/>
        </w:rPr>
      </w:pPr>
      <w:r w:rsidRPr="6266F7CF">
        <w:rPr>
          <w:color w:val="000000" w:themeColor="text1"/>
        </w:rPr>
        <w:t>Ứng dụng thông báo cấu hình thành công</w:t>
      </w:r>
    </w:p>
    <w:p w:rsidR="00BD753A" w:rsidP="00306B7C" w:rsidRDefault="000B18F0" w14:paraId="4B972824" w14:textId="397BCBCB">
      <w:pPr>
        <w:pStyle w:val="ListParagraph"/>
        <w:numPr>
          <w:ilvl w:val="0"/>
          <w:numId w:val="61"/>
        </w:numPr>
        <w:spacing w:line="264" w:lineRule="auto"/>
      </w:pPr>
      <w:r>
        <w:t>Kết thúc nghiệp vụ.</w:t>
      </w:r>
    </w:p>
    <w:bookmarkEnd w:id="120"/>
    <w:p w:rsidRPr="00B60B12" w:rsidR="00BD753A" w:rsidP="6266F7CF" w:rsidRDefault="05886A85" w14:paraId="00EBC4C0" w14:textId="14B80361">
      <w:pPr>
        <w:pStyle w:val="Heading5"/>
        <w:rPr>
          <w:highlight w:val="yellow"/>
        </w:rPr>
      </w:pPr>
      <w:r>
        <w:t>Cấu hình thiết lập mạng Mesh</w:t>
      </w:r>
      <w:r w:rsidR="001B5EB6">
        <w:t xml:space="preserve"> </w:t>
      </w:r>
      <w:r w:rsidRPr="6266F7CF" w:rsidR="001B5EB6">
        <w:rPr>
          <w:highlight w:val="yellow"/>
        </w:rPr>
        <w:t>(bỏ)</w:t>
      </w:r>
    </w:p>
    <w:p w:rsidRPr="00236FAE" w:rsidR="00BD753A" w:rsidP="00A31961" w:rsidRDefault="00BD753A" w14:paraId="6FE79ACA" w14:textId="79630454">
      <w:pPr>
        <w:pStyle w:val="ListParagraph"/>
        <w:numPr>
          <w:ilvl w:val="0"/>
          <w:numId w:val="32"/>
        </w:numPr>
        <w:spacing w:line="264" w:lineRule="auto"/>
      </w:pPr>
      <w:r w:rsidRPr="71557A0C">
        <w:rPr>
          <w:lang w:val="vi-VN"/>
        </w:rPr>
        <w:t xml:space="preserve">Chức năng này cho phép người sử dụng </w:t>
      </w:r>
      <w:r>
        <w:t>cấu hình thiết lập mạng Mesh.</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00F47D82" w:rsidTr="00CE2675" w14:paraId="0E89851D" w14:textId="77777777">
        <w:tc>
          <w:tcPr>
            <w:tcW w:w="2151" w:type="dxa"/>
            <w:shd w:val="clear" w:color="auto" w:fill="BFBFBF" w:themeFill="background1" w:themeFillShade="BF"/>
          </w:tcPr>
          <w:p w:rsidR="00F47D82" w:rsidP="00CE2675" w:rsidRDefault="00F47D82" w14:paraId="65BF21E3" w14:textId="77777777">
            <w:pPr>
              <w:spacing w:line="264" w:lineRule="auto"/>
            </w:pPr>
            <w:bookmarkStart w:name="OLE_LINK9" w:id="122"/>
            <w:r>
              <w:t>ID</w:t>
            </w:r>
          </w:p>
        </w:tc>
        <w:tc>
          <w:tcPr>
            <w:tcW w:w="7074" w:type="dxa"/>
            <w:shd w:val="clear" w:color="auto" w:fill="BFBFBF" w:themeFill="background1" w:themeFillShade="BF"/>
          </w:tcPr>
          <w:p w:rsidR="00F47D82" w:rsidP="00CE2675" w:rsidRDefault="00F47D82" w14:paraId="7083E232" w14:textId="5798B6A0">
            <w:pPr>
              <w:spacing w:line="264" w:lineRule="auto"/>
            </w:pPr>
            <w:r>
              <w:t>UC-Settings-0</w:t>
            </w:r>
            <w:r w:rsidR="007B50AF">
              <w:t>6</w:t>
            </w:r>
          </w:p>
        </w:tc>
      </w:tr>
      <w:tr w:rsidR="00F47D82" w:rsidTr="00CE2675" w14:paraId="2850F51C" w14:textId="77777777">
        <w:tc>
          <w:tcPr>
            <w:tcW w:w="2151" w:type="dxa"/>
            <w:tcBorders>
              <w:top w:val="single" w:color="auto" w:sz="4" w:space="0"/>
              <w:left w:val="single" w:color="auto" w:sz="4" w:space="0"/>
              <w:bottom w:val="single" w:color="auto" w:sz="4" w:space="0"/>
              <w:right w:val="single" w:color="auto" w:sz="4" w:space="0"/>
            </w:tcBorders>
          </w:tcPr>
          <w:p w:rsidR="00F47D82" w:rsidP="00CE2675" w:rsidRDefault="00F47D82" w14:paraId="4CC46135"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00F47D82" w:rsidP="00CE2675" w:rsidRDefault="00F47D82" w14:paraId="24D20685" w14:textId="267739EF">
            <w:pPr>
              <w:spacing w:line="264" w:lineRule="auto"/>
              <w:rPr>
                <w:color w:val="000000" w:themeColor="text1"/>
              </w:rPr>
            </w:pPr>
            <w:r>
              <w:rPr>
                <w:color w:val="000000" w:themeColor="text1"/>
              </w:rPr>
              <w:t>Thiết lập mạng Mesh</w:t>
            </w:r>
          </w:p>
        </w:tc>
      </w:tr>
      <w:tr w:rsidR="00F47D82" w:rsidTr="00CE2675" w14:paraId="59AB9630" w14:textId="77777777">
        <w:tc>
          <w:tcPr>
            <w:tcW w:w="2151" w:type="dxa"/>
            <w:tcBorders>
              <w:top w:val="single" w:color="auto" w:sz="4" w:space="0"/>
              <w:left w:val="single" w:color="auto" w:sz="4" w:space="0"/>
              <w:bottom w:val="single" w:color="auto" w:sz="4" w:space="0"/>
              <w:right w:val="single" w:color="auto" w:sz="4" w:space="0"/>
            </w:tcBorders>
          </w:tcPr>
          <w:p w:rsidR="00F47D82" w:rsidP="00CE2675" w:rsidRDefault="00F47D82" w14:paraId="44D7F004"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00F47D82" w:rsidP="00A31961" w:rsidRDefault="00F47D82" w14:paraId="2B1F8FD0" w14:textId="09A0ACD9">
            <w:pPr>
              <w:pStyle w:val="ListParagraph"/>
              <w:numPr>
                <w:ilvl w:val="0"/>
                <w:numId w:val="50"/>
              </w:numPr>
              <w:spacing w:line="264" w:lineRule="auto"/>
              <w:rPr>
                <w:color w:val="000000" w:themeColor="text1"/>
              </w:rPr>
            </w:pPr>
            <w:r w:rsidRPr="620E1266">
              <w:rPr>
                <w:color w:val="000000" w:themeColor="text1"/>
              </w:rPr>
              <w:t>Người dùng đăng nhập và có kết nối tới thiết bị</w:t>
            </w:r>
          </w:p>
          <w:p w:rsidR="00F47D82" w:rsidP="00A31961" w:rsidRDefault="00F47D82" w14:paraId="74DCE78A" w14:textId="2AA62301">
            <w:pPr>
              <w:pStyle w:val="ListParagraph"/>
              <w:numPr>
                <w:ilvl w:val="0"/>
                <w:numId w:val="50"/>
              </w:numPr>
              <w:spacing w:line="264" w:lineRule="auto"/>
              <w:rPr>
                <w:color w:val="000000" w:themeColor="text1"/>
              </w:rPr>
            </w:pPr>
            <w:r w:rsidRPr="620E1266">
              <w:rPr>
                <w:color w:val="000000" w:themeColor="text1"/>
              </w:rPr>
              <w:lastRenderedPageBreak/>
              <w:t xml:space="preserve">Người dùng chọn </w:t>
            </w:r>
            <w:r>
              <w:rPr>
                <w:color w:val="000000" w:themeColor="text1"/>
              </w:rPr>
              <w:t>tính năng cấu hình Mesh</w:t>
            </w:r>
          </w:p>
        </w:tc>
      </w:tr>
      <w:tr w:rsidR="00F47D82" w:rsidTr="00CE2675" w14:paraId="73F5ABA7" w14:textId="77777777">
        <w:tc>
          <w:tcPr>
            <w:tcW w:w="2151" w:type="dxa"/>
            <w:tcBorders>
              <w:top w:val="single" w:color="auto" w:sz="4" w:space="0"/>
              <w:left w:val="single" w:color="auto" w:sz="4" w:space="0"/>
              <w:bottom w:val="single" w:color="auto" w:sz="4" w:space="0"/>
              <w:right w:val="single" w:color="auto" w:sz="4" w:space="0"/>
            </w:tcBorders>
          </w:tcPr>
          <w:p w:rsidR="00F47D82" w:rsidP="00CE2675" w:rsidRDefault="00F47D82" w14:paraId="26AD8F6C" w14:textId="77777777">
            <w:pPr>
              <w:spacing w:line="264" w:lineRule="auto"/>
            </w:pPr>
            <w:r>
              <w:lastRenderedPageBreak/>
              <w:t>Actor</w:t>
            </w:r>
          </w:p>
        </w:tc>
        <w:tc>
          <w:tcPr>
            <w:tcW w:w="7074" w:type="dxa"/>
            <w:tcBorders>
              <w:top w:val="single" w:color="auto" w:sz="4" w:space="0"/>
              <w:left w:val="single" w:color="auto" w:sz="4" w:space="0"/>
              <w:bottom w:val="single" w:color="auto" w:sz="4" w:space="0"/>
              <w:right w:val="single" w:color="auto" w:sz="4" w:space="0"/>
            </w:tcBorders>
          </w:tcPr>
          <w:p w:rsidR="00F47D82" w:rsidP="00CE2675" w:rsidRDefault="00F47D82" w14:paraId="6B63EFDC" w14:textId="77777777">
            <w:pPr>
              <w:spacing w:line="264" w:lineRule="auto"/>
              <w:rPr>
                <w:color w:val="000000" w:themeColor="text1"/>
              </w:rPr>
            </w:pPr>
            <w:r w:rsidRPr="620E1266">
              <w:rPr>
                <w:color w:val="000000" w:themeColor="text1"/>
              </w:rPr>
              <w:t>NSD</w:t>
            </w:r>
          </w:p>
        </w:tc>
      </w:tr>
      <w:tr w:rsidR="00F47D82" w:rsidTr="00CE2675" w14:paraId="1120E7D4" w14:textId="77777777">
        <w:tc>
          <w:tcPr>
            <w:tcW w:w="2151" w:type="dxa"/>
            <w:tcBorders>
              <w:top w:val="single" w:color="auto" w:sz="4" w:space="0"/>
              <w:left w:val="single" w:color="auto" w:sz="4" w:space="0"/>
              <w:bottom w:val="single" w:color="auto" w:sz="4" w:space="0"/>
              <w:right w:val="single" w:color="auto" w:sz="4" w:space="0"/>
            </w:tcBorders>
          </w:tcPr>
          <w:p w:rsidR="00F47D82" w:rsidP="00CE2675" w:rsidRDefault="00F47D82" w14:paraId="32C712B1"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00F47D82" w:rsidP="00CE2675" w:rsidRDefault="00F47D82" w14:paraId="1D444101" w14:textId="77777777">
            <w:pPr>
              <w:spacing w:line="264" w:lineRule="auto"/>
              <w:rPr>
                <w:color w:val="000000" w:themeColor="text1"/>
              </w:rPr>
            </w:pPr>
            <w:r w:rsidRPr="620E1266">
              <w:rPr>
                <w:color w:val="000000" w:themeColor="text1"/>
              </w:rPr>
              <w:t>NSD đã có kết nối tới thiết bị</w:t>
            </w:r>
          </w:p>
          <w:p w:rsidR="00F47D82" w:rsidP="00CE2675" w:rsidRDefault="00F47D82" w14:paraId="1A24CEDE" w14:textId="54F4EE51">
            <w:pPr>
              <w:spacing w:line="264" w:lineRule="auto"/>
              <w:rPr>
                <w:color w:val="000000" w:themeColor="text1"/>
              </w:rPr>
            </w:pPr>
            <w:r>
              <w:rPr>
                <w:color w:val="000000" w:themeColor="text1"/>
              </w:rPr>
              <w:t xml:space="preserve">Thiết bị đã có </w:t>
            </w:r>
            <w:r w:rsidR="007B50AF">
              <w:rPr>
                <w:color w:val="000000" w:themeColor="text1"/>
              </w:rPr>
              <w:t>cấu hình Wifi</w:t>
            </w:r>
          </w:p>
        </w:tc>
      </w:tr>
      <w:tr w:rsidR="00F47D82" w:rsidTr="00CE2675" w14:paraId="1C79B7C7" w14:textId="77777777">
        <w:tc>
          <w:tcPr>
            <w:tcW w:w="2151" w:type="dxa"/>
            <w:tcBorders>
              <w:top w:val="single" w:color="auto" w:sz="4" w:space="0"/>
              <w:left w:val="single" w:color="auto" w:sz="4" w:space="0"/>
              <w:bottom w:val="single" w:color="auto" w:sz="4" w:space="0"/>
              <w:right w:val="single" w:color="auto" w:sz="4" w:space="0"/>
            </w:tcBorders>
          </w:tcPr>
          <w:p w:rsidR="00F47D82" w:rsidP="00CE2675" w:rsidRDefault="00F47D82" w14:paraId="366A66F0"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00F47D82" w:rsidP="00CE2675" w:rsidRDefault="00F47D82" w14:paraId="2AFBE47F" w14:textId="77777777">
            <w:pPr>
              <w:spacing w:line="264" w:lineRule="auto"/>
              <w:rPr>
                <w:color w:val="000000" w:themeColor="text1"/>
              </w:rPr>
            </w:pPr>
            <w:r w:rsidRPr="620E1266">
              <w:rPr>
                <w:color w:val="000000" w:themeColor="text1"/>
              </w:rPr>
              <w:t>Cấu hình mạng cho thiết bị</w:t>
            </w:r>
            <w:r>
              <w:rPr>
                <w:color w:val="000000" w:themeColor="text1"/>
              </w:rPr>
              <w:t xml:space="preserve"> và sử dụng được dịch vụ mạng đã cấu hình</w:t>
            </w:r>
          </w:p>
        </w:tc>
      </w:tr>
      <w:bookmarkEnd w:id="122"/>
    </w:tbl>
    <w:p w:rsidR="00A37E62" w:rsidP="00A37E62" w:rsidRDefault="00A37E62" w14:paraId="59FDFDBD" w14:textId="77777777">
      <w:pPr>
        <w:spacing w:line="264" w:lineRule="auto"/>
        <w:rPr>
          <w:b/>
          <w:bCs/>
        </w:rPr>
      </w:pPr>
    </w:p>
    <w:p w:rsidR="0051577B" w:rsidRDefault="0051577B" w14:paraId="7AB9EC95" w14:textId="77777777">
      <w:pPr>
        <w:overflowPunct/>
        <w:autoSpaceDE/>
        <w:autoSpaceDN/>
        <w:adjustRightInd/>
        <w:spacing w:after="0"/>
        <w:jc w:val="left"/>
        <w:textAlignment w:val="auto"/>
        <w:rPr>
          <w:b/>
          <w:bCs/>
        </w:rPr>
      </w:pPr>
      <w:r>
        <w:rPr>
          <w:b/>
          <w:bCs/>
        </w:rPr>
        <w:br w:type="page"/>
      </w:r>
    </w:p>
    <w:p w:rsidR="00BD753A" w:rsidP="00A37E62" w:rsidRDefault="0F93B214" w14:paraId="263BABDA" w14:textId="1BA0967D">
      <w:pPr>
        <w:spacing w:line="264" w:lineRule="auto"/>
        <w:rPr>
          <w:b/>
          <w:bCs/>
        </w:rPr>
      </w:pPr>
      <w:r w:rsidRPr="57538E7C">
        <w:rPr>
          <w:b/>
          <w:bCs/>
        </w:rPr>
        <w:lastRenderedPageBreak/>
        <w:t>Sơ đồ quy trình nghiệp vụ cấu hình thiết lập mạng Mesh</w:t>
      </w:r>
    </w:p>
    <w:p w:rsidR="0051577B" w:rsidP="57538E7C" w:rsidRDefault="57538E7C" w14:paraId="4F76CCEE" w14:textId="0EE0E00D">
      <w:pPr>
        <w:spacing w:line="264" w:lineRule="auto"/>
        <w:jc w:val="center"/>
      </w:pPr>
      <w:r>
        <w:rPr>
          <w:noProof/>
        </w:rPr>
        <w:drawing>
          <wp:inline distT="0" distB="0" distL="0" distR="0" wp14:anchorId="531ED32D" wp14:editId="1A4A3BA3">
            <wp:extent cx="4229100" cy="4572000"/>
            <wp:effectExtent l="0" t="0" r="0" b="0"/>
            <wp:docPr id="1321885098" name="Picture 132188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229100" cy="4572000"/>
                    </a:xfrm>
                    <a:prstGeom prst="rect">
                      <a:avLst/>
                    </a:prstGeom>
                  </pic:spPr>
                </pic:pic>
              </a:graphicData>
            </a:graphic>
          </wp:inline>
        </w:drawing>
      </w:r>
    </w:p>
    <w:p w:rsidRPr="00F47D82" w:rsidR="00CB6C21" w:rsidP="0051577B" w:rsidRDefault="00CB6C21" w14:paraId="7A0A6520" w14:textId="49B612A7">
      <w:pPr>
        <w:spacing w:line="264" w:lineRule="auto"/>
      </w:pPr>
    </w:p>
    <w:p w:rsidRPr="00A37E62" w:rsidR="00BD753A" w:rsidP="00BD753A" w:rsidRDefault="00BD753A" w14:paraId="5A3C87EF" w14:textId="77777777">
      <w:pPr>
        <w:spacing w:line="264" w:lineRule="auto"/>
        <w:rPr>
          <w:b/>
          <w:bCs/>
        </w:rPr>
      </w:pPr>
      <w:r w:rsidRPr="00A37E62">
        <w:rPr>
          <w:b/>
          <w:bCs/>
        </w:rPr>
        <w:t>Giải thích quy trình:</w:t>
      </w:r>
    </w:p>
    <w:p w:rsidRPr="00090F8A" w:rsidR="00090F8A" w:rsidP="00A31961" w:rsidRDefault="00090F8A" w14:paraId="474C4717" w14:textId="31137924">
      <w:pPr>
        <w:pStyle w:val="ListParagraph"/>
        <w:numPr>
          <w:ilvl w:val="0"/>
          <w:numId w:val="45"/>
        </w:numPr>
        <w:spacing w:line="264" w:lineRule="auto"/>
      </w:pPr>
      <w:r>
        <w:t>NSD kết nối tới thiết bị làm Mesh chủ (CAP)</w:t>
      </w:r>
    </w:p>
    <w:p w:rsidRPr="00691199" w:rsidR="00BD753A" w:rsidP="6266F7CF" w:rsidRDefault="00BD753A" w14:paraId="4424FBBD" w14:textId="18451AA3">
      <w:pPr>
        <w:pStyle w:val="ListParagraph"/>
        <w:numPr>
          <w:ilvl w:val="0"/>
          <w:numId w:val="45"/>
        </w:numPr>
        <w:spacing w:line="264" w:lineRule="auto"/>
        <w:rPr>
          <w:rFonts w:cs="Tahoma"/>
        </w:rPr>
      </w:pPr>
      <w:r w:rsidRPr="6266F7CF">
        <w:rPr>
          <w:rFonts w:cs="Tahoma"/>
        </w:rPr>
        <w:t>NSD truy cập tính năng cài đặt mạn</w:t>
      </w:r>
      <w:r w:rsidRPr="6266F7CF" w:rsidR="00FB25AE">
        <w:rPr>
          <w:rFonts w:cs="Tahoma"/>
        </w:rPr>
        <w:t>g -&gt; Chọn</w:t>
      </w:r>
      <w:r w:rsidRPr="6266F7CF" w:rsidR="00691199">
        <w:rPr>
          <w:rFonts w:cs="Tahoma"/>
        </w:rPr>
        <w:t xml:space="preserve"> cấu hình Mesh</w:t>
      </w:r>
    </w:p>
    <w:p w:rsidRPr="00FC5CA6" w:rsidR="00691199" w:rsidP="6266F7CF" w:rsidRDefault="00691199" w14:paraId="71A98F8D" w14:textId="2BDC21E4">
      <w:pPr>
        <w:pStyle w:val="ListParagraph"/>
        <w:numPr>
          <w:ilvl w:val="0"/>
          <w:numId w:val="45"/>
        </w:numPr>
        <w:spacing w:line="264" w:lineRule="auto"/>
        <w:rPr>
          <w:rFonts w:cs="Tahoma"/>
        </w:rPr>
      </w:pPr>
      <w:r w:rsidRPr="6266F7CF">
        <w:rPr>
          <w:rFonts w:cs="Tahoma"/>
        </w:rPr>
        <w:t>Chọn thêm node Mesh -&gt; Hiển thị màn hình danh sách thiết bị quét được</w:t>
      </w:r>
      <w:r w:rsidRPr="6266F7CF" w:rsidR="00FC5CA6">
        <w:rPr>
          <w:rFonts w:cs="Tahoma"/>
        </w:rPr>
        <w:t xml:space="preserve"> -&gt; </w:t>
      </w:r>
      <w:r w:rsidRPr="6266F7CF">
        <w:rPr>
          <w:rFonts w:cs="Tahoma"/>
        </w:rPr>
        <w:t>Chọn thiết bị Mesh</w:t>
      </w:r>
    </w:p>
    <w:p w:rsidRPr="001D1C3A" w:rsidR="00FC5CA6" w:rsidP="00A31961" w:rsidRDefault="00FC5CA6" w14:paraId="04B60075" w14:textId="22788068">
      <w:pPr>
        <w:pStyle w:val="ListParagraph"/>
        <w:numPr>
          <w:ilvl w:val="0"/>
          <w:numId w:val="45"/>
        </w:numPr>
        <w:spacing w:line="264" w:lineRule="auto"/>
        <w:rPr>
          <w:rFonts w:cs="Tahoma"/>
        </w:rPr>
      </w:pPr>
      <w:r>
        <w:rPr>
          <w:rFonts w:cs="Tahoma"/>
        </w:rPr>
        <w:t xml:space="preserve">Gửi thông tin node mới tới mạng Wifi của thiết bị </w:t>
      </w:r>
    </w:p>
    <w:p w:rsidRPr="001D1C3A" w:rsidR="001D1C3A" w:rsidP="6266F7CF" w:rsidRDefault="001D1C3A" w14:paraId="71B9A399" w14:textId="5F4E40CB">
      <w:pPr>
        <w:pStyle w:val="ListParagraph"/>
        <w:numPr>
          <w:ilvl w:val="0"/>
          <w:numId w:val="45"/>
        </w:numPr>
        <w:spacing w:line="264" w:lineRule="auto"/>
        <w:rPr>
          <w:rFonts w:cs="Tahoma"/>
        </w:rPr>
      </w:pPr>
      <w:r w:rsidRPr="6266F7CF">
        <w:rPr>
          <w:rFonts w:cs="Tahoma"/>
        </w:rPr>
        <w:t>Thêm node mới vào mạng Mesh</w:t>
      </w:r>
    </w:p>
    <w:p w:rsidRPr="001D1C3A" w:rsidR="001D1C3A" w:rsidP="6266F7CF" w:rsidRDefault="001D1C3A" w14:paraId="40D4F123" w14:textId="71091C4A">
      <w:pPr>
        <w:pStyle w:val="ListParagraph"/>
        <w:numPr>
          <w:ilvl w:val="0"/>
          <w:numId w:val="45"/>
        </w:numPr>
        <w:spacing w:line="264" w:lineRule="auto"/>
        <w:rPr>
          <w:rFonts w:cs="Tahoma"/>
        </w:rPr>
      </w:pPr>
      <w:r w:rsidRPr="6266F7CF">
        <w:rPr>
          <w:rFonts w:cs="Tahoma"/>
        </w:rPr>
        <w:t>Trường hợp thêm node mới thất bại, gửi thông báo lỗi</w:t>
      </w:r>
    </w:p>
    <w:p w:rsidRPr="0051577B" w:rsidR="001D1C3A" w:rsidP="6266F7CF" w:rsidRDefault="00443783" w14:paraId="5FB226EA" w14:textId="6AC77598">
      <w:pPr>
        <w:pStyle w:val="ListParagraph"/>
        <w:numPr>
          <w:ilvl w:val="0"/>
          <w:numId w:val="45"/>
        </w:numPr>
        <w:spacing w:line="264" w:lineRule="auto"/>
        <w:rPr>
          <w:rFonts w:cs="Tahoma"/>
        </w:rPr>
      </w:pPr>
      <w:r w:rsidRPr="6266F7CF">
        <w:rPr>
          <w:rFonts w:cs="Tahoma"/>
        </w:rPr>
        <w:t>Mạng thiết bị thêm node mới vào mạng Mesh thành công</w:t>
      </w:r>
    </w:p>
    <w:p w:rsidRPr="00723F9E" w:rsidR="0051577B" w:rsidP="6266F7CF" w:rsidRDefault="0051577B" w14:paraId="00F73ED6" w14:textId="632CD084">
      <w:pPr>
        <w:pStyle w:val="ListParagraph"/>
        <w:numPr>
          <w:ilvl w:val="0"/>
          <w:numId w:val="45"/>
        </w:numPr>
        <w:spacing w:line="264" w:lineRule="auto"/>
        <w:rPr>
          <w:rFonts w:cs="Tahoma"/>
        </w:rPr>
      </w:pPr>
      <w:r w:rsidRPr="6266F7CF">
        <w:rPr>
          <w:rFonts w:cs="Tahoma"/>
        </w:rPr>
        <w:t>Ứng dụng thông báo thiết lập mạng Mesh thành công</w:t>
      </w:r>
    </w:p>
    <w:p w:rsidR="00BD753A" w:rsidP="00A31961" w:rsidRDefault="00BD753A" w14:paraId="59DA5DBF" w14:textId="77777777">
      <w:pPr>
        <w:pStyle w:val="ListParagraph"/>
        <w:numPr>
          <w:ilvl w:val="0"/>
          <w:numId w:val="45"/>
        </w:numPr>
        <w:spacing w:line="264" w:lineRule="auto"/>
      </w:pPr>
      <w:r>
        <w:t>Kết thúc nghiệp vụ.</w:t>
      </w:r>
    </w:p>
    <w:p w:rsidRPr="00236FAE" w:rsidR="00E65E85" w:rsidP="00E65E85" w:rsidRDefault="00E65E85" w14:paraId="56312DFF" w14:textId="65892E27">
      <w:pPr>
        <w:spacing w:line="264" w:lineRule="auto"/>
        <w:jc w:val="center"/>
      </w:pPr>
    </w:p>
    <w:p w:rsidRPr="00236FAE" w:rsidR="00557B1A" w:rsidP="00210B50" w:rsidRDefault="64F829CA" w14:paraId="3DB8C91D" w14:textId="63D11095">
      <w:pPr>
        <w:pStyle w:val="Heading4"/>
        <w:spacing w:line="264" w:lineRule="auto"/>
      </w:pPr>
      <w:bookmarkStart w:name="_Toc2129156302" w:id="123"/>
      <w:r>
        <w:t>Cấu hình mạng cho dịch vụ IP camera</w:t>
      </w:r>
      <w:bookmarkEnd w:id="123"/>
    </w:p>
    <w:p w:rsidRPr="00236FAE" w:rsidR="00557B1A" w:rsidP="00A31961" w:rsidRDefault="00557B1A" w14:paraId="76BDE4E7" w14:textId="277BAB38">
      <w:pPr>
        <w:pStyle w:val="ListParagraph"/>
        <w:numPr>
          <w:ilvl w:val="0"/>
          <w:numId w:val="32"/>
        </w:numPr>
        <w:spacing w:line="264" w:lineRule="auto"/>
      </w:pPr>
      <w:r w:rsidRPr="372D8E6D">
        <w:rPr>
          <w:lang w:val="vi-VN"/>
        </w:rPr>
        <w:t xml:space="preserve">Chức năng này cho phép người sử dụng </w:t>
      </w:r>
      <w:r w:rsidR="008554A9">
        <w:t>cấu hình dịch vụ IP camera trên ONT</w:t>
      </w:r>
      <w:r>
        <w:t>.</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00E84309" w:rsidTr="69A2FB1E" w14:paraId="2881F298" w14:textId="77777777">
        <w:tc>
          <w:tcPr>
            <w:tcW w:w="2151" w:type="dxa"/>
            <w:shd w:val="clear" w:color="auto" w:fill="BFBFBF" w:themeFill="background1" w:themeFillShade="BF"/>
          </w:tcPr>
          <w:p w:rsidR="00E84309" w:rsidP="00CE2675" w:rsidRDefault="00E84309" w14:paraId="5C4034A4" w14:textId="77777777">
            <w:pPr>
              <w:spacing w:line="264" w:lineRule="auto"/>
            </w:pPr>
            <w:r>
              <w:lastRenderedPageBreak/>
              <w:t>ID</w:t>
            </w:r>
          </w:p>
        </w:tc>
        <w:tc>
          <w:tcPr>
            <w:tcW w:w="7074" w:type="dxa"/>
            <w:shd w:val="clear" w:color="auto" w:fill="BFBFBF" w:themeFill="background1" w:themeFillShade="BF"/>
          </w:tcPr>
          <w:p w:rsidR="00E84309" w:rsidP="00CE2675" w:rsidRDefault="3EDD3750" w14:paraId="26305D8F" w14:textId="0E3A4F4F">
            <w:pPr>
              <w:spacing w:line="264" w:lineRule="auto"/>
            </w:pPr>
            <w:r>
              <w:t>UC-Settings-07</w:t>
            </w:r>
          </w:p>
        </w:tc>
      </w:tr>
      <w:tr w:rsidR="00E84309" w:rsidTr="69A2FB1E" w14:paraId="5B311DD4" w14:textId="77777777">
        <w:tc>
          <w:tcPr>
            <w:tcW w:w="2151" w:type="dxa"/>
            <w:tcBorders>
              <w:top w:val="single" w:color="auto" w:sz="4" w:space="0"/>
              <w:left w:val="single" w:color="auto" w:sz="4" w:space="0"/>
              <w:bottom w:val="single" w:color="auto" w:sz="4" w:space="0"/>
              <w:right w:val="single" w:color="auto" w:sz="4" w:space="0"/>
            </w:tcBorders>
          </w:tcPr>
          <w:p w:rsidR="00E84309" w:rsidP="00CE2675" w:rsidRDefault="00E84309" w14:paraId="1C447B2D"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00E84309" w:rsidP="00CE2675" w:rsidRDefault="00E84309" w14:paraId="0A362B8B" w14:textId="77777777">
            <w:pPr>
              <w:spacing w:line="264" w:lineRule="auto"/>
              <w:rPr>
                <w:color w:val="000000" w:themeColor="text1"/>
              </w:rPr>
            </w:pPr>
            <w:r>
              <w:rPr>
                <w:color w:val="000000" w:themeColor="text1"/>
              </w:rPr>
              <w:t>Thiết lập mạng Mesh</w:t>
            </w:r>
          </w:p>
        </w:tc>
      </w:tr>
      <w:tr w:rsidR="00E84309" w:rsidTr="69A2FB1E" w14:paraId="651CABF7" w14:textId="77777777">
        <w:tc>
          <w:tcPr>
            <w:tcW w:w="2151" w:type="dxa"/>
            <w:tcBorders>
              <w:top w:val="single" w:color="auto" w:sz="4" w:space="0"/>
              <w:left w:val="single" w:color="auto" w:sz="4" w:space="0"/>
              <w:bottom w:val="single" w:color="auto" w:sz="4" w:space="0"/>
              <w:right w:val="single" w:color="auto" w:sz="4" w:space="0"/>
            </w:tcBorders>
          </w:tcPr>
          <w:p w:rsidR="00E84309" w:rsidP="00CE2675" w:rsidRDefault="00E84309" w14:paraId="06523FE9"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00E84309" w:rsidP="00A31961" w:rsidRDefault="00E84309" w14:paraId="1C6A84B8" w14:textId="77777777">
            <w:pPr>
              <w:pStyle w:val="ListParagraph"/>
              <w:numPr>
                <w:ilvl w:val="0"/>
                <w:numId w:val="56"/>
              </w:numPr>
              <w:spacing w:line="264" w:lineRule="auto"/>
              <w:rPr>
                <w:color w:val="000000" w:themeColor="text1"/>
              </w:rPr>
            </w:pPr>
            <w:r w:rsidRPr="620E1266">
              <w:rPr>
                <w:color w:val="000000" w:themeColor="text1"/>
              </w:rPr>
              <w:t>Người dùng đăng nhập và có kết nối tới thiết bị</w:t>
            </w:r>
          </w:p>
          <w:p w:rsidR="00E84309" w:rsidP="00A31961" w:rsidRDefault="00E84309" w14:paraId="3D724DBA" w14:textId="77777777">
            <w:pPr>
              <w:pStyle w:val="ListParagraph"/>
              <w:numPr>
                <w:ilvl w:val="0"/>
                <w:numId w:val="56"/>
              </w:numPr>
              <w:spacing w:line="264" w:lineRule="auto"/>
              <w:rPr>
                <w:color w:val="000000" w:themeColor="text1"/>
              </w:rPr>
            </w:pPr>
            <w:r w:rsidRPr="620E1266">
              <w:rPr>
                <w:color w:val="000000" w:themeColor="text1"/>
              </w:rPr>
              <w:t xml:space="preserve">Người dùng chọn </w:t>
            </w:r>
            <w:r>
              <w:rPr>
                <w:color w:val="000000" w:themeColor="text1"/>
              </w:rPr>
              <w:t>tính năng cấu hình Mesh</w:t>
            </w:r>
          </w:p>
        </w:tc>
      </w:tr>
      <w:tr w:rsidR="00E84309" w:rsidTr="69A2FB1E" w14:paraId="1806CE37" w14:textId="77777777">
        <w:tc>
          <w:tcPr>
            <w:tcW w:w="2151" w:type="dxa"/>
            <w:tcBorders>
              <w:top w:val="single" w:color="auto" w:sz="4" w:space="0"/>
              <w:left w:val="single" w:color="auto" w:sz="4" w:space="0"/>
              <w:bottom w:val="single" w:color="auto" w:sz="4" w:space="0"/>
              <w:right w:val="single" w:color="auto" w:sz="4" w:space="0"/>
            </w:tcBorders>
          </w:tcPr>
          <w:p w:rsidR="00E84309" w:rsidP="00CE2675" w:rsidRDefault="00E84309" w14:paraId="17FE02F1"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00E84309" w:rsidP="00CE2675" w:rsidRDefault="00E84309" w14:paraId="06C393B9" w14:textId="77777777">
            <w:pPr>
              <w:spacing w:line="264" w:lineRule="auto"/>
              <w:rPr>
                <w:color w:val="000000" w:themeColor="text1"/>
              </w:rPr>
            </w:pPr>
            <w:r w:rsidRPr="620E1266">
              <w:rPr>
                <w:color w:val="000000" w:themeColor="text1"/>
              </w:rPr>
              <w:t>NSD</w:t>
            </w:r>
          </w:p>
        </w:tc>
      </w:tr>
      <w:tr w:rsidR="00E84309" w:rsidTr="69A2FB1E" w14:paraId="4E951FA2" w14:textId="77777777">
        <w:tc>
          <w:tcPr>
            <w:tcW w:w="2151" w:type="dxa"/>
            <w:tcBorders>
              <w:top w:val="single" w:color="auto" w:sz="4" w:space="0"/>
              <w:left w:val="single" w:color="auto" w:sz="4" w:space="0"/>
              <w:bottom w:val="single" w:color="auto" w:sz="4" w:space="0"/>
              <w:right w:val="single" w:color="auto" w:sz="4" w:space="0"/>
            </w:tcBorders>
          </w:tcPr>
          <w:p w:rsidR="00E84309" w:rsidP="00CE2675" w:rsidRDefault="00E84309" w14:paraId="5821DBB0"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00E84309" w:rsidP="00CE2675" w:rsidRDefault="00E84309" w14:paraId="25F5C242" w14:textId="77777777">
            <w:pPr>
              <w:spacing w:line="264" w:lineRule="auto"/>
              <w:rPr>
                <w:color w:val="000000" w:themeColor="text1"/>
              </w:rPr>
            </w:pPr>
            <w:r w:rsidRPr="620E1266">
              <w:rPr>
                <w:color w:val="000000" w:themeColor="text1"/>
              </w:rPr>
              <w:t>NSD đã có kết nối tới thiết bị</w:t>
            </w:r>
          </w:p>
          <w:p w:rsidR="00E84309" w:rsidP="00CE2675" w:rsidRDefault="00E84309" w14:paraId="602A3737" w14:textId="77777777">
            <w:pPr>
              <w:spacing w:line="264" w:lineRule="auto"/>
              <w:rPr>
                <w:color w:val="000000" w:themeColor="text1"/>
              </w:rPr>
            </w:pPr>
            <w:r>
              <w:rPr>
                <w:color w:val="000000" w:themeColor="text1"/>
              </w:rPr>
              <w:t>Thiết bị đã có cấu hình Wifi</w:t>
            </w:r>
          </w:p>
        </w:tc>
      </w:tr>
      <w:tr w:rsidR="00E84309" w:rsidTr="69A2FB1E" w14:paraId="64DA3C5F" w14:textId="77777777">
        <w:tc>
          <w:tcPr>
            <w:tcW w:w="2151" w:type="dxa"/>
            <w:tcBorders>
              <w:top w:val="single" w:color="auto" w:sz="4" w:space="0"/>
              <w:left w:val="single" w:color="auto" w:sz="4" w:space="0"/>
              <w:bottom w:val="single" w:color="auto" w:sz="4" w:space="0"/>
              <w:right w:val="single" w:color="auto" w:sz="4" w:space="0"/>
            </w:tcBorders>
          </w:tcPr>
          <w:p w:rsidR="00E84309" w:rsidP="00CE2675" w:rsidRDefault="00E84309" w14:paraId="49EB5DD9"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00E84309" w:rsidP="00CE2675" w:rsidRDefault="00E84309" w14:paraId="657C190F" w14:textId="77777777">
            <w:pPr>
              <w:spacing w:line="264" w:lineRule="auto"/>
              <w:rPr>
                <w:color w:val="000000" w:themeColor="text1"/>
              </w:rPr>
            </w:pPr>
            <w:r w:rsidRPr="620E1266">
              <w:rPr>
                <w:color w:val="000000" w:themeColor="text1"/>
              </w:rPr>
              <w:t>Cấu hình mạng cho thiết bị</w:t>
            </w:r>
            <w:r>
              <w:rPr>
                <w:color w:val="000000" w:themeColor="text1"/>
              </w:rPr>
              <w:t xml:space="preserve"> và sử dụng được dịch vụ mạng đã cấu hình</w:t>
            </w:r>
          </w:p>
        </w:tc>
      </w:tr>
    </w:tbl>
    <w:p w:rsidR="00A37E62" w:rsidP="00A37E62" w:rsidRDefault="00A37E62" w14:paraId="2C8F108A" w14:textId="77777777">
      <w:pPr>
        <w:spacing w:line="264" w:lineRule="auto"/>
        <w:rPr>
          <w:b/>
          <w:bCs/>
        </w:rPr>
      </w:pPr>
    </w:p>
    <w:p w:rsidR="0051577B" w:rsidRDefault="0051577B" w14:paraId="725D4DDC" w14:textId="77777777">
      <w:pPr>
        <w:overflowPunct/>
        <w:autoSpaceDE/>
        <w:autoSpaceDN/>
        <w:adjustRightInd/>
        <w:spacing w:after="0"/>
        <w:jc w:val="left"/>
        <w:textAlignment w:val="auto"/>
        <w:rPr>
          <w:b/>
          <w:bCs/>
        </w:rPr>
      </w:pPr>
      <w:r>
        <w:rPr>
          <w:b/>
          <w:bCs/>
        </w:rPr>
        <w:br w:type="page"/>
      </w:r>
    </w:p>
    <w:p w:rsidRPr="00A37E62" w:rsidR="008554A9" w:rsidP="00A37E62" w:rsidRDefault="4195E802" w14:paraId="1E9A294A" w14:textId="49483670">
      <w:pPr>
        <w:spacing w:line="264" w:lineRule="auto"/>
        <w:rPr>
          <w:b/>
          <w:bCs/>
        </w:rPr>
      </w:pPr>
      <w:r w:rsidRPr="05487695" w:rsidR="4D7C5727">
        <w:rPr>
          <w:b w:val="1"/>
          <w:bCs w:val="1"/>
        </w:rPr>
        <w:t>Sơ đồ quy trình nghiệp vụ cấu hình dịch vụ IP Camera</w:t>
      </w:r>
    </w:p>
    <w:p w:rsidR="00A37E62" w:rsidP="05487695" w:rsidRDefault="57538E7C" w14:paraId="34FFA3C9" w14:textId="372DDFEE">
      <w:pPr>
        <w:pStyle w:val="Normal"/>
        <w:spacing w:line="264" w:lineRule="auto"/>
        <w:jc w:val="center"/>
      </w:pPr>
      <w:r w:rsidR="05487695">
        <w:drawing>
          <wp:inline wp14:editId="59B0253F" wp14:anchorId="49740D1A">
            <wp:extent cx="4572000" cy="3343275"/>
            <wp:effectExtent l="0" t="0" r="0" b="0"/>
            <wp:docPr id="117306264" name="" title=""/>
            <wp:cNvGraphicFramePr>
              <a:graphicFrameLocks noChangeAspect="1"/>
            </wp:cNvGraphicFramePr>
            <a:graphic>
              <a:graphicData uri="http://schemas.openxmlformats.org/drawingml/2006/picture">
                <pic:pic>
                  <pic:nvPicPr>
                    <pic:cNvPr id="0" name=""/>
                    <pic:cNvPicPr/>
                  </pic:nvPicPr>
                  <pic:blipFill>
                    <a:blip r:embed="R9b9e7716174f4f22">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w:rsidR="0051577B" w:rsidRDefault="0051577B" w14:paraId="745063D3" w14:textId="77777777">
      <w:pPr>
        <w:overflowPunct/>
        <w:autoSpaceDE/>
        <w:autoSpaceDN/>
        <w:adjustRightInd/>
        <w:spacing w:after="0"/>
        <w:jc w:val="left"/>
        <w:textAlignment w:val="auto"/>
        <w:rPr>
          <w:b/>
          <w:bCs/>
        </w:rPr>
      </w:pPr>
      <w:r>
        <w:rPr>
          <w:b/>
          <w:bCs/>
        </w:rPr>
        <w:br w:type="page"/>
      </w:r>
    </w:p>
    <w:p w:rsidRPr="00A37E62" w:rsidR="008554A9" w:rsidP="008554A9" w:rsidRDefault="008554A9" w14:paraId="1B2EBCB3" w14:textId="373B2D94">
      <w:pPr>
        <w:spacing w:line="264" w:lineRule="auto"/>
        <w:rPr>
          <w:b/>
          <w:bCs/>
        </w:rPr>
      </w:pPr>
      <w:r w:rsidRPr="00A37E62">
        <w:rPr>
          <w:b/>
          <w:bCs/>
        </w:rPr>
        <w:lastRenderedPageBreak/>
        <w:t>Giải thích quy trình:</w:t>
      </w:r>
    </w:p>
    <w:p w:rsidRPr="00236FAE" w:rsidR="008554A9" w:rsidP="00A31961" w:rsidRDefault="2E2E1DAD" w14:paraId="76AEA9BD" w14:textId="77777777">
      <w:pPr>
        <w:pStyle w:val="ListParagraph"/>
        <w:numPr>
          <w:ilvl w:val="0"/>
          <w:numId w:val="17"/>
        </w:numPr>
        <w:spacing w:line="264" w:lineRule="auto"/>
      </w:pPr>
      <w:r>
        <w:t>NSD truy cập ứng dụng đã có kết nối tới thiết bị</w:t>
      </w:r>
    </w:p>
    <w:p w:rsidRPr="00236FAE" w:rsidR="008554A9" w:rsidP="00A31961" w:rsidRDefault="2E2E1DAD" w14:paraId="63029259" w14:textId="2BBBD113">
      <w:pPr>
        <w:pStyle w:val="ListParagraph"/>
        <w:numPr>
          <w:ilvl w:val="0"/>
          <w:numId w:val="17"/>
        </w:numPr>
        <w:spacing w:line="264" w:lineRule="auto"/>
        <w:rPr>
          <w:rFonts w:cs="Tahoma"/>
        </w:rPr>
      </w:pPr>
      <w:r w:rsidRPr="69A2FB1E">
        <w:rPr>
          <w:rFonts w:cs="Tahoma"/>
        </w:rPr>
        <w:t xml:space="preserve">NSD truy cập tính năng cài đặt mạng </w:t>
      </w:r>
      <w:r w:rsidRPr="69A2FB1E">
        <w:rPr>
          <w:rFonts w:ascii="Wingdings" w:hAnsi="Wingdings" w:eastAsia="Wingdings" w:cs="Wingdings"/>
        </w:rPr>
        <w:t></w:t>
      </w:r>
      <w:r w:rsidRPr="69A2FB1E">
        <w:rPr>
          <w:rFonts w:cs="Tahoma"/>
        </w:rPr>
        <w:t xml:space="preserve"> Chọn cấu hình IP Camera</w:t>
      </w:r>
    </w:p>
    <w:p w:rsidRPr="00236FAE" w:rsidR="008554A9" w:rsidP="00A31961" w:rsidRDefault="2E2E1DAD" w14:paraId="20F638FE" w14:textId="15A4C31F">
      <w:pPr>
        <w:pStyle w:val="ListParagraph"/>
        <w:numPr>
          <w:ilvl w:val="0"/>
          <w:numId w:val="17"/>
        </w:numPr>
        <w:spacing w:line="264" w:lineRule="auto"/>
        <w:rPr>
          <w:rFonts w:cs="Tahoma"/>
        </w:rPr>
      </w:pPr>
      <w:r w:rsidRPr="69A2FB1E">
        <w:rPr>
          <w:rFonts w:cs="Tahoma"/>
        </w:rPr>
        <w:t>NSD nhập giá trị cấu hình port forwarding</w:t>
      </w:r>
    </w:p>
    <w:p w:rsidRPr="00236FAE" w:rsidR="008554A9" w:rsidP="00A31961" w:rsidRDefault="2E2E1DAD" w14:paraId="18299DFD" w14:textId="77777777">
      <w:pPr>
        <w:pStyle w:val="ListParagraph"/>
        <w:numPr>
          <w:ilvl w:val="0"/>
          <w:numId w:val="17"/>
        </w:numPr>
        <w:spacing w:line="264" w:lineRule="auto"/>
        <w:rPr>
          <w:rFonts w:cs="Tahoma"/>
        </w:rPr>
      </w:pPr>
      <w:r w:rsidRPr="69A2FB1E">
        <w:rPr>
          <w:rFonts w:cs="Tahoma"/>
        </w:rPr>
        <w:t>Hệ thống kiểm tra tính hợp lệ của các giá trị cấu hình</w:t>
      </w:r>
    </w:p>
    <w:p w:rsidRPr="00236FAE" w:rsidR="008554A9" w:rsidP="00A31961" w:rsidRDefault="4705AEE1" w14:paraId="4E416ABE" w14:textId="53A477A2">
      <w:pPr>
        <w:pStyle w:val="ListParagraph"/>
        <w:numPr>
          <w:ilvl w:val="0"/>
          <w:numId w:val="17"/>
        </w:numPr>
        <w:spacing w:line="264" w:lineRule="auto"/>
        <w:rPr>
          <w:rFonts w:cs="Tahoma"/>
        </w:rPr>
      </w:pPr>
      <w:r w:rsidRPr="69A2FB1E">
        <w:rPr>
          <w:rFonts w:cs="Tahoma"/>
        </w:rPr>
        <w:t>Nếu giá trị cấu hình chưa thỏa mãn gửi thông báo lỗi</w:t>
      </w:r>
    </w:p>
    <w:p w:rsidRPr="00236FAE" w:rsidR="008554A9" w:rsidP="00A31961" w:rsidRDefault="2E2E1DAD" w14:paraId="644A0B45" w14:textId="3A239CB4">
      <w:pPr>
        <w:pStyle w:val="ListParagraph"/>
        <w:numPr>
          <w:ilvl w:val="0"/>
          <w:numId w:val="17"/>
        </w:numPr>
        <w:spacing w:line="264" w:lineRule="auto"/>
        <w:rPr>
          <w:rFonts w:cs="Tahoma"/>
        </w:rPr>
      </w:pPr>
      <w:r w:rsidRPr="69A2FB1E">
        <w:rPr>
          <w:rFonts w:cs="Tahoma"/>
        </w:rPr>
        <w:t>Hệ thống gửi yêu cầu cấu hình port forwarding xuống thiết bị</w:t>
      </w:r>
    </w:p>
    <w:p w:rsidRPr="00236FAE" w:rsidR="008554A9" w:rsidP="00A31961" w:rsidRDefault="2E2E1DAD" w14:paraId="66A70ADD" w14:textId="77777777">
      <w:pPr>
        <w:pStyle w:val="ListParagraph"/>
        <w:numPr>
          <w:ilvl w:val="0"/>
          <w:numId w:val="17"/>
        </w:numPr>
        <w:spacing w:line="264" w:lineRule="auto"/>
        <w:rPr>
          <w:rFonts w:cs="Tahoma"/>
        </w:rPr>
      </w:pPr>
      <w:r w:rsidRPr="69A2FB1E">
        <w:rPr>
          <w:rFonts w:cs="Tahoma"/>
        </w:rPr>
        <w:t>Thiết bị cài đặt theo các tham số đã nhập</w:t>
      </w:r>
    </w:p>
    <w:p w:rsidRPr="00236FAE" w:rsidR="008554A9" w:rsidP="00A31961" w:rsidRDefault="2E2E1DAD" w14:paraId="4E4D80A7" w14:textId="3FC0F789">
      <w:pPr>
        <w:pStyle w:val="ListParagraph"/>
        <w:numPr>
          <w:ilvl w:val="0"/>
          <w:numId w:val="17"/>
        </w:numPr>
        <w:spacing w:line="264" w:lineRule="auto"/>
        <w:rPr>
          <w:rFonts w:cs="Tahoma"/>
        </w:rPr>
      </w:pPr>
      <w:r w:rsidRPr="69A2FB1E">
        <w:rPr>
          <w:rFonts w:cs="Tahoma"/>
        </w:rPr>
        <w:t>Sau khi cấu hình thiết bị thực hiện kiểm tra trạng thái cấu hình</w:t>
      </w:r>
    </w:p>
    <w:p w:rsidRPr="00236FAE" w:rsidR="008554A9" w:rsidP="00A31961" w:rsidRDefault="2E2E1DAD" w14:paraId="384AD49D" w14:textId="77777777">
      <w:pPr>
        <w:pStyle w:val="ListParagraph"/>
        <w:numPr>
          <w:ilvl w:val="1"/>
          <w:numId w:val="17"/>
        </w:numPr>
        <w:spacing w:line="264" w:lineRule="auto"/>
        <w:rPr>
          <w:rFonts w:cs="Tahoma"/>
        </w:rPr>
      </w:pPr>
      <w:r w:rsidRPr="69A2FB1E">
        <w:rPr>
          <w:rFonts w:cs="Tahoma"/>
        </w:rPr>
        <w:t>Nếu cấu hình thất bại gửi về thông báo lỗi</w:t>
      </w:r>
    </w:p>
    <w:p w:rsidR="008554A9" w:rsidP="00A31961" w:rsidRDefault="2E2E1DAD" w14:paraId="4AB907FC" w14:textId="4B12866B">
      <w:pPr>
        <w:pStyle w:val="ListParagraph"/>
        <w:numPr>
          <w:ilvl w:val="0"/>
          <w:numId w:val="17"/>
        </w:numPr>
        <w:spacing w:line="264" w:lineRule="auto"/>
        <w:rPr>
          <w:rFonts w:cs="Tahoma"/>
        </w:rPr>
      </w:pPr>
      <w:proofErr w:type="spellStart"/>
      <w:r w:rsidRPr="05487695" w:rsidR="60ABDC9F">
        <w:rPr>
          <w:rFonts w:cs="Tahoma"/>
        </w:rPr>
        <w:t>Cấu</w:t>
      </w:r>
      <w:proofErr w:type="spellEnd"/>
      <w:r w:rsidRPr="05487695" w:rsidR="60ABDC9F">
        <w:rPr>
          <w:rFonts w:cs="Tahoma"/>
        </w:rPr>
        <w:t xml:space="preserve"> </w:t>
      </w:r>
      <w:proofErr w:type="spellStart"/>
      <w:r w:rsidRPr="05487695" w:rsidR="60ABDC9F">
        <w:rPr>
          <w:rFonts w:cs="Tahoma"/>
        </w:rPr>
        <w:t>hình</w:t>
      </w:r>
      <w:proofErr w:type="spellEnd"/>
      <w:r w:rsidRPr="05487695" w:rsidR="60ABDC9F">
        <w:rPr>
          <w:rFonts w:cs="Tahoma"/>
        </w:rPr>
        <w:t xml:space="preserve"> port forwarding </w:t>
      </w:r>
      <w:proofErr w:type="spellStart"/>
      <w:r w:rsidRPr="05487695" w:rsidR="60ABDC9F">
        <w:rPr>
          <w:rFonts w:cs="Tahoma"/>
        </w:rPr>
        <w:t>thành</w:t>
      </w:r>
      <w:proofErr w:type="spellEnd"/>
      <w:r w:rsidRPr="05487695" w:rsidR="60ABDC9F">
        <w:rPr>
          <w:rFonts w:cs="Tahoma"/>
        </w:rPr>
        <w:t xml:space="preserve"> </w:t>
      </w:r>
      <w:proofErr w:type="spellStart"/>
      <w:r w:rsidRPr="05487695" w:rsidR="60ABDC9F">
        <w:rPr>
          <w:rFonts w:cs="Tahoma"/>
        </w:rPr>
        <w:t>công</w:t>
      </w:r>
      <w:proofErr w:type="spellEnd"/>
      <w:r w:rsidRPr="05487695" w:rsidR="08282519">
        <w:rPr>
          <w:rFonts w:cs="Tahoma"/>
        </w:rPr>
        <w:t xml:space="preserve">, </w:t>
      </w:r>
      <w:proofErr w:type="spellStart"/>
      <w:r w:rsidRPr="05487695" w:rsidR="08282519">
        <w:rPr>
          <w:rFonts w:cs="Tahoma"/>
        </w:rPr>
        <w:t>gửi</w:t>
      </w:r>
      <w:proofErr w:type="spellEnd"/>
      <w:r w:rsidRPr="05487695" w:rsidR="08282519">
        <w:rPr>
          <w:rFonts w:cs="Tahoma"/>
        </w:rPr>
        <w:t xml:space="preserve"> </w:t>
      </w:r>
      <w:proofErr w:type="spellStart"/>
      <w:r w:rsidRPr="05487695" w:rsidR="08282519">
        <w:rPr>
          <w:rFonts w:cs="Tahoma"/>
        </w:rPr>
        <w:t>trả</w:t>
      </w:r>
      <w:proofErr w:type="spellEnd"/>
      <w:r w:rsidRPr="05487695" w:rsidR="08282519">
        <w:rPr>
          <w:rFonts w:cs="Tahoma"/>
        </w:rPr>
        <w:t xml:space="preserve"> </w:t>
      </w:r>
      <w:proofErr w:type="spellStart"/>
      <w:r w:rsidRPr="05487695" w:rsidR="08282519">
        <w:rPr>
          <w:rFonts w:cs="Tahoma"/>
        </w:rPr>
        <w:t>về</w:t>
      </w:r>
      <w:proofErr w:type="spellEnd"/>
      <w:r w:rsidRPr="05487695" w:rsidR="08282519">
        <w:rPr>
          <w:rFonts w:cs="Tahoma"/>
        </w:rPr>
        <w:t xml:space="preserve"> </w:t>
      </w:r>
      <w:proofErr w:type="spellStart"/>
      <w:r w:rsidRPr="05487695" w:rsidR="08282519">
        <w:rPr>
          <w:rFonts w:cs="Tahoma"/>
        </w:rPr>
        <w:t>các</w:t>
      </w:r>
      <w:proofErr w:type="spellEnd"/>
      <w:r w:rsidRPr="05487695" w:rsidR="08282519">
        <w:rPr>
          <w:rFonts w:cs="Tahoma"/>
        </w:rPr>
        <w:t xml:space="preserve"> </w:t>
      </w:r>
      <w:proofErr w:type="spellStart"/>
      <w:r w:rsidRPr="05487695" w:rsidR="08282519">
        <w:rPr>
          <w:rFonts w:cs="Tahoma"/>
        </w:rPr>
        <w:t>thông</w:t>
      </w:r>
      <w:proofErr w:type="spellEnd"/>
      <w:r w:rsidRPr="05487695" w:rsidR="08282519">
        <w:rPr>
          <w:rFonts w:cs="Tahoma"/>
        </w:rPr>
        <w:t xml:space="preserve"> tin </w:t>
      </w:r>
      <w:proofErr w:type="spellStart"/>
      <w:r w:rsidRPr="05487695" w:rsidR="08282519">
        <w:rPr>
          <w:rFonts w:cs="Tahoma"/>
        </w:rPr>
        <w:t>đã</w:t>
      </w:r>
      <w:proofErr w:type="spellEnd"/>
      <w:r w:rsidRPr="05487695" w:rsidR="08282519">
        <w:rPr>
          <w:rFonts w:cs="Tahoma"/>
        </w:rPr>
        <w:t xml:space="preserve"> </w:t>
      </w:r>
      <w:proofErr w:type="spellStart"/>
      <w:r w:rsidRPr="05487695" w:rsidR="08282519">
        <w:rPr>
          <w:rFonts w:cs="Tahoma"/>
        </w:rPr>
        <w:t>cấu</w:t>
      </w:r>
      <w:proofErr w:type="spellEnd"/>
      <w:r w:rsidRPr="05487695" w:rsidR="08282519">
        <w:rPr>
          <w:rFonts w:cs="Tahoma"/>
        </w:rPr>
        <w:t xml:space="preserve"> </w:t>
      </w:r>
      <w:proofErr w:type="spellStart"/>
      <w:r w:rsidRPr="05487695" w:rsidR="08282519">
        <w:rPr>
          <w:rFonts w:cs="Tahoma"/>
        </w:rPr>
        <w:t>hình</w:t>
      </w:r>
      <w:proofErr w:type="spellEnd"/>
    </w:p>
    <w:p w:rsidR="05487695" w:rsidP="05487695" w:rsidRDefault="05487695" w14:paraId="54714F94" w14:textId="63D74B5A">
      <w:pPr>
        <w:pStyle w:val="ListParagraph"/>
        <w:numPr>
          <w:ilvl w:val="0"/>
          <w:numId w:val="17"/>
        </w:numPr>
        <w:spacing w:line="264" w:lineRule="auto"/>
        <w:rPr>
          <w:rFonts w:cs="Tahoma"/>
        </w:rPr>
      </w:pPr>
      <w:r w:rsidRPr="05487695" w:rsidR="05487695">
        <w:rPr>
          <w:rFonts w:cs="Tahoma"/>
        </w:rPr>
        <w:t xml:space="preserve">NSD </w:t>
      </w:r>
      <w:proofErr w:type="spellStart"/>
      <w:r w:rsidRPr="05487695" w:rsidR="05487695">
        <w:rPr>
          <w:rFonts w:cs="Tahoma"/>
        </w:rPr>
        <w:t>chọn</w:t>
      </w:r>
      <w:proofErr w:type="spellEnd"/>
      <w:r w:rsidRPr="05487695" w:rsidR="05487695">
        <w:rPr>
          <w:rFonts w:cs="Tahoma"/>
        </w:rPr>
        <w:t xml:space="preserve"> </w:t>
      </w:r>
      <w:proofErr w:type="spellStart"/>
      <w:r w:rsidRPr="05487695" w:rsidR="05487695">
        <w:rPr>
          <w:rFonts w:cs="Tahoma"/>
        </w:rPr>
        <w:t>cấu</w:t>
      </w:r>
      <w:proofErr w:type="spellEnd"/>
      <w:r w:rsidRPr="05487695" w:rsidR="05487695">
        <w:rPr>
          <w:rFonts w:cs="Tahoma"/>
        </w:rPr>
        <w:t xml:space="preserve"> </w:t>
      </w:r>
      <w:proofErr w:type="spellStart"/>
      <w:r w:rsidRPr="05487695" w:rsidR="05487695">
        <w:rPr>
          <w:rFonts w:cs="Tahoma"/>
        </w:rPr>
        <w:t>hình</w:t>
      </w:r>
      <w:proofErr w:type="spellEnd"/>
      <w:r w:rsidRPr="05487695" w:rsidR="05487695">
        <w:rPr>
          <w:rFonts w:cs="Tahoma"/>
        </w:rPr>
        <w:t xml:space="preserve"> DDNS (</w:t>
      </w:r>
      <w:proofErr w:type="spellStart"/>
      <w:r w:rsidRPr="05487695" w:rsidR="05487695">
        <w:rPr>
          <w:rFonts w:cs="Tahoma"/>
        </w:rPr>
        <w:t>Nếu</w:t>
      </w:r>
      <w:proofErr w:type="spellEnd"/>
      <w:r w:rsidRPr="05487695" w:rsidR="05487695">
        <w:rPr>
          <w:rFonts w:cs="Tahoma"/>
        </w:rPr>
        <w:t xml:space="preserve"> </w:t>
      </w:r>
      <w:proofErr w:type="spellStart"/>
      <w:r w:rsidRPr="05487695" w:rsidR="05487695">
        <w:rPr>
          <w:rFonts w:cs="Tahoma"/>
        </w:rPr>
        <w:t>muốn</w:t>
      </w:r>
      <w:proofErr w:type="spellEnd"/>
      <w:r w:rsidRPr="05487695" w:rsidR="05487695">
        <w:rPr>
          <w:rFonts w:cs="Tahoma"/>
        </w:rPr>
        <w:t xml:space="preserve"> </w:t>
      </w:r>
      <w:proofErr w:type="spellStart"/>
      <w:r w:rsidRPr="05487695" w:rsidR="05487695">
        <w:rPr>
          <w:rFonts w:cs="Tahoma"/>
        </w:rPr>
        <w:t>cấu</w:t>
      </w:r>
      <w:proofErr w:type="spellEnd"/>
      <w:r w:rsidRPr="05487695" w:rsidR="05487695">
        <w:rPr>
          <w:rFonts w:cs="Tahoma"/>
        </w:rPr>
        <w:t xml:space="preserve"> </w:t>
      </w:r>
      <w:proofErr w:type="spellStart"/>
      <w:r w:rsidRPr="05487695" w:rsidR="05487695">
        <w:rPr>
          <w:rFonts w:cs="Tahoma"/>
        </w:rPr>
        <w:t>hình</w:t>
      </w:r>
      <w:proofErr w:type="spellEnd"/>
      <w:r w:rsidRPr="05487695" w:rsidR="05487695">
        <w:rPr>
          <w:rFonts w:cs="Tahoma"/>
        </w:rPr>
        <w:t xml:space="preserve"> DDNS, nếu không cần có thể bỏ qua bước này)</w:t>
      </w:r>
    </w:p>
    <w:p w:rsidR="05487695" w:rsidP="05487695" w:rsidRDefault="05487695" w14:paraId="72A33758" w14:textId="3A83194C">
      <w:pPr>
        <w:pStyle w:val="ListParagraph"/>
        <w:numPr>
          <w:ilvl w:val="0"/>
          <w:numId w:val="17"/>
        </w:numPr>
        <w:spacing w:line="264" w:lineRule="auto"/>
        <w:rPr>
          <w:rFonts w:cs="Tahoma"/>
        </w:rPr>
      </w:pPr>
      <w:r w:rsidRPr="05487695" w:rsidR="05487695">
        <w:rPr>
          <w:rFonts w:cs="Tahoma"/>
        </w:rPr>
        <w:t>NSD nhập các giá trị cấu hình DDNS</w:t>
      </w:r>
    </w:p>
    <w:p w:rsidR="05487695" w:rsidP="05487695" w:rsidRDefault="05487695" w14:paraId="2BEC7852" w14:textId="7CA77AB2">
      <w:pPr>
        <w:pStyle w:val="ListParagraph"/>
        <w:numPr>
          <w:ilvl w:val="0"/>
          <w:numId w:val="17"/>
        </w:numPr>
        <w:spacing w:line="264" w:lineRule="auto"/>
        <w:rPr>
          <w:rFonts w:cs="Tahoma"/>
        </w:rPr>
      </w:pPr>
      <w:proofErr w:type="spellStart"/>
      <w:r w:rsidRPr="05487695" w:rsidR="05487695">
        <w:rPr>
          <w:rFonts w:cs="Tahoma"/>
        </w:rPr>
        <w:t>Hệ</w:t>
      </w:r>
      <w:proofErr w:type="spellEnd"/>
      <w:r w:rsidRPr="05487695" w:rsidR="05487695">
        <w:rPr>
          <w:rFonts w:cs="Tahoma"/>
        </w:rPr>
        <w:t xml:space="preserve"> </w:t>
      </w:r>
      <w:proofErr w:type="spellStart"/>
      <w:r w:rsidRPr="05487695" w:rsidR="05487695">
        <w:rPr>
          <w:rFonts w:cs="Tahoma"/>
        </w:rPr>
        <w:t>thống</w:t>
      </w:r>
      <w:proofErr w:type="spellEnd"/>
      <w:r w:rsidRPr="05487695" w:rsidR="05487695">
        <w:rPr>
          <w:rFonts w:cs="Tahoma"/>
        </w:rPr>
        <w:t xml:space="preserve"> </w:t>
      </w:r>
      <w:proofErr w:type="spellStart"/>
      <w:r w:rsidRPr="05487695" w:rsidR="05487695">
        <w:rPr>
          <w:rFonts w:cs="Tahoma"/>
        </w:rPr>
        <w:t>gửi</w:t>
      </w:r>
      <w:proofErr w:type="spellEnd"/>
      <w:r w:rsidRPr="05487695" w:rsidR="05487695">
        <w:rPr>
          <w:rFonts w:cs="Tahoma"/>
        </w:rPr>
        <w:t xml:space="preserve"> </w:t>
      </w:r>
      <w:proofErr w:type="spellStart"/>
      <w:r w:rsidRPr="05487695" w:rsidR="05487695">
        <w:rPr>
          <w:rFonts w:cs="Tahoma"/>
        </w:rPr>
        <w:t>yêu</w:t>
      </w:r>
      <w:proofErr w:type="spellEnd"/>
      <w:r w:rsidRPr="05487695" w:rsidR="05487695">
        <w:rPr>
          <w:rFonts w:cs="Tahoma"/>
        </w:rPr>
        <w:t xml:space="preserve"> </w:t>
      </w:r>
      <w:proofErr w:type="spellStart"/>
      <w:r w:rsidRPr="05487695" w:rsidR="05487695">
        <w:rPr>
          <w:rFonts w:cs="Tahoma"/>
        </w:rPr>
        <w:t>cầu</w:t>
      </w:r>
      <w:proofErr w:type="spellEnd"/>
      <w:r w:rsidRPr="05487695" w:rsidR="05487695">
        <w:rPr>
          <w:rFonts w:cs="Tahoma"/>
        </w:rPr>
        <w:t xml:space="preserve"> </w:t>
      </w:r>
      <w:proofErr w:type="spellStart"/>
      <w:r w:rsidRPr="05487695" w:rsidR="05487695">
        <w:rPr>
          <w:rFonts w:cs="Tahoma"/>
        </w:rPr>
        <w:t>cấu</w:t>
      </w:r>
      <w:proofErr w:type="spellEnd"/>
      <w:r w:rsidRPr="05487695" w:rsidR="05487695">
        <w:rPr>
          <w:rFonts w:cs="Tahoma"/>
        </w:rPr>
        <w:t xml:space="preserve"> </w:t>
      </w:r>
      <w:proofErr w:type="spellStart"/>
      <w:r w:rsidRPr="05487695" w:rsidR="05487695">
        <w:rPr>
          <w:rFonts w:cs="Tahoma"/>
        </w:rPr>
        <w:t>hình</w:t>
      </w:r>
      <w:proofErr w:type="spellEnd"/>
      <w:r w:rsidRPr="05487695" w:rsidR="05487695">
        <w:rPr>
          <w:rFonts w:cs="Tahoma"/>
        </w:rPr>
        <w:t xml:space="preserve"> DDNS</w:t>
      </w:r>
    </w:p>
    <w:p w:rsidR="05487695" w:rsidP="05487695" w:rsidRDefault="05487695" w14:paraId="77B189C8" w14:textId="6902F9D1">
      <w:pPr>
        <w:pStyle w:val="ListParagraph"/>
        <w:numPr>
          <w:ilvl w:val="0"/>
          <w:numId w:val="17"/>
        </w:numPr>
        <w:spacing w:line="264" w:lineRule="auto"/>
        <w:rPr>
          <w:rFonts w:cs="Tahoma"/>
        </w:rPr>
      </w:pPr>
      <w:proofErr w:type="spellStart"/>
      <w:r w:rsidRPr="05487695" w:rsidR="05487695">
        <w:rPr>
          <w:rFonts w:cs="Tahoma"/>
        </w:rPr>
        <w:t>Thiết</w:t>
      </w:r>
      <w:proofErr w:type="spellEnd"/>
      <w:r w:rsidRPr="05487695" w:rsidR="05487695">
        <w:rPr>
          <w:rFonts w:cs="Tahoma"/>
        </w:rPr>
        <w:t xml:space="preserve"> </w:t>
      </w:r>
      <w:proofErr w:type="spellStart"/>
      <w:r w:rsidRPr="05487695" w:rsidR="05487695">
        <w:rPr>
          <w:rFonts w:cs="Tahoma"/>
        </w:rPr>
        <w:t>bị</w:t>
      </w:r>
      <w:proofErr w:type="spellEnd"/>
      <w:r w:rsidRPr="05487695" w:rsidR="05487695">
        <w:rPr>
          <w:rFonts w:cs="Tahoma"/>
        </w:rPr>
        <w:t xml:space="preserve"> </w:t>
      </w:r>
      <w:proofErr w:type="spellStart"/>
      <w:r w:rsidRPr="05487695" w:rsidR="05487695">
        <w:rPr>
          <w:rFonts w:cs="Tahoma"/>
        </w:rPr>
        <w:t>cài</w:t>
      </w:r>
      <w:proofErr w:type="spellEnd"/>
      <w:r w:rsidRPr="05487695" w:rsidR="05487695">
        <w:rPr>
          <w:rFonts w:cs="Tahoma"/>
        </w:rPr>
        <w:t xml:space="preserve"> </w:t>
      </w:r>
      <w:proofErr w:type="spellStart"/>
      <w:r w:rsidRPr="05487695" w:rsidR="05487695">
        <w:rPr>
          <w:rFonts w:cs="Tahoma"/>
        </w:rPr>
        <w:t>đặt</w:t>
      </w:r>
      <w:proofErr w:type="spellEnd"/>
      <w:r w:rsidRPr="05487695" w:rsidR="05487695">
        <w:rPr>
          <w:rFonts w:cs="Tahoma"/>
        </w:rPr>
        <w:t xml:space="preserve"> </w:t>
      </w:r>
      <w:proofErr w:type="spellStart"/>
      <w:r w:rsidRPr="05487695" w:rsidR="05487695">
        <w:rPr>
          <w:rFonts w:cs="Tahoma"/>
        </w:rPr>
        <w:t>theo</w:t>
      </w:r>
      <w:proofErr w:type="spellEnd"/>
      <w:r w:rsidRPr="05487695" w:rsidR="05487695">
        <w:rPr>
          <w:rFonts w:cs="Tahoma"/>
        </w:rPr>
        <w:t xml:space="preserve"> </w:t>
      </w:r>
      <w:proofErr w:type="spellStart"/>
      <w:r w:rsidRPr="05487695" w:rsidR="05487695">
        <w:rPr>
          <w:rFonts w:cs="Tahoma"/>
        </w:rPr>
        <w:t>các</w:t>
      </w:r>
      <w:proofErr w:type="spellEnd"/>
      <w:r w:rsidRPr="05487695" w:rsidR="05487695">
        <w:rPr>
          <w:rFonts w:cs="Tahoma"/>
        </w:rPr>
        <w:t xml:space="preserve"> </w:t>
      </w:r>
      <w:proofErr w:type="spellStart"/>
      <w:r w:rsidRPr="05487695" w:rsidR="05487695">
        <w:rPr>
          <w:rFonts w:cs="Tahoma"/>
        </w:rPr>
        <w:t>tham</w:t>
      </w:r>
      <w:proofErr w:type="spellEnd"/>
      <w:r w:rsidRPr="05487695" w:rsidR="05487695">
        <w:rPr>
          <w:rFonts w:cs="Tahoma"/>
        </w:rPr>
        <w:t xml:space="preserve"> số đã cấu hình</w:t>
      </w:r>
    </w:p>
    <w:p w:rsidR="05487695" w:rsidP="05487695" w:rsidRDefault="05487695" w14:paraId="1D86E94B" w14:textId="1CB6830F">
      <w:pPr>
        <w:pStyle w:val="ListParagraph"/>
        <w:numPr>
          <w:ilvl w:val="0"/>
          <w:numId w:val="17"/>
        </w:numPr>
        <w:spacing w:line="264" w:lineRule="auto"/>
        <w:rPr>
          <w:rFonts w:cs="Tahoma"/>
        </w:rPr>
      </w:pPr>
      <w:proofErr w:type="spellStart"/>
      <w:r w:rsidRPr="05487695" w:rsidR="05487695">
        <w:rPr>
          <w:rFonts w:cs="Tahoma"/>
        </w:rPr>
        <w:t>Nếu</w:t>
      </w:r>
      <w:proofErr w:type="spellEnd"/>
      <w:r w:rsidRPr="05487695" w:rsidR="05487695">
        <w:rPr>
          <w:rFonts w:cs="Tahoma"/>
        </w:rPr>
        <w:t xml:space="preserve"> apply </w:t>
      </w:r>
      <w:proofErr w:type="spellStart"/>
      <w:r w:rsidRPr="05487695" w:rsidR="05487695">
        <w:rPr>
          <w:rFonts w:cs="Tahoma"/>
        </w:rPr>
        <w:t>giá</w:t>
      </w:r>
      <w:proofErr w:type="spellEnd"/>
      <w:r w:rsidRPr="05487695" w:rsidR="05487695">
        <w:rPr>
          <w:rFonts w:cs="Tahoma"/>
        </w:rPr>
        <w:t xml:space="preserve"> </w:t>
      </w:r>
      <w:proofErr w:type="spellStart"/>
      <w:r w:rsidRPr="05487695" w:rsidR="05487695">
        <w:rPr>
          <w:rFonts w:cs="Tahoma"/>
        </w:rPr>
        <w:t>trị</w:t>
      </w:r>
      <w:proofErr w:type="spellEnd"/>
      <w:r w:rsidRPr="05487695" w:rsidR="05487695">
        <w:rPr>
          <w:rFonts w:cs="Tahoma"/>
        </w:rPr>
        <w:t xml:space="preserve"> </w:t>
      </w:r>
      <w:proofErr w:type="spellStart"/>
      <w:r w:rsidRPr="05487695" w:rsidR="05487695">
        <w:rPr>
          <w:rFonts w:cs="Tahoma"/>
        </w:rPr>
        <w:t>cấu</w:t>
      </w:r>
      <w:proofErr w:type="spellEnd"/>
      <w:r w:rsidRPr="05487695" w:rsidR="05487695">
        <w:rPr>
          <w:rFonts w:cs="Tahoma"/>
        </w:rPr>
        <w:t xml:space="preserve"> </w:t>
      </w:r>
      <w:proofErr w:type="spellStart"/>
      <w:r w:rsidRPr="05487695" w:rsidR="05487695">
        <w:rPr>
          <w:rFonts w:cs="Tahoma"/>
        </w:rPr>
        <w:t>hình</w:t>
      </w:r>
      <w:proofErr w:type="spellEnd"/>
      <w:r w:rsidRPr="05487695" w:rsidR="05487695">
        <w:rPr>
          <w:rFonts w:cs="Tahoma"/>
        </w:rPr>
        <w:t xml:space="preserve"> </w:t>
      </w:r>
      <w:proofErr w:type="spellStart"/>
      <w:r w:rsidRPr="05487695" w:rsidR="05487695">
        <w:rPr>
          <w:rFonts w:cs="Tahoma"/>
        </w:rPr>
        <w:t>thất</w:t>
      </w:r>
      <w:proofErr w:type="spellEnd"/>
      <w:r w:rsidRPr="05487695" w:rsidR="05487695">
        <w:rPr>
          <w:rFonts w:cs="Tahoma"/>
        </w:rPr>
        <w:t xml:space="preserve"> </w:t>
      </w:r>
      <w:proofErr w:type="spellStart"/>
      <w:r w:rsidRPr="05487695" w:rsidR="05487695">
        <w:rPr>
          <w:rFonts w:cs="Tahoma"/>
        </w:rPr>
        <w:t>bại</w:t>
      </w:r>
      <w:proofErr w:type="spellEnd"/>
      <w:r w:rsidRPr="05487695" w:rsidR="05487695">
        <w:rPr>
          <w:rFonts w:cs="Tahoma"/>
        </w:rPr>
        <w:t xml:space="preserve"> gửi tra thông báo lỗi</w:t>
      </w:r>
    </w:p>
    <w:p w:rsidR="05487695" w:rsidP="05487695" w:rsidRDefault="05487695" w14:paraId="38032813" w14:textId="572D0B6C">
      <w:pPr>
        <w:pStyle w:val="ListParagraph"/>
        <w:numPr>
          <w:ilvl w:val="0"/>
          <w:numId w:val="17"/>
        </w:numPr>
        <w:spacing w:line="264" w:lineRule="auto"/>
        <w:rPr>
          <w:rFonts w:cs="Tahoma"/>
        </w:rPr>
      </w:pPr>
      <w:proofErr w:type="spellStart"/>
      <w:r w:rsidRPr="05487695" w:rsidR="05487695">
        <w:rPr>
          <w:rFonts w:cs="Tahoma"/>
        </w:rPr>
        <w:t>Thiết</w:t>
      </w:r>
      <w:proofErr w:type="spellEnd"/>
      <w:r w:rsidRPr="05487695" w:rsidR="05487695">
        <w:rPr>
          <w:rFonts w:cs="Tahoma"/>
        </w:rPr>
        <w:t xml:space="preserve"> </w:t>
      </w:r>
      <w:proofErr w:type="spellStart"/>
      <w:r w:rsidRPr="05487695" w:rsidR="05487695">
        <w:rPr>
          <w:rFonts w:cs="Tahoma"/>
        </w:rPr>
        <w:t>bị</w:t>
      </w:r>
      <w:proofErr w:type="spellEnd"/>
      <w:r w:rsidRPr="05487695" w:rsidR="05487695">
        <w:rPr>
          <w:rFonts w:cs="Tahoma"/>
        </w:rPr>
        <w:t xml:space="preserve"> </w:t>
      </w:r>
      <w:proofErr w:type="spellStart"/>
      <w:r w:rsidRPr="05487695" w:rsidR="05487695">
        <w:rPr>
          <w:rFonts w:cs="Tahoma"/>
        </w:rPr>
        <w:t>cấu</w:t>
      </w:r>
      <w:proofErr w:type="spellEnd"/>
      <w:r w:rsidRPr="05487695" w:rsidR="05487695">
        <w:rPr>
          <w:rFonts w:cs="Tahoma"/>
        </w:rPr>
        <w:t xml:space="preserve"> </w:t>
      </w:r>
      <w:proofErr w:type="spellStart"/>
      <w:r w:rsidRPr="05487695" w:rsidR="05487695">
        <w:rPr>
          <w:rFonts w:cs="Tahoma"/>
        </w:rPr>
        <w:t>hình</w:t>
      </w:r>
      <w:proofErr w:type="spellEnd"/>
      <w:r w:rsidRPr="05487695" w:rsidR="05487695">
        <w:rPr>
          <w:rFonts w:cs="Tahoma"/>
        </w:rPr>
        <w:t xml:space="preserve"> </w:t>
      </w:r>
      <w:proofErr w:type="spellStart"/>
      <w:r w:rsidRPr="05487695" w:rsidR="05487695">
        <w:rPr>
          <w:rFonts w:cs="Tahoma"/>
        </w:rPr>
        <w:t>thành</w:t>
      </w:r>
      <w:proofErr w:type="spellEnd"/>
      <w:r w:rsidRPr="05487695" w:rsidR="05487695">
        <w:rPr>
          <w:rFonts w:cs="Tahoma"/>
        </w:rPr>
        <w:t xml:space="preserve"> </w:t>
      </w:r>
      <w:proofErr w:type="spellStart"/>
      <w:r w:rsidRPr="05487695" w:rsidR="05487695">
        <w:rPr>
          <w:rFonts w:cs="Tahoma"/>
        </w:rPr>
        <w:t>công</w:t>
      </w:r>
      <w:proofErr w:type="spellEnd"/>
      <w:r w:rsidRPr="05487695" w:rsidR="05487695">
        <w:rPr>
          <w:rFonts w:cs="Tahoma"/>
        </w:rPr>
        <w:t xml:space="preserve"> </w:t>
      </w:r>
      <w:proofErr w:type="spellStart"/>
      <w:r w:rsidRPr="05487695" w:rsidR="05487695">
        <w:rPr>
          <w:rFonts w:cs="Tahoma"/>
        </w:rPr>
        <w:t>theo</w:t>
      </w:r>
      <w:proofErr w:type="spellEnd"/>
      <w:r w:rsidRPr="05487695" w:rsidR="05487695">
        <w:rPr>
          <w:rFonts w:cs="Tahoma"/>
        </w:rPr>
        <w:t xml:space="preserve"> </w:t>
      </w:r>
      <w:proofErr w:type="spellStart"/>
      <w:r w:rsidRPr="05487695" w:rsidR="05487695">
        <w:rPr>
          <w:rFonts w:cs="Tahoma"/>
        </w:rPr>
        <w:t>các</w:t>
      </w:r>
      <w:proofErr w:type="spellEnd"/>
      <w:r w:rsidRPr="05487695" w:rsidR="05487695">
        <w:rPr>
          <w:rFonts w:cs="Tahoma"/>
        </w:rPr>
        <w:t xml:space="preserve"> </w:t>
      </w:r>
      <w:proofErr w:type="spellStart"/>
      <w:r w:rsidRPr="05487695" w:rsidR="05487695">
        <w:rPr>
          <w:rFonts w:cs="Tahoma"/>
        </w:rPr>
        <w:t>tham</w:t>
      </w:r>
      <w:proofErr w:type="spellEnd"/>
      <w:r w:rsidRPr="05487695" w:rsidR="05487695">
        <w:rPr>
          <w:rFonts w:cs="Tahoma"/>
        </w:rPr>
        <w:t xml:space="preserve"> </w:t>
      </w:r>
      <w:r w:rsidRPr="05487695" w:rsidR="05487695">
        <w:rPr>
          <w:rFonts w:cs="Tahoma"/>
        </w:rPr>
        <w:t>số</w:t>
      </w:r>
    </w:p>
    <w:p w:rsidRPr="00236FAE" w:rsidR="0051577B" w:rsidP="00A31961" w:rsidRDefault="0051577B" w14:paraId="20BB9EF3" w14:textId="6F98444C">
      <w:pPr>
        <w:pStyle w:val="ListParagraph"/>
        <w:numPr>
          <w:ilvl w:val="0"/>
          <w:numId w:val="17"/>
        </w:numPr>
        <w:spacing w:line="264" w:lineRule="auto"/>
        <w:rPr>
          <w:rFonts w:cs="Tahoma"/>
        </w:rPr>
      </w:pPr>
      <w:r w:rsidRPr="05487695" w:rsidR="4799D1D7">
        <w:rPr>
          <w:rFonts w:cs="Tahoma"/>
        </w:rPr>
        <w:t>Ứng dụng thông báo cấu hình thành công</w:t>
      </w:r>
    </w:p>
    <w:p w:rsidRPr="00236FAE" w:rsidR="008554A9" w:rsidP="00A31961" w:rsidRDefault="2E2E1DAD" w14:paraId="4CC0BC6D" w14:textId="1DD8E328">
      <w:pPr>
        <w:pStyle w:val="ListParagraph"/>
        <w:numPr>
          <w:ilvl w:val="0"/>
          <w:numId w:val="17"/>
        </w:numPr>
        <w:spacing w:line="264" w:lineRule="auto"/>
        <w:rPr/>
      </w:pPr>
      <w:r w:rsidR="60ABDC9F">
        <w:rPr/>
        <w:t>Kết thúc nghiệp vụ.</w:t>
      </w:r>
    </w:p>
    <w:p w:rsidR="00B52809" w:rsidP="00BD753A" w:rsidRDefault="7B04F02F" w14:paraId="26D9A87D" w14:textId="04E958E2">
      <w:pPr>
        <w:pStyle w:val="Heading2"/>
        <w:spacing w:line="264" w:lineRule="auto"/>
      </w:pPr>
      <w:bookmarkStart w:name="_Toc384820608" w:id="124"/>
      <w:r>
        <w:t>Kiểm tra mạng</w:t>
      </w:r>
      <w:bookmarkEnd w:id="124"/>
    </w:p>
    <w:p w:rsidR="002D6967" w:rsidP="002D6967" w:rsidRDefault="34C05749" w14:paraId="04975153" w14:textId="0F2C42F3">
      <w:pPr>
        <w:pStyle w:val="Heading3"/>
      </w:pPr>
      <w:bookmarkStart w:name="_Toc1780585913" w:id="125"/>
      <w:r>
        <w:t>Danh sách use case</w:t>
      </w:r>
      <w:bookmarkEnd w:id="125"/>
    </w:p>
    <w:p w:rsidR="69A2FB1E" w:rsidP="69A2FB1E" w:rsidRDefault="00D61544" w14:paraId="17D5860B" w14:textId="43FD5727">
      <w:pPr>
        <w:jc w:val="center"/>
      </w:pPr>
      <w:r>
        <w:rPr>
          <w:noProof/>
        </w:rPr>
        <w:object w:dxaOrig="7971" w:dyaOrig="3510" w14:anchorId="31FCA2C6">
          <v:shape id="_x0000_i1027" style="width:397.35pt;height:171.15pt" o:ole="" type="#_x0000_t75">
            <v:imagedata o:title="" r:id="rId31"/>
          </v:shape>
          <o:OLEObject Type="Embed" ProgID="Visio.Drawing.15" ShapeID="_x0000_i1027" DrawAspect="Content" ObjectID="_1719646713" r:id="rId32"/>
        </w:object>
      </w:r>
    </w:p>
    <w:p w:rsidRPr="002D6967" w:rsidR="002D6967" w:rsidP="69A2FB1E" w:rsidRDefault="4CE2D5C2" w14:paraId="2985944F" w14:textId="2678DC53">
      <w:pPr>
        <w:pStyle w:val="Heading3"/>
      </w:pPr>
      <w:bookmarkStart w:name="_Toc490433894" w:id="126"/>
      <w:r>
        <w:t>Mô tả luồng nghiệp vụ</w:t>
      </w:r>
      <w:bookmarkEnd w:id="126"/>
    </w:p>
    <w:p w:rsidRPr="00236FAE" w:rsidR="00E65E85" w:rsidP="00E65E85" w:rsidRDefault="0245EE2D" w14:paraId="2D0993B9" w14:textId="3A5D2B1D">
      <w:pPr>
        <w:pStyle w:val="Heading4"/>
        <w:spacing w:line="264" w:lineRule="auto"/>
      </w:pPr>
      <w:bookmarkStart w:name="_Toc648936746" w:id="127"/>
      <w:r>
        <w:t>Chẩn đoán mạng</w:t>
      </w:r>
      <w:bookmarkEnd w:id="127"/>
    </w:p>
    <w:p w:rsidRPr="00236FAE" w:rsidR="00E65E85" w:rsidP="00A31961" w:rsidRDefault="00E65E85" w14:paraId="6374FA7E" w14:textId="4548A5A9">
      <w:pPr>
        <w:pStyle w:val="ListParagraph"/>
        <w:numPr>
          <w:ilvl w:val="0"/>
          <w:numId w:val="32"/>
        </w:numPr>
        <w:spacing w:line="264" w:lineRule="auto"/>
      </w:pPr>
      <w:r w:rsidRPr="372D8E6D">
        <w:rPr>
          <w:lang w:val="vi-VN"/>
        </w:rPr>
        <w:t xml:space="preserve">Chức năng này cho phép người sử dụng </w:t>
      </w:r>
      <w:r w:rsidR="005561AF">
        <w:t>có thể chẩn đoán một số vấn đề của mạng</w:t>
      </w:r>
      <w:r>
        <w:t>.</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00FE53EB" w:rsidTr="00CE2675" w14:paraId="32CF2ED3" w14:textId="77777777">
        <w:tc>
          <w:tcPr>
            <w:tcW w:w="2151" w:type="dxa"/>
            <w:shd w:val="clear" w:color="auto" w:fill="BFBFBF" w:themeFill="background1" w:themeFillShade="BF"/>
          </w:tcPr>
          <w:p w:rsidR="00FE53EB" w:rsidP="00CE2675" w:rsidRDefault="00FE53EB" w14:paraId="0E1B4CC6" w14:textId="77777777">
            <w:pPr>
              <w:spacing w:line="264" w:lineRule="auto"/>
            </w:pPr>
            <w:r>
              <w:t>ID</w:t>
            </w:r>
          </w:p>
        </w:tc>
        <w:tc>
          <w:tcPr>
            <w:tcW w:w="7074" w:type="dxa"/>
            <w:shd w:val="clear" w:color="auto" w:fill="BFBFBF" w:themeFill="background1" w:themeFillShade="BF"/>
          </w:tcPr>
          <w:p w:rsidR="00FE53EB" w:rsidP="00CE2675" w:rsidRDefault="00FE53EB" w14:paraId="485CFFD3" w14:textId="5722CBBF">
            <w:pPr>
              <w:spacing w:line="264" w:lineRule="auto"/>
            </w:pPr>
            <w:r>
              <w:t>UC-Diagnostics-01</w:t>
            </w:r>
          </w:p>
        </w:tc>
      </w:tr>
      <w:tr w:rsidR="00FE53EB" w:rsidTr="00CE2675" w14:paraId="05760961" w14:textId="77777777">
        <w:tc>
          <w:tcPr>
            <w:tcW w:w="2151" w:type="dxa"/>
            <w:tcBorders>
              <w:top w:val="single" w:color="auto" w:sz="4" w:space="0"/>
              <w:left w:val="single" w:color="auto" w:sz="4" w:space="0"/>
              <w:bottom w:val="single" w:color="auto" w:sz="4" w:space="0"/>
              <w:right w:val="single" w:color="auto" w:sz="4" w:space="0"/>
            </w:tcBorders>
          </w:tcPr>
          <w:p w:rsidR="00FE53EB" w:rsidP="00CE2675" w:rsidRDefault="00FE53EB" w14:paraId="51442114"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00FE53EB" w:rsidP="00CE2675" w:rsidRDefault="00FE53EB" w14:paraId="3DB5E098" w14:textId="6C2A4812">
            <w:pPr>
              <w:spacing w:line="264" w:lineRule="auto"/>
              <w:rPr>
                <w:color w:val="000000" w:themeColor="text1"/>
              </w:rPr>
            </w:pPr>
            <w:r>
              <w:rPr>
                <w:color w:val="000000" w:themeColor="text1"/>
              </w:rPr>
              <w:t>Chẩn đoán mạng</w:t>
            </w:r>
          </w:p>
        </w:tc>
      </w:tr>
      <w:tr w:rsidR="00FE53EB" w:rsidTr="00CE2675" w14:paraId="013596E8" w14:textId="77777777">
        <w:tc>
          <w:tcPr>
            <w:tcW w:w="2151" w:type="dxa"/>
            <w:tcBorders>
              <w:top w:val="single" w:color="auto" w:sz="4" w:space="0"/>
              <w:left w:val="single" w:color="auto" w:sz="4" w:space="0"/>
              <w:bottom w:val="single" w:color="auto" w:sz="4" w:space="0"/>
              <w:right w:val="single" w:color="auto" w:sz="4" w:space="0"/>
            </w:tcBorders>
          </w:tcPr>
          <w:p w:rsidR="00FE53EB" w:rsidP="00CE2675" w:rsidRDefault="00FE53EB" w14:paraId="1C527FC5"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00FE53EB" w:rsidP="00A31961" w:rsidRDefault="00FE53EB" w14:paraId="23FC5E84" w14:textId="7018FCA1">
            <w:pPr>
              <w:pStyle w:val="ListParagraph"/>
              <w:numPr>
                <w:ilvl w:val="0"/>
                <w:numId w:val="51"/>
              </w:numPr>
              <w:spacing w:line="264" w:lineRule="auto"/>
              <w:rPr>
                <w:color w:val="000000" w:themeColor="text1"/>
              </w:rPr>
            </w:pPr>
            <w:r w:rsidRPr="620E1266">
              <w:rPr>
                <w:color w:val="000000" w:themeColor="text1"/>
              </w:rPr>
              <w:t>Người dùng đăng nhập và có kết nối tới thiết bị</w:t>
            </w:r>
          </w:p>
          <w:p w:rsidR="00FE53EB" w:rsidP="00A31961" w:rsidRDefault="00FE53EB" w14:paraId="23C2BF67" w14:textId="66C4C39D">
            <w:pPr>
              <w:pStyle w:val="ListParagraph"/>
              <w:numPr>
                <w:ilvl w:val="0"/>
                <w:numId w:val="51"/>
              </w:numPr>
              <w:spacing w:line="264" w:lineRule="auto"/>
              <w:rPr>
                <w:color w:val="000000" w:themeColor="text1"/>
              </w:rPr>
            </w:pPr>
            <w:r w:rsidRPr="620E1266">
              <w:rPr>
                <w:color w:val="000000" w:themeColor="text1"/>
              </w:rPr>
              <w:t xml:space="preserve">Người dùng chọn </w:t>
            </w:r>
            <w:r>
              <w:rPr>
                <w:color w:val="000000" w:themeColor="text1"/>
              </w:rPr>
              <w:t>tính năng Chẩn đoán mạng</w:t>
            </w:r>
          </w:p>
        </w:tc>
      </w:tr>
      <w:tr w:rsidR="00FE53EB" w:rsidTr="00CE2675" w14:paraId="313DEAA4" w14:textId="77777777">
        <w:tc>
          <w:tcPr>
            <w:tcW w:w="2151" w:type="dxa"/>
            <w:tcBorders>
              <w:top w:val="single" w:color="auto" w:sz="4" w:space="0"/>
              <w:left w:val="single" w:color="auto" w:sz="4" w:space="0"/>
              <w:bottom w:val="single" w:color="auto" w:sz="4" w:space="0"/>
              <w:right w:val="single" w:color="auto" w:sz="4" w:space="0"/>
            </w:tcBorders>
          </w:tcPr>
          <w:p w:rsidR="00FE53EB" w:rsidP="00CE2675" w:rsidRDefault="00FE53EB" w14:paraId="7FEAF681"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00FE53EB" w:rsidP="00CE2675" w:rsidRDefault="00FE53EB" w14:paraId="73FFA3DA" w14:textId="77777777">
            <w:pPr>
              <w:spacing w:line="264" w:lineRule="auto"/>
              <w:rPr>
                <w:color w:val="000000" w:themeColor="text1"/>
              </w:rPr>
            </w:pPr>
            <w:r w:rsidRPr="620E1266">
              <w:rPr>
                <w:color w:val="000000" w:themeColor="text1"/>
              </w:rPr>
              <w:t>NSD</w:t>
            </w:r>
          </w:p>
        </w:tc>
      </w:tr>
      <w:tr w:rsidR="00FE53EB" w:rsidTr="00CE2675" w14:paraId="261A08D7" w14:textId="77777777">
        <w:tc>
          <w:tcPr>
            <w:tcW w:w="2151" w:type="dxa"/>
            <w:tcBorders>
              <w:top w:val="single" w:color="auto" w:sz="4" w:space="0"/>
              <w:left w:val="single" w:color="auto" w:sz="4" w:space="0"/>
              <w:bottom w:val="single" w:color="auto" w:sz="4" w:space="0"/>
              <w:right w:val="single" w:color="auto" w:sz="4" w:space="0"/>
            </w:tcBorders>
          </w:tcPr>
          <w:p w:rsidR="00FE53EB" w:rsidP="00CE2675" w:rsidRDefault="00FE53EB" w14:paraId="2F5F6694"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00FE53EB" w:rsidP="00CE2675" w:rsidRDefault="00FE53EB" w14:paraId="606537C9" w14:textId="52947EBC">
            <w:pPr>
              <w:spacing w:line="264" w:lineRule="auto"/>
              <w:rPr>
                <w:color w:val="000000" w:themeColor="text1"/>
              </w:rPr>
            </w:pPr>
            <w:r w:rsidRPr="620E1266">
              <w:rPr>
                <w:color w:val="000000" w:themeColor="text1"/>
              </w:rPr>
              <w:t>NSD đã có kết nối tới thiết bị</w:t>
            </w:r>
          </w:p>
        </w:tc>
      </w:tr>
      <w:tr w:rsidR="00FE53EB" w:rsidTr="00CE2675" w14:paraId="44FE97AC" w14:textId="77777777">
        <w:tc>
          <w:tcPr>
            <w:tcW w:w="2151" w:type="dxa"/>
            <w:tcBorders>
              <w:top w:val="single" w:color="auto" w:sz="4" w:space="0"/>
              <w:left w:val="single" w:color="auto" w:sz="4" w:space="0"/>
              <w:bottom w:val="single" w:color="auto" w:sz="4" w:space="0"/>
              <w:right w:val="single" w:color="auto" w:sz="4" w:space="0"/>
            </w:tcBorders>
          </w:tcPr>
          <w:p w:rsidR="00FE53EB" w:rsidP="00CE2675" w:rsidRDefault="00FE53EB" w14:paraId="4FD1EC62"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00FE53EB" w:rsidP="00CE2675" w:rsidRDefault="00885367" w14:paraId="436641FE" w14:textId="397D27F3">
            <w:pPr>
              <w:spacing w:line="264" w:lineRule="auto"/>
              <w:rPr>
                <w:color w:val="000000" w:themeColor="text1"/>
              </w:rPr>
            </w:pPr>
            <w:r>
              <w:rPr>
                <w:color w:val="000000" w:themeColor="text1"/>
              </w:rPr>
              <w:t>Xem được thông tin mạng</w:t>
            </w:r>
          </w:p>
        </w:tc>
      </w:tr>
    </w:tbl>
    <w:p w:rsidRPr="00A37E62" w:rsidR="00E65E85" w:rsidP="00A37E62" w:rsidRDefault="7DAF6F3F" w14:paraId="29E237A4" w14:textId="7E3C478B">
      <w:pPr>
        <w:spacing w:line="264" w:lineRule="auto"/>
        <w:rPr>
          <w:b/>
          <w:bCs/>
        </w:rPr>
      </w:pPr>
      <w:r w:rsidRPr="57538E7C">
        <w:rPr>
          <w:b/>
          <w:bCs/>
        </w:rPr>
        <w:lastRenderedPageBreak/>
        <w:t xml:space="preserve">Sơ đồ quy trình nghiệp vụ </w:t>
      </w:r>
      <w:r w:rsidRPr="57538E7C" w:rsidR="7A371486">
        <w:rPr>
          <w:b/>
          <w:bCs/>
        </w:rPr>
        <w:t>chẩn đoán mạng</w:t>
      </w:r>
    </w:p>
    <w:p w:rsidRPr="00FE53EB" w:rsidR="00FE53EB" w:rsidP="57538E7C" w:rsidRDefault="57538E7C" w14:paraId="08A9A8B2" w14:textId="0183F22E">
      <w:pPr>
        <w:spacing w:line="264" w:lineRule="auto"/>
        <w:jc w:val="center"/>
      </w:pPr>
      <w:r>
        <w:rPr>
          <w:noProof/>
        </w:rPr>
        <w:drawing>
          <wp:inline distT="0" distB="0" distL="0" distR="0" wp14:anchorId="1E9CF088" wp14:editId="39DC1A26">
            <wp:extent cx="3514725" cy="4572000"/>
            <wp:effectExtent l="0" t="0" r="0" b="0"/>
            <wp:docPr id="1938429856" name="Picture 193842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514725" cy="4572000"/>
                    </a:xfrm>
                    <a:prstGeom prst="rect">
                      <a:avLst/>
                    </a:prstGeom>
                  </pic:spPr>
                </pic:pic>
              </a:graphicData>
            </a:graphic>
          </wp:inline>
        </w:drawing>
      </w:r>
    </w:p>
    <w:p w:rsidRPr="00A37E62" w:rsidR="00E65E85" w:rsidP="00E65E85" w:rsidRDefault="00E65E85" w14:paraId="667D5F0D" w14:textId="77777777">
      <w:pPr>
        <w:spacing w:line="264" w:lineRule="auto"/>
        <w:rPr>
          <w:b/>
          <w:bCs/>
        </w:rPr>
      </w:pPr>
      <w:r w:rsidRPr="00A37E62">
        <w:rPr>
          <w:b/>
          <w:bCs/>
        </w:rPr>
        <w:t>Giải thích quy trình:</w:t>
      </w:r>
    </w:p>
    <w:p w:rsidRPr="00090F8A" w:rsidR="00885367" w:rsidP="00A31961" w:rsidRDefault="00885367" w14:paraId="6FFF9985" w14:textId="3FA18DF1">
      <w:pPr>
        <w:pStyle w:val="ListParagraph"/>
        <w:numPr>
          <w:ilvl w:val="0"/>
          <w:numId w:val="52"/>
        </w:numPr>
        <w:spacing w:line="264" w:lineRule="auto"/>
      </w:pPr>
      <w:r>
        <w:t xml:space="preserve">NSD đăng nhập và có kết nối tới thiết bị </w:t>
      </w:r>
    </w:p>
    <w:p w:rsidRPr="00691199" w:rsidR="00885367" w:rsidP="6266F7CF" w:rsidRDefault="00885367" w14:paraId="3BB177D5" w14:textId="240B4257">
      <w:pPr>
        <w:pStyle w:val="ListParagraph"/>
        <w:numPr>
          <w:ilvl w:val="0"/>
          <w:numId w:val="52"/>
        </w:numPr>
        <w:spacing w:line="264" w:lineRule="auto"/>
        <w:rPr>
          <w:rFonts w:cs="Tahoma"/>
        </w:rPr>
      </w:pPr>
      <w:r w:rsidRPr="6266F7CF">
        <w:rPr>
          <w:rFonts w:cs="Tahoma"/>
        </w:rPr>
        <w:t>NSD truy cập tính năng kiểm tra mạng -&gt; Chọn Chẩn đoán mạng</w:t>
      </w:r>
    </w:p>
    <w:p w:rsidRPr="00FC5CA6" w:rsidR="00885367" w:rsidP="00A31961" w:rsidRDefault="00885367" w14:paraId="224EEB3D" w14:textId="57613BC2">
      <w:pPr>
        <w:pStyle w:val="ListParagraph"/>
        <w:numPr>
          <w:ilvl w:val="0"/>
          <w:numId w:val="52"/>
        </w:numPr>
        <w:spacing w:line="264" w:lineRule="auto"/>
      </w:pPr>
      <w:r>
        <w:t xml:space="preserve">NSD nhập </w:t>
      </w:r>
      <w:r w:rsidR="00CA333D">
        <w:t>thông tin địa chỉ IP đích để thực hiện ping test và trace route</w:t>
      </w:r>
    </w:p>
    <w:p w:rsidRPr="001D1C3A" w:rsidR="00885367" w:rsidP="6266F7CF" w:rsidRDefault="000820B3" w14:paraId="48A35A3A" w14:textId="5E4C1E5D">
      <w:pPr>
        <w:pStyle w:val="ListParagraph"/>
        <w:numPr>
          <w:ilvl w:val="0"/>
          <w:numId w:val="52"/>
        </w:numPr>
        <w:spacing w:line="264" w:lineRule="auto"/>
        <w:rPr>
          <w:rFonts w:cs="Tahoma"/>
        </w:rPr>
      </w:pPr>
      <w:r w:rsidRPr="6266F7CF">
        <w:rPr>
          <w:rFonts w:cs="Tahoma"/>
        </w:rPr>
        <w:t>Ứng dụng</w:t>
      </w:r>
      <w:r w:rsidRPr="6266F7CF" w:rsidR="00547551">
        <w:rPr>
          <w:rFonts w:cs="Tahoma"/>
        </w:rPr>
        <w:t xml:space="preserve"> gửi yêu cầu thực hiện chẩn đoán mạng tới thiết bị</w:t>
      </w:r>
    </w:p>
    <w:p w:rsidRPr="001D1C3A" w:rsidR="00885367" w:rsidP="6266F7CF" w:rsidRDefault="00C42FB5" w14:paraId="3DC93F75" w14:textId="2D805492">
      <w:pPr>
        <w:pStyle w:val="ListParagraph"/>
        <w:numPr>
          <w:ilvl w:val="0"/>
          <w:numId w:val="52"/>
        </w:numPr>
        <w:spacing w:line="264" w:lineRule="auto"/>
        <w:rPr>
          <w:rFonts w:cs="Tahoma"/>
        </w:rPr>
      </w:pPr>
      <w:r w:rsidRPr="6266F7CF">
        <w:rPr>
          <w:rFonts w:cs="Tahoma"/>
        </w:rPr>
        <w:t>Thiết bị thực hiện ping test/ trace route tới địa chỉ đích</w:t>
      </w:r>
    </w:p>
    <w:p w:rsidRPr="000820B3" w:rsidR="00885367" w:rsidP="6266F7CF" w:rsidRDefault="000820B3" w14:paraId="6C9443EB" w14:textId="3A089C3F">
      <w:pPr>
        <w:pStyle w:val="ListParagraph"/>
        <w:numPr>
          <w:ilvl w:val="0"/>
          <w:numId w:val="52"/>
        </w:numPr>
        <w:spacing w:line="264" w:lineRule="auto"/>
        <w:rPr>
          <w:rFonts w:cs="Tahoma"/>
        </w:rPr>
      </w:pPr>
      <w:r w:rsidRPr="6266F7CF">
        <w:rPr>
          <w:rFonts w:cs="Tahoma"/>
        </w:rPr>
        <w:t>Ứng dụng</w:t>
      </w:r>
      <w:r w:rsidRPr="6266F7CF" w:rsidR="00C42FB5">
        <w:rPr>
          <w:rFonts w:cs="Tahoma"/>
        </w:rPr>
        <w:t xml:space="preserve"> get kết quả chẩn đoán mạng</w:t>
      </w:r>
    </w:p>
    <w:p w:rsidR="00C42FB5" w:rsidP="00A31961" w:rsidRDefault="00C42FB5" w14:paraId="7A01D973" w14:textId="6CE7A7A7">
      <w:pPr>
        <w:pStyle w:val="ListParagraph"/>
        <w:numPr>
          <w:ilvl w:val="0"/>
          <w:numId w:val="52"/>
        </w:numPr>
        <w:spacing w:line="264" w:lineRule="auto"/>
      </w:pPr>
      <w:r>
        <w:t>NSD xem kết qu</w:t>
      </w:r>
      <w:r w:rsidR="00AE6A82">
        <w:t>ả kiểm tra mạng</w:t>
      </w:r>
    </w:p>
    <w:p w:rsidRPr="00C42FB5" w:rsidR="00E65E85" w:rsidP="00A31961" w:rsidRDefault="00885367" w14:paraId="5EA0B13B" w14:textId="6021568A">
      <w:pPr>
        <w:pStyle w:val="ListParagraph"/>
        <w:numPr>
          <w:ilvl w:val="0"/>
          <w:numId w:val="52"/>
        </w:numPr>
        <w:spacing w:line="264" w:lineRule="auto"/>
      </w:pPr>
      <w:r>
        <w:t>Kết thúc nghiệp vụ.</w:t>
      </w:r>
    </w:p>
    <w:p w:rsidR="00E65E85" w:rsidP="00E65E85" w:rsidRDefault="7B04F02F" w14:paraId="4A3A2038" w14:textId="7AC00ECF">
      <w:pPr>
        <w:pStyle w:val="Heading4"/>
        <w:spacing w:line="264" w:lineRule="auto"/>
      </w:pPr>
      <w:bookmarkStart w:name="_Toc879193342" w:id="128"/>
      <w:r>
        <w:t>Kiểm tra kết nối mạng Mesh</w:t>
      </w:r>
      <w:bookmarkEnd w:id="128"/>
    </w:p>
    <w:p w:rsidRPr="00236FAE" w:rsidR="00D94301" w:rsidP="00A31961" w:rsidRDefault="00D94301" w14:paraId="1C8CB9D7" w14:textId="77777777">
      <w:pPr>
        <w:pStyle w:val="ListParagraph"/>
        <w:numPr>
          <w:ilvl w:val="0"/>
          <w:numId w:val="32"/>
        </w:numPr>
        <w:spacing w:line="264" w:lineRule="auto"/>
      </w:pPr>
      <w:r w:rsidRPr="71557A0C">
        <w:rPr>
          <w:lang w:val="vi-VN"/>
        </w:rPr>
        <w:t xml:space="preserve">Chức năng này cho phép người sử dụng </w:t>
      </w:r>
      <w:r>
        <w:t>có thể kiểm tra kết nối của mạng Mesh hiện tại.</w:t>
      </w:r>
    </w:p>
    <w:p w:rsidRPr="00D94301" w:rsidR="00D94301" w:rsidP="00D94301" w:rsidRDefault="00D94301" w14:paraId="59B8AB33"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006B1756" w:rsidTr="00CE2675" w14:paraId="2A3995F6" w14:textId="77777777">
        <w:tc>
          <w:tcPr>
            <w:tcW w:w="2151" w:type="dxa"/>
            <w:shd w:val="clear" w:color="auto" w:fill="BFBFBF" w:themeFill="background1" w:themeFillShade="BF"/>
          </w:tcPr>
          <w:p w:rsidR="006B1756" w:rsidP="00CE2675" w:rsidRDefault="006B1756" w14:paraId="205DAEC6" w14:textId="77777777">
            <w:pPr>
              <w:spacing w:line="264" w:lineRule="auto"/>
            </w:pPr>
            <w:r>
              <w:t>ID</w:t>
            </w:r>
          </w:p>
        </w:tc>
        <w:tc>
          <w:tcPr>
            <w:tcW w:w="7074" w:type="dxa"/>
            <w:shd w:val="clear" w:color="auto" w:fill="BFBFBF" w:themeFill="background1" w:themeFillShade="BF"/>
          </w:tcPr>
          <w:p w:rsidR="006B1756" w:rsidP="00CE2675" w:rsidRDefault="006B1756" w14:paraId="4506A01F" w14:textId="0416E624">
            <w:pPr>
              <w:spacing w:line="264" w:lineRule="auto"/>
            </w:pPr>
            <w:r>
              <w:t>UC-Diagnostics-0</w:t>
            </w:r>
            <w:r w:rsidR="00D94301">
              <w:t>2</w:t>
            </w:r>
          </w:p>
        </w:tc>
      </w:tr>
      <w:tr w:rsidR="006B1756" w:rsidTr="00CE2675" w14:paraId="75A96E71" w14:textId="77777777">
        <w:tc>
          <w:tcPr>
            <w:tcW w:w="2151" w:type="dxa"/>
            <w:tcBorders>
              <w:top w:val="single" w:color="auto" w:sz="4" w:space="0"/>
              <w:left w:val="single" w:color="auto" w:sz="4" w:space="0"/>
              <w:bottom w:val="single" w:color="auto" w:sz="4" w:space="0"/>
              <w:right w:val="single" w:color="auto" w:sz="4" w:space="0"/>
            </w:tcBorders>
          </w:tcPr>
          <w:p w:rsidR="006B1756" w:rsidP="00CE2675" w:rsidRDefault="006B1756" w14:paraId="7E3AC9E4"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006B1756" w:rsidP="00CE2675" w:rsidRDefault="006B1756" w14:paraId="306033A1" w14:textId="47AC27D2">
            <w:pPr>
              <w:spacing w:line="264" w:lineRule="auto"/>
              <w:rPr>
                <w:color w:val="000000" w:themeColor="text1"/>
              </w:rPr>
            </w:pPr>
            <w:r>
              <w:rPr>
                <w:color w:val="000000" w:themeColor="text1"/>
              </w:rPr>
              <w:t xml:space="preserve">Kiểm tra </w:t>
            </w:r>
            <w:r w:rsidR="00D94301">
              <w:rPr>
                <w:color w:val="000000" w:themeColor="text1"/>
              </w:rPr>
              <w:t>kết nối mạng Mesh</w:t>
            </w:r>
          </w:p>
        </w:tc>
      </w:tr>
      <w:tr w:rsidR="006B1756" w:rsidTr="00CE2675" w14:paraId="6D7B6303" w14:textId="77777777">
        <w:tc>
          <w:tcPr>
            <w:tcW w:w="2151" w:type="dxa"/>
            <w:tcBorders>
              <w:top w:val="single" w:color="auto" w:sz="4" w:space="0"/>
              <w:left w:val="single" w:color="auto" w:sz="4" w:space="0"/>
              <w:bottom w:val="single" w:color="auto" w:sz="4" w:space="0"/>
              <w:right w:val="single" w:color="auto" w:sz="4" w:space="0"/>
            </w:tcBorders>
          </w:tcPr>
          <w:p w:rsidR="006B1756" w:rsidP="00CE2675" w:rsidRDefault="006B1756" w14:paraId="7FFEE5C6" w14:textId="77777777">
            <w:pPr>
              <w:spacing w:line="264" w:lineRule="auto"/>
            </w:pPr>
            <w:r>
              <w:lastRenderedPageBreak/>
              <w:t>Description</w:t>
            </w:r>
          </w:p>
        </w:tc>
        <w:tc>
          <w:tcPr>
            <w:tcW w:w="7074" w:type="dxa"/>
            <w:tcBorders>
              <w:top w:val="single" w:color="auto" w:sz="4" w:space="0"/>
              <w:left w:val="single" w:color="auto" w:sz="4" w:space="0"/>
              <w:bottom w:val="single" w:color="auto" w:sz="4" w:space="0"/>
              <w:right w:val="single" w:color="auto" w:sz="4" w:space="0"/>
            </w:tcBorders>
          </w:tcPr>
          <w:p w:rsidR="006B1756" w:rsidP="00A31961" w:rsidRDefault="006B1756" w14:paraId="70C1DF87" w14:textId="034102E7">
            <w:pPr>
              <w:pStyle w:val="ListParagraph"/>
              <w:numPr>
                <w:ilvl w:val="0"/>
                <w:numId w:val="53"/>
              </w:numPr>
              <w:spacing w:line="264" w:lineRule="auto"/>
              <w:rPr>
                <w:color w:val="000000" w:themeColor="text1"/>
              </w:rPr>
            </w:pPr>
            <w:r w:rsidRPr="620E1266">
              <w:rPr>
                <w:color w:val="000000" w:themeColor="text1"/>
              </w:rPr>
              <w:t>Người dùng đăng nhập và có kết nối tới thiết bị</w:t>
            </w:r>
          </w:p>
          <w:p w:rsidR="006B1756" w:rsidP="00A31961" w:rsidRDefault="006B1756" w14:paraId="58A92EF5" w14:textId="77777777">
            <w:pPr>
              <w:pStyle w:val="ListParagraph"/>
              <w:numPr>
                <w:ilvl w:val="0"/>
                <w:numId w:val="53"/>
              </w:numPr>
              <w:spacing w:line="264" w:lineRule="auto"/>
              <w:rPr>
                <w:color w:val="000000" w:themeColor="text1"/>
              </w:rPr>
            </w:pPr>
            <w:r w:rsidRPr="620E1266">
              <w:rPr>
                <w:color w:val="000000" w:themeColor="text1"/>
              </w:rPr>
              <w:t xml:space="preserve">Người dùng chọn </w:t>
            </w:r>
            <w:r>
              <w:rPr>
                <w:color w:val="000000" w:themeColor="text1"/>
              </w:rPr>
              <w:t>tính năng Chẩn đoán mạng</w:t>
            </w:r>
          </w:p>
        </w:tc>
      </w:tr>
      <w:tr w:rsidR="006B1756" w:rsidTr="00CE2675" w14:paraId="2511E9CD" w14:textId="77777777">
        <w:tc>
          <w:tcPr>
            <w:tcW w:w="2151" w:type="dxa"/>
            <w:tcBorders>
              <w:top w:val="single" w:color="auto" w:sz="4" w:space="0"/>
              <w:left w:val="single" w:color="auto" w:sz="4" w:space="0"/>
              <w:bottom w:val="single" w:color="auto" w:sz="4" w:space="0"/>
              <w:right w:val="single" w:color="auto" w:sz="4" w:space="0"/>
            </w:tcBorders>
          </w:tcPr>
          <w:p w:rsidR="006B1756" w:rsidP="00CE2675" w:rsidRDefault="006B1756" w14:paraId="31926D84"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006B1756" w:rsidP="00CE2675" w:rsidRDefault="006B1756" w14:paraId="59802B81" w14:textId="77777777">
            <w:pPr>
              <w:spacing w:line="264" w:lineRule="auto"/>
              <w:rPr>
                <w:color w:val="000000" w:themeColor="text1"/>
              </w:rPr>
            </w:pPr>
            <w:r w:rsidRPr="620E1266">
              <w:rPr>
                <w:color w:val="000000" w:themeColor="text1"/>
              </w:rPr>
              <w:t>NSD</w:t>
            </w:r>
          </w:p>
        </w:tc>
      </w:tr>
      <w:tr w:rsidR="006B1756" w:rsidTr="00CE2675" w14:paraId="48605C27" w14:textId="77777777">
        <w:tc>
          <w:tcPr>
            <w:tcW w:w="2151" w:type="dxa"/>
            <w:tcBorders>
              <w:top w:val="single" w:color="auto" w:sz="4" w:space="0"/>
              <w:left w:val="single" w:color="auto" w:sz="4" w:space="0"/>
              <w:bottom w:val="single" w:color="auto" w:sz="4" w:space="0"/>
              <w:right w:val="single" w:color="auto" w:sz="4" w:space="0"/>
            </w:tcBorders>
          </w:tcPr>
          <w:p w:rsidR="006B1756" w:rsidP="00CE2675" w:rsidRDefault="006B1756" w14:paraId="3B433391"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006B1756" w:rsidP="00CE2675" w:rsidRDefault="006B1756" w14:paraId="1C1E1034" w14:textId="77777777">
            <w:pPr>
              <w:spacing w:line="264" w:lineRule="auto"/>
              <w:rPr>
                <w:color w:val="000000" w:themeColor="text1"/>
              </w:rPr>
            </w:pPr>
            <w:r w:rsidRPr="620E1266">
              <w:rPr>
                <w:color w:val="000000" w:themeColor="text1"/>
              </w:rPr>
              <w:t>NSD đã có kết nối tới thiết bị</w:t>
            </w:r>
          </w:p>
        </w:tc>
      </w:tr>
      <w:tr w:rsidR="006B1756" w:rsidTr="00CE2675" w14:paraId="5B9BD8BE" w14:textId="77777777">
        <w:tc>
          <w:tcPr>
            <w:tcW w:w="2151" w:type="dxa"/>
            <w:tcBorders>
              <w:top w:val="single" w:color="auto" w:sz="4" w:space="0"/>
              <w:left w:val="single" w:color="auto" w:sz="4" w:space="0"/>
              <w:bottom w:val="single" w:color="auto" w:sz="4" w:space="0"/>
              <w:right w:val="single" w:color="auto" w:sz="4" w:space="0"/>
            </w:tcBorders>
          </w:tcPr>
          <w:p w:rsidR="006B1756" w:rsidP="00CE2675" w:rsidRDefault="006B1756" w14:paraId="33BC2607"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006B1756" w:rsidP="00CE2675" w:rsidRDefault="006B1756" w14:paraId="540B968F" w14:textId="77777777">
            <w:pPr>
              <w:spacing w:line="264" w:lineRule="auto"/>
              <w:rPr>
                <w:color w:val="000000" w:themeColor="text1"/>
              </w:rPr>
            </w:pPr>
            <w:r>
              <w:rPr>
                <w:color w:val="000000" w:themeColor="text1"/>
              </w:rPr>
              <w:t>Xem được thông tin mạng</w:t>
            </w:r>
          </w:p>
        </w:tc>
      </w:tr>
    </w:tbl>
    <w:p w:rsidR="00A37E62" w:rsidP="00A37E62" w:rsidRDefault="00A37E62" w14:paraId="00EB8683" w14:textId="77777777">
      <w:pPr>
        <w:spacing w:line="264" w:lineRule="auto"/>
        <w:rPr>
          <w:b/>
          <w:bCs/>
        </w:rPr>
      </w:pPr>
    </w:p>
    <w:p w:rsidR="00CC3AB5" w:rsidRDefault="00CC3AB5" w14:paraId="2E14E210" w14:textId="77777777">
      <w:pPr>
        <w:overflowPunct/>
        <w:autoSpaceDE/>
        <w:autoSpaceDN/>
        <w:adjustRightInd/>
        <w:spacing w:after="0"/>
        <w:jc w:val="left"/>
        <w:textAlignment w:val="auto"/>
        <w:rPr>
          <w:b/>
          <w:bCs/>
        </w:rPr>
      </w:pPr>
      <w:r>
        <w:rPr>
          <w:b/>
          <w:bCs/>
        </w:rPr>
        <w:br w:type="page"/>
      </w:r>
    </w:p>
    <w:p w:rsidRPr="00A37E62" w:rsidR="00D94301" w:rsidP="00A37E62" w:rsidRDefault="7DAF6F3F" w14:paraId="15B7595E" w14:textId="4D25615C">
      <w:pPr>
        <w:spacing w:line="264" w:lineRule="auto"/>
        <w:rPr>
          <w:b/>
          <w:bCs/>
        </w:rPr>
      </w:pPr>
      <w:r w:rsidRPr="57538E7C">
        <w:rPr>
          <w:b/>
          <w:bCs/>
        </w:rPr>
        <w:lastRenderedPageBreak/>
        <w:t xml:space="preserve">Sơ đồ quy trình nghiệp vụ </w:t>
      </w:r>
      <w:r w:rsidRPr="57538E7C" w:rsidR="564890D0">
        <w:rPr>
          <w:b/>
          <w:bCs/>
        </w:rPr>
        <w:t>kiểm tra kết nối mạng Mesh</w:t>
      </w:r>
    </w:p>
    <w:p w:rsidRPr="00D94301" w:rsidR="00947EA0" w:rsidP="57538E7C" w:rsidRDefault="57538E7C" w14:paraId="69DED8C7" w14:textId="263B7F18">
      <w:pPr>
        <w:spacing w:line="264" w:lineRule="auto"/>
        <w:ind w:left="360"/>
        <w:jc w:val="center"/>
      </w:pPr>
      <w:r>
        <w:rPr>
          <w:noProof/>
        </w:rPr>
        <w:drawing>
          <wp:inline distT="0" distB="0" distL="0" distR="0" wp14:anchorId="0AAB35EB" wp14:editId="271CE0CA">
            <wp:extent cx="3857625" cy="4572000"/>
            <wp:effectExtent l="0" t="0" r="0" b="0"/>
            <wp:docPr id="985604601" name="Picture 98560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857625" cy="4572000"/>
                    </a:xfrm>
                    <a:prstGeom prst="rect">
                      <a:avLst/>
                    </a:prstGeom>
                  </pic:spPr>
                </pic:pic>
              </a:graphicData>
            </a:graphic>
          </wp:inline>
        </w:drawing>
      </w:r>
    </w:p>
    <w:p w:rsidRPr="00A37E62" w:rsidR="00E65E85" w:rsidP="00A37E62" w:rsidRDefault="00E65E85" w14:paraId="7C26CAA6" w14:textId="6EE8E47D">
      <w:pPr>
        <w:spacing w:line="264" w:lineRule="auto"/>
        <w:rPr>
          <w:b/>
          <w:bCs/>
        </w:rPr>
      </w:pPr>
      <w:r w:rsidRPr="00A37E62">
        <w:rPr>
          <w:b/>
          <w:bCs/>
        </w:rPr>
        <w:t>Giải thích quy trình:</w:t>
      </w:r>
    </w:p>
    <w:p w:rsidRPr="00090F8A" w:rsidR="002913C2" w:rsidP="00A31961" w:rsidRDefault="002913C2" w14:paraId="29DB4B21" w14:textId="77777777">
      <w:pPr>
        <w:pStyle w:val="ListParagraph"/>
        <w:numPr>
          <w:ilvl w:val="0"/>
          <w:numId w:val="54"/>
        </w:numPr>
        <w:spacing w:line="264" w:lineRule="auto"/>
      </w:pPr>
      <w:r>
        <w:t xml:space="preserve">NSD đăng nhập và có kết nối tới thiết bị </w:t>
      </w:r>
    </w:p>
    <w:p w:rsidRPr="00691199" w:rsidR="002913C2" w:rsidP="6266F7CF" w:rsidRDefault="002913C2" w14:paraId="5CDE019C" w14:textId="3FEB6CC7">
      <w:pPr>
        <w:pStyle w:val="ListParagraph"/>
        <w:numPr>
          <w:ilvl w:val="0"/>
          <w:numId w:val="54"/>
        </w:numPr>
        <w:spacing w:line="264" w:lineRule="auto"/>
        <w:rPr>
          <w:rFonts w:cs="Tahoma"/>
        </w:rPr>
      </w:pPr>
      <w:r w:rsidRPr="6266F7CF">
        <w:rPr>
          <w:rFonts w:cs="Tahoma"/>
        </w:rPr>
        <w:t xml:space="preserve">NSD truy cập tính năng kiểm tra mạng -&gt; Chọn </w:t>
      </w:r>
      <w:r w:rsidRPr="6266F7CF" w:rsidR="002B3C15">
        <w:rPr>
          <w:rFonts w:cs="Tahoma"/>
        </w:rPr>
        <w:t>Kiểm tra mạng Mesh</w:t>
      </w:r>
    </w:p>
    <w:p w:rsidRPr="001D1C3A" w:rsidR="002913C2" w:rsidP="6266F7CF" w:rsidRDefault="00EE26D3" w14:paraId="6A80B0C6" w14:textId="1775B839">
      <w:pPr>
        <w:pStyle w:val="ListParagraph"/>
        <w:numPr>
          <w:ilvl w:val="0"/>
          <w:numId w:val="54"/>
        </w:numPr>
        <w:spacing w:line="264" w:lineRule="auto"/>
        <w:rPr>
          <w:rFonts w:cs="Tahoma"/>
        </w:rPr>
      </w:pPr>
      <w:r w:rsidRPr="6266F7CF">
        <w:rPr>
          <w:rFonts w:cs="Tahoma"/>
        </w:rPr>
        <w:t>Ứng dụng</w:t>
      </w:r>
      <w:r w:rsidRPr="6266F7CF" w:rsidR="002913C2">
        <w:rPr>
          <w:rFonts w:cs="Tahoma"/>
        </w:rPr>
        <w:t xml:space="preserve"> gửi yêu cầu thực hiện </w:t>
      </w:r>
      <w:r w:rsidRPr="6266F7CF" w:rsidR="002B3C15">
        <w:rPr>
          <w:rFonts w:cs="Tahoma"/>
        </w:rPr>
        <w:t>kiểm tra mạng Mesh</w:t>
      </w:r>
      <w:r w:rsidRPr="6266F7CF" w:rsidR="002913C2">
        <w:rPr>
          <w:rFonts w:cs="Tahoma"/>
        </w:rPr>
        <w:t xml:space="preserve"> tới thiết bị</w:t>
      </w:r>
    </w:p>
    <w:p w:rsidRPr="001D1C3A" w:rsidR="002913C2" w:rsidP="6266F7CF" w:rsidRDefault="177A698F" w14:paraId="660A88CC" w14:textId="2284651B">
      <w:pPr>
        <w:pStyle w:val="ListParagraph"/>
        <w:numPr>
          <w:ilvl w:val="0"/>
          <w:numId w:val="54"/>
        </w:numPr>
        <w:spacing w:line="264" w:lineRule="auto"/>
        <w:rPr>
          <w:rFonts w:cs="Tahoma"/>
        </w:rPr>
      </w:pPr>
      <w:r w:rsidRPr="6266F7CF">
        <w:rPr>
          <w:rFonts w:cs="Tahoma"/>
        </w:rPr>
        <w:t xml:space="preserve">Thiết bị thực hiện </w:t>
      </w:r>
      <w:r w:rsidRPr="6266F7CF" w:rsidR="0AE45E6A">
        <w:rPr>
          <w:rFonts w:cs="Tahoma"/>
        </w:rPr>
        <w:t>kiểm tra trạng thái kết nối tới các node mạng</w:t>
      </w:r>
    </w:p>
    <w:p w:rsidR="33D17D1E" w:rsidP="33D17D1E" w:rsidRDefault="33D17D1E" w14:paraId="656B093B" w14:textId="74915A4E">
      <w:pPr>
        <w:pStyle w:val="ListParagraph"/>
        <w:numPr>
          <w:ilvl w:val="0"/>
          <w:numId w:val="54"/>
        </w:numPr>
        <w:spacing w:line="264" w:lineRule="auto"/>
        <w:rPr>
          <w:rFonts w:cs="Tahoma"/>
          <w:highlight w:val="yellow"/>
        </w:rPr>
      </w:pPr>
      <w:r w:rsidRPr="33D17D1E">
        <w:rPr>
          <w:rFonts w:cs="Tahoma"/>
          <w:highlight w:val="yellow"/>
        </w:rPr>
        <w:t>Ứng dụng hiển thị thông tin mạng bao gồm:</w:t>
      </w:r>
    </w:p>
    <w:p w:rsidR="33D17D1E" w:rsidP="33D17D1E" w:rsidRDefault="33D17D1E" w14:paraId="5C9A1984" w14:textId="598D6CA3">
      <w:pPr>
        <w:pStyle w:val="ListParagraph"/>
        <w:numPr>
          <w:ilvl w:val="1"/>
          <w:numId w:val="54"/>
        </w:numPr>
        <w:spacing w:line="264" w:lineRule="auto"/>
        <w:rPr>
          <w:rFonts w:cs="Tahoma"/>
          <w:highlight w:val="yellow"/>
        </w:rPr>
      </w:pPr>
      <w:r w:rsidRPr="33D17D1E">
        <w:rPr>
          <w:rFonts w:cs="Tahoma"/>
          <w:highlight w:val="yellow"/>
        </w:rPr>
        <w:t>Trạng thái hoạt động của mỗi node (Online/Offline)</w:t>
      </w:r>
    </w:p>
    <w:p w:rsidR="33D17D1E" w:rsidP="33D17D1E" w:rsidRDefault="33D17D1E" w14:paraId="338D0A1B" w14:textId="45BC5BD6">
      <w:pPr>
        <w:pStyle w:val="ListParagraph"/>
        <w:numPr>
          <w:ilvl w:val="1"/>
          <w:numId w:val="54"/>
        </w:numPr>
        <w:spacing w:line="264" w:lineRule="auto"/>
        <w:rPr>
          <w:rFonts w:cs="Tahoma"/>
          <w:highlight w:val="yellow"/>
        </w:rPr>
      </w:pPr>
      <w:r w:rsidRPr="33D17D1E">
        <w:rPr>
          <w:rFonts w:cs="Tahoma"/>
          <w:highlight w:val="yellow"/>
        </w:rPr>
        <w:t>Thông tin kết nối giữa các node trong mạng (Ethernet/WiFi, uplink Node)</w:t>
      </w:r>
    </w:p>
    <w:p w:rsidR="33D17D1E" w:rsidP="33D17D1E" w:rsidRDefault="33D17D1E" w14:paraId="24B2D280" w14:textId="3F182AA3">
      <w:pPr>
        <w:pStyle w:val="ListParagraph"/>
        <w:numPr>
          <w:ilvl w:val="1"/>
          <w:numId w:val="54"/>
        </w:numPr>
        <w:spacing w:line="264" w:lineRule="auto"/>
        <w:rPr>
          <w:rFonts w:cs="Tahoma"/>
          <w:highlight w:val="yellow"/>
        </w:rPr>
      </w:pPr>
      <w:r w:rsidRPr="33D17D1E">
        <w:rPr>
          <w:rFonts w:cs="Tahoma"/>
          <w:highlight w:val="yellow"/>
        </w:rPr>
        <w:t>Thông tin chất lượng kết nối (tốt/khá/yếu được xác định dựa vào thông tin cường độ tín hiệu được cung cấp từ thiết bị)</w:t>
      </w:r>
    </w:p>
    <w:p w:rsidR="002913C2" w:rsidP="00A31961" w:rsidRDefault="177A698F" w14:paraId="137A03F4" w14:textId="77777777">
      <w:pPr>
        <w:pStyle w:val="ListParagraph"/>
        <w:numPr>
          <w:ilvl w:val="0"/>
          <w:numId w:val="54"/>
        </w:numPr>
        <w:spacing w:line="264" w:lineRule="auto"/>
      </w:pPr>
      <w:r>
        <w:t>NSD xem kết quả kiểm tra mạng</w:t>
      </w:r>
    </w:p>
    <w:p w:rsidRPr="00D80098" w:rsidR="00E65E85" w:rsidP="00A31961" w:rsidRDefault="177A698F" w14:paraId="65DB12E6" w14:textId="6B92BA37">
      <w:pPr>
        <w:pStyle w:val="ListParagraph"/>
        <w:numPr>
          <w:ilvl w:val="0"/>
          <w:numId w:val="54"/>
        </w:numPr>
        <w:spacing w:line="264" w:lineRule="auto"/>
      </w:pPr>
      <w:r>
        <w:t>Kết thúc nghiệp vụ.</w:t>
      </w:r>
    </w:p>
    <w:p w:rsidR="00E65E85" w:rsidP="00E65E85" w:rsidRDefault="6F0850E2" w14:paraId="23178CF0" w14:textId="07F9F329">
      <w:pPr>
        <w:pStyle w:val="Heading4"/>
        <w:spacing w:line="264" w:lineRule="auto"/>
      </w:pPr>
      <w:bookmarkStart w:name="_Toc1280115967" w:id="129"/>
      <w:r>
        <w:t>Kiểm tra tín hiệu quang</w:t>
      </w:r>
      <w:bookmarkEnd w:id="129"/>
    </w:p>
    <w:p w:rsidR="2A0EE06E" w:rsidP="00A31961" w:rsidRDefault="2A0EE06E" w14:paraId="542CF11A" w14:textId="50C1F9FE">
      <w:pPr>
        <w:pStyle w:val="ListParagraph"/>
        <w:numPr>
          <w:ilvl w:val="0"/>
          <w:numId w:val="32"/>
        </w:numPr>
        <w:spacing w:line="264" w:lineRule="auto"/>
      </w:pPr>
      <w:r w:rsidRPr="71557A0C">
        <w:rPr>
          <w:lang w:val="vi-VN"/>
        </w:rPr>
        <w:t xml:space="preserve">Chức năng này cho phép người sử dụng </w:t>
      </w:r>
      <w:r>
        <w:t>có thể kiểm tra tín hiệu quang của ONT.</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00D80098" w:rsidTr="69A2FB1E" w14:paraId="5D8CE1DF" w14:textId="77777777">
        <w:tc>
          <w:tcPr>
            <w:tcW w:w="2151" w:type="dxa"/>
            <w:shd w:val="clear" w:color="auto" w:fill="BFBFBF" w:themeFill="background1" w:themeFillShade="BF"/>
          </w:tcPr>
          <w:p w:rsidR="00D80098" w:rsidP="00CE2675" w:rsidRDefault="00D80098" w14:paraId="40EE9B64" w14:textId="77777777">
            <w:pPr>
              <w:spacing w:line="264" w:lineRule="auto"/>
            </w:pPr>
            <w:r>
              <w:t>ID</w:t>
            </w:r>
          </w:p>
        </w:tc>
        <w:tc>
          <w:tcPr>
            <w:tcW w:w="7074" w:type="dxa"/>
            <w:shd w:val="clear" w:color="auto" w:fill="BFBFBF" w:themeFill="background1" w:themeFillShade="BF"/>
          </w:tcPr>
          <w:p w:rsidR="00D80098" w:rsidP="00CE2675" w:rsidRDefault="0DEDF36C" w14:paraId="1CCC1D4D" w14:textId="458001B4">
            <w:pPr>
              <w:spacing w:line="264" w:lineRule="auto"/>
            </w:pPr>
            <w:r>
              <w:t>UC-Diagnostics-03</w:t>
            </w:r>
          </w:p>
        </w:tc>
      </w:tr>
      <w:tr w:rsidRPr="00306B7C" w:rsidR="00D80098" w:rsidTr="69A2FB1E" w14:paraId="50DA9E0F" w14:textId="77777777">
        <w:tc>
          <w:tcPr>
            <w:tcW w:w="2151" w:type="dxa"/>
            <w:tcBorders>
              <w:top w:val="single" w:color="auto" w:sz="4" w:space="0"/>
              <w:left w:val="single" w:color="auto" w:sz="4" w:space="0"/>
              <w:bottom w:val="single" w:color="auto" w:sz="4" w:space="0"/>
              <w:right w:val="single" w:color="auto" w:sz="4" w:space="0"/>
            </w:tcBorders>
          </w:tcPr>
          <w:p w:rsidR="00D80098" w:rsidP="00CE2675" w:rsidRDefault="00D80098" w14:paraId="00C20C1F" w14:textId="77777777">
            <w:pPr>
              <w:spacing w:line="264" w:lineRule="auto"/>
            </w:pPr>
            <w:r>
              <w:lastRenderedPageBreak/>
              <w:t>Name</w:t>
            </w:r>
          </w:p>
        </w:tc>
        <w:tc>
          <w:tcPr>
            <w:tcW w:w="7074" w:type="dxa"/>
            <w:tcBorders>
              <w:top w:val="single" w:color="auto" w:sz="4" w:space="0"/>
              <w:left w:val="single" w:color="auto" w:sz="4" w:space="0"/>
              <w:bottom w:val="single" w:color="auto" w:sz="4" w:space="0"/>
              <w:right w:val="single" w:color="auto" w:sz="4" w:space="0"/>
            </w:tcBorders>
          </w:tcPr>
          <w:p w:rsidRPr="002F7CE8" w:rsidR="00D80098" w:rsidP="00CE2675" w:rsidRDefault="00D80098" w14:paraId="2F57A827" w14:textId="782E2A80">
            <w:pPr>
              <w:spacing w:line="264" w:lineRule="auto"/>
              <w:rPr>
                <w:color w:val="000000" w:themeColor="text1"/>
                <w:lang w:val="fr-FR"/>
              </w:rPr>
            </w:pPr>
            <w:r w:rsidRPr="002F7CE8">
              <w:rPr>
                <w:color w:val="000000" w:themeColor="text1"/>
                <w:lang w:val="fr-FR"/>
              </w:rPr>
              <w:t>Kiểm tra</w:t>
            </w:r>
            <w:r w:rsidRPr="002F7CE8" w:rsidR="00DC5EDE">
              <w:rPr>
                <w:color w:val="000000" w:themeColor="text1"/>
                <w:lang w:val="fr-FR"/>
              </w:rPr>
              <w:t xml:space="preserve"> tín hiệu quang</w:t>
            </w:r>
          </w:p>
        </w:tc>
      </w:tr>
      <w:tr w:rsidR="00D80098" w:rsidTr="69A2FB1E" w14:paraId="5E0877D7" w14:textId="77777777">
        <w:tc>
          <w:tcPr>
            <w:tcW w:w="2151" w:type="dxa"/>
            <w:tcBorders>
              <w:top w:val="single" w:color="auto" w:sz="4" w:space="0"/>
              <w:left w:val="single" w:color="auto" w:sz="4" w:space="0"/>
              <w:bottom w:val="single" w:color="auto" w:sz="4" w:space="0"/>
              <w:right w:val="single" w:color="auto" w:sz="4" w:space="0"/>
            </w:tcBorders>
          </w:tcPr>
          <w:p w:rsidR="00D80098" w:rsidP="00CE2675" w:rsidRDefault="00D80098" w14:paraId="6DEE8C23"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00D80098" w:rsidP="00A31961" w:rsidRDefault="00D80098" w14:paraId="73830569" w14:textId="1E216C36">
            <w:pPr>
              <w:pStyle w:val="ListParagraph"/>
              <w:numPr>
                <w:ilvl w:val="0"/>
                <w:numId w:val="55"/>
              </w:numPr>
              <w:spacing w:line="264" w:lineRule="auto"/>
              <w:rPr>
                <w:color w:val="000000" w:themeColor="text1"/>
              </w:rPr>
            </w:pPr>
            <w:r w:rsidRPr="620E1266">
              <w:rPr>
                <w:color w:val="000000" w:themeColor="text1"/>
              </w:rPr>
              <w:t>Người dùng đăng nhập và có kết nối tới thiết bị</w:t>
            </w:r>
          </w:p>
          <w:p w:rsidR="00D80098" w:rsidP="00A31961" w:rsidRDefault="0DEDF36C" w14:paraId="0473802A" w14:textId="2A228B0C">
            <w:pPr>
              <w:pStyle w:val="ListParagraph"/>
              <w:numPr>
                <w:ilvl w:val="0"/>
                <w:numId w:val="55"/>
              </w:numPr>
              <w:spacing w:line="264" w:lineRule="auto"/>
              <w:rPr>
                <w:color w:val="000000" w:themeColor="text1"/>
              </w:rPr>
            </w:pPr>
            <w:r w:rsidRPr="69A2FB1E">
              <w:rPr>
                <w:color w:val="000000" w:themeColor="text1"/>
              </w:rPr>
              <w:t>Người dùng chọn tính năng Kiểm tra thông tin quang</w:t>
            </w:r>
          </w:p>
        </w:tc>
      </w:tr>
      <w:tr w:rsidR="00D80098" w:rsidTr="69A2FB1E" w14:paraId="64E1C29E" w14:textId="77777777">
        <w:tc>
          <w:tcPr>
            <w:tcW w:w="2151" w:type="dxa"/>
            <w:tcBorders>
              <w:top w:val="single" w:color="auto" w:sz="4" w:space="0"/>
              <w:left w:val="single" w:color="auto" w:sz="4" w:space="0"/>
              <w:bottom w:val="single" w:color="auto" w:sz="4" w:space="0"/>
              <w:right w:val="single" w:color="auto" w:sz="4" w:space="0"/>
            </w:tcBorders>
          </w:tcPr>
          <w:p w:rsidR="00D80098" w:rsidP="00CE2675" w:rsidRDefault="00D80098" w14:paraId="05EA4FDF"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00D80098" w:rsidP="00CE2675" w:rsidRDefault="00D80098" w14:paraId="0906CC8C" w14:textId="77777777">
            <w:pPr>
              <w:spacing w:line="264" w:lineRule="auto"/>
              <w:rPr>
                <w:color w:val="000000" w:themeColor="text1"/>
              </w:rPr>
            </w:pPr>
            <w:r w:rsidRPr="620E1266">
              <w:rPr>
                <w:color w:val="000000" w:themeColor="text1"/>
              </w:rPr>
              <w:t>NSD</w:t>
            </w:r>
          </w:p>
        </w:tc>
      </w:tr>
      <w:tr w:rsidR="00D80098" w:rsidTr="69A2FB1E" w14:paraId="2DD71A65" w14:textId="77777777">
        <w:tc>
          <w:tcPr>
            <w:tcW w:w="2151" w:type="dxa"/>
            <w:tcBorders>
              <w:top w:val="single" w:color="auto" w:sz="4" w:space="0"/>
              <w:left w:val="single" w:color="auto" w:sz="4" w:space="0"/>
              <w:bottom w:val="single" w:color="auto" w:sz="4" w:space="0"/>
              <w:right w:val="single" w:color="auto" w:sz="4" w:space="0"/>
            </w:tcBorders>
          </w:tcPr>
          <w:p w:rsidR="00D80098" w:rsidP="00CE2675" w:rsidRDefault="00D80098" w14:paraId="43F4043C"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00D80098" w:rsidP="00CE2675" w:rsidRDefault="00D80098" w14:paraId="03534DAA" w14:textId="77777777">
            <w:pPr>
              <w:spacing w:line="264" w:lineRule="auto"/>
              <w:rPr>
                <w:color w:val="000000" w:themeColor="text1"/>
              </w:rPr>
            </w:pPr>
            <w:r w:rsidRPr="620E1266">
              <w:rPr>
                <w:color w:val="000000" w:themeColor="text1"/>
              </w:rPr>
              <w:t>NSD đã có kết nối tới thiết bị</w:t>
            </w:r>
          </w:p>
        </w:tc>
      </w:tr>
      <w:tr w:rsidR="00D80098" w:rsidTr="69A2FB1E" w14:paraId="1F0CD309" w14:textId="77777777">
        <w:tc>
          <w:tcPr>
            <w:tcW w:w="2151" w:type="dxa"/>
            <w:tcBorders>
              <w:top w:val="single" w:color="auto" w:sz="4" w:space="0"/>
              <w:left w:val="single" w:color="auto" w:sz="4" w:space="0"/>
              <w:bottom w:val="single" w:color="auto" w:sz="4" w:space="0"/>
              <w:right w:val="single" w:color="auto" w:sz="4" w:space="0"/>
            </w:tcBorders>
          </w:tcPr>
          <w:p w:rsidR="00D80098" w:rsidP="00CE2675" w:rsidRDefault="00D80098" w14:paraId="301C71E8"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00D80098" w:rsidP="00CE2675" w:rsidRDefault="00D80098" w14:paraId="4E4A9A43" w14:textId="77777777">
            <w:pPr>
              <w:spacing w:line="264" w:lineRule="auto"/>
              <w:rPr>
                <w:color w:val="000000" w:themeColor="text1"/>
              </w:rPr>
            </w:pPr>
            <w:r>
              <w:rPr>
                <w:color w:val="000000" w:themeColor="text1"/>
              </w:rPr>
              <w:t>Xem được thông tin mạng</w:t>
            </w:r>
          </w:p>
        </w:tc>
      </w:tr>
    </w:tbl>
    <w:p w:rsidRPr="00D80098" w:rsidR="00D80098" w:rsidP="00D80098" w:rsidRDefault="00D80098" w14:paraId="05B9B8AE" w14:textId="77777777"/>
    <w:p w:rsidRPr="00A37E62" w:rsidR="00C80EB5" w:rsidP="00A37E62" w:rsidRDefault="564890D0" w14:paraId="41E110B8" w14:textId="03BFE2AF">
      <w:pPr>
        <w:spacing w:line="264" w:lineRule="auto"/>
        <w:rPr>
          <w:b/>
          <w:bCs/>
        </w:rPr>
      </w:pPr>
      <w:r w:rsidRPr="57538E7C">
        <w:rPr>
          <w:b/>
          <w:bCs/>
        </w:rPr>
        <w:t>Sơ đồ quy trình nghiệp vụ kiểm tra tín hiệu quang</w:t>
      </w:r>
    </w:p>
    <w:p w:rsidR="69A2FB1E" w:rsidP="57538E7C" w:rsidRDefault="57538E7C" w14:paraId="6A9CB604" w14:textId="59D45958">
      <w:pPr>
        <w:spacing w:line="264" w:lineRule="auto"/>
        <w:jc w:val="center"/>
      </w:pPr>
      <w:r>
        <w:rPr>
          <w:noProof/>
        </w:rPr>
        <w:drawing>
          <wp:inline distT="0" distB="0" distL="0" distR="0" wp14:anchorId="624A477E" wp14:editId="423FE2EC">
            <wp:extent cx="3857625" cy="4572000"/>
            <wp:effectExtent l="0" t="0" r="0" b="0"/>
            <wp:docPr id="2067866318" name="Picture 2067866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857625" cy="4572000"/>
                    </a:xfrm>
                    <a:prstGeom prst="rect">
                      <a:avLst/>
                    </a:prstGeom>
                  </pic:spPr>
                </pic:pic>
              </a:graphicData>
            </a:graphic>
          </wp:inline>
        </w:drawing>
      </w:r>
    </w:p>
    <w:p w:rsidR="00A37E62" w:rsidP="00C80EB5" w:rsidRDefault="00A37E62" w14:paraId="0534BD2D" w14:textId="77777777">
      <w:pPr>
        <w:spacing w:line="264" w:lineRule="auto"/>
        <w:rPr>
          <w:b/>
          <w:bCs/>
        </w:rPr>
      </w:pPr>
    </w:p>
    <w:p w:rsidRPr="00A37E62" w:rsidR="00C80EB5" w:rsidP="00C80EB5" w:rsidRDefault="2A0EE06E" w14:paraId="724B3FFA" w14:textId="3734F200">
      <w:pPr>
        <w:spacing w:line="264" w:lineRule="auto"/>
        <w:rPr>
          <w:b/>
          <w:bCs/>
        </w:rPr>
      </w:pPr>
      <w:r w:rsidRPr="00A37E62">
        <w:rPr>
          <w:b/>
          <w:bCs/>
        </w:rPr>
        <w:t>Giải thích quy trình:</w:t>
      </w:r>
    </w:p>
    <w:p w:rsidR="36C19F35" w:rsidP="00A31961" w:rsidRDefault="36C19F35" w14:paraId="73225D20" w14:textId="70BE28DE">
      <w:pPr>
        <w:pStyle w:val="ListParagraph"/>
        <w:numPr>
          <w:ilvl w:val="0"/>
          <w:numId w:val="44"/>
        </w:numPr>
        <w:spacing w:line="264" w:lineRule="auto"/>
      </w:pPr>
      <w:r>
        <w:t xml:space="preserve">NSD đăng nhập và có kết nối tới thiết bị </w:t>
      </w:r>
    </w:p>
    <w:p w:rsidR="36C19F35" w:rsidP="00A31961" w:rsidRDefault="36C19F35" w14:paraId="2DE4CD7F" w14:textId="3951271D">
      <w:pPr>
        <w:pStyle w:val="ListParagraph"/>
        <w:numPr>
          <w:ilvl w:val="0"/>
          <w:numId w:val="44"/>
        </w:numPr>
        <w:spacing w:line="264" w:lineRule="auto"/>
        <w:rPr>
          <w:rFonts w:cs="Tahoma"/>
        </w:rPr>
      </w:pPr>
      <w:r w:rsidRPr="69A2FB1E">
        <w:rPr>
          <w:rFonts w:cs="Tahoma"/>
        </w:rPr>
        <w:t xml:space="preserve">NSD truy cập tính năng kiểm tra mạng -&gt; Chọn </w:t>
      </w:r>
      <w:r w:rsidRPr="69A2FB1E" w:rsidR="048F0FAB">
        <w:rPr>
          <w:rFonts w:cs="Tahoma"/>
        </w:rPr>
        <w:t>Kiểm tra tín hiệu quang</w:t>
      </w:r>
    </w:p>
    <w:p w:rsidR="36C19F35" w:rsidP="00A31961" w:rsidRDefault="00CC3AB5" w14:paraId="2C5068A7" w14:textId="43E53801">
      <w:pPr>
        <w:pStyle w:val="ListParagraph"/>
        <w:numPr>
          <w:ilvl w:val="0"/>
          <w:numId w:val="44"/>
        </w:numPr>
        <w:spacing w:line="264" w:lineRule="auto"/>
        <w:rPr>
          <w:rFonts w:cs="Tahoma"/>
        </w:rPr>
      </w:pPr>
      <w:r>
        <w:rPr>
          <w:rFonts w:cs="Tahoma"/>
        </w:rPr>
        <w:t>Ứng dụng</w:t>
      </w:r>
      <w:r w:rsidRPr="69A2FB1E" w:rsidR="36C19F35">
        <w:rPr>
          <w:rFonts w:cs="Tahoma"/>
        </w:rPr>
        <w:t xml:space="preserve"> gửi yêu cầu thực hiện </w:t>
      </w:r>
      <w:r w:rsidRPr="69A2FB1E" w:rsidR="048F0FAB">
        <w:rPr>
          <w:rFonts w:cs="Tahoma"/>
        </w:rPr>
        <w:t>kiểm tra</w:t>
      </w:r>
      <w:r w:rsidRPr="69A2FB1E" w:rsidR="36C19F35">
        <w:rPr>
          <w:rFonts w:cs="Tahoma"/>
        </w:rPr>
        <w:t xml:space="preserve"> tới thiết bị</w:t>
      </w:r>
    </w:p>
    <w:p w:rsidR="36C19F35" w:rsidP="00A31961" w:rsidRDefault="36C19F35" w14:paraId="13AA2284" w14:textId="148677B9">
      <w:pPr>
        <w:pStyle w:val="ListParagraph"/>
        <w:numPr>
          <w:ilvl w:val="0"/>
          <w:numId w:val="44"/>
        </w:numPr>
        <w:spacing w:line="264" w:lineRule="auto"/>
        <w:rPr>
          <w:rFonts w:cs="Tahoma"/>
        </w:rPr>
      </w:pPr>
      <w:r w:rsidRPr="69A2FB1E">
        <w:rPr>
          <w:rFonts w:cs="Tahoma"/>
        </w:rPr>
        <w:t xml:space="preserve">Thiết bị thực hiện </w:t>
      </w:r>
      <w:r w:rsidRPr="69A2FB1E" w:rsidR="048F0FAB">
        <w:rPr>
          <w:rFonts w:cs="Tahoma"/>
        </w:rPr>
        <w:t>lấy thông tin trạng thái quang</w:t>
      </w:r>
    </w:p>
    <w:p w:rsidR="36C19F35" w:rsidP="00A31961" w:rsidRDefault="00CC3AB5" w14:paraId="017528B7" w14:textId="2BA64805">
      <w:pPr>
        <w:pStyle w:val="ListParagraph"/>
        <w:numPr>
          <w:ilvl w:val="0"/>
          <w:numId w:val="44"/>
        </w:numPr>
        <w:spacing w:line="264" w:lineRule="auto"/>
        <w:rPr>
          <w:rFonts w:cs="Tahoma"/>
        </w:rPr>
      </w:pPr>
      <w:r>
        <w:rPr>
          <w:rFonts w:cs="Tahoma"/>
        </w:rPr>
        <w:lastRenderedPageBreak/>
        <w:t>Ứng dụng</w:t>
      </w:r>
      <w:r w:rsidRPr="69A2FB1E" w:rsidR="36C19F35">
        <w:rPr>
          <w:rFonts w:cs="Tahoma"/>
        </w:rPr>
        <w:t xml:space="preserve"> get kết quả </w:t>
      </w:r>
      <w:r w:rsidRPr="69A2FB1E" w:rsidR="0DEDF36C">
        <w:rPr>
          <w:rFonts w:cs="Tahoma"/>
        </w:rPr>
        <w:t>kiểm tra tín hiệu quang: giá trị công suất quang, nhiệt độ, trạng thái kết nối tốt/xấu theo công suất</w:t>
      </w:r>
    </w:p>
    <w:p w:rsidR="36C19F35" w:rsidP="00A31961" w:rsidRDefault="36C19F35" w14:paraId="232441E0" w14:textId="77777777">
      <w:pPr>
        <w:pStyle w:val="ListParagraph"/>
        <w:numPr>
          <w:ilvl w:val="0"/>
          <w:numId w:val="44"/>
        </w:numPr>
        <w:spacing w:line="264" w:lineRule="auto"/>
      </w:pPr>
      <w:r>
        <w:t>NSD xem kết quả kiểm tra mạng</w:t>
      </w:r>
    </w:p>
    <w:p w:rsidR="36C19F35" w:rsidP="00A31961" w:rsidRDefault="36C19F35" w14:paraId="3D3F9734" w14:textId="6692A3BF">
      <w:pPr>
        <w:pStyle w:val="ListParagraph"/>
        <w:numPr>
          <w:ilvl w:val="0"/>
          <w:numId w:val="44"/>
        </w:numPr>
        <w:spacing w:line="264" w:lineRule="auto"/>
      </w:pPr>
      <w:r>
        <w:t>Kết thúc nghiệp vụ.</w:t>
      </w:r>
    </w:p>
    <w:p w:rsidR="00E65E85" w:rsidP="00E65E85" w:rsidRDefault="00E65E85" w14:paraId="77D9F55F" w14:textId="43E33264">
      <w:pPr>
        <w:overflowPunct/>
        <w:autoSpaceDE/>
        <w:autoSpaceDN/>
        <w:adjustRightInd/>
        <w:spacing w:after="0" w:line="264" w:lineRule="auto"/>
        <w:jc w:val="left"/>
        <w:textAlignment w:val="auto"/>
        <w:rPr>
          <w:b/>
          <w:szCs w:val="22"/>
        </w:rPr>
      </w:pPr>
    </w:p>
    <w:p w:rsidRPr="00236FAE" w:rsidR="00FC15F9" w:rsidP="00210B50" w:rsidRDefault="1542627D" w14:paraId="3D0F7B5D" w14:textId="1B05E4BE">
      <w:pPr>
        <w:pStyle w:val="Heading4"/>
        <w:spacing w:line="264" w:lineRule="auto"/>
      </w:pPr>
      <w:bookmarkStart w:name="_Toc1133491663" w:id="130"/>
      <w:r>
        <w:t xml:space="preserve">Kiểm tra trạng thái kết nối </w:t>
      </w:r>
      <w:r w:rsidR="189987E1">
        <w:t>WAN</w:t>
      </w:r>
      <w:bookmarkEnd w:id="130"/>
    </w:p>
    <w:p w:rsidRPr="00236FAE" w:rsidR="00C80EB5" w:rsidP="00A31961" w:rsidRDefault="2A0EE06E" w14:paraId="441135C8" w14:textId="1D96E619">
      <w:pPr>
        <w:pStyle w:val="ListParagraph"/>
        <w:numPr>
          <w:ilvl w:val="0"/>
          <w:numId w:val="32"/>
        </w:numPr>
        <w:spacing w:line="264" w:lineRule="auto"/>
      </w:pPr>
      <w:r w:rsidRPr="71557A0C">
        <w:rPr>
          <w:lang w:val="vi-VN"/>
        </w:rPr>
        <w:t xml:space="preserve">Chức năng này cho phép người sử dụng </w:t>
      </w:r>
      <w:r>
        <w:t>có thể kiểm tra trạng thái kết nối WAN.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9A2FB1E" w:rsidTr="69A2FB1E" w14:paraId="46CF960A" w14:textId="77777777">
        <w:tc>
          <w:tcPr>
            <w:tcW w:w="2151" w:type="dxa"/>
            <w:shd w:val="clear" w:color="auto" w:fill="BFBFBF" w:themeFill="background1" w:themeFillShade="BF"/>
          </w:tcPr>
          <w:p w:rsidR="16E0FF40" w:rsidP="69A2FB1E" w:rsidRDefault="16E0FF40" w14:paraId="6BA0E289" w14:textId="5B0C302C">
            <w:pPr>
              <w:spacing w:line="264" w:lineRule="auto"/>
            </w:pPr>
            <w:r>
              <w:t xml:space="preserve"> ID</w:t>
            </w:r>
          </w:p>
        </w:tc>
        <w:tc>
          <w:tcPr>
            <w:tcW w:w="7074" w:type="dxa"/>
            <w:shd w:val="clear" w:color="auto" w:fill="BFBFBF" w:themeFill="background1" w:themeFillShade="BF"/>
          </w:tcPr>
          <w:p w:rsidR="16E0FF40" w:rsidP="69A2FB1E" w:rsidRDefault="16E0FF40" w14:paraId="35496617" w14:textId="47CA4513">
            <w:pPr>
              <w:spacing w:line="264" w:lineRule="auto"/>
            </w:pPr>
            <w:r>
              <w:t>UC-Diagnostics-04</w:t>
            </w:r>
          </w:p>
        </w:tc>
      </w:tr>
      <w:tr w:rsidR="69A2FB1E" w:rsidTr="69A2FB1E" w14:paraId="47FDD40D"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4ADDC7D3"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4AEC4AB6" w14:textId="04AC3341">
            <w:pPr>
              <w:spacing w:line="264" w:lineRule="auto"/>
              <w:rPr>
                <w:color w:val="000000" w:themeColor="text1"/>
              </w:rPr>
            </w:pPr>
            <w:r w:rsidRPr="69A2FB1E">
              <w:rPr>
                <w:color w:val="000000" w:themeColor="text1"/>
              </w:rPr>
              <w:t xml:space="preserve">Kiểm tra </w:t>
            </w:r>
            <w:r w:rsidRPr="69A2FB1E" w:rsidR="1FC4C470">
              <w:rPr>
                <w:color w:val="000000" w:themeColor="text1"/>
              </w:rPr>
              <w:t>kết nối mạng WAN</w:t>
            </w:r>
          </w:p>
        </w:tc>
      </w:tr>
      <w:tr w:rsidR="69A2FB1E" w:rsidTr="69A2FB1E" w14:paraId="2EF1EA43"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3216F9F1"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16E0FF40" w:rsidP="00A31961" w:rsidRDefault="16E0FF40" w14:paraId="5F300C58" w14:textId="034102E7">
            <w:pPr>
              <w:pStyle w:val="ListParagraph"/>
              <w:numPr>
                <w:ilvl w:val="0"/>
                <w:numId w:val="13"/>
              </w:numPr>
              <w:spacing w:line="264" w:lineRule="auto"/>
              <w:rPr>
                <w:color w:val="000000" w:themeColor="text1"/>
              </w:rPr>
            </w:pPr>
            <w:r w:rsidRPr="69A2FB1E">
              <w:rPr>
                <w:color w:val="000000" w:themeColor="text1"/>
              </w:rPr>
              <w:t>Người dùng đăng nhập và có kết nối tới thiết bị</w:t>
            </w:r>
          </w:p>
          <w:p w:rsidR="16E0FF40" w:rsidP="00A31961" w:rsidRDefault="16E0FF40" w14:paraId="1D336C3D" w14:textId="281B5B1B">
            <w:pPr>
              <w:pStyle w:val="ListParagraph"/>
              <w:numPr>
                <w:ilvl w:val="0"/>
                <w:numId w:val="13"/>
              </w:numPr>
              <w:spacing w:line="264" w:lineRule="auto"/>
              <w:rPr>
                <w:color w:val="000000" w:themeColor="text1"/>
              </w:rPr>
            </w:pPr>
            <w:r w:rsidRPr="69A2FB1E">
              <w:rPr>
                <w:color w:val="000000" w:themeColor="text1"/>
              </w:rPr>
              <w:t>Người dùng chọn tính năng Kiểm tra mạng WAN</w:t>
            </w:r>
          </w:p>
        </w:tc>
      </w:tr>
      <w:tr w:rsidR="69A2FB1E" w:rsidTr="69A2FB1E" w14:paraId="0B1A7C45"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4EC8D795"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3208C816" w14:textId="77777777">
            <w:pPr>
              <w:spacing w:line="264" w:lineRule="auto"/>
              <w:rPr>
                <w:color w:val="000000" w:themeColor="text1"/>
              </w:rPr>
            </w:pPr>
            <w:r w:rsidRPr="69A2FB1E">
              <w:rPr>
                <w:color w:val="000000" w:themeColor="text1"/>
              </w:rPr>
              <w:t>NSD</w:t>
            </w:r>
          </w:p>
        </w:tc>
      </w:tr>
      <w:tr w:rsidR="69A2FB1E" w:rsidTr="69A2FB1E" w14:paraId="78E865BC"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03170049"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11BE4D8D" w14:textId="77777777">
            <w:pPr>
              <w:spacing w:line="264" w:lineRule="auto"/>
              <w:rPr>
                <w:color w:val="000000" w:themeColor="text1"/>
              </w:rPr>
            </w:pPr>
            <w:r w:rsidRPr="69A2FB1E">
              <w:rPr>
                <w:color w:val="000000" w:themeColor="text1"/>
              </w:rPr>
              <w:t>NSD đã có kết nối tới thiết bị</w:t>
            </w:r>
          </w:p>
        </w:tc>
      </w:tr>
      <w:tr w:rsidR="69A2FB1E" w:rsidTr="69A2FB1E" w14:paraId="1ABC74B3"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7F1A3277"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75D19830" w14:textId="77777777">
            <w:pPr>
              <w:spacing w:line="264" w:lineRule="auto"/>
              <w:rPr>
                <w:color w:val="000000" w:themeColor="text1"/>
              </w:rPr>
            </w:pPr>
            <w:r w:rsidRPr="69A2FB1E">
              <w:rPr>
                <w:color w:val="000000" w:themeColor="text1"/>
              </w:rPr>
              <w:t>Xem được thông tin mạng</w:t>
            </w:r>
          </w:p>
        </w:tc>
      </w:tr>
    </w:tbl>
    <w:p w:rsidRPr="00236FAE" w:rsidR="00C80EB5" w:rsidP="69A2FB1E" w:rsidRDefault="00C80EB5" w14:paraId="013DB143" w14:textId="5515D96D">
      <w:pPr>
        <w:spacing w:line="264" w:lineRule="auto"/>
      </w:pPr>
    </w:p>
    <w:p w:rsidRPr="00A37E62" w:rsidR="00C80EB5" w:rsidP="00A37E62" w:rsidRDefault="564890D0" w14:paraId="36C601D3" w14:textId="77F96623">
      <w:pPr>
        <w:spacing w:line="264" w:lineRule="auto"/>
        <w:rPr>
          <w:b/>
          <w:bCs/>
        </w:rPr>
      </w:pPr>
      <w:r w:rsidRPr="57538E7C">
        <w:rPr>
          <w:b/>
          <w:bCs/>
        </w:rPr>
        <w:t>Sơ đồ quy trình nghiệp vụ kiểm tra trạng thái kết nối WAN</w:t>
      </w:r>
    </w:p>
    <w:p w:rsidRPr="00CC3AB5" w:rsidR="00A37E62" w:rsidP="57538E7C" w:rsidRDefault="57538E7C" w14:paraId="5F99CA50" w14:textId="4CD99724">
      <w:pPr>
        <w:spacing w:line="264" w:lineRule="auto"/>
        <w:jc w:val="center"/>
      </w:pPr>
      <w:r>
        <w:rPr>
          <w:noProof/>
        </w:rPr>
        <w:lastRenderedPageBreak/>
        <w:drawing>
          <wp:inline distT="0" distB="0" distL="0" distR="0" wp14:anchorId="0C6E5B91" wp14:editId="1A840A3E">
            <wp:extent cx="3857625" cy="4572000"/>
            <wp:effectExtent l="0" t="0" r="0" b="0"/>
            <wp:docPr id="1033075051" name="Picture 103307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857625" cy="4572000"/>
                    </a:xfrm>
                    <a:prstGeom prst="rect">
                      <a:avLst/>
                    </a:prstGeom>
                  </pic:spPr>
                </pic:pic>
              </a:graphicData>
            </a:graphic>
          </wp:inline>
        </w:drawing>
      </w:r>
    </w:p>
    <w:p w:rsidRPr="00A37E62" w:rsidR="00C80EB5" w:rsidP="00C80EB5" w:rsidRDefault="2A0EE06E" w14:paraId="6540D51E" w14:textId="31568785">
      <w:pPr>
        <w:spacing w:line="264" w:lineRule="auto"/>
        <w:rPr>
          <w:b/>
          <w:bCs/>
        </w:rPr>
      </w:pPr>
      <w:r w:rsidRPr="00A37E62">
        <w:rPr>
          <w:b/>
          <w:bCs/>
        </w:rPr>
        <w:t>Giải thích quy trình:</w:t>
      </w:r>
    </w:p>
    <w:p w:rsidR="36C19F35" w:rsidP="00A31961" w:rsidRDefault="36C19F35" w14:paraId="540AF833" w14:textId="4EFB5BC3">
      <w:pPr>
        <w:pStyle w:val="ListParagraph"/>
        <w:numPr>
          <w:ilvl w:val="0"/>
          <w:numId w:val="16"/>
        </w:numPr>
        <w:spacing w:line="264" w:lineRule="auto"/>
      </w:pPr>
      <w:r>
        <w:t xml:space="preserve">NSD đăng nhập và có kết nối tới thiết bị </w:t>
      </w:r>
    </w:p>
    <w:p w:rsidR="36C19F35" w:rsidP="00A31961" w:rsidRDefault="36C19F35" w14:paraId="5C2CBC6B" w14:textId="0314F13D">
      <w:pPr>
        <w:pStyle w:val="ListParagraph"/>
        <w:numPr>
          <w:ilvl w:val="0"/>
          <w:numId w:val="16"/>
        </w:numPr>
        <w:spacing w:line="264" w:lineRule="auto"/>
        <w:rPr>
          <w:rFonts w:cs="Tahoma"/>
        </w:rPr>
      </w:pPr>
      <w:r w:rsidRPr="69A2FB1E">
        <w:rPr>
          <w:rFonts w:cs="Tahoma"/>
        </w:rPr>
        <w:t xml:space="preserve">NSD truy cập tính năng kiểm tra mạng -&gt; Chọn </w:t>
      </w:r>
      <w:r w:rsidRPr="69A2FB1E" w:rsidR="048F0FAB">
        <w:rPr>
          <w:rFonts w:cs="Tahoma"/>
        </w:rPr>
        <w:t>Kiểm tra kết nối WAN</w:t>
      </w:r>
    </w:p>
    <w:p w:rsidR="36C19F35" w:rsidP="00A31961" w:rsidRDefault="00CC3AB5" w14:paraId="44D00CB5" w14:textId="30F9A471">
      <w:pPr>
        <w:pStyle w:val="ListParagraph"/>
        <w:numPr>
          <w:ilvl w:val="0"/>
          <w:numId w:val="16"/>
        </w:numPr>
        <w:spacing w:line="264" w:lineRule="auto"/>
        <w:rPr>
          <w:rFonts w:cs="Tahoma"/>
        </w:rPr>
      </w:pPr>
      <w:r>
        <w:rPr>
          <w:rFonts w:cs="Tahoma"/>
        </w:rPr>
        <w:t>Ứng dụng</w:t>
      </w:r>
      <w:r w:rsidRPr="69A2FB1E" w:rsidR="36C19F35">
        <w:rPr>
          <w:rFonts w:cs="Tahoma"/>
        </w:rPr>
        <w:t xml:space="preserve"> gửi yêu cầu thực hiện </w:t>
      </w:r>
      <w:r w:rsidRPr="69A2FB1E" w:rsidR="048F0FAB">
        <w:rPr>
          <w:rFonts w:cs="Tahoma"/>
        </w:rPr>
        <w:t>kiểm tra</w:t>
      </w:r>
      <w:r w:rsidRPr="69A2FB1E" w:rsidR="36C19F35">
        <w:rPr>
          <w:rFonts w:cs="Tahoma"/>
        </w:rPr>
        <w:t xml:space="preserve"> tới thiết bị</w:t>
      </w:r>
    </w:p>
    <w:p w:rsidR="36C19F35" w:rsidP="00A31961" w:rsidRDefault="36C19F35" w14:paraId="156253CE" w14:textId="263DA5D2">
      <w:pPr>
        <w:pStyle w:val="ListParagraph"/>
        <w:numPr>
          <w:ilvl w:val="0"/>
          <w:numId w:val="16"/>
        </w:numPr>
        <w:spacing w:line="264" w:lineRule="auto"/>
        <w:rPr>
          <w:rFonts w:cs="Tahoma"/>
        </w:rPr>
      </w:pPr>
      <w:r w:rsidRPr="69A2FB1E">
        <w:rPr>
          <w:rFonts w:cs="Tahoma"/>
        </w:rPr>
        <w:t xml:space="preserve">Thiết bị thực hiện </w:t>
      </w:r>
      <w:r w:rsidRPr="69A2FB1E" w:rsidR="048F0FAB">
        <w:rPr>
          <w:rFonts w:cs="Tahoma"/>
        </w:rPr>
        <w:t>lấy thông tin trạng thái kết nối WAN của các cổng tương ứng</w:t>
      </w:r>
    </w:p>
    <w:p w:rsidR="36C19F35" w:rsidP="00A31961" w:rsidRDefault="00CC3AB5" w14:paraId="7EE54C29" w14:textId="7DC69402">
      <w:pPr>
        <w:pStyle w:val="ListParagraph"/>
        <w:numPr>
          <w:ilvl w:val="0"/>
          <w:numId w:val="16"/>
        </w:numPr>
        <w:spacing w:line="264" w:lineRule="auto"/>
        <w:rPr>
          <w:rFonts w:cs="Tahoma"/>
        </w:rPr>
      </w:pPr>
      <w:r>
        <w:rPr>
          <w:rFonts w:cs="Tahoma"/>
        </w:rPr>
        <w:t>Ứng dụng</w:t>
      </w:r>
      <w:r w:rsidRPr="69A2FB1E" w:rsidR="36C19F35">
        <w:rPr>
          <w:rFonts w:cs="Tahoma"/>
        </w:rPr>
        <w:t xml:space="preserve"> get danh sách kết quả </w:t>
      </w:r>
      <w:r w:rsidRPr="69A2FB1E" w:rsidR="0DEDF36C">
        <w:rPr>
          <w:rFonts w:cs="Tahoma"/>
        </w:rPr>
        <w:t>kiểm tra trạng thái kết nối các cổng WAN</w:t>
      </w:r>
    </w:p>
    <w:p w:rsidR="36C19F35" w:rsidP="00A31961" w:rsidRDefault="36C19F35" w14:paraId="17B873F0" w14:textId="77777777">
      <w:pPr>
        <w:pStyle w:val="ListParagraph"/>
        <w:numPr>
          <w:ilvl w:val="0"/>
          <w:numId w:val="16"/>
        </w:numPr>
        <w:spacing w:line="264" w:lineRule="auto"/>
      </w:pPr>
      <w:r>
        <w:t>NSD xem kết quả kiểm tra mạng</w:t>
      </w:r>
    </w:p>
    <w:p w:rsidR="36C19F35" w:rsidP="00A31961" w:rsidRDefault="36C19F35" w14:paraId="29F184A8" w14:textId="5AD2089C">
      <w:pPr>
        <w:pStyle w:val="ListParagraph"/>
        <w:numPr>
          <w:ilvl w:val="0"/>
          <w:numId w:val="16"/>
        </w:numPr>
        <w:spacing w:line="264" w:lineRule="auto"/>
      </w:pPr>
      <w:r>
        <w:t>Kết thúc nghiệp vụ</w:t>
      </w:r>
    </w:p>
    <w:p w:rsidR="00FE445A" w:rsidP="00210B50" w:rsidRDefault="00FE445A" w14:paraId="02D65E91" w14:textId="569C1A4B">
      <w:pPr>
        <w:overflowPunct/>
        <w:autoSpaceDE/>
        <w:autoSpaceDN/>
        <w:adjustRightInd/>
        <w:spacing w:after="0" w:line="264" w:lineRule="auto"/>
        <w:jc w:val="left"/>
        <w:textAlignment w:val="auto"/>
        <w:rPr>
          <w:b/>
          <w:szCs w:val="22"/>
        </w:rPr>
      </w:pPr>
    </w:p>
    <w:p w:rsidR="00581E44" w:rsidP="00BD753A" w:rsidRDefault="6F0850E2" w14:paraId="71618754" w14:textId="5A9727D4">
      <w:pPr>
        <w:pStyle w:val="Heading2"/>
        <w:spacing w:line="264" w:lineRule="auto"/>
      </w:pPr>
      <w:bookmarkStart w:name="_Toc1812808121" w:id="131"/>
      <w:r>
        <w:lastRenderedPageBreak/>
        <w:t>Điều khiển thiết bị</w:t>
      </w:r>
      <w:bookmarkEnd w:id="131"/>
    </w:p>
    <w:p w:rsidR="002D6967" w:rsidP="002D6967" w:rsidRDefault="34C05749" w14:paraId="6AD29215" w14:textId="16611C2B">
      <w:pPr>
        <w:pStyle w:val="Heading3"/>
      </w:pPr>
      <w:bookmarkStart w:name="_Toc805612339" w:id="132"/>
      <w:r>
        <w:t>Danh sách use case</w:t>
      </w:r>
      <w:bookmarkEnd w:id="132"/>
    </w:p>
    <w:p w:rsidR="69A2FB1E" w:rsidP="69A2FB1E" w:rsidRDefault="00D61544" w14:paraId="134269D3" w14:textId="001FFF36">
      <w:pPr>
        <w:jc w:val="center"/>
      </w:pPr>
      <w:r>
        <w:rPr>
          <w:noProof/>
        </w:rPr>
        <w:object w:dxaOrig="7901" w:dyaOrig="3510" w14:anchorId="048F14DC">
          <v:shape id="_x0000_i1028" style="width:394.65pt;height:171.15pt" o:ole="" type="#_x0000_t75">
            <v:imagedata o:title="" r:id="rId37"/>
          </v:shape>
          <o:OLEObject Type="Embed" ProgID="Visio.Drawing.15" ShapeID="_x0000_i1028" DrawAspect="Content" ObjectID="_1719646714" r:id="rId38"/>
        </w:object>
      </w:r>
    </w:p>
    <w:p w:rsidRPr="002D6967" w:rsidR="002D6967" w:rsidP="002D6967" w:rsidRDefault="4CE2D5C2" w14:paraId="37D112FF" w14:textId="4851BFAB">
      <w:pPr>
        <w:pStyle w:val="Heading3"/>
      </w:pPr>
      <w:bookmarkStart w:name="_Toc381014286" w:id="133"/>
      <w:r>
        <w:t>Mô tả luồng nghiệp vụ</w:t>
      </w:r>
      <w:bookmarkEnd w:id="133"/>
    </w:p>
    <w:p w:rsidRPr="00236FAE" w:rsidR="002D122B" w:rsidP="002D122B" w:rsidRDefault="6F0850E2" w14:paraId="5AD4F48F" w14:textId="2D5DB0E1">
      <w:pPr>
        <w:pStyle w:val="Heading4"/>
        <w:spacing w:line="264" w:lineRule="auto"/>
      </w:pPr>
      <w:bookmarkStart w:name="_Toc885563506" w:id="134"/>
      <w:r>
        <w:t>Reboot thiết bị</w:t>
      </w:r>
      <w:bookmarkEnd w:id="134"/>
    </w:p>
    <w:p w:rsidRPr="00C80EB5" w:rsidR="002D122B" w:rsidP="00A31961" w:rsidRDefault="002D122B" w14:paraId="36B6E92B" w14:textId="46E92698">
      <w:pPr>
        <w:pStyle w:val="ListParagraph"/>
        <w:numPr>
          <w:ilvl w:val="0"/>
          <w:numId w:val="15"/>
        </w:numPr>
        <w:spacing w:line="264" w:lineRule="auto"/>
      </w:pPr>
      <w:r w:rsidRPr="7E2641A2">
        <w:rPr>
          <w:lang w:val="vi-VN"/>
        </w:rPr>
        <w:t xml:space="preserve">Chức năng này cho phép người sử dụng </w:t>
      </w:r>
      <w:r w:rsidR="2A0EE06E">
        <w:t>reboot thiết bị</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9A2FB1E" w:rsidTr="69A2FB1E" w14:paraId="33E7D9EA" w14:textId="77777777">
        <w:tc>
          <w:tcPr>
            <w:tcW w:w="2151" w:type="dxa"/>
            <w:shd w:val="clear" w:color="auto" w:fill="BFBFBF" w:themeFill="background1" w:themeFillShade="BF"/>
          </w:tcPr>
          <w:p w:rsidR="16E0FF40" w:rsidP="69A2FB1E" w:rsidRDefault="16E0FF40" w14:paraId="6AD4260B" w14:textId="3E210CBA">
            <w:pPr>
              <w:spacing w:line="264" w:lineRule="auto"/>
            </w:pPr>
            <w:r>
              <w:t>ID</w:t>
            </w:r>
          </w:p>
        </w:tc>
        <w:tc>
          <w:tcPr>
            <w:tcW w:w="7074" w:type="dxa"/>
            <w:shd w:val="clear" w:color="auto" w:fill="BFBFBF" w:themeFill="background1" w:themeFillShade="BF"/>
          </w:tcPr>
          <w:p w:rsidR="16E0FF40" w:rsidP="69A2FB1E" w:rsidRDefault="16E0FF40" w14:paraId="388BEE72" w14:textId="4839AD4B">
            <w:pPr>
              <w:spacing w:line="264" w:lineRule="auto"/>
            </w:pPr>
            <w:r>
              <w:t>UC-System-01</w:t>
            </w:r>
          </w:p>
        </w:tc>
      </w:tr>
      <w:tr w:rsidR="69A2FB1E" w:rsidTr="69A2FB1E" w14:paraId="3B132F43"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08B8408E"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9A2FB1E" w:rsidP="69A2FB1E" w:rsidRDefault="69A2FB1E" w14:paraId="1D97B523" w14:textId="6BC7AFE1">
            <w:pPr>
              <w:spacing w:line="264" w:lineRule="auto"/>
              <w:rPr>
                <w:color w:val="000000" w:themeColor="text1"/>
              </w:rPr>
            </w:pPr>
            <w:r w:rsidRPr="69A2FB1E">
              <w:rPr>
                <w:color w:val="000000" w:themeColor="text1"/>
              </w:rPr>
              <w:t>Reboot thiết bị</w:t>
            </w:r>
          </w:p>
        </w:tc>
      </w:tr>
      <w:tr w:rsidR="69A2FB1E" w:rsidTr="69A2FB1E" w14:paraId="3DBC8BA7"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02F2B0F9"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16E0FF40" w:rsidP="00A31961" w:rsidRDefault="16E0FF40" w14:paraId="5C378284" w14:textId="034102E7">
            <w:pPr>
              <w:pStyle w:val="ListParagraph"/>
              <w:numPr>
                <w:ilvl w:val="0"/>
                <w:numId w:val="14"/>
              </w:numPr>
              <w:spacing w:line="264" w:lineRule="auto"/>
              <w:rPr>
                <w:color w:val="000000" w:themeColor="text1"/>
              </w:rPr>
            </w:pPr>
            <w:r w:rsidRPr="69A2FB1E">
              <w:rPr>
                <w:color w:val="000000" w:themeColor="text1"/>
              </w:rPr>
              <w:t>Người dùng đăng nhập và có kết nối tới thiết bị</w:t>
            </w:r>
          </w:p>
          <w:p w:rsidR="16E0FF40" w:rsidP="00A31961" w:rsidRDefault="16E0FF40" w14:paraId="5AF3D0F4" w14:textId="6133252F">
            <w:pPr>
              <w:pStyle w:val="ListParagraph"/>
              <w:numPr>
                <w:ilvl w:val="0"/>
                <w:numId w:val="14"/>
              </w:numPr>
              <w:spacing w:line="264" w:lineRule="auto"/>
              <w:rPr>
                <w:color w:val="000000" w:themeColor="text1"/>
              </w:rPr>
            </w:pPr>
            <w:r w:rsidRPr="69A2FB1E">
              <w:rPr>
                <w:color w:val="000000" w:themeColor="text1"/>
              </w:rPr>
              <w:t>Người dùng chọn tính năng Reboot thiết bị</w:t>
            </w:r>
          </w:p>
        </w:tc>
      </w:tr>
      <w:tr w:rsidR="69A2FB1E" w:rsidTr="69A2FB1E" w14:paraId="033D6ED0"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52AE3FFA"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2829F919" w14:textId="77777777">
            <w:pPr>
              <w:spacing w:line="264" w:lineRule="auto"/>
              <w:rPr>
                <w:color w:val="000000" w:themeColor="text1"/>
              </w:rPr>
            </w:pPr>
            <w:r w:rsidRPr="69A2FB1E">
              <w:rPr>
                <w:color w:val="000000" w:themeColor="text1"/>
              </w:rPr>
              <w:t>NSD</w:t>
            </w:r>
          </w:p>
        </w:tc>
      </w:tr>
      <w:tr w:rsidR="69A2FB1E" w:rsidTr="69A2FB1E" w14:paraId="4F61E3F3"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4CD6103E"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5FA2D53C" w14:textId="77777777">
            <w:pPr>
              <w:spacing w:line="264" w:lineRule="auto"/>
              <w:rPr>
                <w:color w:val="000000" w:themeColor="text1"/>
              </w:rPr>
            </w:pPr>
            <w:r w:rsidRPr="69A2FB1E">
              <w:rPr>
                <w:color w:val="000000" w:themeColor="text1"/>
              </w:rPr>
              <w:t>NSD đã có kết nối tới thiết bị</w:t>
            </w:r>
          </w:p>
        </w:tc>
      </w:tr>
      <w:tr w:rsidR="69A2FB1E" w:rsidTr="69A2FB1E" w14:paraId="3A3362F4"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5320609C"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69A2FB1E" w:rsidP="69A2FB1E" w:rsidRDefault="69A2FB1E" w14:paraId="011FD7F2" w14:textId="7157DD7D">
            <w:pPr>
              <w:spacing w:line="264" w:lineRule="auto"/>
              <w:rPr>
                <w:color w:val="000000" w:themeColor="text1"/>
              </w:rPr>
            </w:pPr>
            <w:r w:rsidRPr="69A2FB1E">
              <w:rPr>
                <w:color w:val="000000" w:themeColor="text1"/>
              </w:rPr>
              <w:t>NSD truy cập lại vào mạng của thiết bị</w:t>
            </w:r>
            <w:r w:rsidR="00E670F2">
              <w:rPr>
                <w:color w:val="000000" w:themeColor="text1"/>
              </w:rPr>
              <w:t xml:space="preserve"> thành công</w:t>
            </w:r>
          </w:p>
        </w:tc>
      </w:tr>
    </w:tbl>
    <w:p w:rsidRPr="00236FAE" w:rsidR="002D122B" w:rsidP="69A2FB1E" w:rsidRDefault="002D122B" w14:paraId="221BDA95" w14:textId="41EB89A4">
      <w:pPr>
        <w:spacing w:line="264" w:lineRule="auto"/>
        <w:jc w:val="center"/>
      </w:pPr>
    </w:p>
    <w:p w:rsidRPr="00A37E62" w:rsidR="002D122B" w:rsidP="00A37E62" w:rsidRDefault="2E7A1A80" w14:paraId="219D564E" w14:textId="6C46E910">
      <w:pPr>
        <w:spacing w:line="264" w:lineRule="auto"/>
        <w:rPr>
          <w:b/>
          <w:bCs/>
        </w:rPr>
      </w:pPr>
      <w:r w:rsidRPr="57538E7C">
        <w:rPr>
          <w:b/>
          <w:bCs/>
        </w:rPr>
        <w:t xml:space="preserve">Sơ đồ quy trình nghiệp vụ </w:t>
      </w:r>
      <w:r w:rsidRPr="57538E7C" w:rsidR="564890D0">
        <w:rPr>
          <w:b/>
          <w:bCs/>
        </w:rPr>
        <w:t>reboot thiết bị</w:t>
      </w:r>
    </w:p>
    <w:p w:rsidR="69A2FB1E" w:rsidP="57538E7C" w:rsidRDefault="57538E7C" w14:paraId="2A06054F" w14:textId="53757E46">
      <w:pPr>
        <w:spacing w:line="264" w:lineRule="auto"/>
        <w:jc w:val="center"/>
      </w:pPr>
      <w:r>
        <w:rPr>
          <w:noProof/>
        </w:rPr>
        <w:lastRenderedPageBreak/>
        <w:drawing>
          <wp:inline distT="0" distB="0" distL="0" distR="0" wp14:anchorId="3A8CD3D3" wp14:editId="55333253">
            <wp:extent cx="3857625" cy="4572000"/>
            <wp:effectExtent l="0" t="0" r="0" b="0"/>
            <wp:docPr id="614373778" name="Picture 61437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857625" cy="4572000"/>
                    </a:xfrm>
                    <a:prstGeom prst="rect">
                      <a:avLst/>
                    </a:prstGeom>
                  </pic:spPr>
                </pic:pic>
              </a:graphicData>
            </a:graphic>
          </wp:inline>
        </w:drawing>
      </w:r>
    </w:p>
    <w:p w:rsidRPr="00E670F2" w:rsidR="002D122B" w:rsidP="002D122B" w:rsidRDefault="002D122B" w14:paraId="2C04AF73" w14:textId="77777777">
      <w:pPr>
        <w:spacing w:line="264" w:lineRule="auto"/>
        <w:rPr>
          <w:b/>
          <w:bCs/>
        </w:rPr>
      </w:pPr>
      <w:r w:rsidRPr="00E670F2">
        <w:rPr>
          <w:b/>
          <w:bCs/>
        </w:rPr>
        <w:t>Giải thích quy trình:</w:t>
      </w:r>
    </w:p>
    <w:p w:rsidR="36C19F35" w:rsidP="00A31961" w:rsidRDefault="36C19F35" w14:paraId="68887EFF" w14:textId="5C0E3B07">
      <w:pPr>
        <w:pStyle w:val="ListParagraph"/>
        <w:numPr>
          <w:ilvl w:val="0"/>
          <w:numId w:val="40"/>
        </w:numPr>
        <w:spacing w:line="264" w:lineRule="auto"/>
      </w:pPr>
      <w:r>
        <w:t>NSD đăng nhập và có kết nối tới thiết bị</w:t>
      </w:r>
    </w:p>
    <w:p w:rsidRPr="00236FAE" w:rsidR="002D122B" w:rsidP="6266F7CF" w:rsidRDefault="2E332F44" w14:paraId="4ACBA2B2" w14:textId="2C30FA9F">
      <w:pPr>
        <w:pStyle w:val="ListParagraph"/>
        <w:numPr>
          <w:ilvl w:val="0"/>
          <w:numId w:val="40"/>
        </w:numPr>
        <w:spacing w:line="264" w:lineRule="auto"/>
        <w:rPr>
          <w:ins w:author="Luu Thi Oanh" w:date="2022-07-15T08:02:00Z" w:id="135"/>
          <w:rFonts w:cs="Tahoma"/>
          <w:highlight w:val="yellow"/>
        </w:rPr>
      </w:pPr>
      <w:r w:rsidRPr="6266F7CF">
        <w:rPr>
          <w:rFonts w:cs="Tahoma"/>
        </w:rPr>
        <w:t xml:space="preserve">NSD </w:t>
      </w:r>
      <w:r w:rsidRPr="6266F7CF" w:rsidR="0A51AB2E">
        <w:rPr>
          <w:rFonts w:cs="Tahoma"/>
        </w:rPr>
        <w:t xml:space="preserve">truy cập tính năng điều khiển thiết bị </w:t>
      </w:r>
      <w:r w:rsidRPr="6266F7CF" w:rsidR="0A51AB2E">
        <w:rPr>
          <w:rFonts w:ascii="Wingdings" w:hAnsi="Wingdings" w:eastAsia="Wingdings" w:cs="Wingdings"/>
          <w:highlight w:val="yellow"/>
        </w:rPr>
        <w:t></w:t>
      </w:r>
      <w:r w:rsidRPr="6266F7CF" w:rsidR="0A51AB2E">
        <w:rPr>
          <w:rFonts w:cs="Tahoma"/>
          <w:highlight w:val="yellow"/>
        </w:rPr>
        <w:t xml:space="preserve"> Chọn thiết bị muốn điều khiển </w:t>
      </w:r>
      <w:r w:rsidRPr="6266F7CF" w:rsidR="0A51AB2E">
        <w:rPr>
          <w:rFonts w:ascii="Wingdings" w:hAnsi="Wingdings" w:eastAsia="Wingdings" w:cs="Wingdings"/>
          <w:highlight w:val="yellow"/>
        </w:rPr>
        <w:t></w:t>
      </w:r>
      <w:r w:rsidRPr="6266F7CF" w:rsidR="0A51AB2E">
        <w:rPr>
          <w:rFonts w:cs="Tahoma"/>
          <w:highlight w:val="yellow"/>
        </w:rPr>
        <w:t xml:space="preserve"> Chọn Reboot</w:t>
      </w:r>
    </w:p>
    <w:p w:rsidR="33D17D1E" w:rsidP="33D17D1E" w:rsidRDefault="33D17D1E" w14:paraId="194EA281" w14:textId="2F45A308">
      <w:pPr>
        <w:pStyle w:val="ListParagraph"/>
        <w:numPr>
          <w:ilvl w:val="0"/>
          <w:numId w:val="40"/>
        </w:numPr>
        <w:spacing w:line="264" w:lineRule="auto"/>
        <w:rPr>
          <w:rFonts w:cs="Tahoma"/>
          <w:highlight w:val="yellow"/>
        </w:rPr>
      </w:pPr>
      <w:r w:rsidRPr="05487695" w:rsidR="4B24C845">
        <w:rPr>
          <w:rFonts w:cs="Tahoma"/>
          <w:highlight w:val="yellow"/>
        </w:rPr>
        <w:t>Ứng dụng hiển thị danh sách thiết bị trong mạng</w:t>
      </w:r>
    </w:p>
    <w:p w:rsidR="33D17D1E" w:rsidP="33D17D1E" w:rsidRDefault="33D17D1E" w14:paraId="23D5E46E" w14:textId="6DCC3103">
      <w:pPr>
        <w:pStyle w:val="ListParagraph"/>
        <w:numPr>
          <w:ilvl w:val="0"/>
          <w:numId w:val="40"/>
        </w:numPr>
        <w:spacing w:line="264" w:lineRule="auto"/>
        <w:rPr>
          <w:rFonts w:cs="Tahoma"/>
          <w:highlight w:val="yellow"/>
        </w:rPr>
      </w:pPr>
      <w:r w:rsidRPr="05487695" w:rsidR="4B24C845">
        <w:rPr>
          <w:rFonts w:cs="Tahoma"/>
          <w:highlight w:val="yellow"/>
        </w:rPr>
        <w:t>NSD chọn thiết bị muốn điều khiển -&gt; Chọn Reboot</w:t>
      </w:r>
    </w:p>
    <w:p w:rsidRPr="00236FAE" w:rsidR="002D122B" w:rsidP="00A31961" w:rsidRDefault="16B3A368" w14:paraId="195B5277" w14:textId="2DE629F4">
      <w:pPr>
        <w:pStyle w:val="ListParagraph"/>
        <w:numPr>
          <w:ilvl w:val="0"/>
          <w:numId w:val="40"/>
        </w:numPr>
        <w:spacing w:line="264" w:lineRule="auto"/>
        <w:rPr>
          <w:rFonts w:cs="Tahoma"/>
        </w:rPr>
      </w:pPr>
      <w:r w:rsidRPr="05487695" w:rsidR="37AABD29">
        <w:rPr>
          <w:rFonts w:cs="Tahoma"/>
        </w:rPr>
        <w:t>Ứng dụng</w:t>
      </w:r>
      <w:r w:rsidRPr="05487695" w:rsidR="16B053DB">
        <w:rPr>
          <w:rFonts w:cs="Tahoma"/>
        </w:rPr>
        <w:t xml:space="preserve"> gửi yêu cầu Reboot thiết bị</w:t>
      </w:r>
    </w:p>
    <w:p w:rsidR="002D122B" w:rsidP="00A31961" w:rsidRDefault="326BE380" w14:paraId="4B80E0E5" w14:textId="5B9357F1">
      <w:pPr>
        <w:pStyle w:val="ListParagraph"/>
        <w:numPr>
          <w:ilvl w:val="0"/>
          <w:numId w:val="40"/>
        </w:numPr>
        <w:spacing w:line="264" w:lineRule="auto"/>
        <w:rPr>
          <w:rFonts w:cs="Tahoma"/>
        </w:rPr>
      </w:pPr>
      <w:r w:rsidRPr="05487695" w:rsidR="16B053DB">
        <w:rPr>
          <w:rFonts w:cs="Tahoma"/>
        </w:rPr>
        <w:t>Thiết bị thực hiện reboot</w:t>
      </w:r>
    </w:p>
    <w:p w:rsidRPr="00E670F2" w:rsidR="00CC3AB5" w:rsidP="00A31961" w:rsidRDefault="16B3A368" w14:paraId="3EA19ED4" w14:textId="3063A144">
      <w:pPr>
        <w:pStyle w:val="ListParagraph"/>
        <w:numPr>
          <w:ilvl w:val="0"/>
          <w:numId w:val="40"/>
        </w:numPr>
        <w:spacing w:line="264" w:lineRule="auto"/>
        <w:rPr>
          <w:rFonts w:cs="Tahoma"/>
        </w:rPr>
      </w:pPr>
      <w:r w:rsidRPr="05487695" w:rsidR="37AABD29">
        <w:rPr>
          <w:rFonts w:cs="Tahoma"/>
        </w:rPr>
        <w:t>Ứng dụng thông báo kết quả reboot thiết bị</w:t>
      </w:r>
    </w:p>
    <w:p w:rsidRPr="00236FAE" w:rsidR="002D122B" w:rsidP="00A31961" w:rsidRDefault="2E332F44" w14:paraId="62D43F2F" w14:textId="0CB9D9CF">
      <w:pPr>
        <w:pStyle w:val="ListParagraph"/>
        <w:numPr>
          <w:ilvl w:val="0"/>
          <w:numId w:val="40"/>
        </w:numPr>
        <w:spacing w:line="264" w:lineRule="auto"/>
        <w:rPr/>
      </w:pPr>
      <w:r w:rsidR="76AF9CF4">
        <w:rPr/>
        <w:t>Kết thúc nghiệp vụ</w:t>
      </w:r>
    </w:p>
    <w:p w:rsidRPr="00236FAE" w:rsidR="002D122B" w:rsidP="002D122B" w:rsidRDefault="002D122B" w14:paraId="430D1346" w14:textId="77777777">
      <w:pPr>
        <w:spacing w:line="264" w:lineRule="auto"/>
      </w:pPr>
    </w:p>
    <w:p w:rsidRPr="00236FAE" w:rsidR="002D122B" w:rsidP="002D122B" w:rsidRDefault="6F0850E2" w14:paraId="4254A66F" w14:textId="343AB36D">
      <w:pPr>
        <w:pStyle w:val="Heading4"/>
        <w:spacing w:line="264" w:lineRule="auto"/>
      </w:pPr>
      <w:bookmarkStart w:name="_Toc1843894107" w:id="136"/>
      <w:r>
        <w:t>Reset Factory</w:t>
      </w:r>
      <w:bookmarkEnd w:id="136"/>
    </w:p>
    <w:p w:rsidR="002D122B" w:rsidP="00A31961" w:rsidRDefault="002D122B" w14:paraId="599D985E" w14:textId="022DB56D">
      <w:pPr>
        <w:pStyle w:val="ListParagraph"/>
        <w:numPr>
          <w:ilvl w:val="0"/>
          <w:numId w:val="15"/>
        </w:numPr>
        <w:spacing w:line="264" w:lineRule="auto"/>
      </w:pPr>
      <w:r w:rsidRPr="7E2641A2">
        <w:rPr>
          <w:lang w:val="vi-VN"/>
        </w:rPr>
        <w:t>Chức năng này cho phép người sử dụng đưa th</w:t>
      </w:r>
      <w:r w:rsidR="2A0EE06E">
        <w:t>iết bị về trạng thái xuất xưởng</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9A2FB1E" w:rsidTr="69A2FB1E" w14:paraId="438AE4E4" w14:textId="77777777">
        <w:tc>
          <w:tcPr>
            <w:tcW w:w="2151" w:type="dxa"/>
            <w:shd w:val="clear" w:color="auto" w:fill="BFBFBF" w:themeFill="background1" w:themeFillShade="BF"/>
          </w:tcPr>
          <w:p w:rsidR="16E0FF40" w:rsidP="69A2FB1E" w:rsidRDefault="16E0FF40" w14:paraId="2BA323EC" w14:textId="3E210CBA">
            <w:pPr>
              <w:spacing w:line="264" w:lineRule="auto"/>
            </w:pPr>
            <w:r>
              <w:t>ID</w:t>
            </w:r>
          </w:p>
        </w:tc>
        <w:tc>
          <w:tcPr>
            <w:tcW w:w="7074" w:type="dxa"/>
            <w:shd w:val="clear" w:color="auto" w:fill="BFBFBF" w:themeFill="background1" w:themeFillShade="BF"/>
          </w:tcPr>
          <w:p w:rsidR="16E0FF40" w:rsidP="69A2FB1E" w:rsidRDefault="16E0FF40" w14:paraId="21FA647F" w14:textId="01FCC498">
            <w:pPr>
              <w:spacing w:line="264" w:lineRule="auto"/>
            </w:pPr>
            <w:r>
              <w:t>UC-System-02</w:t>
            </w:r>
          </w:p>
        </w:tc>
      </w:tr>
      <w:tr w:rsidR="69A2FB1E" w:rsidTr="69A2FB1E" w14:paraId="639AA382"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1E427AD2"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9A2FB1E" w:rsidP="69A2FB1E" w:rsidRDefault="69A2FB1E" w14:paraId="3089E0DD" w14:textId="2BA195A3">
            <w:pPr>
              <w:spacing w:line="264" w:lineRule="auto"/>
              <w:rPr>
                <w:color w:val="000000" w:themeColor="text1"/>
              </w:rPr>
            </w:pPr>
            <w:r w:rsidRPr="69A2FB1E">
              <w:rPr>
                <w:color w:val="000000" w:themeColor="text1"/>
              </w:rPr>
              <w:t>Reset thiết bị</w:t>
            </w:r>
          </w:p>
        </w:tc>
      </w:tr>
      <w:tr w:rsidR="69A2FB1E" w:rsidTr="69A2FB1E" w14:paraId="0200F5E4"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182FD1B9"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16E0FF40" w:rsidP="00A31961" w:rsidRDefault="16E0FF40" w14:paraId="1A5501C8" w14:textId="034102E7">
            <w:pPr>
              <w:pStyle w:val="ListParagraph"/>
              <w:numPr>
                <w:ilvl w:val="0"/>
                <w:numId w:val="12"/>
              </w:numPr>
              <w:spacing w:line="264" w:lineRule="auto"/>
              <w:rPr>
                <w:color w:val="000000" w:themeColor="text1"/>
              </w:rPr>
            </w:pPr>
            <w:r w:rsidRPr="69A2FB1E">
              <w:rPr>
                <w:color w:val="000000" w:themeColor="text1"/>
              </w:rPr>
              <w:t>Người dùng đăng nhập và có kết nối tới thiết bị</w:t>
            </w:r>
          </w:p>
          <w:p w:rsidR="16E0FF40" w:rsidP="00A31961" w:rsidRDefault="16E0FF40" w14:paraId="5B689A52" w14:textId="6133252F">
            <w:pPr>
              <w:pStyle w:val="ListParagraph"/>
              <w:numPr>
                <w:ilvl w:val="0"/>
                <w:numId w:val="12"/>
              </w:numPr>
              <w:spacing w:line="264" w:lineRule="auto"/>
              <w:rPr>
                <w:color w:val="000000" w:themeColor="text1"/>
              </w:rPr>
            </w:pPr>
            <w:r w:rsidRPr="69A2FB1E">
              <w:rPr>
                <w:color w:val="000000" w:themeColor="text1"/>
              </w:rPr>
              <w:lastRenderedPageBreak/>
              <w:t>Người dùng chọn tính năng Reboot thiết bị</w:t>
            </w:r>
          </w:p>
        </w:tc>
      </w:tr>
      <w:tr w:rsidR="69A2FB1E" w:rsidTr="69A2FB1E" w14:paraId="5CD91892"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3C5DE3D8" w14:textId="77777777">
            <w:pPr>
              <w:spacing w:line="264" w:lineRule="auto"/>
            </w:pPr>
            <w:r>
              <w:lastRenderedPageBreak/>
              <w:t>Actor</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410CA731" w14:textId="77777777">
            <w:pPr>
              <w:spacing w:line="264" w:lineRule="auto"/>
              <w:rPr>
                <w:color w:val="000000" w:themeColor="text1"/>
              </w:rPr>
            </w:pPr>
            <w:r w:rsidRPr="69A2FB1E">
              <w:rPr>
                <w:color w:val="000000" w:themeColor="text1"/>
              </w:rPr>
              <w:t>NSD</w:t>
            </w:r>
          </w:p>
        </w:tc>
      </w:tr>
      <w:tr w:rsidR="69A2FB1E" w:rsidTr="69A2FB1E" w14:paraId="65AC45AA"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7A5D73DA"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7E9A3163" w14:textId="77777777">
            <w:pPr>
              <w:spacing w:line="264" w:lineRule="auto"/>
              <w:rPr>
                <w:color w:val="000000" w:themeColor="text1"/>
              </w:rPr>
            </w:pPr>
            <w:r w:rsidRPr="69A2FB1E">
              <w:rPr>
                <w:color w:val="000000" w:themeColor="text1"/>
              </w:rPr>
              <w:t>NSD đã có kết nối tới thiết bị</w:t>
            </w:r>
          </w:p>
        </w:tc>
      </w:tr>
      <w:tr w:rsidR="69A2FB1E" w:rsidTr="69A2FB1E" w14:paraId="31B2F6CD"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65D1CBE9"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69A2FB1E" w:rsidP="69A2FB1E" w:rsidRDefault="69A2FB1E" w14:paraId="61F8A6B8" w14:textId="0CA9736D">
            <w:pPr>
              <w:spacing w:line="264" w:lineRule="auto"/>
              <w:rPr>
                <w:color w:val="000000" w:themeColor="text1"/>
              </w:rPr>
            </w:pPr>
            <w:r w:rsidRPr="69A2FB1E">
              <w:rPr>
                <w:color w:val="000000" w:themeColor="text1"/>
              </w:rPr>
              <w:t>NSD truy cập lại vào mạng của thiết bị</w:t>
            </w:r>
          </w:p>
        </w:tc>
      </w:tr>
    </w:tbl>
    <w:p w:rsidR="69A2FB1E" w:rsidP="69A2FB1E" w:rsidRDefault="69A2FB1E" w14:paraId="12F63444" w14:textId="41EB89A4">
      <w:pPr>
        <w:spacing w:line="264" w:lineRule="auto"/>
        <w:jc w:val="center"/>
      </w:pPr>
    </w:p>
    <w:p w:rsidRPr="00E670F2" w:rsidR="002D122B" w:rsidP="00E670F2" w:rsidRDefault="2E7A1A80" w14:paraId="0B285727" w14:textId="0A7E2971">
      <w:pPr>
        <w:spacing w:line="264" w:lineRule="auto"/>
        <w:rPr>
          <w:b/>
          <w:bCs/>
        </w:rPr>
      </w:pPr>
      <w:r w:rsidRPr="57538E7C">
        <w:rPr>
          <w:b/>
          <w:bCs/>
        </w:rPr>
        <w:t xml:space="preserve">Sơ đồ quy trình nghiệp vụ </w:t>
      </w:r>
      <w:r w:rsidRPr="57538E7C" w:rsidR="564890D0">
        <w:rPr>
          <w:b/>
          <w:bCs/>
        </w:rPr>
        <w:t>reset factory thiết bị</w:t>
      </w:r>
    </w:p>
    <w:p w:rsidR="69A2FB1E" w:rsidP="57538E7C" w:rsidRDefault="57538E7C" w14:paraId="79F9E492" w14:textId="48176454">
      <w:pPr>
        <w:spacing w:line="264" w:lineRule="auto"/>
        <w:jc w:val="center"/>
      </w:pPr>
      <w:r>
        <w:rPr>
          <w:noProof/>
        </w:rPr>
        <w:drawing>
          <wp:inline distT="0" distB="0" distL="0" distR="0" wp14:anchorId="2207F45B" wp14:editId="5F549039">
            <wp:extent cx="3857625" cy="4572000"/>
            <wp:effectExtent l="0" t="0" r="0" b="0"/>
            <wp:docPr id="1900492272" name="Picture 190049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857625" cy="4572000"/>
                    </a:xfrm>
                    <a:prstGeom prst="rect">
                      <a:avLst/>
                    </a:prstGeom>
                  </pic:spPr>
                </pic:pic>
              </a:graphicData>
            </a:graphic>
          </wp:inline>
        </w:drawing>
      </w:r>
    </w:p>
    <w:p w:rsidRPr="00E670F2" w:rsidR="002D122B" w:rsidP="69A2FB1E" w:rsidRDefault="002D122B" w14:paraId="71454B1E" w14:textId="77777777">
      <w:pPr>
        <w:spacing w:line="264" w:lineRule="auto"/>
        <w:rPr>
          <w:b/>
          <w:bCs/>
        </w:rPr>
      </w:pPr>
      <w:r w:rsidRPr="00E670F2">
        <w:rPr>
          <w:b/>
          <w:bCs/>
        </w:rPr>
        <w:t>Giải thích quy trình:</w:t>
      </w:r>
    </w:p>
    <w:p w:rsidR="36C19F35" w:rsidP="00A31961" w:rsidRDefault="36C19F35" w14:paraId="7102798D" w14:textId="5C0E3B07">
      <w:pPr>
        <w:pStyle w:val="ListParagraph"/>
        <w:numPr>
          <w:ilvl w:val="0"/>
          <w:numId w:val="11"/>
        </w:numPr>
        <w:spacing w:line="264" w:lineRule="auto"/>
      </w:pPr>
      <w:r>
        <w:t>NSD đăng nhập và có kết nối tới thiết bị</w:t>
      </w:r>
    </w:p>
    <w:p w:rsidR="002D122B" w:rsidP="00A31961" w:rsidRDefault="2E332F44" w14:paraId="0676AACF" w14:textId="6BF5D67C">
      <w:pPr>
        <w:pStyle w:val="ListParagraph"/>
        <w:numPr>
          <w:ilvl w:val="0"/>
          <w:numId w:val="11"/>
        </w:numPr>
        <w:spacing w:line="264" w:lineRule="auto"/>
        <w:rPr>
          <w:rFonts w:cs="Tahoma"/>
        </w:rPr>
      </w:pPr>
      <w:r w:rsidRPr="6266F7CF">
        <w:rPr>
          <w:rFonts w:cs="Tahoma"/>
        </w:rPr>
        <w:t xml:space="preserve">NSD </w:t>
      </w:r>
      <w:r w:rsidRPr="6266F7CF" w:rsidR="0A51AB2E">
        <w:rPr>
          <w:rFonts w:cs="Tahoma"/>
        </w:rPr>
        <w:t xml:space="preserve">truy cập tính năng điều khiển thiết bị </w:t>
      </w:r>
      <w:r w:rsidRPr="6266F7CF" w:rsidR="0A51AB2E">
        <w:rPr>
          <w:rFonts w:ascii="Wingdings" w:hAnsi="Wingdings" w:eastAsia="Wingdings" w:cs="Wingdings"/>
          <w:highlight w:val="yellow"/>
        </w:rPr>
        <w:t></w:t>
      </w:r>
      <w:r w:rsidRPr="6266F7CF" w:rsidR="0A51AB2E">
        <w:rPr>
          <w:rFonts w:cs="Tahoma"/>
          <w:highlight w:val="yellow"/>
        </w:rPr>
        <w:t xml:space="preserve"> Chọn thiết bị muốn điều khiển </w:t>
      </w:r>
      <w:r w:rsidRPr="6266F7CF" w:rsidR="0A51AB2E">
        <w:rPr>
          <w:rFonts w:ascii="Wingdings" w:hAnsi="Wingdings" w:eastAsia="Wingdings" w:cs="Wingdings"/>
          <w:highlight w:val="yellow"/>
        </w:rPr>
        <w:t></w:t>
      </w:r>
      <w:r w:rsidRPr="6266F7CF" w:rsidR="0A51AB2E">
        <w:rPr>
          <w:rFonts w:cs="Tahoma"/>
          <w:highlight w:val="yellow"/>
        </w:rPr>
        <w:t xml:space="preserve"> Chọn Reset factory</w:t>
      </w:r>
    </w:p>
    <w:p w:rsidR="33D17D1E" w:rsidP="33D17D1E" w:rsidRDefault="33D17D1E" w14:paraId="62D62946" w14:textId="4B24E369">
      <w:pPr>
        <w:pStyle w:val="ListParagraph"/>
        <w:numPr>
          <w:ilvl w:val="0"/>
          <w:numId w:val="11"/>
        </w:numPr>
        <w:spacing w:line="264" w:lineRule="auto"/>
        <w:rPr>
          <w:rFonts w:cs="Tahoma"/>
          <w:highlight w:val="yellow"/>
        </w:rPr>
      </w:pPr>
      <w:r w:rsidRPr="33D17D1E">
        <w:rPr>
          <w:rFonts w:cs="Tahoma"/>
          <w:highlight w:val="yellow"/>
        </w:rPr>
        <w:t>Ứng dụng hiển thị danh sách thiết bị trong mạng</w:t>
      </w:r>
    </w:p>
    <w:p w:rsidR="33D17D1E" w:rsidP="33D17D1E" w:rsidRDefault="33D17D1E" w14:paraId="45179321" w14:textId="15FADCCE">
      <w:pPr>
        <w:pStyle w:val="ListParagraph"/>
        <w:numPr>
          <w:ilvl w:val="0"/>
          <w:numId w:val="11"/>
        </w:numPr>
        <w:spacing w:line="264" w:lineRule="auto"/>
        <w:rPr>
          <w:rFonts w:cs="Tahoma"/>
          <w:highlight w:val="yellow"/>
        </w:rPr>
      </w:pPr>
      <w:r w:rsidRPr="33D17D1E">
        <w:rPr>
          <w:rFonts w:cs="Tahoma"/>
          <w:highlight w:val="yellow"/>
        </w:rPr>
        <w:t>NSD chọn thiết bị muốn điều khiển -&gt; Chọn Reset Factory</w:t>
      </w:r>
    </w:p>
    <w:p w:rsidR="69A2FB1E" w:rsidP="00A31961" w:rsidRDefault="51AD63FF" w14:paraId="79518524" w14:textId="5E14DB80">
      <w:pPr>
        <w:pStyle w:val="ListParagraph"/>
        <w:numPr>
          <w:ilvl w:val="0"/>
          <w:numId w:val="11"/>
        </w:numPr>
        <w:spacing w:line="264" w:lineRule="auto"/>
        <w:rPr>
          <w:rFonts w:cs="Tahoma"/>
        </w:rPr>
      </w:pPr>
      <w:r w:rsidRPr="33D17D1E">
        <w:rPr>
          <w:rFonts w:cs="Tahoma"/>
        </w:rPr>
        <w:t>Ứng dụng</w:t>
      </w:r>
      <w:r w:rsidRPr="33D17D1E" w:rsidR="31B5B072">
        <w:rPr>
          <w:rFonts w:cs="Tahoma"/>
        </w:rPr>
        <w:t xml:space="preserve"> gửi yêu cầu Reset thiết bị</w:t>
      </w:r>
    </w:p>
    <w:p w:rsidR="69A2FB1E" w:rsidP="00A31961" w:rsidRDefault="31B5B072" w14:paraId="541905FA" w14:textId="2D9578B3">
      <w:pPr>
        <w:pStyle w:val="ListParagraph"/>
        <w:numPr>
          <w:ilvl w:val="0"/>
          <w:numId w:val="11"/>
        </w:numPr>
        <w:spacing w:line="264" w:lineRule="auto"/>
        <w:rPr>
          <w:rFonts w:cs="Tahoma"/>
        </w:rPr>
      </w:pPr>
      <w:r w:rsidRPr="33D17D1E">
        <w:rPr>
          <w:rFonts w:cs="Tahoma"/>
        </w:rPr>
        <w:t>Thiết bị thực hiện Reset</w:t>
      </w:r>
    </w:p>
    <w:p w:rsidR="009D7F71" w:rsidP="00A31961" w:rsidRDefault="1FABF27C" w14:paraId="5A442E9D" w14:textId="6C670029">
      <w:pPr>
        <w:pStyle w:val="ListParagraph"/>
        <w:numPr>
          <w:ilvl w:val="0"/>
          <w:numId w:val="11"/>
        </w:numPr>
        <w:spacing w:line="264" w:lineRule="auto"/>
        <w:rPr>
          <w:rFonts w:cs="Tahoma"/>
        </w:rPr>
      </w:pPr>
      <w:r w:rsidRPr="33D17D1E">
        <w:rPr>
          <w:rFonts w:cs="Tahoma"/>
        </w:rPr>
        <w:t>Ứng dụng thông báo kết quả Reset thiết bị</w:t>
      </w:r>
    </w:p>
    <w:p w:rsidR="002D122B" w:rsidP="00A31961" w:rsidRDefault="24990B1A" w14:paraId="57597FF9" w14:textId="711052BD">
      <w:pPr>
        <w:pStyle w:val="ListParagraph"/>
        <w:numPr>
          <w:ilvl w:val="0"/>
          <w:numId w:val="11"/>
        </w:numPr>
        <w:spacing w:line="264" w:lineRule="auto"/>
      </w:pPr>
      <w:r>
        <w:t>Kết thúc nghiệp vụ</w:t>
      </w:r>
    </w:p>
    <w:p w:rsidR="00737EAB" w:rsidP="33D17D1E" w:rsidRDefault="3C07F4D3" w14:paraId="79F68488" w14:textId="4203887C">
      <w:pPr>
        <w:pStyle w:val="Heading4"/>
        <w:spacing w:line="264" w:lineRule="auto"/>
      </w:pPr>
      <w:bookmarkStart w:name="_Toc55318717" w:id="137"/>
      <w:r>
        <w:lastRenderedPageBreak/>
        <w:t xml:space="preserve"> Backup/Restore cấu hình</w:t>
      </w:r>
      <w:bookmarkEnd w:id="137"/>
    </w:p>
    <w:p w:rsidR="00737EAB" w:rsidP="00A31961" w:rsidRDefault="57538E7C" w14:paraId="30704EA9" w14:textId="4942DE57">
      <w:pPr>
        <w:pStyle w:val="ListParagraph"/>
        <w:numPr>
          <w:ilvl w:val="0"/>
          <w:numId w:val="7"/>
        </w:numPr>
        <w:spacing w:line="264" w:lineRule="auto"/>
      </w:pPr>
      <w:r w:rsidRPr="7E2641A2">
        <w:rPr>
          <w:lang w:val="vi"/>
        </w:rPr>
        <w:t>Chức năng này cho phép người sử dụng đưa th</w:t>
      </w:r>
      <w:r>
        <w:t>iết bị cấu hình được lưu lại gần nhất</w:t>
      </w:r>
    </w:p>
    <w:tbl>
      <w:tblPr>
        <w:tblW w:w="0" w:type="auto"/>
        <w:tblLayout w:type="fixed"/>
        <w:tblLook w:val="04A0" w:firstRow="1" w:lastRow="0" w:firstColumn="1" w:lastColumn="0" w:noHBand="0" w:noVBand="1"/>
      </w:tblPr>
      <w:tblGrid>
        <w:gridCol w:w="2145"/>
        <w:gridCol w:w="7080"/>
      </w:tblGrid>
      <w:tr w:rsidR="57538E7C" w:rsidTr="57538E7C" w14:paraId="563DF083" w14:textId="77777777">
        <w:tc>
          <w:tcPr>
            <w:tcW w:w="214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Pr>
          <w:p w:rsidR="57538E7C" w:rsidP="57538E7C" w:rsidRDefault="57538E7C" w14:paraId="62F18EFD" w14:textId="73B7B48E">
            <w:pPr>
              <w:spacing w:line="264" w:lineRule="auto"/>
            </w:pPr>
            <w:r w:rsidRPr="57538E7C">
              <w:rPr>
                <w:szCs w:val="26"/>
              </w:rPr>
              <w:t>ID</w:t>
            </w:r>
          </w:p>
        </w:tc>
        <w:tc>
          <w:tcPr>
            <w:tcW w:w="7080" w:type="dxa"/>
            <w:tcBorders>
              <w:top w:val="single" w:color="auto" w:sz="8" w:space="0"/>
              <w:left w:val="single" w:color="auto" w:sz="8" w:space="0"/>
              <w:bottom w:val="single" w:color="auto" w:sz="8" w:space="0"/>
              <w:right w:val="single" w:color="auto" w:sz="8" w:space="0"/>
            </w:tcBorders>
            <w:shd w:val="clear" w:color="auto" w:fill="BFBFBF" w:themeFill="background1" w:themeFillShade="BF"/>
          </w:tcPr>
          <w:p w:rsidR="57538E7C" w:rsidP="57538E7C" w:rsidRDefault="57538E7C" w14:paraId="2F3D8066" w14:textId="09855E12">
            <w:pPr>
              <w:spacing w:line="264" w:lineRule="auto"/>
            </w:pPr>
            <w:r w:rsidRPr="57538E7C">
              <w:rPr>
                <w:szCs w:val="26"/>
              </w:rPr>
              <w:t>UC-System-03</w:t>
            </w:r>
          </w:p>
        </w:tc>
      </w:tr>
      <w:tr w:rsidR="57538E7C" w:rsidTr="57538E7C" w14:paraId="31FEE005" w14:textId="77777777">
        <w:tc>
          <w:tcPr>
            <w:tcW w:w="2145" w:type="dxa"/>
            <w:tcBorders>
              <w:top w:val="single" w:color="auto" w:sz="8" w:space="0"/>
              <w:left w:val="single" w:color="auto" w:sz="8" w:space="0"/>
              <w:bottom w:val="single" w:color="auto" w:sz="8" w:space="0"/>
              <w:right w:val="single" w:color="auto" w:sz="8" w:space="0"/>
            </w:tcBorders>
          </w:tcPr>
          <w:p w:rsidR="57538E7C" w:rsidP="57538E7C" w:rsidRDefault="57538E7C" w14:paraId="4EE7F6F5" w14:textId="262EB691">
            <w:pPr>
              <w:spacing w:line="264" w:lineRule="auto"/>
            </w:pPr>
            <w:r w:rsidRPr="57538E7C">
              <w:rPr>
                <w:szCs w:val="26"/>
              </w:rPr>
              <w:t>Name</w:t>
            </w:r>
          </w:p>
        </w:tc>
        <w:tc>
          <w:tcPr>
            <w:tcW w:w="7080" w:type="dxa"/>
            <w:tcBorders>
              <w:top w:val="single" w:color="auto" w:sz="8" w:space="0"/>
              <w:left w:val="single" w:color="auto" w:sz="8" w:space="0"/>
              <w:bottom w:val="single" w:color="auto" w:sz="8" w:space="0"/>
              <w:right w:val="single" w:color="auto" w:sz="8" w:space="0"/>
            </w:tcBorders>
          </w:tcPr>
          <w:p w:rsidR="57538E7C" w:rsidP="57538E7C" w:rsidRDefault="57538E7C" w14:paraId="4835890D" w14:textId="68E131F1">
            <w:pPr>
              <w:spacing w:line="264" w:lineRule="auto"/>
            </w:pPr>
            <w:r w:rsidRPr="57538E7C">
              <w:rPr>
                <w:color w:val="000000" w:themeColor="text1"/>
                <w:szCs w:val="26"/>
              </w:rPr>
              <w:t>Restore/Backup thiết bị</w:t>
            </w:r>
          </w:p>
        </w:tc>
      </w:tr>
      <w:tr w:rsidR="57538E7C" w:rsidTr="57538E7C" w14:paraId="36FB7D3D" w14:textId="77777777">
        <w:tc>
          <w:tcPr>
            <w:tcW w:w="2145" w:type="dxa"/>
            <w:tcBorders>
              <w:top w:val="single" w:color="auto" w:sz="8" w:space="0"/>
              <w:left w:val="single" w:color="auto" w:sz="8" w:space="0"/>
              <w:bottom w:val="single" w:color="auto" w:sz="8" w:space="0"/>
              <w:right w:val="single" w:color="auto" w:sz="8" w:space="0"/>
            </w:tcBorders>
          </w:tcPr>
          <w:p w:rsidR="57538E7C" w:rsidP="57538E7C" w:rsidRDefault="57538E7C" w14:paraId="32D197C2" w14:textId="41D1BF32">
            <w:pPr>
              <w:spacing w:line="264" w:lineRule="auto"/>
            </w:pPr>
            <w:r w:rsidRPr="57538E7C">
              <w:rPr>
                <w:szCs w:val="26"/>
              </w:rPr>
              <w:t>Description</w:t>
            </w:r>
          </w:p>
        </w:tc>
        <w:tc>
          <w:tcPr>
            <w:tcW w:w="7080" w:type="dxa"/>
            <w:tcBorders>
              <w:top w:val="single" w:color="auto" w:sz="8" w:space="0"/>
              <w:left w:val="single" w:color="auto" w:sz="8" w:space="0"/>
              <w:bottom w:val="single" w:color="auto" w:sz="8" w:space="0"/>
              <w:right w:val="single" w:color="auto" w:sz="8" w:space="0"/>
            </w:tcBorders>
          </w:tcPr>
          <w:p w:rsidR="57538E7C" w:rsidP="00A31961" w:rsidRDefault="57538E7C" w14:paraId="73FA3FEF" w14:textId="192669F4">
            <w:pPr>
              <w:pStyle w:val="ListParagraph"/>
              <w:numPr>
                <w:ilvl w:val="0"/>
                <w:numId w:val="8"/>
              </w:numPr>
              <w:rPr>
                <w:color w:val="000000" w:themeColor="text1"/>
              </w:rPr>
            </w:pPr>
            <w:r w:rsidRPr="57538E7C">
              <w:rPr>
                <w:color w:val="000000" w:themeColor="text1"/>
              </w:rPr>
              <w:t>Người dùng đăng nhập và có kết nối tới thiết bị</w:t>
            </w:r>
          </w:p>
          <w:p w:rsidR="57538E7C" w:rsidP="00A31961" w:rsidRDefault="57538E7C" w14:paraId="501F9D83" w14:textId="460C3FC4">
            <w:pPr>
              <w:pStyle w:val="ListParagraph"/>
              <w:numPr>
                <w:ilvl w:val="0"/>
                <w:numId w:val="8"/>
              </w:numPr>
              <w:rPr>
                <w:color w:val="000000" w:themeColor="text1"/>
              </w:rPr>
            </w:pPr>
            <w:r w:rsidRPr="57538E7C">
              <w:rPr>
                <w:color w:val="000000" w:themeColor="text1"/>
              </w:rPr>
              <w:t>Người dùng chọn tính năng Restore/Backup cấu hình thiết bị</w:t>
            </w:r>
          </w:p>
        </w:tc>
      </w:tr>
      <w:tr w:rsidR="57538E7C" w:rsidTr="57538E7C" w14:paraId="12A6203F" w14:textId="77777777">
        <w:tc>
          <w:tcPr>
            <w:tcW w:w="2145" w:type="dxa"/>
            <w:tcBorders>
              <w:top w:val="single" w:color="auto" w:sz="8" w:space="0"/>
              <w:left w:val="single" w:color="auto" w:sz="8" w:space="0"/>
              <w:bottom w:val="single" w:color="auto" w:sz="8" w:space="0"/>
              <w:right w:val="single" w:color="auto" w:sz="8" w:space="0"/>
            </w:tcBorders>
          </w:tcPr>
          <w:p w:rsidR="57538E7C" w:rsidP="57538E7C" w:rsidRDefault="57538E7C" w14:paraId="64A077DA" w14:textId="20EFF222">
            <w:pPr>
              <w:spacing w:line="264" w:lineRule="auto"/>
            </w:pPr>
            <w:r w:rsidRPr="57538E7C">
              <w:rPr>
                <w:szCs w:val="26"/>
              </w:rPr>
              <w:t>Actor</w:t>
            </w:r>
          </w:p>
        </w:tc>
        <w:tc>
          <w:tcPr>
            <w:tcW w:w="7080" w:type="dxa"/>
            <w:tcBorders>
              <w:top w:val="single" w:color="auto" w:sz="8" w:space="0"/>
              <w:left w:val="single" w:color="auto" w:sz="8" w:space="0"/>
              <w:bottom w:val="single" w:color="auto" w:sz="8" w:space="0"/>
              <w:right w:val="single" w:color="auto" w:sz="8" w:space="0"/>
            </w:tcBorders>
          </w:tcPr>
          <w:p w:rsidR="57538E7C" w:rsidP="57538E7C" w:rsidRDefault="57538E7C" w14:paraId="4D27A72D" w14:textId="26C3FFD6">
            <w:pPr>
              <w:spacing w:line="264" w:lineRule="auto"/>
            </w:pPr>
            <w:r w:rsidRPr="57538E7C">
              <w:rPr>
                <w:color w:val="000000" w:themeColor="text1"/>
                <w:szCs w:val="26"/>
              </w:rPr>
              <w:t>NSD</w:t>
            </w:r>
          </w:p>
        </w:tc>
      </w:tr>
      <w:tr w:rsidR="57538E7C" w:rsidTr="57538E7C" w14:paraId="2D567B0D" w14:textId="77777777">
        <w:tc>
          <w:tcPr>
            <w:tcW w:w="2145" w:type="dxa"/>
            <w:tcBorders>
              <w:top w:val="single" w:color="auto" w:sz="8" w:space="0"/>
              <w:left w:val="single" w:color="auto" w:sz="8" w:space="0"/>
              <w:bottom w:val="single" w:color="auto" w:sz="8" w:space="0"/>
              <w:right w:val="single" w:color="auto" w:sz="8" w:space="0"/>
            </w:tcBorders>
          </w:tcPr>
          <w:p w:rsidR="57538E7C" w:rsidP="57538E7C" w:rsidRDefault="57538E7C" w14:paraId="2910B95A" w14:textId="61BFA403">
            <w:pPr>
              <w:spacing w:line="264" w:lineRule="auto"/>
            </w:pPr>
            <w:r w:rsidRPr="57538E7C">
              <w:rPr>
                <w:szCs w:val="26"/>
              </w:rPr>
              <w:t>Pre-condition</w:t>
            </w:r>
          </w:p>
        </w:tc>
        <w:tc>
          <w:tcPr>
            <w:tcW w:w="7080" w:type="dxa"/>
            <w:tcBorders>
              <w:top w:val="single" w:color="auto" w:sz="8" w:space="0"/>
              <w:left w:val="single" w:color="auto" w:sz="8" w:space="0"/>
              <w:bottom w:val="single" w:color="auto" w:sz="8" w:space="0"/>
              <w:right w:val="single" w:color="auto" w:sz="8" w:space="0"/>
            </w:tcBorders>
          </w:tcPr>
          <w:p w:rsidR="57538E7C" w:rsidP="57538E7C" w:rsidRDefault="57538E7C" w14:paraId="4C601B43" w14:textId="78D5D6DF">
            <w:pPr>
              <w:spacing w:line="264" w:lineRule="auto"/>
            </w:pPr>
            <w:r w:rsidRPr="57538E7C">
              <w:rPr>
                <w:color w:val="000000" w:themeColor="text1"/>
                <w:szCs w:val="26"/>
              </w:rPr>
              <w:t>NSD đã có kết nối tới thiết bị</w:t>
            </w:r>
          </w:p>
        </w:tc>
      </w:tr>
      <w:tr w:rsidR="57538E7C" w:rsidTr="57538E7C" w14:paraId="66DD8508" w14:textId="77777777">
        <w:tc>
          <w:tcPr>
            <w:tcW w:w="2145" w:type="dxa"/>
            <w:tcBorders>
              <w:top w:val="single" w:color="auto" w:sz="8" w:space="0"/>
              <w:left w:val="single" w:color="auto" w:sz="8" w:space="0"/>
              <w:bottom w:val="single" w:color="auto" w:sz="8" w:space="0"/>
              <w:right w:val="single" w:color="auto" w:sz="8" w:space="0"/>
            </w:tcBorders>
          </w:tcPr>
          <w:p w:rsidR="57538E7C" w:rsidP="57538E7C" w:rsidRDefault="57538E7C" w14:paraId="3FDCCCA1" w14:textId="05440829">
            <w:pPr>
              <w:spacing w:line="264" w:lineRule="auto"/>
            </w:pPr>
            <w:r w:rsidRPr="57538E7C">
              <w:rPr>
                <w:szCs w:val="26"/>
              </w:rPr>
              <w:t>Post-condition</w:t>
            </w:r>
          </w:p>
        </w:tc>
        <w:tc>
          <w:tcPr>
            <w:tcW w:w="7080" w:type="dxa"/>
            <w:tcBorders>
              <w:top w:val="single" w:color="auto" w:sz="8" w:space="0"/>
              <w:left w:val="single" w:color="auto" w:sz="8" w:space="0"/>
              <w:bottom w:val="single" w:color="auto" w:sz="8" w:space="0"/>
              <w:right w:val="single" w:color="auto" w:sz="8" w:space="0"/>
            </w:tcBorders>
          </w:tcPr>
          <w:p w:rsidR="57538E7C" w:rsidP="57538E7C" w:rsidRDefault="57538E7C" w14:paraId="7E91D139" w14:textId="0E05DD96">
            <w:pPr>
              <w:spacing w:line="264" w:lineRule="auto"/>
            </w:pPr>
            <w:r w:rsidRPr="57538E7C">
              <w:rPr>
                <w:color w:val="000000" w:themeColor="text1"/>
                <w:szCs w:val="26"/>
              </w:rPr>
              <w:t>NSD truy cập lại vào mạng của thiết bị</w:t>
            </w:r>
          </w:p>
        </w:tc>
      </w:tr>
    </w:tbl>
    <w:p w:rsidR="00737EAB" w:rsidP="00A31961" w:rsidRDefault="57538E7C" w14:paraId="09A3EE5E" w14:textId="6402617C">
      <w:pPr>
        <w:pStyle w:val="ListParagraph"/>
        <w:numPr>
          <w:ilvl w:val="0"/>
          <w:numId w:val="6"/>
        </w:numPr>
        <w:spacing w:line="264" w:lineRule="auto"/>
        <w:jc w:val="left"/>
      </w:pPr>
      <w:r>
        <w:t>Sơ đồ quy trình nghiệp vụ restore cấu hình thiết bị</w:t>
      </w:r>
    </w:p>
    <w:p w:rsidR="00737EAB" w:rsidP="57538E7C" w:rsidRDefault="57538E7C" w14:paraId="71561F72" w14:textId="1B005195">
      <w:pPr>
        <w:spacing w:line="264" w:lineRule="auto"/>
        <w:jc w:val="center"/>
      </w:pPr>
      <w:r>
        <w:rPr>
          <w:noProof/>
        </w:rPr>
        <w:drawing>
          <wp:inline distT="0" distB="0" distL="0" distR="0" wp14:anchorId="502FBCBD" wp14:editId="54C2C8DF">
            <wp:extent cx="3771900" cy="4572000"/>
            <wp:effectExtent l="0" t="0" r="0" b="0"/>
            <wp:docPr id="1696562325" name="Picture 169656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771900" cy="4572000"/>
                    </a:xfrm>
                    <a:prstGeom prst="rect">
                      <a:avLst/>
                    </a:prstGeom>
                  </pic:spPr>
                </pic:pic>
              </a:graphicData>
            </a:graphic>
          </wp:inline>
        </w:drawing>
      </w:r>
    </w:p>
    <w:p w:rsidR="00737EAB" w:rsidP="00A31961" w:rsidRDefault="57538E7C" w14:paraId="3EEAC0C1" w14:textId="5A6A613E">
      <w:pPr>
        <w:pStyle w:val="ListParagraph"/>
        <w:numPr>
          <w:ilvl w:val="0"/>
          <w:numId w:val="5"/>
        </w:numPr>
        <w:spacing w:line="264" w:lineRule="auto"/>
      </w:pPr>
      <w:r>
        <w:t>Giải thích quy trình:</w:t>
      </w:r>
    </w:p>
    <w:p w:rsidR="00737EAB" w:rsidP="00A31961" w:rsidRDefault="57538E7C" w14:paraId="36BEC6E7" w14:textId="37CBA76A">
      <w:pPr>
        <w:pStyle w:val="ListParagraph"/>
        <w:numPr>
          <w:ilvl w:val="0"/>
          <w:numId w:val="4"/>
        </w:numPr>
        <w:spacing w:line="264" w:lineRule="auto"/>
      </w:pPr>
      <w:r>
        <w:t>NSD đăng nhập và có kết nối tới thiết bị</w:t>
      </w:r>
    </w:p>
    <w:p w:rsidR="00737EAB" w:rsidP="57538E7C" w:rsidRDefault="57538E7C" w14:paraId="73C99146" w14:textId="72426918">
      <w:pPr>
        <w:pStyle w:val="ListParagraph"/>
        <w:spacing w:line="264" w:lineRule="auto"/>
      </w:pPr>
      <w:r w:rsidRPr="57538E7C">
        <w:t xml:space="preserve">NSD truy cập tính năng điều khiển thiết bị </w:t>
      </w:r>
      <w:r w:rsidRPr="57538E7C">
        <w:rPr>
          <w:rFonts w:ascii="Wingdings" w:hAnsi="Wingdings" w:eastAsia="Wingdings" w:cs="Wingdings"/>
        </w:rPr>
        <w:t>à</w:t>
      </w:r>
      <w:r w:rsidRPr="57538E7C">
        <w:t xml:space="preserve"> Chọn thiết bị muốn điều khiển </w:t>
      </w:r>
      <w:r w:rsidRPr="57538E7C">
        <w:rPr>
          <w:rFonts w:ascii="Wingdings" w:hAnsi="Wingdings" w:eastAsia="Wingdings" w:cs="Wingdings"/>
        </w:rPr>
        <w:t>à</w:t>
      </w:r>
      <w:r w:rsidRPr="57538E7C">
        <w:t xml:space="preserve"> Chọn Restore </w:t>
      </w:r>
    </w:p>
    <w:p w:rsidR="00737EAB" w:rsidP="57538E7C" w:rsidRDefault="57538E7C" w14:paraId="11BA7803" w14:textId="6B83A24B">
      <w:pPr>
        <w:pStyle w:val="ListParagraph"/>
        <w:spacing w:line="264" w:lineRule="auto"/>
      </w:pPr>
      <w:r w:rsidRPr="57538E7C">
        <w:lastRenderedPageBreak/>
        <w:t>Hệ thống lấy file cấu hình được backup gần nhất</w:t>
      </w:r>
    </w:p>
    <w:p w:rsidR="00737EAB" w:rsidP="57538E7C" w:rsidRDefault="57538E7C" w14:paraId="13FD8527" w14:textId="1B938E96">
      <w:pPr>
        <w:pStyle w:val="ListParagraph"/>
        <w:spacing w:line="264" w:lineRule="auto"/>
      </w:pPr>
      <w:r w:rsidRPr="57538E7C">
        <w:t>Hệ thống gửi yêu cầu Restore theo file back up tới thiết bị</w:t>
      </w:r>
    </w:p>
    <w:p w:rsidR="00737EAB" w:rsidP="57538E7C" w:rsidRDefault="57538E7C" w14:paraId="2518D741" w14:textId="41B87035">
      <w:pPr>
        <w:pStyle w:val="ListParagraph"/>
        <w:spacing w:line="264" w:lineRule="auto"/>
      </w:pPr>
      <w:r w:rsidRPr="57538E7C">
        <w:t>Thiết bị thực hiện Restore cấu hình</w:t>
      </w:r>
    </w:p>
    <w:p w:rsidR="00737EAB" w:rsidP="57538E7C" w:rsidRDefault="57538E7C" w14:paraId="635BECF9" w14:textId="03B3A37F">
      <w:pPr>
        <w:pStyle w:val="ListParagraph"/>
        <w:spacing w:line="264" w:lineRule="auto"/>
      </w:pPr>
      <w:r w:rsidRPr="57538E7C">
        <w:t>Hệ thống ghi log hoạt động</w:t>
      </w:r>
    </w:p>
    <w:p w:rsidR="00737EAB" w:rsidP="57538E7C" w:rsidRDefault="57538E7C" w14:paraId="7ABE485A" w14:textId="61D80651">
      <w:pPr>
        <w:pStyle w:val="ListParagraph"/>
        <w:spacing w:line="264" w:lineRule="auto"/>
      </w:pPr>
      <w:r w:rsidRPr="57538E7C">
        <w:t>Kết thúc nghiệp vụ</w:t>
      </w:r>
    </w:p>
    <w:p w:rsidR="00737EAB" w:rsidP="00A31961" w:rsidRDefault="57538E7C" w14:paraId="18F66176" w14:textId="27868EE7">
      <w:pPr>
        <w:pStyle w:val="ListParagraph"/>
        <w:numPr>
          <w:ilvl w:val="0"/>
          <w:numId w:val="3"/>
        </w:numPr>
        <w:spacing w:line="264" w:lineRule="auto"/>
      </w:pPr>
      <w:r>
        <w:t>Sơ đồ quy trình nghiệp vụ backup cấu hình thiết bị</w:t>
      </w:r>
    </w:p>
    <w:p w:rsidR="00737EAB" w:rsidP="57538E7C" w:rsidRDefault="57538E7C" w14:paraId="6F1938E1" w14:textId="7198320D">
      <w:pPr>
        <w:spacing w:line="264" w:lineRule="auto"/>
        <w:jc w:val="center"/>
      </w:pPr>
      <w:r>
        <w:rPr>
          <w:noProof/>
        </w:rPr>
        <w:drawing>
          <wp:inline distT="0" distB="0" distL="0" distR="0" wp14:anchorId="73DB2BB4" wp14:editId="0545619B">
            <wp:extent cx="4000500" cy="4572000"/>
            <wp:effectExtent l="0" t="0" r="0" b="0"/>
            <wp:docPr id="294420810" name="Picture 294420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000500" cy="4572000"/>
                    </a:xfrm>
                    <a:prstGeom prst="rect">
                      <a:avLst/>
                    </a:prstGeom>
                  </pic:spPr>
                </pic:pic>
              </a:graphicData>
            </a:graphic>
          </wp:inline>
        </w:drawing>
      </w:r>
    </w:p>
    <w:p w:rsidR="00737EAB" w:rsidP="00A31961" w:rsidRDefault="57538E7C" w14:paraId="3051ECD0" w14:textId="4B89A3EC">
      <w:pPr>
        <w:pStyle w:val="ListParagraph"/>
        <w:numPr>
          <w:ilvl w:val="0"/>
          <w:numId w:val="2"/>
        </w:numPr>
        <w:spacing w:line="264" w:lineRule="auto"/>
      </w:pPr>
      <w:r>
        <w:t>Giải thích quy trình:</w:t>
      </w:r>
    </w:p>
    <w:p w:rsidR="00737EAB" w:rsidP="00A31961" w:rsidRDefault="57538E7C" w14:paraId="2A27842E" w14:textId="3C64B345">
      <w:pPr>
        <w:pStyle w:val="ListParagraph"/>
        <w:numPr>
          <w:ilvl w:val="0"/>
          <w:numId w:val="1"/>
        </w:numPr>
        <w:spacing w:line="264" w:lineRule="auto"/>
      </w:pPr>
      <w:r>
        <w:t>NSD đăng nhập và có kết nối tới thiết bị</w:t>
      </w:r>
    </w:p>
    <w:p w:rsidR="00737EAB" w:rsidP="57538E7C" w:rsidRDefault="57538E7C" w14:paraId="262430FC" w14:textId="0544F441">
      <w:pPr>
        <w:pStyle w:val="ListParagraph"/>
        <w:spacing w:line="264" w:lineRule="auto"/>
      </w:pPr>
      <w:r w:rsidRPr="57538E7C">
        <w:t xml:space="preserve">NSD truy cập tính năng điều khiển thiết bị </w:t>
      </w:r>
      <w:r w:rsidRPr="57538E7C">
        <w:rPr>
          <w:rFonts w:ascii="Wingdings" w:hAnsi="Wingdings" w:eastAsia="Wingdings" w:cs="Wingdings"/>
        </w:rPr>
        <w:t>à</w:t>
      </w:r>
      <w:r w:rsidRPr="57538E7C">
        <w:t xml:space="preserve"> Chọn thiết bị muốn điều khiển </w:t>
      </w:r>
      <w:r w:rsidRPr="57538E7C">
        <w:rPr>
          <w:rFonts w:ascii="Wingdings" w:hAnsi="Wingdings" w:eastAsia="Wingdings" w:cs="Wingdings"/>
        </w:rPr>
        <w:t>à</w:t>
      </w:r>
      <w:r w:rsidRPr="57538E7C">
        <w:t xml:space="preserve"> Chọn Restore </w:t>
      </w:r>
    </w:p>
    <w:p w:rsidR="00737EAB" w:rsidP="57538E7C" w:rsidRDefault="57538E7C" w14:paraId="50CD8560" w14:textId="2CE6C7A1">
      <w:pPr>
        <w:pStyle w:val="ListParagraph"/>
        <w:spacing w:line="264" w:lineRule="auto"/>
      </w:pPr>
      <w:r w:rsidRPr="57538E7C">
        <w:t>Hệ thống yêu cầu lấy thông tin cấu hình hiện tại của thiết bị</w:t>
      </w:r>
    </w:p>
    <w:p w:rsidR="00737EAB" w:rsidP="57538E7C" w:rsidRDefault="57538E7C" w14:paraId="6CE49427" w14:textId="719D0880">
      <w:pPr>
        <w:pStyle w:val="ListParagraph"/>
        <w:spacing w:line="264" w:lineRule="auto"/>
      </w:pPr>
      <w:r w:rsidRPr="57538E7C">
        <w:t>Thiết bị gửi thông tin cấu hình</w:t>
      </w:r>
    </w:p>
    <w:p w:rsidR="00737EAB" w:rsidP="57538E7C" w:rsidRDefault="57538E7C" w14:paraId="2E01E30C" w14:textId="1714E9A4">
      <w:pPr>
        <w:pStyle w:val="ListParagraph"/>
        <w:spacing w:line="264" w:lineRule="auto"/>
      </w:pPr>
      <w:r w:rsidRPr="57538E7C">
        <w:t xml:space="preserve">Hệ thông yêu cầu lưu thông tin cấu hình trên ứng dụng </w:t>
      </w:r>
    </w:p>
    <w:p w:rsidR="00737EAB" w:rsidP="57538E7C" w:rsidRDefault="57538E7C" w14:paraId="73D4B6C9" w14:textId="3A9FE57D">
      <w:pPr>
        <w:pStyle w:val="ListParagraph"/>
        <w:spacing w:line="264" w:lineRule="auto"/>
      </w:pPr>
      <w:r w:rsidRPr="57538E7C">
        <w:t>Hệ thống ghi log hoạt động</w:t>
      </w:r>
    </w:p>
    <w:p w:rsidR="00737EAB" w:rsidP="57538E7C" w:rsidRDefault="57538E7C" w14:paraId="6E2ABDBB" w14:textId="1EE1F3FF">
      <w:pPr>
        <w:pStyle w:val="ListParagraph"/>
        <w:spacing w:line="264" w:lineRule="auto"/>
      </w:pPr>
      <w:r w:rsidRPr="57538E7C">
        <w:t>Kết thúc nghiệp vụ</w:t>
      </w:r>
    </w:p>
    <w:p w:rsidR="00737EAB" w:rsidP="57538E7C" w:rsidRDefault="00737EAB" w14:paraId="2B6D0976" w14:textId="2F4039DC"/>
    <w:p w:rsidR="00737EAB" w:rsidP="00210B50" w:rsidRDefault="0EFD242C" w14:paraId="42FCF038" w14:textId="1F6BABDA">
      <w:pPr>
        <w:pStyle w:val="Heading4"/>
        <w:spacing w:line="264" w:lineRule="auto"/>
      </w:pPr>
      <w:bookmarkStart w:name="_Toc1177150193" w:id="138"/>
      <w:r>
        <w:lastRenderedPageBreak/>
        <w:t>Cập nhật</w:t>
      </w:r>
      <w:r w:rsidR="13700764">
        <w:t xml:space="preserve"> firmware</w:t>
      </w:r>
      <w:bookmarkEnd w:id="138"/>
    </w:p>
    <w:p w:rsidR="0073739B" w:rsidP="00A31961" w:rsidRDefault="002D122B" w14:paraId="6174112E" w14:textId="4573223E">
      <w:pPr>
        <w:pStyle w:val="ListParagraph"/>
        <w:numPr>
          <w:ilvl w:val="0"/>
          <w:numId w:val="15"/>
        </w:numPr>
        <w:spacing w:line="264" w:lineRule="auto"/>
        <w:rPr>
          <w:lang w:val="vi-VN"/>
        </w:rPr>
      </w:pPr>
      <w:r w:rsidRPr="69A2FB1E">
        <w:rPr>
          <w:lang w:val="vi-VN"/>
        </w:rPr>
        <w:t>Chức năng này cho phép người sử dụng cập nhật firmware cho thiết bị</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9A2FB1E" w:rsidTr="69A2FB1E" w14:paraId="35669CED" w14:textId="77777777">
        <w:tc>
          <w:tcPr>
            <w:tcW w:w="2151" w:type="dxa"/>
            <w:shd w:val="clear" w:color="auto" w:fill="BFBFBF" w:themeFill="background1" w:themeFillShade="BF"/>
          </w:tcPr>
          <w:p w:rsidR="16E0FF40" w:rsidP="69A2FB1E" w:rsidRDefault="16E0FF40" w14:paraId="5F4D9672" w14:textId="3E210CBA">
            <w:pPr>
              <w:spacing w:line="264" w:lineRule="auto"/>
            </w:pPr>
            <w:r>
              <w:t>ID</w:t>
            </w:r>
          </w:p>
        </w:tc>
        <w:tc>
          <w:tcPr>
            <w:tcW w:w="7074" w:type="dxa"/>
            <w:shd w:val="clear" w:color="auto" w:fill="BFBFBF" w:themeFill="background1" w:themeFillShade="BF"/>
          </w:tcPr>
          <w:p w:rsidR="16E0FF40" w:rsidP="69A2FB1E" w:rsidRDefault="16E0FF40" w14:paraId="28A15DB7" w14:textId="0375E885">
            <w:pPr>
              <w:spacing w:line="264" w:lineRule="auto"/>
            </w:pPr>
            <w:r>
              <w:t>UC-System-04</w:t>
            </w:r>
          </w:p>
        </w:tc>
      </w:tr>
      <w:tr w:rsidR="69A2FB1E" w:rsidTr="69A2FB1E" w14:paraId="3CCA0ABC"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6C12D40C"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9A2FB1E" w:rsidP="69A2FB1E" w:rsidRDefault="69A2FB1E" w14:paraId="3A7AE06A" w14:textId="162476CE">
            <w:pPr>
              <w:spacing w:line="264" w:lineRule="auto"/>
            </w:pPr>
            <w:r w:rsidRPr="69A2FB1E">
              <w:rPr>
                <w:color w:val="000000" w:themeColor="text1"/>
              </w:rPr>
              <w:t>Update Firmware</w:t>
            </w:r>
          </w:p>
        </w:tc>
      </w:tr>
      <w:tr w:rsidR="69A2FB1E" w:rsidTr="69A2FB1E" w14:paraId="14C33B39"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3273E407"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16E0FF40" w:rsidP="00A31961" w:rsidRDefault="16E0FF40" w14:paraId="5F19BA50" w14:textId="034102E7">
            <w:pPr>
              <w:pStyle w:val="ListParagraph"/>
              <w:numPr>
                <w:ilvl w:val="0"/>
                <w:numId w:val="10"/>
              </w:numPr>
              <w:spacing w:line="264" w:lineRule="auto"/>
              <w:rPr>
                <w:color w:val="000000" w:themeColor="text1"/>
              </w:rPr>
            </w:pPr>
            <w:r w:rsidRPr="69A2FB1E">
              <w:rPr>
                <w:color w:val="000000" w:themeColor="text1"/>
              </w:rPr>
              <w:t>Người dùng đăng nhập và có kết nối tới thiết bị</w:t>
            </w:r>
          </w:p>
          <w:p w:rsidR="16E0FF40" w:rsidP="00A31961" w:rsidRDefault="16E0FF40" w14:paraId="2EAEC65B" w14:textId="3575B321">
            <w:pPr>
              <w:pStyle w:val="ListParagraph"/>
              <w:numPr>
                <w:ilvl w:val="0"/>
                <w:numId w:val="10"/>
              </w:numPr>
              <w:spacing w:line="264" w:lineRule="auto"/>
              <w:rPr>
                <w:color w:val="000000" w:themeColor="text1"/>
              </w:rPr>
            </w:pPr>
            <w:r w:rsidRPr="69A2FB1E">
              <w:rPr>
                <w:color w:val="000000" w:themeColor="text1"/>
              </w:rPr>
              <w:t>Người dùng chọn tính năng Update Firmware</w:t>
            </w:r>
          </w:p>
        </w:tc>
      </w:tr>
      <w:tr w:rsidR="69A2FB1E" w:rsidTr="69A2FB1E" w14:paraId="6AE34E0A"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37111D29"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1D418D07" w14:textId="77777777">
            <w:pPr>
              <w:spacing w:line="264" w:lineRule="auto"/>
              <w:rPr>
                <w:color w:val="000000" w:themeColor="text1"/>
              </w:rPr>
            </w:pPr>
            <w:r w:rsidRPr="69A2FB1E">
              <w:rPr>
                <w:color w:val="000000" w:themeColor="text1"/>
              </w:rPr>
              <w:t>NSD</w:t>
            </w:r>
          </w:p>
        </w:tc>
      </w:tr>
      <w:tr w:rsidR="69A2FB1E" w:rsidTr="69A2FB1E" w14:paraId="6199ACE8"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39D24AA3"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067A52FF" w14:textId="77777777">
            <w:pPr>
              <w:spacing w:line="264" w:lineRule="auto"/>
              <w:rPr>
                <w:color w:val="000000" w:themeColor="text1"/>
              </w:rPr>
            </w:pPr>
            <w:r w:rsidRPr="69A2FB1E">
              <w:rPr>
                <w:color w:val="000000" w:themeColor="text1"/>
              </w:rPr>
              <w:t>NSD đã có kết nối tới thiết bị</w:t>
            </w:r>
          </w:p>
        </w:tc>
      </w:tr>
      <w:tr w:rsidR="69A2FB1E" w:rsidTr="69A2FB1E" w14:paraId="7B18D658"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6EE51626"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69A2FB1E" w:rsidP="69A2FB1E" w:rsidRDefault="69A2FB1E" w14:paraId="60E981ED" w14:textId="0CA9736D">
            <w:pPr>
              <w:spacing w:line="264" w:lineRule="auto"/>
              <w:rPr>
                <w:color w:val="000000" w:themeColor="text1"/>
              </w:rPr>
            </w:pPr>
            <w:r w:rsidRPr="69A2FB1E">
              <w:rPr>
                <w:color w:val="000000" w:themeColor="text1"/>
              </w:rPr>
              <w:t>NSD truy cập lại vào mạng của thiết bị</w:t>
            </w:r>
          </w:p>
        </w:tc>
      </w:tr>
    </w:tbl>
    <w:p w:rsidR="0073739B" w:rsidP="69A2FB1E" w:rsidRDefault="0073739B" w14:paraId="5E977FCD" w14:textId="41EB89A4">
      <w:pPr>
        <w:spacing w:line="264" w:lineRule="auto"/>
        <w:jc w:val="center"/>
      </w:pPr>
    </w:p>
    <w:p w:rsidRPr="00E670F2" w:rsidR="0073739B" w:rsidP="00E670F2" w:rsidRDefault="2E7A1A80" w14:paraId="75E5E1A1" w14:textId="176BF747">
      <w:pPr>
        <w:spacing w:line="264" w:lineRule="auto"/>
        <w:rPr>
          <w:b/>
          <w:bCs/>
        </w:rPr>
      </w:pPr>
      <w:r w:rsidRPr="57538E7C">
        <w:rPr>
          <w:b/>
          <w:bCs/>
        </w:rPr>
        <w:t>Sơ đồ quy trình nghiệp vụ cập nhật firmware</w:t>
      </w:r>
      <w:r w:rsidRPr="57538E7C" w:rsidR="564890D0">
        <w:rPr>
          <w:b/>
          <w:bCs/>
        </w:rPr>
        <w:t xml:space="preserve"> thiết bị</w:t>
      </w:r>
    </w:p>
    <w:p w:rsidR="0073739B" w:rsidP="57538E7C" w:rsidRDefault="57538E7C" w14:paraId="3D58FB26" w14:textId="25A51DDC">
      <w:pPr>
        <w:spacing w:line="264" w:lineRule="auto"/>
        <w:jc w:val="center"/>
      </w:pPr>
      <w:r>
        <w:rPr>
          <w:noProof/>
        </w:rPr>
        <w:drawing>
          <wp:inline distT="0" distB="0" distL="0" distR="0" wp14:anchorId="1A996433" wp14:editId="5760EC31">
            <wp:extent cx="4543425" cy="4572000"/>
            <wp:effectExtent l="0" t="0" r="0" b="0"/>
            <wp:docPr id="36714908" name="Picture 3671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43425" cy="4572000"/>
                    </a:xfrm>
                    <a:prstGeom prst="rect">
                      <a:avLst/>
                    </a:prstGeom>
                  </pic:spPr>
                </pic:pic>
              </a:graphicData>
            </a:graphic>
          </wp:inline>
        </w:drawing>
      </w:r>
    </w:p>
    <w:p w:rsidRPr="00E670F2" w:rsidR="0073739B" w:rsidP="69A2FB1E" w:rsidRDefault="002D122B" w14:paraId="7E1EF517" w14:textId="77777777">
      <w:pPr>
        <w:spacing w:line="264" w:lineRule="auto"/>
        <w:rPr>
          <w:b/>
          <w:bCs/>
        </w:rPr>
      </w:pPr>
      <w:r w:rsidRPr="00E670F2">
        <w:rPr>
          <w:b/>
          <w:bCs/>
        </w:rPr>
        <w:t>Giải thích quy trình:</w:t>
      </w:r>
    </w:p>
    <w:p w:rsidR="0073739B" w:rsidP="00A31961" w:rsidRDefault="36C19F35" w14:paraId="1561D1D3" w14:textId="5C0E3B07">
      <w:pPr>
        <w:pStyle w:val="ListParagraph"/>
        <w:numPr>
          <w:ilvl w:val="0"/>
          <w:numId w:val="9"/>
        </w:numPr>
        <w:spacing w:line="264" w:lineRule="auto"/>
      </w:pPr>
      <w:r>
        <w:t>NSD đăng nhập và có kết nối tới thiết bị</w:t>
      </w:r>
    </w:p>
    <w:p w:rsidR="0073739B" w:rsidP="00A31961" w:rsidRDefault="2E332F44" w14:paraId="091AFAE7" w14:textId="08CC1818">
      <w:pPr>
        <w:pStyle w:val="ListParagraph"/>
        <w:numPr>
          <w:ilvl w:val="0"/>
          <w:numId w:val="9"/>
        </w:numPr>
        <w:spacing w:line="264" w:lineRule="auto"/>
        <w:rPr>
          <w:rFonts w:cs="Tahoma"/>
        </w:rPr>
      </w:pPr>
      <w:r w:rsidRPr="6266F7CF">
        <w:rPr>
          <w:rFonts w:cs="Tahoma"/>
        </w:rPr>
        <w:t xml:space="preserve">NSD </w:t>
      </w:r>
      <w:r w:rsidRPr="6266F7CF" w:rsidR="0A51AB2E">
        <w:rPr>
          <w:rFonts w:cs="Tahoma"/>
        </w:rPr>
        <w:t xml:space="preserve">truy cập tính năng điều khiển thiết bị </w:t>
      </w:r>
      <w:r w:rsidRPr="6266F7CF" w:rsidR="0A51AB2E">
        <w:rPr>
          <w:rFonts w:ascii="Wingdings" w:hAnsi="Wingdings" w:eastAsia="Wingdings" w:cs="Wingdings"/>
          <w:highlight w:val="yellow"/>
        </w:rPr>
        <w:t></w:t>
      </w:r>
      <w:r w:rsidRPr="6266F7CF" w:rsidR="0A51AB2E">
        <w:rPr>
          <w:rFonts w:cs="Tahoma"/>
          <w:highlight w:val="yellow"/>
        </w:rPr>
        <w:t xml:space="preserve"> Chọn thiết bị muốn điều khiển </w:t>
      </w:r>
      <w:r w:rsidRPr="6266F7CF" w:rsidR="0A51AB2E">
        <w:rPr>
          <w:rFonts w:ascii="Wingdings" w:hAnsi="Wingdings" w:eastAsia="Wingdings" w:cs="Wingdings"/>
          <w:highlight w:val="yellow"/>
        </w:rPr>
        <w:t></w:t>
      </w:r>
      <w:r w:rsidRPr="6266F7CF" w:rsidR="0A51AB2E">
        <w:rPr>
          <w:rFonts w:cs="Tahoma"/>
          <w:highlight w:val="yellow"/>
        </w:rPr>
        <w:t xml:space="preserve"> Chọn Update firmware</w:t>
      </w:r>
    </w:p>
    <w:p w:rsidR="33D17D1E" w:rsidP="33D17D1E" w:rsidRDefault="33D17D1E" w14:paraId="6DD15EA8" w14:textId="42CD1112">
      <w:pPr>
        <w:pStyle w:val="ListParagraph"/>
        <w:numPr>
          <w:ilvl w:val="0"/>
          <w:numId w:val="9"/>
        </w:numPr>
        <w:spacing w:line="264" w:lineRule="auto"/>
        <w:rPr>
          <w:rFonts w:cs="Tahoma"/>
          <w:highlight w:val="yellow"/>
        </w:rPr>
      </w:pPr>
      <w:r w:rsidRPr="33D17D1E">
        <w:rPr>
          <w:rFonts w:cs="Tahoma"/>
          <w:highlight w:val="yellow"/>
        </w:rPr>
        <w:lastRenderedPageBreak/>
        <w:t>Ứng dụng hiển thị danh sách thiết bị trong mạng</w:t>
      </w:r>
    </w:p>
    <w:p w:rsidR="33D17D1E" w:rsidP="33D17D1E" w:rsidRDefault="33D17D1E" w14:paraId="101CD8CD" w14:textId="40A06864">
      <w:pPr>
        <w:pStyle w:val="ListParagraph"/>
        <w:numPr>
          <w:ilvl w:val="0"/>
          <w:numId w:val="9"/>
        </w:numPr>
        <w:spacing w:line="264" w:lineRule="auto"/>
        <w:rPr>
          <w:rFonts w:cs="Tahoma"/>
          <w:highlight w:val="yellow"/>
        </w:rPr>
      </w:pPr>
      <w:r w:rsidRPr="33D17D1E">
        <w:rPr>
          <w:rFonts w:cs="Tahoma"/>
          <w:highlight w:val="yellow"/>
        </w:rPr>
        <w:t>NSD chọn thiết bị muốn điều khiển -&gt; Chọn Update firmware</w:t>
      </w:r>
    </w:p>
    <w:p w:rsidR="33D17D1E" w:rsidP="33D17D1E" w:rsidRDefault="33D17D1E" w14:paraId="58FA1EB4" w14:textId="5F656055">
      <w:pPr>
        <w:pStyle w:val="ListParagraph"/>
        <w:numPr>
          <w:ilvl w:val="0"/>
          <w:numId w:val="9"/>
        </w:numPr>
        <w:spacing w:line="264" w:lineRule="auto"/>
        <w:rPr>
          <w:rFonts w:cs="Tahoma"/>
          <w:highlight w:val="yellow"/>
        </w:rPr>
      </w:pPr>
      <w:r w:rsidRPr="33D17D1E">
        <w:rPr>
          <w:rFonts w:cs="Tahoma"/>
          <w:highlight w:val="yellow"/>
        </w:rPr>
        <w:t>Ứng dụng đăng nhập và kết nối tới thiết bị muốn điều khiển (Thiết bị muốn điều khiển không phải là thiết bị đang kết nối)</w:t>
      </w:r>
    </w:p>
    <w:p w:rsidR="0073739B" w:rsidP="00A31961" w:rsidRDefault="51AD63FF" w14:paraId="609CE090" w14:textId="64570419">
      <w:pPr>
        <w:pStyle w:val="ListParagraph"/>
        <w:numPr>
          <w:ilvl w:val="0"/>
          <w:numId w:val="9"/>
        </w:numPr>
        <w:spacing w:line="264" w:lineRule="auto"/>
        <w:rPr>
          <w:rFonts w:cs="Tahoma"/>
        </w:rPr>
      </w:pPr>
      <w:r w:rsidRPr="33D17D1E">
        <w:rPr>
          <w:rFonts w:cs="Tahoma"/>
        </w:rPr>
        <w:t>Ứng dụng</w:t>
      </w:r>
      <w:r w:rsidRPr="33D17D1E" w:rsidR="31B5B072">
        <w:rPr>
          <w:rFonts w:cs="Tahoma"/>
        </w:rPr>
        <w:t xml:space="preserve"> kiểm tra phiên bản firmware của thiết bị thông tin thiết bị gửi khi thiết lập kết nối, trường hợp phiên bản fw thiết bị đã khớp với bản mới nhất gửi thông báo</w:t>
      </w:r>
    </w:p>
    <w:p w:rsidR="0073739B" w:rsidP="00A31961" w:rsidRDefault="31B5B072" w14:paraId="5A6AE9AD" w14:textId="6AD3B6F8">
      <w:pPr>
        <w:pStyle w:val="ListParagraph"/>
        <w:numPr>
          <w:ilvl w:val="0"/>
          <w:numId w:val="9"/>
        </w:numPr>
        <w:spacing w:line="264" w:lineRule="auto"/>
        <w:rPr>
          <w:rFonts w:cs="Tahoma"/>
        </w:rPr>
      </w:pPr>
      <w:r w:rsidRPr="33D17D1E">
        <w:rPr>
          <w:rFonts w:cs="Tahoma"/>
        </w:rPr>
        <w:t xml:space="preserve">Nếu phiên bản mới nhất của </w:t>
      </w:r>
      <w:r w:rsidRPr="33D17D1E" w:rsidR="51AD63FF">
        <w:rPr>
          <w:rFonts w:cs="Tahoma"/>
        </w:rPr>
        <w:t>Ứng dụng</w:t>
      </w:r>
      <w:r w:rsidRPr="33D17D1E">
        <w:rPr>
          <w:rFonts w:cs="Tahoma"/>
        </w:rPr>
        <w:t xml:space="preserve"> khác với phiên bản của thiết bị, hệ thông gửi yêu cầu cập nhật firmware</w:t>
      </w:r>
    </w:p>
    <w:p w:rsidR="0073739B" w:rsidP="00A31961" w:rsidRDefault="31B5B072" w14:paraId="0B69ED2C" w14:textId="42753A32">
      <w:pPr>
        <w:pStyle w:val="ListParagraph"/>
        <w:numPr>
          <w:ilvl w:val="0"/>
          <w:numId w:val="9"/>
        </w:numPr>
        <w:spacing w:line="264" w:lineRule="auto"/>
        <w:rPr>
          <w:rFonts w:cs="Tahoma"/>
        </w:rPr>
      </w:pPr>
      <w:r w:rsidRPr="33D17D1E">
        <w:rPr>
          <w:rFonts w:cs="Tahoma"/>
        </w:rPr>
        <w:t>Thiết bị thực hiện cập nhật Firmware</w:t>
      </w:r>
    </w:p>
    <w:p w:rsidR="0073739B" w:rsidP="00A31961" w:rsidRDefault="31B5B072" w14:paraId="20695FB1" w14:textId="5A52A4E1">
      <w:pPr>
        <w:pStyle w:val="ListParagraph"/>
        <w:numPr>
          <w:ilvl w:val="0"/>
          <w:numId w:val="9"/>
        </w:numPr>
        <w:spacing w:line="264" w:lineRule="auto"/>
        <w:rPr>
          <w:rFonts w:cs="Tahoma"/>
        </w:rPr>
      </w:pPr>
      <w:r w:rsidRPr="33D17D1E">
        <w:rPr>
          <w:rFonts w:cs="Tahoma"/>
        </w:rPr>
        <w:t>Nếu cập nhật thất bại, gửi thông báo lỗi và cho phép NSD thử lại</w:t>
      </w:r>
    </w:p>
    <w:p w:rsidR="0073739B" w:rsidP="00A31961" w:rsidRDefault="31B5B072" w14:paraId="121CA699" w14:textId="7DB993AD">
      <w:pPr>
        <w:pStyle w:val="ListParagraph"/>
        <w:numPr>
          <w:ilvl w:val="0"/>
          <w:numId w:val="9"/>
        </w:numPr>
        <w:spacing w:line="264" w:lineRule="auto"/>
        <w:rPr>
          <w:rFonts w:cs="Tahoma"/>
        </w:rPr>
      </w:pPr>
      <w:r w:rsidRPr="33D17D1E">
        <w:rPr>
          <w:rFonts w:cs="Tahoma"/>
        </w:rPr>
        <w:t>Cập nhật firmware thành công, yêu cầu NSD kết nối lại mạng của thiết bị</w:t>
      </w:r>
    </w:p>
    <w:p w:rsidR="009D7F71" w:rsidP="00A31961" w:rsidRDefault="1FABF27C" w14:paraId="536348F6" w14:textId="61D4C281">
      <w:pPr>
        <w:pStyle w:val="ListParagraph"/>
        <w:numPr>
          <w:ilvl w:val="0"/>
          <w:numId w:val="9"/>
        </w:numPr>
        <w:spacing w:line="264" w:lineRule="auto"/>
        <w:rPr>
          <w:rFonts w:cs="Tahoma"/>
        </w:rPr>
      </w:pPr>
      <w:r w:rsidRPr="33D17D1E">
        <w:rPr>
          <w:rFonts w:cs="Tahoma"/>
        </w:rPr>
        <w:t>Ứng dụng thông báo kết quả cập nhật firmware</w:t>
      </w:r>
    </w:p>
    <w:p w:rsidR="33D17D1E" w:rsidP="33D17D1E" w:rsidRDefault="33D17D1E" w14:paraId="2C2D036A" w14:textId="2AEACA0E">
      <w:pPr>
        <w:pStyle w:val="ListParagraph"/>
        <w:numPr>
          <w:ilvl w:val="0"/>
          <w:numId w:val="9"/>
        </w:numPr>
        <w:spacing w:line="264" w:lineRule="auto"/>
        <w:rPr>
          <w:rFonts w:cs="Tahoma"/>
          <w:highlight w:val="yellow"/>
        </w:rPr>
      </w:pPr>
      <w:r w:rsidRPr="33D17D1E">
        <w:rPr>
          <w:rFonts w:cs="Tahoma"/>
          <w:highlight w:val="yellow"/>
        </w:rPr>
        <w:t>Ứng dụng thiết lập lại kết nối với thiết bị điều khiển ban đầu</w:t>
      </w:r>
    </w:p>
    <w:p w:rsidR="0073739B" w:rsidP="00A31961" w:rsidRDefault="24990B1A" w14:paraId="546FDC96" w14:textId="49720285">
      <w:pPr>
        <w:pStyle w:val="ListParagraph"/>
        <w:numPr>
          <w:ilvl w:val="0"/>
          <w:numId w:val="9"/>
        </w:numPr>
        <w:spacing w:line="264" w:lineRule="auto"/>
      </w:pPr>
      <w:r>
        <w:t>Kết thúc nghiệp vụ</w:t>
      </w:r>
    </w:p>
    <w:p w:rsidRPr="0073739B" w:rsidR="0073739B" w:rsidP="0073739B" w:rsidRDefault="0073739B" w14:paraId="3A8FCF96" w14:textId="77777777"/>
    <w:sectPr w:rsidRPr="0073739B" w:rsidR="0073739B" w:rsidSect="00B71560">
      <w:headerReference w:type="default" r:id="rId44"/>
      <w:footerReference w:type="default" r:id="rId45"/>
      <w:pgSz w:w="11906" w:h="16838" w:orient="portrait" w:code="9"/>
      <w:pgMar w:top="317" w:right="1411" w:bottom="1134" w:left="1260" w:header="562" w:footer="0" w:gutter="0"/>
      <w:cols w:space="720"/>
      <w:docGrid w:linePitch="35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LQC" w:author="Ly Quoc Chinh" w:date="2022-07-16T10:03:00Z" w:id="23">
    <w:p w:rsidR="00425143" w:rsidP="00BC77D7" w:rsidRDefault="00425143" w14:paraId="51610EA2" w14:textId="77777777">
      <w:pPr>
        <w:jc w:val="left"/>
      </w:pPr>
      <w:r>
        <w:rPr>
          <w:rStyle w:val="CommentReference"/>
        </w:rPr>
        <w:annotationRef/>
      </w:r>
      <w:r>
        <w:rPr>
          <w:sz w:val="20"/>
        </w:rPr>
        <w:t>Local thông qua mạng wifi</w:t>
      </w:r>
    </w:p>
    <w:p w:rsidR="00425143" w:rsidP="00BC77D7" w:rsidRDefault="00425143" w14:paraId="58D830B0" w14:textId="77777777">
      <w:pPr>
        <w:jc w:val="left"/>
      </w:pPr>
      <w:r>
        <w:rPr>
          <w:sz w:val="20"/>
        </w:rPr>
        <w:t>Remote qua Internet kết nối tới ONE Link</w:t>
      </w:r>
    </w:p>
  </w:comment>
  <w:comment w:initials="BY" w:author="Bui Thi Minh Yen" w:date="2022-07-16T11:51:00Z" w:id="24">
    <w:p w:rsidR="6266F7CF" w:rsidRDefault="6266F7CF" w14:paraId="028B948F" w14:textId="0D6A0C14">
      <w:pPr>
        <w:pStyle w:val="CommentText"/>
      </w:pPr>
      <w:r>
        <w:t>Em đã update</w:t>
      </w:r>
      <w:r>
        <w:rPr>
          <w:rStyle w:val="CommentReference"/>
        </w:rPr>
        <w:annotationRef/>
      </w:r>
    </w:p>
  </w:comment>
  <w:comment w:initials="LQC" w:author="Ly Quoc Chinh" w:date="2022-07-16T10:03:00Z" w:id="26">
    <w:p w:rsidR="00CB61E7" w:rsidP="00BC77D7" w:rsidRDefault="00CB61E7" w14:paraId="2B1CA051" w14:textId="77777777">
      <w:pPr>
        <w:jc w:val="left"/>
      </w:pPr>
      <w:r>
        <w:rPr>
          <w:rStyle w:val="CommentReference"/>
        </w:rPr>
        <w:annotationRef/>
      </w:r>
      <w:r>
        <w:rPr>
          <w:sz w:val="20"/>
        </w:rPr>
        <w:t>Local thông qua mạng wifi</w:t>
      </w:r>
      <w:r>
        <w:rPr>
          <w:sz w:val="20"/>
        </w:rPr>
        <w:cr/>
        <w:t>Remote qua Internet kết nối tới ONE Link</w:t>
      </w:r>
    </w:p>
  </w:comment>
  <w:comment w:initials="BY" w:author="Bui Thi Minh Yen" w:date="2022-07-16T11:40:00Z" w:id="27">
    <w:p w:rsidR="6266F7CF" w:rsidRDefault="6266F7CF" w14:paraId="55028CC5" w14:textId="17A71246">
      <w:pPr>
        <w:pStyle w:val="CommentText"/>
      </w:pPr>
      <w:r>
        <w:t>Em đã update, hqua chúng em quên mất ko sửa chỗ này ạ :)</w:t>
      </w:r>
      <w:r>
        <w:rPr>
          <w:rStyle w:val="CommentReference"/>
        </w:rPr>
        <w:annotationRef/>
      </w:r>
    </w:p>
  </w:comment>
  <w:comment w:initials="LQC" w:author="Ly Quoc Chinh" w:date="2022-07-16T10:04:00Z" w:id="44">
    <w:p w:rsidR="00BA595E" w:rsidP="00BC77D7" w:rsidRDefault="00BA595E" w14:paraId="2DB71A3A" w14:textId="77777777">
      <w:pPr>
        <w:jc w:val="left"/>
      </w:pPr>
      <w:r>
        <w:rPr>
          <w:rStyle w:val="CommentReference"/>
        </w:rPr>
        <w:annotationRef/>
      </w:r>
      <w:r>
        <w:rPr>
          <w:sz w:val="20"/>
        </w:rPr>
        <w:t>Có cho phép query thông tin về OLT thông qua hệ thống BNM</w:t>
      </w:r>
    </w:p>
  </w:comment>
  <w:comment w:initials="BY" w:author="Bui Thi Minh Yen" w:date="2022-07-16T11:42:00Z" w:id="45">
    <w:p w:rsidR="6266F7CF" w:rsidRDefault="6266F7CF" w14:paraId="1E7C0F1B" w14:textId="3266B027">
      <w:pPr>
        <w:pStyle w:val="CommentText"/>
      </w:pPr>
      <w:r>
        <w:t>Chỗ này trường hợp thiết bị mới lắp đặt phần cứng xong, chưa có internet --&gt; không thể kết nối đến ONE App backend để lấy các thông tin này được, nên kỹ thuật viên khi đến lắp đặt vẫn cần nhập trực tiếp trên ONT App hoặc Local webgui của thiết bị</w:t>
      </w:r>
      <w:r>
        <w:rPr>
          <w:rStyle w:val="CommentReference"/>
        </w:rPr>
        <w:annotationRef/>
      </w:r>
    </w:p>
  </w:comment>
  <w:comment w:initials="LQC" w:author="Ly Quoc Chinh" w:date="2022-07-16T10:04:00Z" w:id="52">
    <w:p w:rsidR="004815FA" w:rsidP="00BC77D7" w:rsidRDefault="004815FA" w14:paraId="3F615500" w14:textId="77777777">
      <w:pPr>
        <w:jc w:val="left"/>
      </w:pPr>
      <w:r>
        <w:rPr>
          <w:rStyle w:val="CommentReference"/>
        </w:rPr>
        <w:annotationRef/>
      </w:r>
      <w:r>
        <w:rPr>
          <w:sz w:val="20"/>
        </w:rPr>
        <w:t>Có cho phép query thông tin về Khách hàng qua ONE App</w:t>
      </w:r>
    </w:p>
  </w:comment>
  <w:comment w:initials="BY" w:author="Bui Thi Minh Yen" w:date="2022-07-16T11:43:00Z" w:id="53">
    <w:p w:rsidR="6266F7CF" w:rsidRDefault="6266F7CF" w14:paraId="66908523" w14:textId="6CB0E583">
      <w:pPr>
        <w:pStyle w:val="CommentText"/>
      </w:pPr>
      <w:r>
        <w:t>Chỗ này trường hợp thiết bị mới lắp đặt phần cứng xong, chưa có internet --&gt; không thể kết nối đến ONE App backend để lấy các thông tin này được, nên kỹ thuật viên khi đến lắp đặt vẫn cần nhập trực tiếp trên ONT App hoặc Local webgui của thiết bị</w:t>
      </w:r>
      <w:r>
        <w:rPr>
          <w:rStyle w:val="CommentReference"/>
        </w:rPr>
        <w:annotationRef/>
      </w:r>
    </w:p>
  </w:comment>
  <w:comment w:initials="LQC" w:author="Ly Quoc Chinh" w:date="2022-07-16T11:56:00Z" w:id="54">
    <w:p w:rsidR="00B26008" w:rsidP="00BC77D7" w:rsidRDefault="00B26008" w14:paraId="37907FE9" w14:textId="77777777">
      <w:pPr>
        <w:pStyle w:val="CommentText"/>
        <w:jc w:val="left"/>
      </w:pPr>
      <w:r>
        <w:rPr>
          <w:rStyle w:val="CommentReference"/>
        </w:rPr>
        <w:annotationRef/>
      </w:r>
      <w:r>
        <w:t>Trên phiếu công tác của ONE App có sẵn rồi mà</w:t>
      </w:r>
    </w:p>
  </w:comment>
  <w:comment w:initials="LQC" w:author="Ly Quoc Chinh" w:date="2022-07-16T10:05:00Z" w:id="58">
    <w:p w:rsidR="008817F3" w:rsidP="00BC77D7" w:rsidRDefault="008817F3" w14:paraId="0A5EDC6D" w14:textId="77777777">
      <w:pPr>
        <w:jc w:val="left"/>
      </w:pPr>
      <w:r>
        <w:rPr>
          <w:rStyle w:val="CommentReference"/>
        </w:rPr>
        <w:annotationRef/>
      </w:r>
      <w:r>
        <w:rPr>
          <w:sz w:val="20"/>
        </w:rPr>
        <w:t>Query thông tin khách hàng qua ONE App</w:t>
      </w:r>
    </w:p>
  </w:comment>
  <w:comment w:initials="BY" w:author="Bui Thi Minh Yen" w:date="2022-07-16T11:48:00Z" w:id="59">
    <w:p w:rsidR="6266F7CF" w:rsidRDefault="6266F7CF" w14:paraId="6C7DDC0A" w14:textId="5A9F3DE6">
      <w:pPr>
        <w:pStyle w:val="CommentText"/>
      </w:pPr>
      <w:r>
        <w:t>Tương tự như trên</w:t>
      </w:r>
      <w:r>
        <w:rPr>
          <w:rStyle w:val="CommentReference"/>
        </w:rPr>
        <w:annotationRef/>
      </w:r>
    </w:p>
  </w:comment>
  <w:comment w:initials="LQC" w:author="Ly Quoc Chinh" w:date="2022-07-16T10:08:00Z" w:id="62">
    <w:p w:rsidR="00FC40A2" w:rsidP="00BC77D7" w:rsidRDefault="00FC40A2" w14:paraId="55A36116" w14:textId="77777777">
      <w:pPr>
        <w:jc w:val="left"/>
      </w:pPr>
      <w:r>
        <w:rPr>
          <w:rStyle w:val="CommentReference"/>
        </w:rPr>
        <w:annotationRef/>
      </w:r>
      <w:r>
        <w:rPr>
          <w:sz w:val="20"/>
        </w:rPr>
        <w:t>Bổ sung speed Test</w:t>
      </w:r>
    </w:p>
  </w:comment>
  <w:comment w:initials="BY" w:author="Bui Thi Minh Yen" w:date="2022-07-16T11:50:00Z" w:id="63">
    <w:p w:rsidR="6266F7CF" w:rsidRDefault="6266F7CF" w14:paraId="6835F8E0" w14:textId="0688E19A">
      <w:pPr>
        <w:pStyle w:val="CommentText"/>
      </w:pPr>
      <w:r>
        <w:t>Như trao đổi với Dây máy thì họ ít có nhu cầu sử dụng speed test ở ONE App mà họ thường dùng app riêng. Nên đề xuất chưa thực hiện, nếu sau này họ có nhu cầu thì bổ sung sau.</w:t>
      </w:r>
      <w:r>
        <w:rPr>
          <w:rStyle w:val="CommentReference"/>
        </w:rPr>
        <w:annotationRef/>
      </w:r>
    </w:p>
  </w:comment>
  <w:comment w:initials="LQC" w:author="Ly Quoc Chinh" w:date="2022-07-16T10:05:00Z" w:id="66">
    <w:p w:rsidR="009C0BD1" w:rsidP="00BC77D7" w:rsidRDefault="009C0BD1" w14:paraId="74A605B0" w14:textId="67D21727">
      <w:pPr>
        <w:jc w:val="left"/>
      </w:pPr>
      <w:r>
        <w:rPr>
          <w:rStyle w:val="CommentReference"/>
        </w:rPr>
        <w:annotationRef/>
      </w:r>
      <w:r>
        <w:rPr>
          <w:sz w:val="20"/>
        </w:rPr>
        <w:t>Sao không thấy tính năng này ở Local??</w:t>
      </w:r>
    </w:p>
  </w:comment>
  <w:comment w:initials="BY" w:author="Bui Thi Minh Yen" w:date="2022-07-16T11:50:00Z" w:id="67">
    <w:p w:rsidR="6266F7CF" w:rsidRDefault="6266F7CF" w14:paraId="42E2017E" w14:textId="716E3D8C">
      <w:pPr>
        <w:pStyle w:val="CommentText"/>
      </w:pPr>
      <w:r>
        <w:t>Ở bảng bên trên có đố ạ. Mục 4 Kiểm tra mạng</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D830B0" w15:done="0"/>
  <w15:commentEx w15:paraId="028B948F" w15:paraIdParent="58D830B0" w15:done="0"/>
  <w15:commentEx w15:paraId="2B1CA051" w15:done="0"/>
  <w15:commentEx w15:paraId="55028CC5" w15:paraIdParent="2B1CA051" w15:done="0"/>
  <w15:commentEx w15:paraId="2DB71A3A" w15:done="0"/>
  <w15:commentEx w15:paraId="1E7C0F1B" w15:paraIdParent="2DB71A3A" w15:done="0"/>
  <w15:commentEx w15:paraId="3F615500" w15:done="0"/>
  <w15:commentEx w15:paraId="66908523" w15:paraIdParent="3F615500" w15:done="0"/>
  <w15:commentEx w15:paraId="37907FE9" w15:paraIdParent="3F615500" w15:done="0"/>
  <w15:commentEx w15:paraId="0A5EDC6D" w15:done="0"/>
  <w15:commentEx w15:paraId="6C7DDC0A" w15:paraIdParent="0A5EDC6D" w15:done="0"/>
  <w15:commentEx w15:paraId="55A36116" w15:done="0"/>
  <w15:commentEx w15:paraId="6835F8E0" w15:paraIdParent="55A36116" w15:done="0"/>
  <w15:commentEx w15:paraId="74A605B0" w15:done="0"/>
  <w15:commentEx w15:paraId="42E2017E" w15:paraIdParent="74A605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D0B59" w16cex:dateUtc="2022-07-16T03:03:00Z"/>
  <w16cex:commentExtensible w16cex:durableId="067ED344" w16cex:dateUtc="2022-07-16T04:51:00Z"/>
  <w16cex:commentExtensible w16cex:durableId="267D0B70" w16cex:dateUtc="2022-07-16T03:03:00Z"/>
  <w16cex:commentExtensible w16cex:durableId="23F5CDBE" w16cex:dateUtc="2022-07-16T04:40:00Z"/>
  <w16cex:commentExtensible w16cex:durableId="267D0BB1" w16cex:dateUtc="2022-07-16T03:04:00Z"/>
  <w16cex:commentExtensible w16cex:durableId="3FD8F2CB" w16cex:dateUtc="2022-07-16T04:42:00Z"/>
  <w16cex:commentExtensible w16cex:durableId="267D0BC7" w16cex:dateUtc="2022-07-16T03:04:00Z"/>
  <w16cex:commentExtensible w16cex:durableId="39C60B51" w16cex:dateUtc="2022-07-16T04:43:00Z"/>
  <w16cex:commentExtensible w16cex:durableId="267D2607" w16cex:dateUtc="2022-07-16T04:56:00Z"/>
  <w16cex:commentExtensible w16cex:durableId="267D0BD9" w16cex:dateUtc="2022-07-16T03:05:00Z"/>
  <w16cex:commentExtensible w16cex:durableId="44398C18" w16cex:dateUtc="2022-07-16T04:48:00Z"/>
  <w16cex:commentExtensible w16cex:durableId="267D0C81" w16cex:dateUtc="2022-07-16T03:08:00Z"/>
  <w16cex:commentExtensible w16cex:durableId="221DED10" w16cex:dateUtc="2022-07-16T04:50:00Z"/>
  <w16cex:commentExtensible w16cex:durableId="267D0BFD" w16cex:dateUtc="2022-07-16T03:05:00Z"/>
  <w16cex:commentExtensible w16cex:durableId="767042B7" w16cex:dateUtc="2022-07-16T04: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D830B0" w16cid:durableId="267D0B59"/>
  <w16cid:commentId w16cid:paraId="028B948F" w16cid:durableId="067ED344"/>
  <w16cid:commentId w16cid:paraId="2B1CA051" w16cid:durableId="267D0B70"/>
  <w16cid:commentId w16cid:paraId="55028CC5" w16cid:durableId="23F5CDBE"/>
  <w16cid:commentId w16cid:paraId="2DB71A3A" w16cid:durableId="267D0BB1"/>
  <w16cid:commentId w16cid:paraId="1E7C0F1B" w16cid:durableId="3FD8F2CB"/>
  <w16cid:commentId w16cid:paraId="3F615500" w16cid:durableId="267D0BC7"/>
  <w16cid:commentId w16cid:paraId="66908523" w16cid:durableId="39C60B51"/>
  <w16cid:commentId w16cid:paraId="37907FE9" w16cid:durableId="267D2607"/>
  <w16cid:commentId w16cid:paraId="0A5EDC6D" w16cid:durableId="267D0BD9"/>
  <w16cid:commentId w16cid:paraId="6C7DDC0A" w16cid:durableId="44398C18"/>
  <w16cid:commentId w16cid:paraId="55A36116" w16cid:durableId="267D0C81"/>
  <w16cid:commentId w16cid:paraId="6835F8E0" w16cid:durableId="221DED10"/>
  <w16cid:commentId w16cid:paraId="74A605B0" w16cid:durableId="267D0BFD"/>
  <w16cid:commentId w16cid:paraId="42E2017E" w16cid:durableId="767042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8267F" w:rsidRDefault="00C8267F" w14:paraId="1D48D707" w14:textId="77777777">
      <w:r>
        <w:separator/>
      </w:r>
    </w:p>
  </w:endnote>
  <w:endnote w:type="continuationSeparator" w:id="0">
    <w:p w:rsidR="00C8267F" w:rsidRDefault="00C8267F" w14:paraId="27DF9BD6" w14:textId="77777777">
      <w:r>
        <w:continuationSeparator/>
      </w:r>
    </w:p>
  </w:endnote>
  <w:endnote w:type="continuationNotice" w:id="1">
    <w:p w:rsidR="00C8267F" w:rsidRDefault="00C8267F" w14:paraId="2948B200"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Verdana">
    <w:panose1 w:val="020B0604030504040204"/>
    <w:charset w:val="A3"/>
    <w:family w:val="swiss"/>
    <w:pitch w:val="variable"/>
    <w:sig w:usb0="A00006FF" w:usb1="4000205B" w:usb2="00000010" w:usb3="00000000" w:csb0="0000019F" w:csb1="00000000"/>
  </w:font>
  <w:font w:name="Arial">
    <w:panose1 w:val="020B0604020202020204"/>
    <w:charset w:val="A3"/>
    <w:family w:val="swiss"/>
    <w:pitch w:val="variable"/>
    <w:sig w:usb0="E0002EFF" w:usb1="C000785B" w:usb2="00000009" w:usb3="00000000" w:csb0="000001FF" w:csb1="00000000"/>
  </w:font>
  <w:font w:name="VnTime">
    <w:altName w:val="Arial"/>
    <w:panose1 w:val="00000000000000000000"/>
    <w:charset w:val="00"/>
    <w:family w:val="roman"/>
    <w:notTrueType/>
    <w:pitch w:val="default"/>
  </w:font>
  <w:font w:name=".VnTime">
    <w:altName w:val="Courier New"/>
    <w:charset w:val="00"/>
    <w:family w:val="swiss"/>
    <w:pitch w:val="variable"/>
    <w:sig w:usb0="00000003" w:usb1="00000000" w:usb2="00000000" w:usb3="00000000" w:csb0="00000001" w:csb1="00000000"/>
  </w:font>
  <w:font w:name="Calibri Light">
    <w:panose1 w:val="020F0302020204030204"/>
    <w:charset w:val="A3"/>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A3"/>
    <w:family w:val="swiss"/>
    <w:pitch w:val="variable"/>
    <w:sig w:usb0="E4002EFF" w:usb1="C000E47F" w:usb2="00000009" w:usb3="00000000" w:csb0="000001FF" w:csb1="00000000"/>
  </w:font>
  <w:font w:name=".VnHelvetIns">
    <w:charset w:val="00"/>
    <w:family w:val="swiss"/>
    <w:pitch w:val="variable"/>
    <w:sig w:usb0="00000003" w:usb1="00000000" w:usb2="00000000" w:usb3="00000000" w:csb0="00000001" w:csb1="00000000"/>
  </w:font>
  <w:font w:name="Yu Mincho">
    <w:altName w:val="Yu Gothic UI"/>
    <w:charset w:val="80"/>
    <w:family w:val="roman"/>
    <w:pitch w:val="variable"/>
    <w:sig w:usb0="800002E7" w:usb1="2AC7FCFF" w:usb2="00000012" w:usb3="00000000" w:csb0="0002009F" w:csb1="00000000"/>
  </w:font>
  <w:font w:name=".VnArial">
    <w:charset w:val="00"/>
    <w:family w:val="swiss"/>
    <w:pitch w:val="variable"/>
    <w:sig w:usb0="00000007" w:usb1="00000000"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tbl>
    <w:tblPr>
      <w:tblW w:w="9394" w:type="dxa"/>
      <w:tblInd w:w="-34" w:type="dxa"/>
      <w:tblLayout w:type="fixed"/>
      <w:tblLook w:val="0000" w:firstRow="0" w:lastRow="0" w:firstColumn="0" w:lastColumn="0" w:noHBand="0" w:noVBand="0"/>
    </w:tblPr>
    <w:tblGrid>
      <w:gridCol w:w="4444"/>
      <w:gridCol w:w="629"/>
      <w:gridCol w:w="3331"/>
      <w:gridCol w:w="990"/>
    </w:tblGrid>
    <w:tr w:rsidR="009B37CB" w:rsidTr="004505F7" w14:paraId="228C5AC6" w14:textId="77777777">
      <w:trPr>
        <w:trHeight w:val="359"/>
      </w:trPr>
      <w:tc>
        <w:tcPr>
          <w:tcW w:w="4444" w:type="dxa"/>
          <w:vAlign w:val="center"/>
        </w:tcPr>
        <w:p w:rsidRPr="00EA4F84" w:rsidR="009B37CB" w:rsidP="00B71560" w:rsidRDefault="009B37CB" w14:paraId="7C0B21BC" w14:textId="77777777">
          <w:pPr>
            <w:pStyle w:val="HeaderFooter"/>
            <w:rPr>
              <w:sz w:val="26"/>
              <w:szCs w:val="26"/>
            </w:rPr>
          </w:pPr>
        </w:p>
      </w:tc>
      <w:tc>
        <w:tcPr>
          <w:tcW w:w="629" w:type="dxa"/>
          <w:vAlign w:val="center"/>
        </w:tcPr>
        <w:p w:rsidRPr="00EA4F84" w:rsidR="009B37CB" w:rsidP="00B71560" w:rsidRDefault="009B37CB" w14:paraId="521A163E" w14:textId="77777777">
          <w:pPr>
            <w:pStyle w:val="HeaderFooter"/>
            <w:rPr>
              <w:sz w:val="26"/>
              <w:szCs w:val="26"/>
            </w:rPr>
          </w:pPr>
        </w:p>
      </w:tc>
      <w:tc>
        <w:tcPr>
          <w:tcW w:w="3331" w:type="dxa"/>
          <w:vAlign w:val="center"/>
        </w:tcPr>
        <w:p w:rsidRPr="00EA4F84" w:rsidR="009B37CB" w:rsidP="00B71560" w:rsidRDefault="009B37CB" w14:paraId="4DD4268F" w14:textId="77777777">
          <w:pPr>
            <w:pStyle w:val="HeaderFooter"/>
            <w:jc w:val="both"/>
            <w:rPr>
              <w:sz w:val="26"/>
              <w:szCs w:val="26"/>
            </w:rPr>
          </w:pPr>
        </w:p>
      </w:tc>
      <w:tc>
        <w:tcPr>
          <w:tcW w:w="990" w:type="dxa"/>
          <w:vAlign w:val="center"/>
        </w:tcPr>
        <w:p w:rsidRPr="00EA4F84" w:rsidR="009B37CB" w:rsidP="00B71560" w:rsidRDefault="009B37CB" w14:paraId="5ED81437" w14:textId="3F0BC1C4">
          <w:pPr>
            <w:pStyle w:val="HeaderFooter"/>
            <w:jc w:val="both"/>
            <w:rPr>
              <w:sz w:val="26"/>
              <w:szCs w:val="26"/>
            </w:rPr>
          </w:pPr>
          <w:r w:rsidRPr="00EA4F84">
            <w:rPr>
              <w:bCs/>
              <w:sz w:val="26"/>
              <w:szCs w:val="26"/>
            </w:rPr>
            <w:fldChar w:fldCharType="begin"/>
          </w:r>
          <w:r w:rsidRPr="00EA4F84">
            <w:rPr>
              <w:bCs/>
              <w:sz w:val="26"/>
              <w:szCs w:val="26"/>
            </w:rPr>
            <w:instrText xml:space="preserve"> PAGE  \* Arabic  \* MERGEFORMAT </w:instrText>
          </w:r>
          <w:r w:rsidRPr="00EA4F84">
            <w:rPr>
              <w:bCs/>
              <w:sz w:val="26"/>
              <w:szCs w:val="26"/>
            </w:rPr>
            <w:fldChar w:fldCharType="separate"/>
          </w:r>
          <w:r w:rsidRPr="00F348E0" w:rsidR="00F348E0">
            <w:rPr>
              <w:bCs/>
              <w:szCs w:val="26"/>
            </w:rPr>
            <w:t>56</w:t>
          </w:r>
          <w:r w:rsidRPr="00EA4F84">
            <w:rPr>
              <w:bCs/>
              <w:sz w:val="26"/>
              <w:szCs w:val="26"/>
            </w:rPr>
            <w:fldChar w:fldCharType="end"/>
          </w:r>
          <w:r w:rsidRPr="00EA4F84">
            <w:rPr>
              <w:bCs/>
              <w:sz w:val="26"/>
              <w:szCs w:val="26"/>
            </w:rPr>
            <w:t>/</w:t>
          </w:r>
          <w:r w:rsidRPr="00EA4F84">
            <w:rPr>
              <w:bCs/>
              <w:sz w:val="26"/>
              <w:szCs w:val="26"/>
            </w:rPr>
            <w:fldChar w:fldCharType="begin"/>
          </w:r>
          <w:r w:rsidRPr="00EA4F84">
            <w:rPr>
              <w:bCs/>
              <w:sz w:val="26"/>
              <w:szCs w:val="26"/>
            </w:rPr>
            <w:instrText xml:space="preserve"> NUMPAGES  \* Arabic  \* MERGEFORMAT </w:instrText>
          </w:r>
          <w:r w:rsidRPr="00EA4F84">
            <w:rPr>
              <w:bCs/>
              <w:sz w:val="26"/>
              <w:szCs w:val="26"/>
            </w:rPr>
            <w:fldChar w:fldCharType="separate"/>
          </w:r>
          <w:r w:rsidRPr="009B37CB">
            <w:rPr>
              <w:bCs/>
              <w:szCs w:val="26"/>
            </w:rPr>
            <w:t>56</w:t>
          </w:r>
          <w:r w:rsidRPr="00EA4F84">
            <w:rPr>
              <w:bCs/>
              <w:sz w:val="26"/>
              <w:szCs w:val="26"/>
            </w:rPr>
            <w:fldChar w:fldCharType="end"/>
          </w:r>
        </w:p>
      </w:tc>
    </w:tr>
  </w:tbl>
  <w:p w:rsidRPr="00F21B03" w:rsidR="009B37CB" w:rsidP="00B71560" w:rsidRDefault="009B37CB" w14:paraId="7D831AC5" w14:textId="77777777">
    <w:pPr>
      <w:pStyle w:val="Footer"/>
    </w:pPr>
    <w:r>
      <w:rPr>
        <w:b/>
        <w:noProof/>
        <w:sz w:val="20"/>
        <w:lang w:val="en-US" w:eastAsia="en-US"/>
      </w:rPr>
      <mc:AlternateContent>
        <mc:Choice Requires="wps">
          <w:drawing>
            <wp:anchor distT="0" distB="0" distL="114300" distR="114300" simplePos="0" relativeHeight="251658243" behindDoc="0" locked="0" layoutInCell="0" allowOverlap="1" wp14:anchorId="29A6E44A" wp14:editId="32957A3B">
              <wp:simplePos x="0" y="0"/>
              <wp:positionH relativeFrom="column">
                <wp:posOffset>-185950</wp:posOffset>
              </wp:positionH>
              <wp:positionV relativeFrom="paragraph">
                <wp:posOffset>137235</wp:posOffset>
              </wp:positionV>
              <wp:extent cx="6427148" cy="7753"/>
              <wp:effectExtent l="0" t="0" r="31115" b="3048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7148" cy="775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w:pict w14:anchorId="522F4A96">
            <v:line id="Straight Connector 109"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4.65pt,10.8pt" to="491.4pt,11.4pt" w14:anchorId="1988F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">
              <v:stroke startarrowwidth="narrow" startarrowlength="short" endarrowwidth="narrow" endarrowlength="short"/>
            </v:line>
          </w:pict>
        </mc:Fallback>
      </mc:AlternateContent>
    </w:r>
    <w:r w:rsidRPr="004A77C0">
      <w:rPr>
        <w:noProof/>
        <w:sz w:val="24"/>
        <w:szCs w:val="24"/>
        <w:lang w:val="en-US" w:eastAsia="en-US"/>
      </w:rPr>
      <mc:AlternateContent>
        <mc:Choice Requires="wps">
          <w:drawing>
            <wp:anchor distT="0" distB="0" distL="114300" distR="114300" simplePos="0" relativeHeight="251658244" behindDoc="0" locked="0" layoutInCell="0" allowOverlap="1" wp14:anchorId="0453DBDA" wp14:editId="2025EFA0">
              <wp:simplePos x="0" y="0"/>
              <wp:positionH relativeFrom="column">
                <wp:posOffset>9951888</wp:posOffset>
              </wp:positionH>
              <wp:positionV relativeFrom="paragraph">
                <wp:posOffset>-4185094</wp:posOffset>
              </wp:positionV>
              <wp:extent cx="678180" cy="0"/>
              <wp:effectExtent l="0" t="0" r="26670" b="19050"/>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818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w:pict w14:anchorId="2C0AB358">
            <v:line id="Straight Connector 110"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783.6pt,-329.55pt" to="837pt,-329.55pt" w14:anchorId="3E00EF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">
              <v:stroke startarrowwidth="narrow" startarrowlength="short" endarrowwidth="narrow" endarrowlength="short"/>
            </v:line>
          </w:pict>
        </mc:Fallback>
      </mc:AlternateContent>
    </w:r>
  </w:p>
  <w:p w:rsidRPr="00B71560" w:rsidR="009B37CB" w:rsidP="00B71560" w:rsidRDefault="009B37CB" w14:paraId="217E0B50" w14:textId="610860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8267F" w:rsidRDefault="00C8267F" w14:paraId="1E7AE7B4" w14:textId="77777777">
      <w:r>
        <w:separator/>
      </w:r>
    </w:p>
  </w:footnote>
  <w:footnote w:type="continuationSeparator" w:id="0">
    <w:p w:rsidR="00C8267F" w:rsidRDefault="00C8267F" w14:paraId="60D9496E" w14:textId="77777777">
      <w:r>
        <w:continuationSeparator/>
      </w:r>
    </w:p>
  </w:footnote>
  <w:footnote w:type="continuationNotice" w:id="1">
    <w:p w:rsidR="00C8267F" w:rsidRDefault="00C8267F" w14:paraId="3E749F2D"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eGrid"/>
      <w:tblW w:w="10056" w:type="dxa"/>
      <w:tblInd w:w="-27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396"/>
      <w:gridCol w:w="6660"/>
    </w:tblGrid>
    <w:tr w:rsidR="009B37CB" w:rsidTr="00FD1553" w14:paraId="6DCA52A0" w14:textId="77777777">
      <w:trPr>
        <w:trHeight w:val="528"/>
      </w:trPr>
      <w:tc>
        <w:tcPr>
          <w:tcW w:w="1693" w:type="dxa"/>
        </w:tcPr>
        <w:p w:rsidR="009B37CB" w:rsidP="00FD1553" w:rsidRDefault="009B37CB" w14:paraId="0391D484" w14:textId="20DACE05">
          <w:pPr>
            <w:pStyle w:val="100-Paragraph"/>
            <w:jc w:val="center"/>
            <w:rPr>
              <w:lang w:val="en-AU"/>
            </w:rPr>
          </w:pPr>
          <w:r>
            <w:rPr>
              <w:noProof/>
              <w:lang w:eastAsia="en-US"/>
            </w:rPr>
            <w:drawing>
              <wp:inline distT="0" distB="0" distL="0" distR="0" wp14:anchorId="767B6015" wp14:editId="065EFFEB">
                <wp:extent cx="2019300" cy="538772"/>
                <wp:effectExtent l="0" t="0" r="0" b="0"/>
                <wp:docPr id="3" name="Picture 3" descr="Trường Cao đẳng nghề Bách Khoa Hà nội - Hanoi Vocational College of  Technology (Hactech) | Công ty VNPT Technology tuyển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rường Cao đẳng nghề Bách Khoa Hà nội - Hanoi Vocational College of  Technology (Hactech) | Công ty VNPT Technology tuyển dụ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8224" cy="546489"/>
                        </a:xfrm>
                        <a:prstGeom prst="rect">
                          <a:avLst/>
                        </a:prstGeom>
                        <a:noFill/>
                        <a:ln>
                          <a:noFill/>
                        </a:ln>
                      </pic:spPr>
                    </pic:pic>
                  </a:graphicData>
                </a:graphic>
              </wp:inline>
            </w:drawing>
          </w:r>
        </w:p>
      </w:tc>
      <w:tc>
        <w:tcPr>
          <w:tcW w:w="8363" w:type="dxa"/>
        </w:tcPr>
        <w:p w:rsidR="009B37CB" w:rsidP="00FD1553" w:rsidRDefault="009B37CB" w14:paraId="7AAF2092" w14:textId="77777777">
          <w:pPr>
            <w:pBdr>
              <w:top w:val="nil"/>
              <w:left w:val="nil"/>
              <w:bottom w:val="nil"/>
              <w:right w:val="nil"/>
              <w:between w:val="nil"/>
            </w:pBdr>
            <w:tabs>
              <w:tab w:val="center" w:pos="4680"/>
              <w:tab w:val="right" w:pos="9360"/>
            </w:tabs>
            <w:spacing w:after="0" w:line="288" w:lineRule="auto"/>
            <w:jc w:val="center"/>
            <w:rPr>
              <w:b/>
              <w:color w:val="000000"/>
            </w:rPr>
          </w:pPr>
        </w:p>
        <w:p w:rsidRPr="00FD1553" w:rsidR="009B37CB" w:rsidP="00FD1553" w:rsidRDefault="009B37CB" w14:paraId="0C9290D1" w14:textId="62FC33BB">
          <w:pPr>
            <w:pBdr>
              <w:top w:val="nil"/>
              <w:left w:val="nil"/>
              <w:bottom w:val="nil"/>
              <w:right w:val="nil"/>
              <w:between w:val="nil"/>
            </w:pBdr>
            <w:tabs>
              <w:tab w:val="center" w:pos="4680"/>
              <w:tab w:val="right" w:pos="9360"/>
            </w:tabs>
            <w:spacing w:after="0" w:line="288" w:lineRule="auto"/>
            <w:jc w:val="center"/>
            <w:rPr>
              <w:b/>
              <w:color w:val="000000"/>
            </w:rPr>
          </w:pPr>
          <w:r>
            <w:rPr>
              <w:b/>
              <w:color w:val="000000"/>
            </w:rPr>
            <w:t xml:space="preserve">                               Tài liệu yêu cầu người dùng ONE Link</w:t>
          </w:r>
        </w:p>
      </w:tc>
    </w:tr>
  </w:tbl>
  <w:p w:rsidRPr="00F21B03" w:rsidR="009B37CB" w:rsidP="00F21B03" w:rsidRDefault="009B37CB" w14:paraId="6B66207D" w14:textId="4F590256">
    <w:pPr>
      <w:pStyle w:val="Header"/>
    </w:pPr>
    <w:r>
      <w:rPr>
        <w:noProof/>
        <w:sz w:val="20"/>
        <w:lang w:val="en-US" w:eastAsia="en-US"/>
      </w:rPr>
      <mc:AlternateContent>
        <mc:Choice Requires="wps">
          <w:drawing>
            <wp:anchor distT="0" distB="0" distL="114300" distR="114300" simplePos="0" relativeHeight="251658240" behindDoc="0" locked="0" layoutInCell="0" allowOverlap="1" wp14:anchorId="13DEE0B5" wp14:editId="50FB8B20">
              <wp:simplePos x="0" y="0"/>
              <wp:positionH relativeFrom="column">
                <wp:posOffset>6219825</wp:posOffset>
              </wp:positionH>
              <wp:positionV relativeFrom="paragraph">
                <wp:posOffset>169544</wp:posOffset>
              </wp:positionV>
              <wp:extent cx="22225" cy="9159875"/>
              <wp:effectExtent l="0" t="0" r="34925" b="22225"/>
              <wp:wrapNone/>
              <wp:docPr id="9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225" cy="915987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339DE7EA">
            <v:line id="Line 2"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489.75pt,13.35pt" to="491.5pt,734.6pt" w14:anchorId="005B6C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">
              <v:stroke startarrowwidth="narrow" startarrowlength="short" endarrowwidth="narrow" endarrowlength="short"/>
            </v:line>
          </w:pict>
        </mc:Fallback>
      </mc:AlternateContent>
    </w:r>
    <w:r>
      <w:rPr>
        <w:rFonts w:ascii=".VnArial" w:hAnsi=".VnArial"/>
        <w:noProof/>
        <w:sz w:val="22"/>
        <w:lang w:val="en-US" w:eastAsia="en-US"/>
      </w:rPr>
      <mc:AlternateContent>
        <mc:Choice Requires="wps">
          <w:drawing>
            <wp:anchor distT="0" distB="0" distL="114300" distR="114300" simplePos="0" relativeHeight="251658241" behindDoc="0" locked="0" layoutInCell="0" allowOverlap="1" wp14:anchorId="52948822" wp14:editId="2E515625">
              <wp:simplePos x="0" y="0"/>
              <wp:positionH relativeFrom="column">
                <wp:posOffset>-163195</wp:posOffset>
              </wp:positionH>
              <wp:positionV relativeFrom="paragraph">
                <wp:posOffset>150495</wp:posOffset>
              </wp:positionV>
              <wp:extent cx="0" cy="9172575"/>
              <wp:effectExtent l="0" t="0" r="19050" b="9525"/>
              <wp:wrapNone/>
              <wp:docPr id="9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7257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4E0495A5">
            <v:line id="Line 11"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2.85pt,11.85pt" to="-12.85pt,734.1pt" w14:anchorId="7DDE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">
              <v:stroke startarrowwidth="narrow" startarrowlength="short" endarrowwidth="narrow" endarrowlength="short"/>
            </v:line>
          </w:pict>
        </mc:Fallback>
      </mc:AlternateContent>
    </w:r>
    <w:r>
      <w:rPr>
        <w:noProof/>
        <w:sz w:val="20"/>
        <w:lang w:val="en-US" w:eastAsia="en-US"/>
      </w:rPr>
      <mc:AlternateContent>
        <mc:Choice Requires="wps">
          <w:drawing>
            <wp:anchor distT="0" distB="0" distL="114300" distR="114300" simplePos="0" relativeHeight="251658242" behindDoc="0" locked="0" layoutInCell="0" allowOverlap="1" wp14:anchorId="497C8582" wp14:editId="5C523A5F">
              <wp:simplePos x="0" y="0"/>
              <wp:positionH relativeFrom="column">
                <wp:posOffset>-167640</wp:posOffset>
              </wp:positionH>
              <wp:positionV relativeFrom="paragraph">
                <wp:posOffset>146354</wp:posOffset>
              </wp:positionV>
              <wp:extent cx="6401435" cy="635"/>
              <wp:effectExtent l="0" t="0" r="37465" b="37465"/>
              <wp:wrapNone/>
              <wp:docPr id="9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143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632941F2">
            <v:line id="Line 12"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3.2pt,11.5pt" to="490.85pt,11.55pt" w14:anchorId="4B50DF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">
              <v:stroke startarrowwidth="narrow" startarrowlength="short" endarrowwidth="narrow" endarrowlength="short"/>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A8AB42C"/>
    <w:lvl w:ilvl="0">
      <w:start w:val="1"/>
      <w:numFmt w:val="decimal"/>
      <w:pStyle w:val="Heading1"/>
      <w:lvlText w:val="%1."/>
      <w:legacy w:legacy="1" w:legacySpace="144" w:legacyIndent="0"/>
      <w:lvlJc w:val="left"/>
      <w:pPr>
        <w:ind w:left="0" w:firstLine="0"/>
      </w:pPr>
      <w:rPr>
        <w:b/>
      </w:r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252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022E4D5B"/>
    <w:multiLevelType w:val="hybridMultilevel"/>
    <w:tmpl w:val="B2CA9C66"/>
    <w:lvl w:ilvl="0" w:tplc="C254ADA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5C3C79"/>
    <w:multiLevelType w:val="hybridMultilevel"/>
    <w:tmpl w:val="BEA8D3EC"/>
    <w:lvl w:ilvl="0" w:tplc="9C980236">
      <w:start w:val="1"/>
      <w:numFmt w:val="decimal"/>
      <w:lvlText w:val="(%1)"/>
      <w:lvlJc w:val="left"/>
      <w:pPr>
        <w:ind w:left="720" w:hanging="360"/>
      </w:pPr>
    </w:lvl>
    <w:lvl w:ilvl="1" w:tplc="400216FA">
      <w:start w:val="1"/>
      <w:numFmt w:val="lowerLetter"/>
      <w:lvlText w:val="%2."/>
      <w:lvlJc w:val="left"/>
      <w:pPr>
        <w:ind w:left="1440" w:hanging="360"/>
      </w:pPr>
    </w:lvl>
    <w:lvl w:ilvl="2" w:tplc="B83C81DC">
      <w:start w:val="1"/>
      <w:numFmt w:val="lowerRoman"/>
      <w:lvlText w:val="%3."/>
      <w:lvlJc w:val="right"/>
      <w:pPr>
        <w:ind w:left="2160" w:hanging="180"/>
      </w:pPr>
    </w:lvl>
    <w:lvl w:ilvl="3" w:tplc="65386F56">
      <w:start w:val="1"/>
      <w:numFmt w:val="decimal"/>
      <w:lvlText w:val="%4."/>
      <w:lvlJc w:val="left"/>
      <w:pPr>
        <w:ind w:left="2880" w:hanging="360"/>
      </w:pPr>
    </w:lvl>
    <w:lvl w:ilvl="4" w:tplc="D12E7110">
      <w:start w:val="1"/>
      <w:numFmt w:val="lowerLetter"/>
      <w:lvlText w:val="%5."/>
      <w:lvlJc w:val="left"/>
      <w:pPr>
        <w:ind w:left="3600" w:hanging="360"/>
      </w:pPr>
    </w:lvl>
    <w:lvl w:ilvl="5" w:tplc="DE809490">
      <w:start w:val="1"/>
      <w:numFmt w:val="lowerRoman"/>
      <w:lvlText w:val="%6."/>
      <w:lvlJc w:val="right"/>
      <w:pPr>
        <w:ind w:left="4320" w:hanging="180"/>
      </w:pPr>
    </w:lvl>
    <w:lvl w:ilvl="6" w:tplc="03FAE016">
      <w:start w:val="1"/>
      <w:numFmt w:val="decimal"/>
      <w:lvlText w:val="%7."/>
      <w:lvlJc w:val="left"/>
      <w:pPr>
        <w:ind w:left="5040" w:hanging="360"/>
      </w:pPr>
    </w:lvl>
    <w:lvl w:ilvl="7" w:tplc="51768CFE">
      <w:start w:val="1"/>
      <w:numFmt w:val="lowerLetter"/>
      <w:lvlText w:val="%8."/>
      <w:lvlJc w:val="left"/>
      <w:pPr>
        <w:ind w:left="5760" w:hanging="360"/>
      </w:pPr>
    </w:lvl>
    <w:lvl w:ilvl="8" w:tplc="87007726">
      <w:start w:val="1"/>
      <w:numFmt w:val="lowerRoman"/>
      <w:lvlText w:val="%9."/>
      <w:lvlJc w:val="right"/>
      <w:pPr>
        <w:ind w:left="6480" w:hanging="180"/>
      </w:pPr>
    </w:lvl>
  </w:abstractNum>
  <w:abstractNum w:abstractNumId="3" w15:restartNumberingAfterBreak="0">
    <w:nsid w:val="02C19D3E"/>
    <w:multiLevelType w:val="hybridMultilevel"/>
    <w:tmpl w:val="3B9657EC"/>
    <w:lvl w:ilvl="0" w:tplc="535AF5CE">
      <w:start w:val="1"/>
      <w:numFmt w:val="decimal"/>
      <w:lvlText w:val="%1."/>
      <w:lvlJc w:val="left"/>
      <w:pPr>
        <w:ind w:left="720" w:hanging="360"/>
      </w:pPr>
    </w:lvl>
    <w:lvl w:ilvl="1" w:tplc="7A188D7C">
      <w:start w:val="1"/>
      <w:numFmt w:val="lowerLetter"/>
      <w:lvlText w:val="%2."/>
      <w:lvlJc w:val="left"/>
      <w:pPr>
        <w:ind w:left="1440" w:hanging="360"/>
      </w:pPr>
    </w:lvl>
    <w:lvl w:ilvl="2" w:tplc="669AA700">
      <w:start w:val="1"/>
      <w:numFmt w:val="lowerRoman"/>
      <w:lvlText w:val="%3."/>
      <w:lvlJc w:val="right"/>
      <w:pPr>
        <w:ind w:left="2160" w:hanging="180"/>
      </w:pPr>
    </w:lvl>
    <w:lvl w:ilvl="3" w:tplc="2B6C19FE">
      <w:start w:val="1"/>
      <w:numFmt w:val="decimal"/>
      <w:lvlText w:val="%4."/>
      <w:lvlJc w:val="left"/>
      <w:pPr>
        <w:ind w:left="2880" w:hanging="360"/>
      </w:pPr>
    </w:lvl>
    <w:lvl w:ilvl="4" w:tplc="89F4E096">
      <w:start w:val="1"/>
      <w:numFmt w:val="lowerLetter"/>
      <w:lvlText w:val="%5."/>
      <w:lvlJc w:val="left"/>
      <w:pPr>
        <w:ind w:left="3600" w:hanging="360"/>
      </w:pPr>
    </w:lvl>
    <w:lvl w:ilvl="5" w:tplc="591A90F6">
      <w:start w:val="1"/>
      <w:numFmt w:val="lowerRoman"/>
      <w:lvlText w:val="%6."/>
      <w:lvlJc w:val="right"/>
      <w:pPr>
        <w:ind w:left="4320" w:hanging="180"/>
      </w:pPr>
    </w:lvl>
    <w:lvl w:ilvl="6" w:tplc="C6E4D300">
      <w:start w:val="1"/>
      <w:numFmt w:val="decimal"/>
      <w:lvlText w:val="%7."/>
      <w:lvlJc w:val="left"/>
      <w:pPr>
        <w:ind w:left="5040" w:hanging="360"/>
      </w:pPr>
    </w:lvl>
    <w:lvl w:ilvl="7" w:tplc="63622114">
      <w:start w:val="1"/>
      <w:numFmt w:val="lowerLetter"/>
      <w:lvlText w:val="%8."/>
      <w:lvlJc w:val="left"/>
      <w:pPr>
        <w:ind w:left="5760" w:hanging="360"/>
      </w:pPr>
    </w:lvl>
    <w:lvl w:ilvl="8" w:tplc="5BF65D3E">
      <w:start w:val="1"/>
      <w:numFmt w:val="lowerRoman"/>
      <w:lvlText w:val="%9."/>
      <w:lvlJc w:val="right"/>
      <w:pPr>
        <w:ind w:left="6480" w:hanging="180"/>
      </w:pPr>
    </w:lvl>
  </w:abstractNum>
  <w:abstractNum w:abstractNumId="4" w15:restartNumberingAfterBreak="0">
    <w:nsid w:val="03EED373"/>
    <w:multiLevelType w:val="hybridMultilevel"/>
    <w:tmpl w:val="86665D4E"/>
    <w:lvl w:ilvl="0" w:tplc="0B1EECDC">
      <w:start w:val="1"/>
      <w:numFmt w:val="bullet"/>
      <w:lvlText w:val="-"/>
      <w:lvlJc w:val="left"/>
      <w:pPr>
        <w:ind w:left="720" w:hanging="360"/>
      </w:pPr>
      <w:rPr>
        <w:rFonts w:hint="default" w:ascii="Calibri" w:hAnsi="Calibri"/>
      </w:rPr>
    </w:lvl>
    <w:lvl w:ilvl="1" w:tplc="7C10E408">
      <w:start w:val="1"/>
      <w:numFmt w:val="bullet"/>
      <w:lvlText w:val="o"/>
      <w:lvlJc w:val="left"/>
      <w:pPr>
        <w:ind w:left="1440" w:hanging="360"/>
      </w:pPr>
      <w:rPr>
        <w:rFonts w:hint="default" w:ascii="Courier New" w:hAnsi="Courier New"/>
      </w:rPr>
    </w:lvl>
    <w:lvl w:ilvl="2" w:tplc="91C6E8F0">
      <w:start w:val="1"/>
      <w:numFmt w:val="bullet"/>
      <w:lvlText w:val=""/>
      <w:lvlJc w:val="left"/>
      <w:pPr>
        <w:ind w:left="2160" w:hanging="360"/>
      </w:pPr>
      <w:rPr>
        <w:rFonts w:hint="default" w:ascii="Wingdings" w:hAnsi="Wingdings"/>
      </w:rPr>
    </w:lvl>
    <w:lvl w:ilvl="3" w:tplc="CECAB8B0">
      <w:start w:val="1"/>
      <w:numFmt w:val="bullet"/>
      <w:lvlText w:val=""/>
      <w:lvlJc w:val="left"/>
      <w:pPr>
        <w:ind w:left="2880" w:hanging="360"/>
      </w:pPr>
      <w:rPr>
        <w:rFonts w:hint="default" w:ascii="Symbol" w:hAnsi="Symbol"/>
      </w:rPr>
    </w:lvl>
    <w:lvl w:ilvl="4" w:tplc="DA8A9E50">
      <w:start w:val="1"/>
      <w:numFmt w:val="bullet"/>
      <w:lvlText w:val="o"/>
      <w:lvlJc w:val="left"/>
      <w:pPr>
        <w:ind w:left="3600" w:hanging="360"/>
      </w:pPr>
      <w:rPr>
        <w:rFonts w:hint="default" w:ascii="Courier New" w:hAnsi="Courier New"/>
      </w:rPr>
    </w:lvl>
    <w:lvl w:ilvl="5" w:tplc="105CE62C">
      <w:start w:val="1"/>
      <w:numFmt w:val="bullet"/>
      <w:lvlText w:val=""/>
      <w:lvlJc w:val="left"/>
      <w:pPr>
        <w:ind w:left="4320" w:hanging="360"/>
      </w:pPr>
      <w:rPr>
        <w:rFonts w:hint="default" w:ascii="Wingdings" w:hAnsi="Wingdings"/>
      </w:rPr>
    </w:lvl>
    <w:lvl w:ilvl="6" w:tplc="E9726EE6">
      <w:start w:val="1"/>
      <w:numFmt w:val="bullet"/>
      <w:lvlText w:val=""/>
      <w:lvlJc w:val="left"/>
      <w:pPr>
        <w:ind w:left="5040" w:hanging="360"/>
      </w:pPr>
      <w:rPr>
        <w:rFonts w:hint="default" w:ascii="Symbol" w:hAnsi="Symbol"/>
      </w:rPr>
    </w:lvl>
    <w:lvl w:ilvl="7" w:tplc="D2827898">
      <w:start w:val="1"/>
      <w:numFmt w:val="bullet"/>
      <w:lvlText w:val="o"/>
      <w:lvlJc w:val="left"/>
      <w:pPr>
        <w:ind w:left="5760" w:hanging="360"/>
      </w:pPr>
      <w:rPr>
        <w:rFonts w:hint="default" w:ascii="Courier New" w:hAnsi="Courier New"/>
      </w:rPr>
    </w:lvl>
    <w:lvl w:ilvl="8" w:tplc="E21CC76E">
      <w:start w:val="1"/>
      <w:numFmt w:val="bullet"/>
      <w:lvlText w:val=""/>
      <w:lvlJc w:val="left"/>
      <w:pPr>
        <w:ind w:left="6480" w:hanging="360"/>
      </w:pPr>
      <w:rPr>
        <w:rFonts w:hint="default" w:ascii="Wingdings" w:hAnsi="Wingdings"/>
      </w:rPr>
    </w:lvl>
  </w:abstractNum>
  <w:abstractNum w:abstractNumId="5" w15:restartNumberingAfterBreak="0">
    <w:nsid w:val="0475099F"/>
    <w:multiLevelType w:val="hybridMultilevel"/>
    <w:tmpl w:val="A7C815CE"/>
    <w:lvl w:ilvl="0" w:tplc="0024BD34">
      <w:start w:val="1"/>
      <w:numFmt w:val="decimal"/>
      <w:lvlText w:val="%1."/>
      <w:lvlJc w:val="left"/>
      <w:pPr>
        <w:ind w:left="720" w:hanging="360"/>
      </w:pPr>
    </w:lvl>
    <w:lvl w:ilvl="1" w:tplc="1AAEEABC">
      <w:start w:val="1"/>
      <w:numFmt w:val="lowerLetter"/>
      <w:lvlText w:val="%2."/>
      <w:lvlJc w:val="left"/>
      <w:pPr>
        <w:ind w:left="1440" w:hanging="360"/>
      </w:pPr>
    </w:lvl>
    <w:lvl w:ilvl="2" w:tplc="E82EB7B6">
      <w:start w:val="1"/>
      <w:numFmt w:val="lowerRoman"/>
      <w:lvlText w:val="%3."/>
      <w:lvlJc w:val="right"/>
      <w:pPr>
        <w:ind w:left="2160" w:hanging="180"/>
      </w:pPr>
    </w:lvl>
    <w:lvl w:ilvl="3" w:tplc="6972A290">
      <w:start w:val="1"/>
      <w:numFmt w:val="decimal"/>
      <w:lvlText w:val="%4."/>
      <w:lvlJc w:val="left"/>
      <w:pPr>
        <w:ind w:left="2880" w:hanging="360"/>
      </w:pPr>
    </w:lvl>
    <w:lvl w:ilvl="4" w:tplc="01325834">
      <w:start w:val="1"/>
      <w:numFmt w:val="lowerLetter"/>
      <w:lvlText w:val="%5."/>
      <w:lvlJc w:val="left"/>
      <w:pPr>
        <w:ind w:left="3600" w:hanging="360"/>
      </w:pPr>
    </w:lvl>
    <w:lvl w:ilvl="5" w:tplc="1396D8F6">
      <w:start w:val="1"/>
      <w:numFmt w:val="lowerRoman"/>
      <w:lvlText w:val="%6."/>
      <w:lvlJc w:val="right"/>
      <w:pPr>
        <w:ind w:left="4320" w:hanging="180"/>
      </w:pPr>
    </w:lvl>
    <w:lvl w:ilvl="6" w:tplc="D07255F0">
      <w:start w:val="1"/>
      <w:numFmt w:val="decimal"/>
      <w:lvlText w:val="%7."/>
      <w:lvlJc w:val="left"/>
      <w:pPr>
        <w:ind w:left="5040" w:hanging="360"/>
      </w:pPr>
    </w:lvl>
    <w:lvl w:ilvl="7" w:tplc="503226BC">
      <w:start w:val="1"/>
      <w:numFmt w:val="lowerLetter"/>
      <w:lvlText w:val="%8."/>
      <w:lvlJc w:val="left"/>
      <w:pPr>
        <w:ind w:left="5760" w:hanging="360"/>
      </w:pPr>
    </w:lvl>
    <w:lvl w:ilvl="8" w:tplc="7F20565A">
      <w:start w:val="1"/>
      <w:numFmt w:val="lowerRoman"/>
      <w:lvlText w:val="%9."/>
      <w:lvlJc w:val="right"/>
      <w:pPr>
        <w:ind w:left="6480" w:hanging="180"/>
      </w:pPr>
    </w:lvl>
  </w:abstractNum>
  <w:abstractNum w:abstractNumId="6" w15:restartNumberingAfterBreak="0">
    <w:nsid w:val="09732B13"/>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0A32A5B6"/>
    <w:multiLevelType w:val="hybridMultilevel"/>
    <w:tmpl w:val="AF1416CC"/>
    <w:lvl w:ilvl="0" w:tplc="D7A470F8">
      <w:start w:val="1"/>
      <w:numFmt w:val="decimal"/>
      <w:lvlText w:val="(%1)"/>
      <w:lvlJc w:val="left"/>
      <w:pPr>
        <w:ind w:left="720" w:hanging="360"/>
      </w:pPr>
    </w:lvl>
    <w:lvl w:ilvl="1" w:tplc="4A9A8A24">
      <w:start w:val="1"/>
      <w:numFmt w:val="lowerLetter"/>
      <w:lvlText w:val="%2."/>
      <w:lvlJc w:val="left"/>
      <w:pPr>
        <w:ind w:left="1440" w:hanging="360"/>
      </w:pPr>
    </w:lvl>
    <w:lvl w:ilvl="2" w:tplc="2CD077AC">
      <w:start w:val="1"/>
      <w:numFmt w:val="lowerRoman"/>
      <w:lvlText w:val="%3."/>
      <w:lvlJc w:val="right"/>
      <w:pPr>
        <w:ind w:left="2160" w:hanging="180"/>
      </w:pPr>
    </w:lvl>
    <w:lvl w:ilvl="3" w:tplc="604CB1FC">
      <w:start w:val="1"/>
      <w:numFmt w:val="decimal"/>
      <w:lvlText w:val="%4."/>
      <w:lvlJc w:val="left"/>
      <w:pPr>
        <w:ind w:left="2880" w:hanging="360"/>
      </w:pPr>
    </w:lvl>
    <w:lvl w:ilvl="4" w:tplc="A19421EC">
      <w:start w:val="1"/>
      <w:numFmt w:val="lowerLetter"/>
      <w:lvlText w:val="%5."/>
      <w:lvlJc w:val="left"/>
      <w:pPr>
        <w:ind w:left="3600" w:hanging="360"/>
      </w:pPr>
    </w:lvl>
    <w:lvl w:ilvl="5" w:tplc="E09A3678">
      <w:start w:val="1"/>
      <w:numFmt w:val="lowerRoman"/>
      <w:lvlText w:val="%6."/>
      <w:lvlJc w:val="right"/>
      <w:pPr>
        <w:ind w:left="4320" w:hanging="180"/>
      </w:pPr>
    </w:lvl>
    <w:lvl w:ilvl="6" w:tplc="F940C9A8">
      <w:start w:val="1"/>
      <w:numFmt w:val="decimal"/>
      <w:lvlText w:val="%7."/>
      <w:lvlJc w:val="left"/>
      <w:pPr>
        <w:ind w:left="5040" w:hanging="360"/>
      </w:pPr>
    </w:lvl>
    <w:lvl w:ilvl="7" w:tplc="B4D84546">
      <w:start w:val="1"/>
      <w:numFmt w:val="lowerLetter"/>
      <w:lvlText w:val="%8."/>
      <w:lvlJc w:val="left"/>
      <w:pPr>
        <w:ind w:left="5760" w:hanging="360"/>
      </w:pPr>
    </w:lvl>
    <w:lvl w:ilvl="8" w:tplc="04EC2BB0">
      <w:start w:val="1"/>
      <w:numFmt w:val="lowerRoman"/>
      <w:lvlText w:val="%9."/>
      <w:lvlJc w:val="right"/>
      <w:pPr>
        <w:ind w:left="6480" w:hanging="180"/>
      </w:pPr>
    </w:lvl>
  </w:abstractNum>
  <w:abstractNum w:abstractNumId="8" w15:restartNumberingAfterBreak="0">
    <w:nsid w:val="0A3958E5"/>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0F8638D2"/>
    <w:multiLevelType w:val="hybridMultilevel"/>
    <w:tmpl w:val="BE265560"/>
    <w:lvl w:ilvl="0" w:tplc="A1827C50">
      <w:start w:val="1"/>
      <w:numFmt w:val="decimal"/>
      <w:lvlText w:val="%1."/>
      <w:lvlJc w:val="left"/>
      <w:pPr>
        <w:ind w:left="720" w:hanging="360"/>
      </w:pPr>
    </w:lvl>
    <w:lvl w:ilvl="1" w:tplc="7E3C67E4">
      <w:start w:val="1"/>
      <w:numFmt w:val="lowerLetter"/>
      <w:lvlText w:val="%2."/>
      <w:lvlJc w:val="left"/>
      <w:pPr>
        <w:ind w:left="1440" w:hanging="360"/>
      </w:pPr>
    </w:lvl>
    <w:lvl w:ilvl="2" w:tplc="ECC85AD0">
      <w:start w:val="1"/>
      <w:numFmt w:val="lowerRoman"/>
      <w:lvlText w:val="%3."/>
      <w:lvlJc w:val="right"/>
      <w:pPr>
        <w:ind w:left="2160" w:hanging="180"/>
      </w:pPr>
    </w:lvl>
    <w:lvl w:ilvl="3" w:tplc="75FE19E4">
      <w:start w:val="1"/>
      <w:numFmt w:val="decimal"/>
      <w:lvlText w:val="%4."/>
      <w:lvlJc w:val="left"/>
      <w:pPr>
        <w:ind w:left="2880" w:hanging="360"/>
      </w:pPr>
    </w:lvl>
    <w:lvl w:ilvl="4" w:tplc="B96614A0">
      <w:start w:val="1"/>
      <w:numFmt w:val="lowerLetter"/>
      <w:lvlText w:val="%5."/>
      <w:lvlJc w:val="left"/>
      <w:pPr>
        <w:ind w:left="3600" w:hanging="360"/>
      </w:pPr>
    </w:lvl>
    <w:lvl w:ilvl="5" w:tplc="C0B8E33A">
      <w:start w:val="1"/>
      <w:numFmt w:val="lowerRoman"/>
      <w:lvlText w:val="%6."/>
      <w:lvlJc w:val="right"/>
      <w:pPr>
        <w:ind w:left="4320" w:hanging="180"/>
      </w:pPr>
    </w:lvl>
    <w:lvl w:ilvl="6" w:tplc="C6A2CD9C">
      <w:start w:val="1"/>
      <w:numFmt w:val="decimal"/>
      <w:lvlText w:val="%7."/>
      <w:lvlJc w:val="left"/>
      <w:pPr>
        <w:ind w:left="5040" w:hanging="360"/>
      </w:pPr>
    </w:lvl>
    <w:lvl w:ilvl="7" w:tplc="51C8C2CE">
      <w:start w:val="1"/>
      <w:numFmt w:val="lowerLetter"/>
      <w:lvlText w:val="%8."/>
      <w:lvlJc w:val="left"/>
      <w:pPr>
        <w:ind w:left="5760" w:hanging="360"/>
      </w:pPr>
    </w:lvl>
    <w:lvl w:ilvl="8" w:tplc="0F7080F2">
      <w:start w:val="1"/>
      <w:numFmt w:val="lowerRoman"/>
      <w:lvlText w:val="%9."/>
      <w:lvlJc w:val="right"/>
      <w:pPr>
        <w:ind w:left="6480" w:hanging="180"/>
      </w:pPr>
    </w:lvl>
  </w:abstractNum>
  <w:abstractNum w:abstractNumId="10" w15:restartNumberingAfterBreak="0">
    <w:nsid w:val="0F9D1FCC"/>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102A5A37"/>
    <w:multiLevelType w:val="hybridMultilevel"/>
    <w:tmpl w:val="236AFA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11977EA5"/>
    <w:multiLevelType w:val="hybridMultilevel"/>
    <w:tmpl w:val="AE50AA64"/>
    <w:lvl w:ilvl="0" w:tplc="FFFFFFFF">
      <w:start w:val="1"/>
      <w:numFmt w:val="decimal"/>
      <w:lvlText w:val="(%1)"/>
      <w:lvlJc w:val="left"/>
      <w:pPr>
        <w:ind w:left="720" w:hanging="360"/>
      </w:pPr>
      <w:rPr>
        <w:b w:val="0"/>
        <w:bCs/>
        <w:i w:val="0"/>
        <w:i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ABC6D9"/>
    <w:multiLevelType w:val="hybridMultilevel"/>
    <w:tmpl w:val="B8C8411A"/>
    <w:lvl w:ilvl="0" w:tplc="E1F4E942">
      <w:start w:val="1"/>
      <w:numFmt w:val="bullet"/>
      <w:lvlText w:val="-"/>
      <w:lvlJc w:val="left"/>
      <w:pPr>
        <w:ind w:left="720" w:hanging="360"/>
      </w:pPr>
      <w:rPr>
        <w:rFonts w:hint="default" w:ascii="Calibri" w:hAnsi="Calibri"/>
      </w:rPr>
    </w:lvl>
    <w:lvl w:ilvl="1" w:tplc="0FF0BA16">
      <w:start w:val="1"/>
      <w:numFmt w:val="bullet"/>
      <w:lvlText w:val="o"/>
      <w:lvlJc w:val="left"/>
      <w:pPr>
        <w:ind w:left="1440" w:hanging="360"/>
      </w:pPr>
      <w:rPr>
        <w:rFonts w:hint="default" w:ascii="Courier New" w:hAnsi="Courier New"/>
      </w:rPr>
    </w:lvl>
    <w:lvl w:ilvl="2" w:tplc="5F5E2A00">
      <w:start w:val="1"/>
      <w:numFmt w:val="bullet"/>
      <w:lvlText w:val=""/>
      <w:lvlJc w:val="left"/>
      <w:pPr>
        <w:ind w:left="2160" w:hanging="360"/>
      </w:pPr>
      <w:rPr>
        <w:rFonts w:hint="default" w:ascii="Wingdings" w:hAnsi="Wingdings"/>
      </w:rPr>
    </w:lvl>
    <w:lvl w:ilvl="3" w:tplc="B036AC1C">
      <w:start w:val="1"/>
      <w:numFmt w:val="bullet"/>
      <w:lvlText w:val=""/>
      <w:lvlJc w:val="left"/>
      <w:pPr>
        <w:ind w:left="2880" w:hanging="360"/>
      </w:pPr>
      <w:rPr>
        <w:rFonts w:hint="default" w:ascii="Symbol" w:hAnsi="Symbol"/>
      </w:rPr>
    </w:lvl>
    <w:lvl w:ilvl="4" w:tplc="29CA98E2">
      <w:start w:val="1"/>
      <w:numFmt w:val="bullet"/>
      <w:lvlText w:val="o"/>
      <w:lvlJc w:val="left"/>
      <w:pPr>
        <w:ind w:left="3600" w:hanging="360"/>
      </w:pPr>
      <w:rPr>
        <w:rFonts w:hint="default" w:ascii="Courier New" w:hAnsi="Courier New"/>
      </w:rPr>
    </w:lvl>
    <w:lvl w:ilvl="5" w:tplc="9DBA9702">
      <w:start w:val="1"/>
      <w:numFmt w:val="bullet"/>
      <w:lvlText w:val=""/>
      <w:lvlJc w:val="left"/>
      <w:pPr>
        <w:ind w:left="4320" w:hanging="360"/>
      </w:pPr>
      <w:rPr>
        <w:rFonts w:hint="default" w:ascii="Wingdings" w:hAnsi="Wingdings"/>
      </w:rPr>
    </w:lvl>
    <w:lvl w:ilvl="6" w:tplc="D2686168">
      <w:start w:val="1"/>
      <w:numFmt w:val="bullet"/>
      <w:lvlText w:val=""/>
      <w:lvlJc w:val="left"/>
      <w:pPr>
        <w:ind w:left="5040" w:hanging="360"/>
      </w:pPr>
      <w:rPr>
        <w:rFonts w:hint="default" w:ascii="Symbol" w:hAnsi="Symbol"/>
      </w:rPr>
    </w:lvl>
    <w:lvl w:ilvl="7" w:tplc="41688726">
      <w:start w:val="1"/>
      <w:numFmt w:val="bullet"/>
      <w:lvlText w:val="o"/>
      <w:lvlJc w:val="left"/>
      <w:pPr>
        <w:ind w:left="5760" w:hanging="360"/>
      </w:pPr>
      <w:rPr>
        <w:rFonts w:hint="default" w:ascii="Courier New" w:hAnsi="Courier New"/>
      </w:rPr>
    </w:lvl>
    <w:lvl w:ilvl="8" w:tplc="51548504">
      <w:start w:val="1"/>
      <w:numFmt w:val="bullet"/>
      <w:lvlText w:val=""/>
      <w:lvlJc w:val="left"/>
      <w:pPr>
        <w:ind w:left="6480" w:hanging="360"/>
      </w:pPr>
      <w:rPr>
        <w:rFonts w:hint="default" w:ascii="Wingdings" w:hAnsi="Wingdings"/>
      </w:rPr>
    </w:lvl>
  </w:abstractNum>
  <w:abstractNum w:abstractNumId="14" w15:restartNumberingAfterBreak="0">
    <w:nsid w:val="1523E079"/>
    <w:multiLevelType w:val="hybridMultilevel"/>
    <w:tmpl w:val="88EEB008"/>
    <w:lvl w:ilvl="0" w:tplc="C2FCF1FA">
      <w:start w:val="1"/>
      <w:numFmt w:val="decimal"/>
      <w:lvlText w:val="%1."/>
      <w:lvlJc w:val="left"/>
      <w:pPr>
        <w:ind w:left="720" w:hanging="360"/>
      </w:pPr>
    </w:lvl>
    <w:lvl w:ilvl="1" w:tplc="C1AA3D3E">
      <w:start w:val="1"/>
      <w:numFmt w:val="lowerLetter"/>
      <w:lvlText w:val="%2."/>
      <w:lvlJc w:val="left"/>
      <w:pPr>
        <w:ind w:left="1440" w:hanging="360"/>
      </w:pPr>
    </w:lvl>
    <w:lvl w:ilvl="2" w:tplc="E64EFEEA">
      <w:start w:val="1"/>
      <w:numFmt w:val="lowerRoman"/>
      <w:lvlText w:val="%3."/>
      <w:lvlJc w:val="right"/>
      <w:pPr>
        <w:ind w:left="2160" w:hanging="180"/>
      </w:pPr>
    </w:lvl>
    <w:lvl w:ilvl="3" w:tplc="F2241110">
      <w:start w:val="1"/>
      <w:numFmt w:val="decimal"/>
      <w:lvlText w:val="%4."/>
      <w:lvlJc w:val="left"/>
      <w:pPr>
        <w:ind w:left="2880" w:hanging="360"/>
      </w:pPr>
    </w:lvl>
    <w:lvl w:ilvl="4" w:tplc="D408C684">
      <w:start w:val="1"/>
      <w:numFmt w:val="lowerLetter"/>
      <w:lvlText w:val="%5."/>
      <w:lvlJc w:val="left"/>
      <w:pPr>
        <w:ind w:left="3600" w:hanging="360"/>
      </w:pPr>
    </w:lvl>
    <w:lvl w:ilvl="5" w:tplc="72EAE8C8">
      <w:start w:val="1"/>
      <w:numFmt w:val="lowerRoman"/>
      <w:lvlText w:val="%6."/>
      <w:lvlJc w:val="right"/>
      <w:pPr>
        <w:ind w:left="4320" w:hanging="180"/>
      </w:pPr>
    </w:lvl>
    <w:lvl w:ilvl="6" w:tplc="D50E309A">
      <w:start w:val="1"/>
      <w:numFmt w:val="decimal"/>
      <w:lvlText w:val="%7."/>
      <w:lvlJc w:val="left"/>
      <w:pPr>
        <w:ind w:left="5040" w:hanging="360"/>
      </w:pPr>
    </w:lvl>
    <w:lvl w:ilvl="7" w:tplc="F0940330">
      <w:start w:val="1"/>
      <w:numFmt w:val="lowerLetter"/>
      <w:lvlText w:val="%8."/>
      <w:lvlJc w:val="left"/>
      <w:pPr>
        <w:ind w:left="5760" w:hanging="360"/>
      </w:pPr>
    </w:lvl>
    <w:lvl w:ilvl="8" w:tplc="A7AE3F86">
      <w:start w:val="1"/>
      <w:numFmt w:val="lowerRoman"/>
      <w:lvlText w:val="%9."/>
      <w:lvlJc w:val="right"/>
      <w:pPr>
        <w:ind w:left="6480" w:hanging="180"/>
      </w:pPr>
    </w:lvl>
  </w:abstractNum>
  <w:abstractNum w:abstractNumId="15" w15:restartNumberingAfterBreak="0">
    <w:nsid w:val="16B715C7"/>
    <w:multiLevelType w:val="hybridMultilevel"/>
    <w:tmpl w:val="8FDEB076"/>
    <w:lvl w:ilvl="0" w:tplc="413E76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17403895"/>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8E1407"/>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1BE2F9"/>
    <w:multiLevelType w:val="hybridMultilevel"/>
    <w:tmpl w:val="B5CE37F4"/>
    <w:lvl w:ilvl="0" w:tplc="FFFFFFFF">
      <w:start w:val="1"/>
      <w:numFmt w:val="decimal"/>
      <w:lvlText w:val="(%1)"/>
      <w:lvlJc w:val="left"/>
      <w:pPr>
        <w:ind w:left="720" w:hanging="360"/>
      </w:pPr>
    </w:lvl>
    <w:lvl w:ilvl="1" w:tplc="A36AC1B2">
      <w:start w:val="1"/>
      <w:numFmt w:val="lowerLetter"/>
      <w:lvlText w:val="%2."/>
      <w:lvlJc w:val="left"/>
      <w:pPr>
        <w:ind w:left="1440" w:hanging="360"/>
      </w:pPr>
    </w:lvl>
    <w:lvl w:ilvl="2" w:tplc="406E3AD4">
      <w:start w:val="1"/>
      <w:numFmt w:val="lowerRoman"/>
      <w:lvlText w:val="%3."/>
      <w:lvlJc w:val="right"/>
      <w:pPr>
        <w:ind w:left="2160" w:hanging="180"/>
      </w:pPr>
    </w:lvl>
    <w:lvl w:ilvl="3" w:tplc="5CB88D4C">
      <w:start w:val="1"/>
      <w:numFmt w:val="decimal"/>
      <w:lvlText w:val="%4."/>
      <w:lvlJc w:val="left"/>
      <w:pPr>
        <w:ind w:left="2880" w:hanging="360"/>
      </w:pPr>
    </w:lvl>
    <w:lvl w:ilvl="4" w:tplc="390C0674">
      <w:start w:val="1"/>
      <w:numFmt w:val="lowerLetter"/>
      <w:lvlText w:val="%5."/>
      <w:lvlJc w:val="left"/>
      <w:pPr>
        <w:ind w:left="3600" w:hanging="360"/>
      </w:pPr>
    </w:lvl>
    <w:lvl w:ilvl="5" w:tplc="F7F65152">
      <w:start w:val="1"/>
      <w:numFmt w:val="lowerRoman"/>
      <w:lvlText w:val="%6."/>
      <w:lvlJc w:val="right"/>
      <w:pPr>
        <w:ind w:left="4320" w:hanging="180"/>
      </w:pPr>
    </w:lvl>
    <w:lvl w:ilvl="6" w:tplc="2B085D1A">
      <w:start w:val="1"/>
      <w:numFmt w:val="decimal"/>
      <w:lvlText w:val="%7."/>
      <w:lvlJc w:val="left"/>
      <w:pPr>
        <w:ind w:left="5040" w:hanging="360"/>
      </w:pPr>
    </w:lvl>
    <w:lvl w:ilvl="7" w:tplc="2832833A">
      <w:start w:val="1"/>
      <w:numFmt w:val="lowerLetter"/>
      <w:lvlText w:val="%8."/>
      <w:lvlJc w:val="left"/>
      <w:pPr>
        <w:ind w:left="5760" w:hanging="360"/>
      </w:pPr>
    </w:lvl>
    <w:lvl w:ilvl="8" w:tplc="D452FD6E">
      <w:start w:val="1"/>
      <w:numFmt w:val="lowerRoman"/>
      <w:lvlText w:val="%9."/>
      <w:lvlJc w:val="right"/>
      <w:pPr>
        <w:ind w:left="6480" w:hanging="180"/>
      </w:pPr>
    </w:lvl>
  </w:abstractNum>
  <w:abstractNum w:abstractNumId="19" w15:restartNumberingAfterBreak="0">
    <w:nsid w:val="1DA09936"/>
    <w:multiLevelType w:val="hybridMultilevel"/>
    <w:tmpl w:val="6F48BF10"/>
    <w:lvl w:ilvl="0" w:tplc="7026C292">
      <w:start w:val="1"/>
      <w:numFmt w:val="decimal"/>
      <w:lvlText w:val="(%1)"/>
      <w:lvlJc w:val="left"/>
      <w:pPr>
        <w:ind w:left="720" w:hanging="360"/>
      </w:pPr>
    </w:lvl>
    <w:lvl w:ilvl="1" w:tplc="ED58D59E">
      <w:start w:val="1"/>
      <w:numFmt w:val="lowerLetter"/>
      <w:lvlText w:val="%2."/>
      <w:lvlJc w:val="left"/>
      <w:pPr>
        <w:ind w:left="1440" w:hanging="360"/>
      </w:pPr>
    </w:lvl>
    <w:lvl w:ilvl="2" w:tplc="AB9E3988">
      <w:start w:val="1"/>
      <w:numFmt w:val="lowerRoman"/>
      <w:lvlText w:val="%3."/>
      <w:lvlJc w:val="right"/>
      <w:pPr>
        <w:ind w:left="2160" w:hanging="180"/>
      </w:pPr>
    </w:lvl>
    <w:lvl w:ilvl="3" w:tplc="7006118C">
      <w:start w:val="1"/>
      <w:numFmt w:val="decimal"/>
      <w:lvlText w:val="%4."/>
      <w:lvlJc w:val="left"/>
      <w:pPr>
        <w:ind w:left="2880" w:hanging="360"/>
      </w:pPr>
    </w:lvl>
    <w:lvl w:ilvl="4" w:tplc="755A8CF2">
      <w:start w:val="1"/>
      <w:numFmt w:val="lowerLetter"/>
      <w:lvlText w:val="%5."/>
      <w:lvlJc w:val="left"/>
      <w:pPr>
        <w:ind w:left="3600" w:hanging="360"/>
      </w:pPr>
    </w:lvl>
    <w:lvl w:ilvl="5" w:tplc="BDC2608C">
      <w:start w:val="1"/>
      <w:numFmt w:val="lowerRoman"/>
      <w:lvlText w:val="%6."/>
      <w:lvlJc w:val="right"/>
      <w:pPr>
        <w:ind w:left="4320" w:hanging="180"/>
      </w:pPr>
    </w:lvl>
    <w:lvl w:ilvl="6" w:tplc="4A7A8932">
      <w:start w:val="1"/>
      <w:numFmt w:val="decimal"/>
      <w:lvlText w:val="%7."/>
      <w:lvlJc w:val="left"/>
      <w:pPr>
        <w:ind w:left="5040" w:hanging="360"/>
      </w:pPr>
    </w:lvl>
    <w:lvl w:ilvl="7" w:tplc="B61A9B56">
      <w:start w:val="1"/>
      <w:numFmt w:val="lowerLetter"/>
      <w:lvlText w:val="%8."/>
      <w:lvlJc w:val="left"/>
      <w:pPr>
        <w:ind w:left="5760" w:hanging="360"/>
      </w:pPr>
    </w:lvl>
    <w:lvl w:ilvl="8" w:tplc="9F003A4E">
      <w:start w:val="1"/>
      <w:numFmt w:val="lowerRoman"/>
      <w:lvlText w:val="%9."/>
      <w:lvlJc w:val="right"/>
      <w:pPr>
        <w:ind w:left="6480" w:hanging="180"/>
      </w:pPr>
    </w:lvl>
  </w:abstractNum>
  <w:abstractNum w:abstractNumId="20" w15:restartNumberingAfterBreak="0">
    <w:nsid w:val="1F96640D"/>
    <w:multiLevelType w:val="hybridMultilevel"/>
    <w:tmpl w:val="A162A8C6"/>
    <w:lvl w:ilvl="0" w:tplc="FFFFFFFF">
      <w:start w:val="1"/>
      <w:numFmt w:val="bullet"/>
      <w:lvlText w:val="-"/>
      <w:lvlJc w:val="left"/>
      <w:pPr>
        <w:ind w:left="720" w:hanging="360"/>
      </w:pPr>
      <w:rPr>
        <w:rFonts w:hint="default" w:ascii="Times New Roman" w:hAnsi="Times New Roman"/>
      </w:rPr>
    </w:lvl>
    <w:lvl w:ilvl="1" w:tplc="04090003">
      <w:start w:val="1"/>
      <w:numFmt w:val="bullet"/>
      <w:lvlText w:val="o"/>
      <w:lvlJc w:val="left"/>
      <w:pPr>
        <w:ind w:left="1440" w:hanging="360"/>
      </w:pPr>
      <w:rPr>
        <w:rFonts w:hint="default" w:ascii="Courier New" w:hAnsi="Courier New" w:cs="Courier New"/>
      </w:rPr>
    </w:lvl>
    <w:lvl w:ilvl="2" w:tplc="4A9CAC56">
      <w:numFmt w:val="bullet"/>
      <w:lvlText w:val="–"/>
      <w:lvlJc w:val="left"/>
      <w:pPr>
        <w:ind w:left="2520" w:hanging="720"/>
      </w:pPr>
      <w:rPr>
        <w:rFonts w:hint="default" w:ascii="Times New Roman" w:hAnsi="Times New Roman" w:eastAsia="Times New Roman" w:cs="Times New Roman"/>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204B6D55"/>
    <w:multiLevelType w:val="hybridMultilevel"/>
    <w:tmpl w:val="F8929510"/>
    <w:lvl w:ilvl="0" w:tplc="1A4C3FB0">
      <w:start w:val="1"/>
      <w:numFmt w:val="bullet"/>
      <w:lvlText w:val="-"/>
      <w:lvlJc w:val="left"/>
      <w:pPr>
        <w:ind w:left="720" w:hanging="360"/>
      </w:pPr>
      <w:rPr>
        <w:rFonts w:hint="default" w:ascii="Calibri" w:hAnsi="Calibri"/>
      </w:rPr>
    </w:lvl>
    <w:lvl w:ilvl="1" w:tplc="A8B826BE">
      <w:start w:val="1"/>
      <w:numFmt w:val="bullet"/>
      <w:lvlText w:val="o"/>
      <w:lvlJc w:val="left"/>
      <w:pPr>
        <w:ind w:left="1440" w:hanging="360"/>
      </w:pPr>
      <w:rPr>
        <w:rFonts w:hint="default" w:ascii="Courier New" w:hAnsi="Courier New"/>
      </w:rPr>
    </w:lvl>
    <w:lvl w:ilvl="2" w:tplc="B18CC526">
      <w:start w:val="1"/>
      <w:numFmt w:val="bullet"/>
      <w:lvlText w:val=""/>
      <w:lvlJc w:val="left"/>
      <w:pPr>
        <w:ind w:left="2160" w:hanging="360"/>
      </w:pPr>
      <w:rPr>
        <w:rFonts w:hint="default" w:ascii="Wingdings" w:hAnsi="Wingdings"/>
      </w:rPr>
    </w:lvl>
    <w:lvl w:ilvl="3" w:tplc="CBF899EE">
      <w:start w:val="1"/>
      <w:numFmt w:val="bullet"/>
      <w:lvlText w:val=""/>
      <w:lvlJc w:val="left"/>
      <w:pPr>
        <w:ind w:left="2880" w:hanging="360"/>
      </w:pPr>
      <w:rPr>
        <w:rFonts w:hint="default" w:ascii="Symbol" w:hAnsi="Symbol"/>
      </w:rPr>
    </w:lvl>
    <w:lvl w:ilvl="4" w:tplc="DACA396E">
      <w:start w:val="1"/>
      <w:numFmt w:val="bullet"/>
      <w:lvlText w:val="o"/>
      <w:lvlJc w:val="left"/>
      <w:pPr>
        <w:ind w:left="3600" w:hanging="360"/>
      </w:pPr>
      <w:rPr>
        <w:rFonts w:hint="default" w:ascii="Courier New" w:hAnsi="Courier New"/>
      </w:rPr>
    </w:lvl>
    <w:lvl w:ilvl="5" w:tplc="A016FE44">
      <w:start w:val="1"/>
      <w:numFmt w:val="bullet"/>
      <w:lvlText w:val=""/>
      <w:lvlJc w:val="left"/>
      <w:pPr>
        <w:ind w:left="4320" w:hanging="360"/>
      </w:pPr>
      <w:rPr>
        <w:rFonts w:hint="default" w:ascii="Wingdings" w:hAnsi="Wingdings"/>
      </w:rPr>
    </w:lvl>
    <w:lvl w:ilvl="6" w:tplc="F97A7764">
      <w:start w:val="1"/>
      <w:numFmt w:val="bullet"/>
      <w:lvlText w:val=""/>
      <w:lvlJc w:val="left"/>
      <w:pPr>
        <w:ind w:left="5040" w:hanging="360"/>
      </w:pPr>
      <w:rPr>
        <w:rFonts w:hint="default" w:ascii="Symbol" w:hAnsi="Symbol"/>
      </w:rPr>
    </w:lvl>
    <w:lvl w:ilvl="7" w:tplc="B854FE02">
      <w:start w:val="1"/>
      <w:numFmt w:val="bullet"/>
      <w:lvlText w:val="o"/>
      <w:lvlJc w:val="left"/>
      <w:pPr>
        <w:ind w:left="5760" w:hanging="360"/>
      </w:pPr>
      <w:rPr>
        <w:rFonts w:hint="default" w:ascii="Courier New" w:hAnsi="Courier New"/>
      </w:rPr>
    </w:lvl>
    <w:lvl w:ilvl="8" w:tplc="4DEA7266">
      <w:start w:val="1"/>
      <w:numFmt w:val="bullet"/>
      <w:lvlText w:val=""/>
      <w:lvlJc w:val="left"/>
      <w:pPr>
        <w:ind w:left="6480" w:hanging="360"/>
      </w:pPr>
      <w:rPr>
        <w:rFonts w:hint="default" w:ascii="Wingdings" w:hAnsi="Wingdings"/>
      </w:rPr>
    </w:lvl>
  </w:abstractNum>
  <w:abstractNum w:abstractNumId="22" w15:restartNumberingAfterBreak="0">
    <w:nsid w:val="25598263"/>
    <w:multiLevelType w:val="hybridMultilevel"/>
    <w:tmpl w:val="05307754"/>
    <w:lvl w:ilvl="0" w:tplc="4CA277C4">
      <w:start w:val="1"/>
      <w:numFmt w:val="decimal"/>
      <w:lvlText w:val="(%1)"/>
      <w:lvlJc w:val="left"/>
      <w:pPr>
        <w:ind w:left="720" w:hanging="360"/>
      </w:pPr>
    </w:lvl>
    <w:lvl w:ilvl="1" w:tplc="0A02725A">
      <w:start w:val="1"/>
      <w:numFmt w:val="lowerLetter"/>
      <w:lvlText w:val="%2."/>
      <w:lvlJc w:val="left"/>
      <w:pPr>
        <w:ind w:left="1440" w:hanging="360"/>
      </w:pPr>
    </w:lvl>
    <w:lvl w:ilvl="2" w:tplc="765C110A">
      <w:start w:val="1"/>
      <w:numFmt w:val="lowerRoman"/>
      <w:lvlText w:val="%3."/>
      <w:lvlJc w:val="right"/>
      <w:pPr>
        <w:ind w:left="2160" w:hanging="180"/>
      </w:pPr>
    </w:lvl>
    <w:lvl w:ilvl="3" w:tplc="274AB02E">
      <w:start w:val="1"/>
      <w:numFmt w:val="decimal"/>
      <w:lvlText w:val="%4."/>
      <w:lvlJc w:val="left"/>
      <w:pPr>
        <w:ind w:left="2880" w:hanging="360"/>
      </w:pPr>
    </w:lvl>
    <w:lvl w:ilvl="4" w:tplc="439064AE">
      <w:start w:val="1"/>
      <w:numFmt w:val="lowerLetter"/>
      <w:lvlText w:val="%5."/>
      <w:lvlJc w:val="left"/>
      <w:pPr>
        <w:ind w:left="3600" w:hanging="360"/>
      </w:pPr>
    </w:lvl>
    <w:lvl w:ilvl="5" w:tplc="FAE0EB0C">
      <w:start w:val="1"/>
      <w:numFmt w:val="lowerRoman"/>
      <w:lvlText w:val="%6."/>
      <w:lvlJc w:val="right"/>
      <w:pPr>
        <w:ind w:left="4320" w:hanging="180"/>
      </w:pPr>
    </w:lvl>
    <w:lvl w:ilvl="6" w:tplc="E850F4F6">
      <w:start w:val="1"/>
      <w:numFmt w:val="decimal"/>
      <w:lvlText w:val="%7."/>
      <w:lvlJc w:val="left"/>
      <w:pPr>
        <w:ind w:left="5040" w:hanging="360"/>
      </w:pPr>
    </w:lvl>
    <w:lvl w:ilvl="7" w:tplc="28186ECC">
      <w:start w:val="1"/>
      <w:numFmt w:val="lowerLetter"/>
      <w:lvlText w:val="%8."/>
      <w:lvlJc w:val="left"/>
      <w:pPr>
        <w:ind w:left="5760" w:hanging="360"/>
      </w:pPr>
    </w:lvl>
    <w:lvl w:ilvl="8" w:tplc="148A2F3C">
      <w:start w:val="1"/>
      <w:numFmt w:val="lowerRoman"/>
      <w:lvlText w:val="%9."/>
      <w:lvlJc w:val="right"/>
      <w:pPr>
        <w:ind w:left="6480" w:hanging="180"/>
      </w:pPr>
    </w:lvl>
  </w:abstractNum>
  <w:abstractNum w:abstractNumId="23" w15:restartNumberingAfterBreak="0">
    <w:nsid w:val="25BF5860"/>
    <w:multiLevelType w:val="hybridMultilevel"/>
    <w:tmpl w:val="4FBA1744"/>
    <w:lvl w:ilvl="0" w:tplc="94002E8E">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72CF516"/>
    <w:multiLevelType w:val="hybridMultilevel"/>
    <w:tmpl w:val="08AACC58"/>
    <w:lvl w:ilvl="0" w:tplc="DA94D9C6">
      <w:start w:val="1"/>
      <w:numFmt w:val="decimal"/>
      <w:lvlText w:val="%1."/>
      <w:lvlJc w:val="left"/>
      <w:pPr>
        <w:ind w:left="720" w:hanging="360"/>
      </w:pPr>
    </w:lvl>
    <w:lvl w:ilvl="1" w:tplc="2324A504">
      <w:start w:val="1"/>
      <w:numFmt w:val="lowerLetter"/>
      <w:lvlText w:val="%2."/>
      <w:lvlJc w:val="left"/>
      <w:pPr>
        <w:ind w:left="1440" w:hanging="360"/>
      </w:pPr>
    </w:lvl>
    <w:lvl w:ilvl="2" w:tplc="1ACEDBA6">
      <w:start w:val="1"/>
      <w:numFmt w:val="lowerRoman"/>
      <w:lvlText w:val="%3."/>
      <w:lvlJc w:val="right"/>
      <w:pPr>
        <w:ind w:left="2160" w:hanging="180"/>
      </w:pPr>
    </w:lvl>
    <w:lvl w:ilvl="3" w:tplc="E93E7B84">
      <w:start w:val="1"/>
      <w:numFmt w:val="decimal"/>
      <w:lvlText w:val="%4."/>
      <w:lvlJc w:val="left"/>
      <w:pPr>
        <w:ind w:left="2880" w:hanging="360"/>
      </w:pPr>
    </w:lvl>
    <w:lvl w:ilvl="4" w:tplc="D28E4856">
      <w:start w:val="1"/>
      <w:numFmt w:val="lowerLetter"/>
      <w:lvlText w:val="%5."/>
      <w:lvlJc w:val="left"/>
      <w:pPr>
        <w:ind w:left="3600" w:hanging="360"/>
      </w:pPr>
    </w:lvl>
    <w:lvl w:ilvl="5" w:tplc="898E7470">
      <w:start w:val="1"/>
      <w:numFmt w:val="lowerRoman"/>
      <w:lvlText w:val="%6."/>
      <w:lvlJc w:val="right"/>
      <w:pPr>
        <w:ind w:left="4320" w:hanging="180"/>
      </w:pPr>
    </w:lvl>
    <w:lvl w:ilvl="6" w:tplc="65726418">
      <w:start w:val="1"/>
      <w:numFmt w:val="decimal"/>
      <w:lvlText w:val="%7."/>
      <w:lvlJc w:val="left"/>
      <w:pPr>
        <w:ind w:left="5040" w:hanging="360"/>
      </w:pPr>
    </w:lvl>
    <w:lvl w:ilvl="7" w:tplc="5024CF6A">
      <w:start w:val="1"/>
      <w:numFmt w:val="lowerLetter"/>
      <w:lvlText w:val="%8."/>
      <w:lvlJc w:val="left"/>
      <w:pPr>
        <w:ind w:left="5760" w:hanging="360"/>
      </w:pPr>
    </w:lvl>
    <w:lvl w:ilvl="8" w:tplc="C26C5DD2">
      <w:start w:val="1"/>
      <w:numFmt w:val="lowerRoman"/>
      <w:lvlText w:val="%9."/>
      <w:lvlJc w:val="right"/>
      <w:pPr>
        <w:ind w:left="6480" w:hanging="180"/>
      </w:pPr>
    </w:lvl>
  </w:abstractNum>
  <w:abstractNum w:abstractNumId="25" w15:restartNumberingAfterBreak="0">
    <w:nsid w:val="2926CD29"/>
    <w:multiLevelType w:val="hybridMultilevel"/>
    <w:tmpl w:val="236AFA90"/>
    <w:lvl w:ilvl="0" w:tplc="28742ED8">
      <w:start w:val="1"/>
      <w:numFmt w:val="decimal"/>
      <w:lvlText w:val="(%1)"/>
      <w:lvlJc w:val="left"/>
      <w:pPr>
        <w:ind w:left="720" w:hanging="360"/>
      </w:pPr>
    </w:lvl>
    <w:lvl w:ilvl="1" w:tplc="7FC29452">
      <w:start w:val="1"/>
      <w:numFmt w:val="lowerLetter"/>
      <w:lvlText w:val="%2."/>
      <w:lvlJc w:val="left"/>
      <w:pPr>
        <w:ind w:left="1440" w:hanging="360"/>
      </w:pPr>
    </w:lvl>
    <w:lvl w:ilvl="2" w:tplc="7D0E05C6">
      <w:start w:val="1"/>
      <w:numFmt w:val="lowerRoman"/>
      <w:lvlText w:val="%3."/>
      <w:lvlJc w:val="right"/>
      <w:pPr>
        <w:ind w:left="2160" w:hanging="180"/>
      </w:pPr>
    </w:lvl>
    <w:lvl w:ilvl="3" w:tplc="BD5E4390">
      <w:start w:val="1"/>
      <w:numFmt w:val="decimal"/>
      <w:lvlText w:val="%4."/>
      <w:lvlJc w:val="left"/>
      <w:pPr>
        <w:ind w:left="2880" w:hanging="360"/>
      </w:pPr>
    </w:lvl>
    <w:lvl w:ilvl="4" w:tplc="4692BDE4">
      <w:start w:val="1"/>
      <w:numFmt w:val="lowerLetter"/>
      <w:lvlText w:val="%5."/>
      <w:lvlJc w:val="left"/>
      <w:pPr>
        <w:ind w:left="3600" w:hanging="360"/>
      </w:pPr>
    </w:lvl>
    <w:lvl w:ilvl="5" w:tplc="56D6A2D2">
      <w:start w:val="1"/>
      <w:numFmt w:val="lowerRoman"/>
      <w:lvlText w:val="%6."/>
      <w:lvlJc w:val="right"/>
      <w:pPr>
        <w:ind w:left="4320" w:hanging="180"/>
      </w:pPr>
    </w:lvl>
    <w:lvl w:ilvl="6" w:tplc="FC76C9F6">
      <w:start w:val="1"/>
      <w:numFmt w:val="decimal"/>
      <w:lvlText w:val="%7."/>
      <w:lvlJc w:val="left"/>
      <w:pPr>
        <w:ind w:left="5040" w:hanging="360"/>
      </w:pPr>
    </w:lvl>
    <w:lvl w:ilvl="7" w:tplc="8B6C24C4">
      <w:start w:val="1"/>
      <w:numFmt w:val="lowerLetter"/>
      <w:lvlText w:val="%8."/>
      <w:lvlJc w:val="left"/>
      <w:pPr>
        <w:ind w:left="5760" w:hanging="360"/>
      </w:pPr>
    </w:lvl>
    <w:lvl w:ilvl="8" w:tplc="C5909A38">
      <w:start w:val="1"/>
      <w:numFmt w:val="lowerRoman"/>
      <w:lvlText w:val="%9."/>
      <w:lvlJc w:val="right"/>
      <w:pPr>
        <w:ind w:left="6480" w:hanging="180"/>
      </w:pPr>
    </w:lvl>
  </w:abstractNum>
  <w:abstractNum w:abstractNumId="26" w15:restartNumberingAfterBreak="0">
    <w:nsid w:val="2BC02484"/>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2C15976A"/>
    <w:multiLevelType w:val="hybridMultilevel"/>
    <w:tmpl w:val="CF22D4C2"/>
    <w:lvl w:ilvl="0" w:tplc="CED8D588">
      <w:start w:val="1"/>
      <w:numFmt w:val="bullet"/>
      <w:lvlText w:val="-"/>
      <w:lvlJc w:val="left"/>
      <w:pPr>
        <w:ind w:left="720" w:hanging="360"/>
      </w:pPr>
      <w:rPr>
        <w:rFonts w:hint="default" w:ascii="Calibri" w:hAnsi="Calibri"/>
      </w:rPr>
    </w:lvl>
    <w:lvl w:ilvl="1" w:tplc="7228ED36">
      <w:start w:val="1"/>
      <w:numFmt w:val="bullet"/>
      <w:lvlText w:val="o"/>
      <w:lvlJc w:val="left"/>
      <w:pPr>
        <w:ind w:left="1440" w:hanging="360"/>
      </w:pPr>
      <w:rPr>
        <w:rFonts w:hint="default" w:ascii="Courier New" w:hAnsi="Courier New"/>
      </w:rPr>
    </w:lvl>
    <w:lvl w:ilvl="2" w:tplc="ECBEBAAC">
      <w:start w:val="1"/>
      <w:numFmt w:val="bullet"/>
      <w:lvlText w:val=""/>
      <w:lvlJc w:val="left"/>
      <w:pPr>
        <w:ind w:left="2160" w:hanging="360"/>
      </w:pPr>
      <w:rPr>
        <w:rFonts w:hint="default" w:ascii="Wingdings" w:hAnsi="Wingdings"/>
      </w:rPr>
    </w:lvl>
    <w:lvl w:ilvl="3" w:tplc="019AEF44">
      <w:start w:val="1"/>
      <w:numFmt w:val="bullet"/>
      <w:lvlText w:val=""/>
      <w:lvlJc w:val="left"/>
      <w:pPr>
        <w:ind w:left="2880" w:hanging="360"/>
      </w:pPr>
      <w:rPr>
        <w:rFonts w:hint="default" w:ascii="Symbol" w:hAnsi="Symbol"/>
      </w:rPr>
    </w:lvl>
    <w:lvl w:ilvl="4" w:tplc="A4108F8E">
      <w:start w:val="1"/>
      <w:numFmt w:val="bullet"/>
      <w:lvlText w:val="o"/>
      <w:lvlJc w:val="left"/>
      <w:pPr>
        <w:ind w:left="3600" w:hanging="360"/>
      </w:pPr>
      <w:rPr>
        <w:rFonts w:hint="default" w:ascii="Courier New" w:hAnsi="Courier New"/>
      </w:rPr>
    </w:lvl>
    <w:lvl w:ilvl="5" w:tplc="E354889A">
      <w:start w:val="1"/>
      <w:numFmt w:val="bullet"/>
      <w:lvlText w:val=""/>
      <w:lvlJc w:val="left"/>
      <w:pPr>
        <w:ind w:left="4320" w:hanging="360"/>
      </w:pPr>
      <w:rPr>
        <w:rFonts w:hint="default" w:ascii="Wingdings" w:hAnsi="Wingdings"/>
      </w:rPr>
    </w:lvl>
    <w:lvl w:ilvl="6" w:tplc="F970F79E">
      <w:start w:val="1"/>
      <w:numFmt w:val="bullet"/>
      <w:lvlText w:val=""/>
      <w:lvlJc w:val="left"/>
      <w:pPr>
        <w:ind w:left="5040" w:hanging="360"/>
      </w:pPr>
      <w:rPr>
        <w:rFonts w:hint="default" w:ascii="Symbol" w:hAnsi="Symbol"/>
      </w:rPr>
    </w:lvl>
    <w:lvl w:ilvl="7" w:tplc="FE8CE0FE">
      <w:start w:val="1"/>
      <w:numFmt w:val="bullet"/>
      <w:lvlText w:val="o"/>
      <w:lvlJc w:val="left"/>
      <w:pPr>
        <w:ind w:left="5760" w:hanging="360"/>
      </w:pPr>
      <w:rPr>
        <w:rFonts w:hint="default" w:ascii="Courier New" w:hAnsi="Courier New"/>
      </w:rPr>
    </w:lvl>
    <w:lvl w:ilvl="8" w:tplc="0D4A0CDC">
      <w:start w:val="1"/>
      <w:numFmt w:val="bullet"/>
      <w:lvlText w:val=""/>
      <w:lvlJc w:val="left"/>
      <w:pPr>
        <w:ind w:left="6480" w:hanging="360"/>
      </w:pPr>
      <w:rPr>
        <w:rFonts w:hint="default" w:ascii="Wingdings" w:hAnsi="Wingdings"/>
      </w:rPr>
    </w:lvl>
  </w:abstractNum>
  <w:abstractNum w:abstractNumId="28" w15:restartNumberingAfterBreak="0">
    <w:nsid w:val="2D815D60"/>
    <w:multiLevelType w:val="hybridMultilevel"/>
    <w:tmpl w:val="B95A4AF0"/>
    <w:lvl w:ilvl="0" w:tplc="4CBC1940">
      <w:start w:val="1"/>
      <w:numFmt w:val="bullet"/>
      <w:lvlText w:val="-"/>
      <w:lvlJc w:val="left"/>
      <w:pPr>
        <w:ind w:left="720" w:hanging="360"/>
      </w:pPr>
      <w:rPr>
        <w:rFonts w:hint="default" w:ascii="Calibri" w:hAnsi="Calibri"/>
      </w:rPr>
    </w:lvl>
    <w:lvl w:ilvl="1" w:tplc="169010B6">
      <w:start w:val="1"/>
      <w:numFmt w:val="bullet"/>
      <w:lvlText w:val="o"/>
      <w:lvlJc w:val="left"/>
      <w:pPr>
        <w:ind w:left="1440" w:hanging="360"/>
      </w:pPr>
      <w:rPr>
        <w:rFonts w:hint="default" w:ascii="Courier New" w:hAnsi="Courier New"/>
      </w:rPr>
    </w:lvl>
    <w:lvl w:ilvl="2" w:tplc="753E413E">
      <w:start w:val="1"/>
      <w:numFmt w:val="bullet"/>
      <w:lvlText w:val=""/>
      <w:lvlJc w:val="left"/>
      <w:pPr>
        <w:ind w:left="2160" w:hanging="360"/>
      </w:pPr>
      <w:rPr>
        <w:rFonts w:hint="default" w:ascii="Wingdings" w:hAnsi="Wingdings"/>
      </w:rPr>
    </w:lvl>
    <w:lvl w:ilvl="3" w:tplc="726ADCCA">
      <w:start w:val="1"/>
      <w:numFmt w:val="bullet"/>
      <w:lvlText w:val=""/>
      <w:lvlJc w:val="left"/>
      <w:pPr>
        <w:ind w:left="2880" w:hanging="360"/>
      </w:pPr>
      <w:rPr>
        <w:rFonts w:hint="default" w:ascii="Symbol" w:hAnsi="Symbol"/>
      </w:rPr>
    </w:lvl>
    <w:lvl w:ilvl="4" w:tplc="C5FE3CDC">
      <w:start w:val="1"/>
      <w:numFmt w:val="bullet"/>
      <w:lvlText w:val="o"/>
      <w:lvlJc w:val="left"/>
      <w:pPr>
        <w:ind w:left="3600" w:hanging="360"/>
      </w:pPr>
      <w:rPr>
        <w:rFonts w:hint="default" w:ascii="Courier New" w:hAnsi="Courier New"/>
      </w:rPr>
    </w:lvl>
    <w:lvl w:ilvl="5" w:tplc="274CE48E">
      <w:start w:val="1"/>
      <w:numFmt w:val="bullet"/>
      <w:lvlText w:val=""/>
      <w:lvlJc w:val="left"/>
      <w:pPr>
        <w:ind w:left="4320" w:hanging="360"/>
      </w:pPr>
      <w:rPr>
        <w:rFonts w:hint="default" w:ascii="Wingdings" w:hAnsi="Wingdings"/>
      </w:rPr>
    </w:lvl>
    <w:lvl w:ilvl="6" w:tplc="E1CCF586">
      <w:start w:val="1"/>
      <w:numFmt w:val="bullet"/>
      <w:lvlText w:val=""/>
      <w:lvlJc w:val="left"/>
      <w:pPr>
        <w:ind w:left="5040" w:hanging="360"/>
      </w:pPr>
      <w:rPr>
        <w:rFonts w:hint="default" w:ascii="Symbol" w:hAnsi="Symbol"/>
      </w:rPr>
    </w:lvl>
    <w:lvl w:ilvl="7" w:tplc="ABCC5DB2">
      <w:start w:val="1"/>
      <w:numFmt w:val="bullet"/>
      <w:lvlText w:val="o"/>
      <w:lvlJc w:val="left"/>
      <w:pPr>
        <w:ind w:left="5760" w:hanging="360"/>
      </w:pPr>
      <w:rPr>
        <w:rFonts w:hint="default" w:ascii="Courier New" w:hAnsi="Courier New"/>
      </w:rPr>
    </w:lvl>
    <w:lvl w:ilvl="8" w:tplc="F5D0D5E4">
      <w:start w:val="1"/>
      <w:numFmt w:val="bullet"/>
      <w:lvlText w:val=""/>
      <w:lvlJc w:val="left"/>
      <w:pPr>
        <w:ind w:left="6480" w:hanging="360"/>
      </w:pPr>
      <w:rPr>
        <w:rFonts w:hint="default" w:ascii="Wingdings" w:hAnsi="Wingdings"/>
      </w:rPr>
    </w:lvl>
  </w:abstractNum>
  <w:abstractNum w:abstractNumId="29" w15:restartNumberingAfterBreak="0">
    <w:nsid w:val="2DFAFF07"/>
    <w:multiLevelType w:val="hybridMultilevel"/>
    <w:tmpl w:val="CE96FA7A"/>
    <w:lvl w:ilvl="0" w:tplc="D9C626FE">
      <w:start w:val="1"/>
      <w:numFmt w:val="decimal"/>
      <w:lvlText w:val="%1."/>
      <w:lvlJc w:val="left"/>
      <w:pPr>
        <w:ind w:left="720" w:hanging="360"/>
      </w:pPr>
    </w:lvl>
    <w:lvl w:ilvl="1" w:tplc="6A5CB674">
      <w:start w:val="1"/>
      <w:numFmt w:val="lowerLetter"/>
      <w:lvlText w:val="%2."/>
      <w:lvlJc w:val="left"/>
      <w:pPr>
        <w:ind w:left="1440" w:hanging="360"/>
      </w:pPr>
    </w:lvl>
    <w:lvl w:ilvl="2" w:tplc="F8CC6FD8">
      <w:start w:val="1"/>
      <w:numFmt w:val="lowerRoman"/>
      <w:lvlText w:val="%3."/>
      <w:lvlJc w:val="right"/>
      <w:pPr>
        <w:ind w:left="2160" w:hanging="180"/>
      </w:pPr>
    </w:lvl>
    <w:lvl w:ilvl="3" w:tplc="3E14D7A2">
      <w:start w:val="1"/>
      <w:numFmt w:val="decimal"/>
      <w:lvlText w:val="%4."/>
      <w:lvlJc w:val="left"/>
      <w:pPr>
        <w:ind w:left="2880" w:hanging="360"/>
      </w:pPr>
    </w:lvl>
    <w:lvl w:ilvl="4" w:tplc="E70691FA">
      <w:start w:val="1"/>
      <w:numFmt w:val="lowerLetter"/>
      <w:lvlText w:val="%5."/>
      <w:lvlJc w:val="left"/>
      <w:pPr>
        <w:ind w:left="3600" w:hanging="360"/>
      </w:pPr>
    </w:lvl>
    <w:lvl w:ilvl="5" w:tplc="C8BA45E4">
      <w:start w:val="1"/>
      <w:numFmt w:val="lowerRoman"/>
      <w:lvlText w:val="%6."/>
      <w:lvlJc w:val="right"/>
      <w:pPr>
        <w:ind w:left="4320" w:hanging="180"/>
      </w:pPr>
    </w:lvl>
    <w:lvl w:ilvl="6" w:tplc="98D218EA">
      <w:start w:val="1"/>
      <w:numFmt w:val="decimal"/>
      <w:lvlText w:val="%7."/>
      <w:lvlJc w:val="left"/>
      <w:pPr>
        <w:ind w:left="5040" w:hanging="360"/>
      </w:pPr>
    </w:lvl>
    <w:lvl w:ilvl="7" w:tplc="49A49F30">
      <w:start w:val="1"/>
      <w:numFmt w:val="lowerLetter"/>
      <w:lvlText w:val="%8."/>
      <w:lvlJc w:val="left"/>
      <w:pPr>
        <w:ind w:left="5760" w:hanging="360"/>
      </w:pPr>
    </w:lvl>
    <w:lvl w:ilvl="8" w:tplc="7B94754C">
      <w:start w:val="1"/>
      <w:numFmt w:val="lowerRoman"/>
      <w:lvlText w:val="%9."/>
      <w:lvlJc w:val="right"/>
      <w:pPr>
        <w:ind w:left="6480" w:hanging="180"/>
      </w:pPr>
    </w:lvl>
  </w:abstractNum>
  <w:abstractNum w:abstractNumId="30" w15:restartNumberingAfterBreak="0">
    <w:nsid w:val="3457C7F5"/>
    <w:multiLevelType w:val="hybridMultilevel"/>
    <w:tmpl w:val="4E4C282C"/>
    <w:lvl w:ilvl="0" w:tplc="A03A74A0">
      <w:start w:val="1"/>
      <w:numFmt w:val="decimal"/>
      <w:lvlText w:val="%1."/>
      <w:lvlJc w:val="left"/>
      <w:pPr>
        <w:ind w:left="720" w:hanging="360"/>
      </w:pPr>
    </w:lvl>
    <w:lvl w:ilvl="1" w:tplc="BA42023E">
      <w:start w:val="1"/>
      <w:numFmt w:val="lowerLetter"/>
      <w:lvlText w:val="%2."/>
      <w:lvlJc w:val="left"/>
      <w:pPr>
        <w:ind w:left="1440" w:hanging="360"/>
      </w:pPr>
    </w:lvl>
    <w:lvl w:ilvl="2" w:tplc="780CE58A">
      <w:start w:val="1"/>
      <w:numFmt w:val="lowerRoman"/>
      <w:lvlText w:val="%3."/>
      <w:lvlJc w:val="right"/>
      <w:pPr>
        <w:ind w:left="2160" w:hanging="180"/>
      </w:pPr>
    </w:lvl>
    <w:lvl w:ilvl="3" w:tplc="8A205A6E">
      <w:start w:val="1"/>
      <w:numFmt w:val="decimal"/>
      <w:lvlText w:val="%4."/>
      <w:lvlJc w:val="left"/>
      <w:pPr>
        <w:ind w:left="2880" w:hanging="360"/>
      </w:pPr>
    </w:lvl>
    <w:lvl w:ilvl="4" w:tplc="B3E4ACCE">
      <w:start w:val="1"/>
      <w:numFmt w:val="lowerLetter"/>
      <w:lvlText w:val="%5."/>
      <w:lvlJc w:val="left"/>
      <w:pPr>
        <w:ind w:left="3600" w:hanging="360"/>
      </w:pPr>
    </w:lvl>
    <w:lvl w:ilvl="5" w:tplc="DB366820">
      <w:start w:val="1"/>
      <w:numFmt w:val="lowerRoman"/>
      <w:lvlText w:val="%6."/>
      <w:lvlJc w:val="right"/>
      <w:pPr>
        <w:ind w:left="4320" w:hanging="180"/>
      </w:pPr>
    </w:lvl>
    <w:lvl w:ilvl="6" w:tplc="2E8E6832">
      <w:start w:val="1"/>
      <w:numFmt w:val="decimal"/>
      <w:lvlText w:val="%7."/>
      <w:lvlJc w:val="left"/>
      <w:pPr>
        <w:ind w:left="5040" w:hanging="360"/>
      </w:pPr>
    </w:lvl>
    <w:lvl w:ilvl="7" w:tplc="DB166C66">
      <w:start w:val="1"/>
      <w:numFmt w:val="lowerLetter"/>
      <w:lvlText w:val="%8."/>
      <w:lvlJc w:val="left"/>
      <w:pPr>
        <w:ind w:left="5760" w:hanging="360"/>
      </w:pPr>
    </w:lvl>
    <w:lvl w:ilvl="8" w:tplc="26D87E0A">
      <w:start w:val="1"/>
      <w:numFmt w:val="lowerRoman"/>
      <w:lvlText w:val="%9."/>
      <w:lvlJc w:val="right"/>
      <w:pPr>
        <w:ind w:left="6480" w:hanging="180"/>
      </w:pPr>
    </w:lvl>
  </w:abstractNum>
  <w:abstractNum w:abstractNumId="31" w15:restartNumberingAfterBreak="0">
    <w:nsid w:val="37190461"/>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375D2969"/>
    <w:multiLevelType w:val="hybridMultilevel"/>
    <w:tmpl w:val="7A32450C"/>
    <w:lvl w:ilvl="0" w:tplc="FFFFFFFF">
      <w:start w:val="1"/>
      <w:numFmt w:val="decimal"/>
      <w:lvlText w:val="(%1)"/>
      <w:lvlJc w:val="left"/>
      <w:pPr>
        <w:ind w:left="720" w:hanging="360"/>
      </w:pPr>
      <w:rPr>
        <w:rFonts w:hint="default" w:cs="Tahom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88FA77C"/>
    <w:multiLevelType w:val="hybridMultilevel"/>
    <w:tmpl w:val="512EE426"/>
    <w:lvl w:ilvl="0" w:tplc="FFFFFFFF">
      <w:start w:val="1"/>
      <w:numFmt w:val="decimal"/>
      <w:lvlText w:val="(%1)"/>
      <w:lvlJc w:val="left"/>
      <w:pPr>
        <w:ind w:left="720" w:hanging="360"/>
      </w:pPr>
    </w:lvl>
    <w:lvl w:ilvl="1" w:tplc="A66ACF1C">
      <w:start w:val="1"/>
      <w:numFmt w:val="lowerLetter"/>
      <w:lvlText w:val="%2."/>
      <w:lvlJc w:val="left"/>
      <w:pPr>
        <w:ind w:left="1440" w:hanging="360"/>
      </w:pPr>
    </w:lvl>
    <w:lvl w:ilvl="2" w:tplc="E47036CC">
      <w:start w:val="1"/>
      <w:numFmt w:val="lowerRoman"/>
      <w:lvlText w:val="%3."/>
      <w:lvlJc w:val="right"/>
      <w:pPr>
        <w:ind w:left="2160" w:hanging="180"/>
      </w:pPr>
    </w:lvl>
    <w:lvl w:ilvl="3" w:tplc="7C9CD41C">
      <w:start w:val="1"/>
      <w:numFmt w:val="decimal"/>
      <w:lvlText w:val="%4."/>
      <w:lvlJc w:val="left"/>
      <w:pPr>
        <w:ind w:left="2880" w:hanging="360"/>
      </w:pPr>
    </w:lvl>
    <w:lvl w:ilvl="4" w:tplc="E50C9BD4">
      <w:start w:val="1"/>
      <w:numFmt w:val="lowerLetter"/>
      <w:lvlText w:val="%5."/>
      <w:lvlJc w:val="left"/>
      <w:pPr>
        <w:ind w:left="3600" w:hanging="360"/>
      </w:pPr>
    </w:lvl>
    <w:lvl w:ilvl="5" w:tplc="B1F0F390">
      <w:start w:val="1"/>
      <w:numFmt w:val="lowerRoman"/>
      <w:lvlText w:val="%6."/>
      <w:lvlJc w:val="right"/>
      <w:pPr>
        <w:ind w:left="4320" w:hanging="180"/>
      </w:pPr>
    </w:lvl>
    <w:lvl w:ilvl="6" w:tplc="6854C70A">
      <w:start w:val="1"/>
      <w:numFmt w:val="decimal"/>
      <w:lvlText w:val="%7."/>
      <w:lvlJc w:val="left"/>
      <w:pPr>
        <w:ind w:left="5040" w:hanging="360"/>
      </w:pPr>
    </w:lvl>
    <w:lvl w:ilvl="7" w:tplc="762E2A74">
      <w:start w:val="1"/>
      <w:numFmt w:val="lowerLetter"/>
      <w:lvlText w:val="%8."/>
      <w:lvlJc w:val="left"/>
      <w:pPr>
        <w:ind w:left="5760" w:hanging="360"/>
      </w:pPr>
    </w:lvl>
    <w:lvl w:ilvl="8" w:tplc="FF54FA06">
      <w:start w:val="1"/>
      <w:numFmt w:val="lowerRoman"/>
      <w:lvlText w:val="%9."/>
      <w:lvlJc w:val="right"/>
      <w:pPr>
        <w:ind w:left="6480" w:hanging="180"/>
      </w:pPr>
    </w:lvl>
  </w:abstractNum>
  <w:abstractNum w:abstractNumId="34" w15:restartNumberingAfterBreak="0">
    <w:nsid w:val="396928A5"/>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337C07"/>
    <w:multiLevelType w:val="hybridMultilevel"/>
    <w:tmpl w:val="A920B842"/>
    <w:lvl w:ilvl="0" w:tplc="F9D897F2">
      <w:start w:val="2"/>
      <w:numFmt w:val="bullet"/>
      <w:pStyle w:val="FirstLevelBullet"/>
      <w:lvlText w:val="-"/>
      <w:lvlJc w:val="left"/>
      <w:pPr>
        <w:ind w:left="720" w:hanging="360"/>
      </w:pPr>
      <w:rPr>
        <w:rFonts w:hint="default" w:ascii="Times New Roman" w:hAnsi="Times New Roman" w:eastAsia="Times New Roman" w:cs="Times New Roman"/>
      </w:rPr>
    </w:lvl>
    <w:lvl w:ilvl="1" w:tplc="412CC8C8">
      <w:start w:val="1"/>
      <w:numFmt w:val="bullet"/>
      <w:pStyle w:val="SecondLevelBullet"/>
      <w:lvlText w:val="+"/>
      <w:lvlJc w:val="left"/>
      <w:pPr>
        <w:ind w:left="1440" w:hanging="360"/>
      </w:pPr>
      <w:rPr>
        <w:rFonts w:hint="default" w:ascii="Courier New" w:hAnsi="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46F02662"/>
    <w:multiLevelType w:val="hybridMultilevel"/>
    <w:tmpl w:val="01FED912"/>
    <w:lvl w:ilvl="0" w:tplc="001EE6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4935BBC4"/>
    <w:multiLevelType w:val="hybridMultilevel"/>
    <w:tmpl w:val="D1BA41B8"/>
    <w:lvl w:ilvl="0" w:tplc="B0E0F28C">
      <w:start w:val="1"/>
      <w:numFmt w:val="decimal"/>
      <w:lvlText w:val="%1."/>
      <w:lvlJc w:val="left"/>
      <w:pPr>
        <w:ind w:left="720" w:hanging="360"/>
      </w:pPr>
    </w:lvl>
    <w:lvl w:ilvl="1" w:tplc="68AAC3BE">
      <w:start w:val="1"/>
      <w:numFmt w:val="lowerLetter"/>
      <w:lvlText w:val="%2."/>
      <w:lvlJc w:val="left"/>
      <w:pPr>
        <w:ind w:left="1440" w:hanging="360"/>
      </w:pPr>
    </w:lvl>
    <w:lvl w:ilvl="2" w:tplc="053877D0">
      <w:start w:val="1"/>
      <w:numFmt w:val="lowerRoman"/>
      <w:lvlText w:val="%3."/>
      <w:lvlJc w:val="right"/>
      <w:pPr>
        <w:ind w:left="2160" w:hanging="180"/>
      </w:pPr>
    </w:lvl>
    <w:lvl w:ilvl="3" w:tplc="0D444C3E">
      <w:start w:val="1"/>
      <w:numFmt w:val="decimal"/>
      <w:lvlText w:val="%4."/>
      <w:lvlJc w:val="left"/>
      <w:pPr>
        <w:ind w:left="2880" w:hanging="360"/>
      </w:pPr>
    </w:lvl>
    <w:lvl w:ilvl="4" w:tplc="3438B7A6">
      <w:start w:val="1"/>
      <w:numFmt w:val="lowerLetter"/>
      <w:lvlText w:val="%5."/>
      <w:lvlJc w:val="left"/>
      <w:pPr>
        <w:ind w:left="3600" w:hanging="360"/>
      </w:pPr>
    </w:lvl>
    <w:lvl w:ilvl="5" w:tplc="E38020E8">
      <w:start w:val="1"/>
      <w:numFmt w:val="lowerRoman"/>
      <w:lvlText w:val="%6."/>
      <w:lvlJc w:val="right"/>
      <w:pPr>
        <w:ind w:left="4320" w:hanging="180"/>
      </w:pPr>
    </w:lvl>
    <w:lvl w:ilvl="6" w:tplc="B1023D24">
      <w:start w:val="1"/>
      <w:numFmt w:val="decimal"/>
      <w:lvlText w:val="%7."/>
      <w:lvlJc w:val="left"/>
      <w:pPr>
        <w:ind w:left="5040" w:hanging="360"/>
      </w:pPr>
    </w:lvl>
    <w:lvl w:ilvl="7" w:tplc="1E0AC8FC">
      <w:start w:val="1"/>
      <w:numFmt w:val="lowerLetter"/>
      <w:lvlText w:val="%8."/>
      <w:lvlJc w:val="left"/>
      <w:pPr>
        <w:ind w:left="5760" w:hanging="360"/>
      </w:pPr>
    </w:lvl>
    <w:lvl w:ilvl="8" w:tplc="10A29BAE">
      <w:start w:val="1"/>
      <w:numFmt w:val="lowerRoman"/>
      <w:lvlText w:val="%9."/>
      <w:lvlJc w:val="right"/>
      <w:pPr>
        <w:ind w:left="6480" w:hanging="180"/>
      </w:pPr>
    </w:lvl>
  </w:abstractNum>
  <w:abstractNum w:abstractNumId="38" w15:restartNumberingAfterBreak="0">
    <w:nsid w:val="4988A27A"/>
    <w:multiLevelType w:val="hybridMultilevel"/>
    <w:tmpl w:val="CF1E3F80"/>
    <w:lvl w:ilvl="0" w:tplc="6616D57A">
      <w:start w:val="1"/>
      <w:numFmt w:val="decimal"/>
      <w:lvlText w:val="(%1)"/>
      <w:lvlJc w:val="left"/>
      <w:pPr>
        <w:ind w:left="720" w:hanging="360"/>
      </w:pPr>
    </w:lvl>
    <w:lvl w:ilvl="1" w:tplc="5010C9CA">
      <w:start w:val="1"/>
      <w:numFmt w:val="lowerLetter"/>
      <w:lvlText w:val="%2."/>
      <w:lvlJc w:val="left"/>
      <w:pPr>
        <w:ind w:left="1440" w:hanging="360"/>
      </w:pPr>
    </w:lvl>
    <w:lvl w:ilvl="2" w:tplc="F6A49110">
      <w:start w:val="1"/>
      <w:numFmt w:val="lowerRoman"/>
      <w:lvlText w:val="%3."/>
      <w:lvlJc w:val="right"/>
      <w:pPr>
        <w:ind w:left="2160" w:hanging="180"/>
      </w:pPr>
    </w:lvl>
    <w:lvl w:ilvl="3" w:tplc="989E7AEE">
      <w:start w:val="1"/>
      <w:numFmt w:val="decimal"/>
      <w:lvlText w:val="%4."/>
      <w:lvlJc w:val="left"/>
      <w:pPr>
        <w:ind w:left="2880" w:hanging="360"/>
      </w:pPr>
    </w:lvl>
    <w:lvl w:ilvl="4" w:tplc="9B081FF4">
      <w:start w:val="1"/>
      <w:numFmt w:val="lowerLetter"/>
      <w:lvlText w:val="%5."/>
      <w:lvlJc w:val="left"/>
      <w:pPr>
        <w:ind w:left="3600" w:hanging="360"/>
      </w:pPr>
    </w:lvl>
    <w:lvl w:ilvl="5" w:tplc="31444588">
      <w:start w:val="1"/>
      <w:numFmt w:val="lowerRoman"/>
      <w:lvlText w:val="%6."/>
      <w:lvlJc w:val="right"/>
      <w:pPr>
        <w:ind w:left="4320" w:hanging="180"/>
      </w:pPr>
    </w:lvl>
    <w:lvl w:ilvl="6" w:tplc="C77A29EA">
      <w:start w:val="1"/>
      <w:numFmt w:val="decimal"/>
      <w:lvlText w:val="%7."/>
      <w:lvlJc w:val="left"/>
      <w:pPr>
        <w:ind w:left="5040" w:hanging="360"/>
      </w:pPr>
    </w:lvl>
    <w:lvl w:ilvl="7" w:tplc="46B619E0">
      <w:start w:val="1"/>
      <w:numFmt w:val="lowerLetter"/>
      <w:lvlText w:val="%8."/>
      <w:lvlJc w:val="left"/>
      <w:pPr>
        <w:ind w:left="5760" w:hanging="360"/>
      </w:pPr>
    </w:lvl>
    <w:lvl w:ilvl="8" w:tplc="2B3E3DE4">
      <w:start w:val="1"/>
      <w:numFmt w:val="lowerRoman"/>
      <w:lvlText w:val="%9."/>
      <w:lvlJc w:val="right"/>
      <w:pPr>
        <w:ind w:left="6480" w:hanging="180"/>
      </w:pPr>
    </w:lvl>
  </w:abstractNum>
  <w:abstractNum w:abstractNumId="39" w15:restartNumberingAfterBreak="0">
    <w:nsid w:val="4C297988"/>
    <w:multiLevelType w:val="hybridMultilevel"/>
    <w:tmpl w:val="B7CA5F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DF86AFF"/>
    <w:multiLevelType w:val="hybridMultilevel"/>
    <w:tmpl w:val="B7CA5F6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FC0F5C"/>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14AADA"/>
    <w:multiLevelType w:val="hybridMultilevel"/>
    <w:tmpl w:val="8A1E1FE4"/>
    <w:lvl w:ilvl="0" w:tplc="F18AE0E6">
      <w:start w:val="1"/>
      <w:numFmt w:val="decimal"/>
      <w:lvlText w:val="%1."/>
      <w:lvlJc w:val="left"/>
      <w:pPr>
        <w:ind w:left="720" w:hanging="360"/>
      </w:pPr>
    </w:lvl>
    <w:lvl w:ilvl="1" w:tplc="726AAE58">
      <w:start w:val="1"/>
      <w:numFmt w:val="lowerLetter"/>
      <w:lvlText w:val="%2."/>
      <w:lvlJc w:val="left"/>
      <w:pPr>
        <w:ind w:left="1440" w:hanging="360"/>
      </w:pPr>
    </w:lvl>
    <w:lvl w:ilvl="2" w:tplc="0CAA2F02">
      <w:start w:val="1"/>
      <w:numFmt w:val="lowerRoman"/>
      <w:lvlText w:val="%3."/>
      <w:lvlJc w:val="right"/>
      <w:pPr>
        <w:ind w:left="2160" w:hanging="180"/>
      </w:pPr>
    </w:lvl>
    <w:lvl w:ilvl="3" w:tplc="DB12C85C">
      <w:start w:val="1"/>
      <w:numFmt w:val="decimal"/>
      <w:lvlText w:val="%4."/>
      <w:lvlJc w:val="left"/>
      <w:pPr>
        <w:ind w:left="2880" w:hanging="360"/>
      </w:pPr>
    </w:lvl>
    <w:lvl w:ilvl="4" w:tplc="01B4BA96">
      <w:start w:val="1"/>
      <w:numFmt w:val="lowerLetter"/>
      <w:lvlText w:val="%5."/>
      <w:lvlJc w:val="left"/>
      <w:pPr>
        <w:ind w:left="3600" w:hanging="360"/>
      </w:pPr>
    </w:lvl>
    <w:lvl w:ilvl="5" w:tplc="888E226C">
      <w:start w:val="1"/>
      <w:numFmt w:val="lowerRoman"/>
      <w:lvlText w:val="%6."/>
      <w:lvlJc w:val="right"/>
      <w:pPr>
        <w:ind w:left="4320" w:hanging="180"/>
      </w:pPr>
    </w:lvl>
    <w:lvl w:ilvl="6" w:tplc="D2C42EF2">
      <w:start w:val="1"/>
      <w:numFmt w:val="decimal"/>
      <w:lvlText w:val="%7."/>
      <w:lvlJc w:val="left"/>
      <w:pPr>
        <w:ind w:left="5040" w:hanging="360"/>
      </w:pPr>
    </w:lvl>
    <w:lvl w:ilvl="7" w:tplc="619063A0">
      <w:start w:val="1"/>
      <w:numFmt w:val="lowerLetter"/>
      <w:lvlText w:val="%8."/>
      <w:lvlJc w:val="left"/>
      <w:pPr>
        <w:ind w:left="5760" w:hanging="360"/>
      </w:pPr>
    </w:lvl>
    <w:lvl w:ilvl="8" w:tplc="460003D4">
      <w:start w:val="1"/>
      <w:numFmt w:val="lowerRoman"/>
      <w:lvlText w:val="%9."/>
      <w:lvlJc w:val="right"/>
      <w:pPr>
        <w:ind w:left="6480" w:hanging="180"/>
      </w:pPr>
    </w:lvl>
  </w:abstractNum>
  <w:abstractNum w:abstractNumId="43" w15:restartNumberingAfterBreak="0">
    <w:nsid w:val="50900B4A"/>
    <w:multiLevelType w:val="hybridMultilevel"/>
    <w:tmpl w:val="77406D08"/>
    <w:lvl w:ilvl="0" w:tplc="66E60D7A">
      <w:start w:val="1"/>
      <w:numFmt w:val="bullet"/>
      <w:lvlText w:val="-"/>
      <w:lvlJc w:val="left"/>
      <w:pPr>
        <w:ind w:left="720" w:hanging="360"/>
      </w:pPr>
      <w:rPr>
        <w:rFonts w:hint="default" w:ascii="Calibri" w:hAnsi="Calibri"/>
      </w:rPr>
    </w:lvl>
    <w:lvl w:ilvl="1" w:tplc="8592ABB6">
      <w:start w:val="1"/>
      <w:numFmt w:val="bullet"/>
      <w:lvlText w:val="o"/>
      <w:lvlJc w:val="left"/>
      <w:pPr>
        <w:ind w:left="1440" w:hanging="360"/>
      </w:pPr>
      <w:rPr>
        <w:rFonts w:hint="default" w:ascii="Courier New" w:hAnsi="Courier New"/>
      </w:rPr>
    </w:lvl>
    <w:lvl w:ilvl="2" w:tplc="0B5AB812">
      <w:start w:val="1"/>
      <w:numFmt w:val="bullet"/>
      <w:lvlText w:val=""/>
      <w:lvlJc w:val="left"/>
      <w:pPr>
        <w:ind w:left="2160" w:hanging="360"/>
      </w:pPr>
      <w:rPr>
        <w:rFonts w:hint="default" w:ascii="Wingdings" w:hAnsi="Wingdings"/>
      </w:rPr>
    </w:lvl>
    <w:lvl w:ilvl="3" w:tplc="348C5A7A">
      <w:start w:val="1"/>
      <w:numFmt w:val="bullet"/>
      <w:lvlText w:val=""/>
      <w:lvlJc w:val="left"/>
      <w:pPr>
        <w:ind w:left="2880" w:hanging="360"/>
      </w:pPr>
      <w:rPr>
        <w:rFonts w:hint="default" w:ascii="Symbol" w:hAnsi="Symbol"/>
      </w:rPr>
    </w:lvl>
    <w:lvl w:ilvl="4" w:tplc="8B22307C">
      <w:start w:val="1"/>
      <w:numFmt w:val="bullet"/>
      <w:lvlText w:val="o"/>
      <w:lvlJc w:val="left"/>
      <w:pPr>
        <w:ind w:left="3600" w:hanging="360"/>
      </w:pPr>
      <w:rPr>
        <w:rFonts w:hint="default" w:ascii="Courier New" w:hAnsi="Courier New"/>
      </w:rPr>
    </w:lvl>
    <w:lvl w:ilvl="5" w:tplc="69708222">
      <w:start w:val="1"/>
      <w:numFmt w:val="bullet"/>
      <w:lvlText w:val=""/>
      <w:lvlJc w:val="left"/>
      <w:pPr>
        <w:ind w:left="4320" w:hanging="360"/>
      </w:pPr>
      <w:rPr>
        <w:rFonts w:hint="default" w:ascii="Wingdings" w:hAnsi="Wingdings"/>
      </w:rPr>
    </w:lvl>
    <w:lvl w:ilvl="6" w:tplc="F9164A4E">
      <w:start w:val="1"/>
      <w:numFmt w:val="bullet"/>
      <w:lvlText w:val=""/>
      <w:lvlJc w:val="left"/>
      <w:pPr>
        <w:ind w:left="5040" w:hanging="360"/>
      </w:pPr>
      <w:rPr>
        <w:rFonts w:hint="default" w:ascii="Symbol" w:hAnsi="Symbol"/>
      </w:rPr>
    </w:lvl>
    <w:lvl w:ilvl="7" w:tplc="E0B644FC">
      <w:start w:val="1"/>
      <w:numFmt w:val="bullet"/>
      <w:lvlText w:val="o"/>
      <w:lvlJc w:val="left"/>
      <w:pPr>
        <w:ind w:left="5760" w:hanging="360"/>
      </w:pPr>
      <w:rPr>
        <w:rFonts w:hint="default" w:ascii="Courier New" w:hAnsi="Courier New"/>
      </w:rPr>
    </w:lvl>
    <w:lvl w:ilvl="8" w:tplc="DACC76EA">
      <w:start w:val="1"/>
      <w:numFmt w:val="bullet"/>
      <w:lvlText w:val=""/>
      <w:lvlJc w:val="left"/>
      <w:pPr>
        <w:ind w:left="6480" w:hanging="360"/>
      </w:pPr>
      <w:rPr>
        <w:rFonts w:hint="default" w:ascii="Wingdings" w:hAnsi="Wingdings"/>
      </w:rPr>
    </w:lvl>
  </w:abstractNum>
  <w:abstractNum w:abstractNumId="44" w15:restartNumberingAfterBreak="0">
    <w:nsid w:val="52279269"/>
    <w:multiLevelType w:val="hybridMultilevel"/>
    <w:tmpl w:val="F5CA0548"/>
    <w:lvl w:ilvl="0" w:tplc="1868D716">
      <w:start w:val="1"/>
      <w:numFmt w:val="bullet"/>
      <w:lvlText w:val="-"/>
      <w:lvlJc w:val="left"/>
      <w:pPr>
        <w:ind w:left="720" w:hanging="360"/>
      </w:pPr>
      <w:rPr>
        <w:rFonts w:hint="default" w:ascii="Calibri" w:hAnsi="Calibri"/>
      </w:rPr>
    </w:lvl>
    <w:lvl w:ilvl="1" w:tplc="DE6EDEE6">
      <w:start w:val="1"/>
      <w:numFmt w:val="bullet"/>
      <w:lvlText w:val="o"/>
      <w:lvlJc w:val="left"/>
      <w:pPr>
        <w:ind w:left="1440" w:hanging="360"/>
      </w:pPr>
      <w:rPr>
        <w:rFonts w:hint="default" w:ascii="Courier New" w:hAnsi="Courier New"/>
      </w:rPr>
    </w:lvl>
    <w:lvl w:ilvl="2" w:tplc="E15620F8">
      <w:start w:val="1"/>
      <w:numFmt w:val="bullet"/>
      <w:lvlText w:val=""/>
      <w:lvlJc w:val="left"/>
      <w:pPr>
        <w:ind w:left="2160" w:hanging="360"/>
      </w:pPr>
      <w:rPr>
        <w:rFonts w:hint="default" w:ascii="Wingdings" w:hAnsi="Wingdings"/>
      </w:rPr>
    </w:lvl>
    <w:lvl w:ilvl="3" w:tplc="4DA05C2A">
      <w:start w:val="1"/>
      <w:numFmt w:val="bullet"/>
      <w:lvlText w:val=""/>
      <w:lvlJc w:val="left"/>
      <w:pPr>
        <w:ind w:left="2880" w:hanging="360"/>
      </w:pPr>
      <w:rPr>
        <w:rFonts w:hint="default" w:ascii="Symbol" w:hAnsi="Symbol"/>
      </w:rPr>
    </w:lvl>
    <w:lvl w:ilvl="4" w:tplc="43D8292A">
      <w:start w:val="1"/>
      <w:numFmt w:val="bullet"/>
      <w:lvlText w:val="o"/>
      <w:lvlJc w:val="left"/>
      <w:pPr>
        <w:ind w:left="3600" w:hanging="360"/>
      </w:pPr>
      <w:rPr>
        <w:rFonts w:hint="default" w:ascii="Courier New" w:hAnsi="Courier New"/>
      </w:rPr>
    </w:lvl>
    <w:lvl w:ilvl="5" w:tplc="7666A0A8">
      <w:start w:val="1"/>
      <w:numFmt w:val="bullet"/>
      <w:lvlText w:val=""/>
      <w:lvlJc w:val="left"/>
      <w:pPr>
        <w:ind w:left="4320" w:hanging="360"/>
      </w:pPr>
      <w:rPr>
        <w:rFonts w:hint="default" w:ascii="Wingdings" w:hAnsi="Wingdings"/>
      </w:rPr>
    </w:lvl>
    <w:lvl w:ilvl="6" w:tplc="D982E204">
      <w:start w:val="1"/>
      <w:numFmt w:val="bullet"/>
      <w:lvlText w:val=""/>
      <w:lvlJc w:val="left"/>
      <w:pPr>
        <w:ind w:left="5040" w:hanging="360"/>
      </w:pPr>
      <w:rPr>
        <w:rFonts w:hint="default" w:ascii="Symbol" w:hAnsi="Symbol"/>
      </w:rPr>
    </w:lvl>
    <w:lvl w:ilvl="7" w:tplc="454E4F1C">
      <w:start w:val="1"/>
      <w:numFmt w:val="bullet"/>
      <w:lvlText w:val="o"/>
      <w:lvlJc w:val="left"/>
      <w:pPr>
        <w:ind w:left="5760" w:hanging="360"/>
      </w:pPr>
      <w:rPr>
        <w:rFonts w:hint="default" w:ascii="Courier New" w:hAnsi="Courier New"/>
      </w:rPr>
    </w:lvl>
    <w:lvl w:ilvl="8" w:tplc="459CF7A0">
      <w:start w:val="1"/>
      <w:numFmt w:val="bullet"/>
      <w:lvlText w:val=""/>
      <w:lvlJc w:val="left"/>
      <w:pPr>
        <w:ind w:left="6480" w:hanging="360"/>
      </w:pPr>
      <w:rPr>
        <w:rFonts w:hint="default" w:ascii="Wingdings" w:hAnsi="Wingdings"/>
      </w:rPr>
    </w:lvl>
  </w:abstractNum>
  <w:abstractNum w:abstractNumId="45" w15:restartNumberingAfterBreak="0">
    <w:nsid w:val="55DD48A5"/>
    <w:multiLevelType w:val="hybridMultilevel"/>
    <w:tmpl w:val="236AFA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6" w15:restartNumberingAfterBreak="0">
    <w:nsid w:val="58895571"/>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7" w15:restartNumberingAfterBreak="0">
    <w:nsid w:val="60CA764C"/>
    <w:multiLevelType w:val="multilevel"/>
    <w:tmpl w:val="72187388"/>
    <w:lvl w:ilvl="0">
      <w:start w:val="1"/>
      <w:numFmt w:val="bullet"/>
      <w:lvlText w:val=""/>
      <w:lvlJc w:val="left"/>
      <w:pPr>
        <w:tabs>
          <w:tab w:val="num" w:pos="720"/>
        </w:tabs>
        <w:ind w:left="720" w:hanging="360"/>
      </w:pPr>
      <w:rPr>
        <w:rFonts w:hint="default" w:ascii="Symbol" w:hAnsi="Symbol"/>
        <w:sz w:val="20"/>
      </w:rPr>
    </w:lvl>
    <w:lvl w:ilvl="1">
      <w:start w:val="2"/>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48" w15:restartNumberingAfterBreak="0">
    <w:nsid w:val="60CB09D3"/>
    <w:multiLevelType w:val="hybridMultilevel"/>
    <w:tmpl w:val="7A32450C"/>
    <w:lvl w:ilvl="0" w:tplc="76CE5A10">
      <w:start w:val="1"/>
      <w:numFmt w:val="decimal"/>
      <w:lvlText w:val="(%1)"/>
      <w:lvlJc w:val="left"/>
      <w:pPr>
        <w:ind w:left="720" w:hanging="360"/>
      </w:pPr>
      <w:rPr>
        <w:rFonts w:hint="default" w:cs="Taho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2B74B11"/>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0" w15:restartNumberingAfterBreak="0">
    <w:nsid w:val="63945FCC"/>
    <w:multiLevelType w:val="hybridMultilevel"/>
    <w:tmpl w:val="21226F6A"/>
    <w:lvl w:ilvl="0" w:tplc="92FAEE36">
      <w:start w:val="1"/>
      <w:numFmt w:val="decimal"/>
      <w:lvlText w:val="%1."/>
      <w:lvlJc w:val="left"/>
      <w:pPr>
        <w:ind w:left="720" w:hanging="360"/>
      </w:pPr>
    </w:lvl>
    <w:lvl w:ilvl="1" w:tplc="333CF34E">
      <w:start w:val="1"/>
      <w:numFmt w:val="lowerLetter"/>
      <w:lvlText w:val="%2."/>
      <w:lvlJc w:val="left"/>
      <w:pPr>
        <w:ind w:left="1440" w:hanging="360"/>
      </w:pPr>
    </w:lvl>
    <w:lvl w:ilvl="2" w:tplc="A920BE80">
      <w:start w:val="1"/>
      <w:numFmt w:val="lowerRoman"/>
      <w:lvlText w:val="%3."/>
      <w:lvlJc w:val="right"/>
      <w:pPr>
        <w:ind w:left="2160" w:hanging="180"/>
      </w:pPr>
    </w:lvl>
    <w:lvl w:ilvl="3" w:tplc="CECAB556">
      <w:start w:val="1"/>
      <w:numFmt w:val="decimal"/>
      <w:lvlText w:val="%4."/>
      <w:lvlJc w:val="left"/>
      <w:pPr>
        <w:ind w:left="2880" w:hanging="360"/>
      </w:pPr>
    </w:lvl>
    <w:lvl w:ilvl="4" w:tplc="40322440">
      <w:start w:val="1"/>
      <w:numFmt w:val="lowerLetter"/>
      <w:lvlText w:val="%5."/>
      <w:lvlJc w:val="left"/>
      <w:pPr>
        <w:ind w:left="3600" w:hanging="360"/>
      </w:pPr>
    </w:lvl>
    <w:lvl w:ilvl="5" w:tplc="0FF46032">
      <w:start w:val="1"/>
      <w:numFmt w:val="lowerRoman"/>
      <w:lvlText w:val="%6."/>
      <w:lvlJc w:val="right"/>
      <w:pPr>
        <w:ind w:left="4320" w:hanging="180"/>
      </w:pPr>
    </w:lvl>
    <w:lvl w:ilvl="6" w:tplc="D2745E20">
      <w:start w:val="1"/>
      <w:numFmt w:val="decimal"/>
      <w:lvlText w:val="%7."/>
      <w:lvlJc w:val="left"/>
      <w:pPr>
        <w:ind w:left="5040" w:hanging="360"/>
      </w:pPr>
    </w:lvl>
    <w:lvl w:ilvl="7" w:tplc="89CA7DCA">
      <w:start w:val="1"/>
      <w:numFmt w:val="lowerLetter"/>
      <w:lvlText w:val="%8."/>
      <w:lvlJc w:val="left"/>
      <w:pPr>
        <w:ind w:left="5760" w:hanging="360"/>
      </w:pPr>
    </w:lvl>
    <w:lvl w:ilvl="8" w:tplc="178A7ED6">
      <w:start w:val="1"/>
      <w:numFmt w:val="lowerRoman"/>
      <w:lvlText w:val="%9."/>
      <w:lvlJc w:val="right"/>
      <w:pPr>
        <w:ind w:left="6480" w:hanging="180"/>
      </w:pPr>
    </w:lvl>
  </w:abstractNum>
  <w:abstractNum w:abstractNumId="51" w15:restartNumberingAfterBreak="0">
    <w:nsid w:val="656052C8"/>
    <w:multiLevelType w:val="hybridMultilevel"/>
    <w:tmpl w:val="B7CA5F6E"/>
    <w:lvl w:ilvl="0" w:tplc="682A80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AF19576"/>
    <w:multiLevelType w:val="hybridMultilevel"/>
    <w:tmpl w:val="6CF0966A"/>
    <w:lvl w:ilvl="0" w:tplc="014C38FC">
      <w:start w:val="1"/>
      <w:numFmt w:val="decimal"/>
      <w:lvlText w:val="%1."/>
      <w:lvlJc w:val="left"/>
      <w:pPr>
        <w:ind w:left="720" w:hanging="360"/>
      </w:pPr>
    </w:lvl>
    <w:lvl w:ilvl="1" w:tplc="7C38E2CE">
      <w:start w:val="1"/>
      <w:numFmt w:val="lowerLetter"/>
      <w:lvlText w:val="%2."/>
      <w:lvlJc w:val="left"/>
      <w:pPr>
        <w:ind w:left="1440" w:hanging="360"/>
      </w:pPr>
    </w:lvl>
    <w:lvl w:ilvl="2" w:tplc="B3600BDE">
      <w:start w:val="1"/>
      <w:numFmt w:val="lowerRoman"/>
      <w:lvlText w:val="%3."/>
      <w:lvlJc w:val="right"/>
      <w:pPr>
        <w:ind w:left="2160" w:hanging="180"/>
      </w:pPr>
    </w:lvl>
    <w:lvl w:ilvl="3" w:tplc="B26C4FFA">
      <w:start w:val="1"/>
      <w:numFmt w:val="decimal"/>
      <w:lvlText w:val="%4."/>
      <w:lvlJc w:val="left"/>
      <w:pPr>
        <w:ind w:left="2880" w:hanging="360"/>
      </w:pPr>
    </w:lvl>
    <w:lvl w:ilvl="4" w:tplc="A6023C4C">
      <w:start w:val="1"/>
      <w:numFmt w:val="lowerLetter"/>
      <w:lvlText w:val="%5."/>
      <w:lvlJc w:val="left"/>
      <w:pPr>
        <w:ind w:left="3600" w:hanging="360"/>
      </w:pPr>
    </w:lvl>
    <w:lvl w:ilvl="5" w:tplc="BF2EBBD8">
      <w:start w:val="1"/>
      <w:numFmt w:val="lowerRoman"/>
      <w:lvlText w:val="%6."/>
      <w:lvlJc w:val="right"/>
      <w:pPr>
        <w:ind w:left="4320" w:hanging="180"/>
      </w:pPr>
    </w:lvl>
    <w:lvl w:ilvl="6" w:tplc="BCA49644">
      <w:start w:val="1"/>
      <w:numFmt w:val="decimal"/>
      <w:lvlText w:val="%7."/>
      <w:lvlJc w:val="left"/>
      <w:pPr>
        <w:ind w:left="5040" w:hanging="360"/>
      </w:pPr>
    </w:lvl>
    <w:lvl w:ilvl="7" w:tplc="1A76906A">
      <w:start w:val="1"/>
      <w:numFmt w:val="lowerLetter"/>
      <w:lvlText w:val="%8."/>
      <w:lvlJc w:val="left"/>
      <w:pPr>
        <w:ind w:left="5760" w:hanging="360"/>
      </w:pPr>
    </w:lvl>
    <w:lvl w:ilvl="8" w:tplc="CD1416A2">
      <w:start w:val="1"/>
      <w:numFmt w:val="lowerRoman"/>
      <w:lvlText w:val="%9."/>
      <w:lvlJc w:val="right"/>
      <w:pPr>
        <w:ind w:left="6480" w:hanging="180"/>
      </w:pPr>
    </w:lvl>
  </w:abstractNum>
  <w:abstractNum w:abstractNumId="53" w15:restartNumberingAfterBreak="0">
    <w:nsid w:val="6F864A5B"/>
    <w:multiLevelType w:val="hybridMultilevel"/>
    <w:tmpl w:val="7A32450C"/>
    <w:lvl w:ilvl="0" w:tplc="FFFFFFFF">
      <w:start w:val="1"/>
      <w:numFmt w:val="decimal"/>
      <w:lvlText w:val="(%1)"/>
      <w:lvlJc w:val="left"/>
      <w:pPr>
        <w:ind w:left="720" w:hanging="360"/>
      </w:pPr>
      <w:rPr>
        <w:rFonts w:hint="default" w:cs="Tahom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138F987"/>
    <w:multiLevelType w:val="hybridMultilevel"/>
    <w:tmpl w:val="34AE728C"/>
    <w:lvl w:ilvl="0" w:tplc="E864E206">
      <w:start w:val="1"/>
      <w:numFmt w:val="decimal"/>
      <w:lvlText w:val="%1."/>
      <w:lvlJc w:val="left"/>
      <w:pPr>
        <w:ind w:left="720" w:hanging="360"/>
      </w:pPr>
    </w:lvl>
    <w:lvl w:ilvl="1" w:tplc="C1BCBB18">
      <w:start w:val="1"/>
      <w:numFmt w:val="lowerLetter"/>
      <w:lvlText w:val="%2."/>
      <w:lvlJc w:val="left"/>
      <w:pPr>
        <w:ind w:left="1440" w:hanging="360"/>
      </w:pPr>
    </w:lvl>
    <w:lvl w:ilvl="2" w:tplc="F7A61CB8">
      <w:start w:val="1"/>
      <w:numFmt w:val="lowerRoman"/>
      <w:lvlText w:val="%3."/>
      <w:lvlJc w:val="right"/>
      <w:pPr>
        <w:ind w:left="2160" w:hanging="180"/>
      </w:pPr>
    </w:lvl>
    <w:lvl w:ilvl="3" w:tplc="2CAAD35A">
      <w:start w:val="1"/>
      <w:numFmt w:val="decimal"/>
      <w:lvlText w:val="%4."/>
      <w:lvlJc w:val="left"/>
      <w:pPr>
        <w:ind w:left="2880" w:hanging="360"/>
      </w:pPr>
    </w:lvl>
    <w:lvl w:ilvl="4" w:tplc="B3FEC478">
      <w:start w:val="1"/>
      <w:numFmt w:val="lowerLetter"/>
      <w:lvlText w:val="%5."/>
      <w:lvlJc w:val="left"/>
      <w:pPr>
        <w:ind w:left="3600" w:hanging="360"/>
      </w:pPr>
    </w:lvl>
    <w:lvl w:ilvl="5" w:tplc="CACA21D8">
      <w:start w:val="1"/>
      <w:numFmt w:val="lowerRoman"/>
      <w:lvlText w:val="%6."/>
      <w:lvlJc w:val="right"/>
      <w:pPr>
        <w:ind w:left="4320" w:hanging="180"/>
      </w:pPr>
    </w:lvl>
    <w:lvl w:ilvl="6" w:tplc="B3C289DC">
      <w:start w:val="1"/>
      <w:numFmt w:val="decimal"/>
      <w:lvlText w:val="%7."/>
      <w:lvlJc w:val="left"/>
      <w:pPr>
        <w:ind w:left="5040" w:hanging="360"/>
      </w:pPr>
    </w:lvl>
    <w:lvl w:ilvl="7" w:tplc="33F21C0C">
      <w:start w:val="1"/>
      <w:numFmt w:val="lowerLetter"/>
      <w:lvlText w:val="%8."/>
      <w:lvlJc w:val="left"/>
      <w:pPr>
        <w:ind w:left="5760" w:hanging="360"/>
      </w:pPr>
    </w:lvl>
    <w:lvl w:ilvl="8" w:tplc="40627D38">
      <w:start w:val="1"/>
      <w:numFmt w:val="lowerRoman"/>
      <w:lvlText w:val="%9."/>
      <w:lvlJc w:val="right"/>
      <w:pPr>
        <w:ind w:left="6480" w:hanging="180"/>
      </w:pPr>
    </w:lvl>
  </w:abstractNum>
  <w:abstractNum w:abstractNumId="55" w15:restartNumberingAfterBreak="0">
    <w:nsid w:val="726D0ECE"/>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2805AE3"/>
    <w:multiLevelType w:val="hybridMultilevel"/>
    <w:tmpl w:val="B7CA5F6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4CA3446"/>
    <w:multiLevelType w:val="hybridMultilevel"/>
    <w:tmpl w:val="56D0C6D4"/>
    <w:lvl w:ilvl="0" w:tplc="04090001">
      <w:start w:val="2"/>
      <w:numFmt w:val="bullet"/>
      <w:lvlText w:val="-"/>
      <w:lvlJc w:val="left"/>
      <w:pPr>
        <w:ind w:left="720" w:hanging="360"/>
      </w:pPr>
      <w:rPr>
        <w:rFonts w:hint="default" w:ascii="Verdana" w:hAnsi="Verdana" w:eastAsia="Times New Roman" w:cs="Times New Roman"/>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49E89DC2">
      <w:numFmt w:val="bullet"/>
      <w:lvlText w:val="•"/>
      <w:lvlJc w:val="left"/>
      <w:pPr>
        <w:ind w:left="3960" w:hanging="720"/>
      </w:pPr>
      <w:rPr>
        <w:rFonts w:hint="default" w:ascii="Times New Roman" w:hAnsi="Times New Roman" w:eastAsia="Times New Roman" w:cs="Times New Roman"/>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8" w15:restartNumberingAfterBreak="0">
    <w:nsid w:val="7B398E7E"/>
    <w:multiLevelType w:val="hybridMultilevel"/>
    <w:tmpl w:val="9D3A5674"/>
    <w:lvl w:ilvl="0" w:tplc="2F7ADE1C">
      <w:start w:val="1"/>
      <w:numFmt w:val="decimal"/>
      <w:lvlText w:val="(%1)"/>
      <w:lvlJc w:val="left"/>
      <w:pPr>
        <w:ind w:left="720" w:hanging="360"/>
      </w:pPr>
    </w:lvl>
    <w:lvl w:ilvl="1" w:tplc="99D4DB2C">
      <w:start w:val="1"/>
      <w:numFmt w:val="lowerLetter"/>
      <w:lvlText w:val="%2."/>
      <w:lvlJc w:val="left"/>
      <w:pPr>
        <w:ind w:left="1440" w:hanging="360"/>
      </w:pPr>
    </w:lvl>
    <w:lvl w:ilvl="2" w:tplc="CDE2D530">
      <w:start w:val="1"/>
      <w:numFmt w:val="lowerRoman"/>
      <w:lvlText w:val="%3."/>
      <w:lvlJc w:val="right"/>
      <w:pPr>
        <w:ind w:left="2160" w:hanging="180"/>
      </w:pPr>
    </w:lvl>
    <w:lvl w:ilvl="3" w:tplc="248089BA">
      <w:start w:val="1"/>
      <w:numFmt w:val="decimal"/>
      <w:lvlText w:val="%4."/>
      <w:lvlJc w:val="left"/>
      <w:pPr>
        <w:ind w:left="2880" w:hanging="360"/>
      </w:pPr>
    </w:lvl>
    <w:lvl w:ilvl="4" w:tplc="33CA4D62">
      <w:start w:val="1"/>
      <w:numFmt w:val="lowerLetter"/>
      <w:lvlText w:val="%5."/>
      <w:lvlJc w:val="left"/>
      <w:pPr>
        <w:ind w:left="3600" w:hanging="360"/>
      </w:pPr>
    </w:lvl>
    <w:lvl w:ilvl="5" w:tplc="21C8511A">
      <w:start w:val="1"/>
      <w:numFmt w:val="lowerRoman"/>
      <w:lvlText w:val="%6."/>
      <w:lvlJc w:val="right"/>
      <w:pPr>
        <w:ind w:left="4320" w:hanging="180"/>
      </w:pPr>
    </w:lvl>
    <w:lvl w:ilvl="6" w:tplc="AF0E1AE0">
      <w:start w:val="1"/>
      <w:numFmt w:val="decimal"/>
      <w:lvlText w:val="%7."/>
      <w:lvlJc w:val="left"/>
      <w:pPr>
        <w:ind w:left="5040" w:hanging="360"/>
      </w:pPr>
    </w:lvl>
    <w:lvl w:ilvl="7" w:tplc="7570EE66">
      <w:start w:val="1"/>
      <w:numFmt w:val="lowerLetter"/>
      <w:lvlText w:val="%8."/>
      <w:lvlJc w:val="left"/>
      <w:pPr>
        <w:ind w:left="5760" w:hanging="360"/>
      </w:pPr>
    </w:lvl>
    <w:lvl w:ilvl="8" w:tplc="7A4C236A">
      <w:start w:val="1"/>
      <w:numFmt w:val="lowerRoman"/>
      <w:lvlText w:val="%9."/>
      <w:lvlJc w:val="right"/>
      <w:pPr>
        <w:ind w:left="6480" w:hanging="180"/>
      </w:pPr>
    </w:lvl>
  </w:abstractNum>
  <w:abstractNum w:abstractNumId="59" w15:restartNumberingAfterBreak="0">
    <w:nsid w:val="7B601DD0"/>
    <w:multiLevelType w:val="hybridMultilevel"/>
    <w:tmpl w:val="31E0A4EA"/>
    <w:lvl w:ilvl="0" w:tplc="1730FD64">
      <w:start w:val="1"/>
      <w:numFmt w:val="decimal"/>
      <w:lvlText w:val="(%1)"/>
      <w:lvlJc w:val="left"/>
      <w:pPr>
        <w:ind w:left="720" w:hanging="360"/>
      </w:pPr>
    </w:lvl>
    <w:lvl w:ilvl="1" w:tplc="68E8F7DE">
      <w:start w:val="1"/>
      <w:numFmt w:val="lowerLetter"/>
      <w:lvlText w:val="%2."/>
      <w:lvlJc w:val="left"/>
      <w:pPr>
        <w:ind w:left="1440" w:hanging="360"/>
      </w:pPr>
    </w:lvl>
    <w:lvl w:ilvl="2" w:tplc="894CB0C0">
      <w:start w:val="1"/>
      <w:numFmt w:val="lowerRoman"/>
      <w:lvlText w:val="%3."/>
      <w:lvlJc w:val="right"/>
      <w:pPr>
        <w:ind w:left="2160" w:hanging="180"/>
      </w:pPr>
    </w:lvl>
    <w:lvl w:ilvl="3" w:tplc="4028C460">
      <w:start w:val="1"/>
      <w:numFmt w:val="decimal"/>
      <w:lvlText w:val="%4."/>
      <w:lvlJc w:val="left"/>
      <w:pPr>
        <w:ind w:left="2880" w:hanging="360"/>
      </w:pPr>
    </w:lvl>
    <w:lvl w:ilvl="4" w:tplc="2B3886D2">
      <w:start w:val="1"/>
      <w:numFmt w:val="lowerLetter"/>
      <w:lvlText w:val="%5."/>
      <w:lvlJc w:val="left"/>
      <w:pPr>
        <w:ind w:left="3600" w:hanging="360"/>
      </w:pPr>
    </w:lvl>
    <w:lvl w:ilvl="5" w:tplc="87CAC9E8">
      <w:start w:val="1"/>
      <w:numFmt w:val="lowerRoman"/>
      <w:lvlText w:val="%6."/>
      <w:lvlJc w:val="right"/>
      <w:pPr>
        <w:ind w:left="4320" w:hanging="180"/>
      </w:pPr>
    </w:lvl>
    <w:lvl w:ilvl="6" w:tplc="646C1940">
      <w:start w:val="1"/>
      <w:numFmt w:val="decimal"/>
      <w:lvlText w:val="%7."/>
      <w:lvlJc w:val="left"/>
      <w:pPr>
        <w:ind w:left="5040" w:hanging="360"/>
      </w:pPr>
    </w:lvl>
    <w:lvl w:ilvl="7" w:tplc="31946D2C">
      <w:start w:val="1"/>
      <w:numFmt w:val="lowerLetter"/>
      <w:lvlText w:val="%8."/>
      <w:lvlJc w:val="left"/>
      <w:pPr>
        <w:ind w:left="5760" w:hanging="360"/>
      </w:pPr>
    </w:lvl>
    <w:lvl w:ilvl="8" w:tplc="9240455C">
      <w:start w:val="1"/>
      <w:numFmt w:val="lowerRoman"/>
      <w:lvlText w:val="%9."/>
      <w:lvlJc w:val="right"/>
      <w:pPr>
        <w:ind w:left="6480" w:hanging="180"/>
      </w:pPr>
    </w:lvl>
  </w:abstractNum>
  <w:num w:numId="1" w16cid:durableId="1902129754">
    <w:abstractNumId w:val="58"/>
  </w:num>
  <w:num w:numId="2" w16cid:durableId="1642032496">
    <w:abstractNumId w:val="13"/>
  </w:num>
  <w:num w:numId="3" w16cid:durableId="195394804">
    <w:abstractNumId w:val="27"/>
  </w:num>
  <w:num w:numId="4" w16cid:durableId="227306337">
    <w:abstractNumId w:val="19"/>
  </w:num>
  <w:num w:numId="5" w16cid:durableId="1855417243">
    <w:abstractNumId w:val="28"/>
  </w:num>
  <w:num w:numId="6" w16cid:durableId="1124427152">
    <w:abstractNumId w:val="4"/>
  </w:num>
  <w:num w:numId="7" w16cid:durableId="1628974710">
    <w:abstractNumId w:val="21"/>
  </w:num>
  <w:num w:numId="8" w16cid:durableId="592665934">
    <w:abstractNumId w:val="37"/>
  </w:num>
  <w:num w:numId="9" w16cid:durableId="1383483596">
    <w:abstractNumId w:val="18"/>
  </w:num>
  <w:num w:numId="10" w16cid:durableId="1202939003">
    <w:abstractNumId w:val="30"/>
  </w:num>
  <w:num w:numId="11" w16cid:durableId="554319677">
    <w:abstractNumId w:val="33"/>
  </w:num>
  <w:num w:numId="12" w16cid:durableId="193663705">
    <w:abstractNumId w:val="24"/>
  </w:num>
  <w:num w:numId="13" w16cid:durableId="2124297731">
    <w:abstractNumId w:val="42"/>
  </w:num>
  <w:num w:numId="14" w16cid:durableId="1704016924">
    <w:abstractNumId w:val="29"/>
  </w:num>
  <w:num w:numId="15" w16cid:durableId="2003581108">
    <w:abstractNumId w:val="43"/>
  </w:num>
  <w:num w:numId="16" w16cid:durableId="293026439">
    <w:abstractNumId w:val="2"/>
  </w:num>
  <w:num w:numId="17" w16cid:durableId="580410732">
    <w:abstractNumId w:val="38"/>
  </w:num>
  <w:num w:numId="18" w16cid:durableId="815218674">
    <w:abstractNumId w:val="25"/>
  </w:num>
  <w:num w:numId="19" w16cid:durableId="874587049">
    <w:abstractNumId w:val="14"/>
  </w:num>
  <w:num w:numId="20" w16cid:durableId="826555305">
    <w:abstractNumId w:val="3"/>
  </w:num>
  <w:num w:numId="21" w16cid:durableId="1841121598">
    <w:abstractNumId w:val="59"/>
  </w:num>
  <w:num w:numId="22" w16cid:durableId="786388440">
    <w:abstractNumId w:val="22"/>
  </w:num>
  <w:num w:numId="23" w16cid:durableId="1320111977">
    <w:abstractNumId w:val="44"/>
  </w:num>
  <w:num w:numId="24" w16cid:durableId="1123114134">
    <w:abstractNumId w:val="9"/>
  </w:num>
  <w:num w:numId="25" w16cid:durableId="1575820546">
    <w:abstractNumId w:val="54"/>
  </w:num>
  <w:num w:numId="26" w16cid:durableId="1281493625">
    <w:abstractNumId w:val="52"/>
  </w:num>
  <w:num w:numId="27" w16cid:durableId="775252860">
    <w:abstractNumId w:val="5"/>
  </w:num>
  <w:num w:numId="28" w16cid:durableId="563299073">
    <w:abstractNumId w:val="7"/>
  </w:num>
  <w:num w:numId="29" w16cid:durableId="312295185">
    <w:abstractNumId w:val="50"/>
  </w:num>
  <w:num w:numId="30" w16cid:durableId="1508597694">
    <w:abstractNumId w:val="35"/>
  </w:num>
  <w:num w:numId="31" w16cid:durableId="1864903893">
    <w:abstractNumId w:val="0"/>
  </w:num>
  <w:num w:numId="32" w16cid:durableId="100035855">
    <w:abstractNumId w:val="20"/>
  </w:num>
  <w:num w:numId="33" w16cid:durableId="2142989834">
    <w:abstractNumId w:val="40"/>
  </w:num>
  <w:num w:numId="34" w16cid:durableId="665866621">
    <w:abstractNumId w:val="55"/>
  </w:num>
  <w:num w:numId="35" w16cid:durableId="819660975">
    <w:abstractNumId w:val="51"/>
  </w:num>
  <w:num w:numId="36" w16cid:durableId="1336148151">
    <w:abstractNumId w:val="56"/>
  </w:num>
  <w:num w:numId="37" w16cid:durableId="1031689417">
    <w:abstractNumId w:val="12"/>
  </w:num>
  <w:num w:numId="38" w16cid:durableId="486047735">
    <w:abstractNumId w:val="17"/>
  </w:num>
  <w:num w:numId="39" w16cid:durableId="1677540080">
    <w:abstractNumId w:val="47"/>
  </w:num>
  <w:num w:numId="40" w16cid:durableId="1364938146">
    <w:abstractNumId w:val="41"/>
  </w:num>
  <w:num w:numId="41" w16cid:durableId="1374618167">
    <w:abstractNumId w:val="57"/>
  </w:num>
  <w:num w:numId="42" w16cid:durableId="1695228927">
    <w:abstractNumId w:val="16"/>
  </w:num>
  <w:num w:numId="43" w16cid:durableId="1222714729">
    <w:abstractNumId w:val="34"/>
  </w:num>
  <w:num w:numId="44" w16cid:durableId="993604595">
    <w:abstractNumId w:val="39"/>
  </w:num>
  <w:num w:numId="45" w16cid:durableId="562521460">
    <w:abstractNumId w:val="48"/>
  </w:num>
  <w:num w:numId="46" w16cid:durableId="1383939586">
    <w:abstractNumId w:val="45"/>
  </w:num>
  <w:num w:numId="47" w16cid:durableId="853350133">
    <w:abstractNumId w:val="10"/>
  </w:num>
  <w:num w:numId="48" w16cid:durableId="438572199">
    <w:abstractNumId w:val="8"/>
  </w:num>
  <w:num w:numId="49" w16cid:durableId="1561554132">
    <w:abstractNumId w:val="11"/>
  </w:num>
  <w:num w:numId="50" w16cid:durableId="1567377863">
    <w:abstractNumId w:val="6"/>
  </w:num>
  <w:num w:numId="51" w16cid:durableId="1803107529">
    <w:abstractNumId w:val="31"/>
  </w:num>
  <w:num w:numId="52" w16cid:durableId="1755400086">
    <w:abstractNumId w:val="32"/>
  </w:num>
  <w:num w:numId="53" w16cid:durableId="1958637674">
    <w:abstractNumId w:val="46"/>
  </w:num>
  <w:num w:numId="54" w16cid:durableId="1666322548">
    <w:abstractNumId w:val="53"/>
  </w:num>
  <w:num w:numId="55" w16cid:durableId="2098869537">
    <w:abstractNumId w:val="26"/>
  </w:num>
  <w:num w:numId="56" w16cid:durableId="423887566">
    <w:abstractNumId w:val="49"/>
  </w:num>
  <w:num w:numId="57" w16cid:durableId="4845876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296982184">
    <w:abstractNumId w:val="23"/>
  </w:num>
  <w:num w:numId="59" w16cid:durableId="103884928">
    <w:abstractNumId w:val="36"/>
  </w:num>
  <w:num w:numId="60" w16cid:durableId="21165123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437682121">
    <w:abstractNumId w:val="15"/>
  </w:num>
  <w:num w:numId="62" w16cid:durableId="1160728840">
    <w:abstractNumId w:val="1"/>
  </w:num>
  <w:num w:numId="63" w16cid:durableId="20886510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y Quoc Chinh">
    <w15:presenceInfo w15:providerId="AD" w15:userId="S::chinhlq@vnpt-technology.vn::0d164620-4144-49ad-a59c-3ce5f1e165f0"/>
  </w15:person>
  <w15:person w15:author="Bui Thi Minh Yen">
    <w15:presenceInfo w15:providerId="AD" w15:userId="S::yenbtm@vnpt-technology.vn::07cd214e-af1b-4604-a7de-3aef9425c88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hideSpellingErrors/>
  <w:attachedTemplate r:id="rId1"/>
  <w:trackRevisions w:val="false"/>
  <w:defaultTabStop w:val="720"/>
  <w:drawingGridHorizontalSpacing w:val="130"/>
  <w:drawingGridVerticalSpacing w:val="120"/>
  <w:displayHorizontalDrawingGridEvery w:val="2"/>
  <w:displayVerticalDrawingGridEvery w:val="0"/>
  <w:characterSpacingControl w:val="doNotCompress"/>
  <w:hdrShapeDefaults>
    <o:shapedefaults v:ext="edit" spidmax="2054"/>
  </w:hdrShapeDefaults>
  <w:footnotePr>
    <w:footnote w:id="-1"/>
    <w:footnote w:id="0"/>
    <w:footnote w:id="1"/>
  </w:footnotePr>
  <w:endnotePr>
    <w:endnote w:id="-1"/>
    <w:endnote w:id="0"/>
    <w:endnote w:id="1"/>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162"/>
    <w:rsid w:val="00000000"/>
    <w:rsid w:val="00000000"/>
    <w:rsid w:val="00000DFF"/>
    <w:rsid w:val="00001C85"/>
    <w:rsid w:val="0000260D"/>
    <w:rsid w:val="0000271F"/>
    <w:rsid w:val="00002F88"/>
    <w:rsid w:val="0000343F"/>
    <w:rsid w:val="00003CCC"/>
    <w:rsid w:val="00004704"/>
    <w:rsid w:val="00004774"/>
    <w:rsid w:val="000049AE"/>
    <w:rsid w:val="0000518E"/>
    <w:rsid w:val="00005670"/>
    <w:rsid w:val="000062B1"/>
    <w:rsid w:val="00006689"/>
    <w:rsid w:val="000066CA"/>
    <w:rsid w:val="00011013"/>
    <w:rsid w:val="00011D11"/>
    <w:rsid w:val="00011DEE"/>
    <w:rsid w:val="0001266A"/>
    <w:rsid w:val="00013AA0"/>
    <w:rsid w:val="000144E8"/>
    <w:rsid w:val="00014E22"/>
    <w:rsid w:val="00015A52"/>
    <w:rsid w:val="00016037"/>
    <w:rsid w:val="00016400"/>
    <w:rsid w:val="000174DF"/>
    <w:rsid w:val="00020329"/>
    <w:rsid w:val="000203C6"/>
    <w:rsid w:val="000213A2"/>
    <w:rsid w:val="00021548"/>
    <w:rsid w:val="00021A20"/>
    <w:rsid w:val="0002317C"/>
    <w:rsid w:val="00023FAF"/>
    <w:rsid w:val="000258A4"/>
    <w:rsid w:val="00025D72"/>
    <w:rsid w:val="00025F92"/>
    <w:rsid w:val="0002753D"/>
    <w:rsid w:val="00027636"/>
    <w:rsid w:val="00027A59"/>
    <w:rsid w:val="00027B2A"/>
    <w:rsid w:val="00027F43"/>
    <w:rsid w:val="00030729"/>
    <w:rsid w:val="000312D4"/>
    <w:rsid w:val="00031300"/>
    <w:rsid w:val="000320AA"/>
    <w:rsid w:val="0003317A"/>
    <w:rsid w:val="00033325"/>
    <w:rsid w:val="000333D2"/>
    <w:rsid w:val="00035164"/>
    <w:rsid w:val="00035AB8"/>
    <w:rsid w:val="00035C37"/>
    <w:rsid w:val="00036D3A"/>
    <w:rsid w:val="0004016A"/>
    <w:rsid w:val="00040F2D"/>
    <w:rsid w:val="00041576"/>
    <w:rsid w:val="0004162D"/>
    <w:rsid w:val="000419FA"/>
    <w:rsid w:val="00041CCD"/>
    <w:rsid w:val="00041DC9"/>
    <w:rsid w:val="00042510"/>
    <w:rsid w:val="00042B8F"/>
    <w:rsid w:val="0004340A"/>
    <w:rsid w:val="000437BC"/>
    <w:rsid w:val="00045124"/>
    <w:rsid w:val="0004726D"/>
    <w:rsid w:val="000473F3"/>
    <w:rsid w:val="0004771D"/>
    <w:rsid w:val="00047796"/>
    <w:rsid w:val="00047ADA"/>
    <w:rsid w:val="00047C0D"/>
    <w:rsid w:val="000501C7"/>
    <w:rsid w:val="00050E5D"/>
    <w:rsid w:val="00051DB2"/>
    <w:rsid w:val="00051E58"/>
    <w:rsid w:val="0005250B"/>
    <w:rsid w:val="00052839"/>
    <w:rsid w:val="00052E3F"/>
    <w:rsid w:val="00053550"/>
    <w:rsid w:val="000536E3"/>
    <w:rsid w:val="00053A4C"/>
    <w:rsid w:val="000548C8"/>
    <w:rsid w:val="00054CAD"/>
    <w:rsid w:val="00055C38"/>
    <w:rsid w:val="00055D7C"/>
    <w:rsid w:val="00056103"/>
    <w:rsid w:val="0005623B"/>
    <w:rsid w:val="00056F1F"/>
    <w:rsid w:val="0005772E"/>
    <w:rsid w:val="00057F73"/>
    <w:rsid w:val="000605D9"/>
    <w:rsid w:val="00060749"/>
    <w:rsid w:val="000607C3"/>
    <w:rsid w:val="00060D82"/>
    <w:rsid w:val="0006126C"/>
    <w:rsid w:val="000616A0"/>
    <w:rsid w:val="00061F1B"/>
    <w:rsid w:val="000631E1"/>
    <w:rsid w:val="00063273"/>
    <w:rsid w:val="000640AA"/>
    <w:rsid w:val="00064263"/>
    <w:rsid w:val="00066764"/>
    <w:rsid w:val="0006757B"/>
    <w:rsid w:val="000677D3"/>
    <w:rsid w:val="00070296"/>
    <w:rsid w:val="000702D0"/>
    <w:rsid w:val="00070647"/>
    <w:rsid w:val="00071D95"/>
    <w:rsid w:val="00072BA1"/>
    <w:rsid w:val="00072D2C"/>
    <w:rsid w:val="00072DF6"/>
    <w:rsid w:val="00073E34"/>
    <w:rsid w:val="000742B8"/>
    <w:rsid w:val="0007446D"/>
    <w:rsid w:val="000744BB"/>
    <w:rsid w:val="00074F67"/>
    <w:rsid w:val="000759ED"/>
    <w:rsid w:val="0007703B"/>
    <w:rsid w:val="000774EF"/>
    <w:rsid w:val="000779A9"/>
    <w:rsid w:val="0008030F"/>
    <w:rsid w:val="00080F7E"/>
    <w:rsid w:val="00081342"/>
    <w:rsid w:val="00081F59"/>
    <w:rsid w:val="000820B3"/>
    <w:rsid w:val="0008251A"/>
    <w:rsid w:val="00082751"/>
    <w:rsid w:val="00082782"/>
    <w:rsid w:val="000844DE"/>
    <w:rsid w:val="000851AD"/>
    <w:rsid w:val="0008701D"/>
    <w:rsid w:val="00087B6B"/>
    <w:rsid w:val="00087CBC"/>
    <w:rsid w:val="00090043"/>
    <w:rsid w:val="00090F8A"/>
    <w:rsid w:val="00091220"/>
    <w:rsid w:val="0009251D"/>
    <w:rsid w:val="000926E3"/>
    <w:rsid w:val="000928DB"/>
    <w:rsid w:val="00093446"/>
    <w:rsid w:val="00093543"/>
    <w:rsid w:val="00095399"/>
    <w:rsid w:val="00096151"/>
    <w:rsid w:val="00096BD9"/>
    <w:rsid w:val="000970F0"/>
    <w:rsid w:val="000A00EB"/>
    <w:rsid w:val="000A04AC"/>
    <w:rsid w:val="000A06E7"/>
    <w:rsid w:val="000A0B2B"/>
    <w:rsid w:val="000A1799"/>
    <w:rsid w:val="000A1DAA"/>
    <w:rsid w:val="000A1FA9"/>
    <w:rsid w:val="000A2071"/>
    <w:rsid w:val="000A22ED"/>
    <w:rsid w:val="000A2F89"/>
    <w:rsid w:val="000A4B0F"/>
    <w:rsid w:val="000A54BC"/>
    <w:rsid w:val="000A62B6"/>
    <w:rsid w:val="000A6848"/>
    <w:rsid w:val="000A6C36"/>
    <w:rsid w:val="000A79F7"/>
    <w:rsid w:val="000B1239"/>
    <w:rsid w:val="000B15D2"/>
    <w:rsid w:val="000B18F0"/>
    <w:rsid w:val="000B240F"/>
    <w:rsid w:val="000B28A3"/>
    <w:rsid w:val="000B371E"/>
    <w:rsid w:val="000B3D26"/>
    <w:rsid w:val="000B3D88"/>
    <w:rsid w:val="000B4543"/>
    <w:rsid w:val="000B4DEE"/>
    <w:rsid w:val="000B644F"/>
    <w:rsid w:val="000B7834"/>
    <w:rsid w:val="000C0610"/>
    <w:rsid w:val="000C08BE"/>
    <w:rsid w:val="000C09B6"/>
    <w:rsid w:val="000C0CDC"/>
    <w:rsid w:val="000C11CC"/>
    <w:rsid w:val="000C30DD"/>
    <w:rsid w:val="000C47C1"/>
    <w:rsid w:val="000C4928"/>
    <w:rsid w:val="000C4F82"/>
    <w:rsid w:val="000C53C4"/>
    <w:rsid w:val="000C5462"/>
    <w:rsid w:val="000C5819"/>
    <w:rsid w:val="000C5A42"/>
    <w:rsid w:val="000C5C7C"/>
    <w:rsid w:val="000D0381"/>
    <w:rsid w:val="000D073C"/>
    <w:rsid w:val="000D092B"/>
    <w:rsid w:val="000D0A77"/>
    <w:rsid w:val="000D1981"/>
    <w:rsid w:val="000D1C69"/>
    <w:rsid w:val="000D3217"/>
    <w:rsid w:val="000D4217"/>
    <w:rsid w:val="000D6948"/>
    <w:rsid w:val="000D7898"/>
    <w:rsid w:val="000E0AE1"/>
    <w:rsid w:val="000E0F76"/>
    <w:rsid w:val="000E13B0"/>
    <w:rsid w:val="000E1C79"/>
    <w:rsid w:val="000E1F37"/>
    <w:rsid w:val="000E21F4"/>
    <w:rsid w:val="000E2C5D"/>
    <w:rsid w:val="000E2DE3"/>
    <w:rsid w:val="000E3204"/>
    <w:rsid w:val="000E3373"/>
    <w:rsid w:val="000E3769"/>
    <w:rsid w:val="000E3CE1"/>
    <w:rsid w:val="000E41A3"/>
    <w:rsid w:val="000E4256"/>
    <w:rsid w:val="000E433D"/>
    <w:rsid w:val="000E4CAD"/>
    <w:rsid w:val="000E4F94"/>
    <w:rsid w:val="000E52E3"/>
    <w:rsid w:val="000E6346"/>
    <w:rsid w:val="000E6791"/>
    <w:rsid w:val="000F0925"/>
    <w:rsid w:val="000F2A00"/>
    <w:rsid w:val="000F361E"/>
    <w:rsid w:val="000F3D60"/>
    <w:rsid w:val="000F4486"/>
    <w:rsid w:val="000F44FC"/>
    <w:rsid w:val="000F466A"/>
    <w:rsid w:val="000F484E"/>
    <w:rsid w:val="000F5E4E"/>
    <w:rsid w:val="000F60C7"/>
    <w:rsid w:val="000F6EEA"/>
    <w:rsid w:val="001001D9"/>
    <w:rsid w:val="00100552"/>
    <w:rsid w:val="001007DC"/>
    <w:rsid w:val="001009B0"/>
    <w:rsid w:val="001010EC"/>
    <w:rsid w:val="00101F6A"/>
    <w:rsid w:val="00101FEE"/>
    <w:rsid w:val="0010252D"/>
    <w:rsid w:val="0010357C"/>
    <w:rsid w:val="00103CB3"/>
    <w:rsid w:val="00103EDE"/>
    <w:rsid w:val="0010610F"/>
    <w:rsid w:val="001061B3"/>
    <w:rsid w:val="00106733"/>
    <w:rsid w:val="00106738"/>
    <w:rsid w:val="00106E5C"/>
    <w:rsid w:val="00106F18"/>
    <w:rsid w:val="00107F07"/>
    <w:rsid w:val="00110B14"/>
    <w:rsid w:val="00110F96"/>
    <w:rsid w:val="00111C95"/>
    <w:rsid w:val="00112FBE"/>
    <w:rsid w:val="00114248"/>
    <w:rsid w:val="001147A7"/>
    <w:rsid w:val="00116508"/>
    <w:rsid w:val="00116C75"/>
    <w:rsid w:val="00116F04"/>
    <w:rsid w:val="001205CD"/>
    <w:rsid w:val="00120D12"/>
    <w:rsid w:val="00122367"/>
    <w:rsid w:val="00122AAD"/>
    <w:rsid w:val="00122D07"/>
    <w:rsid w:val="00122E60"/>
    <w:rsid w:val="00122F00"/>
    <w:rsid w:val="00123EE7"/>
    <w:rsid w:val="00124362"/>
    <w:rsid w:val="001247D1"/>
    <w:rsid w:val="00124862"/>
    <w:rsid w:val="001249F2"/>
    <w:rsid w:val="00124E6F"/>
    <w:rsid w:val="001250A8"/>
    <w:rsid w:val="0012607D"/>
    <w:rsid w:val="00126288"/>
    <w:rsid w:val="00126B6E"/>
    <w:rsid w:val="0013218E"/>
    <w:rsid w:val="00132597"/>
    <w:rsid w:val="00132803"/>
    <w:rsid w:val="00133245"/>
    <w:rsid w:val="0013575D"/>
    <w:rsid w:val="00136600"/>
    <w:rsid w:val="001379E6"/>
    <w:rsid w:val="00137DA4"/>
    <w:rsid w:val="00140602"/>
    <w:rsid w:val="00140A57"/>
    <w:rsid w:val="00141425"/>
    <w:rsid w:val="00141C5C"/>
    <w:rsid w:val="00141C8E"/>
    <w:rsid w:val="00142196"/>
    <w:rsid w:val="0014279D"/>
    <w:rsid w:val="00143431"/>
    <w:rsid w:val="001437F1"/>
    <w:rsid w:val="00143C2A"/>
    <w:rsid w:val="00144642"/>
    <w:rsid w:val="00144860"/>
    <w:rsid w:val="00145C65"/>
    <w:rsid w:val="00146162"/>
    <w:rsid w:val="00146542"/>
    <w:rsid w:val="00146E93"/>
    <w:rsid w:val="0015088B"/>
    <w:rsid w:val="00150EAF"/>
    <w:rsid w:val="00150EB7"/>
    <w:rsid w:val="001511D9"/>
    <w:rsid w:val="00151465"/>
    <w:rsid w:val="00151D76"/>
    <w:rsid w:val="00152F1D"/>
    <w:rsid w:val="00152F7F"/>
    <w:rsid w:val="001536F8"/>
    <w:rsid w:val="00154A36"/>
    <w:rsid w:val="001551A8"/>
    <w:rsid w:val="001552C7"/>
    <w:rsid w:val="001556E9"/>
    <w:rsid w:val="00155DD6"/>
    <w:rsid w:val="00156C35"/>
    <w:rsid w:val="00157481"/>
    <w:rsid w:val="00157BDB"/>
    <w:rsid w:val="0016030D"/>
    <w:rsid w:val="00160AB8"/>
    <w:rsid w:val="00161E92"/>
    <w:rsid w:val="001623AF"/>
    <w:rsid w:val="00162B06"/>
    <w:rsid w:val="00163960"/>
    <w:rsid w:val="00163C6B"/>
    <w:rsid w:val="001643E8"/>
    <w:rsid w:val="001653C2"/>
    <w:rsid w:val="00165866"/>
    <w:rsid w:val="00165D45"/>
    <w:rsid w:val="001663DA"/>
    <w:rsid w:val="001677A0"/>
    <w:rsid w:val="00167D80"/>
    <w:rsid w:val="00167FED"/>
    <w:rsid w:val="00170216"/>
    <w:rsid w:val="0017042F"/>
    <w:rsid w:val="00170A4B"/>
    <w:rsid w:val="00172557"/>
    <w:rsid w:val="00172DE4"/>
    <w:rsid w:val="001737FF"/>
    <w:rsid w:val="0017568D"/>
    <w:rsid w:val="001758C1"/>
    <w:rsid w:val="001769AE"/>
    <w:rsid w:val="00176DBC"/>
    <w:rsid w:val="00177287"/>
    <w:rsid w:val="001779B9"/>
    <w:rsid w:val="001779DA"/>
    <w:rsid w:val="001806CD"/>
    <w:rsid w:val="00181C9D"/>
    <w:rsid w:val="0018226D"/>
    <w:rsid w:val="00182751"/>
    <w:rsid w:val="0018286D"/>
    <w:rsid w:val="00183074"/>
    <w:rsid w:val="0018381C"/>
    <w:rsid w:val="00184483"/>
    <w:rsid w:val="0018481F"/>
    <w:rsid w:val="001850CC"/>
    <w:rsid w:val="00186237"/>
    <w:rsid w:val="001866E0"/>
    <w:rsid w:val="00190331"/>
    <w:rsid w:val="00190975"/>
    <w:rsid w:val="00191390"/>
    <w:rsid w:val="00191477"/>
    <w:rsid w:val="001914B8"/>
    <w:rsid w:val="001923D5"/>
    <w:rsid w:val="0019605F"/>
    <w:rsid w:val="001A06BE"/>
    <w:rsid w:val="001A0F9A"/>
    <w:rsid w:val="001A1041"/>
    <w:rsid w:val="001A3877"/>
    <w:rsid w:val="001A4785"/>
    <w:rsid w:val="001A59F9"/>
    <w:rsid w:val="001A66C2"/>
    <w:rsid w:val="001A6D6F"/>
    <w:rsid w:val="001A6DCF"/>
    <w:rsid w:val="001A7821"/>
    <w:rsid w:val="001B015D"/>
    <w:rsid w:val="001B217A"/>
    <w:rsid w:val="001B29D5"/>
    <w:rsid w:val="001B323E"/>
    <w:rsid w:val="001B368A"/>
    <w:rsid w:val="001B3DA0"/>
    <w:rsid w:val="001B47F9"/>
    <w:rsid w:val="001B48D4"/>
    <w:rsid w:val="001B4984"/>
    <w:rsid w:val="001B4B7E"/>
    <w:rsid w:val="001B5D4F"/>
    <w:rsid w:val="001B5EB6"/>
    <w:rsid w:val="001B6CF8"/>
    <w:rsid w:val="001B6DED"/>
    <w:rsid w:val="001C0008"/>
    <w:rsid w:val="001C057A"/>
    <w:rsid w:val="001C2BD5"/>
    <w:rsid w:val="001C3A07"/>
    <w:rsid w:val="001C4020"/>
    <w:rsid w:val="001C4FD9"/>
    <w:rsid w:val="001C4FF8"/>
    <w:rsid w:val="001C51F9"/>
    <w:rsid w:val="001C5F8D"/>
    <w:rsid w:val="001C725D"/>
    <w:rsid w:val="001C7AAC"/>
    <w:rsid w:val="001D02DD"/>
    <w:rsid w:val="001D08F1"/>
    <w:rsid w:val="001D0E58"/>
    <w:rsid w:val="001D0FE8"/>
    <w:rsid w:val="001D149E"/>
    <w:rsid w:val="001D185D"/>
    <w:rsid w:val="001D1C3A"/>
    <w:rsid w:val="001D1D13"/>
    <w:rsid w:val="001D2531"/>
    <w:rsid w:val="001D4921"/>
    <w:rsid w:val="001D56C8"/>
    <w:rsid w:val="001D633B"/>
    <w:rsid w:val="001D6585"/>
    <w:rsid w:val="001D725F"/>
    <w:rsid w:val="001D728B"/>
    <w:rsid w:val="001D7952"/>
    <w:rsid w:val="001E03A2"/>
    <w:rsid w:val="001E1486"/>
    <w:rsid w:val="001E14C1"/>
    <w:rsid w:val="001E2B35"/>
    <w:rsid w:val="001E2F44"/>
    <w:rsid w:val="001E3FD2"/>
    <w:rsid w:val="001E68F7"/>
    <w:rsid w:val="001E6922"/>
    <w:rsid w:val="001E6F0B"/>
    <w:rsid w:val="001E7086"/>
    <w:rsid w:val="001E7B40"/>
    <w:rsid w:val="001F007E"/>
    <w:rsid w:val="001F02CC"/>
    <w:rsid w:val="001F1001"/>
    <w:rsid w:val="001F1005"/>
    <w:rsid w:val="001F1A9A"/>
    <w:rsid w:val="001F1AEB"/>
    <w:rsid w:val="001F264B"/>
    <w:rsid w:val="001F4902"/>
    <w:rsid w:val="001F50A4"/>
    <w:rsid w:val="001F528F"/>
    <w:rsid w:val="001F62BD"/>
    <w:rsid w:val="001F670B"/>
    <w:rsid w:val="001F696A"/>
    <w:rsid w:val="001F72F8"/>
    <w:rsid w:val="001F77FF"/>
    <w:rsid w:val="001F791F"/>
    <w:rsid w:val="00200704"/>
    <w:rsid w:val="00202E4C"/>
    <w:rsid w:val="002044FA"/>
    <w:rsid w:val="00204AB6"/>
    <w:rsid w:val="00205838"/>
    <w:rsid w:val="00205862"/>
    <w:rsid w:val="00205A9D"/>
    <w:rsid w:val="00205EE9"/>
    <w:rsid w:val="00206307"/>
    <w:rsid w:val="00206FBD"/>
    <w:rsid w:val="0020703E"/>
    <w:rsid w:val="00207B48"/>
    <w:rsid w:val="00210B50"/>
    <w:rsid w:val="00211C5F"/>
    <w:rsid w:val="00211D83"/>
    <w:rsid w:val="00211DE2"/>
    <w:rsid w:val="00212CF8"/>
    <w:rsid w:val="002137C4"/>
    <w:rsid w:val="00213C1B"/>
    <w:rsid w:val="00213ED9"/>
    <w:rsid w:val="0021502B"/>
    <w:rsid w:val="00215BBC"/>
    <w:rsid w:val="00215D70"/>
    <w:rsid w:val="00216E43"/>
    <w:rsid w:val="00216EA5"/>
    <w:rsid w:val="00217BBA"/>
    <w:rsid w:val="00220555"/>
    <w:rsid w:val="00220726"/>
    <w:rsid w:val="002213FB"/>
    <w:rsid w:val="00221C02"/>
    <w:rsid w:val="002225D4"/>
    <w:rsid w:val="00223779"/>
    <w:rsid w:val="00223BBB"/>
    <w:rsid w:val="002241D1"/>
    <w:rsid w:val="002243E4"/>
    <w:rsid w:val="00225984"/>
    <w:rsid w:val="00227D43"/>
    <w:rsid w:val="00227EEA"/>
    <w:rsid w:val="00230934"/>
    <w:rsid w:val="00230D52"/>
    <w:rsid w:val="00231DFC"/>
    <w:rsid w:val="0023256C"/>
    <w:rsid w:val="002329A4"/>
    <w:rsid w:val="00232F34"/>
    <w:rsid w:val="0023464C"/>
    <w:rsid w:val="00234FD7"/>
    <w:rsid w:val="00235627"/>
    <w:rsid w:val="00235B47"/>
    <w:rsid w:val="00236599"/>
    <w:rsid w:val="00236C5B"/>
    <w:rsid w:val="00236FAE"/>
    <w:rsid w:val="00237404"/>
    <w:rsid w:val="00237AA1"/>
    <w:rsid w:val="00237B41"/>
    <w:rsid w:val="00237C3D"/>
    <w:rsid w:val="00240428"/>
    <w:rsid w:val="00240F2B"/>
    <w:rsid w:val="00241019"/>
    <w:rsid w:val="002418F3"/>
    <w:rsid w:val="00241916"/>
    <w:rsid w:val="00242AD5"/>
    <w:rsid w:val="00243B4B"/>
    <w:rsid w:val="00243E22"/>
    <w:rsid w:val="00243E34"/>
    <w:rsid w:val="00244654"/>
    <w:rsid w:val="00244922"/>
    <w:rsid w:val="0024613E"/>
    <w:rsid w:val="00246A85"/>
    <w:rsid w:val="002470BC"/>
    <w:rsid w:val="0025070C"/>
    <w:rsid w:val="00251080"/>
    <w:rsid w:val="00252359"/>
    <w:rsid w:val="00252552"/>
    <w:rsid w:val="00252DFE"/>
    <w:rsid w:val="00253B23"/>
    <w:rsid w:val="002560A1"/>
    <w:rsid w:val="00260064"/>
    <w:rsid w:val="00260918"/>
    <w:rsid w:val="00260CBB"/>
    <w:rsid w:val="00261883"/>
    <w:rsid w:val="00261FD0"/>
    <w:rsid w:val="0026259E"/>
    <w:rsid w:val="00263496"/>
    <w:rsid w:val="00263EAD"/>
    <w:rsid w:val="0026450F"/>
    <w:rsid w:val="002650DD"/>
    <w:rsid w:val="00265493"/>
    <w:rsid w:val="00265BE2"/>
    <w:rsid w:val="00265D0E"/>
    <w:rsid w:val="00267183"/>
    <w:rsid w:val="002671A4"/>
    <w:rsid w:val="00267591"/>
    <w:rsid w:val="002679B1"/>
    <w:rsid w:val="00267C1E"/>
    <w:rsid w:val="00267C34"/>
    <w:rsid w:val="0027013E"/>
    <w:rsid w:val="002707DD"/>
    <w:rsid w:val="00272E24"/>
    <w:rsid w:val="002744E6"/>
    <w:rsid w:val="0027614A"/>
    <w:rsid w:val="0027621A"/>
    <w:rsid w:val="0027725D"/>
    <w:rsid w:val="002800D4"/>
    <w:rsid w:val="00280C92"/>
    <w:rsid w:val="00281145"/>
    <w:rsid w:val="00282684"/>
    <w:rsid w:val="00282E65"/>
    <w:rsid w:val="00283845"/>
    <w:rsid w:val="00283E50"/>
    <w:rsid w:val="00284BBA"/>
    <w:rsid w:val="002859D1"/>
    <w:rsid w:val="002861AD"/>
    <w:rsid w:val="00286C7B"/>
    <w:rsid w:val="0028717E"/>
    <w:rsid w:val="00290454"/>
    <w:rsid w:val="00290BA3"/>
    <w:rsid w:val="002913C2"/>
    <w:rsid w:val="0029178E"/>
    <w:rsid w:val="00292A22"/>
    <w:rsid w:val="00292AB6"/>
    <w:rsid w:val="00292FFD"/>
    <w:rsid w:val="002934E2"/>
    <w:rsid w:val="00293C13"/>
    <w:rsid w:val="00293C35"/>
    <w:rsid w:val="0029437F"/>
    <w:rsid w:val="002952A4"/>
    <w:rsid w:val="00295769"/>
    <w:rsid w:val="00295839"/>
    <w:rsid w:val="002967B3"/>
    <w:rsid w:val="002970E5"/>
    <w:rsid w:val="00297949"/>
    <w:rsid w:val="00297AD1"/>
    <w:rsid w:val="00297B88"/>
    <w:rsid w:val="002A035D"/>
    <w:rsid w:val="002A0BC2"/>
    <w:rsid w:val="002A14AC"/>
    <w:rsid w:val="002A177D"/>
    <w:rsid w:val="002A344C"/>
    <w:rsid w:val="002A3451"/>
    <w:rsid w:val="002A405C"/>
    <w:rsid w:val="002A4524"/>
    <w:rsid w:val="002A4AF5"/>
    <w:rsid w:val="002A663D"/>
    <w:rsid w:val="002A684C"/>
    <w:rsid w:val="002A77E8"/>
    <w:rsid w:val="002A7F42"/>
    <w:rsid w:val="002A7F58"/>
    <w:rsid w:val="002B07E0"/>
    <w:rsid w:val="002B26FF"/>
    <w:rsid w:val="002B2A03"/>
    <w:rsid w:val="002B3C15"/>
    <w:rsid w:val="002B4B82"/>
    <w:rsid w:val="002B4E83"/>
    <w:rsid w:val="002B5218"/>
    <w:rsid w:val="002B550E"/>
    <w:rsid w:val="002B563A"/>
    <w:rsid w:val="002B6E6B"/>
    <w:rsid w:val="002B7E41"/>
    <w:rsid w:val="002C038D"/>
    <w:rsid w:val="002C1441"/>
    <w:rsid w:val="002C4171"/>
    <w:rsid w:val="002C52A0"/>
    <w:rsid w:val="002C5908"/>
    <w:rsid w:val="002C6355"/>
    <w:rsid w:val="002D122B"/>
    <w:rsid w:val="002D1836"/>
    <w:rsid w:val="002D1DBC"/>
    <w:rsid w:val="002D24C9"/>
    <w:rsid w:val="002D2683"/>
    <w:rsid w:val="002D3265"/>
    <w:rsid w:val="002D5A05"/>
    <w:rsid w:val="002D5ECE"/>
    <w:rsid w:val="002D63A0"/>
    <w:rsid w:val="002D6967"/>
    <w:rsid w:val="002D6B00"/>
    <w:rsid w:val="002D7BB3"/>
    <w:rsid w:val="002E03DE"/>
    <w:rsid w:val="002E088B"/>
    <w:rsid w:val="002E0C08"/>
    <w:rsid w:val="002E1ACB"/>
    <w:rsid w:val="002E2211"/>
    <w:rsid w:val="002E245A"/>
    <w:rsid w:val="002E2BB6"/>
    <w:rsid w:val="002E2FC2"/>
    <w:rsid w:val="002E3133"/>
    <w:rsid w:val="002E3C38"/>
    <w:rsid w:val="002E3DD3"/>
    <w:rsid w:val="002E421A"/>
    <w:rsid w:val="002E5854"/>
    <w:rsid w:val="002E5BEE"/>
    <w:rsid w:val="002E6574"/>
    <w:rsid w:val="002E6D2C"/>
    <w:rsid w:val="002E74E0"/>
    <w:rsid w:val="002E7535"/>
    <w:rsid w:val="002E7803"/>
    <w:rsid w:val="002E7C65"/>
    <w:rsid w:val="002F0248"/>
    <w:rsid w:val="002F02DE"/>
    <w:rsid w:val="002F07DB"/>
    <w:rsid w:val="002F0E4E"/>
    <w:rsid w:val="002F104C"/>
    <w:rsid w:val="002F208B"/>
    <w:rsid w:val="002F2743"/>
    <w:rsid w:val="002F4295"/>
    <w:rsid w:val="002F4765"/>
    <w:rsid w:val="002F490B"/>
    <w:rsid w:val="002F4FFB"/>
    <w:rsid w:val="002F55A6"/>
    <w:rsid w:val="002F5F72"/>
    <w:rsid w:val="002F61FC"/>
    <w:rsid w:val="002F626D"/>
    <w:rsid w:val="002F7CDD"/>
    <w:rsid w:val="002F7CE8"/>
    <w:rsid w:val="00300F03"/>
    <w:rsid w:val="00301932"/>
    <w:rsid w:val="003029B3"/>
    <w:rsid w:val="003033C4"/>
    <w:rsid w:val="00303C3A"/>
    <w:rsid w:val="003047F1"/>
    <w:rsid w:val="00305138"/>
    <w:rsid w:val="00305C11"/>
    <w:rsid w:val="0030608E"/>
    <w:rsid w:val="00306B7C"/>
    <w:rsid w:val="00307BBB"/>
    <w:rsid w:val="00310290"/>
    <w:rsid w:val="003105EC"/>
    <w:rsid w:val="0031086B"/>
    <w:rsid w:val="0031103A"/>
    <w:rsid w:val="00311E7F"/>
    <w:rsid w:val="00312B85"/>
    <w:rsid w:val="00313256"/>
    <w:rsid w:val="00314591"/>
    <w:rsid w:val="003146FE"/>
    <w:rsid w:val="0031529B"/>
    <w:rsid w:val="0031550A"/>
    <w:rsid w:val="003162FB"/>
    <w:rsid w:val="003171D1"/>
    <w:rsid w:val="003200C2"/>
    <w:rsid w:val="00321454"/>
    <w:rsid w:val="00322528"/>
    <w:rsid w:val="00322AD2"/>
    <w:rsid w:val="00323375"/>
    <w:rsid w:val="00323482"/>
    <w:rsid w:val="003234E0"/>
    <w:rsid w:val="00323702"/>
    <w:rsid w:val="00323B55"/>
    <w:rsid w:val="00323BA4"/>
    <w:rsid w:val="00323D89"/>
    <w:rsid w:val="00324197"/>
    <w:rsid w:val="003248EC"/>
    <w:rsid w:val="00324C91"/>
    <w:rsid w:val="00324F55"/>
    <w:rsid w:val="0032638D"/>
    <w:rsid w:val="0033003F"/>
    <w:rsid w:val="0033005E"/>
    <w:rsid w:val="00331C69"/>
    <w:rsid w:val="003332A3"/>
    <w:rsid w:val="00333B06"/>
    <w:rsid w:val="003347CC"/>
    <w:rsid w:val="00337514"/>
    <w:rsid w:val="003409A5"/>
    <w:rsid w:val="00340BE4"/>
    <w:rsid w:val="00340C1E"/>
    <w:rsid w:val="003414B9"/>
    <w:rsid w:val="003421E1"/>
    <w:rsid w:val="00342D9F"/>
    <w:rsid w:val="0034302D"/>
    <w:rsid w:val="003430E5"/>
    <w:rsid w:val="003437DD"/>
    <w:rsid w:val="0034403B"/>
    <w:rsid w:val="0034407D"/>
    <w:rsid w:val="0034488C"/>
    <w:rsid w:val="00346123"/>
    <w:rsid w:val="00346D69"/>
    <w:rsid w:val="00346EA2"/>
    <w:rsid w:val="00346FA4"/>
    <w:rsid w:val="00347D46"/>
    <w:rsid w:val="00347FC9"/>
    <w:rsid w:val="00350A2D"/>
    <w:rsid w:val="0035106E"/>
    <w:rsid w:val="0035134B"/>
    <w:rsid w:val="003516C9"/>
    <w:rsid w:val="00351774"/>
    <w:rsid w:val="00351E6C"/>
    <w:rsid w:val="003528D8"/>
    <w:rsid w:val="003535CC"/>
    <w:rsid w:val="003538EF"/>
    <w:rsid w:val="00353A9D"/>
    <w:rsid w:val="00353BB9"/>
    <w:rsid w:val="00354B3B"/>
    <w:rsid w:val="00354C44"/>
    <w:rsid w:val="003571CB"/>
    <w:rsid w:val="00357A8B"/>
    <w:rsid w:val="00357CCE"/>
    <w:rsid w:val="00357DBA"/>
    <w:rsid w:val="00361982"/>
    <w:rsid w:val="00361FA6"/>
    <w:rsid w:val="0036226C"/>
    <w:rsid w:val="00362759"/>
    <w:rsid w:val="00364696"/>
    <w:rsid w:val="00364BD5"/>
    <w:rsid w:val="00364F6C"/>
    <w:rsid w:val="0036505A"/>
    <w:rsid w:val="003651B8"/>
    <w:rsid w:val="0036732D"/>
    <w:rsid w:val="00370B9C"/>
    <w:rsid w:val="00370FD9"/>
    <w:rsid w:val="00371762"/>
    <w:rsid w:val="003720BB"/>
    <w:rsid w:val="00372432"/>
    <w:rsid w:val="003724C5"/>
    <w:rsid w:val="003738CA"/>
    <w:rsid w:val="003742AF"/>
    <w:rsid w:val="0037538A"/>
    <w:rsid w:val="0037685B"/>
    <w:rsid w:val="0037719F"/>
    <w:rsid w:val="0037722F"/>
    <w:rsid w:val="0037744D"/>
    <w:rsid w:val="003777E9"/>
    <w:rsid w:val="00377A6D"/>
    <w:rsid w:val="003817E2"/>
    <w:rsid w:val="00381C67"/>
    <w:rsid w:val="00382258"/>
    <w:rsid w:val="00382281"/>
    <w:rsid w:val="00382871"/>
    <w:rsid w:val="0038421F"/>
    <w:rsid w:val="00384705"/>
    <w:rsid w:val="003854D6"/>
    <w:rsid w:val="00385692"/>
    <w:rsid w:val="003857DF"/>
    <w:rsid w:val="003865C2"/>
    <w:rsid w:val="00386798"/>
    <w:rsid w:val="00386B26"/>
    <w:rsid w:val="0039081E"/>
    <w:rsid w:val="003919B5"/>
    <w:rsid w:val="003920AB"/>
    <w:rsid w:val="00392B72"/>
    <w:rsid w:val="003934D1"/>
    <w:rsid w:val="00394693"/>
    <w:rsid w:val="0039499C"/>
    <w:rsid w:val="00395552"/>
    <w:rsid w:val="003959B0"/>
    <w:rsid w:val="00395A07"/>
    <w:rsid w:val="00395BBB"/>
    <w:rsid w:val="003962F9"/>
    <w:rsid w:val="00396B63"/>
    <w:rsid w:val="00396EE6"/>
    <w:rsid w:val="00397696"/>
    <w:rsid w:val="003A037E"/>
    <w:rsid w:val="003A067B"/>
    <w:rsid w:val="003A0891"/>
    <w:rsid w:val="003A1395"/>
    <w:rsid w:val="003A2706"/>
    <w:rsid w:val="003A2D85"/>
    <w:rsid w:val="003A33F5"/>
    <w:rsid w:val="003A3A8C"/>
    <w:rsid w:val="003A4304"/>
    <w:rsid w:val="003A473C"/>
    <w:rsid w:val="003A4AC1"/>
    <w:rsid w:val="003A5A33"/>
    <w:rsid w:val="003A7C1E"/>
    <w:rsid w:val="003B01F0"/>
    <w:rsid w:val="003B30EC"/>
    <w:rsid w:val="003B363D"/>
    <w:rsid w:val="003B3702"/>
    <w:rsid w:val="003B4355"/>
    <w:rsid w:val="003B4420"/>
    <w:rsid w:val="003B4444"/>
    <w:rsid w:val="003B5ECB"/>
    <w:rsid w:val="003B6220"/>
    <w:rsid w:val="003C037D"/>
    <w:rsid w:val="003C06FC"/>
    <w:rsid w:val="003C0A71"/>
    <w:rsid w:val="003C1A78"/>
    <w:rsid w:val="003C235E"/>
    <w:rsid w:val="003C25BD"/>
    <w:rsid w:val="003C29E0"/>
    <w:rsid w:val="003C2E27"/>
    <w:rsid w:val="003C37D4"/>
    <w:rsid w:val="003C3ADA"/>
    <w:rsid w:val="003C43B8"/>
    <w:rsid w:val="003C4704"/>
    <w:rsid w:val="003C5576"/>
    <w:rsid w:val="003C5966"/>
    <w:rsid w:val="003C5B70"/>
    <w:rsid w:val="003C5EBE"/>
    <w:rsid w:val="003C60FB"/>
    <w:rsid w:val="003C6982"/>
    <w:rsid w:val="003C79B9"/>
    <w:rsid w:val="003D0497"/>
    <w:rsid w:val="003D1A37"/>
    <w:rsid w:val="003D1BCE"/>
    <w:rsid w:val="003D1C78"/>
    <w:rsid w:val="003D1E28"/>
    <w:rsid w:val="003D2077"/>
    <w:rsid w:val="003D2B0B"/>
    <w:rsid w:val="003D2E20"/>
    <w:rsid w:val="003D3067"/>
    <w:rsid w:val="003D3294"/>
    <w:rsid w:val="003D580B"/>
    <w:rsid w:val="003D69E2"/>
    <w:rsid w:val="003D6B3B"/>
    <w:rsid w:val="003D6D76"/>
    <w:rsid w:val="003D77B4"/>
    <w:rsid w:val="003D789E"/>
    <w:rsid w:val="003E001A"/>
    <w:rsid w:val="003E008D"/>
    <w:rsid w:val="003E091E"/>
    <w:rsid w:val="003E18F9"/>
    <w:rsid w:val="003E1D92"/>
    <w:rsid w:val="003E2078"/>
    <w:rsid w:val="003E254B"/>
    <w:rsid w:val="003E2D00"/>
    <w:rsid w:val="003E320A"/>
    <w:rsid w:val="003E33E4"/>
    <w:rsid w:val="003E4064"/>
    <w:rsid w:val="003E44CC"/>
    <w:rsid w:val="003E505C"/>
    <w:rsid w:val="003E53D1"/>
    <w:rsid w:val="003E5C4B"/>
    <w:rsid w:val="003E68DB"/>
    <w:rsid w:val="003E736D"/>
    <w:rsid w:val="003E7ADF"/>
    <w:rsid w:val="003E7C8E"/>
    <w:rsid w:val="003F0E4C"/>
    <w:rsid w:val="003F176A"/>
    <w:rsid w:val="003F35CC"/>
    <w:rsid w:val="003F414F"/>
    <w:rsid w:val="003F4568"/>
    <w:rsid w:val="003F599D"/>
    <w:rsid w:val="003F5D41"/>
    <w:rsid w:val="003F75EF"/>
    <w:rsid w:val="003F7DF2"/>
    <w:rsid w:val="0040265C"/>
    <w:rsid w:val="00402671"/>
    <w:rsid w:val="004033C1"/>
    <w:rsid w:val="004041C0"/>
    <w:rsid w:val="00404C11"/>
    <w:rsid w:val="004052E3"/>
    <w:rsid w:val="00406DCE"/>
    <w:rsid w:val="00410102"/>
    <w:rsid w:val="00410AE9"/>
    <w:rsid w:val="00411FDE"/>
    <w:rsid w:val="004122AC"/>
    <w:rsid w:val="0041268F"/>
    <w:rsid w:val="004128CC"/>
    <w:rsid w:val="00412EB7"/>
    <w:rsid w:val="00413131"/>
    <w:rsid w:val="00413DD7"/>
    <w:rsid w:val="00414668"/>
    <w:rsid w:val="00414CC8"/>
    <w:rsid w:val="00415195"/>
    <w:rsid w:val="00415663"/>
    <w:rsid w:val="00415AAB"/>
    <w:rsid w:val="00415D6B"/>
    <w:rsid w:val="004161BB"/>
    <w:rsid w:val="0041696F"/>
    <w:rsid w:val="00416EA0"/>
    <w:rsid w:val="004175B6"/>
    <w:rsid w:val="00420AAA"/>
    <w:rsid w:val="00420C48"/>
    <w:rsid w:val="004214D9"/>
    <w:rsid w:val="0042153D"/>
    <w:rsid w:val="00421893"/>
    <w:rsid w:val="00421C2D"/>
    <w:rsid w:val="00421CA2"/>
    <w:rsid w:val="00422516"/>
    <w:rsid w:val="00422906"/>
    <w:rsid w:val="00422C4A"/>
    <w:rsid w:val="00422DCF"/>
    <w:rsid w:val="00423399"/>
    <w:rsid w:val="00423B39"/>
    <w:rsid w:val="00424CC9"/>
    <w:rsid w:val="00425143"/>
    <w:rsid w:val="00425377"/>
    <w:rsid w:val="004259FE"/>
    <w:rsid w:val="0042637A"/>
    <w:rsid w:val="0042672D"/>
    <w:rsid w:val="00426C37"/>
    <w:rsid w:val="00427C8D"/>
    <w:rsid w:val="004301AB"/>
    <w:rsid w:val="00430429"/>
    <w:rsid w:val="004305AE"/>
    <w:rsid w:val="00430C5A"/>
    <w:rsid w:val="00431B28"/>
    <w:rsid w:val="004320B2"/>
    <w:rsid w:val="00433272"/>
    <w:rsid w:val="00433699"/>
    <w:rsid w:val="00434675"/>
    <w:rsid w:val="004352F5"/>
    <w:rsid w:val="00435F5B"/>
    <w:rsid w:val="00436277"/>
    <w:rsid w:val="004366FD"/>
    <w:rsid w:val="00437077"/>
    <w:rsid w:val="0043709B"/>
    <w:rsid w:val="004378CA"/>
    <w:rsid w:val="00437C27"/>
    <w:rsid w:val="0044076D"/>
    <w:rsid w:val="004409E5"/>
    <w:rsid w:val="004416A5"/>
    <w:rsid w:val="0044195C"/>
    <w:rsid w:val="00441EE0"/>
    <w:rsid w:val="004421AA"/>
    <w:rsid w:val="0044291A"/>
    <w:rsid w:val="00443577"/>
    <w:rsid w:val="00443783"/>
    <w:rsid w:val="004443B3"/>
    <w:rsid w:val="0044481B"/>
    <w:rsid w:val="00445EB8"/>
    <w:rsid w:val="004466E4"/>
    <w:rsid w:val="004467BF"/>
    <w:rsid w:val="004479DD"/>
    <w:rsid w:val="00447C90"/>
    <w:rsid w:val="00450015"/>
    <w:rsid w:val="004505F7"/>
    <w:rsid w:val="00450AF5"/>
    <w:rsid w:val="00451589"/>
    <w:rsid w:val="00451697"/>
    <w:rsid w:val="00451B3F"/>
    <w:rsid w:val="004524F0"/>
    <w:rsid w:val="004533E8"/>
    <w:rsid w:val="00454C9E"/>
    <w:rsid w:val="0045508C"/>
    <w:rsid w:val="004550C8"/>
    <w:rsid w:val="00455879"/>
    <w:rsid w:val="00455EA3"/>
    <w:rsid w:val="00456FC5"/>
    <w:rsid w:val="004573DE"/>
    <w:rsid w:val="0046000A"/>
    <w:rsid w:val="00460674"/>
    <w:rsid w:val="004606ED"/>
    <w:rsid w:val="00461E01"/>
    <w:rsid w:val="00463180"/>
    <w:rsid w:val="00463572"/>
    <w:rsid w:val="00463824"/>
    <w:rsid w:val="00465BF9"/>
    <w:rsid w:val="00466124"/>
    <w:rsid w:val="00466A3D"/>
    <w:rsid w:val="00467D6D"/>
    <w:rsid w:val="00471082"/>
    <w:rsid w:val="004721A6"/>
    <w:rsid w:val="00473A40"/>
    <w:rsid w:val="00473D6B"/>
    <w:rsid w:val="00475C63"/>
    <w:rsid w:val="00476234"/>
    <w:rsid w:val="00476E6C"/>
    <w:rsid w:val="00476FF9"/>
    <w:rsid w:val="00477099"/>
    <w:rsid w:val="00477843"/>
    <w:rsid w:val="00477B63"/>
    <w:rsid w:val="00477B79"/>
    <w:rsid w:val="00480A75"/>
    <w:rsid w:val="00480C0C"/>
    <w:rsid w:val="00480F25"/>
    <w:rsid w:val="004815E1"/>
    <w:rsid w:val="004815FA"/>
    <w:rsid w:val="004826FF"/>
    <w:rsid w:val="00483A19"/>
    <w:rsid w:val="004840B5"/>
    <w:rsid w:val="004863A4"/>
    <w:rsid w:val="004868BF"/>
    <w:rsid w:val="00487498"/>
    <w:rsid w:val="004875A1"/>
    <w:rsid w:val="004902C6"/>
    <w:rsid w:val="004903F1"/>
    <w:rsid w:val="00491560"/>
    <w:rsid w:val="004935C3"/>
    <w:rsid w:val="00493A15"/>
    <w:rsid w:val="00494317"/>
    <w:rsid w:val="00494940"/>
    <w:rsid w:val="00494B2C"/>
    <w:rsid w:val="004950FA"/>
    <w:rsid w:val="00495B61"/>
    <w:rsid w:val="00495EEB"/>
    <w:rsid w:val="00497098"/>
    <w:rsid w:val="00497DEA"/>
    <w:rsid w:val="004A0517"/>
    <w:rsid w:val="004A1936"/>
    <w:rsid w:val="004A1C19"/>
    <w:rsid w:val="004A2420"/>
    <w:rsid w:val="004A33AB"/>
    <w:rsid w:val="004A3B81"/>
    <w:rsid w:val="004A3BA8"/>
    <w:rsid w:val="004A4802"/>
    <w:rsid w:val="004A561D"/>
    <w:rsid w:val="004A5694"/>
    <w:rsid w:val="004A5A92"/>
    <w:rsid w:val="004A647D"/>
    <w:rsid w:val="004A77C0"/>
    <w:rsid w:val="004A78A7"/>
    <w:rsid w:val="004A78DC"/>
    <w:rsid w:val="004A7D7E"/>
    <w:rsid w:val="004A7DC4"/>
    <w:rsid w:val="004B0C4C"/>
    <w:rsid w:val="004B1D5E"/>
    <w:rsid w:val="004B26D4"/>
    <w:rsid w:val="004B39EE"/>
    <w:rsid w:val="004B3AA7"/>
    <w:rsid w:val="004B3AEA"/>
    <w:rsid w:val="004B3E79"/>
    <w:rsid w:val="004B4198"/>
    <w:rsid w:val="004B45DC"/>
    <w:rsid w:val="004B4A39"/>
    <w:rsid w:val="004B5B4C"/>
    <w:rsid w:val="004B5B97"/>
    <w:rsid w:val="004B687D"/>
    <w:rsid w:val="004B69CA"/>
    <w:rsid w:val="004B7BF2"/>
    <w:rsid w:val="004C06AD"/>
    <w:rsid w:val="004C093F"/>
    <w:rsid w:val="004C0A6F"/>
    <w:rsid w:val="004C1A4D"/>
    <w:rsid w:val="004C2B1C"/>
    <w:rsid w:val="004C2BCF"/>
    <w:rsid w:val="004C3372"/>
    <w:rsid w:val="004C35A9"/>
    <w:rsid w:val="004C36B0"/>
    <w:rsid w:val="004C39B8"/>
    <w:rsid w:val="004C4BA9"/>
    <w:rsid w:val="004C4F50"/>
    <w:rsid w:val="004C57C6"/>
    <w:rsid w:val="004C6DE8"/>
    <w:rsid w:val="004C7678"/>
    <w:rsid w:val="004C7B79"/>
    <w:rsid w:val="004D00DB"/>
    <w:rsid w:val="004D0432"/>
    <w:rsid w:val="004D0D16"/>
    <w:rsid w:val="004D0D21"/>
    <w:rsid w:val="004D0D91"/>
    <w:rsid w:val="004D10E4"/>
    <w:rsid w:val="004D177E"/>
    <w:rsid w:val="004D2815"/>
    <w:rsid w:val="004D36B5"/>
    <w:rsid w:val="004D3CDD"/>
    <w:rsid w:val="004D40DD"/>
    <w:rsid w:val="004D5A40"/>
    <w:rsid w:val="004D6055"/>
    <w:rsid w:val="004D6064"/>
    <w:rsid w:val="004D6707"/>
    <w:rsid w:val="004D6AE8"/>
    <w:rsid w:val="004D71E4"/>
    <w:rsid w:val="004D7E55"/>
    <w:rsid w:val="004E0337"/>
    <w:rsid w:val="004E0491"/>
    <w:rsid w:val="004E18EB"/>
    <w:rsid w:val="004E1F83"/>
    <w:rsid w:val="004E2639"/>
    <w:rsid w:val="004E3C8F"/>
    <w:rsid w:val="004E4A6D"/>
    <w:rsid w:val="004E5166"/>
    <w:rsid w:val="004E5F39"/>
    <w:rsid w:val="004E718F"/>
    <w:rsid w:val="004E7B54"/>
    <w:rsid w:val="004E7D76"/>
    <w:rsid w:val="004E7E1B"/>
    <w:rsid w:val="004E7E76"/>
    <w:rsid w:val="004F027A"/>
    <w:rsid w:val="004F15F7"/>
    <w:rsid w:val="004F17B7"/>
    <w:rsid w:val="004F46C8"/>
    <w:rsid w:val="004F491A"/>
    <w:rsid w:val="004F493C"/>
    <w:rsid w:val="004F4A04"/>
    <w:rsid w:val="004F719D"/>
    <w:rsid w:val="00500533"/>
    <w:rsid w:val="00500BC3"/>
    <w:rsid w:val="00501510"/>
    <w:rsid w:val="00501A03"/>
    <w:rsid w:val="00502CA2"/>
    <w:rsid w:val="00502F13"/>
    <w:rsid w:val="0050327D"/>
    <w:rsid w:val="005032C6"/>
    <w:rsid w:val="00503D53"/>
    <w:rsid w:val="00503DE4"/>
    <w:rsid w:val="0050408E"/>
    <w:rsid w:val="005051E8"/>
    <w:rsid w:val="00505451"/>
    <w:rsid w:val="00506CDF"/>
    <w:rsid w:val="00506F43"/>
    <w:rsid w:val="00510277"/>
    <w:rsid w:val="00510431"/>
    <w:rsid w:val="00510DE1"/>
    <w:rsid w:val="00511CF7"/>
    <w:rsid w:val="005120CC"/>
    <w:rsid w:val="005127A6"/>
    <w:rsid w:val="00512E03"/>
    <w:rsid w:val="00513185"/>
    <w:rsid w:val="00513870"/>
    <w:rsid w:val="0051470F"/>
    <w:rsid w:val="00514915"/>
    <w:rsid w:val="00514AE1"/>
    <w:rsid w:val="005154CD"/>
    <w:rsid w:val="0051562A"/>
    <w:rsid w:val="0051577B"/>
    <w:rsid w:val="00515C0A"/>
    <w:rsid w:val="00516072"/>
    <w:rsid w:val="00516099"/>
    <w:rsid w:val="00516AC7"/>
    <w:rsid w:val="0051719F"/>
    <w:rsid w:val="0052015D"/>
    <w:rsid w:val="005209A9"/>
    <w:rsid w:val="00521572"/>
    <w:rsid w:val="0052245C"/>
    <w:rsid w:val="0052364A"/>
    <w:rsid w:val="005242CA"/>
    <w:rsid w:val="0052529D"/>
    <w:rsid w:val="00525603"/>
    <w:rsid w:val="00526B6D"/>
    <w:rsid w:val="00526CD5"/>
    <w:rsid w:val="00527B8C"/>
    <w:rsid w:val="005307A1"/>
    <w:rsid w:val="00532656"/>
    <w:rsid w:val="005330FC"/>
    <w:rsid w:val="0053342B"/>
    <w:rsid w:val="00534769"/>
    <w:rsid w:val="005347E3"/>
    <w:rsid w:val="005357B1"/>
    <w:rsid w:val="005361EC"/>
    <w:rsid w:val="00536356"/>
    <w:rsid w:val="005363D8"/>
    <w:rsid w:val="005373FF"/>
    <w:rsid w:val="005400B2"/>
    <w:rsid w:val="005412EB"/>
    <w:rsid w:val="005421DB"/>
    <w:rsid w:val="00543086"/>
    <w:rsid w:val="00543266"/>
    <w:rsid w:val="00544003"/>
    <w:rsid w:val="00544978"/>
    <w:rsid w:val="00545831"/>
    <w:rsid w:val="00545F77"/>
    <w:rsid w:val="00546160"/>
    <w:rsid w:val="00546B46"/>
    <w:rsid w:val="00547551"/>
    <w:rsid w:val="005503F5"/>
    <w:rsid w:val="00550DB9"/>
    <w:rsid w:val="0055102D"/>
    <w:rsid w:val="005517A0"/>
    <w:rsid w:val="00552DDF"/>
    <w:rsid w:val="00552F76"/>
    <w:rsid w:val="00553677"/>
    <w:rsid w:val="00554764"/>
    <w:rsid w:val="005558BB"/>
    <w:rsid w:val="00555AF8"/>
    <w:rsid w:val="00556105"/>
    <w:rsid w:val="005561AF"/>
    <w:rsid w:val="005567EC"/>
    <w:rsid w:val="00556869"/>
    <w:rsid w:val="00556FFA"/>
    <w:rsid w:val="005570BD"/>
    <w:rsid w:val="00557B1A"/>
    <w:rsid w:val="0056020F"/>
    <w:rsid w:val="00560558"/>
    <w:rsid w:val="00560677"/>
    <w:rsid w:val="00560C17"/>
    <w:rsid w:val="005610ED"/>
    <w:rsid w:val="00562CA4"/>
    <w:rsid w:val="0056399C"/>
    <w:rsid w:val="00563A29"/>
    <w:rsid w:val="005648DA"/>
    <w:rsid w:val="005657C9"/>
    <w:rsid w:val="00565979"/>
    <w:rsid w:val="00565B51"/>
    <w:rsid w:val="00566BC5"/>
    <w:rsid w:val="00567B50"/>
    <w:rsid w:val="0057042D"/>
    <w:rsid w:val="005719B8"/>
    <w:rsid w:val="00571BB0"/>
    <w:rsid w:val="00571F14"/>
    <w:rsid w:val="005724B2"/>
    <w:rsid w:val="005725ED"/>
    <w:rsid w:val="00572B88"/>
    <w:rsid w:val="00572D14"/>
    <w:rsid w:val="00572E98"/>
    <w:rsid w:val="005731D5"/>
    <w:rsid w:val="005736AC"/>
    <w:rsid w:val="0057388B"/>
    <w:rsid w:val="00573B93"/>
    <w:rsid w:val="00573E9B"/>
    <w:rsid w:val="00574057"/>
    <w:rsid w:val="00574084"/>
    <w:rsid w:val="0057456A"/>
    <w:rsid w:val="00574797"/>
    <w:rsid w:val="00574F5B"/>
    <w:rsid w:val="00575BD8"/>
    <w:rsid w:val="00576446"/>
    <w:rsid w:val="00576F5B"/>
    <w:rsid w:val="0057714E"/>
    <w:rsid w:val="00577651"/>
    <w:rsid w:val="005803A8"/>
    <w:rsid w:val="0058061B"/>
    <w:rsid w:val="00580AA9"/>
    <w:rsid w:val="00581E06"/>
    <w:rsid w:val="00581E44"/>
    <w:rsid w:val="0058208D"/>
    <w:rsid w:val="00582CE9"/>
    <w:rsid w:val="00583D1E"/>
    <w:rsid w:val="00583D45"/>
    <w:rsid w:val="00583E6B"/>
    <w:rsid w:val="00585EE1"/>
    <w:rsid w:val="005874C6"/>
    <w:rsid w:val="0059073E"/>
    <w:rsid w:val="00591291"/>
    <w:rsid w:val="005914C3"/>
    <w:rsid w:val="0059216F"/>
    <w:rsid w:val="00592C0E"/>
    <w:rsid w:val="00593F10"/>
    <w:rsid w:val="005951EE"/>
    <w:rsid w:val="005954FC"/>
    <w:rsid w:val="00595665"/>
    <w:rsid w:val="00595C55"/>
    <w:rsid w:val="005A0A76"/>
    <w:rsid w:val="005A0BBE"/>
    <w:rsid w:val="005A15E3"/>
    <w:rsid w:val="005A1EA1"/>
    <w:rsid w:val="005A2373"/>
    <w:rsid w:val="005A24AD"/>
    <w:rsid w:val="005A2657"/>
    <w:rsid w:val="005A2A5F"/>
    <w:rsid w:val="005A2B67"/>
    <w:rsid w:val="005A2EA4"/>
    <w:rsid w:val="005A3170"/>
    <w:rsid w:val="005A3A4E"/>
    <w:rsid w:val="005A4215"/>
    <w:rsid w:val="005A4BF6"/>
    <w:rsid w:val="005A4F26"/>
    <w:rsid w:val="005A4F74"/>
    <w:rsid w:val="005A4F92"/>
    <w:rsid w:val="005A5381"/>
    <w:rsid w:val="005A5DE9"/>
    <w:rsid w:val="005A6F0E"/>
    <w:rsid w:val="005A6F28"/>
    <w:rsid w:val="005A7343"/>
    <w:rsid w:val="005A74D2"/>
    <w:rsid w:val="005B0327"/>
    <w:rsid w:val="005B0804"/>
    <w:rsid w:val="005B0B58"/>
    <w:rsid w:val="005B18B0"/>
    <w:rsid w:val="005B1B2D"/>
    <w:rsid w:val="005B1F62"/>
    <w:rsid w:val="005B27D5"/>
    <w:rsid w:val="005B298A"/>
    <w:rsid w:val="005B2FD4"/>
    <w:rsid w:val="005B306B"/>
    <w:rsid w:val="005B3A02"/>
    <w:rsid w:val="005B44A0"/>
    <w:rsid w:val="005B4F11"/>
    <w:rsid w:val="005B5519"/>
    <w:rsid w:val="005B61F1"/>
    <w:rsid w:val="005B6214"/>
    <w:rsid w:val="005B6AF2"/>
    <w:rsid w:val="005B6E54"/>
    <w:rsid w:val="005B6EB7"/>
    <w:rsid w:val="005B751C"/>
    <w:rsid w:val="005C0B4B"/>
    <w:rsid w:val="005C0EA7"/>
    <w:rsid w:val="005C2ABC"/>
    <w:rsid w:val="005C332A"/>
    <w:rsid w:val="005C4334"/>
    <w:rsid w:val="005C4B3B"/>
    <w:rsid w:val="005C4EE5"/>
    <w:rsid w:val="005C5718"/>
    <w:rsid w:val="005C5A0D"/>
    <w:rsid w:val="005C5B92"/>
    <w:rsid w:val="005C631C"/>
    <w:rsid w:val="005C7A58"/>
    <w:rsid w:val="005C7D7F"/>
    <w:rsid w:val="005D0451"/>
    <w:rsid w:val="005D1DC2"/>
    <w:rsid w:val="005D3FC8"/>
    <w:rsid w:val="005D4114"/>
    <w:rsid w:val="005D4AC4"/>
    <w:rsid w:val="005D4EDF"/>
    <w:rsid w:val="005D5F95"/>
    <w:rsid w:val="005D6427"/>
    <w:rsid w:val="005D6910"/>
    <w:rsid w:val="005D771A"/>
    <w:rsid w:val="005D7B0B"/>
    <w:rsid w:val="005E0139"/>
    <w:rsid w:val="005E15FC"/>
    <w:rsid w:val="005E19A9"/>
    <w:rsid w:val="005E1BE0"/>
    <w:rsid w:val="005E1FBE"/>
    <w:rsid w:val="005E2071"/>
    <w:rsid w:val="005E2361"/>
    <w:rsid w:val="005E2410"/>
    <w:rsid w:val="005E2A16"/>
    <w:rsid w:val="005E3327"/>
    <w:rsid w:val="005E3F37"/>
    <w:rsid w:val="005E427F"/>
    <w:rsid w:val="005E48F9"/>
    <w:rsid w:val="005E499C"/>
    <w:rsid w:val="005E4A82"/>
    <w:rsid w:val="005E615D"/>
    <w:rsid w:val="005E6168"/>
    <w:rsid w:val="005E685F"/>
    <w:rsid w:val="005E71A9"/>
    <w:rsid w:val="005E77D0"/>
    <w:rsid w:val="005F05F7"/>
    <w:rsid w:val="005F06CE"/>
    <w:rsid w:val="005F10FA"/>
    <w:rsid w:val="005F1222"/>
    <w:rsid w:val="005F1B81"/>
    <w:rsid w:val="005F3771"/>
    <w:rsid w:val="005F3DFE"/>
    <w:rsid w:val="005F47E3"/>
    <w:rsid w:val="005F528A"/>
    <w:rsid w:val="005F588E"/>
    <w:rsid w:val="005F64A2"/>
    <w:rsid w:val="005F69FF"/>
    <w:rsid w:val="005F6B9D"/>
    <w:rsid w:val="005F78E3"/>
    <w:rsid w:val="005F7DA7"/>
    <w:rsid w:val="00600B99"/>
    <w:rsid w:val="006020A0"/>
    <w:rsid w:val="00602B6D"/>
    <w:rsid w:val="00602C01"/>
    <w:rsid w:val="00602EB5"/>
    <w:rsid w:val="00604828"/>
    <w:rsid w:val="00606759"/>
    <w:rsid w:val="00606970"/>
    <w:rsid w:val="00607134"/>
    <w:rsid w:val="00607F8C"/>
    <w:rsid w:val="006102D8"/>
    <w:rsid w:val="00610C29"/>
    <w:rsid w:val="00610DCA"/>
    <w:rsid w:val="00611A66"/>
    <w:rsid w:val="00612861"/>
    <w:rsid w:val="00614CC5"/>
    <w:rsid w:val="00615ED3"/>
    <w:rsid w:val="00616130"/>
    <w:rsid w:val="006166F9"/>
    <w:rsid w:val="00617A51"/>
    <w:rsid w:val="006200F9"/>
    <w:rsid w:val="0062010E"/>
    <w:rsid w:val="006202D0"/>
    <w:rsid w:val="00620425"/>
    <w:rsid w:val="00620776"/>
    <w:rsid w:val="00620C94"/>
    <w:rsid w:val="00620D6D"/>
    <w:rsid w:val="00621BDB"/>
    <w:rsid w:val="00622224"/>
    <w:rsid w:val="00623447"/>
    <w:rsid w:val="00624107"/>
    <w:rsid w:val="00624399"/>
    <w:rsid w:val="00624A37"/>
    <w:rsid w:val="00624B04"/>
    <w:rsid w:val="0062549D"/>
    <w:rsid w:val="00625D11"/>
    <w:rsid w:val="006265C8"/>
    <w:rsid w:val="006268BB"/>
    <w:rsid w:val="00626CB7"/>
    <w:rsid w:val="00627164"/>
    <w:rsid w:val="00627603"/>
    <w:rsid w:val="00630958"/>
    <w:rsid w:val="00630BD8"/>
    <w:rsid w:val="00631915"/>
    <w:rsid w:val="00631AA8"/>
    <w:rsid w:val="00632C2F"/>
    <w:rsid w:val="0063361A"/>
    <w:rsid w:val="0063553D"/>
    <w:rsid w:val="0063612F"/>
    <w:rsid w:val="00636C3A"/>
    <w:rsid w:val="006373CA"/>
    <w:rsid w:val="006378CD"/>
    <w:rsid w:val="0064039B"/>
    <w:rsid w:val="00641A99"/>
    <w:rsid w:val="00641F7E"/>
    <w:rsid w:val="00643B3D"/>
    <w:rsid w:val="00645CE7"/>
    <w:rsid w:val="00645DE1"/>
    <w:rsid w:val="00645F92"/>
    <w:rsid w:val="00647D53"/>
    <w:rsid w:val="00650368"/>
    <w:rsid w:val="00650506"/>
    <w:rsid w:val="00650863"/>
    <w:rsid w:val="00652DF0"/>
    <w:rsid w:val="00652E90"/>
    <w:rsid w:val="00653637"/>
    <w:rsid w:val="00653A2D"/>
    <w:rsid w:val="00653C42"/>
    <w:rsid w:val="006547A0"/>
    <w:rsid w:val="00655107"/>
    <w:rsid w:val="006564A8"/>
    <w:rsid w:val="006564EA"/>
    <w:rsid w:val="006564F6"/>
    <w:rsid w:val="0065653A"/>
    <w:rsid w:val="00656A1D"/>
    <w:rsid w:val="006573BD"/>
    <w:rsid w:val="00657CC7"/>
    <w:rsid w:val="00660992"/>
    <w:rsid w:val="00660DB0"/>
    <w:rsid w:val="00661022"/>
    <w:rsid w:val="006615A7"/>
    <w:rsid w:val="006619CB"/>
    <w:rsid w:val="0066232C"/>
    <w:rsid w:val="0066264B"/>
    <w:rsid w:val="00662A36"/>
    <w:rsid w:val="00664FD2"/>
    <w:rsid w:val="00665105"/>
    <w:rsid w:val="00665210"/>
    <w:rsid w:val="00665801"/>
    <w:rsid w:val="00665A26"/>
    <w:rsid w:val="00665CA6"/>
    <w:rsid w:val="00666792"/>
    <w:rsid w:val="00666D88"/>
    <w:rsid w:val="00667D84"/>
    <w:rsid w:val="00667F82"/>
    <w:rsid w:val="0067246E"/>
    <w:rsid w:val="00672CC9"/>
    <w:rsid w:val="00672E64"/>
    <w:rsid w:val="00672FCE"/>
    <w:rsid w:val="006730EB"/>
    <w:rsid w:val="00673E2F"/>
    <w:rsid w:val="00675223"/>
    <w:rsid w:val="006758CC"/>
    <w:rsid w:val="00677807"/>
    <w:rsid w:val="00681431"/>
    <w:rsid w:val="00681529"/>
    <w:rsid w:val="0068182A"/>
    <w:rsid w:val="006824AB"/>
    <w:rsid w:val="0068566F"/>
    <w:rsid w:val="006868E8"/>
    <w:rsid w:val="00686D96"/>
    <w:rsid w:val="00687213"/>
    <w:rsid w:val="00687D1E"/>
    <w:rsid w:val="00687EAB"/>
    <w:rsid w:val="0069003F"/>
    <w:rsid w:val="00691199"/>
    <w:rsid w:val="00691851"/>
    <w:rsid w:val="00692B5C"/>
    <w:rsid w:val="00693DB2"/>
    <w:rsid w:val="00694269"/>
    <w:rsid w:val="006944F1"/>
    <w:rsid w:val="00694AAD"/>
    <w:rsid w:val="00695BAD"/>
    <w:rsid w:val="0069608A"/>
    <w:rsid w:val="006961F8"/>
    <w:rsid w:val="00696753"/>
    <w:rsid w:val="0069690E"/>
    <w:rsid w:val="00696D3F"/>
    <w:rsid w:val="00696E06"/>
    <w:rsid w:val="006975FE"/>
    <w:rsid w:val="0069761A"/>
    <w:rsid w:val="00697B01"/>
    <w:rsid w:val="006A1820"/>
    <w:rsid w:val="006A223D"/>
    <w:rsid w:val="006A240B"/>
    <w:rsid w:val="006A252F"/>
    <w:rsid w:val="006A476D"/>
    <w:rsid w:val="006A4EDF"/>
    <w:rsid w:val="006A5004"/>
    <w:rsid w:val="006A5C6F"/>
    <w:rsid w:val="006A6C7D"/>
    <w:rsid w:val="006A78DF"/>
    <w:rsid w:val="006A7CF0"/>
    <w:rsid w:val="006B03C1"/>
    <w:rsid w:val="006B03E7"/>
    <w:rsid w:val="006B06B3"/>
    <w:rsid w:val="006B0EA8"/>
    <w:rsid w:val="006B1756"/>
    <w:rsid w:val="006B177E"/>
    <w:rsid w:val="006B1AE5"/>
    <w:rsid w:val="006B2029"/>
    <w:rsid w:val="006B37D1"/>
    <w:rsid w:val="006B39C7"/>
    <w:rsid w:val="006B446D"/>
    <w:rsid w:val="006B4482"/>
    <w:rsid w:val="006B4A34"/>
    <w:rsid w:val="006B4A7C"/>
    <w:rsid w:val="006B4B1A"/>
    <w:rsid w:val="006B4C6A"/>
    <w:rsid w:val="006B4EDE"/>
    <w:rsid w:val="006B4F03"/>
    <w:rsid w:val="006B5085"/>
    <w:rsid w:val="006B572D"/>
    <w:rsid w:val="006B575A"/>
    <w:rsid w:val="006B5C24"/>
    <w:rsid w:val="006B664C"/>
    <w:rsid w:val="006B6CCF"/>
    <w:rsid w:val="006B6E91"/>
    <w:rsid w:val="006C039E"/>
    <w:rsid w:val="006C0666"/>
    <w:rsid w:val="006C1B8E"/>
    <w:rsid w:val="006C24BF"/>
    <w:rsid w:val="006C2DAD"/>
    <w:rsid w:val="006C2F68"/>
    <w:rsid w:val="006C3008"/>
    <w:rsid w:val="006C4565"/>
    <w:rsid w:val="006C4908"/>
    <w:rsid w:val="006C52AE"/>
    <w:rsid w:val="006C557F"/>
    <w:rsid w:val="006C64BB"/>
    <w:rsid w:val="006C6D5C"/>
    <w:rsid w:val="006C72E4"/>
    <w:rsid w:val="006D052D"/>
    <w:rsid w:val="006D1138"/>
    <w:rsid w:val="006D250C"/>
    <w:rsid w:val="006D25CB"/>
    <w:rsid w:val="006D260E"/>
    <w:rsid w:val="006D2CAE"/>
    <w:rsid w:val="006D2D8C"/>
    <w:rsid w:val="006D2F18"/>
    <w:rsid w:val="006D3993"/>
    <w:rsid w:val="006D3C0F"/>
    <w:rsid w:val="006D4267"/>
    <w:rsid w:val="006D44D9"/>
    <w:rsid w:val="006D4570"/>
    <w:rsid w:val="006D46A4"/>
    <w:rsid w:val="006D63AC"/>
    <w:rsid w:val="006D6E3B"/>
    <w:rsid w:val="006D71DE"/>
    <w:rsid w:val="006E0CC0"/>
    <w:rsid w:val="006E0EE8"/>
    <w:rsid w:val="006E13E9"/>
    <w:rsid w:val="006E1C67"/>
    <w:rsid w:val="006E25BE"/>
    <w:rsid w:val="006E2DC9"/>
    <w:rsid w:val="006E3037"/>
    <w:rsid w:val="006E5083"/>
    <w:rsid w:val="006E56E9"/>
    <w:rsid w:val="006E597E"/>
    <w:rsid w:val="006E5E0A"/>
    <w:rsid w:val="006E6047"/>
    <w:rsid w:val="006E6155"/>
    <w:rsid w:val="006E625D"/>
    <w:rsid w:val="006E6BA0"/>
    <w:rsid w:val="006E7332"/>
    <w:rsid w:val="006E7ABD"/>
    <w:rsid w:val="006F0162"/>
    <w:rsid w:val="006F016C"/>
    <w:rsid w:val="006F1D33"/>
    <w:rsid w:val="006F29EB"/>
    <w:rsid w:val="006F2D57"/>
    <w:rsid w:val="006F3266"/>
    <w:rsid w:val="006F3A85"/>
    <w:rsid w:val="006F3F6F"/>
    <w:rsid w:val="006F3FE5"/>
    <w:rsid w:val="006F4D56"/>
    <w:rsid w:val="006F4F22"/>
    <w:rsid w:val="006F5D48"/>
    <w:rsid w:val="006F645C"/>
    <w:rsid w:val="006F6877"/>
    <w:rsid w:val="006F6EE7"/>
    <w:rsid w:val="006F7446"/>
    <w:rsid w:val="006F7AD2"/>
    <w:rsid w:val="006F7BCC"/>
    <w:rsid w:val="007021B9"/>
    <w:rsid w:val="0070251C"/>
    <w:rsid w:val="00703170"/>
    <w:rsid w:val="00703AA6"/>
    <w:rsid w:val="00703B70"/>
    <w:rsid w:val="007045E9"/>
    <w:rsid w:val="0070491C"/>
    <w:rsid w:val="00704B51"/>
    <w:rsid w:val="00704E81"/>
    <w:rsid w:val="00705079"/>
    <w:rsid w:val="007057C7"/>
    <w:rsid w:val="00705A7D"/>
    <w:rsid w:val="00705ABC"/>
    <w:rsid w:val="00705F08"/>
    <w:rsid w:val="00706306"/>
    <w:rsid w:val="0070791F"/>
    <w:rsid w:val="00712349"/>
    <w:rsid w:val="00712FC7"/>
    <w:rsid w:val="00714D99"/>
    <w:rsid w:val="00714F87"/>
    <w:rsid w:val="0071511B"/>
    <w:rsid w:val="00716337"/>
    <w:rsid w:val="00716B75"/>
    <w:rsid w:val="00716CFC"/>
    <w:rsid w:val="007227BA"/>
    <w:rsid w:val="00723137"/>
    <w:rsid w:val="0072316C"/>
    <w:rsid w:val="00723656"/>
    <w:rsid w:val="00723F9E"/>
    <w:rsid w:val="00724424"/>
    <w:rsid w:val="0072536F"/>
    <w:rsid w:val="007261DF"/>
    <w:rsid w:val="00726A89"/>
    <w:rsid w:val="00727451"/>
    <w:rsid w:val="00730444"/>
    <w:rsid w:val="007309DC"/>
    <w:rsid w:val="007311A8"/>
    <w:rsid w:val="0073272D"/>
    <w:rsid w:val="00732DF2"/>
    <w:rsid w:val="007333C9"/>
    <w:rsid w:val="00733AB7"/>
    <w:rsid w:val="00734B2F"/>
    <w:rsid w:val="00734DF4"/>
    <w:rsid w:val="00735D9F"/>
    <w:rsid w:val="00736537"/>
    <w:rsid w:val="00736CEE"/>
    <w:rsid w:val="0073739B"/>
    <w:rsid w:val="007377B9"/>
    <w:rsid w:val="00737AE9"/>
    <w:rsid w:val="00737EAB"/>
    <w:rsid w:val="007400DF"/>
    <w:rsid w:val="0074051F"/>
    <w:rsid w:val="00741C5F"/>
    <w:rsid w:val="00741EF0"/>
    <w:rsid w:val="0074247A"/>
    <w:rsid w:val="007428BD"/>
    <w:rsid w:val="00743902"/>
    <w:rsid w:val="007439F6"/>
    <w:rsid w:val="00744132"/>
    <w:rsid w:val="00745271"/>
    <w:rsid w:val="00745B76"/>
    <w:rsid w:val="0074665B"/>
    <w:rsid w:val="00747114"/>
    <w:rsid w:val="00747393"/>
    <w:rsid w:val="00747BA3"/>
    <w:rsid w:val="00750076"/>
    <w:rsid w:val="007500C4"/>
    <w:rsid w:val="00750356"/>
    <w:rsid w:val="00750421"/>
    <w:rsid w:val="00753538"/>
    <w:rsid w:val="0075370A"/>
    <w:rsid w:val="00753E56"/>
    <w:rsid w:val="00754307"/>
    <w:rsid w:val="00754341"/>
    <w:rsid w:val="00754EBF"/>
    <w:rsid w:val="0075538F"/>
    <w:rsid w:val="00755795"/>
    <w:rsid w:val="00757455"/>
    <w:rsid w:val="00757B07"/>
    <w:rsid w:val="007609C6"/>
    <w:rsid w:val="00760F26"/>
    <w:rsid w:val="007619D6"/>
    <w:rsid w:val="00761EBC"/>
    <w:rsid w:val="00761F8D"/>
    <w:rsid w:val="0076216B"/>
    <w:rsid w:val="007626A2"/>
    <w:rsid w:val="0076362D"/>
    <w:rsid w:val="00765A38"/>
    <w:rsid w:val="00765A60"/>
    <w:rsid w:val="007666E9"/>
    <w:rsid w:val="00766743"/>
    <w:rsid w:val="00766FDD"/>
    <w:rsid w:val="007701B7"/>
    <w:rsid w:val="00771AD4"/>
    <w:rsid w:val="00771CAC"/>
    <w:rsid w:val="0077255D"/>
    <w:rsid w:val="0077279E"/>
    <w:rsid w:val="00772CB4"/>
    <w:rsid w:val="00773152"/>
    <w:rsid w:val="00774FEF"/>
    <w:rsid w:val="00775926"/>
    <w:rsid w:val="0078127D"/>
    <w:rsid w:val="00781638"/>
    <w:rsid w:val="007825FD"/>
    <w:rsid w:val="00782A91"/>
    <w:rsid w:val="00784A89"/>
    <w:rsid w:val="00785144"/>
    <w:rsid w:val="007851BB"/>
    <w:rsid w:val="007857FC"/>
    <w:rsid w:val="00785BA3"/>
    <w:rsid w:val="0078615C"/>
    <w:rsid w:val="007863A3"/>
    <w:rsid w:val="007870C6"/>
    <w:rsid w:val="00787421"/>
    <w:rsid w:val="00787A3F"/>
    <w:rsid w:val="0079016F"/>
    <w:rsid w:val="007901D4"/>
    <w:rsid w:val="007912AC"/>
    <w:rsid w:val="0079165B"/>
    <w:rsid w:val="0079220E"/>
    <w:rsid w:val="0079232D"/>
    <w:rsid w:val="007925A8"/>
    <w:rsid w:val="007926D5"/>
    <w:rsid w:val="00793466"/>
    <w:rsid w:val="00794208"/>
    <w:rsid w:val="00794C8A"/>
    <w:rsid w:val="00797491"/>
    <w:rsid w:val="00797645"/>
    <w:rsid w:val="007A01DC"/>
    <w:rsid w:val="007A0415"/>
    <w:rsid w:val="007A05EF"/>
    <w:rsid w:val="007A0F0B"/>
    <w:rsid w:val="007A19A9"/>
    <w:rsid w:val="007A202A"/>
    <w:rsid w:val="007A30C6"/>
    <w:rsid w:val="007A4113"/>
    <w:rsid w:val="007A554C"/>
    <w:rsid w:val="007A5A9A"/>
    <w:rsid w:val="007A69B7"/>
    <w:rsid w:val="007A7A3C"/>
    <w:rsid w:val="007A7E5A"/>
    <w:rsid w:val="007B1BDD"/>
    <w:rsid w:val="007B2FFD"/>
    <w:rsid w:val="007B341D"/>
    <w:rsid w:val="007B3470"/>
    <w:rsid w:val="007B3DE3"/>
    <w:rsid w:val="007B401D"/>
    <w:rsid w:val="007B50AF"/>
    <w:rsid w:val="007B6774"/>
    <w:rsid w:val="007C0DAA"/>
    <w:rsid w:val="007C13BE"/>
    <w:rsid w:val="007C1ED4"/>
    <w:rsid w:val="007C2C8B"/>
    <w:rsid w:val="007C49AB"/>
    <w:rsid w:val="007C4F16"/>
    <w:rsid w:val="007C5442"/>
    <w:rsid w:val="007C561F"/>
    <w:rsid w:val="007C6187"/>
    <w:rsid w:val="007C6448"/>
    <w:rsid w:val="007C665D"/>
    <w:rsid w:val="007C74CB"/>
    <w:rsid w:val="007C7BDB"/>
    <w:rsid w:val="007D02A9"/>
    <w:rsid w:val="007D12BA"/>
    <w:rsid w:val="007D1402"/>
    <w:rsid w:val="007D14EC"/>
    <w:rsid w:val="007D1FA6"/>
    <w:rsid w:val="007D2006"/>
    <w:rsid w:val="007D2468"/>
    <w:rsid w:val="007D330C"/>
    <w:rsid w:val="007D41EB"/>
    <w:rsid w:val="007D5616"/>
    <w:rsid w:val="007D5BBB"/>
    <w:rsid w:val="007D6A16"/>
    <w:rsid w:val="007D75B6"/>
    <w:rsid w:val="007E0C86"/>
    <w:rsid w:val="007E250D"/>
    <w:rsid w:val="007E25ED"/>
    <w:rsid w:val="007E2C77"/>
    <w:rsid w:val="007E308C"/>
    <w:rsid w:val="007E3327"/>
    <w:rsid w:val="007E34B5"/>
    <w:rsid w:val="007E4B9F"/>
    <w:rsid w:val="007E4D20"/>
    <w:rsid w:val="007E7B57"/>
    <w:rsid w:val="007E7CB7"/>
    <w:rsid w:val="007E7EA2"/>
    <w:rsid w:val="007F008E"/>
    <w:rsid w:val="007F00EA"/>
    <w:rsid w:val="007F0E43"/>
    <w:rsid w:val="007F1399"/>
    <w:rsid w:val="007F18FB"/>
    <w:rsid w:val="007F197E"/>
    <w:rsid w:val="007F2F06"/>
    <w:rsid w:val="007F31C8"/>
    <w:rsid w:val="007F340A"/>
    <w:rsid w:val="007F361F"/>
    <w:rsid w:val="007F3A84"/>
    <w:rsid w:val="007F3C9C"/>
    <w:rsid w:val="007F5179"/>
    <w:rsid w:val="007F613E"/>
    <w:rsid w:val="007F65A5"/>
    <w:rsid w:val="007F751E"/>
    <w:rsid w:val="007F776E"/>
    <w:rsid w:val="007F78CB"/>
    <w:rsid w:val="008005FF"/>
    <w:rsid w:val="00800E69"/>
    <w:rsid w:val="00801508"/>
    <w:rsid w:val="00801A33"/>
    <w:rsid w:val="00801D60"/>
    <w:rsid w:val="00802911"/>
    <w:rsid w:val="00803C25"/>
    <w:rsid w:val="00803C79"/>
    <w:rsid w:val="00804F3A"/>
    <w:rsid w:val="00806A27"/>
    <w:rsid w:val="0080730C"/>
    <w:rsid w:val="00807588"/>
    <w:rsid w:val="00807E59"/>
    <w:rsid w:val="0081026E"/>
    <w:rsid w:val="008102F8"/>
    <w:rsid w:val="008108B3"/>
    <w:rsid w:val="00810E90"/>
    <w:rsid w:val="00811145"/>
    <w:rsid w:val="00811AB5"/>
    <w:rsid w:val="00812E67"/>
    <w:rsid w:val="00812FAD"/>
    <w:rsid w:val="008145EF"/>
    <w:rsid w:val="00814602"/>
    <w:rsid w:val="00816ABE"/>
    <w:rsid w:val="00816FE3"/>
    <w:rsid w:val="008208AA"/>
    <w:rsid w:val="00823FF1"/>
    <w:rsid w:val="00824AED"/>
    <w:rsid w:val="0082626B"/>
    <w:rsid w:val="00826797"/>
    <w:rsid w:val="00827C55"/>
    <w:rsid w:val="00827C59"/>
    <w:rsid w:val="00830C96"/>
    <w:rsid w:val="0083117F"/>
    <w:rsid w:val="00831468"/>
    <w:rsid w:val="0083157D"/>
    <w:rsid w:val="0083198B"/>
    <w:rsid w:val="008321DA"/>
    <w:rsid w:val="008324FD"/>
    <w:rsid w:val="008332BA"/>
    <w:rsid w:val="008338B6"/>
    <w:rsid w:val="008369E4"/>
    <w:rsid w:val="00836DB0"/>
    <w:rsid w:val="00840772"/>
    <w:rsid w:val="00840D26"/>
    <w:rsid w:val="0084118E"/>
    <w:rsid w:val="00841BB8"/>
    <w:rsid w:val="00841BD2"/>
    <w:rsid w:val="00842EA8"/>
    <w:rsid w:val="00844EEC"/>
    <w:rsid w:val="008450E0"/>
    <w:rsid w:val="0084555F"/>
    <w:rsid w:val="00845A0E"/>
    <w:rsid w:val="00846042"/>
    <w:rsid w:val="00847D37"/>
    <w:rsid w:val="0085031A"/>
    <w:rsid w:val="00851B40"/>
    <w:rsid w:val="008526F1"/>
    <w:rsid w:val="00852A04"/>
    <w:rsid w:val="008538CD"/>
    <w:rsid w:val="00853CE7"/>
    <w:rsid w:val="0085456E"/>
    <w:rsid w:val="00854680"/>
    <w:rsid w:val="008554A9"/>
    <w:rsid w:val="00855C3B"/>
    <w:rsid w:val="0085625D"/>
    <w:rsid w:val="00857DD4"/>
    <w:rsid w:val="00857E4C"/>
    <w:rsid w:val="00857EF9"/>
    <w:rsid w:val="0086118E"/>
    <w:rsid w:val="008612E2"/>
    <w:rsid w:val="00861410"/>
    <w:rsid w:val="00861D4F"/>
    <w:rsid w:val="008625DB"/>
    <w:rsid w:val="00862667"/>
    <w:rsid w:val="00862FB8"/>
    <w:rsid w:val="00863100"/>
    <w:rsid w:val="0086326B"/>
    <w:rsid w:val="0086381A"/>
    <w:rsid w:val="00863FD4"/>
    <w:rsid w:val="00864C5C"/>
    <w:rsid w:val="00864CD7"/>
    <w:rsid w:val="008658B8"/>
    <w:rsid w:val="008661AA"/>
    <w:rsid w:val="008667F8"/>
    <w:rsid w:val="00866B1C"/>
    <w:rsid w:val="008671AF"/>
    <w:rsid w:val="00867577"/>
    <w:rsid w:val="00870094"/>
    <w:rsid w:val="008700D7"/>
    <w:rsid w:val="0087015C"/>
    <w:rsid w:val="008705E4"/>
    <w:rsid w:val="008733B0"/>
    <w:rsid w:val="00874B8A"/>
    <w:rsid w:val="008758F9"/>
    <w:rsid w:val="00875BC4"/>
    <w:rsid w:val="00875EAA"/>
    <w:rsid w:val="00880049"/>
    <w:rsid w:val="00880600"/>
    <w:rsid w:val="008810C9"/>
    <w:rsid w:val="008816A5"/>
    <w:rsid w:val="0088179B"/>
    <w:rsid w:val="008817F3"/>
    <w:rsid w:val="00881C10"/>
    <w:rsid w:val="00882405"/>
    <w:rsid w:val="00882F65"/>
    <w:rsid w:val="00883879"/>
    <w:rsid w:val="00883B1E"/>
    <w:rsid w:val="00884E61"/>
    <w:rsid w:val="00885367"/>
    <w:rsid w:val="0088594B"/>
    <w:rsid w:val="00885B96"/>
    <w:rsid w:val="00885E92"/>
    <w:rsid w:val="00886247"/>
    <w:rsid w:val="008866A4"/>
    <w:rsid w:val="00886709"/>
    <w:rsid w:val="008868CF"/>
    <w:rsid w:val="00886B43"/>
    <w:rsid w:val="0088700B"/>
    <w:rsid w:val="00887C22"/>
    <w:rsid w:val="00887EF3"/>
    <w:rsid w:val="00887FAA"/>
    <w:rsid w:val="00890660"/>
    <w:rsid w:val="00891166"/>
    <w:rsid w:val="0089173E"/>
    <w:rsid w:val="00891A9E"/>
    <w:rsid w:val="00892576"/>
    <w:rsid w:val="00892C45"/>
    <w:rsid w:val="008958B1"/>
    <w:rsid w:val="00895E94"/>
    <w:rsid w:val="00896BF7"/>
    <w:rsid w:val="00897147"/>
    <w:rsid w:val="008971FB"/>
    <w:rsid w:val="00897650"/>
    <w:rsid w:val="00897EE3"/>
    <w:rsid w:val="008A0551"/>
    <w:rsid w:val="008A1779"/>
    <w:rsid w:val="008A1A38"/>
    <w:rsid w:val="008A29B2"/>
    <w:rsid w:val="008A3355"/>
    <w:rsid w:val="008A3687"/>
    <w:rsid w:val="008A43A5"/>
    <w:rsid w:val="008A44F2"/>
    <w:rsid w:val="008A4569"/>
    <w:rsid w:val="008A5547"/>
    <w:rsid w:val="008A560B"/>
    <w:rsid w:val="008A59B9"/>
    <w:rsid w:val="008A6829"/>
    <w:rsid w:val="008A79EE"/>
    <w:rsid w:val="008B0A37"/>
    <w:rsid w:val="008B0B1F"/>
    <w:rsid w:val="008B11B6"/>
    <w:rsid w:val="008B187A"/>
    <w:rsid w:val="008B1F2D"/>
    <w:rsid w:val="008B1F85"/>
    <w:rsid w:val="008B309E"/>
    <w:rsid w:val="008B3446"/>
    <w:rsid w:val="008B409F"/>
    <w:rsid w:val="008B5698"/>
    <w:rsid w:val="008B5877"/>
    <w:rsid w:val="008B5EBC"/>
    <w:rsid w:val="008B6579"/>
    <w:rsid w:val="008B70FD"/>
    <w:rsid w:val="008B72A9"/>
    <w:rsid w:val="008B72FC"/>
    <w:rsid w:val="008B7923"/>
    <w:rsid w:val="008C140D"/>
    <w:rsid w:val="008C61B5"/>
    <w:rsid w:val="008C6972"/>
    <w:rsid w:val="008C6FD0"/>
    <w:rsid w:val="008C7896"/>
    <w:rsid w:val="008CA7B5"/>
    <w:rsid w:val="008D2038"/>
    <w:rsid w:val="008D243F"/>
    <w:rsid w:val="008D275D"/>
    <w:rsid w:val="008D33E5"/>
    <w:rsid w:val="008D4283"/>
    <w:rsid w:val="008D45E5"/>
    <w:rsid w:val="008D5CAE"/>
    <w:rsid w:val="008D5F1C"/>
    <w:rsid w:val="008D7A5B"/>
    <w:rsid w:val="008D7AC9"/>
    <w:rsid w:val="008E0A53"/>
    <w:rsid w:val="008E158B"/>
    <w:rsid w:val="008E1E8A"/>
    <w:rsid w:val="008E4BDD"/>
    <w:rsid w:val="008E4EC8"/>
    <w:rsid w:val="008E574D"/>
    <w:rsid w:val="008E6BCB"/>
    <w:rsid w:val="008F06E2"/>
    <w:rsid w:val="008F11AA"/>
    <w:rsid w:val="008F2152"/>
    <w:rsid w:val="008F37D5"/>
    <w:rsid w:val="008F3A16"/>
    <w:rsid w:val="008F4DA4"/>
    <w:rsid w:val="008F5A31"/>
    <w:rsid w:val="008F5FC0"/>
    <w:rsid w:val="008F69AD"/>
    <w:rsid w:val="008F6AC9"/>
    <w:rsid w:val="008F6C52"/>
    <w:rsid w:val="008F773A"/>
    <w:rsid w:val="008F7A10"/>
    <w:rsid w:val="008F7E5F"/>
    <w:rsid w:val="0090020B"/>
    <w:rsid w:val="00900583"/>
    <w:rsid w:val="0090065E"/>
    <w:rsid w:val="00900769"/>
    <w:rsid w:val="00905792"/>
    <w:rsid w:val="00906527"/>
    <w:rsid w:val="00907556"/>
    <w:rsid w:val="00907701"/>
    <w:rsid w:val="00907897"/>
    <w:rsid w:val="00907ACB"/>
    <w:rsid w:val="009100E8"/>
    <w:rsid w:val="00910872"/>
    <w:rsid w:val="00911D94"/>
    <w:rsid w:val="0091211E"/>
    <w:rsid w:val="00912B28"/>
    <w:rsid w:val="00912D64"/>
    <w:rsid w:val="009130BC"/>
    <w:rsid w:val="0091310A"/>
    <w:rsid w:val="00915048"/>
    <w:rsid w:val="009152CA"/>
    <w:rsid w:val="009153DA"/>
    <w:rsid w:val="00915B5D"/>
    <w:rsid w:val="00915DA9"/>
    <w:rsid w:val="00915EDC"/>
    <w:rsid w:val="0091610C"/>
    <w:rsid w:val="009163DC"/>
    <w:rsid w:val="009167DB"/>
    <w:rsid w:val="00916BFD"/>
    <w:rsid w:val="009171B8"/>
    <w:rsid w:val="009174DB"/>
    <w:rsid w:val="00917D6A"/>
    <w:rsid w:val="00917E24"/>
    <w:rsid w:val="009202C9"/>
    <w:rsid w:val="00921452"/>
    <w:rsid w:val="0092204F"/>
    <w:rsid w:val="009235C4"/>
    <w:rsid w:val="009238BC"/>
    <w:rsid w:val="00923C54"/>
    <w:rsid w:val="00924534"/>
    <w:rsid w:val="00924664"/>
    <w:rsid w:val="00924689"/>
    <w:rsid w:val="0092479B"/>
    <w:rsid w:val="0092615E"/>
    <w:rsid w:val="0092689B"/>
    <w:rsid w:val="00927360"/>
    <w:rsid w:val="00927667"/>
    <w:rsid w:val="00927B29"/>
    <w:rsid w:val="00927B78"/>
    <w:rsid w:val="0093052B"/>
    <w:rsid w:val="00930759"/>
    <w:rsid w:val="00930ABC"/>
    <w:rsid w:val="00930CF0"/>
    <w:rsid w:val="00930DF6"/>
    <w:rsid w:val="00931EE0"/>
    <w:rsid w:val="009321C6"/>
    <w:rsid w:val="00932703"/>
    <w:rsid w:val="00933061"/>
    <w:rsid w:val="0093601D"/>
    <w:rsid w:val="00937565"/>
    <w:rsid w:val="009376B9"/>
    <w:rsid w:val="00937DE7"/>
    <w:rsid w:val="00937F5E"/>
    <w:rsid w:val="009402EA"/>
    <w:rsid w:val="00940326"/>
    <w:rsid w:val="00942A99"/>
    <w:rsid w:val="00942EB5"/>
    <w:rsid w:val="009430BD"/>
    <w:rsid w:val="00943239"/>
    <w:rsid w:val="0094368F"/>
    <w:rsid w:val="00943E93"/>
    <w:rsid w:val="00944276"/>
    <w:rsid w:val="00946369"/>
    <w:rsid w:val="0094776A"/>
    <w:rsid w:val="009477E4"/>
    <w:rsid w:val="00947AD6"/>
    <w:rsid w:val="00947EA0"/>
    <w:rsid w:val="009501EB"/>
    <w:rsid w:val="00950505"/>
    <w:rsid w:val="00950C90"/>
    <w:rsid w:val="00950CDF"/>
    <w:rsid w:val="00951366"/>
    <w:rsid w:val="00951425"/>
    <w:rsid w:val="00951939"/>
    <w:rsid w:val="009525DE"/>
    <w:rsid w:val="00952867"/>
    <w:rsid w:val="00952BA6"/>
    <w:rsid w:val="00952FFE"/>
    <w:rsid w:val="009531C6"/>
    <w:rsid w:val="009533AB"/>
    <w:rsid w:val="0095481D"/>
    <w:rsid w:val="009555D4"/>
    <w:rsid w:val="00956553"/>
    <w:rsid w:val="00956E4F"/>
    <w:rsid w:val="0095758E"/>
    <w:rsid w:val="009578C2"/>
    <w:rsid w:val="00957FEC"/>
    <w:rsid w:val="00960254"/>
    <w:rsid w:val="009619F5"/>
    <w:rsid w:val="00962213"/>
    <w:rsid w:val="00962ADD"/>
    <w:rsid w:val="009639F7"/>
    <w:rsid w:val="00964BFF"/>
    <w:rsid w:val="00964CC7"/>
    <w:rsid w:val="00966300"/>
    <w:rsid w:val="00966BDF"/>
    <w:rsid w:val="009672E5"/>
    <w:rsid w:val="00967797"/>
    <w:rsid w:val="00967E23"/>
    <w:rsid w:val="0097026F"/>
    <w:rsid w:val="0097275A"/>
    <w:rsid w:val="00975158"/>
    <w:rsid w:val="00975356"/>
    <w:rsid w:val="009763A8"/>
    <w:rsid w:val="009803C9"/>
    <w:rsid w:val="009807E5"/>
    <w:rsid w:val="00981798"/>
    <w:rsid w:val="009817C2"/>
    <w:rsid w:val="00981BDE"/>
    <w:rsid w:val="00982871"/>
    <w:rsid w:val="0098334A"/>
    <w:rsid w:val="0098337D"/>
    <w:rsid w:val="009839C1"/>
    <w:rsid w:val="00983A9C"/>
    <w:rsid w:val="00983D72"/>
    <w:rsid w:val="009852B5"/>
    <w:rsid w:val="00985DA2"/>
    <w:rsid w:val="00986A27"/>
    <w:rsid w:val="009870D3"/>
    <w:rsid w:val="009875D4"/>
    <w:rsid w:val="00987EC9"/>
    <w:rsid w:val="00991E1B"/>
    <w:rsid w:val="00992933"/>
    <w:rsid w:val="00992D7E"/>
    <w:rsid w:val="00993429"/>
    <w:rsid w:val="009945A6"/>
    <w:rsid w:val="00994CB0"/>
    <w:rsid w:val="00994F68"/>
    <w:rsid w:val="009957F4"/>
    <w:rsid w:val="00995AB1"/>
    <w:rsid w:val="009964B9"/>
    <w:rsid w:val="0099701F"/>
    <w:rsid w:val="0099F516"/>
    <w:rsid w:val="009A052E"/>
    <w:rsid w:val="009A0AA6"/>
    <w:rsid w:val="009A0B14"/>
    <w:rsid w:val="009A2566"/>
    <w:rsid w:val="009A267D"/>
    <w:rsid w:val="009A2F74"/>
    <w:rsid w:val="009A3D2C"/>
    <w:rsid w:val="009A451E"/>
    <w:rsid w:val="009A4DFD"/>
    <w:rsid w:val="009A5B41"/>
    <w:rsid w:val="009A5D9D"/>
    <w:rsid w:val="009A7749"/>
    <w:rsid w:val="009A78A5"/>
    <w:rsid w:val="009A7981"/>
    <w:rsid w:val="009B0477"/>
    <w:rsid w:val="009B0797"/>
    <w:rsid w:val="009B0E1D"/>
    <w:rsid w:val="009B13B1"/>
    <w:rsid w:val="009B1561"/>
    <w:rsid w:val="009B1BAC"/>
    <w:rsid w:val="009B2E3A"/>
    <w:rsid w:val="009B3405"/>
    <w:rsid w:val="009B37CB"/>
    <w:rsid w:val="009B3D4B"/>
    <w:rsid w:val="009B477D"/>
    <w:rsid w:val="009B5D63"/>
    <w:rsid w:val="009B5EBD"/>
    <w:rsid w:val="009B7511"/>
    <w:rsid w:val="009B7839"/>
    <w:rsid w:val="009B7BE6"/>
    <w:rsid w:val="009C0BD1"/>
    <w:rsid w:val="009C0E56"/>
    <w:rsid w:val="009C1490"/>
    <w:rsid w:val="009C1A67"/>
    <w:rsid w:val="009C32E3"/>
    <w:rsid w:val="009C36C5"/>
    <w:rsid w:val="009C5264"/>
    <w:rsid w:val="009C5324"/>
    <w:rsid w:val="009C565A"/>
    <w:rsid w:val="009C6417"/>
    <w:rsid w:val="009C7C19"/>
    <w:rsid w:val="009D070D"/>
    <w:rsid w:val="009D0F25"/>
    <w:rsid w:val="009D11CC"/>
    <w:rsid w:val="009D1598"/>
    <w:rsid w:val="009D17B6"/>
    <w:rsid w:val="009D235E"/>
    <w:rsid w:val="009D33BD"/>
    <w:rsid w:val="009D393A"/>
    <w:rsid w:val="009D5830"/>
    <w:rsid w:val="009D6568"/>
    <w:rsid w:val="009D65D8"/>
    <w:rsid w:val="009D686D"/>
    <w:rsid w:val="009D69A5"/>
    <w:rsid w:val="009D69E5"/>
    <w:rsid w:val="009D6CFC"/>
    <w:rsid w:val="009D7F2B"/>
    <w:rsid w:val="009D7F71"/>
    <w:rsid w:val="009E2B15"/>
    <w:rsid w:val="009E2DE4"/>
    <w:rsid w:val="009E2DF7"/>
    <w:rsid w:val="009E307E"/>
    <w:rsid w:val="009E33C5"/>
    <w:rsid w:val="009E3A8E"/>
    <w:rsid w:val="009E5607"/>
    <w:rsid w:val="009E5C0E"/>
    <w:rsid w:val="009E6A88"/>
    <w:rsid w:val="009E6ABF"/>
    <w:rsid w:val="009E7305"/>
    <w:rsid w:val="009E78C3"/>
    <w:rsid w:val="009E7931"/>
    <w:rsid w:val="009E7A78"/>
    <w:rsid w:val="009F10DC"/>
    <w:rsid w:val="009F1370"/>
    <w:rsid w:val="009F1596"/>
    <w:rsid w:val="009F1CD9"/>
    <w:rsid w:val="009F1E0E"/>
    <w:rsid w:val="009F362B"/>
    <w:rsid w:val="009F3FD4"/>
    <w:rsid w:val="009F484B"/>
    <w:rsid w:val="009F4F04"/>
    <w:rsid w:val="009F518C"/>
    <w:rsid w:val="009F5381"/>
    <w:rsid w:val="009F5588"/>
    <w:rsid w:val="009F5693"/>
    <w:rsid w:val="009F5926"/>
    <w:rsid w:val="009F5D6A"/>
    <w:rsid w:val="009F6583"/>
    <w:rsid w:val="009F74A9"/>
    <w:rsid w:val="009F77C4"/>
    <w:rsid w:val="00A002D8"/>
    <w:rsid w:val="00A00E8A"/>
    <w:rsid w:val="00A013DF"/>
    <w:rsid w:val="00A019C2"/>
    <w:rsid w:val="00A02484"/>
    <w:rsid w:val="00A0268D"/>
    <w:rsid w:val="00A0390A"/>
    <w:rsid w:val="00A049C0"/>
    <w:rsid w:val="00A04EDC"/>
    <w:rsid w:val="00A0583D"/>
    <w:rsid w:val="00A05C76"/>
    <w:rsid w:val="00A06415"/>
    <w:rsid w:val="00A065BB"/>
    <w:rsid w:val="00A06B89"/>
    <w:rsid w:val="00A10F30"/>
    <w:rsid w:val="00A11C4B"/>
    <w:rsid w:val="00A11C53"/>
    <w:rsid w:val="00A1209E"/>
    <w:rsid w:val="00A127C8"/>
    <w:rsid w:val="00A12EBF"/>
    <w:rsid w:val="00A13433"/>
    <w:rsid w:val="00A13603"/>
    <w:rsid w:val="00A13793"/>
    <w:rsid w:val="00A137DC"/>
    <w:rsid w:val="00A13CB1"/>
    <w:rsid w:val="00A13D82"/>
    <w:rsid w:val="00A1678D"/>
    <w:rsid w:val="00A168A8"/>
    <w:rsid w:val="00A20F05"/>
    <w:rsid w:val="00A214F5"/>
    <w:rsid w:val="00A21ACF"/>
    <w:rsid w:val="00A222C1"/>
    <w:rsid w:val="00A22A2F"/>
    <w:rsid w:val="00A23151"/>
    <w:rsid w:val="00A23692"/>
    <w:rsid w:val="00A23D2C"/>
    <w:rsid w:val="00A2478B"/>
    <w:rsid w:val="00A25083"/>
    <w:rsid w:val="00A26088"/>
    <w:rsid w:val="00A26642"/>
    <w:rsid w:val="00A26B3B"/>
    <w:rsid w:val="00A26CDC"/>
    <w:rsid w:val="00A26DCB"/>
    <w:rsid w:val="00A276D5"/>
    <w:rsid w:val="00A27F68"/>
    <w:rsid w:val="00A30A8F"/>
    <w:rsid w:val="00A317EC"/>
    <w:rsid w:val="00A31961"/>
    <w:rsid w:val="00A322EB"/>
    <w:rsid w:val="00A32700"/>
    <w:rsid w:val="00A328CC"/>
    <w:rsid w:val="00A329E0"/>
    <w:rsid w:val="00A3352B"/>
    <w:rsid w:val="00A33D26"/>
    <w:rsid w:val="00A33EDF"/>
    <w:rsid w:val="00A341F3"/>
    <w:rsid w:val="00A34854"/>
    <w:rsid w:val="00A3515D"/>
    <w:rsid w:val="00A35BD2"/>
    <w:rsid w:val="00A35BFD"/>
    <w:rsid w:val="00A35DA2"/>
    <w:rsid w:val="00A36754"/>
    <w:rsid w:val="00A37E62"/>
    <w:rsid w:val="00A40BD0"/>
    <w:rsid w:val="00A4128D"/>
    <w:rsid w:val="00A417EB"/>
    <w:rsid w:val="00A41C6B"/>
    <w:rsid w:val="00A42772"/>
    <w:rsid w:val="00A43100"/>
    <w:rsid w:val="00A45EAC"/>
    <w:rsid w:val="00A464E5"/>
    <w:rsid w:val="00A4797B"/>
    <w:rsid w:val="00A50007"/>
    <w:rsid w:val="00A50604"/>
    <w:rsid w:val="00A51F69"/>
    <w:rsid w:val="00A53BB1"/>
    <w:rsid w:val="00A53EA2"/>
    <w:rsid w:val="00A54924"/>
    <w:rsid w:val="00A55596"/>
    <w:rsid w:val="00A56D34"/>
    <w:rsid w:val="00A574A4"/>
    <w:rsid w:val="00A57D99"/>
    <w:rsid w:val="00A62368"/>
    <w:rsid w:val="00A632FE"/>
    <w:rsid w:val="00A638D5"/>
    <w:rsid w:val="00A6392B"/>
    <w:rsid w:val="00A64681"/>
    <w:rsid w:val="00A64A70"/>
    <w:rsid w:val="00A64C22"/>
    <w:rsid w:val="00A65126"/>
    <w:rsid w:val="00A653B7"/>
    <w:rsid w:val="00A66A6B"/>
    <w:rsid w:val="00A66CA4"/>
    <w:rsid w:val="00A67700"/>
    <w:rsid w:val="00A67E3E"/>
    <w:rsid w:val="00A72AB5"/>
    <w:rsid w:val="00A72D22"/>
    <w:rsid w:val="00A72F17"/>
    <w:rsid w:val="00A741DE"/>
    <w:rsid w:val="00A75EA1"/>
    <w:rsid w:val="00A77BDB"/>
    <w:rsid w:val="00A800DD"/>
    <w:rsid w:val="00A80346"/>
    <w:rsid w:val="00A82B21"/>
    <w:rsid w:val="00A82CDE"/>
    <w:rsid w:val="00A836A2"/>
    <w:rsid w:val="00A848DF"/>
    <w:rsid w:val="00A85253"/>
    <w:rsid w:val="00A856A6"/>
    <w:rsid w:val="00A8586F"/>
    <w:rsid w:val="00A85D5C"/>
    <w:rsid w:val="00A8650B"/>
    <w:rsid w:val="00A875E3"/>
    <w:rsid w:val="00A87963"/>
    <w:rsid w:val="00A87C19"/>
    <w:rsid w:val="00A90325"/>
    <w:rsid w:val="00A9080D"/>
    <w:rsid w:val="00A90DD8"/>
    <w:rsid w:val="00A90FA6"/>
    <w:rsid w:val="00A910DA"/>
    <w:rsid w:val="00A917B1"/>
    <w:rsid w:val="00A92348"/>
    <w:rsid w:val="00A92797"/>
    <w:rsid w:val="00A92890"/>
    <w:rsid w:val="00A92DF3"/>
    <w:rsid w:val="00A92E08"/>
    <w:rsid w:val="00A92FD1"/>
    <w:rsid w:val="00A939AF"/>
    <w:rsid w:val="00A93D21"/>
    <w:rsid w:val="00A941F9"/>
    <w:rsid w:val="00A94968"/>
    <w:rsid w:val="00A94B58"/>
    <w:rsid w:val="00A95610"/>
    <w:rsid w:val="00A96557"/>
    <w:rsid w:val="00AA0A4F"/>
    <w:rsid w:val="00AA18E5"/>
    <w:rsid w:val="00AA19BD"/>
    <w:rsid w:val="00AA1BC1"/>
    <w:rsid w:val="00AA1F5F"/>
    <w:rsid w:val="00AA2D91"/>
    <w:rsid w:val="00AA2DF8"/>
    <w:rsid w:val="00AA2FC7"/>
    <w:rsid w:val="00AA36C3"/>
    <w:rsid w:val="00AA3D69"/>
    <w:rsid w:val="00AA4368"/>
    <w:rsid w:val="00AA4FB9"/>
    <w:rsid w:val="00AA5686"/>
    <w:rsid w:val="00AA6071"/>
    <w:rsid w:val="00AA7994"/>
    <w:rsid w:val="00AB0223"/>
    <w:rsid w:val="00AB089A"/>
    <w:rsid w:val="00AB0976"/>
    <w:rsid w:val="00AB0BDA"/>
    <w:rsid w:val="00AB15BD"/>
    <w:rsid w:val="00AB1838"/>
    <w:rsid w:val="00AB1A5B"/>
    <w:rsid w:val="00AB1BD9"/>
    <w:rsid w:val="00AB1BE3"/>
    <w:rsid w:val="00AB3662"/>
    <w:rsid w:val="00AB4B72"/>
    <w:rsid w:val="00AB4FCA"/>
    <w:rsid w:val="00AB5127"/>
    <w:rsid w:val="00AB6301"/>
    <w:rsid w:val="00AB6379"/>
    <w:rsid w:val="00AB6440"/>
    <w:rsid w:val="00AB6894"/>
    <w:rsid w:val="00AB6FBE"/>
    <w:rsid w:val="00AB7834"/>
    <w:rsid w:val="00AC1424"/>
    <w:rsid w:val="00AC21AE"/>
    <w:rsid w:val="00AC22AA"/>
    <w:rsid w:val="00AC2D85"/>
    <w:rsid w:val="00AC2EF3"/>
    <w:rsid w:val="00AC4275"/>
    <w:rsid w:val="00AC5710"/>
    <w:rsid w:val="00AC62D0"/>
    <w:rsid w:val="00AC6306"/>
    <w:rsid w:val="00AC69EF"/>
    <w:rsid w:val="00AC6DEF"/>
    <w:rsid w:val="00AC72CE"/>
    <w:rsid w:val="00AC76DE"/>
    <w:rsid w:val="00AC77DB"/>
    <w:rsid w:val="00AC79FE"/>
    <w:rsid w:val="00AC7D9D"/>
    <w:rsid w:val="00AD0144"/>
    <w:rsid w:val="00AD044A"/>
    <w:rsid w:val="00AD0525"/>
    <w:rsid w:val="00AD1276"/>
    <w:rsid w:val="00AD147D"/>
    <w:rsid w:val="00AD19CD"/>
    <w:rsid w:val="00AD1B94"/>
    <w:rsid w:val="00AD243D"/>
    <w:rsid w:val="00AD2446"/>
    <w:rsid w:val="00AD2BCB"/>
    <w:rsid w:val="00AD2C19"/>
    <w:rsid w:val="00AD3339"/>
    <w:rsid w:val="00AD3D36"/>
    <w:rsid w:val="00AD44AB"/>
    <w:rsid w:val="00AD49E1"/>
    <w:rsid w:val="00AD643E"/>
    <w:rsid w:val="00AD6C97"/>
    <w:rsid w:val="00AD739D"/>
    <w:rsid w:val="00AD7FB5"/>
    <w:rsid w:val="00AD7FC4"/>
    <w:rsid w:val="00AE0623"/>
    <w:rsid w:val="00AE1383"/>
    <w:rsid w:val="00AE1687"/>
    <w:rsid w:val="00AE1769"/>
    <w:rsid w:val="00AE2E48"/>
    <w:rsid w:val="00AE2EC4"/>
    <w:rsid w:val="00AE45EB"/>
    <w:rsid w:val="00AE585D"/>
    <w:rsid w:val="00AE6490"/>
    <w:rsid w:val="00AE6761"/>
    <w:rsid w:val="00AE6A82"/>
    <w:rsid w:val="00AF083D"/>
    <w:rsid w:val="00AF1AE5"/>
    <w:rsid w:val="00AF1E55"/>
    <w:rsid w:val="00AF1E78"/>
    <w:rsid w:val="00AF2893"/>
    <w:rsid w:val="00AF2D0D"/>
    <w:rsid w:val="00AF3484"/>
    <w:rsid w:val="00AF69FE"/>
    <w:rsid w:val="00AF79B2"/>
    <w:rsid w:val="00AF7C28"/>
    <w:rsid w:val="00B0059E"/>
    <w:rsid w:val="00B008BF"/>
    <w:rsid w:val="00B014C1"/>
    <w:rsid w:val="00B0175C"/>
    <w:rsid w:val="00B020B0"/>
    <w:rsid w:val="00B02861"/>
    <w:rsid w:val="00B02AC5"/>
    <w:rsid w:val="00B02D3A"/>
    <w:rsid w:val="00B034BA"/>
    <w:rsid w:val="00B039D3"/>
    <w:rsid w:val="00B044AE"/>
    <w:rsid w:val="00B04ADF"/>
    <w:rsid w:val="00B04CCA"/>
    <w:rsid w:val="00B053E0"/>
    <w:rsid w:val="00B0573B"/>
    <w:rsid w:val="00B05B24"/>
    <w:rsid w:val="00B06C11"/>
    <w:rsid w:val="00B07262"/>
    <w:rsid w:val="00B109C5"/>
    <w:rsid w:val="00B11E72"/>
    <w:rsid w:val="00B11F8A"/>
    <w:rsid w:val="00B12513"/>
    <w:rsid w:val="00B12B44"/>
    <w:rsid w:val="00B12DB6"/>
    <w:rsid w:val="00B13BF2"/>
    <w:rsid w:val="00B14A3D"/>
    <w:rsid w:val="00B16115"/>
    <w:rsid w:val="00B16253"/>
    <w:rsid w:val="00B167A2"/>
    <w:rsid w:val="00B16822"/>
    <w:rsid w:val="00B1725C"/>
    <w:rsid w:val="00B17CD8"/>
    <w:rsid w:val="00B17D84"/>
    <w:rsid w:val="00B2138A"/>
    <w:rsid w:val="00B2244B"/>
    <w:rsid w:val="00B22B6E"/>
    <w:rsid w:val="00B23178"/>
    <w:rsid w:val="00B2322D"/>
    <w:rsid w:val="00B244EB"/>
    <w:rsid w:val="00B24715"/>
    <w:rsid w:val="00B25424"/>
    <w:rsid w:val="00B25959"/>
    <w:rsid w:val="00B26008"/>
    <w:rsid w:val="00B2766A"/>
    <w:rsid w:val="00B31C09"/>
    <w:rsid w:val="00B333C5"/>
    <w:rsid w:val="00B34CA7"/>
    <w:rsid w:val="00B36762"/>
    <w:rsid w:val="00B36C0E"/>
    <w:rsid w:val="00B375C5"/>
    <w:rsid w:val="00B4068A"/>
    <w:rsid w:val="00B409D1"/>
    <w:rsid w:val="00B40DBD"/>
    <w:rsid w:val="00B41F34"/>
    <w:rsid w:val="00B42C4C"/>
    <w:rsid w:val="00B43ADA"/>
    <w:rsid w:val="00B4414E"/>
    <w:rsid w:val="00B449D5"/>
    <w:rsid w:val="00B453D0"/>
    <w:rsid w:val="00B466E8"/>
    <w:rsid w:val="00B47CBF"/>
    <w:rsid w:val="00B5243C"/>
    <w:rsid w:val="00B52809"/>
    <w:rsid w:val="00B52908"/>
    <w:rsid w:val="00B52D24"/>
    <w:rsid w:val="00B52F48"/>
    <w:rsid w:val="00B53EA2"/>
    <w:rsid w:val="00B55163"/>
    <w:rsid w:val="00B55E62"/>
    <w:rsid w:val="00B56A13"/>
    <w:rsid w:val="00B56BAB"/>
    <w:rsid w:val="00B5790B"/>
    <w:rsid w:val="00B601E9"/>
    <w:rsid w:val="00B6038C"/>
    <w:rsid w:val="00B60789"/>
    <w:rsid w:val="00B60B12"/>
    <w:rsid w:val="00B60C0A"/>
    <w:rsid w:val="00B61C42"/>
    <w:rsid w:val="00B633FF"/>
    <w:rsid w:val="00B63E39"/>
    <w:rsid w:val="00B649AB"/>
    <w:rsid w:val="00B65093"/>
    <w:rsid w:val="00B65499"/>
    <w:rsid w:val="00B65932"/>
    <w:rsid w:val="00B65D85"/>
    <w:rsid w:val="00B66157"/>
    <w:rsid w:val="00B66EE2"/>
    <w:rsid w:val="00B671FC"/>
    <w:rsid w:val="00B70CD1"/>
    <w:rsid w:val="00B71457"/>
    <w:rsid w:val="00B71560"/>
    <w:rsid w:val="00B71FC4"/>
    <w:rsid w:val="00B72619"/>
    <w:rsid w:val="00B72A8C"/>
    <w:rsid w:val="00B73711"/>
    <w:rsid w:val="00B74FA0"/>
    <w:rsid w:val="00B752D9"/>
    <w:rsid w:val="00B75740"/>
    <w:rsid w:val="00B75C88"/>
    <w:rsid w:val="00B7615D"/>
    <w:rsid w:val="00B76331"/>
    <w:rsid w:val="00B76DFB"/>
    <w:rsid w:val="00B770E0"/>
    <w:rsid w:val="00B7788B"/>
    <w:rsid w:val="00B81B3E"/>
    <w:rsid w:val="00B8283D"/>
    <w:rsid w:val="00B82DF9"/>
    <w:rsid w:val="00B82F8E"/>
    <w:rsid w:val="00B83676"/>
    <w:rsid w:val="00B83800"/>
    <w:rsid w:val="00B8420C"/>
    <w:rsid w:val="00B8732C"/>
    <w:rsid w:val="00B87516"/>
    <w:rsid w:val="00B87911"/>
    <w:rsid w:val="00B879E6"/>
    <w:rsid w:val="00B87E5E"/>
    <w:rsid w:val="00B9050B"/>
    <w:rsid w:val="00B90F88"/>
    <w:rsid w:val="00B91231"/>
    <w:rsid w:val="00B91550"/>
    <w:rsid w:val="00B915D1"/>
    <w:rsid w:val="00B91783"/>
    <w:rsid w:val="00B9187C"/>
    <w:rsid w:val="00B9269D"/>
    <w:rsid w:val="00B943A6"/>
    <w:rsid w:val="00B94726"/>
    <w:rsid w:val="00B948C4"/>
    <w:rsid w:val="00B94B93"/>
    <w:rsid w:val="00B94D62"/>
    <w:rsid w:val="00B95628"/>
    <w:rsid w:val="00B97292"/>
    <w:rsid w:val="00B9736E"/>
    <w:rsid w:val="00B976C0"/>
    <w:rsid w:val="00B9778E"/>
    <w:rsid w:val="00BA059B"/>
    <w:rsid w:val="00BA10C1"/>
    <w:rsid w:val="00BA13AE"/>
    <w:rsid w:val="00BA1A56"/>
    <w:rsid w:val="00BA3915"/>
    <w:rsid w:val="00BA48E3"/>
    <w:rsid w:val="00BA4ACF"/>
    <w:rsid w:val="00BA4DA6"/>
    <w:rsid w:val="00BA4F37"/>
    <w:rsid w:val="00BA51EF"/>
    <w:rsid w:val="00BA595E"/>
    <w:rsid w:val="00BA5C1B"/>
    <w:rsid w:val="00BA6A71"/>
    <w:rsid w:val="00BA6CF4"/>
    <w:rsid w:val="00BA6F93"/>
    <w:rsid w:val="00BA7416"/>
    <w:rsid w:val="00BA7D07"/>
    <w:rsid w:val="00BB093E"/>
    <w:rsid w:val="00BB1F12"/>
    <w:rsid w:val="00BB20B3"/>
    <w:rsid w:val="00BB2EC4"/>
    <w:rsid w:val="00BB345C"/>
    <w:rsid w:val="00BB3FC3"/>
    <w:rsid w:val="00BB4C39"/>
    <w:rsid w:val="00BB5A57"/>
    <w:rsid w:val="00BB69A4"/>
    <w:rsid w:val="00BB74EE"/>
    <w:rsid w:val="00BB7CFF"/>
    <w:rsid w:val="00BC0B5E"/>
    <w:rsid w:val="00BC0BDE"/>
    <w:rsid w:val="00BC134A"/>
    <w:rsid w:val="00BC35E6"/>
    <w:rsid w:val="00BC3652"/>
    <w:rsid w:val="00BC3697"/>
    <w:rsid w:val="00BC38F2"/>
    <w:rsid w:val="00BC466B"/>
    <w:rsid w:val="00BC5AF5"/>
    <w:rsid w:val="00BC5B8C"/>
    <w:rsid w:val="00BC6C99"/>
    <w:rsid w:val="00BC77D7"/>
    <w:rsid w:val="00BD0565"/>
    <w:rsid w:val="00BD0AAA"/>
    <w:rsid w:val="00BD0AFB"/>
    <w:rsid w:val="00BD1D48"/>
    <w:rsid w:val="00BD2520"/>
    <w:rsid w:val="00BD2649"/>
    <w:rsid w:val="00BD283A"/>
    <w:rsid w:val="00BD404E"/>
    <w:rsid w:val="00BD455E"/>
    <w:rsid w:val="00BD4D5E"/>
    <w:rsid w:val="00BD6517"/>
    <w:rsid w:val="00BD6AAF"/>
    <w:rsid w:val="00BD753A"/>
    <w:rsid w:val="00BD78E5"/>
    <w:rsid w:val="00BD7CC8"/>
    <w:rsid w:val="00BD7F06"/>
    <w:rsid w:val="00BE02E8"/>
    <w:rsid w:val="00BE11DC"/>
    <w:rsid w:val="00BE27D0"/>
    <w:rsid w:val="00BE29DB"/>
    <w:rsid w:val="00BE4B06"/>
    <w:rsid w:val="00BE4CBF"/>
    <w:rsid w:val="00BE6220"/>
    <w:rsid w:val="00BE662B"/>
    <w:rsid w:val="00BE68ED"/>
    <w:rsid w:val="00BE72DE"/>
    <w:rsid w:val="00BE774C"/>
    <w:rsid w:val="00BF00A0"/>
    <w:rsid w:val="00BF20DA"/>
    <w:rsid w:val="00BF2133"/>
    <w:rsid w:val="00BF4C29"/>
    <w:rsid w:val="00BF6AA0"/>
    <w:rsid w:val="00BF79E0"/>
    <w:rsid w:val="00BF7CD4"/>
    <w:rsid w:val="00C00579"/>
    <w:rsid w:val="00C0067A"/>
    <w:rsid w:val="00C00E5D"/>
    <w:rsid w:val="00C01418"/>
    <w:rsid w:val="00C0153D"/>
    <w:rsid w:val="00C016AB"/>
    <w:rsid w:val="00C018F7"/>
    <w:rsid w:val="00C02C23"/>
    <w:rsid w:val="00C03971"/>
    <w:rsid w:val="00C03B0F"/>
    <w:rsid w:val="00C0562D"/>
    <w:rsid w:val="00C058A4"/>
    <w:rsid w:val="00C06546"/>
    <w:rsid w:val="00C069AF"/>
    <w:rsid w:val="00C06B54"/>
    <w:rsid w:val="00C071E0"/>
    <w:rsid w:val="00C078C0"/>
    <w:rsid w:val="00C07C0B"/>
    <w:rsid w:val="00C104FB"/>
    <w:rsid w:val="00C112B7"/>
    <w:rsid w:val="00C13A18"/>
    <w:rsid w:val="00C13DC1"/>
    <w:rsid w:val="00C14395"/>
    <w:rsid w:val="00C146AC"/>
    <w:rsid w:val="00C14DC1"/>
    <w:rsid w:val="00C152C0"/>
    <w:rsid w:val="00C1627F"/>
    <w:rsid w:val="00C20181"/>
    <w:rsid w:val="00C2094C"/>
    <w:rsid w:val="00C20F61"/>
    <w:rsid w:val="00C2181F"/>
    <w:rsid w:val="00C21B6C"/>
    <w:rsid w:val="00C22D2F"/>
    <w:rsid w:val="00C2382F"/>
    <w:rsid w:val="00C23BE4"/>
    <w:rsid w:val="00C25106"/>
    <w:rsid w:val="00C25731"/>
    <w:rsid w:val="00C25B1E"/>
    <w:rsid w:val="00C25F7A"/>
    <w:rsid w:val="00C27577"/>
    <w:rsid w:val="00C2782E"/>
    <w:rsid w:val="00C27F7E"/>
    <w:rsid w:val="00C30556"/>
    <w:rsid w:val="00C30B23"/>
    <w:rsid w:val="00C323DB"/>
    <w:rsid w:val="00C32B71"/>
    <w:rsid w:val="00C32EC0"/>
    <w:rsid w:val="00C3327A"/>
    <w:rsid w:val="00C333A8"/>
    <w:rsid w:val="00C34743"/>
    <w:rsid w:val="00C347A7"/>
    <w:rsid w:val="00C34FF8"/>
    <w:rsid w:val="00C353F8"/>
    <w:rsid w:val="00C35A2D"/>
    <w:rsid w:val="00C35EAB"/>
    <w:rsid w:val="00C35F12"/>
    <w:rsid w:val="00C3730C"/>
    <w:rsid w:val="00C37B22"/>
    <w:rsid w:val="00C4000A"/>
    <w:rsid w:val="00C407DE"/>
    <w:rsid w:val="00C40B1A"/>
    <w:rsid w:val="00C40F04"/>
    <w:rsid w:val="00C4105A"/>
    <w:rsid w:val="00C417D7"/>
    <w:rsid w:val="00C42CA7"/>
    <w:rsid w:val="00C42FB5"/>
    <w:rsid w:val="00C42FF8"/>
    <w:rsid w:val="00C430A4"/>
    <w:rsid w:val="00C43EB3"/>
    <w:rsid w:val="00C444DB"/>
    <w:rsid w:val="00C457FE"/>
    <w:rsid w:val="00C466B9"/>
    <w:rsid w:val="00C46758"/>
    <w:rsid w:val="00C468C9"/>
    <w:rsid w:val="00C474ED"/>
    <w:rsid w:val="00C475E3"/>
    <w:rsid w:val="00C50C7E"/>
    <w:rsid w:val="00C51062"/>
    <w:rsid w:val="00C52042"/>
    <w:rsid w:val="00C52312"/>
    <w:rsid w:val="00C5298C"/>
    <w:rsid w:val="00C544DF"/>
    <w:rsid w:val="00C554BD"/>
    <w:rsid w:val="00C56706"/>
    <w:rsid w:val="00C56A6E"/>
    <w:rsid w:val="00C574DA"/>
    <w:rsid w:val="00C57BCE"/>
    <w:rsid w:val="00C607B9"/>
    <w:rsid w:val="00C61798"/>
    <w:rsid w:val="00C62048"/>
    <w:rsid w:val="00C6292F"/>
    <w:rsid w:val="00C63F1C"/>
    <w:rsid w:val="00C64207"/>
    <w:rsid w:val="00C64618"/>
    <w:rsid w:val="00C64D95"/>
    <w:rsid w:val="00C65A77"/>
    <w:rsid w:val="00C65B0C"/>
    <w:rsid w:val="00C67EE6"/>
    <w:rsid w:val="00C67F15"/>
    <w:rsid w:val="00C70EEA"/>
    <w:rsid w:val="00C72101"/>
    <w:rsid w:val="00C7224D"/>
    <w:rsid w:val="00C723BA"/>
    <w:rsid w:val="00C726A1"/>
    <w:rsid w:val="00C73027"/>
    <w:rsid w:val="00C73B58"/>
    <w:rsid w:val="00C73B82"/>
    <w:rsid w:val="00C73EC1"/>
    <w:rsid w:val="00C74148"/>
    <w:rsid w:val="00C74375"/>
    <w:rsid w:val="00C75A2B"/>
    <w:rsid w:val="00C75D5C"/>
    <w:rsid w:val="00C75DF7"/>
    <w:rsid w:val="00C761C8"/>
    <w:rsid w:val="00C7789E"/>
    <w:rsid w:val="00C80278"/>
    <w:rsid w:val="00C80493"/>
    <w:rsid w:val="00C80BB2"/>
    <w:rsid w:val="00C80BC4"/>
    <w:rsid w:val="00C80EB5"/>
    <w:rsid w:val="00C81829"/>
    <w:rsid w:val="00C8267F"/>
    <w:rsid w:val="00C83726"/>
    <w:rsid w:val="00C839AA"/>
    <w:rsid w:val="00C84428"/>
    <w:rsid w:val="00C84C4D"/>
    <w:rsid w:val="00C85175"/>
    <w:rsid w:val="00C851BC"/>
    <w:rsid w:val="00C86546"/>
    <w:rsid w:val="00C865AC"/>
    <w:rsid w:val="00C866F0"/>
    <w:rsid w:val="00C868BC"/>
    <w:rsid w:val="00C86D22"/>
    <w:rsid w:val="00C871C1"/>
    <w:rsid w:val="00C87660"/>
    <w:rsid w:val="00C90172"/>
    <w:rsid w:val="00C907DC"/>
    <w:rsid w:val="00C90BA7"/>
    <w:rsid w:val="00C90FD5"/>
    <w:rsid w:val="00C91790"/>
    <w:rsid w:val="00C926F3"/>
    <w:rsid w:val="00C92925"/>
    <w:rsid w:val="00C92E4F"/>
    <w:rsid w:val="00C92EF9"/>
    <w:rsid w:val="00C94C0D"/>
    <w:rsid w:val="00C95243"/>
    <w:rsid w:val="00C9546B"/>
    <w:rsid w:val="00C955E2"/>
    <w:rsid w:val="00C962F3"/>
    <w:rsid w:val="00C96E66"/>
    <w:rsid w:val="00C97083"/>
    <w:rsid w:val="00C9708B"/>
    <w:rsid w:val="00CA029A"/>
    <w:rsid w:val="00CA0909"/>
    <w:rsid w:val="00CA0996"/>
    <w:rsid w:val="00CA11EC"/>
    <w:rsid w:val="00CA12FA"/>
    <w:rsid w:val="00CA2A6F"/>
    <w:rsid w:val="00CA2E23"/>
    <w:rsid w:val="00CA333D"/>
    <w:rsid w:val="00CA3635"/>
    <w:rsid w:val="00CA3C2A"/>
    <w:rsid w:val="00CA49DF"/>
    <w:rsid w:val="00CA609E"/>
    <w:rsid w:val="00CA67C2"/>
    <w:rsid w:val="00CA7C9A"/>
    <w:rsid w:val="00CB0279"/>
    <w:rsid w:val="00CB0977"/>
    <w:rsid w:val="00CB0BC9"/>
    <w:rsid w:val="00CB2570"/>
    <w:rsid w:val="00CB2700"/>
    <w:rsid w:val="00CB2781"/>
    <w:rsid w:val="00CB2975"/>
    <w:rsid w:val="00CB4516"/>
    <w:rsid w:val="00CB4F26"/>
    <w:rsid w:val="00CB5DF3"/>
    <w:rsid w:val="00CB61E7"/>
    <w:rsid w:val="00CB6A7B"/>
    <w:rsid w:val="00CB6C21"/>
    <w:rsid w:val="00CB7DD6"/>
    <w:rsid w:val="00CB7EAC"/>
    <w:rsid w:val="00CC0BBE"/>
    <w:rsid w:val="00CC1BEF"/>
    <w:rsid w:val="00CC26FA"/>
    <w:rsid w:val="00CC3AB5"/>
    <w:rsid w:val="00CC3C17"/>
    <w:rsid w:val="00CC42B5"/>
    <w:rsid w:val="00CC4863"/>
    <w:rsid w:val="00CC4FBC"/>
    <w:rsid w:val="00CC59D1"/>
    <w:rsid w:val="00CC5E3A"/>
    <w:rsid w:val="00CC61ED"/>
    <w:rsid w:val="00CC6474"/>
    <w:rsid w:val="00CC67E2"/>
    <w:rsid w:val="00CC74D5"/>
    <w:rsid w:val="00CC7B28"/>
    <w:rsid w:val="00CD09D2"/>
    <w:rsid w:val="00CD0B3C"/>
    <w:rsid w:val="00CD1077"/>
    <w:rsid w:val="00CD171E"/>
    <w:rsid w:val="00CD1A24"/>
    <w:rsid w:val="00CD266D"/>
    <w:rsid w:val="00CD2869"/>
    <w:rsid w:val="00CD2DFE"/>
    <w:rsid w:val="00CD473E"/>
    <w:rsid w:val="00CD59A4"/>
    <w:rsid w:val="00CD6157"/>
    <w:rsid w:val="00CD6395"/>
    <w:rsid w:val="00CD6A18"/>
    <w:rsid w:val="00CD701F"/>
    <w:rsid w:val="00CE0E29"/>
    <w:rsid w:val="00CE11CB"/>
    <w:rsid w:val="00CE1DED"/>
    <w:rsid w:val="00CE2675"/>
    <w:rsid w:val="00CE3471"/>
    <w:rsid w:val="00CE3527"/>
    <w:rsid w:val="00CE4B1B"/>
    <w:rsid w:val="00CE6901"/>
    <w:rsid w:val="00CE6D02"/>
    <w:rsid w:val="00CF0D72"/>
    <w:rsid w:val="00CF0F89"/>
    <w:rsid w:val="00CF1365"/>
    <w:rsid w:val="00CF138F"/>
    <w:rsid w:val="00CF2244"/>
    <w:rsid w:val="00CF2300"/>
    <w:rsid w:val="00CF3194"/>
    <w:rsid w:val="00CF3474"/>
    <w:rsid w:val="00CF3673"/>
    <w:rsid w:val="00CF3BC6"/>
    <w:rsid w:val="00CF3E59"/>
    <w:rsid w:val="00CF44A5"/>
    <w:rsid w:val="00CF4533"/>
    <w:rsid w:val="00CF497E"/>
    <w:rsid w:val="00CF4D8D"/>
    <w:rsid w:val="00CF4F0F"/>
    <w:rsid w:val="00CF5B20"/>
    <w:rsid w:val="00CF5E41"/>
    <w:rsid w:val="00D004C8"/>
    <w:rsid w:val="00D01D93"/>
    <w:rsid w:val="00D04A11"/>
    <w:rsid w:val="00D04EF1"/>
    <w:rsid w:val="00D0533F"/>
    <w:rsid w:val="00D05D89"/>
    <w:rsid w:val="00D06EAB"/>
    <w:rsid w:val="00D074F5"/>
    <w:rsid w:val="00D0762C"/>
    <w:rsid w:val="00D07A9C"/>
    <w:rsid w:val="00D102C8"/>
    <w:rsid w:val="00D1062A"/>
    <w:rsid w:val="00D1135A"/>
    <w:rsid w:val="00D11BCD"/>
    <w:rsid w:val="00D131B1"/>
    <w:rsid w:val="00D14F31"/>
    <w:rsid w:val="00D15B9F"/>
    <w:rsid w:val="00D16134"/>
    <w:rsid w:val="00D16797"/>
    <w:rsid w:val="00D167D8"/>
    <w:rsid w:val="00D16BEB"/>
    <w:rsid w:val="00D17510"/>
    <w:rsid w:val="00D17579"/>
    <w:rsid w:val="00D1769B"/>
    <w:rsid w:val="00D17F43"/>
    <w:rsid w:val="00D2070D"/>
    <w:rsid w:val="00D20CBB"/>
    <w:rsid w:val="00D210CC"/>
    <w:rsid w:val="00D213D2"/>
    <w:rsid w:val="00D21641"/>
    <w:rsid w:val="00D22A3F"/>
    <w:rsid w:val="00D22B64"/>
    <w:rsid w:val="00D242E3"/>
    <w:rsid w:val="00D246B8"/>
    <w:rsid w:val="00D24C19"/>
    <w:rsid w:val="00D25817"/>
    <w:rsid w:val="00D25CA7"/>
    <w:rsid w:val="00D2665C"/>
    <w:rsid w:val="00D26960"/>
    <w:rsid w:val="00D272E4"/>
    <w:rsid w:val="00D30B7B"/>
    <w:rsid w:val="00D311FD"/>
    <w:rsid w:val="00D3164C"/>
    <w:rsid w:val="00D31D58"/>
    <w:rsid w:val="00D31D8D"/>
    <w:rsid w:val="00D3326F"/>
    <w:rsid w:val="00D3357D"/>
    <w:rsid w:val="00D33B81"/>
    <w:rsid w:val="00D340E1"/>
    <w:rsid w:val="00D34FFE"/>
    <w:rsid w:val="00D35044"/>
    <w:rsid w:val="00D35B7C"/>
    <w:rsid w:val="00D361D9"/>
    <w:rsid w:val="00D36378"/>
    <w:rsid w:val="00D36819"/>
    <w:rsid w:val="00D37123"/>
    <w:rsid w:val="00D406D6"/>
    <w:rsid w:val="00D41052"/>
    <w:rsid w:val="00D415A2"/>
    <w:rsid w:val="00D418F6"/>
    <w:rsid w:val="00D421DA"/>
    <w:rsid w:val="00D42A76"/>
    <w:rsid w:val="00D43597"/>
    <w:rsid w:val="00D43E01"/>
    <w:rsid w:val="00D44137"/>
    <w:rsid w:val="00D456B7"/>
    <w:rsid w:val="00D45B90"/>
    <w:rsid w:val="00D462B7"/>
    <w:rsid w:val="00D50204"/>
    <w:rsid w:val="00D508B8"/>
    <w:rsid w:val="00D51038"/>
    <w:rsid w:val="00D51071"/>
    <w:rsid w:val="00D52072"/>
    <w:rsid w:val="00D53218"/>
    <w:rsid w:val="00D53241"/>
    <w:rsid w:val="00D53B91"/>
    <w:rsid w:val="00D54182"/>
    <w:rsid w:val="00D54AC7"/>
    <w:rsid w:val="00D54E36"/>
    <w:rsid w:val="00D54F98"/>
    <w:rsid w:val="00D55283"/>
    <w:rsid w:val="00D573D3"/>
    <w:rsid w:val="00D57664"/>
    <w:rsid w:val="00D600DA"/>
    <w:rsid w:val="00D6049E"/>
    <w:rsid w:val="00D60521"/>
    <w:rsid w:val="00D606ED"/>
    <w:rsid w:val="00D61544"/>
    <w:rsid w:val="00D639E2"/>
    <w:rsid w:val="00D63C67"/>
    <w:rsid w:val="00D63F45"/>
    <w:rsid w:val="00D643E2"/>
    <w:rsid w:val="00D6522E"/>
    <w:rsid w:val="00D6600D"/>
    <w:rsid w:val="00D66EC3"/>
    <w:rsid w:val="00D67922"/>
    <w:rsid w:val="00D708AE"/>
    <w:rsid w:val="00D7158D"/>
    <w:rsid w:val="00D7260C"/>
    <w:rsid w:val="00D726C2"/>
    <w:rsid w:val="00D72D0B"/>
    <w:rsid w:val="00D73134"/>
    <w:rsid w:val="00D7445E"/>
    <w:rsid w:val="00D74B62"/>
    <w:rsid w:val="00D751DA"/>
    <w:rsid w:val="00D75ACF"/>
    <w:rsid w:val="00D75D6F"/>
    <w:rsid w:val="00D76D35"/>
    <w:rsid w:val="00D76ECF"/>
    <w:rsid w:val="00D77506"/>
    <w:rsid w:val="00D80098"/>
    <w:rsid w:val="00D80435"/>
    <w:rsid w:val="00D81B3F"/>
    <w:rsid w:val="00D81B56"/>
    <w:rsid w:val="00D826D8"/>
    <w:rsid w:val="00D83423"/>
    <w:rsid w:val="00D83427"/>
    <w:rsid w:val="00D837B0"/>
    <w:rsid w:val="00D8388B"/>
    <w:rsid w:val="00D8567A"/>
    <w:rsid w:val="00D85BC5"/>
    <w:rsid w:val="00D86B3F"/>
    <w:rsid w:val="00D86DCB"/>
    <w:rsid w:val="00D87AA1"/>
    <w:rsid w:val="00D87D9F"/>
    <w:rsid w:val="00D914F2"/>
    <w:rsid w:val="00D91E91"/>
    <w:rsid w:val="00D9254C"/>
    <w:rsid w:val="00D9329F"/>
    <w:rsid w:val="00D94301"/>
    <w:rsid w:val="00D950CA"/>
    <w:rsid w:val="00D959D8"/>
    <w:rsid w:val="00D965D1"/>
    <w:rsid w:val="00D96F40"/>
    <w:rsid w:val="00D97357"/>
    <w:rsid w:val="00D977A8"/>
    <w:rsid w:val="00D977C4"/>
    <w:rsid w:val="00DA0A8F"/>
    <w:rsid w:val="00DA1A26"/>
    <w:rsid w:val="00DA3336"/>
    <w:rsid w:val="00DA343E"/>
    <w:rsid w:val="00DA3459"/>
    <w:rsid w:val="00DA3D94"/>
    <w:rsid w:val="00DA3F41"/>
    <w:rsid w:val="00DA44D5"/>
    <w:rsid w:val="00DA64C8"/>
    <w:rsid w:val="00DA6CC7"/>
    <w:rsid w:val="00DB000F"/>
    <w:rsid w:val="00DB0651"/>
    <w:rsid w:val="00DB0951"/>
    <w:rsid w:val="00DB0EE2"/>
    <w:rsid w:val="00DB120C"/>
    <w:rsid w:val="00DB1407"/>
    <w:rsid w:val="00DB252F"/>
    <w:rsid w:val="00DB2DBB"/>
    <w:rsid w:val="00DB3ABD"/>
    <w:rsid w:val="00DB4064"/>
    <w:rsid w:val="00DB485D"/>
    <w:rsid w:val="00DB6363"/>
    <w:rsid w:val="00DB7B7A"/>
    <w:rsid w:val="00DB7F41"/>
    <w:rsid w:val="00DC008F"/>
    <w:rsid w:val="00DC155B"/>
    <w:rsid w:val="00DC2AB0"/>
    <w:rsid w:val="00DC3477"/>
    <w:rsid w:val="00DC3A07"/>
    <w:rsid w:val="00DC42BC"/>
    <w:rsid w:val="00DC4D57"/>
    <w:rsid w:val="00DC5EDE"/>
    <w:rsid w:val="00DC6477"/>
    <w:rsid w:val="00DC6DCB"/>
    <w:rsid w:val="00DD0B19"/>
    <w:rsid w:val="00DD154B"/>
    <w:rsid w:val="00DD28E5"/>
    <w:rsid w:val="00DD2A96"/>
    <w:rsid w:val="00DD3A49"/>
    <w:rsid w:val="00DD4130"/>
    <w:rsid w:val="00DD676B"/>
    <w:rsid w:val="00DD6C55"/>
    <w:rsid w:val="00DD7D9D"/>
    <w:rsid w:val="00DE088A"/>
    <w:rsid w:val="00DE0BE3"/>
    <w:rsid w:val="00DE13C1"/>
    <w:rsid w:val="00DE2399"/>
    <w:rsid w:val="00DE42FF"/>
    <w:rsid w:val="00DE45E0"/>
    <w:rsid w:val="00DE480A"/>
    <w:rsid w:val="00DE5436"/>
    <w:rsid w:val="00DE5723"/>
    <w:rsid w:val="00DE59E7"/>
    <w:rsid w:val="00DE6174"/>
    <w:rsid w:val="00DF0150"/>
    <w:rsid w:val="00DF0561"/>
    <w:rsid w:val="00DF11EF"/>
    <w:rsid w:val="00DF2280"/>
    <w:rsid w:val="00DF41C5"/>
    <w:rsid w:val="00DF5E7D"/>
    <w:rsid w:val="00DF762E"/>
    <w:rsid w:val="00E006EC"/>
    <w:rsid w:val="00E00AF6"/>
    <w:rsid w:val="00E019D6"/>
    <w:rsid w:val="00E025A1"/>
    <w:rsid w:val="00E02632"/>
    <w:rsid w:val="00E032BD"/>
    <w:rsid w:val="00E03B2D"/>
    <w:rsid w:val="00E040CB"/>
    <w:rsid w:val="00E04F72"/>
    <w:rsid w:val="00E058D8"/>
    <w:rsid w:val="00E05A1D"/>
    <w:rsid w:val="00E05D3F"/>
    <w:rsid w:val="00E066B7"/>
    <w:rsid w:val="00E0709E"/>
    <w:rsid w:val="00E07840"/>
    <w:rsid w:val="00E07EB9"/>
    <w:rsid w:val="00E1003A"/>
    <w:rsid w:val="00E124EA"/>
    <w:rsid w:val="00E13310"/>
    <w:rsid w:val="00E1418D"/>
    <w:rsid w:val="00E1498F"/>
    <w:rsid w:val="00E15065"/>
    <w:rsid w:val="00E1555D"/>
    <w:rsid w:val="00E1563B"/>
    <w:rsid w:val="00E158EC"/>
    <w:rsid w:val="00E15DBE"/>
    <w:rsid w:val="00E16A30"/>
    <w:rsid w:val="00E17481"/>
    <w:rsid w:val="00E17A99"/>
    <w:rsid w:val="00E17F7E"/>
    <w:rsid w:val="00E2096E"/>
    <w:rsid w:val="00E20D89"/>
    <w:rsid w:val="00E217A2"/>
    <w:rsid w:val="00E21D3C"/>
    <w:rsid w:val="00E224E8"/>
    <w:rsid w:val="00E22D59"/>
    <w:rsid w:val="00E27B4E"/>
    <w:rsid w:val="00E27BD2"/>
    <w:rsid w:val="00E3186C"/>
    <w:rsid w:val="00E35080"/>
    <w:rsid w:val="00E35F37"/>
    <w:rsid w:val="00E361EA"/>
    <w:rsid w:val="00E3633B"/>
    <w:rsid w:val="00E36545"/>
    <w:rsid w:val="00E36697"/>
    <w:rsid w:val="00E36C59"/>
    <w:rsid w:val="00E40118"/>
    <w:rsid w:val="00E402E6"/>
    <w:rsid w:val="00E403CF"/>
    <w:rsid w:val="00E40DDA"/>
    <w:rsid w:val="00E41C05"/>
    <w:rsid w:val="00E42202"/>
    <w:rsid w:val="00E4267D"/>
    <w:rsid w:val="00E444A0"/>
    <w:rsid w:val="00E44D6A"/>
    <w:rsid w:val="00E46273"/>
    <w:rsid w:val="00E477EC"/>
    <w:rsid w:val="00E47ADC"/>
    <w:rsid w:val="00E47BE6"/>
    <w:rsid w:val="00E47C9D"/>
    <w:rsid w:val="00E5050E"/>
    <w:rsid w:val="00E509CB"/>
    <w:rsid w:val="00E50CAB"/>
    <w:rsid w:val="00E512B7"/>
    <w:rsid w:val="00E516AE"/>
    <w:rsid w:val="00E5271D"/>
    <w:rsid w:val="00E529DB"/>
    <w:rsid w:val="00E5396C"/>
    <w:rsid w:val="00E5512E"/>
    <w:rsid w:val="00E555AF"/>
    <w:rsid w:val="00E55ECC"/>
    <w:rsid w:val="00E564C8"/>
    <w:rsid w:val="00E5770D"/>
    <w:rsid w:val="00E57904"/>
    <w:rsid w:val="00E57E56"/>
    <w:rsid w:val="00E60687"/>
    <w:rsid w:val="00E622A2"/>
    <w:rsid w:val="00E63012"/>
    <w:rsid w:val="00E637A0"/>
    <w:rsid w:val="00E644A0"/>
    <w:rsid w:val="00E645D2"/>
    <w:rsid w:val="00E64A71"/>
    <w:rsid w:val="00E64C75"/>
    <w:rsid w:val="00E64FA5"/>
    <w:rsid w:val="00E65C24"/>
    <w:rsid w:val="00E65E85"/>
    <w:rsid w:val="00E66034"/>
    <w:rsid w:val="00E664E8"/>
    <w:rsid w:val="00E66572"/>
    <w:rsid w:val="00E670CF"/>
    <w:rsid w:val="00E670F2"/>
    <w:rsid w:val="00E67D14"/>
    <w:rsid w:val="00E70B20"/>
    <w:rsid w:val="00E70C8B"/>
    <w:rsid w:val="00E72013"/>
    <w:rsid w:val="00E73649"/>
    <w:rsid w:val="00E73800"/>
    <w:rsid w:val="00E73B7E"/>
    <w:rsid w:val="00E74444"/>
    <w:rsid w:val="00E75560"/>
    <w:rsid w:val="00E75E2A"/>
    <w:rsid w:val="00E76ACB"/>
    <w:rsid w:val="00E76DC4"/>
    <w:rsid w:val="00E77001"/>
    <w:rsid w:val="00E77B41"/>
    <w:rsid w:val="00E77E51"/>
    <w:rsid w:val="00E81268"/>
    <w:rsid w:val="00E813C2"/>
    <w:rsid w:val="00E839E9"/>
    <w:rsid w:val="00E83F08"/>
    <w:rsid w:val="00E84105"/>
    <w:rsid w:val="00E84309"/>
    <w:rsid w:val="00E84822"/>
    <w:rsid w:val="00E84EBC"/>
    <w:rsid w:val="00E8665F"/>
    <w:rsid w:val="00E86A71"/>
    <w:rsid w:val="00E86FAE"/>
    <w:rsid w:val="00E87894"/>
    <w:rsid w:val="00E90DF8"/>
    <w:rsid w:val="00E90EEA"/>
    <w:rsid w:val="00E91223"/>
    <w:rsid w:val="00E913C3"/>
    <w:rsid w:val="00E935AD"/>
    <w:rsid w:val="00E93EBE"/>
    <w:rsid w:val="00E9452F"/>
    <w:rsid w:val="00E95261"/>
    <w:rsid w:val="00E954A0"/>
    <w:rsid w:val="00E95839"/>
    <w:rsid w:val="00E965B5"/>
    <w:rsid w:val="00E97050"/>
    <w:rsid w:val="00E97DA3"/>
    <w:rsid w:val="00EA0D03"/>
    <w:rsid w:val="00EA0E3B"/>
    <w:rsid w:val="00EA3CC0"/>
    <w:rsid w:val="00EA4139"/>
    <w:rsid w:val="00EA46D2"/>
    <w:rsid w:val="00EA4F84"/>
    <w:rsid w:val="00EA5156"/>
    <w:rsid w:val="00EA5B86"/>
    <w:rsid w:val="00EA5D71"/>
    <w:rsid w:val="00EA5FCD"/>
    <w:rsid w:val="00EA6240"/>
    <w:rsid w:val="00EA66A0"/>
    <w:rsid w:val="00EA6E85"/>
    <w:rsid w:val="00EA74EE"/>
    <w:rsid w:val="00EB0680"/>
    <w:rsid w:val="00EB0AAB"/>
    <w:rsid w:val="00EB1056"/>
    <w:rsid w:val="00EB14AA"/>
    <w:rsid w:val="00EB1955"/>
    <w:rsid w:val="00EB234D"/>
    <w:rsid w:val="00EB2F1E"/>
    <w:rsid w:val="00EB4283"/>
    <w:rsid w:val="00EB5552"/>
    <w:rsid w:val="00EB5BB0"/>
    <w:rsid w:val="00EB5C44"/>
    <w:rsid w:val="00EB5E5F"/>
    <w:rsid w:val="00EB6978"/>
    <w:rsid w:val="00EB7D06"/>
    <w:rsid w:val="00EB7E8A"/>
    <w:rsid w:val="00EC04F2"/>
    <w:rsid w:val="00EC11BA"/>
    <w:rsid w:val="00EC14F2"/>
    <w:rsid w:val="00EC1780"/>
    <w:rsid w:val="00EC1B94"/>
    <w:rsid w:val="00EC2134"/>
    <w:rsid w:val="00EC2D75"/>
    <w:rsid w:val="00EC2F8F"/>
    <w:rsid w:val="00EC5044"/>
    <w:rsid w:val="00EC52F6"/>
    <w:rsid w:val="00EC5A10"/>
    <w:rsid w:val="00EC625E"/>
    <w:rsid w:val="00EC7EF1"/>
    <w:rsid w:val="00ED037D"/>
    <w:rsid w:val="00ED0648"/>
    <w:rsid w:val="00ED0D6B"/>
    <w:rsid w:val="00ED0ED4"/>
    <w:rsid w:val="00ED134C"/>
    <w:rsid w:val="00ED18AB"/>
    <w:rsid w:val="00ED18F1"/>
    <w:rsid w:val="00ED2DF3"/>
    <w:rsid w:val="00ED3080"/>
    <w:rsid w:val="00ED358F"/>
    <w:rsid w:val="00ED46A8"/>
    <w:rsid w:val="00ED4B72"/>
    <w:rsid w:val="00ED507A"/>
    <w:rsid w:val="00ED52FB"/>
    <w:rsid w:val="00ED57C6"/>
    <w:rsid w:val="00ED6638"/>
    <w:rsid w:val="00ED69FE"/>
    <w:rsid w:val="00ED6AA0"/>
    <w:rsid w:val="00ED6AA7"/>
    <w:rsid w:val="00ED7402"/>
    <w:rsid w:val="00ED7EFA"/>
    <w:rsid w:val="00ED7FD7"/>
    <w:rsid w:val="00EE0A08"/>
    <w:rsid w:val="00EE0A9C"/>
    <w:rsid w:val="00EE14EA"/>
    <w:rsid w:val="00EE1A4C"/>
    <w:rsid w:val="00EE1A70"/>
    <w:rsid w:val="00EE1B12"/>
    <w:rsid w:val="00EE26D3"/>
    <w:rsid w:val="00EE2B31"/>
    <w:rsid w:val="00EE3F00"/>
    <w:rsid w:val="00EE3FC5"/>
    <w:rsid w:val="00EE42F7"/>
    <w:rsid w:val="00EE4ED3"/>
    <w:rsid w:val="00EE5489"/>
    <w:rsid w:val="00EE57F5"/>
    <w:rsid w:val="00EE5CA5"/>
    <w:rsid w:val="00EE7732"/>
    <w:rsid w:val="00EF0FE4"/>
    <w:rsid w:val="00EF1181"/>
    <w:rsid w:val="00EF169D"/>
    <w:rsid w:val="00EF18E0"/>
    <w:rsid w:val="00EF2445"/>
    <w:rsid w:val="00EF25DD"/>
    <w:rsid w:val="00EF290E"/>
    <w:rsid w:val="00EF3701"/>
    <w:rsid w:val="00EF37DB"/>
    <w:rsid w:val="00EF391F"/>
    <w:rsid w:val="00EF47AA"/>
    <w:rsid w:val="00EF5380"/>
    <w:rsid w:val="00EF5DB4"/>
    <w:rsid w:val="00EF662A"/>
    <w:rsid w:val="00EF68CF"/>
    <w:rsid w:val="00EF70BB"/>
    <w:rsid w:val="00EF7466"/>
    <w:rsid w:val="00EF99F4"/>
    <w:rsid w:val="00F02580"/>
    <w:rsid w:val="00F038BC"/>
    <w:rsid w:val="00F04425"/>
    <w:rsid w:val="00F048C1"/>
    <w:rsid w:val="00F05278"/>
    <w:rsid w:val="00F05A7C"/>
    <w:rsid w:val="00F05C6B"/>
    <w:rsid w:val="00F06765"/>
    <w:rsid w:val="00F06B53"/>
    <w:rsid w:val="00F07187"/>
    <w:rsid w:val="00F105FA"/>
    <w:rsid w:val="00F10CFC"/>
    <w:rsid w:val="00F11295"/>
    <w:rsid w:val="00F119D9"/>
    <w:rsid w:val="00F12598"/>
    <w:rsid w:val="00F1291F"/>
    <w:rsid w:val="00F13696"/>
    <w:rsid w:val="00F13EBA"/>
    <w:rsid w:val="00F13FB7"/>
    <w:rsid w:val="00F14576"/>
    <w:rsid w:val="00F14EC9"/>
    <w:rsid w:val="00F150D0"/>
    <w:rsid w:val="00F15B46"/>
    <w:rsid w:val="00F15C74"/>
    <w:rsid w:val="00F1701C"/>
    <w:rsid w:val="00F17359"/>
    <w:rsid w:val="00F17BC3"/>
    <w:rsid w:val="00F17F8E"/>
    <w:rsid w:val="00F20F04"/>
    <w:rsid w:val="00F219B2"/>
    <w:rsid w:val="00F21B03"/>
    <w:rsid w:val="00F21CF3"/>
    <w:rsid w:val="00F21DB4"/>
    <w:rsid w:val="00F21FF7"/>
    <w:rsid w:val="00F2316D"/>
    <w:rsid w:val="00F23B59"/>
    <w:rsid w:val="00F23EC0"/>
    <w:rsid w:val="00F24371"/>
    <w:rsid w:val="00F244B1"/>
    <w:rsid w:val="00F24E7D"/>
    <w:rsid w:val="00F2565D"/>
    <w:rsid w:val="00F259A5"/>
    <w:rsid w:val="00F26197"/>
    <w:rsid w:val="00F26F94"/>
    <w:rsid w:val="00F27854"/>
    <w:rsid w:val="00F309B7"/>
    <w:rsid w:val="00F320F3"/>
    <w:rsid w:val="00F33331"/>
    <w:rsid w:val="00F33474"/>
    <w:rsid w:val="00F348E0"/>
    <w:rsid w:val="00F35DA2"/>
    <w:rsid w:val="00F37F7D"/>
    <w:rsid w:val="00F40D95"/>
    <w:rsid w:val="00F410A3"/>
    <w:rsid w:val="00F412B3"/>
    <w:rsid w:val="00F41B36"/>
    <w:rsid w:val="00F41E56"/>
    <w:rsid w:val="00F429CD"/>
    <w:rsid w:val="00F42AF9"/>
    <w:rsid w:val="00F42E62"/>
    <w:rsid w:val="00F42F40"/>
    <w:rsid w:val="00F43A2A"/>
    <w:rsid w:val="00F43E50"/>
    <w:rsid w:val="00F441EE"/>
    <w:rsid w:val="00F44A72"/>
    <w:rsid w:val="00F45502"/>
    <w:rsid w:val="00F45B70"/>
    <w:rsid w:val="00F461A5"/>
    <w:rsid w:val="00F46A7E"/>
    <w:rsid w:val="00F475BF"/>
    <w:rsid w:val="00F476E8"/>
    <w:rsid w:val="00F47D82"/>
    <w:rsid w:val="00F50F01"/>
    <w:rsid w:val="00F52255"/>
    <w:rsid w:val="00F52B2E"/>
    <w:rsid w:val="00F53158"/>
    <w:rsid w:val="00F5391D"/>
    <w:rsid w:val="00F53A7E"/>
    <w:rsid w:val="00F53F06"/>
    <w:rsid w:val="00F540AB"/>
    <w:rsid w:val="00F54C5D"/>
    <w:rsid w:val="00F55D91"/>
    <w:rsid w:val="00F56942"/>
    <w:rsid w:val="00F56B2F"/>
    <w:rsid w:val="00F56C1C"/>
    <w:rsid w:val="00F57CD3"/>
    <w:rsid w:val="00F57DA1"/>
    <w:rsid w:val="00F60F68"/>
    <w:rsid w:val="00F613DF"/>
    <w:rsid w:val="00F6194C"/>
    <w:rsid w:val="00F61B2F"/>
    <w:rsid w:val="00F63AF5"/>
    <w:rsid w:val="00F63BC6"/>
    <w:rsid w:val="00F63F55"/>
    <w:rsid w:val="00F65419"/>
    <w:rsid w:val="00F66467"/>
    <w:rsid w:val="00F66D49"/>
    <w:rsid w:val="00F66D61"/>
    <w:rsid w:val="00F66D7E"/>
    <w:rsid w:val="00F70148"/>
    <w:rsid w:val="00F704DE"/>
    <w:rsid w:val="00F70764"/>
    <w:rsid w:val="00F712E2"/>
    <w:rsid w:val="00F715A3"/>
    <w:rsid w:val="00F719CE"/>
    <w:rsid w:val="00F71B2E"/>
    <w:rsid w:val="00F720C1"/>
    <w:rsid w:val="00F72126"/>
    <w:rsid w:val="00F72B35"/>
    <w:rsid w:val="00F72ED6"/>
    <w:rsid w:val="00F72FE6"/>
    <w:rsid w:val="00F73F28"/>
    <w:rsid w:val="00F7400A"/>
    <w:rsid w:val="00F74741"/>
    <w:rsid w:val="00F755F8"/>
    <w:rsid w:val="00F76C0A"/>
    <w:rsid w:val="00F77992"/>
    <w:rsid w:val="00F8061D"/>
    <w:rsid w:val="00F80D6D"/>
    <w:rsid w:val="00F81B34"/>
    <w:rsid w:val="00F8267D"/>
    <w:rsid w:val="00F82926"/>
    <w:rsid w:val="00F83D27"/>
    <w:rsid w:val="00F841EA"/>
    <w:rsid w:val="00F84220"/>
    <w:rsid w:val="00F8480A"/>
    <w:rsid w:val="00F857E5"/>
    <w:rsid w:val="00F8678E"/>
    <w:rsid w:val="00F86D2C"/>
    <w:rsid w:val="00F875A5"/>
    <w:rsid w:val="00F87780"/>
    <w:rsid w:val="00F87D34"/>
    <w:rsid w:val="00F90A9B"/>
    <w:rsid w:val="00F90DDC"/>
    <w:rsid w:val="00F90E43"/>
    <w:rsid w:val="00F917A9"/>
    <w:rsid w:val="00F919C9"/>
    <w:rsid w:val="00F91E3D"/>
    <w:rsid w:val="00F91E82"/>
    <w:rsid w:val="00F920D2"/>
    <w:rsid w:val="00F92975"/>
    <w:rsid w:val="00F93C8B"/>
    <w:rsid w:val="00F94250"/>
    <w:rsid w:val="00F9506D"/>
    <w:rsid w:val="00F95579"/>
    <w:rsid w:val="00F95ACF"/>
    <w:rsid w:val="00F961DF"/>
    <w:rsid w:val="00F96562"/>
    <w:rsid w:val="00F97295"/>
    <w:rsid w:val="00FA0624"/>
    <w:rsid w:val="00FA09D7"/>
    <w:rsid w:val="00FA0C5A"/>
    <w:rsid w:val="00FA11BA"/>
    <w:rsid w:val="00FA1EDB"/>
    <w:rsid w:val="00FA2183"/>
    <w:rsid w:val="00FA35FC"/>
    <w:rsid w:val="00FA4200"/>
    <w:rsid w:val="00FA5432"/>
    <w:rsid w:val="00FA5A30"/>
    <w:rsid w:val="00FA6A54"/>
    <w:rsid w:val="00FA707A"/>
    <w:rsid w:val="00FB02F8"/>
    <w:rsid w:val="00FB0486"/>
    <w:rsid w:val="00FB0DD5"/>
    <w:rsid w:val="00FB0DDA"/>
    <w:rsid w:val="00FB25AE"/>
    <w:rsid w:val="00FB2C8C"/>
    <w:rsid w:val="00FB2D2D"/>
    <w:rsid w:val="00FB35E7"/>
    <w:rsid w:val="00FB3889"/>
    <w:rsid w:val="00FB3C89"/>
    <w:rsid w:val="00FB3DD0"/>
    <w:rsid w:val="00FB4F37"/>
    <w:rsid w:val="00FB512E"/>
    <w:rsid w:val="00FB559E"/>
    <w:rsid w:val="00FB6112"/>
    <w:rsid w:val="00FB6F15"/>
    <w:rsid w:val="00FB71C2"/>
    <w:rsid w:val="00FB7965"/>
    <w:rsid w:val="00FB7F37"/>
    <w:rsid w:val="00FC0932"/>
    <w:rsid w:val="00FC15F9"/>
    <w:rsid w:val="00FC16A4"/>
    <w:rsid w:val="00FC1CF7"/>
    <w:rsid w:val="00FC226B"/>
    <w:rsid w:val="00FC2897"/>
    <w:rsid w:val="00FC29B5"/>
    <w:rsid w:val="00FC2AB6"/>
    <w:rsid w:val="00FC3E80"/>
    <w:rsid w:val="00FC40A2"/>
    <w:rsid w:val="00FC5248"/>
    <w:rsid w:val="00FC537E"/>
    <w:rsid w:val="00FC5CA6"/>
    <w:rsid w:val="00FC635F"/>
    <w:rsid w:val="00FC6620"/>
    <w:rsid w:val="00FC6901"/>
    <w:rsid w:val="00FC6BCB"/>
    <w:rsid w:val="00FC724D"/>
    <w:rsid w:val="00FC7D9F"/>
    <w:rsid w:val="00FC7F60"/>
    <w:rsid w:val="00FD045D"/>
    <w:rsid w:val="00FD07F1"/>
    <w:rsid w:val="00FD092C"/>
    <w:rsid w:val="00FD150A"/>
    <w:rsid w:val="00FD1553"/>
    <w:rsid w:val="00FD1CDB"/>
    <w:rsid w:val="00FD316E"/>
    <w:rsid w:val="00FD4D43"/>
    <w:rsid w:val="00FD5046"/>
    <w:rsid w:val="00FD5612"/>
    <w:rsid w:val="00FD6111"/>
    <w:rsid w:val="00FD6526"/>
    <w:rsid w:val="00FD7553"/>
    <w:rsid w:val="00FD7735"/>
    <w:rsid w:val="00FD7D41"/>
    <w:rsid w:val="00FD7E73"/>
    <w:rsid w:val="00FE0499"/>
    <w:rsid w:val="00FE0E28"/>
    <w:rsid w:val="00FE1DFA"/>
    <w:rsid w:val="00FE1EA0"/>
    <w:rsid w:val="00FE212A"/>
    <w:rsid w:val="00FE2409"/>
    <w:rsid w:val="00FE2521"/>
    <w:rsid w:val="00FE28AD"/>
    <w:rsid w:val="00FE2AE1"/>
    <w:rsid w:val="00FE33CF"/>
    <w:rsid w:val="00FE445A"/>
    <w:rsid w:val="00FE4764"/>
    <w:rsid w:val="00FE49FB"/>
    <w:rsid w:val="00FE4A24"/>
    <w:rsid w:val="00FE51F4"/>
    <w:rsid w:val="00FE52A3"/>
    <w:rsid w:val="00FE52C9"/>
    <w:rsid w:val="00FE53EB"/>
    <w:rsid w:val="00FE5477"/>
    <w:rsid w:val="00FE5927"/>
    <w:rsid w:val="00FE6AAE"/>
    <w:rsid w:val="00FE7055"/>
    <w:rsid w:val="00FE7547"/>
    <w:rsid w:val="00FF043E"/>
    <w:rsid w:val="00FF178B"/>
    <w:rsid w:val="00FF17C7"/>
    <w:rsid w:val="00FF4B5B"/>
    <w:rsid w:val="00FF5197"/>
    <w:rsid w:val="00FF5B99"/>
    <w:rsid w:val="00FF64F6"/>
    <w:rsid w:val="00FF65E4"/>
    <w:rsid w:val="00FF671C"/>
    <w:rsid w:val="015B0F38"/>
    <w:rsid w:val="0176F1EE"/>
    <w:rsid w:val="01AC0EBB"/>
    <w:rsid w:val="01FB76E6"/>
    <w:rsid w:val="02253AF1"/>
    <w:rsid w:val="0245EE2D"/>
    <w:rsid w:val="025A5ABE"/>
    <w:rsid w:val="029F6A23"/>
    <w:rsid w:val="02AA2DDC"/>
    <w:rsid w:val="02B2CCC3"/>
    <w:rsid w:val="02CFCF8D"/>
    <w:rsid w:val="02E37795"/>
    <w:rsid w:val="035DFFE9"/>
    <w:rsid w:val="036B1449"/>
    <w:rsid w:val="037D0ED1"/>
    <w:rsid w:val="03AA3477"/>
    <w:rsid w:val="03CC26BC"/>
    <w:rsid w:val="0401B9AA"/>
    <w:rsid w:val="04082BD0"/>
    <w:rsid w:val="040BF3E2"/>
    <w:rsid w:val="044EA874"/>
    <w:rsid w:val="04703871"/>
    <w:rsid w:val="048790AE"/>
    <w:rsid w:val="048F0FAB"/>
    <w:rsid w:val="04F9889F"/>
    <w:rsid w:val="05487695"/>
    <w:rsid w:val="05542579"/>
    <w:rsid w:val="05883466"/>
    <w:rsid w:val="05886A85"/>
    <w:rsid w:val="05B347B5"/>
    <w:rsid w:val="05C58A52"/>
    <w:rsid w:val="061557FE"/>
    <w:rsid w:val="06A1056D"/>
    <w:rsid w:val="06ACACE3"/>
    <w:rsid w:val="06BC95D2"/>
    <w:rsid w:val="06BFABE8"/>
    <w:rsid w:val="06FEC1BF"/>
    <w:rsid w:val="07310D01"/>
    <w:rsid w:val="073A77F3"/>
    <w:rsid w:val="0765EAB6"/>
    <w:rsid w:val="076B6276"/>
    <w:rsid w:val="077EB02C"/>
    <w:rsid w:val="08165071"/>
    <w:rsid w:val="0821A774"/>
    <w:rsid w:val="08282519"/>
    <w:rsid w:val="084CCAB0"/>
    <w:rsid w:val="08AE6EA4"/>
    <w:rsid w:val="08BC59CC"/>
    <w:rsid w:val="090CC158"/>
    <w:rsid w:val="094FE602"/>
    <w:rsid w:val="09592EB4"/>
    <w:rsid w:val="096E6A5B"/>
    <w:rsid w:val="09807EB6"/>
    <w:rsid w:val="0996C6F0"/>
    <w:rsid w:val="09A4BFDA"/>
    <w:rsid w:val="09C9675A"/>
    <w:rsid w:val="09CE2C79"/>
    <w:rsid w:val="09E804CF"/>
    <w:rsid w:val="09E9E411"/>
    <w:rsid w:val="09F22019"/>
    <w:rsid w:val="0A51AB2E"/>
    <w:rsid w:val="0A8AEB63"/>
    <w:rsid w:val="0A982125"/>
    <w:rsid w:val="0AE45E6A"/>
    <w:rsid w:val="0B6040C5"/>
    <w:rsid w:val="0B77B3CD"/>
    <w:rsid w:val="0B9E846E"/>
    <w:rsid w:val="0BA875ED"/>
    <w:rsid w:val="0C066BDD"/>
    <w:rsid w:val="0C71F70E"/>
    <w:rsid w:val="0C9E2FFB"/>
    <w:rsid w:val="0D394561"/>
    <w:rsid w:val="0D3A54CF"/>
    <w:rsid w:val="0DED7814"/>
    <w:rsid w:val="0DEDF36C"/>
    <w:rsid w:val="0E0DC76F"/>
    <w:rsid w:val="0E432430"/>
    <w:rsid w:val="0EB18BCF"/>
    <w:rsid w:val="0EB6E977"/>
    <w:rsid w:val="0EFD242C"/>
    <w:rsid w:val="0F018B12"/>
    <w:rsid w:val="0F71F95A"/>
    <w:rsid w:val="0F85F3A8"/>
    <w:rsid w:val="0F93B214"/>
    <w:rsid w:val="0FA32315"/>
    <w:rsid w:val="0FB2D622"/>
    <w:rsid w:val="1042697C"/>
    <w:rsid w:val="105184D7"/>
    <w:rsid w:val="106E9B92"/>
    <w:rsid w:val="10A51B5E"/>
    <w:rsid w:val="10F26470"/>
    <w:rsid w:val="115A997B"/>
    <w:rsid w:val="118DEAF5"/>
    <w:rsid w:val="1192F842"/>
    <w:rsid w:val="11C08D3C"/>
    <w:rsid w:val="11DCE342"/>
    <w:rsid w:val="1224BD8C"/>
    <w:rsid w:val="12259DE4"/>
    <w:rsid w:val="1238286E"/>
    <w:rsid w:val="1284B063"/>
    <w:rsid w:val="12AA60C3"/>
    <w:rsid w:val="12B3AF0F"/>
    <w:rsid w:val="12D26712"/>
    <w:rsid w:val="13109F6B"/>
    <w:rsid w:val="13328934"/>
    <w:rsid w:val="1346E4BE"/>
    <w:rsid w:val="1349D41F"/>
    <w:rsid w:val="135AF0F4"/>
    <w:rsid w:val="13700764"/>
    <w:rsid w:val="1378B3A3"/>
    <w:rsid w:val="13B7C3A0"/>
    <w:rsid w:val="13D9B64A"/>
    <w:rsid w:val="140042EB"/>
    <w:rsid w:val="14131817"/>
    <w:rsid w:val="142080C4"/>
    <w:rsid w:val="142A0532"/>
    <w:rsid w:val="14429F26"/>
    <w:rsid w:val="144F7F70"/>
    <w:rsid w:val="147D9AA5"/>
    <w:rsid w:val="148B4F6D"/>
    <w:rsid w:val="14D1E1AB"/>
    <w:rsid w:val="151BD7B5"/>
    <w:rsid w:val="15200534"/>
    <w:rsid w:val="1524D3B6"/>
    <w:rsid w:val="1524F5FA"/>
    <w:rsid w:val="1531E04E"/>
    <w:rsid w:val="1542627D"/>
    <w:rsid w:val="157A1F2E"/>
    <w:rsid w:val="15D8FFD1"/>
    <w:rsid w:val="15E6D8FF"/>
    <w:rsid w:val="15EE6B1D"/>
    <w:rsid w:val="15F66188"/>
    <w:rsid w:val="16048809"/>
    <w:rsid w:val="161BF783"/>
    <w:rsid w:val="162D3EA8"/>
    <w:rsid w:val="16690DD6"/>
    <w:rsid w:val="16B053DB"/>
    <w:rsid w:val="16B05465"/>
    <w:rsid w:val="16B3A368"/>
    <w:rsid w:val="16CDB0AF"/>
    <w:rsid w:val="16DF3414"/>
    <w:rsid w:val="16E0FF40"/>
    <w:rsid w:val="16E726A9"/>
    <w:rsid w:val="172DC5C8"/>
    <w:rsid w:val="177A698F"/>
    <w:rsid w:val="17A143CF"/>
    <w:rsid w:val="17B0B054"/>
    <w:rsid w:val="17B511E2"/>
    <w:rsid w:val="180519FF"/>
    <w:rsid w:val="1845045C"/>
    <w:rsid w:val="184DDCB7"/>
    <w:rsid w:val="1856715F"/>
    <w:rsid w:val="189987E1"/>
    <w:rsid w:val="18DD8F4B"/>
    <w:rsid w:val="193FC406"/>
    <w:rsid w:val="198F0011"/>
    <w:rsid w:val="19BA5AA2"/>
    <w:rsid w:val="19E3EEED"/>
    <w:rsid w:val="19EF4A1D"/>
    <w:rsid w:val="19FC7DF7"/>
    <w:rsid w:val="1A06161F"/>
    <w:rsid w:val="1A2D2177"/>
    <w:rsid w:val="1AEE2CE6"/>
    <w:rsid w:val="1B050D32"/>
    <w:rsid w:val="1B1791DD"/>
    <w:rsid w:val="1B239321"/>
    <w:rsid w:val="1B2AD072"/>
    <w:rsid w:val="1B5AC131"/>
    <w:rsid w:val="1B693B00"/>
    <w:rsid w:val="1BCDD8FF"/>
    <w:rsid w:val="1BCEB17F"/>
    <w:rsid w:val="1BD9F22D"/>
    <w:rsid w:val="1BEB00B2"/>
    <w:rsid w:val="1BEFBD37"/>
    <w:rsid w:val="1C4D0A5D"/>
    <w:rsid w:val="1C78C02E"/>
    <w:rsid w:val="1C8B5DD8"/>
    <w:rsid w:val="1D1DA77A"/>
    <w:rsid w:val="1D4A6A7D"/>
    <w:rsid w:val="1D58CBE9"/>
    <w:rsid w:val="1D63E572"/>
    <w:rsid w:val="1D817EE0"/>
    <w:rsid w:val="1D8C95C3"/>
    <w:rsid w:val="1D953012"/>
    <w:rsid w:val="1DE7360B"/>
    <w:rsid w:val="1DEF80A4"/>
    <w:rsid w:val="1E271AEE"/>
    <w:rsid w:val="1E79ADF9"/>
    <w:rsid w:val="1E906C88"/>
    <w:rsid w:val="1F8491F9"/>
    <w:rsid w:val="1FABF27C"/>
    <w:rsid w:val="1FC4C470"/>
    <w:rsid w:val="1FCC7B1A"/>
    <w:rsid w:val="203D53B5"/>
    <w:rsid w:val="203E0E4E"/>
    <w:rsid w:val="209B5449"/>
    <w:rsid w:val="20A6557E"/>
    <w:rsid w:val="20E59A80"/>
    <w:rsid w:val="2195D663"/>
    <w:rsid w:val="2197ADDE"/>
    <w:rsid w:val="21BAAD33"/>
    <w:rsid w:val="21C42788"/>
    <w:rsid w:val="2235C8C1"/>
    <w:rsid w:val="22816D17"/>
    <w:rsid w:val="22BBF6D2"/>
    <w:rsid w:val="22F9A021"/>
    <w:rsid w:val="23058174"/>
    <w:rsid w:val="23105D58"/>
    <w:rsid w:val="23812E73"/>
    <w:rsid w:val="23AC8154"/>
    <w:rsid w:val="23B6F965"/>
    <w:rsid w:val="23E5AD50"/>
    <w:rsid w:val="23F49B25"/>
    <w:rsid w:val="240896A4"/>
    <w:rsid w:val="2432C441"/>
    <w:rsid w:val="246B3D8B"/>
    <w:rsid w:val="2485C220"/>
    <w:rsid w:val="24990B1A"/>
    <w:rsid w:val="24DFEDB2"/>
    <w:rsid w:val="250AE859"/>
    <w:rsid w:val="2552B6B8"/>
    <w:rsid w:val="259D0C71"/>
    <w:rsid w:val="259D9BF5"/>
    <w:rsid w:val="25A523D9"/>
    <w:rsid w:val="25C3ABA6"/>
    <w:rsid w:val="25D13C78"/>
    <w:rsid w:val="25E7CE91"/>
    <w:rsid w:val="25EE4086"/>
    <w:rsid w:val="26187A0B"/>
    <w:rsid w:val="266200D3"/>
    <w:rsid w:val="26679964"/>
    <w:rsid w:val="2678A05B"/>
    <w:rsid w:val="26AB1C06"/>
    <w:rsid w:val="26ABDA49"/>
    <w:rsid w:val="26C6E06D"/>
    <w:rsid w:val="26D40C7D"/>
    <w:rsid w:val="26FB1AA8"/>
    <w:rsid w:val="272334A4"/>
    <w:rsid w:val="2736FAD8"/>
    <w:rsid w:val="274EEABD"/>
    <w:rsid w:val="2781BE59"/>
    <w:rsid w:val="27C48BD7"/>
    <w:rsid w:val="27CB165F"/>
    <w:rsid w:val="27E6AAFB"/>
    <w:rsid w:val="27FD4AC9"/>
    <w:rsid w:val="284D68D5"/>
    <w:rsid w:val="28A2FC7A"/>
    <w:rsid w:val="28A97C2B"/>
    <w:rsid w:val="28EDAF4A"/>
    <w:rsid w:val="28F30039"/>
    <w:rsid w:val="290B1441"/>
    <w:rsid w:val="2933448A"/>
    <w:rsid w:val="2966E6C0"/>
    <w:rsid w:val="298C48DA"/>
    <w:rsid w:val="29A0E848"/>
    <w:rsid w:val="29AFEB01"/>
    <w:rsid w:val="2A0EE06E"/>
    <w:rsid w:val="2A156EE0"/>
    <w:rsid w:val="2A1D6294"/>
    <w:rsid w:val="2A1DBACE"/>
    <w:rsid w:val="2A4B8667"/>
    <w:rsid w:val="2AA44C7C"/>
    <w:rsid w:val="2ACAA04B"/>
    <w:rsid w:val="2AE7E0DB"/>
    <w:rsid w:val="2B29AFCB"/>
    <w:rsid w:val="2B39B62E"/>
    <w:rsid w:val="2B4F42A5"/>
    <w:rsid w:val="2B62D77A"/>
    <w:rsid w:val="2BA37791"/>
    <w:rsid w:val="2BB4ACFA"/>
    <w:rsid w:val="2BC53E7A"/>
    <w:rsid w:val="2BD34B4C"/>
    <w:rsid w:val="2BF23A21"/>
    <w:rsid w:val="2C3B9031"/>
    <w:rsid w:val="2C6CB470"/>
    <w:rsid w:val="2C72A7C5"/>
    <w:rsid w:val="2D15544E"/>
    <w:rsid w:val="2DA02C04"/>
    <w:rsid w:val="2E1518DD"/>
    <w:rsid w:val="2E192CC2"/>
    <w:rsid w:val="2E2BACC2"/>
    <w:rsid w:val="2E2E1DAD"/>
    <w:rsid w:val="2E332F44"/>
    <w:rsid w:val="2E39EE9C"/>
    <w:rsid w:val="2E7A1A80"/>
    <w:rsid w:val="2E881ACA"/>
    <w:rsid w:val="2EBB5AA6"/>
    <w:rsid w:val="2ED71D51"/>
    <w:rsid w:val="2F2151E4"/>
    <w:rsid w:val="2F492467"/>
    <w:rsid w:val="2F5C1889"/>
    <w:rsid w:val="2F78CEA1"/>
    <w:rsid w:val="300FFFD1"/>
    <w:rsid w:val="3011D3FC"/>
    <w:rsid w:val="304C1653"/>
    <w:rsid w:val="3056938F"/>
    <w:rsid w:val="30616B8B"/>
    <w:rsid w:val="30A3F9E8"/>
    <w:rsid w:val="30A45581"/>
    <w:rsid w:val="30A7CD13"/>
    <w:rsid w:val="30A9EA74"/>
    <w:rsid w:val="30B4A200"/>
    <w:rsid w:val="30BC3ECC"/>
    <w:rsid w:val="30DA1662"/>
    <w:rsid w:val="3136F577"/>
    <w:rsid w:val="313E165C"/>
    <w:rsid w:val="314A2C96"/>
    <w:rsid w:val="3174ACE5"/>
    <w:rsid w:val="3180E3D2"/>
    <w:rsid w:val="31B5B072"/>
    <w:rsid w:val="31E32F70"/>
    <w:rsid w:val="31E97AD8"/>
    <w:rsid w:val="3245BAD5"/>
    <w:rsid w:val="32535B79"/>
    <w:rsid w:val="325F5AEB"/>
    <w:rsid w:val="32639FDE"/>
    <w:rsid w:val="326BE380"/>
    <w:rsid w:val="329BD936"/>
    <w:rsid w:val="32D44286"/>
    <w:rsid w:val="32DD1231"/>
    <w:rsid w:val="33290E2B"/>
    <w:rsid w:val="33651DD3"/>
    <w:rsid w:val="3399DC4C"/>
    <w:rsid w:val="33AF0E42"/>
    <w:rsid w:val="33D17D1E"/>
    <w:rsid w:val="3463EB7B"/>
    <w:rsid w:val="349DB6C5"/>
    <w:rsid w:val="34C05749"/>
    <w:rsid w:val="34E1C888"/>
    <w:rsid w:val="3508822C"/>
    <w:rsid w:val="354C1CBA"/>
    <w:rsid w:val="3561FF17"/>
    <w:rsid w:val="35B0240A"/>
    <w:rsid w:val="35B0AB87"/>
    <w:rsid w:val="361115F2"/>
    <w:rsid w:val="362CD7F3"/>
    <w:rsid w:val="368C3F90"/>
    <w:rsid w:val="369C819E"/>
    <w:rsid w:val="369CFD4F"/>
    <w:rsid w:val="36B70BF8"/>
    <w:rsid w:val="36C19F35"/>
    <w:rsid w:val="36C90279"/>
    <w:rsid w:val="372D8E6D"/>
    <w:rsid w:val="372FD703"/>
    <w:rsid w:val="373C3D24"/>
    <w:rsid w:val="37660E35"/>
    <w:rsid w:val="378A753F"/>
    <w:rsid w:val="37AABD29"/>
    <w:rsid w:val="37B85D10"/>
    <w:rsid w:val="37BB6A7C"/>
    <w:rsid w:val="383851FF"/>
    <w:rsid w:val="38A27608"/>
    <w:rsid w:val="38D9ED03"/>
    <w:rsid w:val="38F00348"/>
    <w:rsid w:val="38FFBC0B"/>
    <w:rsid w:val="3974E9B8"/>
    <w:rsid w:val="39FA4B7D"/>
    <w:rsid w:val="3A92F306"/>
    <w:rsid w:val="3AA0C554"/>
    <w:rsid w:val="3AD2EC9F"/>
    <w:rsid w:val="3AF3F14E"/>
    <w:rsid w:val="3AFD5B0C"/>
    <w:rsid w:val="3B17B4F8"/>
    <w:rsid w:val="3B2918B3"/>
    <w:rsid w:val="3B8761D9"/>
    <w:rsid w:val="3B8EACEC"/>
    <w:rsid w:val="3BAF5B08"/>
    <w:rsid w:val="3BB1AA82"/>
    <w:rsid w:val="3C07F4D3"/>
    <w:rsid w:val="3C3375EC"/>
    <w:rsid w:val="3C41E77D"/>
    <w:rsid w:val="3CA2160E"/>
    <w:rsid w:val="3CF87323"/>
    <w:rsid w:val="3D1EF6A9"/>
    <w:rsid w:val="3D341967"/>
    <w:rsid w:val="3D627473"/>
    <w:rsid w:val="3D69D0C0"/>
    <w:rsid w:val="3E413BBB"/>
    <w:rsid w:val="3E458836"/>
    <w:rsid w:val="3EBF029B"/>
    <w:rsid w:val="3EDD3750"/>
    <w:rsid w:val="3EDEE777"/>
    <w:rsid w:val="3EE5E8DE"/>
    <w:rsid w:val="3EF98175"/>
    <w:rsid w:val="3FCBEDEB"/>
    <w:rsid w:val="401EA4EF"/>
    <w:rsid w:val="4089CCB3"/>
    <w:rsid w:val="40C67D5D"/>
    <w:rsid w:val="40D773E6"/>
    <w:rsid w:val="40EAADE0"/>
    <w:rsid w:val="410A4886"/>
    <w:rsid w:val="41500463"/>
    <w:rsid w:val="41670611"/>
    <w:rsid w:val="4195E802"/>
    <w:rsid w:val="41AEC0FD"/>
    <w:rsid w:val="41B2B003"/>
    <w:rsid w:val="42A2B4F7"/>
    <w:rsid w:val="42B090E4"/>
    <w:rsid w:val="42FF7813"/>
    <w:rsid w:val="4302D672"/>
    <w:rsid w:val="43084052"/>
    <w:rsid w:val="431D8264"/>
    <w:rsid w:val="436D8D8D"/>
    <w:rsid w:val="4423B461"/>
    <w:rsid w:val="4457CD2F"/>
    <w:rsid w:val="44D54034"/>
    <w:rsid w:val="44FCFE2D"/>
    <w:rsid w:val="44FEA9C4"/>
    <w:rsid w:val="453903F8"/>
    <w:rsid w:val="45804274"/>
    <w:rsid w:val="45B8CB5B"/>
    <w:rsid w:val="45BE1F03"/>
    <w:rsid w:val="45DF429F"/>
    <w:rsid w:val="4610C07A"/>
    <w:rsid w:val="461CBB0C"/>
    <w:rsid w:val="46AA7CBC"/>
    <w:rsid w:val="46D1A0B0"/>
    <w:rsid w:val="46DFBEBE"/>
    <w:rsid w:val="4705AEE1"/>
    <w:rsid w:val="47249E7F"/>
    <w:rsid w:val="47379236"/>
    <w:rsid w:val="4739D5BB"/>
    <w:rsid w:val="4776F959"/>
    <w:rsid w:val="4787E329"/>
    <w:rsid w:val="4799D1D7"/>
    <w:rsid w:val="47B83361"/>
    <w:rsid w:val="47ED6912"/>
    <w:rsid w:val="47FC0486"/>
    <w:rsid w:val="4804DA24"/>
    <w:rsid w:val="482BE600"/>
    <w:rsid w:val="48C074D2"/>
    <w:rsid w:val="48C21B86"/>
    <w:rsid w:val="48C606BD"/>
    <w:rsid w:val="48D79C0F"/>
    <w:rsid w:val="48DC6592"/>
    <w:rsid w:val="495696B0"/>
    <w:rsid w:val="4976B592"/>
    <w:rsid w:val="4998EA0D"/>
    <w:rsid w:val="49EDD543"/>
    <w:rsid w:val="4A55D078"/>
    <w:rsid w:val="4AA0B4F6"/>
    <w:rsid w:val="4AF4BFFA"/>
    <w:rsid w:val="4B24C845"/>
    <w:rsid w:val="4B4C8306"/>
    <w:rsid w:val="4B5F84EC"/>
    <w:rsid w:val="4B6E5D12"/>
    <w:rsid w:val="4BDA223E"/>
    <w:rsid w:val="4C1B301B"/>
    <w:rsid w:val="4C268E25"/>
    <w:rsid w:val="4CCEAE7F"/>
    <w:rsid w:val="4CE2D5C2"/>
    <w:rsid w:val="4CF52BCF"/>
    <w:rsid w:val="4D665D4B"/>
    <w:rsid w:val="4D7C5727"/>
    <w:rsid w:val="4E741BA8"/>
    <w:rsid w:val="4E8AB816"/>
    <w:rsid w:val="4E8C63AD"/>
    <w:rsid w:val="4EB1C81C"/>
    <w:rsid w:val="4ED38B87"/>
    <w:rsid w:val="4F023297"/>
    <w:rsid w:val="4F11C300"/>
    <w:rsid w:val="4F301E83"/>
    <w:rsid w:val="4F34D720"/>
    <w:rsid w:val="4F35576B"/>
    <w:rsid w:val="4F39394C"/>
    <w:rsid w:val="4F73EB68"/>
    <w:rsid w:val="4F9996E2"/>
    <w:rsid w:val="50ABA0C7"/>
    <w:rsid w:val="5114EFCB"/>
    <w:rsid w:val="511D4B5A"/>
    <w:rsid w:val="51225F46"/>
    <w:rsid w:val="51356743"/>
    <w:rsid w:val="5174FAE2"/>
    <w:rsid w:val="5180369A"/>
    <w:rsid w:val="51AD63FF"/>
    <w:rsid w:val="51E90682"/>
    <w:rsid w:val="51EA9110"/>
    <w:rsid w:val="51EB56D7"/>
    <w:rsid w:val="523A36FE"/>
    <w:rsid w:val="5253F132"/>
    <w:rsid w:val="5281E712"/>
    <w:rsid w:val="52F19A61"/>
    <w:rsid w:val="5312FCAE"/>
    <w:rsid w:val="53FB198C"/>
    <w:rsid w:val="542FA3AF"/>
    <w:rsid w:val="5439C7B9"/>
    <w:rsid w:val="546CA956"/>
    <w:rsid w:val="5479C6A1"/>
    <w:rsid w:val="547B66F5"/>
    <w:rsid w:val="54952F17"/>
    <w:rsid w:val="549684EF"/>
    <w:rsid w:val="54FB1112"/>
    <w:rsid w:val="55541EB5"/>
    <w:rsid w:val="555C8172"/>
    <w:rsid w:val="55C939AC"/>
    <w:rsid w:val="55CBD0C8"/>
    <w:rsid w:val="55F26A9F"/>
    <w:rsid w:val="5605D734"/>
    <w:rsid w:val="56401862"/>
    <w:rsid w:val="564890D0"/>
    <w:rsid w:val="566B4594"/>
    <w:rsid w:val="56AB0C3B"/>
    <w:rsid w:val="56E6A3D2"/>
    <w:rsid w:val="56FA88C0"/>
    <w:rsid w:val="57538E7C"/>
    <w:rsid w:val="57FFD896"/>
    <w:rsid w:val="583F9A0B"/>
    <w:rsid w:val="58DE8622"/>
    <w:rsid w:val="58F232FD"/>
    <w:rsid w:val="595B862F"/>
    <w:rsid w:val="598675DE"/>
    <w:rsid w:val="59DC3876"/>
    <w:rsid w:val="5A01B815"/>
    <w:rsid w:val="5A4C7080"/>
    <w:rsid w:val="5A8F6F31"/>
    <w:rsid w:val="5AA06F10"/>
    <w:rsid w:val="5AA9B0EA"/>
    <w:rsid w:val="5AB2A4CC"/>
    <w:rsid w:val="5ABB2306"/>
    <w:rsid w:val="5AC9418C"/>
    <w:rsid w:val="5AF70729"/>
    <w:rsid w:val="5B012DA7"/>
    <w:rsid w:val="5B04709B"/>
    <w:rsid w:val="5B3E8687"/>
    <w:rsid w:val="5B587824"/>
    <w:rsid w:val="5BA4B1EB"/>
    <w:rsid w:val="5BA85F05"/>
    <w:rsid w:val="5BB41A89"/>
    <w:rsid w:val="5BD99296"/>
    <w:rsid w:val="5BDEDEF7"/>
    <w:rsid w:val="5BFE97E7"/>
    <w:rsid w:val="5BFEFC25"/>
    <w:rsid w:val="5C0E0D64"/>
    <w:rsid w:val="5C57A272"/>
    <w:rsid w:val="5C5AFA53"/>
    <w:rsid w:val="5C84FC4E"/>
    <w:rsid w:val="5CD472CE"/>
    <w:rsid w:val="5CDA56E8"/>
    <w:rsid w:val="5D062457"/>
    <w:rsid w:val="5D3E17D8"/>
    <w:rsid w:val="5D4048BF"/>
    <w:rsid w:val="5D4CF8FC"/>
    <w:rsid w:val="5D8BC6B1"/>
    <w:rsid w:val="5DF19797"/>
    <w:rsid w:val="5E0C75DD"/>
    <w:rsid w:val="5E3C5908"/>
    <w:rsid w:val="5E8D1C49"/>
    <w:rsid w:val="5E98B42F"/>
    <w:rsid w:val="5EDC3D45"/>
    <w:rsid w:val="5EDC52AD"/>
    <w:rsid w:val="5EFA4D4C"/>
    <w:rsid w:val="5F3BEE72"/>
    <w:rsid w:val="5F5C4281"/>
    <w:rsid w:val="5F9851FE"/>
    <w:rsid w:val="5FC32339"/>
    <w:rsid w:val="5FD9E6FF"/>
    <w:rsid w:val="5FF23DAC"/>
    <w:rsid w:val="602C11FE"/>
    <w:rsid w:val="603D5F55"/>
    <w:rsid w:val="604C8860"/>
    <w:rsid w:val="60AA8ECE"/>
    <w:rsid w:val="60ABDC9F"/>
    <w:rsid w:val="60C1FD36"/>
    <w:rsid w:val="60D58427"/>
    <w:rsid w:val="613C6536"/>
    <w:rsid w:val="61E0272A"/>
    <w:rsid w:val="620E1266"/>
    <w:rsid w:val="62120F71"/>
    <w:rsid w:val="623E0901"/>
    <w:rsid w:val="623E729A"/>
    <w:rsid w:val="6266F7CF"/>
    <w:rsid w:val="62817155"/>
    <w:rsid w:val="62FE7B5A"/>
    <w:rsid w:val="633CD340"/>
    <w:rsid w:val="6342DC82"/>
    <w:rsid w:val="6343B452"/>
    <w:rsid w:val="635431B5"/>
    <w:rsid w:val="638532EB"/>
    <w:rsid w:val="63D6792D"/>
    <w:rsid w:val="63D7D404"/>
    <w:rsid w:val="63E7C111"/>
    <w:rsid w:val="641D41B6"/>
    <w:rsid w:val="64660C38"/>
    <w:rsid w:val="648C29E1"/>
    <w:rsid w:val="64A0E218"/>
    <w:rsid w:val="64F829CA"/>
    <w:rsid w:val="65016B08"/>
    <w:rsid w:val="653A6A6B"/>
    <w:rsid w:val="65B4FB3D"/>
    <w:rsid w:val="65C30728"/>
    <w:rsid w:val="6601DC99"/>
    <w:rsid w:val="66238FB7"/>
    <w:rsid w:val="66B53987"/>
    <w:rsid w:val="66BF1D13"/>
    <w:rsid w:val="66C80C43"/>
    <w:rsid w:val="66F851C7"/>
    <w:rsid w:val="66FC515C"/>
    <w:rsid w:val="673187C4"/>
    <w:rsid w:val="6779C8D8"/>
    <w:rsid w:val="67C6816A"/>
    <w:rsid w:val="67D51127"/>
    <w:rsid w:val="67EFB528"/>
    <w:rsid w:val="68579D61"/>
    <w:rsid w:val="685AED74"/>
    <w:rsid w:val="68B8E397"/>
    <w:rsid w:val="68C27358"/>
    <w:rsid w:val="68FEFA33"/>
    <w:rsid w:val="692F6A0E"/>
    <w:rsid w:val="69355E6E"/>
    <w:rsid w:val="693F97A9"/>
    <w:rsid w:val="696B0749"/>
    <w:rsid w:val="69A2FB1E"/>
    <w:rsid w:val="69AEF2C8"/>
    <w:rsid w:val="6A50C6F5"/>
    <w:rsid w:val="6AC9C536"/>
    <w:rsid w:val="6ACCEE4E"/>
    <w:rsid w:val="6AE67C5E"/>
    <w:rsid w:val="6B12C847"/>
    <w:rsid w:val="6B321AA4"/>
    <w:rsid w:val="6BB4EC00"/>
    <w:rsid w:val="6BD5B8E7"/>
    <w:rsid w:val="6C1EE8CB"/>
    <w:rsid w:val="6C217809"/>
    <w:rsid w:val="6C490E74"/>
    <w:rsid w:val="6CA1B9C5"/>
    <w:rsid w:val="6CE1B69B"/>
    <w:rsid w:val="6CF1961D"/>
    <w:rsid w:val="6D011422"/>
    <w:rsid w:val="6D2C955F"/>
    <w:rsid w:val="6D818AD1"/>
    <w:rsid w:val="6D9A7746"/>
    <w:rsid w:val="6E00B755"/>
    <w:rsid w:val="6E118423"/>
    <w:rsid w:val="6E1481E2"/>
    <w:rsid w:val="6E3CAA62"/>
    <w:rsid w:val="6E5867BD"/>
    <w:rsid w:val="6E5FC27C"/>
    <w:rsid w:val="6EB05A3E"/>
    <w:rsid w:val="6EB6B92D"/>
    <w:rsid w:val="6EB9F4D6"/>
    <w:rsid w:val="6EECD698"/>
    <w:rsid w:val="6F0850E2"/>
    <w:rsid w:val="6F218B0E"/>
    <w:rsid w:val="6F410588"/>
    <w:rsid w:val="6FBF2A02"/>
    <w:rsid w:val="6FFF53E1"/>
    <w:rsid w:val="7006C77F"/>
    <w:rsid w:val="7018A52A"/>
    <w:rsid w:val="703591C9"/>
    <w:rsid w:val="705DDF0D"/>
    <w:rsid w:val="7069CD6C"/>
    <w:rsid w:val="70D64A24"/>
    <w:rsid w:val="70E67617"/>
    <w:rsid w:val="713F820E"/>
    <w:rsid w:val="71557A0C"/>
    <w:rsid w:val="717B4CF7"/>
    <w:rsid w:val="71E1C64B"/>
    <w:rsid w:val="71FDB047"/>
    <w:rsid w:val="724589FA"/>
    <w:rsid w:val="72546E09"/>
    <w:rsid w:val="727D5A59"/>
    <w:rsid w:val="72828421"/>
    <w:rsid w:val="733ACCAA"/>
    <w:rsid w:val="736814B8"/>
    <w:rsid w:val="737CB252"/>
    <w:rsid w:val="73A38E73"/>
    <w:rsid w:val="73B72ECA"/>
    <w:rsid w:val="73BACD34"/>
    <w:rsid w:val="73BAFA37"/>
    <w:rsid w:val="740E4979"/>
    <w:rsid w:val="7425282E"/>
    <w:rsid w:val="74263AD3"/>
    <w:rsid w:val="7427278A"/>
    <w:rsid w:val="74522720"/>
    <w:rsid w:val="7472DCEC"/>
    <w:rsid w:val="7472DD43"/>
    <w:rsid w:val="748B7D33"/>
    <w:rsid w:val="74D57EA1"/>
    <w:rsid w:val="74E69A61"/>
    <w:rsid w:val="7566B2DB"/>
    <w:rsid w:val="75B5C42D"/>
    <w:rsid w:val="76250808"/>
    <w:rsid w:val="7634EBBD"/>
    <w:rsid w:val="763FBA7C"/>
    <w:rsid w:val="7655EDA2"/>
    <w:rsid w:val="765AC3C9"/>
    <w:rsid w:val="765F4C7A"/>
    <w:rsid w:val="769124C7"/>
    <w:rsid w:val="76AF9CF4"/>
    <w:rsid w:val="76D07AA1"/>
    <w:rsid w:val="7711C22D"/>
    <w:rsid w:val="774A353E"/>
    <w:rsid w:val="77606119"/>
    <w:rsid w:val="777064F2"/>
    <w:rsid w:val="77C26899"/>
    <w:rsid w:val="77EF8025"/>
    <w:rsid w:val="7801D8D9"/>
    <w:rsid w:val="7842A77F"/>
    <w:rsid w:val="78530272"/>
    <w:rsid w:val="788E6B5A"/>
    <w:rsid w:val="78D109B1"/>
    <w:rsid w:val="78E525D9"/>
    <w:rsid w:val="796430A2"/>
    <w:rsid w:val="79820335"/>
    <w:rsid w:val="79B0A765"/>
    <w:rsid w:val="79DC850E"/>
    <w:rsid w:val="7A371486"/>
    <w:rsid w:val="7A5FF956"/>
    <w:rsid w:val="7A69784D"/>
    <w:rsid w:val="7A7E8B9F"/>
    <w:rsid w:val="7A8D5553"/>
    <w:rsid w:val="7AB2C30E"/>
    <w:rsid w:val="7ABD959D"/>
    <w:rsid w:val="7ACD46A6"/>
    <w:rsid w:val="7ADC079C"/>
    <w:rsid w:val="7B04F02F"/>
    <w:rsid w:val="7B0E7632"/>
    <w:rsid w:val="7B285BDA"/>
    <w:rsid w:val="7BB509BA"/>
    <w:rsid w:val="7BC60C1C"/>
    <w:rsid w:val="7C146DB5"/>
    <w:rsid w:val="7C3649FF"/>
    <w:rsid w:val="7C77D7FD"/>
    <w:rsid w:val="7C801EAA"/>
    <w:rsid w:val="7C835AD1"/>
    <w:rsid w:val="7CDB84D4"/>
    <w:rsid w:val="7D6F1787"/>
    <w:rsid w:val="7DAF6F3F"/>
    <w:rsid w:val="7DBBABE6"/>
    <w:rsid w:val="7DC562A4"/>
    <w:rsid w:val="7DC84284"/>
    <w:rsid w:val="7DDDC245"/>
    <w:rsid w:val="7DFC04FD"/>
    <w:rsid w:val="7DFD07F7"/>
    <w:rsid w:val="7E090C90"/>
    <w:rsid w:val="7E0E7F90"/>
    <w:rsid w:val="7E1A64D9"/>
    <w:rsid w:val="7E1AF298"/>
    <w:rsid w:val="7E1BEF0B"/>
    <w:rsid w:val="7E2641A2"/>
    <w:rsid w:val="7E76E4FB"/>
    <w:rsid w:val="7E846EDA"/>
    <w:rsid w:val="7E889687"/>
    <w:rsid w:val="7EA0A771"/>
    <w:rsid w:val="7F982ECA"/>
    <w:rsid w:val="7FB83CFB"/>
    <w:rsid w:val="7FD30F43"/>
    <w:rsid w:val="7FE9FE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2"/>
    </o:shapelayout>
  </w:shapeDefaults>
  <w:decimalSymbol w:val="."/>
  <w:listSeparator w:val=","/>
  <w14:docId w14:val="193F81BC"/>
  <w15:docId w15:val="{BDA22AB5-59C3-478D-92F7-5CD328A4B74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84309"/>
    <w:pPr>
      <w:overflowPunct w:val="0"/>
      <w:autoSpaceDE w:val="0"/>
      <w:autoSpaceDN w:val="0"/>
      <w:adjustRightInd w:val="0"/>
      <w:spacing w:after="120"/>
      <w:jc w:val="both"/>
      <w:textAlignment w:val="baseline"/>
    </w:pPr>
    <w:rPr>
      <w:sz w:val="26"/>
    </w:rPr>
  </w:style>
  <w:style w:type="paragraph" w:styleId="Heading1">
    <w:name w:val="heading 1"/>
    <w:basedOn w:val="Normal"/>
    <w:next w:val="Normal"/>
    <w:link w:val="Heading1Char"/>
    <w:autoRedefine/>
    <w:qFormat/>
    <w:rsid w:val="00750076"/>
    <w:pPr>
      <w:keepNext/>
      <w:numPr>
        <w:numId w:val="31"/>
      </w:numPr>
      <w:overflowPunct/>
      <w:autoSpaceDE/>
      <w:autoSpaceDN/>
      <w:adjustRightInd/>
      <w:spacing w:before="120"/>
      <w:textAlignment w:val="auto"/>
      <w:outlineLvl w:val="0"/>
    </w:pPr>
    <w:rPr>
      <w:b/>
      <w:kern w:val="28"/>
      <w:sz w:val="28"/>
      <w:szCs w:val="24"/>
    </w:rPr>
  </w:style>
  <w:style w:type="paragraph" w:styleId="Heading2">
    <w:name w:val="heading 2"/>
    <w:basedOn w:val="Normal"/>
    <w:next w:val="Normal"/>
    <w:link w:val="Heading2Char"/>
    <w:autoRedefine/>
    <w:unhideWhenUsed/>
    <w:qFormat/>
    <w:rsid w:val="00653A2D"/>
    <w:pPr>
      <w:keepNext/>
      <w:numPr>
        <w:ilvl w:val="1"/>
        <w:numId w:val="31"/>
      </w:numPr>
      <w:overflowPunct/>
      <w:autoSpaceDE/>
      <w:autoSpaceDN/>
      <w:adjustRightInd/>
      <w:spacing w:before="120"/>
      <w:jc w:val="left"/>
      <w:textAlignment w:val="auto"/>
      <w:outlineLvl w:val="1"/>
    </w:pPr>
    <w:rPr>
      <w:rFonts w:cs="Arial"/>
      <w:b/>
      <w:szCs w:val="26"/>
    </w:rPr>
  </w:style>
  <w:style w:type="paragraph" w:styleId="Heading3">
    <w:name w:val="heading 3"/>
    <w:basedOn w:val="Normal"/>
    <w:next w:val="Normal"/>
    <w:link w:val="Heading3Char"/>
    <w:autoRedefine/>
    <w:unhideWhenUsed/>
    <w:qFormat/>
    <w:rsid w:val="00236FAE"/>
    <w:pPr>
      <w:keepNext/>
      <w:numPr>
        <w:ilvl w:val="2"/>
        <w:numId w:val="31"/>
      </w:numPr>
      <w:overflowPunct/>
      <w:autoSpaceDE/>
      <w:autoSpaceDN/>
      <w:adjustRightInd/>
      <w:spacing w:before="120" w:line="264" w:lineRule="auto"/>
      <w:textAlignment w:val="auto"/>
      <w:outlineLvl w:val="2"/>
    </w:pPr>
    <w:rPr>
      <w:b/>
      <w:szCs w:val="22"/>
    </w:rPr>
  </w:style>
  <w:style w:type="paragraph" w:styleId="Heading4">
    <w:name w:val="heading 4"/>
    <w:basedOn w:val="Normal"/>
    <w:next w:val="Normal"/>
    <w:link w:val="Heading4Char"/>
    <w:unhideWhenUsed/>
    <w:qFormat/>
    <w:rsid w:val="00B52F48"/>
    <w:pPr>
      <w:keepNext/>
      <w:numPr>
        <w:ilvl w:val="3"/>
        <w:numId w:val="31"/>
      </w:numPr>
      <w:overflowPunct/>
      <w:autoSpaceDE/>
      <w:autoSpaceDN/>
      <w:adjustRightInd/>
      <w:spacing w:before="120"/>
      <w:textAlignment w:val="auto"/>
      <w:outlineLvl w:val="3"/>
    </w:pPr>
    <w:rPr>
      <w:b/>
      <w:i/>
    </w:rPr>
  </w:style>
  <w:style w:type="paragraph" w:styleId="Heading5">
    <w:name w:val="heading 5"/>
    <w:basedOn w:val="Normal"/>
    <w:next w:val="Normal"/>
    <w:link w:val="Heading5Char"/>
    <w:autoRedefine/>
    <w:unhideWhenUsed/>
    <w:qFormat/>
    <w:rsid w:val="00916BFD"/>
    <w:pPr>
      <w:numPr>
        <w:ilvl w:val="4"/>
        <w:numId w:val="31"/>
      </w:numPr>
      <w:overflowPunct/>
      <w:autoSpaceDE/>
      <w:autoSpaceDN/>
      <w:adjustRightInd/>
      <w:spacing w:before="120"/>
      <w:textAlignment w:val="auto"/>
      <w:outlineLvl w:val="4"/>
    </w:pPr>
    <w:rPr>
      <w:i/>
    </w:rPr>
  </w:style>
  <w:style w:type="paragraph" w:styleId="Heading6">
    <w:name w:val="heading 6"/>
    <w:basedOn w:val="Normal"/>
    <w:next w:val="Normal"/>
    <w:link w:val="Heading6Char"/>
    <w:unhideWhenUsed/>
    <w:qFormat/>
    <w:rsid w:val="00C323DB"/>
    <w:pPr>
      <w:numPr>
        <w:ilvl w:val="5"/>
        <w:numId w:val="31"/>
      </w:numPr>
      <w:overflowPunct/>
      <w:autoSpaceDE/>
      <w:autoSpaceDN/>
      <w:adjustRightInd/>
      <w:spacing w:before="120"/>
      <w:textAlignment w:val="auto"/>
      <w:outlineLvl w:val="5"/>
    </w:pPr>
    <w:rPr>
      <w:rFonts w:ascii="Arial" w:hAnsi="Arial"/>
      <w:i/>
      <w:sz w:val="22"/>
    </w:rPr>
  </w:style>
  <w:style w:type="paragraph" w:styleId="Heading7">
    <w:name w:val="heading 7"/>
    <w:basedOn w:val="Normal"/>
    <w:next w:val="Normal"/>
    <w:link w:val="Heading7Char"/>
    <w:uiPriority w:val="99"/>
    <w:semiHidden/>
    <w:unhideWhenUsed/>
    <w:qFormat/>
    <w:rsid w:val="00DC6DCB"/>
    <w:pPr>
      <w:numPr>
        <w:ilvl w:val="6"/>
        <w:numId w:val="31"/>
      </w:numPr>
      <w:overflowPunct/>
      <w:autoSpaceDE/>
      <w:autoSpaceDN/>
      <w:adjustRightInd/>
      <w:spacing w:before="240" w:after="60"/>
      <w:textAlignment w:val="auto"/>
      <w:outlineLvl w:val="6"/>
    </w:pPr>
    <w:rPr>
      <w:rFonts w:ascii="Arial" w:hAnsi="Arial"/>
      <w:sz w:val="20"/>
    </w:rPr>
  </w:style>
  <w:style w:type="paragraph" w:styleId="Heading8">
    <w:name w:val="heading 8"/>
    <w:basedOn w:val="Normal"/>
    <w:next w:val="Normal"/>
    <w:link w:val="Heading8Char"/>
    <w:uiPriority w:val="99"/>
    <w:semiHidden/>
    <w:unhideWhenUsed/>
    <w:qFormat/>
    <w:rsid w:val="00DC6DCB"/>
    <w:pPr>
      <w:numPr>
        <w:ilvl w:val="7"/>
        <w:numId w:val="31"/>
      </w:numPr>
      <w:overflowPunct/>
      <w:autoSpaceDE/>
      <w:autoSpaceDN/>
      <w:adjustRightInd/>
      <w:spacing w:before="240" w:after="60"/>
      <w:textAlignment w:val="auto"/>
      <w:outlineLvl w:val="7"/>
    </w:pPr>
    <w:rPr>
      <w:rFonts w:ascii="Arial" w:hAnsi="Arial"/>
      <w:i/>
      <w:sz w:val="20"/>
    </w:rPr>
  </w:style>
  <w:style w:type="paragraph" w:styleId="Heading9">
    <w:name w:val="heading 9"/>
    <w:basedOn w:val="Normal"/>
    <w:next w:val="Normal"/>
    <w:link w:val="Heading9Char"/>
    <w:uiPriority w:val="99"/>
    <w:semiHidden/>
    <w:unhideWhenUsed/>
    <w:qFormat/>
    <w:rsid w:val="00DC6DCB"/>
    <w:pPr>
      <w:numPr>
        <w:ilvl w:val="8"/>
        <w:numId w:val="31"/>
      </w:numPr>
      <w:overflowPunct/>
      <w:autoSpaceDE/>
      <w:autoSpaceDN/>
      <w:adjustRightInd/>
      <w:spacing w:before="240" w:after="60"/>
      <w:textAlignment w:val="auto"/>
      <w:outlineLvl w:val="8"/>
    </w:pPr>
    <w:rPr>
      <w:rFonts w:ascii="Arial" w:hAnsi="Arial"/>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750076"/>
    <w:rPr>
      <w:b/>
      <w:kern w:val="28"/>
      <w:sz w:val="28"/>
      <w:szCs w:val="24"/>
    </w:rPr>
  </w:style>
  <w:style w:type="character" w:styleId="Heading2Char" w:customStyle="1">
    <w:name w:val="Heading 2 Char"/>
    <w:basedOn w:val="DefaultParagraphFont"/>
    <w:link w:val="Heading2"/>
    <w:rsid w:val="00653A2D"/>
    <w:rPr>
      <w:rFonts w:cs="Arial"/>
      <w:b/>
      <w:sz w:val="26"/>
      <w:szCs w:val="26"/>
    </w:rPr>
  </w:style>
  <w:style w:type="character" w:styleId="Heading3Char" w:customStyle="1">
    <w:name w:val="Heading 3 Char"/>
    <w:basedOn w:val="DefaultParagraphFont"/>
    <w:link w:val="Heading3"/>
    <w:rsid w:val="00236FAE"/>
    <w:rPr>
      <w:b/>
      <w:sz w:val="26"/>
      <w:szCs w:val="22"/>
    </w:rPr>
  </w:style>
  <w:style w:type="character" w:styleId="Heading4Char" w:customStyle="1">
    <w:name w:val="Heading 4 Char"/>
    <w:basedOn w:val="DefaultParagraphFont"/>
    <w:link w:val="Heading4"/>
    <w:rsid w:val="00B52F48"/>
    <w:rPr>
      <w:b/>
      <w:i/>
      <w:sz w:val="26"/>
    </w:rPr>
  </w:style>
  <w:style w:type="character" w:styleId="Heading5Char" w:customStyle="1">
    <w:name w:val="Heading 5 Char"/>
    <w:basedOn w:val="DefaultParagraphFont"/>
    <w:link w:val="Heading5"/>
    <w:rsid w:val="00916BFD"/>
    <w:rPr>
      <w:i/>
      <w:sz w:val="26"/>
    </w:rPr>
  </w:style>
  <w:style w:type="character" w:styleId="Heading6Char" w:customStyle="1">
    <w:name w:val="Heading 6 Char"/>
    <w:basedOn w:val="DefaultParagraphFont"/>
    <w:link w:val="Heading6"/>
    <w:rsid w:val="00C323DB"/>
    <w:rPr>
      <w:rFonts w:ascii="Arial" w:hAnsi="Arial"/>
      <w:i/>
      <w:sz w:val="22"/>
    </w:rPr>
  </w:style>
  <w:style w:type="character" w:styleId="Heading7Char" w:customStyle="1">
    <w:name w:val="Heading 7 Char"/>
    <w:basedOn w:val="DefaultParagraphFont"/>
    <w:link w:val="Heading7"/>
    <w:uiPriority w:val="99"/>
    <w:semiHidden/>
    <w:rsid w:val="00DC6DCB"/>
    <w:rPr>
      <w:rFonts w:ascii="Arial" w:hAnsi="Arial"/>
    </w:rPr>
  </w:style>
  <w:style w:type="character" w:styleId="Heading8Char" w:customStyle="1">
    <w:name w:val="Heading 8 Char"/>
    <w:basedOn w:val="DefaultParagraphFont"/>
    <w:link w:val="Heading8"/>
    <w:uiPriority w:val="99"/>
    <w:semiHidden/>
    <w:rsid w:val="00DC6DCB"/>
    <w:rPr>
      <w:rFonts w:ascii="Arial" w:hAnsi="Arial"/>
      <w:i/>
    </w:rPr>
  </w:style>
  <w:style w:type="character" w:styleId="Heading9Char" w:customStyle="1">
    <w:name w:val="Heading 9 Char"/>
    <w:basedOn w:val="DefaultParagraphFont"/>
    <w:link w:val="Heading9"/>
    <w:uiPriority w:val="99"/>
    <w:semiHidden/>
    <w:rsid w:val="00DC6DCB"/>
    <w:rPr>
      <w:rFonts w:ascii="Arial" w:hAnsi="Arial"/>
      <w:i/>
      <w:sz w:val="18"/>
    </w:rPr>
  </w:style>
  <w:style w:type="paragraph" w:styleId="Header">
    <w:name w:val="header"/>
    <w:basedOn w:val="Normal"/>
    <w:link w:val="HeaderChar"/>
    <w:semiHidden/>
    <w:pPr>
      <w:tabs>
        <w:tab w:val="center" w:pos="4153"/>
        <w:tab w:val="right" w:pos="8306"/>
      </w:tabs>
    </w:pPr>
    <w:rPr>
      <w:lang w:val="x-none" w:eastAsia="x-none"/>
    </w:rPr>
  </w:style>
  <w:style w:type="character" w:styleId="HeaderChar" w:customStyle="1">
    <w:name w:val="Header Char"/>
    <w:link w:val="Header"/>
    <w:semiHidden/>
    <w:locked/>
    <w:rsid w:val="00CD266D"/>
    <w:rPr>
      <w:rFonts w:ascii="VnTime" w:hAnsi="VnTime"/>
      <w:sz w:val="26"/>
    </w:rPr>
  </w:style>
  <w:style w:type="paragraph" w:styleId="Footer">
    <w:name w:val="footer"/>
    <w:basedOn w:val="Normal"/>
    <w:link w:val="FooterChar"/>
    <w:pPr>
      <w:tabs>
        <w:tab w:val="center" w:pos="4153"/>
        <w:tab w:val="right" w:pos="8306"/>
      </w:tabs>
    </w:pPr>
    <w:rPr>
      <w:lang w:val="x-none" w:eastAsia="x-none"/>
    </w:rPr>
  </w:style>
  <w:style w:type="character" w:styleId="FooterChar" w:customStyle="1">
    <w:name w:val="Footer Char"/>
    <w:link w:val="Footer"/>
    <w:semiHidden/>
    <w:locked/>
    <w:rsid w:val="00CD266D"/>
    <w:rPr>
      <w:rFonts w:ascii="VnTime" w:hAnsi="VnTime"/>
      <w:sz w:val="26"/>
    </w:rPr>
  </w:style>
  <w:style w:type="character" w:styleId="PageNumber">
    <w:name w:val="page number"/>
    <w:basedOn w:val="DefaultParagraphFont"/>
    <w:semiHidden/>
  </w:style>
  <w:style w:type="paragraph" w:styleId="NormalFrancez" w:customStyle="1">
    <w:name w:val="Normal Francez"/>
    <w:basedOn w:val="Normal"/>
    <w:pPr>
      <w:widowControl w:val="0"/>
    </w:pPr>
    <w:rPr>
      <w:rFonts w:ascii="Arial" w:hAnsi="Arial"/>
      <w:b/>
      <w:sz w:val="22"/>
      <w:lang w:val="fr-FR"/>
    </w:rPr>
  </w:style>
  <w:style w:type="character" w:styleId="st" w:customStyle="1">
    <w:name w:val="st"/>
    <w:rsid w:val="00866B1C"/>
    <w:rPr>
      <w:rFonts w:cs=".VnTime"/>
    </w:rPr>
  </w:style>
  <w:style w:type="table" w:styleId="TableGrid">
    <w:name w:val="Table Grid"/>
    <w:aliases w:val="Hidden Table"/>
    <w:basedOn w:val="TableNormal"/>
    <w:uiPriority w:val="39"/>
    <w:rsid w:val="00C2782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4A77C0"/>
    <w:rPr>
      <w:rFonts w:ascii="Tahoma" w:hAnsi="Tahoma"/>
      <w:sz w:val="16"/>
      <w:szCs w:val="16"/>
      <w:lang w:val="x-none" w:eastAsia="x-none"/>
    </w:rPr>
  </w:style>
  <w:style w:type="character" w:styleId="BalloonTextChar" w:customStyle="1">
    <w:name w:val="Balloon Text Char"/>
    <w:link w:val="BalloonText"/>
    <w:uiPriority w:val="99"/>
    <w:semiHidden/>
    <w:rsid w:val="004A77C0"/>
    <w:rPr>
      <w:rFonts w:ascii="Tahoma" w:hAnsi="Tahoma" w:cs="Tahoma"/>
      <w:sz w:val="16"/>
      <w:szCs w:val="16"/>
    </w:rPr>
  </w:style>
  <w:style w:type="paragraph" w:styleId="ListParagraph">
    <w:name w:val="List Paragraph"/>
    <w:aliases w:val="P1,VNA - List Paragraph,1.,Table Sequence,List Paragraph1,lp1,lp11,bullet 1,Bullet L1,List Paragraph 1,List Paragraph11,Bullet List,FooterText,numbered,Paragraphe de liste,My checklist,My number,1"/>
    <w:basedOn w:val="Normal"/>
    <w:link w:val="ListParagraphChar"/>
    <w:uiPriority w:val="34"/>
    <w:qFormat/>
    <w:rsid w:val="00124E6F"/>
    <w:pPr>
      <w:ind w:left="720"/>
      <w:contextualSpacing/>
    </w:pPr>
  </w:style>
  <w:style w:type="character" w:styleId="ListParagraphChar" w:customStyle="1">
    <w:name w:val="List Paragraph Char"/>
    <w:aliases w:val="P1 Char,VNA - List Paragraph Char,1. Char,Table Sequence Char,List Paragraph1 Char,lp1 Char,lp11 Char,bullet 1 Char,Bullet L1 Char,List Paragraph 1 Char,List Paragraph11 Char,Bullet List Char,FooterText Char,numbered Char,1 Char"/>
    <w:basedOn w:val="DefaultParagraphFont"/>
    <w:link w:val="ListParagraph"/>
    <w:uiPriority w:val="34"/>
    <w:qFormat/>
    <w:rsid w:val="00C444DB"/>
    <w:rPr>
      <w:rFonts w:ascii="VnTime" w:hAnsi="VnTime"/>
      <w:sz w:val="26"/>
    </w:rPr>
  </w:style>
  <w:style w:type="paragraph" w:styleId="TOCHeading">
    <w:name w:val="TOC Heading"/>
    <w:basedOn w:val="Heading1"/>
    <w:next w:val="Normal"/>
    <w:uiPriority w:val="39"/>
    <w:unhideWhenUsed/>
    <w:qFormat/>
    <w:rsid w:val="00C444DB"/>
    <w:pPr>
      <w:keepLines/>
      <w:numPr>
        <w:numId w:val="0"/>
      </w:numPr>
      <w:spacing w:line="259" w:lineRule="auto"/>
      <w:outlineLvl w:val="9"/>
    </w:pPr>
    <w:rPr>
      <w:rFonts w:asciiTheme="majorHAnsi" w:hAnsiTheme="majorHAnsi" w:eastAsiaTheme="majorEastAsia" w:cstheme="majorBidi"/>
      <w:b w:val="0"/>
      <w:color w:val="2E74B5" w:themeColor="accent1" w:themeShade="BF"/>
      <w:kern w:val="0"/>
      <w:sz w:val="32"/>
      <w:szCs w:val="32"/>
    </w:rPr>
  </w:style>
  <w:style w:type="paragraph" w:styleId="TOC1">
    <w:name w:val="toc 1"/>
    <w:basedOn w:val="Normal"/>
    <w:next w:val="Normal"/>
    <w:autoRedefine/>
    <w:uiPriority w:val="39"/>
    <w:unhideWhenUsed/>
    <w:rsid w:val="00C444DB"/>
    <w:pPr>
      <w:spacing w:after="100"/>
    </w:pPr>
  </w:style>
  <w:style w:type="paragraph" w:styleId="TOC2">
    <w:name w:val="toc 2"/>
    <w:basedOn w:val="Normal"/>
    <w:next w:val="Normal"/>
    <w:autoRedefine/>
    <w:uiPriority w:val="39"/>
    <w:unhideWhenUsed/>
    <w:rsid w:val="00C444DB"/>
    <w:pPr>
      <w:spacing w:after="100"/>
      <w:ind w:left="260"/>
    </w:pPr>
  </w:style>
  <w:style w:type="character" w:styleId="Hyperlink">
    <w:name w:val="Hyperlink"/>
    <w:basedOn w:val="DefaultParagraphFont"/>
    <w:uiPriority w:val="99"/>
    <w:unhideWhenUsed/>
    <w:rsid w:val="00C444DB"/>
    <w:rPr>
      <w:color w:val="0563C1" w:themeColor="hyperlink"/>
      <w:u w:val="single"/>
    </w:rPr>
  </w:style>
  <w:style w:type="paragraph" w:styleId="FirstLevelBullet" w:customStyle="1">
    <w:name w:val="First Level Bullet"/>
    <w:basedOn w:val="ListParagraph"/>
    <w:link w:val="FirstLevelBulletChar"/>
    <w:qFormat/>
    <w:rsid w:val="00C444DB"/>
    <w:pPr>
      <w:numPr>
        <w:numId w:val="30"/>
      </w:numPr>
      <w:spacing w:before="120"/>
    </w:pPr>
    <w:rPr>
      <w:szCs w:val="26"/>
    </w:rPr>
  </w:style>
  <w:style w:type="character" w:styleId="FirstLevelBulletChar" w:customStyle="1">
    <w:name w:val="First Level Bullet Char"/>
    <w:basedOn w:val="ListParagraphChar"/>
    <w:link w:val="FirstLevelBullet"/>
    <w:rsid w:val="00C444DB"/>
    <w:rPr>
      <w:rFonts w:ascii="VnTime" w:hAnsi="VnTime"/>
      <w:sz w:val="26"/>
      <w:szCs w:val="26"/>
    </w:rPr>
  </w:style>
  <w:style w:type="paragraph" w:styleId="SecondLevelBullet" w:customStyle="1">
    <w:name w:val="Second Level Bullet"/>
    <w:basedOn w:val="FirstLevelBullet"/>
    <w:link w:val="SecondLevelBulletChar"/>
    <w:qFormat/>
    <w:rsid w:val="00C444DB"/>
    <w:pPr>
      <w:numPr>
        <w:ilvl w:val="1"/>
      </w:numPr>
    </w:pPr>
  </w:style>
  <w:style w:type="character" w:styleId="SecondLevelBulletChar" w:customStyle="1">
    <w:name w:val="Second Level Bullet Char"/>
    <w:basedOn w:val="FirstLevelBulletChar"/>
    <w:link w:val="SecondLevelBullet"/>
    <w:rsid w:val="00C444DB"/>
    <w:rPr>
      <w:rFonts w:ascii="VnTime" w:hAnsi="VnTime"/>
      <w:sz w:val="26"/>
      <w:szCs w:val="26"/>
    </w:rPr>
  </w:style>
  <w:style w:type="paragraph" w:styleId="TableHeader" w:customStyle="1">
    <w:name w:val="Table Header"/>
    <w:basedOn w:val="Normal"/>
    <w:rsid w:val="00D340E1"/>
    <w:pPr>
      <w:overflowPunct/>
      <w:autoSpaceDE/>
      <w:autoSpaceDN/>
      <w:adjustRightInd/>
      <w:spacing w:before="60" w:after="60"/>
      <w:textAlignment w:val="auto"/>
    </w:pPr>
    <w:rPr>
      <w:rFonts w:ascii="Segoe UI" w:hAnsi="Segoe UI" w:cs="Segoe UI"/>
      <w:b/>
      <w:bCs/>
      <w:color w:val="FFFFFF"/>
      <w:sz w:val="20"/>
      <w:lang w:val="en-NZ"/>
    </w:rPr>
  </w:style>
  <w:style w:type="paragraph" w:styleId="Caption">
    <w:name w:val="caption"/>
    <w:basedOn w:val="Normal"/>
    <w:next w:val="Normal"/>
    <w:uiPriority w:val="35"/>
    <w:unhideWhenUsed/>
    <w:qFormat/>
    <w:rsid w:val="00A95610"/>
    <w:pPr>
      <w:overflowPunct/>
      <w:autoSpaceDE/>
      <w:autoSpaceDN/>
      <w:adjustRightInd/>
      <w:spacing w:after="200" w:line="276" w:lineRule="auto"/>
      <w:jc w:val="center"/>
      <w:textAlignment w:val="auto"/>
    </w:pPr>
    <w:rPr>
      <w:rFonts w:eastAsia="Calibri" w:cs="Segoe UI"/>
      <w:b/>
      <w:bCs/>
      <w:i/>
    </w:rPr>
  </w:style>
  <w:style w:type="paragraph" w:styleId="TableofFigures">
    <w:name w:val="table of figures"/>
    <w:basedOn w:val="Normal"/>
    <w:next w:val="Normal"/>
    <w:uiPriority w:val="99"/>
    <w:unhideWhenUsed/>
    <w:rsid w:val="00E86FAE"/>
  </w:style>
  <w:style w:type="paragraph" w:styleId="FootnoteText">
    <w:name w:val="footnote text"/>
    <w:basedOn w:val="Normal"/>
    <w:link w:val="FootnoteTextChar"/>
    <w:uiPriority w:val="99"/>
    <w:semiHidden/>
    <w:unhideWhenUsed/>
    <w:rsid w:val="00E67D14"/>
    <w:rPr>
      <w:sz w:val="20"/>
    </w:rPr>
  </w:style>
  <w:style w:type="character" w:styleId="FootnoteTextChar" w:customStyle="1">
    <w:name w:val="Footnote Text Char"/>
    <w:basedOn w:val="DefaultParagraphFont"/>
    <w:link w:val="FootnoteText"/>
    <w:uiPriority w:val="99"/>
    <w:semiHidden/>
    <w:rsid w:val="00E67D14"/>
  </w:style>
  <w:style w:type="character" w:styleId="FootnoteReference">
    <w:name w:val="footnote reference"/>
    <w:basedOn w:val="DefaultParagraphFont"/>
    <w:uiPriority w:val="99"/>
    <w:semiHidden/>
    <w:unhideWhenUsed/>
    <w:rsid w:val="00E67D14"/>
    <w:rPr>
      <w:vertAlign w:val="superscript"/>
    </w:rPr>
  </w:style>
  <w:style w:type="paragraph" w:styleId="LandscapeHeading1" w:customStyle="1">
    <w:name w:val="Landscape Heading 1"/>
    <w:basedOn w:val="Heading1"/>
    <w:link w:val="LandscapeHeading1Char"/>
    <w:qFormat/>
    <w:rsid w:val="00845A0E"/>
    <w:pPr>
      <w:ind w:left="720"/>
    </w:pPr>
  </w:style>
  <w:style w:type="character" w:styleId="LandscapeHeading1Char" w:customStyle="1">
    <w:name w:val="Landscape Heading 1 Char"/>
    <w:basedOn w:val="Heading1Char"/>
    <w:link w:val="LandscapeHeading1"/>
    <w:rsid w:val="00845A0E"/>
    <w:rPr>
      <w:b/>
      <w:kern w:val="28"/>
      <w:sz w:val="28"/>
      <w:szCs w:val="24"/>
    </w:rPr>
  </w:style>
  <w:style w:type="paragraph" w:styleId="LandscapeNormal" w:customStyle="1">
    <w:name w:val="Landscape Normal"/>
    <w:basedOn w:val="Normal"/>
    <w:link w:val="LandscapeNormalChar"/>
    <w:qFormat/>
    <w:rsid w:val="00EF0FE4"/>
    <w:pPr>
      <w:ind w:left="720"/>
    </w:pPr>
  </w:style>
  <w:style w:type="character" w:styleId="LandscapeNormalChar" w:customStyle="1">
    <w:name w:val="Landscape Normal Char"/>
    <w:basedOn w:val="DefaultParagraphFont"/>
    <w:link w:val="LandscapeNormal"/>
    <w:rsid w:val="00EF0FE4"/>
    <w:rPr>
      <w:sz w:val="26"/>
    </w:rPr>
  </w:style>
  <w:style w:type="paragraph" w:styleId="LandscapeHeading2" w:customStyle="1">
    <w:name w:val="Landscape Heading 2"/>
    <w:basedOn w:val="Heading2"/>
    <w:link w:val="LandscapeHeading2Char"/>
    <w:qFormat/>
    <w:rsid w:val="00F309B7"/>
    <w:pPr>
      <w:ind w:left="720"/>
    </w:pPr>
  </w:style>
  <w:style w:type="character" w:styleId="LandscapeHeading2Char" w:customStyle="1">
    <w:name w:val="Landscape Heading 2 Char"/>
    <w:basedOn w:val="Heading2Char"/>
    <w:link w:val="LandscapeHeading2"/>
    <w:rsid w:val="00F309B7"/>
    <w:rPr>
      <w:rFonts w:cs="Arial"/>
      <w:b/>
      <w:sz w:val="26"/>
      <w:szCs w:val="26"/>
    </w:rPr>
  </w:style>
  <w:style w:type="paragraph" w:styleId="LandscapeHeading3" w:customStyle="1">
    <w:name w:val="Landscape Heading 3"/>
    <w:basedOn w:val="Heading3"/>
    <w:link w:val="LandscapeHeading3Char"/>
    <w:qFormat/>
    <w:rsid w:val="00F309B7"/>
    <w:pPr>
      <w:ind w:left="720"/>
    </w:pPr>
  </w:style>
  <w:style w:type="character" w:styleId="LandscapeHeading3Char" w:customStyle="1">
    <w:name w:val="Landscape Heading 3 Char"/>
    <w:basedOn w:val="Heading3Char"/>
    <w:link w:val="LandscapeHeading3"/>
    <w:rsid w:val="00F309B7"/>
    <w:rPr>
      <w:b/>
      <w:sz w:val="26"/>
      <w:szCs w:val="22"/>
    </w:rPr>
  </w:style>
  <w:style w:type="paragraph" w:styleId="LandscapeHeading4" w:customStyle="1">
    <w:name w:val="Landscape Heading 4"/>
    <w:basedOn w:val="Heading4"/>
    <w:link w:val="LandscapeHeading4Char"/>
    <w:qFormat/>
    <w:rsid w:val="00F309B7"/>
    <w:pPr>
      <w:ind w:left="720"/>
    </w:pPr>
  </w:style>
  <w:style w:type="character" w:styleId="LandscapeHeading4Char" w:customStyle="1">
    <w:name w:val="Landscape Heading 4 Char"/>
    <w:basedOn w:val="Heading4Char"/>
    <w:link w:val="LandscapeHeading4"/>
    <w:rsid w:val="00F309B7"/>
    <w:rPr>
      <w:b/>
      <w:i/>
      <w:sz w:val="26"/>
    </w:rPr>
  </w:style>
  <w:style w:type="paragraph" w:styleId="LandscapeHeading5" w:customStyle="1">
    <w:name w:val="Landscape Heading 5"/>
    <w:basedOn w:val="Heading5"/>
    <w:link w:val="LandscapeHeading5Char"/>
    <w:qFormat/>
    <w:rsid w:val="00A95610"/>
    <w:pPr>
      <w:ind w:left="720"/>
    </w:pPr>
  </w:style>
  <w:style w:type="character" w:styleId="LandscapeHeading5Char" w:customStyle="1">
    <w:name w:val="Landscape Heading 5 Char"/>
    <w:basedOn w:val="Heading5Char"/>
    <w:link w:val="LandscapeHeading5"/>
    <w:rsid w:val="00A95610"/>
    <w:rPr>
      <w:i/>
      <w:sz w:val="26"/>
    </w:rPr>
  </w:style>
  <w:style w:type="paragraph" w:styleId="LandscapeFirstLevelBullet" w:customStyle="1">
    <w:name w:val="Landscape First Level Bullet"/>
    <w:basedOn w:val="FirstLevelBullet"/>
    <w:link w:val="LandscapeFirstLevelBulletChar"/>
    <w:qFormat/>
    <w:rsid w:val="00C323DB"/>
    <w:pPr>
      <w:ind w:left="1080"/>
    </w:pPr>
  </w:style>
  <w:style w:type="character" w:styleId="LandscapeFirstLevelBulletChar" w:customStyle="1">
    <w:name w:val="Landscape First Level Bullet Char"/>
    <w:basedOn w:val="FirstLevelBulletChar"/>
    <w:link w:val="LandscapeFirstLevelBullet"/>
    <w:rsid w:val="00C323DB"/>
    <w:rPr>
      <w:rFonts w:ascii="VnTime" w:hAnsi="VnTime"/>
      <w:sz w:val="26"/>
      <w:szCs w:val="26"/>
    </w:rPr>
  </w:style>
  <w:style w:type="paragraph" w:styleId="LandscapeSecondLevelBullet" w:customStyle="1">
    <w:name w:val="Landscape Second Level Bullet"/>
    <w:basedOn w:val="SecondLevelBullet"/>
    <w:link w:val="LandscapeSecondLevelBulletChar"/>
    <w:qFormat/>
    <w:rsid w:val="00F309B7"/>
  </w:style>
  <w:style w:type="character" w:styleId="LandscapeSecondLevelBulletChar" w:customStyle="1">
    <w:name w:val="Landscape Second Level Bullet Char"/>
    <w:basedOn w:val="SecondLevelBulletChar"/>
    <w:link w:val="LandscapeSecondLevelBullet"/>
    <w:rsid w:val="00F309B7"/>
    <w:rPr>
      <w:rFonts w:ascii="VnTime" w:hAnsi="VnTime"/>
      <w:sz w:val="26"/>
      <w:szCs w:val="26"/>
    </w:rPr>
  </w:style>
  <w:style w:type="paragraph" w:styleId="TOC3">
    <w:name w:val="toc 3"/>
    <w:basedOn w:val="Normal"/>
    <w:next w:val="Normal"/>
    <w:autoRedefine/>
    <w:uiPriority w:val="39"/>
    <w:unhideWhenUsed/>
    <w:rsid w:val="00845A0E"/>
    <w:pPr>
      <w:spacing w:after="100"/>
      <w:ind w:left="520"/>
    </w:pPr>
  </w:style>
  <w:style w:type="paragraph" w:styleId="HeaderFooter" w:customStyle="1">
    <w:name w:val="Header Footer"/>
    <w:link w:val="HeaderFooterChar"/>
    <w:qFormat/>
    <w:rsid w:val="00EA4F84"/>
    <w:pPr>
      <w:tabs>
        <w:tab w:val="center" w:pos="4153"/>
        <w:tab w:val="right" w:pos="8306"/>
      </w:tabs>
      <w:spacing w:before="200"/>
      <w:jc w:val="center"/>
    </w:pPr>
    <w:rPr>
      <w:b/>
      <w:noProof/>
      <w:sz w:val="22"/>
      <w:szCs w:val="24"/>
    </w:rPr>
  </w:style>
  <w:style w:type="character" w:styleId="HeaderFooterChar" w:customStyle="1">
    <w:name w:val="Header Footer Char"/>
    <w:basedOn w:val="BodyTextChar"/>
    <w:link w:val="HeaderFooter"/>
    <w:rsid w:val="00EA4F84"/>
    <w:rPr>
      <w:b/>
      <w:noProof/>
      <w:sz w:val="22"/>
      <w:szCs w:val="24"/>
    </w:rPr>
  </w:style>
  <w:style w:type="character" w:styleId="BodyTextChar" w:customStyle="1">
    <w:name w:val="Body Text Char"/>
    <w:basedOn w:val="DefaultParagraphFont"/>
    <w:link w:val="BodyText"/>
    <w:uiPriority w:val="99"/>
    <w:semiHidden/>
    <w:rsid w:val="00655107"/>
    <w:rPr>
      <w:sz w:val="26"/>
    </w:rPr>
  </w:style>
  <w:style w:type="paragraph" w:styleId="BodyText">
    <w:name w:val="Body Text"/>
    <w:basedOn w:val="Normal"/>
    <w:link w:val="BodyTextChar"/>
    <w:uiPriority w:val="99"/>
    <w:semiHidden/>
    <w:unhideWhenUsed/>
    <w:rsid w:val="00655107"/>
  </w:style>
  <w:style w:type="paragraph" w:styleId="HeaderFooter2" w:customStyle="1">
    <w:name w:val="Header Footer 2"/>
    <w:link w:val="HeaderFooter2Char"/>
    <w:qFormat/>
    <w:rsid w:val="00EA4F84"/>
    <w:pPr>
      <w:jc w:val="center"/>
    </w:pPr>
    <w:rPr>
      <w:sz w:val="14"/>
      <w:szCs w:val="14"/>
    </w:rPr>
  </w:style>
  <w:style w:type="character" w:styleId="HeaderFooter2Char" w:customStyle="1">
    <w:name w:val="Header Footer 2 Char"/>
    <w:basedOn w:val="DefaultParagraphFont"/>
    <w:link w:val="HeaderFooter2"/>
    <w:rsid w:val="00EA4F84"/>
    <w:rPr>
      <w:sz w:val="14"/>
      <w:szCs w:val="14"/>
    </w:rPr>
  </w:style>
  <w:style w:type="paragraph" w:styleId="ANSVNormal1" w:customStyle="1">
    <w:name w:val="ANSV Normal 1"/>
    <w:basedOn w:val="Normal"/>
    <w:link w:val="ANSVNormal1Char"/>
    <w:qFormat/>
    <w:rsid w:val="005E427F"/>
    <w:pPr>
      <w:overflowPunct/>
      <w:autoSpaceDE/>
      <w:autoSpaceDN/>
      <w:adjustRightInd/>
      <w:spacing w:line="360" w:lineRule="auto"/>
      <w:textAlignment w:val="auto"/>
    </w:pPr>
    <w:rPr>
      <w:rFonts w:ascii="Segoe UI" w:hAnsi="Segoe UI" w:eastAsia="Calibri" w:cs="Segoe UI"/>
      <w:noProof/>
      <w:sz w:val="24"/>
    </w:rPr>
  </w:style>
  <w:style w:type="character" w:styleId="ANSVNormal1Char" w:customStyle="1">
    <w:name w:val="ANSV Normal 1 Char"/>
    <w:basedOn w:val="DefaultParagraphFont"/>
    <w:link w:val="ANSVNormal1"/>
    <w:qFormat/>
    <w:rsid w:val="005E427F"/>
    <w:rPr>
      <w:rFonts w:ascii="Segoe UI" w:hAnsi="Segoe UI" w:eastAsia="Calibri" w:cs="Segoe UI"/>
      <w:noProof/>
      <w:sz w:val="24"/>
    </w:rPr>
  </w:style>
  <w:style w:type="table" w:styleId="TableGridLight1" w:customStyle="1">
    <w:name w:val="Table Grid Light1"/>
    <w:basedOn w:val="TableNormal"/>
    <w:uiPriority w:val="40"/>
    <w:rsid w:val="00A741DE"/>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ANSVNormal" w:customStyle="1">
    <w:name w:val="ANSV Normal"/>
    <w:basedOn w:val="Normal"/>
    <w:autoRedefine/>
    <w:qFormat/>
    <w:rsid w:val="00223779"/>
    <w:pPr>
      <w:overflowPunct/>
      <w:autoSpaceDE/>
      <w:autoSpaceDN/>
      <w:adjustRightInd/>
      <w:spacing w:before="120"/>
      <w:jc w:val="left"/>
      <w:textAlignment w:val="auto"/>
    </w:pPr>
    <w:rPr>
      <w:rFonts w:eastAsia="Calibri" w:cs="Segoe UI"/>
      <w:i/>
      <w:szCs w:val="26"/>
    </w:rPr>
  </w:style>
  <w:style w:type="character" w:styleId="CommentReference">
    <w:name w:val="annotation reference"/>
    <w:basedOn w:val="DefaultParagraphFont"/>
    <w:uiPriority w:val="99"/>
    <w:semiHidden/>
    <w:unhideWhenUsed/>
    <w:rsid w:val="00B943A6"/>
    <w:rPr>
      <w:sz w:val="16"/>
      <w:szCs w:val="16"/>
    </w:rPr>
  </w:style>
  <w:style w:type="paragraph" w:styleId="CommentText">
    <w:name w:val="annotation text"/>
    <w:basedOn w:val="Normal"/>
    <w:link w:val="CommentTextChar"/>
    <w:uiPriority w:val="99"/>
    <w:unhideWhenUsed/>
    <w:rsid w:val="00B943A6"/>
    <w:rPr>
      <w:sz w:val="20"/>
    </w:rPr>
  </w:style>
  <w:style w:type="character" w:styleId="CommentTextChar" w:customStyle="1">
    <w:name w:val="Comment Text Char"/>
    <w:basedOn w:val="DefaultParagraphFont"/>
    <w:link w:val="CommentText"/>
    <w:uiPriority w:val="99"/>
    <w:rsid w:val="00B943A6"/>
  </w:style>
  <w:style w:type="paragraph" w:styleId="CommentSubject">
    <w:name w:val="annotation subject"/>
    <w:basedOn w:val="CommentText"/>
    <w:next w:val="CommentText"/>
    <w:link w:val="CommentSubjectChar"/>
    <w:uiPriority w:val="99"/>
    <w:semiHidden/>
    <w:unhideWhenUsed/>
    <w:rsid w:val="00B943A6"/>
    <w:rPr>
      <w:b/>
      <w:bCs/>
    </w:rPr>
  </w:style>
  <w:style w:type="character" w:styleId="CommentSubjectChar" w:customStyle="1">
    <w:name w:val="Comment Subject Char"/>
    <w:basedOn w:val="CommentTextChar"/>
    <w:link w:val="CommentSubject"/>
    <w:uiPriority w:val="99"/>
    <w:semiHidden/>
    <w:rsid w:val="00B943A6"/>
    <w:rPr>
      <w:b/>
      <w:bCs/>
    </w:rPr>
  </w:style>
  <w:style w:type="character" w:styleId="FollowedHyperlink">
    <w:name w:val="FollowedHyperlink"/>
    <w:basedOn w:val="DefaultParagraphFont"/>
    <w:uiPriority w:val="99"/>
    <w:semiHidden/>
    <w:unhideWhenUsed/>
    <w:rsid w:val="005357B1"/>
    <w:rPr>
      <w:color w:val="954F72" w:themeColor="followedHyperlink"/>
      <w:u w:val="single"/>
    </w:rPr>
  </w:style>
  <w:style w:type="character" w:styleId="Strong">
    <w:name w:val="Strong"/>
    <w:basedOn w:val="DefaultParagraphFont"/>
    <w:uiPriority w:val="22"/>
    <w:qFormat/>
    <w:rsid w:val="000213A2"/>
    <w:rPr>
      <w:b/>
      <w:bCs/>
    </w:rPr>
  </w:style>
  <w:style w:type="paragraph" w:styleId="TOC4">
    <w:name w:val="toc 4"/>
    <w:basedOn w:val="Normal"/>
    <w:next w:val="Normal"/>
    <w:autoRedefine/>
    <w:uiPriority w:val="39"/>
    <w:unhideWhenUsed/>
    <w:rsid w:val="003D6B3B"/>
    <w:pPr>
      <w:spacing w:after="100"/>
      <w:ind w:left="780"/>
    </w:pPr>
  </w:style>
  <w:style w:type="paragraph" w:styleId="Default" w:customStyle="1">
    <w:name w:val="Default"/>
    <w:rsid w:val="007D6A16"/>
    <w:pPr>
      <w:autoSpaceDE w:val="0"/>
      <w:autoSpaceDN w:val="0"/>
      <w:adjustRightInd w:val="0"/>
    </w:pPr>
    <w:rPr>
      <w:color w:val="000000"/>
      <w:sz w:val="24"/>
      <w:szCs w:val="24"/>
    </w:rPr>
  </w:style>
  <w:style w:type="paragraph" w:styleId="Ck5" w:customStyle="1">
    <w:name w:val="Ck_5"/>
    <w:link w:val="Ck5Char"/>
    <w:autoRedefine/>
    <w:qFormat/>
    <w:rsid w:val="00863FD4"/>
    <w:pPr>
      <w:widowControl w:val="0"/>
      <w:spacing w:before="20" w:after="20" w:line="288" w:lineRule="auto"/>
      <w:ind w:left="360"/>
      <w:jc w:val="both"/>
    </w:pPr>
    <w:rPr>
      <w:rFonts w:eastAsiaTheme="majorEastAsia"/>
      <w:i/>
      <w:color w:val="000000"/>
      <w:spacing w:val="2"/>
      <w:sz w:val="26"/>
      <w:szCs w:val="26"/>
    </w:rPr>
  </w:style>
  <w:style w:type="character" w:styleId="Ck5Char" w:customStyle="1">
    <w:name w:val="Ck_5 Char"/>
    <w:basedOn w:val="DefaultParagraphFont"/>
    <w:link w:val="Ck5"/>
    <w:rsid w:val="00863FD4"/>
    <w:rPr>
      <w:rFonts w:eastAsiaTheme="majorEastAsia"/>
      <w:i/>
      <w:color w:val="000000"/>
      <w:spacing w:val="2"/>
      <w:sz w:val="26"/>
      <w:szCs w:val="26"/>
    </w:rPr>
  </w:style>
  <w:style w:type="paragraph" w:styleId="100-Paragraph" w:customStyle="1">
    <w:name w:val="100-Paragraph"/>
    <w:basedOn w:val="Normal"/>
    <w:link w:val="100-ParagraphChar"/>
    <w:qFormat/>
    <w:rsid w:val="00B9736E"/>
    <w:pPr>
      <w:overflowPunct/>
      <w:autoSpaceDE/>
      <w:autoSpaceDN/>
      <w:adjustRightInd/>
      <w:spacing w:before="100" w:beforeAutospacing="1" w:after="100" w:afterAutospacing="1"/>
      <w:jc w:val="left"/>
      <w:textAlignment w:val="auto"/>
    </w:pPr>
    <w:rPr>
      <w:rFonts w:ascii="Arial" w:hAnsi="Arial"/>
      <w:color w:val="44546A"/>
      <w:sz w:val="20"/>
      <w:szCs w:val="24"/>
      <w:lang w:eastAsia="x-none"/>
    </w:rPr>
  </w:style>
  <w:style w:type="paragraph" w:styleId="015-Subtitle" w:customStyle="1">
    <w:name w:val="015-Subtitle"/>
    <w:basedOn w:val="100-Paragraph"/>
    <w:next w:val="100-Paragraph"/>
    <w:qFormat/>
    <w:rsid w:val="00B9736E"/>
    <w:pPr>
      <w:ind w:left="851"/>
      <w:jc w:val="right"/>
    </w:pPr>
    <w:rPr>
      <w:rFonts w:ascii="Times New Roman" w:hAnsi="Times New Roman"/>
      <w:b/>
      <w:color w:val="000000"/>
      <w:sz w:val="36"/>
    </w:rPr>
  </w:style>
  <w:style w:type="character" w:styleId="100-ParagraphChar" w:customStyle="1">
    <w:name w:val="100-Paragraph Char"/>
    <w:link w:val="100-Paragraph"/>
    <w:rsid w:val="00B9736E"/>
    <w:rPr>
      <w:rFonts w:ascii="Arial" w:hAnsi="Arial"/>
      <w:color w:val="44546A"/>
      <w:szCs w:val="24"/>
      <w:lang w:eastAsia="x-none"/>
    </w:rPr>
  </w:style>
  <w:style w:type="paragraph" w:styleId="NormalH" w:customStyle="1">
    <w:name w:val="NormalH"/>
    <w:basedOn w:val="Normal"/>
    <w:rsid w:val="00A41C6B"/>
    <w:pPr>
      <w:pageBreakBefore/>
      <w:tabs>
        <w:tab w:val="left" w:pos="2160"/>
        <w:tab w:val="right" w:pos="5040"/>
        <w:tab w:val="left" w:pos="5760"/>
        <w:tab w:val="right" w:pos="8640"/>
      </w:tabs>
      <w:overflowPunct/>
      <w:autoSpaceDE/>
      <w:autoSpaceDN/>
      <w:adjustRightInd/>
      <w:spacing w:before="120" w:after="240" w:line="360" w:lineRule="auto"/>
      <w:ind w:left="547"/>
      <w:textAlignment w:val="auto"/>
    </w:pPr>
    <w:rPr>
      <w:rFonts w:ascii=".VnHelvetIns" w:hAnsi=".VnHelvetIns"/>
      <w:sz w:val="32"/>
    </w:rPr>
  </w:style>
  <w:style w:type="paragraph" w:styleId="TOC5">
    <w:name w:val="toc 5"/>
    <w:basedOn w:val="Normal"/>
    <w:next w:val="Normal"/>
    <w:autoRedefine/>
    <w:uiPriority w:val="39"/>
    <w:unhideWhenUsed/>
    <w:rsid w:val="00DC2AB0"/>
    <w:pPr>
      <w:overflowPunct/>
      <w:autoSpaceDE/>
      <w:autoSpaceDN/>
      <w:adjustRightInd/>
      <w:spacing w:after="100" w:line="259" w:lineRule="auto"/>
      <w:ind w:left="880"/>
      <w:jc w:val="left"/>
      <w:textAlignment w:val="auto"/>
    </w:pPr>
    <w:rPr>
      <w:rFonts w:asciiTheme="minorHAnsi" w:hAnsiTheme="minorHAnsi" w:eastAsiaTheme="minorEastAsia" w:cstheme="minorBidi"/>
      <w:sz w:val="22"/>
      <w:szCs w:val="22"/>
    </w:rPr>
  </w:style>
  <w:style w:type="paragraph" w:styleId="TOC6">
    <w:name w:val="toc 6"/>
    <w:basedOn w:val="Normal"/>
    <w:next w:val="Normal"/>
    <w:autoRedefine/>
    <w:uiPriority w:val="39"/>
    <w:unhideWhenUsed/>
    <w:rsid w:val="00DC2AB0"/>
    <w:pPr>
      <w:overflowPunct/>
      <w:autoSpaceDE/>
      <w:autoSpaceDN/>
      <w:adjustRightInd/>
      <w:spacing w:after="100" w:line="259" w:lineRule="auto"/>
      <w:ind w:left="1100"/>
      <w:jc w:val="left"/>
      <w:textAlignment w:val="auto"/>
    </w:pPr>
    <w:rPr>
      <w:rFonts w:asciiTheme="minorHAnsi" w:hAnsiTheme="minorHAnsi" w:eastAsiaTheme="minorEastAsia" w:cstheme="minorBidi"/>
      <w:sz w:val="22"/>
      <w:szCs w:val="22"/>
    </w:rPr>
  </w:style>
  <w:style w:type="paragraph" w:styleId="TOC7">
    <w:name w:val="toc 7"/>
    <w:basedOn w:val="Normal"/>
    <w:next w:val="Normal"/>
    <w:autoRedefine/>
    <w:uiPriority w:val="39"/>
    <w:unhideWhenUsed/>
    <w:rsid w:val="00DC2AB0"/>
    <w:pPr>
      <w:overflowPunct/>
      <w:autoSpaceDE/>
      <w:autoSpaceDN/>
      <w:adjustRightInd/>
      <w:spacing w:after="100" w:line="259" w:lineRule="auto"/>
      <w:ind w:left="1320"/>
      <w:jc w:val="left"/>
      <w:textAlignment w:val="auto"/>
    </w:pPr>
    <w:rPr>
      <w:rFonts w:asciiTheme="minorHAnsi" w:hAnsiTheme="minorHAnsi" w:eastAsiaTheme="minorEastAsia" w:cstheme="minorBidi"/>
      <w:sz w:val="22"/>
      <w:szCs w:val="22"/>
    </w:rPr>
  </w:style>
  <w:style w:type="paragraph" w:styleId="TOC8">
    <w:name w:val="toc 8"/>
    <w:basedOn w:val="Normal"/>
    <w:next w:val="Normal"/>
    <w:autoRedefine/>
    <w:uiPriority w:val="39"/>
    <w:unhideWhenUsed/>
    <w:rsid w:val="00DC2AB0"/>
    <w:pPr>
      <w:overflowPunct/>
      <w:autoSpaceDE/>
      <w:autoSpaceDN/>
      <w:adjustRightInd/>
      <w:spacing w:after="100" w:line="259" w:lineRule="auto"/>
      <w:ind w:left="1540"/>
      <w:jc w:val="left"/>
      <w:textAlignment w:val="auto"/>
    </w:pPr>
    <w:rPr>
      <w:rFonts w:asciiTheme="minorHAnsi" w:hAnsiTheme="minorHAnsi" w:eastAsiaTheme="minorEastAsia" w:cstheme="minorBidi"/>
      <w:sz w:val="22"/>
      <w:szCs w:val="22"/>
    </w:rPr>
  </w:style>
  <w:style w:type="paragraph" w:styleId="TOC9">
    <w:name w:val="toc 9"/>
    <w:basedOn w:val="Normal"/>
    <w:next w:val="Normal"/>
    <w:autoRedefine/>
    <w:uiPriority w:val="39"/>
    <w:unhideWhenUsed/>
    <w:rsid w:val="00DC2AB0"/>
    <w:pPr>
      <w:overflowPunct/>
      <w:autoSpaceDE/>
      <w:autoSpaceDN/>
      <w:adjustRightInd/>
      <w:spacing w:after="100" w:line="259" w:lineRule="auto"/>
      <w:ind w:left="1760"/>
      <w:jc w:val="left"/>
      <w:textAlignment w:val="auto"/>
    </w:pPr>
    <w:rPr>
      <w:rFonts w:asciiTheme="minorHAnsi" w:hAnsiTheme="minorHAnsi" w:eastAsiaTheme="minorEastAsia" w:cstheme="minorBidi"/>
      <w:sz w:val="22"/>
      <w:szCs w:val="22"/>
    </w:rPr>
  </w:style>
  <w:style w:type="paragraph" w:styleId="Revision">
    <w:name w:val="Revision"/>
    <w:hidden/>
    <w:uiPriority w:val="99"/>
    <w:semiHidden/>
    <w:rsid w:val="004D0D91"/>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4623">
      <w:bodyDiv w:val="1"/>
      <w:marLeft w:val="0"/>
      <w:marRight w:val="0"/>
      <w:marTop w:val="0"/>
      <w:marBottom w:val="0"/>
      <w:divBdr>
        <w:top w:val="none" w:sz="0" w:space="0" w:color="auto"/>
        <w:left w:val="none" w:sz="0" w:space="0" w:color="auto"/>
        <w:bottom w:val="none" w:sz="0" w:space="0" w:color="auto"/>
        <w:right w:val="none" w:sz="0" w:space="0" w:color="auto"/>
      </w:divBdr>
    </w:div>
    <w:div w:id="70196428">
      <w:bodyDiv w:val="1"/>
      <w:marLeft w:val="0"/>
      <w:marRight w:val="0"/>
      <w:marTop w:val="0"/>
      <w:marBottom w:val="0"/>
      <w:divBdr>
        <w:top w:val="none" w:sz="0" w:space="0" w:color="auto"/>
        <w:left w:val="none" w:sz="0" w:space="0" w:color="auto"/>
        <w:bottom w:val="none" w:sz="0" w:space="0" w:color="auto"/>
        <w:right w:val="none" w:sz="0" w:space="0" w:color="auto"/>
      </w:divBdr>
      <w:divsChild>
        <w:div w:id="114716973">
          <w:marLeft w:val="1166"/>
          <w:marRight w:val="0"/>
          <w:marTop w:val="200"/>
          <w:marBottom w:val="0"/>
          <w:divBdr>
            <w:top w:val="none" w:sz="0" w:space="0" w:color="auto"/>
            <w:left w:val="none" w:sz="0" w:space="0" w:color="auto"/>
            <w:bottom w:val="none" w:sz="0" w:space="0" w:color="auto"/>
            <w:right w:val="none" w:sz="0" w:space="0" w:color="auto"/>
          </w:divBdr>
        </w:div>
        <w:div w:id="262343799">
          <w:marLeft w:val="1800"/>
          <w:marRight w:val="0"/>
          <w:marTop w:val="200"/>
          <w:marBottom w:val="0"/>
          <w:divBdr>
            <w:top w:val="none" w:sz="0" w:space="0" w:color="auto"/>
            <w:left w:val="none" w:sz="0" w:space="0" w:color="auto"/>
            <w:bottom w:val="none" w:sz="0" w:space="0" w:color="auto"/>
            <w:right w:val="none" w:sz="0" w:space="0" w:color="auto"/>
          </w:divBdr>
        </w:div>
        <w:div w:id="607931502">
          <w:marLeft w:val="547"/>
          <w:marRight w:val="0"/>
          <w:marTop w:val="200"/>
          <w:marBottom w:val="0"/>
          <w:divBdr>
            <w:top w:val="none" w:sz="0" w:space="0" w:color="auto"/>
            <w:left w:val="none" w:sz="0" w:space="0" w:color="auto"/>
            <w:bottom w:val="none" w:sz="0" w:space="0" w:color="auto"/>
            <w:right w:val="none" w:sz="0" w:space="0" w:color="auto"/>
          </w:divBdr>
        </w:div>
        <w:div w:id="944583490">
          <w:marLeft w:val="1166"/>
          <w:marRight w:val="0"/>
          <w:marTop w:val="200"/>
          <w:marBottom w:val="0"/>
          <w:divBdr>
            <w:top w:val="none" w:sz="0" w:space="0" w:color="auto"/>
            <w:left w:val="none" w:sz="0" w:space="0" w:color="auto"/>
            <w:bottom w:val="none" w:sz="0" w:space="0" w:color="auto"/>
            <w:right w:val="none" w:sz="0" w:space="0" w:color="auto"/>
          </w:divBdr>
        </w:div>
        <w:div w:id="1926455859">
          <w:marLeft w:val="1800"/>
          <w:marRight w:val="0"/>
          <w:marTop w:val="200"/>
          <w:marBottom w:val="0"/>
          <w:divBdr>
            <w:top w:val="none" w:sz="0" w:space="0" w:color="auto"/>
            <w:left w:val="none" w:sz="0" w:space="0" w:color="auto"/>
            <w:bottom w:val="none" w:sz="0" w:space="0" w:color="auto"/>
            <w:right w:val="none" w:sz="0" w:space="0" w:color="auto"/>
          </w:divBdr>
        </w:div>
      </w:divsChild>
    </w:div>
    <w:div w:id="187378498">
      <w:bodyDiv w:val="1"/>
      <w:marLeft w:val="0"/>
      <w:marRight w:val="0"/>
      <w:marTop w:val="0"/>
      <w:marBottom w:val="0"/>
      <w:divBdr>
        <w:top w:val="none" w:sz="0" w:space="0" w:color="auto"/>
        <w:left w:val="none" w:sz="0" w:space="0" w:color="auto"/>
        <w:bottom w:val="none" w:sz="0" w:space="0" w:color="auto"/>
        <w:right w:val="none" w:sz="0" w:space="0" w:color="auto"/>
      </w:divBdr>
    </w:div>
    <w:div w:id="324475106">
      <w:bodyDiv w:val="1"/>
      <w:marLeft w:val="0"/>
      <w:marRight w:val="0"/>
      <w:marTop w:val="0"/>
      <w:marBottom w:val="0"/>
      <w:divBdr>
        <w:top w:val="none" w:sz="0" w:space="0" w:color="auto"/>
        <w:left w:val="none" w:sz="0" w:space="0" w:color="auto"/>
        <w:bottom w:val="none" w:sz="0" w:space="0" w:color="auto"/>
        <w:right w:val="none" w:sz="0" w:space="0" w:color="auto"/>
      </w:divBdr>
      <w:divsChild>
        <w:div w:id="672076859">
          <w:marLeft w:val="1800"/>
          <w:marRight w:val="0"/>
          <w:marTop w:val="200"/>
          <w:marBottom w:val="0"/>
          <w:divBdr>
            <w:top w:val="none" w:sz="0" w:space="0" w:color="auto"/>
            <w:left w:val="none" w:sz="0" w:space="0" w:color="auto"/>
            <w:bottom w:val="none" w:sz="0" w:space="0" w:color="auto"/>
            <w:right w:val="none" w:sz="0" w:space="0" w:color="auto"/>
          </w:divBdr>
        </w:div>
        <w:div w:id="1836917382">
          <w:marLeft w:val="1800"/>
          <w:marRight w:val="0"/>
          <w:marTop w:val="200"/>
          <w:marBottom w:val="0"/>
          <w:divBdr>
            <w:top w:val="none" w:sz="0" w:space="0" w:color="auto"/>
            <w:left w:val="none" w:sz="0" w:space="0" w:color="auto"/>
            <w:bottom w:val="none" w:sz="0" w:space="0" w:color="auto"/>
            <w:right w:val="none" w:sz="0" w:space="0" w:color="auto"/>
          </w:divBdr>
        </w:div>
      </w:divsChild>
    </w:div>
    <w:div w:id="380830997">
      <w:bodyDiv w:val="1"/>
      <w:marLeft w:val="0"/>
      <w:marRight w:val="0"/>
      <w:marTop w:val="0"/>
      <w:marBottom w:val="0"/>
      <w:divBdr>
        <w:top w:val="none" w:sz="0" w:space="0" w:color="auto"/>
        <w:left w:val="none" w:sz="0" w:space="0" w:color="auto"/>
        <w:bottom w:val="none" w:sz="0" w:space="0" w:color="auto"/>
        <w:right w:val="none" w:sz="0" w:space="0" w:color="auto"/>
      </w:divBdr>
      <w:divsChild>
        <w:div w:id="64650396">
          <w:marLeft w:val="1080"/>
          <w:marRight w:val="0"/>
          <w:marTop w:val="100"/>
          <w:marBottom w:val="0"/>
          <w:divBdr>
            <w:top w:val="none" w:sz="0" w:space="0" w:color="auto"/>
            <w:left w:val="none" w:sz="0" w:space="0" w:color="auto"/>
            <w:bottom w:val="none" w:sz="0" w:space="0" w:color="auto"/>
            <w:right w:val="none" w:sz="0" w:space="0" w:color="auto"/>
          </w:divBdr>
        </w:div>
        <w:div w:id="760880590">
          <w:marLeft w:val="1080"/>
          <w:marRight w:val="0"/>
          <w:marTop w:val="100"/>
          <w:marBottom w:val="0"/>
          <w:divBdr>
            <w:top w:val="none" w:sz="0" w:space="0" w:color="auto"/>
            <w:left w:val="none" w:sz="0" w:space="0" w:color="auto"/>
            <w:bottom w:val="none" w:sz="0" w:space="0" w:color="auto"/>
            <w:right w:val="none" w:sz="0" w:space="0" w:color="auto"/>
          </w:divBdr>
        </w:div>
        <w:div w:id="1002002342">
          <w:marLeft w:val="1080"/>
          <w:marRight w:val="0"/>
          <w:marTop w:val="100"/>
          <w:marBottom w:val="0"/>
          <w:divBdr>
            <w:top w:val="none" w:sz="0" w:space="0" w:color="auto"/>
            <w:left w:val="none" w:sz="0" w:space="0" w:color="auto"/>
            <w:bottom w:val="none" w:sz="0" w:space="0" w:color="auto"/>
            <w:right w:val="none" w:sz="0" w:space="0" w:color="auto"/>
          </w:divBdr>
        </w:div>
      </w:divsChild>
    </w:div>
    <w:div w:id="573466844">
      <w:bodyDiv w:val="1"/>
      <w:marLeft w:val="0"/>
      <w:marRight w:val="0"/>
      <w:marTop w:val="0"/>
      <w:marBottom w:val="0"/>
      <w:divBdr>
        <w:top w:val="none" w:sz="0" w:space="0" w:color="auto"/>
        <w:left w:val="none" w:sz="0" w:space="0" w:color="auto"/>
        <w:bottom w:val="none" w:sz="0" w:space="0" w:color="auto"/>
        <w:right w:val="none" w:sz="0" w:space="0" w:color="auto"/>
      </w:divBdr>
      <w:divsChild>
        <w:div w:id="247930336">
          <w:marLeft w:val="1166"/>
          <w:marRight w:val="0"/>
          <w:marTop w:val="200"/>
          <w:marBottom w:val="0"/>
          <w:divBdr>
            <w:top w:val="none" w:sz="0" w:space="0" w:color="auto"/>
            <w:left w:val="none" w:sz="0" w:space="0" w:color="auto"/>
            <w:bottom w:val="none" w:sz="0" w:space="0" w:color="auto"/>
            <w:right w:val="none" w:sz="0" w:space="0" w:color="auto"/>
          </w:divBdr>
        </w:div>
      </w:divsChild>
    </w:div>
    <w:div w:id="578906984">
      <w:bodyDiv w:val="1"/>
      <w:marLeft w:val="0"/>
      <w:marRight w:val="0"/>
      <w:marTop w:val="0"/>
      <w:marBottom w:val="0"/>
      <w:divBdr>
        <w:top w:val="none" w:sz="0" w:space="0" w:color="auto"/>
        <w:left w:val="none" w:sz="0" w:space="0" w:color="auto"/>
        <w:bottom w:val="none" w:sz="0" w:space="0" w:color="auto"/>
        <w:right w:val="none" w:sz="0" w:space="0" w:color="auto"/>
      </w:divBdr>
      <w:divsChild>
        <w:div w:id="726993124">
          <w:marLeft w:val="446"/>
          <w:marRight w:val="0"/>
          <w:marTop w:val="0"/>
          <w:marBottom w:val="0"/>
          <w:divBdr>
            <w:top w:val="none" w:sz="0" w:space="0" w:color="auto"/>
            <w:left w:val="none" w:sz="0" w:space="0" w:color="auto"/>
            <w:bottom w:val="none" w:sz="0" w:space="0" w:color="auto"/>
            <w:right w:val="none" w:sz="0" w:space="0" w:color="auto"/>
          </w:divBdr>
        </w:div>
        <w:div w:id="1177580021">
          <w:marLeft w:val="446"/>
          <w:marRight w:val="0"/>
          <w:marTop w:val="0"/>
          <w:marBottom w:val="0"/>
          <w:divBdr>
            <w:top w:val="none" w:sz="0" w:space="0" w:color="auto"/>
            <w:left w:val="none" w:sz="0" w:space="0" w:color="auto"/>
            <w:bottom w:val="none" w:sz="0" w:space="0" w:color="auto"/>
            <w:right w:val="none" w:sz="0" w:space="0" w:color="auto"/>
          </w:divBdr>
        </w:div>
        <w:div w:id="1706172609">
          <w:marLeft w:val="446"/>
          <w:marRight w:val="0"/>
          <w:marTop w:val="0"/>
          <w:marBottom w:val="0"/>
          <w:divBdr>
            <w:top w:val="none" w:sz="0" w:space="0" w:color="auto"/>
            <w:left w:val="none" w:sz="0" w:space="0" w:color="auto"/>
            <w:bottom w:val="none" w:sz="0" w:space="0" w:color="auto"/>
            <w:right w:val="none" w:sz="0" w:space="0" w:color="auto"/>
          </w:divBdr>
        </w:div>
      </w:divsChild>
    </w:div>
    <w:div w:id="652294105">
      <w:bodyDiv w:val="1"/>
      <w:marLeft w:val="0"/>
      <w:marRight w:val="0"/>
      <w:marTop w:val="0"/>
      <w:marBottom w:val="0"/>
      <w:divBdr>
        <w:top w:val="none" w:sz="0" w:space="0" w:color="auto"/>
        <w:left w:val="none" w:sz="0" w:space="0" w:color="auto"/>
        <w:bottom w:val="none" w:sz="0" w:space="0" w:color="auto"/>
        <w:right w:val="none" w:sz="0" w:space="0" w:color="auto"/>
      </w:divBdr>
    </w:div>
    <w:div w:id="661742751">
      <w:bodyDiv w:val="1"/>
      <w:marLeft w:val="0"/>
      <w:marRight w:val="0"/>
      <w:marTop w:val="0"/>
      <w:marBottom w:val="0"/>
      <w:divBdr>
        <w:top w:val="none" w:sz="0" w:space="0" w:color="auto"/>
        <w:left w:val="none" w:sz="0" w:space="0" w:color="auto"/>
        <w:bottom w:val="none" w:sz="0" w:space="0" w:color="auto"/>
        <w:right w:val="none" w:sz="0" w:space="0" w:color="auto"/>
      </w:divBdr>
      <w:divsChild>
        <w:div w:id="909148116">
          <w:marLeft w:val="1166"/>
          <w:marRight w:val="0"/>
          <w:marTop w:val="200"/>
          <w:marBottom w:val="0"/>
          <w:divBdr>
            <w:top w:val="none" w:sz="0" w:space="0" w:color="auto"/>
            <w:left w:val="none" w:sz="0" w:space="0" w:color="auto"/>
            <w:bottom w:val="none" w:sz="0" w:space="0" w:color="auto"/>
            <w:right w:val="none" w:sz="0" w:space="0" w:color="auto"/>
          </w:divBdr>
        </w:div>
        <w:div w:id="1389571344">
          <w:marLeft w:val="1166"/>
          <w:marRight w:val="0"/>
          <w:marTop w:val="200"/>
          <w:marBottom w:val="0"/>
          <w:divBdr>
            <w:top w:val="none" w:sz="0" w:space="0" w:color="auto"/>
            <w:left w:val="none" w:sz="0" w:space="0" w:color="auto"/>
            <w:bottom w:val="none" w:sz="0" w:space="0" w:color="auto"/>
            <w:right w:val="none" w:sz="0" w:space="0" w:color="auto"/>
          </w:divBdr>
        </w:div>
        <w:div w:id="2054040632">
          <w:marLeft w:val="547"/>
          <w:marRight w:val="0"/>
          <w:marTop w:val="200"/>
          <w:marBottom w:val="0"/>
          <w:divBdr>
            <w:top w:val="none" w:sz="0" w:space="0" w:color="auto"/>
            <w:left w:val="none" w:sz="0" w:space="0" w:color="auto"/>
            <w:bottom w:val="none" w:sz="0" w:space="0" w:color="auto"/>
            <w:right w:val="none" w:sz="0" w:space="0" w:color="auto"/>
          </w:divBdr>
        </w:div>
      </w:divsChild>
    </w:div>
    <w:div w:id="706222400">
      <w:bodyDiv w:val="1"/>
      <w:marLeft w:val="0"/>
      <w:marRight w:val="0"/>
      <w:marTop w:val="0"/>
      <w:marBottom w:val="0"/>
      <w:divBdr>
        <w:top w:val="none" w:sz="0" w:space="0" w:color="auto"/>
        <w:left w:val="none" w:sz="0" w:space="0" w:color="auto"/>
        <w:bottom w:val="none" w:sz="0" w:space="0" w:color="auto"/>
        <w:right w:val="none" w:sz="0" w:space="0" w:color="auto"/>
      </w:divBdr>
    </w:div>
    <w:div w:id="798299525">
      <w:bodyDiv w:val="1"/>
      <w:marLeft w:val="0"/>
      <w:marRight w:val="0"/>
      <w:marTop w:val="0"/>
      <w:marBottom w:val="0"/>
      <w:divBdr>
        <w:top w:val="none" w:sz="0" w:space="0" w:color="auto"/>
        <w:left w:val="none" w:sz="0" w:space="0" w:color="auto"/>
        <w:bottom w:val="none" w:sz="0" w:space="0" w:color="auto"/>
        <w:right w:val="none" w:sz="0" w:space="0" w:color="auto"/>
      </w:divBdr>
    </w:div>
    <w:div w:id="849758048">
      <w:bodyDiv w:val="1"/>
      <w:marLeft w:val="0"/>
      <w:marRight w:val="0"/>
      <w:marTop w:val="0"/>
      <w:marBottom w:val="0"/>
      <w:divBdr>
        <w:top w:val="none" w:sz="0" w:space="0" w:color="auto"/>
        <w:left w:val="none" w:sz="0" w:space="0" w:color="auto"/>
        <w:bottom w:val="none" w:sz="0" w:space="0" w:color="auto"/>
        <w:right w:val="none" w:sz="0" w:space="0" w:color="auto"/>
      </w:divBdr>
      <w:divsChild>
        <w:div w:id="768964747">
          <w:marLeft w:val="446"/>
          <w:marRight w:val="0"/>
          <w:marTop w:val="0"/>
          <w:marBottom w:val="0"/>
          <w:divBdr>
            <w:top w:val="none" w:sz="0" w:space="0" w:color="auto"/>
            <w:left w:val="none" w:sz="0" w:space="0" w:color="auto"/>
            <w:bottom w:val="none" w:sz="0" w:space="0" w:color="auto"/>
            <w:right w:val="none" w:sz="0" w:space="0" w:color="auto"/>
          </w:divBdr>
        </w:div>
        <w:div w:id="895244786">
          <w:marLeft w:val="446"/>
          <w:marRight w:val="0"/>
          <w:marTop w:val="0"/>
          <w:marBottom w:val="0"/>
          <w:divBdr>
            <w:top w:val="none" w:sz="0" w:space="0" w:color="auto"/>
            <w:left w:val="none" w:sz="0" w:space="0" w:color="auto"/>
            <w:bottom w:val="none" w:sz="0" w:space="0" w:color="auto"/>
            <w:right w:val="none" w:sz="0" w:space="0" w:color="auto"/>
          </w:divBdr>
        </w:div>
        <w:div w:id="949320390">
          <w:marLeft w:val="446"/>
          <w:marRight w:val="0"/>
          <w:marTop w:val="0"/>
          <w:marBottom w:val="0"/>
          <w:divBdr>
            <w:top w:val="none" w:sz="0" w:space="0" w:color="auto"/>
            <w:left w:val="none" w:sz="0" w:space="0" w:color="auto"/>
            <w:bottom w:val="none" w:sz="0" w:space="0" w:color="auto"/>
            <w:right w:val="none" w:sz="0" w:space="0" w:color="auto"/>
          </w:divBdr>
        </w:div>
      </w:divsChild>
    </w:div>
    <w:div w:id="928394891">
      <w:bodyDiv w:val="1"/>
      <w:marLeft w:val="0"/>
      <w:marRight w:val="0"/>
      <w:marTop w:val="0"/>
      <w:marBottom w:val="0"/>
      <w:divBdr>
        <w:top w:val="none" w:sz="0" w:space="0" w:color="auto"/>
        <w:left w:val="none" w:sz="0" w:space="0" w:color="auto"/>
        <w:bottom w:val="none" w:sz="0" w:space="0" w:color="auto"/>
        <w:right w:val="none" w:sz="0" w:space="0" w:color="auto"/>
      </w:divBdr>
      <w:divsChild>
        <w:div w:id="555968737">
          <w:marLeft w:val="446"/>
          <w:marRight w:val="0"/>
          <w:marTop w:val="0"/>
          <w:marBottom w:val="0"/>
          <w:divBdr>
            <w:top w:val="none" w:sz="0" w:space="0" w:color="auto"/>
            <w:left w:val="none" w:sz="0" w:space="0" w:color="auto"/>
            <w:bottom w:val="none" w:sz="0" w:space="0" w:color="auto"/>
            <w:right w:val="none" w:sz="0" w:space="0" w:color="auto"/>
          </w:divBdr>
        </w:div>
        <w:div w:id="1519811302">
          <w:marLeft w:val="446"/>
          <w:marRight w:val="0"/>
          <w:marTop w:val="0"/>
          <w:marBottom w:val="0"/>
          <w:divBdr>
            <w:top w:val="none" w:sz="0" w:space="0" w:color="auto"/>
            <w:left w:val="none" w:sz="0" w:space="0" w:color="auto"/>
            <w:bottom w:val="none" w:sz="0" w:space="0" w:color="auto"/>
            <w:right w:val="none" w:sz="0" w:space="0" w:color="auto"/>
          </w:divBdr>
        </w:div>
        <w:div w:id="2013528943">
          <w:marLeft w:val="446"/>
          <w:marRight w:val="0"/>
          <w:marTop w:val="0"/>
          <w:marBottom w:val="0"/>
          <w:divBdr>
            <w:top w:val="none" w:sz="0" w:space="0" w:color="auto"/>
            <w:left w:val="none" w:sz="0" w:space="0" w:color="auto"/>
            <w:bottom w:val="none" w:sz="0" w:space="0" w:color="auto"/>
            <w:right w:val="none" w:sz="0" w:space="0" w:color="auto"/>
          </w:divBdr>
        </w:div>
      </w:divsChild>
    </w:div>
    <w:div w:id="1130706235">
      <w:bodyDiv w:val="1"/>
      <w:marLeft w:val="0"/>
      <w:marRight w:val="0"/>
      <w:marTop w:val="0"/>
      <w:marBottom w:val="0"/>
      <w:divBdr>
        <w:top w:val="none" w:sz="0" w:space="0" w:color="auto"/>
        <w:left w:val="none" w:sz="0" w:space="0" w:color="auto"/>
        <w:bottom w:val="none" w:sz="0" w:space="0" w:color="auto"/>
        <w:right w:val="none" w:sz="0" w:space="0" w:color="auto"/>
      </w:divBdr>
      <w:divsChild>
        <w:div w:id="668604270">
          <w:marLeft w:val="1166"/>
          <w:marRight w:val="0"/>
          <w:marTop w:val="200"/>
          <w:marBottom w:val="0"/>
          <w:divBdr>
            <w:top w:val="none" w:sz="0" w:space="0" w:color="auto"/>
            <w:left w:val="none" w:sz="0" w:space="0" w:color="auto"/>
            <w:bottom w:val="none" w:sz="0" w:space="0" w:color="auto"/>
            <w:right w:val="none" w:sz="0" w:space="0" w:color="auto"/>
          </w:divBdr>
        </w:div>
        <w:div w:id="1062411137">
          <w:marLeft w:val="547"/>
          <w:marRight w:val="0"/>
          <w:marTop w:val="200"/>
          <w:marBottom w:val="0"/>
          <w:divBdr>
            <w:top w:val="none" w:sz="0" w:space="0" w:color="auto"/>
            <w:left w:val="none" w:sz="0" w:space="0" w:color="auto"/>
            <w:bottom w:val="none" w:sz="0" w:space="0" w:color="auto"/>
            <w:right w:val="none" w:sz="0" w:space="0" w:color="auto"/>
          </w:divBdr>
        </w:div>
        <w:div w:id="1253657925">
          <w:marLeft w:val="1166"/>
          <w:marRight w:val="0"/>
          <w:marTop w:val="200"/>
          <w:marBottom w:val="0"/>
          <w:divBdr>
            <w:top w:val="none" w:sz="0" w:space="0" w:color="auto"/>
            <w:left w:val="none" w:sz="0" w:space="0" w:color="auto"/>
            <w:bottom w:val="none" w:sz="0" w:space="0" w:color="auto"/>
            <w:right w:val="none" w:sz="0" w:space="0" w:color="auto"/>
          </w:divBdr>
        </w:div>
        <w:div w:id="1637638903">
          <w:marLeft w:val="1166"/>
          <w:marRight w:val="0"/>
          <w:marTop w:val="200"/>
          <w:marBottom w:val="0"/>
          <w:divBdr>
            <w:top w:val="none" w:sz="0" w:space="0" w:color="auto"/>
            <w:left w:val="none" w:sz="0" w:space="0" w:color="auto"/>
            <w:bottom w:val="none" w:sz="0" w:space="0" w:color="auto"/>
            <w:right w:val="none" w:sz="0" w:space="0" w:color="auto"/>
          </w:divBdr>
        </w:div>
        <w:div w:id="1889757708">
          <w:marLeft w:val="1166"/>
          <w:marRight w:val="0"/>
          <w:marTop w:val="200"/>
          <w:marBottom w:val="0"/>
          <w:divBdr>
            <w:top w:val="none" w:sz="0" w:space="0" w:color="auto"/>
            <w:left w:val="none" w:sz="0" w:space="0" w:color="auto"/>
            <w:bottom w:val="none" w:sz="0" w:space="0" w:color="auto"/>
            <w:right w:val="none" w:sz="0" w:space="0" w:color="auto"/>
          </w:divBdr>
        </w:div>
      </w:divsChild>
    </w:div>
    <w:div w:id="1159347522">
      <w:bodyDiv w:val="1"/>
      <w:marLeft w:val="0"/>
      <w:marRight w:val="0"/>
      <w:marTop w:val="0"/>
      <w:marBottom w:val="0"/>
      <w:divBdr>
        <w:top w:val="none" w:sz="0" w:space="0" w:color="auto"/>
        <w:left w:val="none" w:sz="0" w:space="0" w:color="auto"/>
        <w:bottom w:val="none" w:sz="0" w:space="0" w:color="auto"/>
        <w:right w:val="none" w:sz="0" w:space="0" w:color="auto"/>
      </w:divBdr>
      <w:divsChild>
        <w:div w:id="649670207">
          <w:marLeft w:val="446"/>
          <w:marRight w:val="0"/>
          <w:marTop w:val="0"/>
          <w:marBottom w:val="0"/>
          <w:divBdr>
            <w:top w:val="none" w:sz="0" w:space="0" w:color="auto"/>
            <w:left w:val="none" w:sz="0" w:space="0" w:color="auto"/>
            <w:bottom w:val="none" w:sz="0" w:space="0" w:color="auto"/>
            <w:right w:val="none" w:sz="0" w:space="0" w:color="auto"/>
          </w:divBdr>
        </w:div>
        <w:div w:id="677733032">
          <w:marLeft w:val="446"/>
          <w:marRight w:val="0"/>
          <w:marTop w:val="0"/>
          <w:marBottom w:val="0"/>
          <w:divBdr>
            <w:top w:val="none" w:sz="0" w:space="0" w:color="auto"/>
            <w:left w:val="none" w:sz="0" w:space="0" w:color="auto"/>
            <w:bottom w:val="none" w:sz="0" w:space="0" w:color="auto"/>
            <w:right w:val="none" w:sz="0" w:space="0" w:color="auto"/>
          </w:divBdr>
        </w:div>
        <w:div w:id="758990815">
          <w:marLeft w:val="446"/>
          <w:marRight w:val="0"/>
          <w:marTop w:val="0"/>
          <w:marBottom w:val="0"/>
          <w:divBdr>
            <w:top w:val="none" w:sz="0" w:space="0" w:color="auto"/>
            <w:left w:val="none" w:sz="0" w:space="0" w:color="auto"/>
            <w:bottom w:val="none" w:sz="0" w:space="0" w:color="auto"/>
            <w:right w:val="none" w:sz="0" w:space="0" w:color="auto"/>
          </w:divBdr>
        </w:div>
        <w:div w:id="836775307">
          <w:marLeft w:val="446"/>
          <w:marRight w:val="0"/>
          <w:marTop w:val="0"/>
          <w:marBottom w:val="0"/>
          <w:divBdr>
            <w:top w:val="none" w:sz="0" w:space="0" w:color="auto"/>
            <w:left w:val="none" w:sz="0" w:space="0" w:color="auto"/>
            <w:bottom w:val="none" w:sz="0" w:space="0" w:color="auto"/>
            <w:right w:val="none" w:sz="0" w:space="0" w:color="auto"/>
          </w:divBdr>
        </w:div>
      </w:divsChild>
    </w:div>
    <w:div w:id="1229724770">
      <w:bodyDiv w:val="1"/>
      <w:marLeft w:val="0"/>
      <w:marRight w:val="0"/>
      <w:marTop w:val="0"/>
      <w:marBottom w:val="0"/>
      <w:divBdr>
        <w:top w:val="none" w:sz="0" w:space="0" w:color="auto"/>
        <w:left w:val="none" w:sz="0" w:space="0" w:color="auto"/>
        <w:bottom w:val="none" w:sz="0" w:space="0" w:color="auto"/>
        <w:right w:val="none" w:sz="0" w:space="0" w:color="auto"/>
      </w:divBdr>
    </w:div>
    <w:div w:id="1248926230">
      <w:bodyDiv w:val="1"/>
      <w:marLeft w:val="0"/>
      <w:marRight w:val="0"/>
      <w:marTop w:val="0"/>
      <w:marBottom w:val="0"/>
      <w:divBdr>
        <w:top w:val="none" w:sz="0" w:space="0" w:color="auto"/>
        <w:left w:val="none" w:sz="0" w:space="0" w:color="auto"/>
        <w:bottom w:val="none" w:sz="0" w:space="0" w:color="auto"/>
        <w:right w:val="none" w:sz="0" w:space="0" w:color="auto"/>
      </w:divBdr>
      <w:divsChild>
        <w:div w:id="33577802">
          <w:marLeft w:val="360"/>
          <w:marRight w:val="0"/>
          <w:marTop w:val="200"/>
          <w:marBottom w:val="0"/>
          <w:divBdr>
            <w:top w:val="none" w:sz="0" w:space="0" w:color="auto"/>
            <w:left w:val="none" w:sz="0" w:space="0" w:color="auto"/>
            <w:bottom w:val="none" w:sz="0" w:space="0" w:color="auto"/>
            <w:right w:val="none" w:sz="0" w:space="0" w:color="auto"/>
          </w:divBdr>
        </w:div>
        <w:div w:id="355156392">
          <w:marLeft w:val="1080"/>
          <w:marRight w:val="0"/>
          <w:marTop w:val="100"/>
          <w:marBottom w:val="0"/>
          <w:divBdr>
            <w:top w:val="none" w:sz="0" w:space="0" w:color="auto"/>
            <w:left w:val="none" w:sz="0" w:space="0" w:color="auto"/>
            <w:bottom w:val="none" w:sz="0" w:space="0" w:color="auto"/>
            <w:right w:val="none" w:sz="0" w:space="0" w:color="auto"/>
          </w:divBdr>
        </w:div>
        <w:div w:id="1306544450">
          <w:marLeft w:val="360"/>
          <w:marRight w:val="0"/>
          <w:marTop w:val="200"/>
          <w:marBottom w:val="0"/>
          <w:divBdr>
            <w:top w:val="none" w:sz="0" w:space="0" w:color="auto"/>
            <w:left w:val="none" w:sz="0" w:space="0" w:color="auto"/>
            <w:bottom w:val="none" w:sz="0" w:space="0" w:color="auto"/>
            <w:right w:val="none" w:sz="0" w:space="0" w:color="auto"/>
          </w:divBdr>
        </w:div>
        <w:div w:id="1818493382">
          <w:marLeft w:val="360"/>
          <w:marRight w:val="0"/>
          <w:marTop w:val="200"/>
          <w:marBottom w:val="0"/>
          <w:divBdr>
            <w:top w:val="none" w:sz="0" w:space="0" w:color="auto"/>
            <w:left w:val="none" w:sz="0" w:space="0" w:color="auto"/>
            <w:bottom w:val="none" w:sz="0" w:space="0" w:color="auto"/>
            <w:right w:val="none" w:sz="0" w:space="0" w:color="auto"/>
          </w:divBdr>
        </w:div>
        <w:div w:id="1824812569">
          <w:marLeft w:val="360"/>
          <w:marRight w:val="0"/>
          <w:marTop w:val="200"/>
          <w:marBottom w:val="0"/>
          <w:divBdr>
            <w:top w:val="none" w:sz="0" w:space="0" w:color="auto"/>
            <w:left w:val="none" w:sz="0" w:space="0" w:color="auto"/>
            <w:bottom w:val="none" w:sz="0" w:space="0" w:color="auto"/>
            <w:right w:val="none" w:sz="0" w:space="0" w:color="auto"/>
          </w:divBdr>
        </w:div>
        <w:div w:id="1969510263">
          <w:marLeft w:val="360"/>
          <w:marRight w:val="0"/>
          <w:marTop w:val="200"/>
          <w:marBottom w:val="0"/>
          <w:divBdr>
            <w:top w:val="none" w:sz="0" w:space="0" w:color="auto"/>
            <w:left w:val="none" w:sz="0" w:space="0" w:color="auto"/>
            <w:bottom w:val="none" w:sz="0" w:space="0" w:color="auto"/>
            <w:right w:val="none" w:sz="0" w:space="0" w:color="auto"/>
          </w:divBdr>
        </w:div>
        <w:div w:id="2056923280">
          <w:marLeft w:val="360"/>
          <w:marRight w:val="0"/>
          <w:marTop w:val="200"/>
          <w:marBottom w:val="0"/>
          <w:divBdr>
            <w:top w:val="none" w:sz="0" w:space="0" w:color="auto"/>
            <w:left w:val="none" w:sz="0" w:space="0" w:color="auto"/>
            <w:bottom w:val="none" w:sz="0" w:space="0" w:color="auto"/>
            <w:right w:val="none" w:sz="0" w:space="0" w:color="auto"/>
          </w:divBdr>
        </w:div>
        <w:div w:id="2119787469">
          <w:marLeft w:val="360"/>
          <w:marRight w:val="0"/>
          <w:marTop w:val="200"/>
          <w:marBottom w:val="0"/>
          <w:divBdr>
            <w:top w:val="none" w:sz="0" w:space="0" w:color="auto"/>
            <w:left w:val="none" w:sz="0" w:space="0" w:color="auto"/>
            <w:bottom w:val="none" w:sz="0" w:space="0" w:color="auto"/>
            <w:right w:val="none" w:sz="0" w:space="0" w:color="auto"/>
          </w:divBdr>
        </w:div>
      </w:divsChild>
    </w:div>
    <w:div w:id="1282344001">
      <w:bodyDiv w:val="1"/>
      <w:marLeft w:val="0"/>
      <w:marRight w:val="0"/>
      <w:marTop w:val="0"/>
      <w:marBottom w:val="0"/>
      <w:divBdr>
        <w:top w:val="none" w:sz="0" w:space="0" w:color="auto"/>
        <w:left w:val="none" w:sz="0" w:space="0" w:color="auto"/>
        <w:bottom w:val="none" w:sz="0" w:space="0" w:color="auto"/>
        <w:right w:val="none" w:sz="0" w:space="0" w:color="auto"/>
      </w:divBdr>
      <w:divsChild>
        <w:div w:id="142740246">
          <w:marLeft w:val="1800"/>
          <w:marRight w:val="0"/>
          <w:marTop w:val="200"/>
          <w:marBottom w:val="0"/>
          <w:divBdr>
            <w:top w:val="none" w:sz="0" w:space="0" w:color="auto"/>
            <w:left w:val="none" w:sz="0" w:space="0" w:color="auto"/>
            <w:bottom w:val="none" w:sz="0" w:space="0" w:color="auto"/>
            <w:right w:val="none" w:sz="0" w:space="0" w:color="auto"/>
          </w:divBdr>
        </w:div>
        <w:div w:id="431901757">
          <w:marLeft w:val="1800"/>
          <w:marRight w:val="0"/>
          <w:marTop w:val="200"/>
          <w:marBottom w:val="0"/>
          <w:divBdr>
            <w:top w:val="none" w:sz="0" w:space="0" w:color="auto"/>
            <w:left w:val="none" w:sz="0" w:space="0" w:color="auto"/>
            <w:bottom w:val="none" w:sz="0" w:space="0" w:color="auto"/>
            <w:right w:val="none" w:sz="0" w:space="0" w:color="auto"/>
          </w:divBdr>
        </w:div>
        <w:div w:id="529421440">
          <w:marLeft w:val="1166"/>
          <w:marRight w:val="0"/>
          <w:marTop w:val="200"/>
          <w:marBottom w:val="0"/>
          <w:divBdr>
            <w:top w:val="none" w:sz="0" w:space="0" w:color="auto"/>
            <w:left w:val="none" w:sz="0" w:space="0" w:color="auto"/>
            <w:bottom w:val="none" w:sz="0" w:space="0" w:color="auto"/>
            <w:right w:val="none" w:sz="0" w:space="0" w:color="auto"/>
          </w:divBdr>
        </w:div>
        <w:div w:id="583998080">
          <w:marLeft w:val="1166"/>
          <w:marRight w:val="0"/>
          <w:marTop w:val="200"/>
          <w:marBottom w:val="0"/>
          <w:divBdr>
            <w:top w:val="none" w:sz="0" w:space="0" w:color="auto"/>
            <w:left w:val="none" w:sz="0" w:space="0" w:color="auto"/>
            <w:bottom w:val="none" w:sz="0" w:space="0" w:color="auto"/>
            <w:right w:val="none" w:sz="0" w:space="0" w:color="auto"/>
          </w:divBdr>
        </w:div>
        <w:div w:id="675963559">
          <w:marLeft w:val="1800"/>
          <w:marRight w:val="0"/>
          <w:marTop w:val="200"/>
          <w:marBottom w:val="0"/>
          <w:divBdr>
            <w:top w:val="none" w:sz="0" w:space="0" w:color="auto"/>
            <w:left w:val="none" w:sz="0" w:space="0" w:color="auto"/>
            <w:bottom w:val="none" w:sz="0" w:space="0" w:color="auto"/>
            <w:right w:val="none" w:sz="0" w:space="0" w:color="auto"/>
          </w:divBdr>
        </w:div>
        <w:div w:id="1013801574">
          <w:marLeft w:val="1800"/>
          <w:marRight w:val="0"/>
          <w:marTop w:val="200"/>
          <w:marBottom w:val="0"/>
          <w:divBdr>
            <w:top w:val="none" w:sz="0" w:space="0" w:color="auto"/>
            <w:left w:val="none" w:sz="0" w:space="0" w:color="auto"/>
            <w:bottom w:val="none" w:sz="0" w:space="0" w:color="auto"/>
            <w:right w:val="none" w:sz="0" w:space="0" w:color="auto"/>
          </w:divBdr>
        </w:div>
        <w:div w:id="1118716467">
          <w:marLeft w:val="1800"/>
          <w:marRight w:val="0"/>
          <w:marTop w:val="200"/>
          <w:marBottom w:val="0"/>
          <w:divBdr>
            <w:top w:val="none" w:sz="0" w:space="0" w:color="auto"/>
            <w:left w:val="none" w:sz="0" w:space="0" w:color="auto"/>
            <w:bottom w:val="none" w:sz="0" w:space="0" w:color="auto"/>
            <w:right w:val="none" w:sz="0" w:space="0" w:color="auto"/>
          </w:divBdr>
        </w:div>
      </w:divsChild>
    </w:div>
    <w:div w:id="1386905493">
      <w:bodyDiv w:val="1"/>
      <w:marLeft w:val="0"/>
      <w:marRight w:val="0"/>
      <w:marTop w:val="0"/>
      <w:marBottom w:val="0"/>
      <w:divBdr>
        <w:top w:val="none" w:sz="0" w:space="0" w:color="auto"/>
        <w:left w:val="none" w:sz="0" w:space="0" w:color="auto"/>
        <w:bottom w:val="none" w:sz="0" w:space="0" w:color="auto"/>
        <w:right w:val="none" w:sz="0" w:space="0" w:color="auto"/>
      </w:divBdr>
      <w:divsChild>
        <w:div w:id="549348049">
          <w:marLeft w:val="446"/>
          <w:marRight w:val="0"/>
          <w:marTop w:val="0"/>
          <w:marBottom w:val="0"/>
          <w:divBdr>
            <w:top w:val="none" w:sz="0" w:space="0" w:color="auto"/>
            <w:left w:val="none" w:sz="0" w:space="0" w:color="auto"/>
            <w:bottom w:val="none" w:sz="0" w:space="0" w:color="auto"/>
            <w:right w:val="none" w:sz="0" w:space="0" w:color="auto"/>
          </w:divBdr>
        </w:div>
        <w:div w:id="842091687">
          <w:marLeft w:val="446"/>
          <w:marRight w:val="0"/>
          <w:marTop w:val="0"/>
          <w:marBottom w:val="0"/>
          <w:divBdr>
            <w:top w:val="none" w:sz="0" w:space="0" w:color="auto"/>
            <w:left w:val="none" w:sz="0" w:space="0" w:color="auto"/>
            <w:bottom w:val="none" w:sz="0" w:space="0" w:color="auto"/>
            <w:right w:val="none" w:sz="0" w:space="0" w:color="auto"/>
          </w:divBdr>
        </w:div>
        <w:div w:id="1490366619">
          <w:marLeft w:val="446"/>
          <w:marRight w:val="0"/>
          <w:marTop w:val="0"/>
          <w:marBottom w:val="0"/>
          <w:divBdr>
            <w:top w:val="none" w:sz="0" w:space="0" w:color="auto"/>
            <w:left w:val="none" w:sz="0" w:space="0" w:color="auto"/>
            <w:bottom w:val="none" w:sz="0" w:space="0" w:color="auto"/>
            <w:right w:val="none" w:sz="0" w:space="0" w:color="auto"/>
          </w:divBdr>
        </w:div>
      </w:divsChild>
    </w:div>
    <w:div w:id="1391995149">
      <w:bodyDiv w:val="1"/>
      <w:marLeft w:val="0"/>
      <w:marRight w:val="0"/>
      <w:marTop w:val="0"/>
      <w:marBottom w:val="0"/>
      <w:divBdr>
        <w:top w:val="none" w:sz="0" w:space="0" w:color="auto"/>
        <w:left w:val="none" w:sz="0" w:space="0" w:color="auto"/>
        <w:bottom w:val="none" w:sz="0" w:space="0" w:color="auto"/>
        <w:right w:val="none" w:sz="0" w:space="0" w:color="auto"/>
      </w:divBdr>
      <w:divsChild>
        <w:div w:id="418016668">
          <w:marLeft w:val="1080"/>
          <w:marRight w:val="0"/>
          <w:marTop w:val="100"/>
          <w:marBottom w:val="0"/>
          <w:divBdr>
            <w:top w:val="none" w:sz="0" w:space="0" w:color="auto"/>
            <w:left w:val="none" w:sz="0" w:space="0" w:color="auto"/>
            <w:bottom w:val="none" w:sz="0" w:space="0" w:color="auto"/>
            <w:right w:val="none" w:sz="0" w:space="0" w:color="auto"/>
          </w:divBdr>
        </w:div>
        <w:div w:id="430904607">
          <w:marLeft w:val="1080"/>
          <w:marRight w:val="0"/>
          <w:marTop w:val="100"/>
          <w:marBottom w:val="0"/>
          <w:divBdr>
            <w:top w:val="none" w:sz="0" w:space="0" w:color="auto"/>
            <w:left w:val="none" w:sz="0" w:space="0" w:color="auto"/>
            <w:bottom w:val="none" w:sz="0" w:space="0" w:color="auto"/>
            <w:right w:val="none" w:sz="0" w:space="0" w:color="auto"/>
          </w:divBdr>
        </w:div>
        <w:div w:id="1777014674">
          <w:marLeft w:val="360"/>
          <w:marRight w:val="0"/>
          <w:marTop w:val="200"/>
          <w:marBottom w:val="0"/>
          <w:divBdr>
            <w:top w:val="none" w:sz="0" w:space="0" w:color="auto"/>
            <w:left w:val="none" w:sz="0" w:space="0" w:color="auto"/>
            <w:bottom w:val="none" w:sz="0" w:space="0" w:color="auto"/>
            <w:right w:val="none" w:sz="0" w:space="0" w:color="auto"/>
          </w:divBdr>
        </w:div>
        <w:div w:id="1929533961">
          <w:marLeft w:val="360"/>
          <w:marRight w:val="0"/>
          <w:marTop w:val="200"/>
          <w:marBottom w:val="0"/>
          <w:divBdr>
            <w:top w:val="none" w:sz="0" w:space="0" w:color="auto"/>
            <w:left w:val="none" w:sz="0" w:space="0" w:color="auto"/>
            <w:bottom w:val="none" w:sz="0" w:space="0" w:color="auto"/>
            <w:right w:val="none" w:sz="0" w:space="0" w:color="auto"/>
          </w:divBdr>
        </w:div>
        <w:div w:id="2098138780">
          <w:marLeft w:val="547"/>
          <w:marRight w:val="0"/>
          <w:marTop w:val="100"/>
          <w:marBottom w:val="0"/>
          <w:divBdr>
            <w:top w:val="none" w:sz="0" w:space="0" w:color="auto"/>
            <w:left w:val="none" w:sz="0" w:space="0" w:color="auto"/>
            <w:bottom w:val="none" w:sz="0" w:space="0" w:color="auto"/>
            <w:right w:val="none" w:sz="0" w:space="0" w:color="auto"/>
          </w:divBdr>
        </w:div>
      </w:divsChild>
    </w:div>
    <w:div w:id="1430349281">
      <w:bodyDiv w:val="1"/>
      <w:marLeft w:val="0"/>
      <w:marRight w:val="0"/>
      <w:marTop w:val="0"/>
      <w:marBottom w:val="0"/>
      <w:divBdr>
        <w:top w:val="none" w:sz="0" w:space="0" w:color="auto"/>
        <w:left w:val="none" w:sz="0" w:space="0" w:color="auto"/>
        <w:bottom w:val="none" w:sz="0" w:space="0" w:color="auto"/>
        <w:right w:val="none" w:sz="0" w:space="0" w:color="auto"/>
      </w:divBdr>
      <w:divsChild>
        <w:div w:id="1035304816">
          <w:marLeft w:val="446"/>
          <w:marRight w:val="0"/>
          <w:marTop w:val="0"/>
          <w:marBottom w:val="0"/>
          <w:divBdr>
            <w:top w:val="none" w:sz="0" w:space="0" w:color="auto"/>
            <w:left w:val="none" w:sz="0" w:space="0" w:color="auto"/>
            <w:bottom w:val="none" w:sz="0" w:space="0" w:color="auto"/>
            <w:right w:val="none" w:sz="0" w:space="0" w:color="auto"/>
          </w:divBdr>
        </w:div>
        <w:div w:id="1422792897">
          <w:marLeft w:val="446"/>
          <w:marRight w:val="0"/>
          <w:marTop w:val="0"/>
          <w:marBottom w:val="0"/>
          <w:divBdr>
            <w:top w:val="none" w:sz="0" w:space="0" w:color="auto"/>
            <w:left w:val="none" w:sz="0" w:space="0" w:color="auto"/>
            <w:bottom w:val="none" w:sz="0" w:space="0" w:color="auto"/>
            <w:right w:val="none" w:sz="0" w:space="0" w:color="auto"/>
          </w:divBdr>
        </w:div>
        <w:div w:id="1552351524">
          <w:marLeft w:val="446"/>
          <w:marRight w:val="0"/>
          <w:marTop w:val="0"/>
          <w:marBottom w:val="0"/>
          <w:divBdr>
            <w:top w:val="none" w:sz="0" w:space="0" w:color="auto"/>
            <w:left w:val="none" w:sz="0" w:space="0" w:color="auto"/>
            <w:bottom w:val="none" w:sz="0" w:space="0" w:color="auto"/>
            <w:right w:val="none" w:sz="0" w:space="0" w:color="auto"/>
          </w:divBdr>
        </w:div>
        <w:div w:id="1757362071">
          <w:marLeft w:val="446"/>
          <w:marRight w:val="0"/>
          <w:marTop w:val="0"/>
          <w:marBottom w:val="0"/>
          <w:divBdr>
            <w:top w:val="none" w:sz="0" w:space="0" w:color="auto"/>
            <w:left w:val="none" w:sz="0" w:space="0" w:color="auto"/>
            <w:bottom w:val="none" w:sz="0" w:space="0" w:color="auto"/>
            <w:right w:val="none" w:sz="0" w:space="0" w:color="auto"/>
          </w:divBdr>
        </w:div>
      </w:divsChild>
    </w:div>
    <w:div w:id="1436098956">
      <w:bodyDiv w:val="1"/>
      <w:marLeft w:val="0"/>
      <w:marRight w:val="0"/>
      <w:marTop w:val="0"/>
      <w:marBottom w:val="0"/>
      <w:divBdr>
        <w:top w:val="none" w:sz="0" w:space="0" w:color="auto"/>
        <w:left w:val="none" w:sz="0" w:space="0" w:color="auto"/>
        <w:bottom w:val="none" w:sz="0" w:space="0" w:color="auto"/>
        <w:right w:val="none" w:sz="0" w:space="0" w:color="auto"/>
      </w:divBdr>
      <w:divsChild>
        <w:div w:id="1490903549">
          <w:marLeft w:val="547"/>
          <w:marRight w:val="0"/>
          <w:marTop w:val="200"/>
          <w:marBottom w:val="0"/>
          <w:divBdr>
            <w:top w:val="none" w:sz="0" w:space="0" w:color="auto"/>
            <w:left w:val="none" w:sz="0" w:space="0" w:color="auto"/>
            <w:bottom w:val="none" w:sz="0" w:space="0" w:color="auto"/>
            <w:right w:val="none" w:sz="0" w:space="0" w:color="auto"/>
          </w:divBdr>
        </w:div>
      </w:divsChild>
    </w:div>
    <w:div w:id="1447847930">
      <w:bodyDiv w:val="1"/>
      <w:marLeft w:val="0"/>
      <w:marRight w:val="0"/>
      <w:marTop w:val="0"/>
      <w:marBottom w:val="0"/>
      <w:divBdr>
        <w:top w:val="none" w:sz="0" w:space="0" w:color="auto"/>
        <w:left w:val="none" w:sz="0" w:space="0" w:color="auto"/>
        <w:bottom w:val="none" w:sz="0" w:space="0" w:color="auto"/>
        <w:right w:val="none" w:sz="0" w:space="0" w:color="auto"/>
      </w:divBdr>
      <w:divsChild>
        <w:div w:id="803423144">
          <w:marLeft w:val="547"/>
          <w:marRight w:val="0"/>
          <w:marTop w:val="200"/>
          <w:marBottom w:val="0"/>
          <w:divBdr>
            <w:top w:val="none" w:sz="0" w:space="0" w:color="auto"/>
            <w:left w:val="none" w:sz="0" w:space="0" w:color="auto"/>
            <w:bottom w:val="none" w:sz="0" w:space="0" w:color="auto"/>
            <w:right w:val="none" w:sz="0" w:space="0" w:color="auto"/>
          </w:divBdr>
        </w:div>
        <w:div w:id="1129742257">
          <w:marLeft w:val="1166"/>
          <w:marRight w:val="0"/>
          <w:marTop w:val="200"/>
          <w:marBottom w:val="0"/>
          <w:divBdr>
            <w:top w:val="none" w:sz="0" w:space="0" w:color="auto"/>
            <w:left w:val="none" w:sz="0" w:space="0" w:color="auto"/>
            <w:bottom w:val="none" w:sz="0" w:space="0" w:color="auto"/>
            <w:right w:val="none" w:sz="0" w:space="0" w:color="auto"/>
          </w:divBdr>
        </w:div>
        <w:div w:id="1473206142">
          <w:marLeft w:val="1166"/>
          <w:marRight w:val="0"/>
          <w:marTop w:val="200"/>
          <w:marBottom w:val="0"/>
          <w:divBdr>
            <w:top w:val="none" w:sz="0" w:space="0" w:color="auto"/>
            <w:left w:val="none" w:sz="0" w:space="0" w:color="auto"/>
            <w:bottom w:val="none" w:sz="0" w:space="0" w:color="auto"/>
            <w:right w:val="none" w:sz="0" w:space="0" w:color="auto"/>
          </w:divBdr>
        </w:div>
        <w:div w:id="1621910916">
          <w:marLeft w:val="547"/>
          <w:marRight w:val="0"/>
          <w:marTop w:val="200"/>
          <w:marBottom w:val="0"/>
          <w:divBdr>
            <w:top w:val="none" w:sz="0" w:space="0" w:color="auto"/>
            <w:left w:val="none" w:sz="0" w:space="0" w:color="auto"/>
            <w:bottom w:val="none" w:sz="0" w:space="0" w:color="auto"/>
            <w:right w:val="none" w:sz="0" w:space="0" w:color="auto"/>
          </w:divBdr>
        </w:div>
        <w:div w:id="1775008805">
          <w:marLeft w:val="1166"/>
          <w:marRight w:val="0"/>
          <w:marTop w:val="200"/>
          <w:marBottom w:val="0"/>
          <w:divBdr>
            <w:top w:val="none" w:sz="0" w:space="0" w:color="auto"/>
            <w:left w:val="none" w:sz="0" w:space="0" w:color="auto"/>
            <w:bottom w:val="none" w:sz="0" w:space="0" w:color="auto"/>
            <w:right w:val="none" w:sz="0" w:space="0" w:color="auto"/>
          </w:divBdr>
        </w:div>
      </w:divsChild>
    </w:div>
    <w:div w:id="1452285777">
      <w:bodyDiv w:val="1"/>
      <w:marLeft w:val="0"/>
      <w:marRight w:val="0"/>
      <w:marTop w:val="0"/>
      <w:marBottom w:val="0"/>
      <w:divBdr>
        <w:top w:val="none" w:sz="0" w:space="0" w:color="auto"/>
        <w:left w:val="none" w:sz="0" w:space="0" w:color="auto"/>
        <w:bottom w:val="none" w:sz="0" w:space="0" w:color="auto"/>
        <w:right w:val="none" w:sz="0" w:space="0" w:color="auto"/>
      </w:divBdr>
    </w:div>
    <w:div w:id="1838421083">
      <w:bodyDiv w:val="1"/>
      <w:marLeft w:val="0"/>
      <w:marRight w:val="0"/>
      <w:marTop w:val="0"/>
      <w:marBottom w:val="0"/>
      <w:divBdr>
        <w:top w:val="none" w:sz="0" w:space="0" w:color="auto"/>
        <w:left w:val="none" w:sz="0" w:space="0" w:color="auto"/>
        <w:bottom w:val="none" w:sz="0" w:space="0" w:color="auto"/>
        <w:right w:val="none" w:sz="0" w:space="0" w:color="auto"/>
      </w:divBdr>
      <w:divsChild>
        <w:div w:id="416902298">
          <w:marLeft w:val="446"/>
          <w:marRight w:val="0"/>
          <w:marTop w:val="0"/>
          <w:marBottom w:val="0"/>
          <w:divBdr>
            <w:top w:val="none" w:sz="0" w:space="0" w:color="auto"/>
            <w:left w:val="none" w:sz="0" w:space="0" w:color="auto"/>
            <w:bottom w:val="none" w:sz="0" w:space="0" w:color="auto"/>
            <w:right w:val="none" w:sz="0" w:space="0" w:color="auto"/>
          </w:divBdr>
        </w:div>
        <w:div w:id="459611954">
          <w:marLeft w:val="446"/>
          <w:marRight w:val="0"/>
          <w:marTop w:val="0"/>
          <w:marBottom w:val="0"/>
          <w:divBdr>
            <w:top w:val="none" w:sz="0" w:space="0" w:color="auto"/>
            <w:left w:val="none" w:sz="0" w:space="0" w:color="auto"/>
            <w:bottom w:val="none" w:sz="0" w:space="0" w:color="auto"/>
            <w:right w:val="none" w:sz="0" w:space="0" w:color="auto"/>
          </w:divBdr>
        </w:div>
        <w:div w:id="537016052">
          <w:marLeft w:val="446"/>
          <w:marRight w:val="0"/>
          <w:marTop w:val="0"/>
          <w:marBottom w:val="0"/>
          <w:divBdr>
            <w:top w:val="none" w:sz="0" w:space="0" w:color="auto"/>
            <w:left w:val="none" w:sz="0" w:space="0" w:color="auto"/>
            <w:bottom w:val="none" w:sz="0" w:space="0" w:color="auto"/>
            <w:right w:val="none" w:sz="0" w:space="0" w:color="auto"/>
          </w:divBdr>
        </w:div>
        <w:div w:id="817109427">
          <w:marLeft w:val="446"/>
          <w:marRight w:val="0"/>
          <w:marTop w:val="0"/>
          <w:marBottom w:val="0"/>
          <w:divBdr>
            <w:top w:val="none" w:sz="0" w:space="0" w:color="auto"/>
            <w:left w:val="none" w:sz="0" w:space="0" w:color="auto"/>
            <w:bottom w:val="none" w:sz="0" w:space="0" w:color="auto"/>
            <w:right w:val="none" w:sz="0" w:space="0" w:color="auto"/>
          </w:divBdr>
        </w:div>
        <w:div w:id="1245458648">
          <w:marLeft w:val="446"/>
          <w:marRight w:val="0"/>
          <w:marTop w:val="0"/>
          <w:marBottom w:val="0"/>
          <w:divBdr>
            <w:top w:val="none" w:sz="0" w:space="0" w:color="auto"/>
            <w:left w:val="none" w:sz="0" w:space="0" w:color="auto"/>
            <w:bottom w:val="none" w:sz="0" w:space="0" w:color="auto"/>
            <w:right w:val="none" w:sz="0" w:space="0" w:color="auto"/>
          </w:divBdr>
        </w:div>
      </w:divsChild>
    </w:div>
    <w:div w:id="1875118153">
      <w:bodyDiv w:val="1"/>
      <w:marLeft w:val="0"/>
      <w:marRight w:val="0"/>
      <w:marTop w:val="0"/>
      <w:marBottom w:val="0"/>
      <w:divBdr>
        <w:top w:val="none" w:sz="0" w:space="0" w:color="auto"/>
        <w:left w:val="none" w:sz="0" w:space="0" w:color="auto"/>
        <w:bottom w:val="none" w:sz="0" w:space="0" w:color="auto"/>
        <w:right w:val="none" w:sz="0" w:space="0" w:color="auto"/>
      </w:divBdr>
    </w:div>
    <w:div w:id="1879777997">
      <w:bodyDiv w:val="1"/>
      <w:marLeft w:val="0"/>
      <w:marRight w:val="0"/>
      <w:marTop w:val="0"/>
      <w:marBottom w:val="0"/>
      <w:divBdr>
        <w:top w:val="none" w:sz="0" w:space="0" w:color="auto"/>
        <w:left w:val="none" w:sz="0" w:space="0" w:color="auto"/>
        <w:bottom w:val="none" w:sz="0" w:space="0" w:color="auto"/>
        <w:right w:val="none" w:sz="0" w:space="0" w:color="auto"/>
      </w:divBdr>
      <w:divsChild>
        <w:div w:id="963854186">
          <w:marLeft w:val="360"/>
          <w:marRight w:val="0"/>
          <w:marTop w:val="200"/>
          <w:marBottom w:val="0"/>
          <w:divBdr>
            <w:top w:val="none" w:sz="0" w:space="0" w:color="auto"/>
            <w:left w:val="none" w:sz="0" w:space="0" w:color="auto"/>
            <w:bottom w:val="none" w:sz="0" w:space="0" w:color="auto"/>
            <w:right w:val="none" w:sz="0" w:space="0" w:color="auto"/>
          </w:divBdr>
        </w:div>
      </w:divsChild>
    </w:div>
    <w:div w:id="1937321664">
      <w:bodyDiv w:val="1"/>
      <w:marLeft w:val="0"/>
      <w:marRight w:val="0"/>
      <w:marTop w:val="0"/>
      <w:marBottom w:val="0"/>
      <w:divBdr>
        <w:top w:val="none" w:sz="0" w:space="0" w:color="auto"/>
        <w:left w:val="none" w:sz="0" w:space="0" w:color="auto"/>
        <w:bottom w:val="none" w:sz="0" w:space="0" w:color="auto"/>
        <w:right w:val="none" w:sz="0" w:space="0" w:color="auto"/>
      </w:divBdr>
      <w:divsChild>
        <w:div w:id="939289811">
          <w:marLeft w:val="547"/>
          <w:marRight w:val="0"/>
          <w:marTop w:val="200"/>
          <w:marBottom w:val="0"/>
          <w:divBdr>
            <w:top w:val="none" w:sz="0" w:space="0" w:color="auto"/>
            <w:left w:val="none" w:sz="0" w:space="0" w:color="auto"/>
            <w:bottom w:val="none" w:sz="0" w:space="0" w:color="auto"/>
            <w:right w:val="none" w:sz="0" w:space="0" w:color="auto"/>
          </w:divBdr>
        </w:div>
      </w:divsChild>
    </w:div>
    <w:div w:id="2057509930">
      <w:bodyDiv w:val="1"/>
      <w:marLeft w:val="0"/>
      <w:marRight w:val="0"/>
      <w:marTop w:val="0"/>
      <w:marBottom w:val="0"/>
      <w:divBdr>
        <w:top w:val="none" w:sz="0" w:space="0" w:color="auto"/>
        <w:left w:val="none" w:sz="0" w:space="0" w:color="auto"/>
        <w:bottom w:val="none" w:sz="0" w:space="0" w:color="auto"/>
        <w:right w:val="none" w:sz="0" w:space="0" w:color="auto"/>
      </w:divBdr>
      <w:divsChild>
        <w:div w:id="556477109">
          <w:marLeft w:val="446"/>
          <w:marRight w:val="0"/>
          <w:marTop w:val="0"/>
          <w:marBottom w:val="0"/>
          <w:divBdr>
            <w:top w:val="none" w:sz="0" w:space="0" w:color="auto"/>
            <w:left w:val="none" w:sz="0" w:space="0" w:color="auto"/>
            <w:bottom w:val="none" w:sz="0" w:space="0" w:color="auto"/>
            <w:right w:val="none" w:sz="0" w:space="0" w:color="auto"/>
          </w:divBdr>
        </w:div>
        <w:div w:id="1017193863">
          <w:marLeft w:val="446"/>
          <w:marRight w:val="0"/>
          <w:marTop w:val="0"/>
          <w:marBottom w:val="0"/>
          <w:divBdr>
            <w:top w:val="none" w:sz="0" w:space="0" w:color="auto"/>
            <w:left w:val="none" w:sz="0" w:space="0" w:color="auto"/>
            <w:bottom w:val="none" w:sz="0" w:space="0" w:color="auto"/>
            <w:right w:val="none" w:sz="0" w:space="0" w:color="auto"/>
          </w:divBdr>
        </w:div>
        <w:div w:id="1817603106">
          <w:marLeft w:val="446"/>
          <w:marRight w:val="0"/>
          <w:marTop w:val="0"/>
          <w:marBottom w:val="0"/>
          <w:divBdr>
            <w:top w:val="none" w:sz="0" w:space="0" w:color="auto"/>
            <w:left w:val="none" w:sz="0" w:space="0" w:color="auto"/>
            <w:bottom w:val="none" w:sz="0" w:space="0" w:color="auto"/>
            <w:right w:val="none" w:sz="0" w:space="0" w:color="auto"/>
          </w:divBdr>
        </w:div>
      </w:divsChild>
    </w:div>
    <w:div w:id="2072731731">
      <w:bodyDiv w:val="1"/>
      <w:marLeft w:val="0"/>
      <w:marRight w:val="0"/>
      <w:marTop w:val="0"/>
      <w:marBottom w:val="0"/>
      <w:divBdr>
        <w:top w:val="none" w:sz="0" w:space="0" w:color="auto"/>
        <w:left w:val="none" w:sz="0" w:space="0" w:color="auto"/>
        <w:bottom w:val="none" w:sz="0" w:space="0" w:color="auto"/>
        <w:right w:val="none" w:sz="0" w:space="0" w:color="auto"/>
      </w:divBdr>
      <w:divsChild>
        <w:div w:id="513033434">
          <w:marLeft w:val="446"/>
          <w:marRight w:val="0"/>
          <w:marTop w:val="0"/>
          <w:marBottom w:val="0"/>
          <w:divBdr>
            <w:top w:val="none" w:sz="0" w:space="0" w:color="auto"/>
            <w:left w:val="none" w:sz="0" w:space="0" w:color="auto"/>
            <w:bottom w:val="none" w:sz="0" w:space="0" w:color="auto"/>
            <w:right w:val="none" w:sz="0" w:space="0" w:color="auto"/>
          </w:divBdr>
        </w:div>
        <w:div w:id="578715283">
          <w:marLeft w:val="446"/>
          <w:marRight w:val="0"/>
          <w:marTop w:val="0"/>
          <w:marBottom w:val="0"/>
          <w:divBdr>
            <w:top w:val="none" w:sz="0" w:space="0" w:color="auto"/>
            <w:left w:val="none" w:sz="0" w:space="0" w:color="auto"/>
            <w:bottom w:val="none" w:sz="0" w:space="0" w:color="auto"/>
            <w:right w:val="none" w:sz="0" w:space="0" w:color="auto"/>
          </w:divBdr>
        </w:div>
        <w:div w:id="915630618">
          <w:marLeft w:val="446"/>
          <w:marRight w:val="0"/>
          <w:marTop w:val="0"/>
          <w:marBottom w:val="0"/>
          <w:divBdr>
            <w:top w:val="none" w:sz="0" w:space="0" w:color="auto"/>
            <w:left w:val="none" w:sz="0" w:space="0" w:color="auto"/>
            <w:bottom w:val="none" w:sz="0" w:space="0" w:color="auto"/>
            <w:right w:val="none" w:sz="0" w:space="0" w:color="auto"/>
          </w:divBdr>
        </w:div>
        <w:div w:id="1027413744">
          <w:marLeft w:val="446"/>
          <w:marRight w:val="0"/>
          <w:marTop w:val="0"/>
          <w:marBottom w:val="0"/>
          <w:divBdr>
            <w:top w:val="none" w:sz="0" w:space="0" w:color="auto"/>
            <w:left w:val="none" w:sz="0" w:space="0" w:color="auto"/>
            <w:bottom w:val="none" w:sz="0" w:space="0" w:color="auto"/>
            <w:right w:val="none" w:sz="0" w:space="0" w:color="auto"/>
          </w:divBdr>
        </w:div>
      </w:divsChild>
    </w:div>
    <w:div w:id="2084181295">
      <w:bodyDiv w:val="1"/>
      <w:marLeft w:val="0"/>
      <w:marRight w:val="0"/>
      <w:marTop w:val="0"/>
      <w:marBottom w:val="0"/>
      <w:divBdr>
        <w:top w:val="none" w:sz="0" w:space="0" w:color="auto"/>
        <w:left w:val="none" w:sz="0" w:space="0" w:color="auto"/>
        <w:bottom w:val="none" w:sz="0" w:space="0" w:color="auto"/>
        <w:right w:val="none" w:sz="0" w:space="0" w:color="auto"/>
      </w:divBdr>
      <w:divsChild>
        <w:div w:id="127091563">
          <w:marLeft w:val="547"/>
          <w:marRight w:val="0"/>
          <w:marTop w:val="0"/>
          <w:marBottom w:val="0"/>
          <w:divBdr>
            <w:top w:val="none" w:sz="0" w:space="0" w:color="auto"/>
            <w:left w:val="none" w:sz="0" w:space="0" w:color="auto"/>
            <w:bottom w:val="none" w:sz="0" w:space="0" w:color="auto"/>
            <w:right w:val="none" w:sz="0" w:space="0" w:color="auto"/>
          </w:divBdr>
        </w:div>
        <w:div w:id="452334400">
          <w:marLeft w:val="1166"/>
          <w:marRight w:val="0"/>
          <w:marTop w:val="0"/>
          <w:marBottom w:val="0"/>
          <w:divBdr>
            <w:top w:val="none" w:sz="0" w:space="0" w:color="auto"/>
            <w:left w:val="none" w:sz="0" w:space="0" w:color="auto"/>
            <w:bottom w:val="none" w:sz="0" w:space="0" w:color="auto"/>
            <w:right w:val="none" w:sz="0" w:space="0" w:color="auto"/>
          </w:divBdr>
        </w:div>
        <w:div w:id="1029839030">
          <w:marLeft w:val="1166"/>
          <w:marRight w:val="0"/>
          <w:marTop w:val="0"/>
          <w:marBottom w:val="0"/>
          <w:divBdr>
            <w:top w:val="none" w:sz="0" w:space="0" w:color="auto"/>
            <w:left w:val="none" w:sz="0" w:space="0" w:color="auto"/>
            <w:bottom w:val="none" w:sz="0" w:space="0" w:color="auto"/>
            <w:right w:val="none" w:sz="0" w:space="0" w:color="auto"/>
          </w:divBdr>
        </w:div>
        <w:div w:id="1934783065">
          <w:marLeft w:val="1166"/>
          <w:marRight w:val="0"/>
          <w:marTop w:val="0"/>
          <w:marBottom w:val="0"/>
          <w:divBdr>
            <w:top w:val="none" w:sz="0" w:space="0" w:color="auto"/>
            <w:left w:val="none" w:sz="0" w:space="0" w:color="auto"/>
            <w:bottom w:val="none" w:sz="0" w:space="0" w:color="auto"/>
            <w:right w:val="none" w:sz="0" w:space="0" w:color="auto"/>
          </w:divBdr>
        </w:div>
      </w:divsChild>
    </w:div>
    <w:div w:id="2145074835">
      <w:bodyDiv w:val="1"/>
      <w:marLeft w:val="0"/>
      <w:marRight w:val="0"/>
      <w:marTop w:val="0"/>
      <w:marBottom w:val="0"/>
      <w:divBdr>
        <w:top w:val="none" w:sz="0" w:space="0" w:color="auto"/>
        <w:left w:val="none" w:sz="0" w:space="0" w:color="auto"/>
        <w:bottom w:val="none" w:sz="0" w:space="0" w:color="auto"/>
        <w:right w:val="none" w:sz="0" w:space="0" w:color="auto"/>
      </w:divBdr>
      <w:divsChild>
        <w:div w:id="586883314">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package" Target="embeddings/Microsoft_Visio_Drawing1.vsdx"/><Relationship Id="rId34" Type="http://schemas.openxmlformats.org/officeDocument/2006/relationships/image" Target="media/image20.png"/><Relationship Id="rId42" Type="http://schemas.openxmlformats.org/officeDocument/2006/relationships/image" Target="media/image27.png"/><Relationship Id="rId47" Type="http://schemas.microsoft.com/office/2011/relationships/people" Target="people.xml"/><Relationship Id="R49b5dcc62c4d4a20" Type="http://schemas.openxmlformats.org/officeDocument/2006/relationships/image" Target="/media/image1c.png"/><Relationship Id="rId50"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package" Target="embeddings/Microsoft_Visio_Drawing2.vsdx"/><Relationship Id="rId37" Type="http://schemas.openxmlformats.org/officeDocument/2006/relationships/image" Target="media/image23.emf"/><Relationship Id="rId40" Type="http://schemas.openxmlformats.org/officeDocument/2006/relationships/image" Target="media/image25.png"/><Relationship Id="rId45" Type="http://schemas.openxmlformats.org/officeDocument/2006/relationships/footer" Target="footer1.xml"/><Relationship Id="Re2380ed1f33f46c7" Type="http://schemas.openxmlformats.org/officeDocument/2006/relationships/image" Target="/media/image1a.png"/><Relationship Id="R9fe9e671df9149d9" Type="http://schemas.openxmlformats.org/officeDocument/2006/relationships/image" Target="/media/image1b.png"/><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package" Target="embeddings/Microsoft_Visio_Drawing.vsdx"/><Relationship Id="rId22" Type="http://schemas.openxmlformats.org/officeDocument/2006/relationships/image" Target="media/image9.png"/><Relationship Id="rId27" Type="http://schemas.openxmlformats.org/officeDocument/2006/relationships/image" Target="media/image14.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customXml" Target="../customXml/item4.xml"/><Relationship Id="rId3" Type="http://schemas.openxmlformats.org/officeDocument/2006/relationships/styles" Target="styles.xml"/><Relationship Id="rId12" Type="http://schemas.openxmlformats.org/officeDocument/2006/relationships/image" Target="media/image1.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package" Target="embeddings/Microsoft_Visio_Drawing3.vsdx"/><Relationship Id="rId46" Type="http://schemas.openxmlformats.org/officeDocument/2006/relationships/fontTable" Target="fontTable.xml"/><Relationship Id="Rabec427c22da4606" Type="http://schemas.openxmlformats.org/officeDocument/2006/relationships/image" Target="/media/image1d.png"/><Relationship Id="R920398616ac049ea" Type="http://schemas.openxmlformats.org/officeDocument/2006/relationships/glossaryDocument" Target="glossary/document.xml"/><Relationship Id="rId20" Type="http://schemas.openxmlformats.org/officeDocument/2006/relationships/image" Target="media/image8.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5efa2bb0aa18462d" Type="http://schemas.openxmlformats.org/officeDocument/2006/relationships/image" Target="/media/image1e.png"/><Relationship Id="R9b9e7716174f4f22" Type="http://schemas.openxmlformats.org/officeDocument/2006/relationships/image" Target="/media/image1f.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TITUDE-7440\AppData\Local\Microsoft\Windows\Temporary%20Internet%20Files\Content.Outlook\2FLB57ZX\Bieu%20mau%20tai%20lieu%20PTSP%20v0%203.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2595b88-124f-42e0-bb7a-b6584c47628f}"/>
      </w:docPartPr>
      <w:docPartBody>
        <w:p w14:paraId="748D729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C9849AF6E76F0B49A48664A266B70B72" ma:contentTypeVersion="10" ma:contentTypeDescription="Create a new document." ma:contentTypeScope="" ma:versionID="8d0ee07ab00599425bea862871b3dee6">
  <xsd:schema xmlns:xsd="http://www.w3.org/2001/XMLSchema" xmlns:xs="http://www.w3.org/2001/XMLSchema" xmlns:p="http://schemas.microsoft.com/office/2006/metadata/properties" xmlns:ns2="42821cd0-39ce-4c6d-8279-323cee78a1f9" xmlns:ns3="86bb2ca8-f626-40e5-a0e8-7d14a0f63249" targetNamespace="http://schemas.microsoft.com/office/2006/metadata/properties" ma:root="true" ma:fieldsID="7c2654e1f55be6cb79293a928a19f7bc" ns2:_="" ns3:_="">
    <xsd:import namespace="42821cd0-39ce-4c6d-8279-323cee78a1f9"/>
    <xsd:import namespace="86bb2ca8-f626-40e5-a0e8-7d14a0f6324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821cd0-39ce-4c6d-8279-323cee78a1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422b430-ddd5-4ea9-aa6d-f64f5fe5530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b2ca8-f626-40e5-a0e8-7d14a0f6324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d78a8856-59ef-4fb3-b089-09765bb766e0}" ma:internalName="TaxCatchAll" ma:showField="CatchAllData" ma:web="86bb2ca8-f626-40e5-a0e8-7d14a0f6324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2821cd0-39ce-4c6d-8279-323cee78a1f9">
      <Terms xmlns="http://schemas.microsoft.com/office/infopath/2007/PartnerControls"/>
    </lcf76f155ced4ddcb4097134ff3c332f>
    <TaxCatchAll xmlns="86bb2ca8-f626-40e5-a0e8-7d14a0f63249" xsi:nil="true"/>
    <SharedWithUsers xmlns="86bb2ca8-f626-40e5-a0e8-7d14a0f63249">
      <UserInfo>
        <DisplayName/>
        <AccountId xsi:nil="true"/>
        <AccountType/>
      </UserInfo>
    </SharedWithUsers>
  </documentManagement>
</p:properties>
</file>

<file path=customXml/itemProps1.xml><?xml version="1.0" encoding="utf-8"?>
<ds:datastoreItem xmlns:ds="http://schemas.openxmlformats.org/officeDocument/2006/customXml" ds:itemID="{9650035F-F747-484E-AC1A-A5F822F68216}">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35AF3A6F-2E72-4D14-B4ED-C06B88995C5F}"/>
</file>

<file path=customXml/itemProps3.xml><?xml version="1.0" encoding="utf-8"?>
<ds:datastoreItem xmlns:ds="http://schemas.openxmlformats.org/officeDocument/2006/customXml" ds:itemID="{74648BD4-0B96-42EF-BD53-7776FCEA3482}"/>
</file>

<file path=customXml/itemProps4.xml><?xml version="1.0" encoding="utf-8"?>
<ds:datastoreItem xmlns:ds="http://schemas.openxmlformats.org/officeDocument/2006/customXml" ds:itemID="{C7B8AEA6-3DFF-42AB-9EDE-777CF7A3897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Bieu mau tai lieu PTSP v0 3.dotx</ap:Template>
  <ap:Application>Microsoft Word for the web</ap:Application>
  <ap:DocSecurity>0</ap:DocSecurity>
  <ap:ScaleCrop>false</ap:ScaleCrop>
  <ap:Company>Hewlett-Packard</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LATITUDE-7440</dc:creator>
  <cp:keywords/>
  <dc:description/>
  <cp:lastModifiedBy>Bui Thi Minh Yen</cp:lastModifiedBy>
  <cp:revision>269</cp:revision>
  <cp:lastPrinted>2020-12-15T07:01:00Z</cp:lastPrinted>
  <dcterms:created xsi:type="dcterms:W3CDTF">2022-07-08T04:53:00Z</dcterms:created>
  <dcterms:modified xsi:type="dcterms:W3CDTF">2022-07-18T07:35:23Z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0x010100C9849AF6E76F0B49A48664A266B70B72</vt:lpwstr>
  </property>
  <property fmtid="{D5CDD505-2E9C-101B-9397-08002B2CF9AE}" pid="3" name="Order">
    <vt:r8>2466000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