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commentsIds.xml" ContentType="application/vnd.openxmlformats-officedocument.wordprocessingml.commentsId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commentsExtensible.xml" ContentType="application/vnd.openxmlformats-officedocument.wordprocessingml.commentsExtensi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pPr w:leftFromText="180" w:rightFromText="180" w:vertAnchor="text" w:horzAnchor="margin" w:tblpXSpec="center" w:tblpY="9"/>
        <w:tblW w:w="9747" w:type="dxa"/>
        <w:tblLayout w:type="fixed"/>
        <w:tblLook w:val="0000" w:firstRow="0" w:lastRow="0" w:firstColumn="0" w:lastColumn="0" w:noHBand="0" w:noVBand="0"/>
      </w:tblPr>
      <w:tblGrid>
        <w:gridCol w:w="2870"/>
        <w:gridCol w:w="6877"/>
      </w:tblGrid>
      <w:tr w:rsidRPr="00846042" w:rsidR="00CD266D" w:rsidTr="00583D45" w14:paraId="099723D2" w14:textId="77777777">
        <w:trPr>
          <w:cantSplit/>
          <w:trHeight w:val="1530"/>
        </w:trPr>
        <w:tc>
          <w:tcPr>
            <w:tcW w:w="2870" w:type="dxa"/>
            <w:tcBorders>
              <w:top w:val="single" w:color="auto" w:sz="12" w:space="0"/>
              <w:left w:val="single" w:color="auto" w:sz="12" w:space="0"/>
              <w:right w:val="single" w:color="auto" w:sz="12" w:space="0"/>
            </w:tcBorders>
          </w:tcPr>
          <w:p w:rsidRPr="00846042" w:rsidR="00252552" w:rsidP="00533729" w:rsidRDefault="0093052B" w14:paraId="50DAF43D" w14:textId="77777777">
            <w:pPr>
              <w:jc w:val="center"/>
              <w:rPr>
                <w:szCs w:val="26"/>
              </w:rPr>
            </w:pPr>
            <w:r w:rsidRPr="00846042">
              <w:rPr>
                <w:szCs w:val="26"/>
              </w:rPr>
              <w:t>Soạn thảo</w:t>
            </w:r>
            <w:r w:rsidRPr="00846042" w:rsidR="00252552">
              <w:rPr>
                <w:szCs w:val="26"/>
              </w:rPr>
              <w:t>/ Editor</w:t>
            </w:r>
          </w:p>
          <w:p w:rsidR="00CD266D" w:rsidP="00533729" w:rsidRDefault="00952FFE" w14:paraId="7AD8A5E4" w14:textId="77777777">
            <w:pPr>
              <w:spacing w:before="120"/>
              <w:jc w:val="center"/>
              <w:rPr>
                <w:szCs w:val="26"/>
              </w:rPr>
            </w:pPr>
            <w:r>
              <w:rPr>
                <w:szCs w:val="26"/>
              </w:rPr>
              <w:t>TÊN NGƯỜI SOẠN</w:t>
            </w:r>
          </w:p>
          <w:p w:rsidR="00B54BDA" w:rsidP="00533729" w:rsidRDefault="00B54BDA" w14:paraId="520DC2BB" w14:textId="77777777">
            <w:pPr>
              <w:spacing w:before="120"/>
              <w:jc w:val="center"/>
              <w:rPr>
                <w:szCs w:val="26"/>
              </w:rPr>
            </w:pPr>
            <w:r>
              <w:rPr>
                <w:szCs w:val="26"/>
              </w:rPr>
              <w:t>Trần Khánh Toàn</w:t>
            </w:r>
          </w:p>
          <w:p w:rsidRPr="00846042" w:rsidR="005C28FF" w:rsidP="00533729" w:rsidRDefault="005C28FF" w14:paraId="646124F2" w14:textId="13506C2A">
            <w:pPr>
              <w:spacing w:before="120"/>
              <w:jc w:val="center"/>
              <w:rPr>
                <w:b/>
                <w:szCs w:val="26"/>
              </w:rPr>
            </w:pPr>
            <w:r>
              <w:rPr>
                <w:szCs w:val="26"/>
              </w:rPr>
              <w:t>Biện Xuân Quý</w:t>
            </w:r>
          </w:p>
        </w:tc>
        <w:tc>
          <w:tcPr>
            <w:tcW w:w="6877" w:type="dxa"/>
            <w:tcBorders>
              <w:top w:val="single" w:color="auto" w:sz="12" w:space="0"/>
              <w:left w:val="single" w:color="auto" w:sz="12" w:space="0"/>
              <w:bottom w:val="single" w:color="auto" w:sz="12" w:space="0"/>
              <w:right w:val="single" w:color="auto" w:sz="12" w:space="0"/>
            </w:tcBorders>
            <w:vAlign w:val="center"/>
          </w:tcPr>
          <w:p w:rsidRPr="00846042" w:rsidR="00EA46D2" w:rsidP="00533729" w:rsidRDefault="00EA46D2" w14:paraId="7DD34156" w14:textId="77777777">
            <w:pPr>
              <w:spacing w:before="120"/>
              <w:jc w:val="center"/>
              <w:rPr>
                <w:b/>
                <w:szCs w:val="26"/>
              </w:rPr>
            </w:pPr>
            <w:r w:rsidRPr="00846042">
              <w:rPr>
                <w:b/>
                <w:szCs w:val="26"/>
              </w:rPr>
              <w:t>CÔNG TY CỔ PHẦN CÔNG NGHỆ CÔNG NGHIỆP BƯU CHÍNH VIỄN THÔNG</w:t>
            </w:r>
          </w:p>
          <w:p w:rsidRPr="00386B26" w:rsidR="00CD266D" w:rsidP="00533729" w:rsidRDefault="00EA46D2" w14:paraId="2C7E6FE3" w14:textId="77777777">
            <w:pPr>
              <w:spacing w:before="120"/>
              <w:ind w:right="-20"/>
              <w:jc w:val="center"/>
              <w:rPr>
                <w:b/>
                <w:sz w:val="32"/>
                <w:szCs w:val="32"/>
              </w:rPr>
            </w:pPr>
            <w:r w:rsidRPr="00386B26">
              <w:rPr>
                <w:b/>
                <w:sz w:val="32"/>
                <w:szCs w:val="32"/>
              </w:rPr>
              <w:t>VNPT Technology</w:t>
            </w:r>
          </w:p>
        </w:tc>
      </w:tr>
      <w:tr w:rsidRPr="00846042" w:rsidR="00252552" w:rsidTr="00533729" w14:paraId="2FA6D70F" w14:textId="77777777">
        <w:trPr>
          <w:cantSplit/>
          <w:trHeight w:val="843" w:hRule="exact"/>
        </w:trPr>
        <w:tc>
          <w:tcPr>
            <w:tcW w:w="2870" w:type="dxa"/>
            <w:tcBorders>
              <w:left w:val="single" w:color="auto" w:sz="12" w:space="0"/>
              <w:bottom w:val="single" w:color="auto" w:sz="12" w:space="0"/>
              <w:right w:val="single" w:color="auto" w:sz="12" w:space="0"/>
            </w:tcBorders>
          </w:tcPr>
          <w:p w:rsidRPr="00846042" w:rsidR="00252552" w:rsidP="00533729" w:rsidRDefault="00252552" w14:paraId="0645E64A" w14:textId="77777777">
            <w:pPr>
              <w:spacing w:before="120"/>
              <w:jc w:val="center"/>
              <w:rPr>
                <w:szCs w:val="26"/>
              </w:rPr>
            </w:pPr>
          </w:p>
          <w:p w:rsidRPr="00846042" w:rsidR="00252552" w:rsidP="00533729" w:rsidRDefault="00252552" w14:paraId="42A064CC" w14:textId="77777777">
            <w:pPr>
              <w:spacing w:before="120"/>
              <w:jc w:val="center"/>
              <w:rPr>
                <w:szCs w:val="26"/>
              </w:rPr>
            </w:pPr>
          </w:p>
        </w:tc>
        <w:tc>
          <w:tcPr>
            <w:tcW w:w="6877" w:type="dxa"/>
            <w:tcBorders>
              <w:top w:val="single" w:color="auto" w:sz="12" w:space="0"/>
              <w:left w:val="single" w:color="auto" w:sz="12" w:space="0"/>
              <w:bottom w:val="single" w:color="auto" w:sz="12" w:space="0"/>
              <w:right w:val="single" w:color="auto" w:sz="12" w:space="0"/>
            </w:tcBorders>
            <w:vAlign w:val="center"/>
          </w:tcPr>
          <w:p w:rsidRPr="00846042" w:rsidR="00252552" w:rsidP="00533729" w:rsidRDefault="002E5BEE" w14:paraId="414282F5" w14:textId="5D29C761">
            <w:pPr>
              <w:spacing w:before="60" w:after="60"/>
              <w:ind w:right="-23"/>
              <w:jc w:val="center"/>
              <w:rPr>
                <w:b/>
                <w:szCs w:val="26"/>
              </w:rPr>
            </w:pPr>
            <w:r>
              <w:rPr>
                <w:b/>
                <w:szCs w:val="26"/>
              </w:rPr>
              <w:t xml:space="preserve">ĐẶC TẢ YÊU CẦU </w:t>
            </w:r>
            <w:del w:author="Tran Khanh Toan" w:date="2022-07-01T15:44:00Z" w:id="0">
              <w:r w:rsidDel="007A6979" w:rsidR="005A409F">
                <w:rPr>
                  <w:b/>
                  <w:szCs w:val="26"/>
                </w:rPr>
                <w:delText xml:space="preserve">ONELINK </w:delText>
              </w:r>
            </w:del>
            <w:r w:rsidR="005A409F">
              <w:rPr>
                <w:b/>
                <w:szCs w:val="26"/>
              </w:rPr>
              <w:t>MOBILE APP AGENT TRÊN ONT</w:t>
            </w:r>
          </w:p>
        </w:tc>
      </w:tr>
    </w:tbl>
    <w:p w:rsidRPr="00846042" w:rsidR="00CD266D" w:rsidP="00533729" w:rsidRDefault="00CD266D" w14:paraId="2988B4A6" w14:textId="7032AA50">
      <w:pPr>
        <w:rPr>
          <w:szCs w:val="26"/>
        </w:rPr>
      </w:pPr>
      <w:r w:rsidRPr="00846042">
        <w:rPr>
          <w:szCs w:val="26"/>
        </w:rPr>
        <w:t xml:space="preserve"> </w:t>
      </w:r>
    </w:p>
    <w:tbl>
      <w:tblPr>
        <w:tblW w:w="9781" w:type="dxa"/>
        <w:jc w:val="center"/>
        <w:tblLayout w:type="fixed"/>
        <w:tblLook w:val="0000" w:firstRow="0" w:lastRow="0" w:firstColumn="0" w:lastColumn="0" w:noHBand="0" w:noVBand="0"/>
      </w:tblPr>
      <w:tblGrid>
        <w:gridCol w:w="3112"/>
        <w:gridCol w:w="426"/>
        <w:gridCol w:w="6243"/>
      </w:tblGrid>
      <w:tr w:rsidRPr="00846042" w:rsidR="001914B8" w:rsidTr="3CEDA227" w14:paraId="19E080CF" w14:textId="77777777">
        <w:trPr>
          <w:cantSplit/>
          <w:trHeight w:val="1621"/>
          <w:jc w:val="center"/>
        </w:trPr>
        <w:tc>
          <w:tcPr>
            <w:tcW w:w="3112" w:type="dxa"/>
            <w:tcBorders>
              <w:top w:val="single" w:color="auto" w:sz="12" w:space="0"/>
              <w:left w:val="single" w:color="auto" w:sz="12" w:space="0"/>
              <w:bottom w:val="single" w:color="auto" w:sz="12" w:space="0"/>
            </w:tcBorders>
          </w:tcPr>
          <w:p w:rsidRPr="00846042" w:rsidR="001914B8" w:rsidP="00533729" w:rsidRDefault="001914B8" w14:paraId="7C8702DE" w14:textId="77777777">
            <w:pPr>
              <w:tabs>
                <w:tab w:val="left" w:pos="9202"/>
              </w:tabs>
              <w:ind w:firstLine="460"/>
              <w:rPr>
                <w:szCs w:val="26"/>
              </w:rPr>
            </w:pPr>
            <w:r w:rsidRPr="00846042">
              <w:rPr>
                <w:szCs w:val="26"/>
              </w:rPr>
              <w:t>Lĩnh vực</w:t>
            </w:r>
          </w:p>
          <w:p w:rsidRPr="00846042" w:rsidR="001914B8" w:rsidP="00533729" w:rsidRDefault="001914B8" w14:paraId="6285F230" w14:textId="77777777">
            <w:pPr>
              <w:tabs>
                <w:tab w:val="left" w:pos="9202"/>
              </w:tabs>
              <w:ind w:firstLine="460"/>
              <w:rPr>
                <w:szCs w:val="26"/>
              </w:rPr>
            </w:pPr>
            <w:r w:rsidRPr="00846042">
              <w:rPr>
                <w:szCs w:val="26"/>
              </w:rPr>
              <w:t>Domain</w:t>
            </w:r>
          </w:p>
          <w:p w:rsidRPr="00846042" w:rsidR="001914B8" w:rsidP="00533729" w:rsidRDefault="001914B8" w14:paraId="47A8F8DF" w14:textId="77777777">
            <w:pPr>
              <w:tabs>
                <w:tab w:val="left" w:pos="9202"/>
              </w:tabs>
              <w:ind w:firstLine="460"/>
              <w:rPr>
                <w:szCs w:val="26"/>
              </w:rPr>
            </w:pPr>
            <w:r w:rsidRPr="00846042">
              <w:rPr>
                <w:szCs w:val="26"/>
              </w:rPr>
              <w:t>Phòng, Ban, Bộ phận</w:t>
            </w:r>
          </w:p>
          <w:p w:rsidRPr="00846042" w:rsidR="001914B8" w:rsidP="00533729" w:rsidRDefault="001914B8" w14:paraId="38607042" w14:textId="77777777">
            <w:pPr>
              <w:tabs>
                <w:tab w:val="left" w:pos="9202"/>
              </w:tabs>
              <w:ind w:firstLine="460"/>
              <w:rPr>
                <w:szCs w:val="26"/>
              </w:rPr>
            </w:pPr>
            <w:r w:rsidRPr="00846042">
              <w:rPr>
                <w:szCs w:val="26"/>
              </w:rPr>
              <w:t>Department</w:t>
            </w:r>
            <w:r w:rsidRPr="00846042" w:rsidR="00583D45">
              <w:rPr>
                <w:szCs w:val="26"/>
              </w:rPr>
              <w:t>, Service</w:t>
            </w:r>
          </w:p>
          <w:p w:rsidRPr="00846042" w:rsidR="001914B8" w:rsidP="00533729" w:rsidRDefault="001914B8" w14:paraId="66BF675F" w14:textId="77777777">
            <w:pPr>
              <w:tabs>
                <w:tab w:val="left" w:pos="9202"/>
              </w:tabs>
              <w:ind w:firstLine="460"/>
              <w:rPr>
                <w:szCs w:val="26"/>
              </w:rPr>
            </w:pPr>
            <w:r w:rsidRPr="00846042">
              <w:rPr>
                <w:szCs w:val="26"/>
              </w:rPr>
              <w:t>Loại tài liệu</w:t>
            </w:r>
          </w:p>
          <w:p w:rsidRPr="00846042" w:rsidR="001914B8" w:rsidP="00533729" w:rsidRDefault="001914B8" w14:paraId="57ED87B8" w14:textId="77777777">
            <w:pPr>
              <w:tabs>
                <w:tab w:val="left" w:pos="9202"/>
              </w:tabs>
              <w:ind w:firstLine="460"/>
              <w:rPr>
                <w:szCs w:val="26"/>
              </w:rPr>
            </w:pPr>
            <w:r w:rsidRPr="00846042">
              <w:rPr>
                <w:szCs w:val="26"/>
              </w:rPr>
              <w:t>Document type</w:t>
            </w:r>
          </w:p>
        </w:tc>
        <w:tc>
          <w:tcPr>
            <w:tcW w:w="426" w:type="dxa"/>
            <w:tcBorders>
              <w:top w:val="single" w:color="auto" w:sz="12" w:space="0"/>
              <w:bottom w:val="single" w:color="auto" w:sz="12" w:space="0"/>
            </w:tcBorders>
          </w:tcPr>
          <w:p w:rsidRPr="00846042" w:rsidR="001914B8" w:rsidP="00533729" w:rsidRDefault="001914B8" w14:paraId="4E7C8060" w14:textId="77777777">
            <w:pPr>
              <w:tabs>
                <w:tab w:val="left" w:pos="9202"/>
              </w:tabs>
              <w:rPr>
                <w:szCs w:val="26"/>
              </w:rPr>
            </w:pPr>
            <w:r w:rsidRPr="00846042">
              <w:rPr>
                <w:szCs w:val="26"/>
              </w:rPr>
              <w:t xml:space="preserve">: </w:t>
            </w:r>
          </w:p>
          <w:p w:rsidRPr="00846042" w:rsidR="001914B8" w:rsidP="00533729" w:rsidRDefault="001914B8" w14:paraId="1955B73F" w14:textId="77777777">
            <w:pPr>
              <w:tabs>
                <w:tab w:val="left" w:pos="9202"/>
              </w:tabs>
              <w:rPr>
                <w:szCs w:val="26"/>
              </w:rPr>
            </w:pPr>
          </w:p>
          <w:p w:rsidRPr="00846042" w:rsidR="001914B8" w:rsidP="00533729" w:rsidRDefault="001914B8" w14:paraId="0863B399" w14:textId="77777777">
            <w:pPr>
              <w:tabs>
                <w:tab w:val="left" w:pos="9202"/>
              </w:tabs>
              <w:rPr>
                <w:szCs w:val="26"/>
              </w:rPr>
            </w:pPr>
            <w:r w:rsidRPr="00846042">
              <w:rPr>
                <w:szCs w:val="26"/>
              </w:rPr>
              <w:t>:</w:t>
            </w:r>
          </w:p>
          <w:p w:rsidRPr="00846042" w:rsidR="001914B8" w:rsidP="00533729" w:rsidRDefault="001914B8" w14:paraId="73EDA189" w14:textId="77777777">
            <w:pPr>
              <w:tabs>
                <w:tab w:val="left" w:pos="9202"/>
              </w:tabs>
              <w:rPr>
                <w:szCs w:val="26"/>
              </w:rPr>
            </w:pPr>
          </w:p>
          <w:p w:rsidRPr="00846042" w:rsidR="001914B8" w:rsidP="00533729" w:rsidRDefault="001914B8" w14:paraId="7E5B045E" w14:textId="77777777">
            <w:pPr>
              <w:tabs>
                <w:tab w:val="left" w:pos="9202"/>
              </w:tabs>
              <w:rPr>
                <w:szCs w:val="26"/>
              </w:rPr>
            </w:pPr>
            <w:r w:rsidRPr="00846042">
              <w:rPr>
                <w:szCs w:val="26"/>
              </w:rPr>
              <w:t>:</w:t>
            </w:r>
          </w:p>
        </w:tc>
        <w:tc>
          <w:tcPr>
            <w:tcW w:w="6243" w:type="dxa"/>
            <w:tcBorders>
              <w:top w:val="single" w:color="auto" w:sz="12" w:space="0"/>
              <w:bottom w:val="single" w:color="auto" w:sz="12" w:space="0"/>
              <w:right w:val="single" w:color="auto" w:sz="12" w:space="0"/>
            </w:tcBorders>
          </w:tcPr>
          <w:p w:rsidRPr="00846042" w:rsidR="001914B8" w:rsidP="00533729" w:rsidRDefault="00610DCA" w14:paraId="04C3973E" w14:textId="77777777">
            <w:pPr>
              <w:tabs>
                <w:tab w:val="left" w:pos="9202"/>
              </w:tabs>
              <w:ind w:left="113"/>
              <w:rPr>
                <w:szCs w:val="26"/>
              </w:rPr>
            </w:pPr>
            <w:bookmarkStart w:name="DomF" w:id="1"/>
            <w:bookmarkEnd w:id="1"/>
            <w:r>
              <w:rPr>
                <w:szCs w:val="26"/>
              </w:rPr>
              <w:t>Tài liệu dự án</w:t>
            </w:r>
          </w:p>
          <w:p w:rsidR="00E73649" w:rsidP="00533729" w:rsidRDefault="0A306C89" w14:paraId="5E8DDA32" w14:textId="77777777">
            <w:pPr>
              <w:tabs>
                <w:tab w:val="left" w:pos="9202"/>
              </w:tabs>
              <w:ind w:left="113"/>
              <w:rPr>
                <w:szCs w:val="26"/>
              </w:rPr>
            </w:pPr>
            <w:r>
              <w:t>Project Document</w:t>
            </w:r>
          </w:p>
          <w:p w:rsidR="3CEDA227" w:rsidP="00533729" w:rsidRDefault="3CEDA227" w14:paraId="51136FBE" w14:textId="2AC3E604">
            <w:pPr>
              <w:tabs>
                <w:tab w:val="left" w:pos="9202"/>
              </w:tabs>
              <w:ind w:left="113"/>
            </w:pPr>
            <w:r>
              <w:t>Trung tâm Công nghệ Điện tử</w:t>
            </w:r>
          </w:p>
          <w:p w:rsidR="3CEDA227" w:rsidP="00533729" w:rsidRDefault="3CEDA227" w14:paraId="79529F84" w14:textId="4163D2DD">
            <w:pPr>
              <w:tabs>
                <w:tab w:val="left" w:pos="9202"/>
              </w:tabs>
              <w:ind w:left="113"/>
            </w:pPr>
            <w:r>
              <w:t>HEC</w:t>
            </w:r>
          </w:p>
          <w:p w:rsidR="001914B8" w:rsidP="00533729" w:rsidRDefault="3CEDA227" w14:paraId="103F7BDA" w14:textId="2C9DAEA4">
            <w:pPr>
              <w:tabs>
                <w:tab w:val="left" w:pos="9202"/>
              </w:tabs>
              <w:ind w:left="113"/>
            </w:pPr>
            <w:r>
              <w:t>Đặc tả yêu cầu</w:t>
            </w:r>
          </w:p>
          <w:p w:rsidRPr="00846042" w:rsidR="00E73649" w:rsidP="00533729" w:rsidRDefault="0A306C89" w14:paraId="6E7F049A" w14:textId="51AF5538">
            <w:pPr>
              <w:tabs>
                <w:tab w:val="left" w:pos="9202"/>
              </w:tabs>
              <w:ind w:left="113"/>
            </w:pPr>
            <w:r>
              <w:t>Requirement specification</w:t>
            </w:r>
          </w:p>
        </w:tc>
      </w:tr>
    </w:tbl>
    <w:p w:rsidRPr="00846042" w:rsidR="00CD266D" w:rsidP="00533729" w:rsidRDefault="00CD266D" w14:paraId="54BA3839" w14:textId="77777777">
      <w:pPr>
        <w:rPr>
          <w:szCs w:val="26"/>
        </w:rPr>
      </w:pPr>
    </w:p>
    <w:tbl>
      <w:tblPr>
        <w:tblW w:w="9780" w:type="dxa"/>
        <w:jc w:val="center"/>
        <w:tblLayout w:type="fixed"/>
        <w:tblCellMar>
          <w:left w:w="107" w:type="dxa"/>
          <w:right w:w="107" w:type="dxa"/>
        </w:tblCellMar>
        <w:tblLook w:val="0000" w:firstRow="0" w:lastRow="0" w:firstColumn="0" w:lastColumn="0" w:noHBand="0" w:noVBand="0"/>
      </w:tblPr>
      <w:tblGrid>
        <w:gridCol w:w="9780"/>
      </w:tblGrid>
      <w:tr w:rsidRPr="00846042" w:rsidR="006730EB" w:rsidTr="3CEDA227" w14:paraId="6C4F4A5C" w14:textId="77777777">
        <w:trPr>
          <w:cantSplit/>
          <w:jc w:val="center"/>
        </w:trPr>
        <w:tc>
          <w:tcPr>
            <w:tcW w:w="9780" w:type="dxa"/>
            <w:tcBorders>
              <w:top w:val="single" w:color="auto" w:sz="12" w:space="0"/>
              <w:left w:val="single" w:color="auto" w:sz="12" w:space="0"/>
              <w:bottom w:val="single" w:color="auto" w:sz="12" w:space="0"/>
              <w:right w:val="single" w:color="auto" w:sz="12" w:space="0"/>
            </w:tcBorders>
          </w:tcPr>
          <w:p w:rsidRPr="00846042" w:rsidR="006730EB" w:rsidP="00533729" w:rsidRDefault="006730EB" w14:paraId="070BD74D" w14:textId="77777777">
            <w:pPr>
              <w:spacing w:before="80" w:after="80"/>
              <w:jc w:val="center"/>
              <w:rPr>
                <w:b/>
                <w:szCs w:val="26"/>
              </w:rPr>
            </w:pPr>
            <w:r w:rsidRPr="00846042">
              <w:rPr>
                <w:b/>
                <w:szCs w:val="26"/>
              </w:rPr>
              <w:t>PHÊ CHUẨN/ APPROVAL</w:t>
            </w:r>
          </w:p>
        </w:tc>
      </w:tr>
      <w:tr w:rsidRPr="00846042" w:rsidR="006730EB" w:rsidTr="3CEDA227" w14:paraId="3D7E2B37" w14:textId="77777777">
        <w:trPr>
          <w:cantSplit/>
          <w:jc w:val="center"/>
        </w:trPr>
        <w:tc>
          <w:tcPr>
            <w:tcW w:w="9780" w:type="dxa"/>
            <w:tcBorders>
              <w:top w:val="single" w:color="auto" w:sz="12" w:space="0"/>
              <w:left w:val="single" w:color="auto" w:sz="12" w:space="0"/>
              <w:bottom w:val="single" w:color="auto" w:sz="12" w:space="0"/>
              <w:right w:val="single" w:color="auto" w:sz="12" w:space="0"/>
            </w:tcBorders>
          </w:tcPr>
          <w:p w:rsidR="3CEDA227" w:rsidP="00533729" w:rsidRDefault="3CEDA227" w14:paraId="279FD3BD" w14:textId="6F0F9F1A">
            <w:pPr>
              <w:spacing w:before="120"/>
              <w:jc w:val="center"/>
            </w:pPr>
            <w:r w:rsidRPr="3CEDA227">
              <w:rPr>
                <w:b/>
                <w:bCs/>
              </w:rPr>
              <w:t>CTO</w:t>
            </w:r>
          </w:p>
          <w:p w:rsidR="3CEDA227" w:rsidP="00533729" w:rsidRDefault="3CEDA227" w14:paraId="642FCF59" w14:textId="2BE62413">
            <w:pPr>
              <w:spacing w:before="120"/>
              <w:jc w:val="center"/>
              <w:rPr>
                <w:b/>
                <w:bCs/>
              </w:rPr>
            </w:pPr>
          </w:p>
          <w:p w:rsidRPr="00846042" w:rsidR="006730EB" w:rsidP="00533729" w:rsidRDefault="006730EB" w14:paraId="08007400" w14:textId="77777777">
            <w:pPr>
              <w:spacing w:before="120"/>
              <w:jc w:val="center"/>
              <w:rPr>
                <w:b/>
                <w:szCs w:val="26"/>
              </w:rPr>
            </w:pPr>
          </w:p>
          <w:p w:rsidRPr="00846042" w:rsidR="006730EB" w:rsidP="00533729" w:rsidRDefault="006730EB" w14:paraId="146EC978" w14:textId="77777777">
            <w:pPr>
              <w:spacing w:before="120"/>
              <w:jc w:val="center"/>
              <w:rPr>
                <w:b/>
                <w:szCs w:val="26"/>
              </w:rPr>
            </w:pPr>
          </w:p>
          <w:p w:rsidRPr="00846042" w:rsidR="006730EB" w:rsidP="00533729" w:rsidRDefault="3CEDA227" w14:paraId="4E87741C" w14:textId="6168A46A">
            <w:pPr>
              <w:spacing w:before="120"/>
              <w:jc w:val="center"/>
              <w:rPr>
                <w:b/>
                <w:bCs/>
              </w:rPr>
            </w:pPr>
            <w:r w:rsidRPr="3CEDA227">
              <w:rPr>
                <w:b/>
                <w:bCs/>
              </w:rPr>
              <w:t>Lý Quốc Chính</w:t>
            </w:r>
          </w:p>
        </w:tc>
      </w:tr>
    </w:tbl>
    <w:p w:rsidR="00C2782E" w:rsidP="00533729" w:rsidRDefault="00C2782E" w14:paraId="2C4CBD0A" w14:textId="77777777">
      <w:pPr>
        <w:tabs>
          <w:tab w:val="left" w:pos="567"/>
          <w:tab w:val="center" w:pos="1134"/>
          <w:tab w:val="center" w:pos="2269"/>
          <w:tab w:val="left" w:pos="3402"/>
          <w:tab w:val="center" w:pos="5954"/>
          <w:tab w:val="left" w:pos="7088"/>
        </w:tabs>
        <w:ind w:right="-680"/>
        <w:rPr>
          <w:b/>
          <w:szCs w:val="26"/>
        </w:rPr>
      </w:pPr>
    </w:p>
    <w:p w:rsidRPr="00846042" w:rsidR="00CD266D" w:rsidP="00533729" w:rsidRDefault="07E7C1C9" w14:paraId="16FCFD3B" w14:textId="4977A542">
      <w:pPr>
        <w:tabs>
          <w:tab w:val="left" w:pos="1418"/>
          <w:tab w:val="left" w:pos="4395"/>
          <w:tab w:val="left" w:pos="7655"/>
        </w:tabs>
      </w:pPr>
      <w:r w:rsidRPr="177CA586">
        <w:rPr>
          <w:b/>
          <w:bCs/>
        </w:rPr>
        <w:t xml:space="preserve">SOÁT </w:t>
      </w:r>
      <w:r w:rsidRPr="177CA586" w:rsidR="08A57A68">
        <w:rPr>
          <w:b/>
          <w:bCs/>
        </w:rPr>
        <w:t>XÉT</w:t>
      </w:r>
      <w:r w:rsidRPr="177CA586">
        <w:rPr>
          <w:b/>
          <w:bCs/>
        </w:rPr>
        <w:t>/</w:t>
      </w:r>
      <w:r w:rsidRPr="177CA586" w:rsidR="04A50FA0">
        <w:rPr>
          <w:b/>
          <w:bCs/>
        </w:rPr>
        <w:t xml:space="preserve"> </w:t>
      </w:r>
      <w:r w:rsidRPr="177CA586">
        <w:rPr>
          <w:b/>
          <w:bCs/>
        </w:rPr>
        <w:t>REVIEW</w:t>
      </w:r>
      <w:r w:rsidR="08A57A68">
        <w:t>:</w:t>
      </w:r>
      <w:r w:rsidR="65CA5091">
        <w:t xml:space="preserve"> </w:t>
      </w:r>
      <w:r w:rsidR="1CB6374E">
        <w:t>Ngày</w:t>
      </w:r>
      <w:r w:rsidR="2217D581">
        <w:t>/ Date</w:t>
      </w:r>
      <w:r w:rsidR="65CA5091">
        <w:t xml:space="preserve"> 10</w:t>
      </w:r>
      <w:r w:rsidR="0AD42A3E">
        <w:t>/08/2022</w:t>
      </w:r>
      <w:r w:rsidR="65CA5091">
        <w:t xml:space="preserve"> </w:t>
      </w:r>
    </w:p>
    <w:p w:rsidR="006730EB" w:rsidP="00533729" w:rsidRDefault="006730EB" w14:paraId="028B76B0" w14:textId="77777777">
      <w:pPr>
        <w:tabs>
          <w:tab w:val="left" w:pos="284"/>
          <w:tab w:val="left" w:pos="5954"/>
        </w:tabs>
        <w:rPr>
          <w:szCs w:val="26"/>
        </w:rPr>
      </w:pPr>
    </w:p>
    <w:p w:rsidRPr="006C3BE1" w:rsidR="00533729" w:rsidP="00533729" w:rsidRDefault="00533729" w14:paraId="7EBE91DA" w14:textId="75E2EDFE">
      <w:pPr>
        <w:tabs>
          <w:tab w:val="left" w:pos="284"/>
        </w:tabs>
      </w:pPr>
      <w:r>
        <w:t>STC</w:t>
      </w:r>
      <w:r w:rsidRPr="006C3BE1">
        <w:t>: ____________</w:t>
      </w:r>
      <w:r>
        <w:t>Nguyễn Văn Trung</w:t>
      </w:r>
      <w:r>
        <w:tab/>
      </w:r>
      <w:r>
        <w:tab/>
      </w:r>
      <w:r>
        <w:t>HEC:_____________Phạm Hùng Mạnh</w:t>
      </w:r>
    </w:p>
    <w:p w:rsidR="00533729" w:rsidP="00533729" w:rsidRDefault="00533729" w14:paraId="62ABCC20" w14:textId="1DD12C53">
      <w:pPr>
        <w:tabs>
          <w:tab w:val="left" w:pos="284"/>
          <w:tab w:val="left" w:pos="5954"/>
        </w:tabs>
      </w:pPr>
    </w:p>
    <w:p w:rsidR="00533729" w:rsidP="00533729" w:rsidRDefault="00533729" w14:paraId="7C9E3A26" w14:textId="77777777">
      <w:pPr>
        <w:tabs>
          <w:tab w:val="left" w:pos="284"/>
          <w:tab w:val="left" w:pos="5954"/>
        </w:tabs>
      </w:pPr>
    </w:p>
    <w:p w:rsidRPr="006C3BE1" w:rsidR="00533729" w:rsidP="00533729" w:rsidRDefault="00533729" w14:paraId="73C2E55A" w14:textId="3047E357">
      <w:pPr>
        <w:tabs>
          <w:tab w:val="left" w:pos="284"/>
        </w:tabs>
      </w:pPr>
      <w:r w:rsidRPr="006C3BE1">
        <w:t>STC: ___________</w:t>
      </w:r>
      <w:r>
        <w:t>_Bùi Thị Minh Yến</w:t>
      </w:r>
      <w:r>
        <w:tab/>
      </w:r>
      <w:r>
        <w:tab/>
      </w:r>
      <w:r w:rsidRPr="006C3BE1">
        <w:t>HEC:</w:t>
      </w:r>
      <w:r>
        <w:t xml:space="preserve"> </w:t>
      </w:r>
      <w:r w:rsidRPr="006C3BE1">
        <w:t>_____________Hoàng Quốc H</w:t>
      </w:r>
      <w:r>
        <w:t>uy</w:t>
      </w:r>
    </w:p>
    <w:p w:rsidR="00533729" w:rsidP="00533729" w:rsidRDefault="00533729" w14:paraId="7501EBEB" w14:textId="29249455">
      <w:pPr>
        <w:tabs>
          <w:tab w:val="left" w:pos="284"/>
          <w:tab w:val="left" w:pos="5954"/>
        </w:tabs>
      </w:pPr>
    </w:p>
    <w:p w:rsidR="00533729" w:rsidP="00533729" w:rsidRDefault="00533729" w14:paraId="7B5B3A92" w14:textId="77777777">
      <w:pPr>
        <w:tabs>
          <w:tab w:val="left" w:pos="284"/>
          <w:tab w:val="left" w:pos="5954"/>
        </w:tabs>
      </w:pPr>
    </w:p>
    <w:p w:rsidR="3CEDA227" w:rsidP="00533729" w:rsidRDefault="00533729" w14:paraId="47517C54" w14:textId="6D5A0D9B">
      <w:pPr>
        <w:tabs>
          <w:tab w:val="left" w:pos="284"/>
        </w:tabs>
      </w:pPr>
      <w:r w:rsidRPr="006C3BE1">
        <w:t>SPC: ___________</w:t>
      </w:r>
      <w:r>
        <w:t>__</w:t>
      </w:r>
      <w:r w:rsidRPr="006C3BE1">
        <w:t>Nguyễn Thanh Hải</w:t>
      </w:r>
      <w:r>
        <w:tab/>
      </w:r>
      <w:r>
        <w:tab/>
      </w:r>
      <w:r>
        <w:rPr>
          <w:szCs w:val="26"/>
        </w:rPr>
        <w:t>HEC: ____________Nguyễn Công Anh</w:t>
      </w:r>
    </w:p>
    <w:p w:rsidRPr="00533729" w:rsidR="00962ADD" w:rsidDel="0006291A" w:rsidP="00576F5B" w:rsidRDefault="3CEDA227" w14:paraId="122247E0" w14:textId="5900415E">
      <w:pPr>
        <w:tabs>
          <w:tab w:val="left" w:pos="284"/>
          <w:tab w:val="left" w:pos="5954"/>
        </w:tabs>
        <w:rPr>
          <w:del w:author="Tran Khanh Toan" w:date="2022-07-01T13:40:00Z" w:id="2"/>
          <w:rStyle w:val="st"/>
          <w:rFonts w:cs="Times New Roman"/>
        </w:rPr>
      </w:pPr>
      <w:r>
        <w:lastRenderedPageBreak/>
        <w:t xml:space="preserve">   </w:t>
      </w:r>
    </w:p>
    <w:p w:rsidR="000A06E7" w:rsidRDefault="000A06E7" w14:paraId="482C07AF" w14:textId="77777777">
      <w:pPr>
        <w:tabs>
          <w:tab w:val="left" w:pos="284"/>
          <w:tab w:val="left" w:pos="5954"/>
        </w:tabs>
        <w:rPr>
          <w:rStyle w:val="st"/>
          <w:b/>
        </w:rPr>
        <w:pPrChange w:author="Tran Khanh Toan" w:date="2022-07-01T13:40:00Z" w:id="3">
          <w:pPr/>
        </w:pPrChange>
      </w:pPr>
      <w:r w:rsidRPr="005E511F">
        <w:rPr>
          <w:rStyle w:val="st"/>
          <w:b/>
        </w:rPr>
        <w:t>LỊCH SỬ TÀI LIỆU</w:t>
      </w:r>
      <w:r w:rsidR="00C347A7">
        <w:rPr>
          <w:rStyle w:val="st"/>
          <w:b/>
        </w:rPr>
        <w:t>:</w:t>
      </w:r>
    </w:p>
    <w:p w:rsidRPr="005E511F" w:rsidR="00C347A7" w:rsidP="00C347A7" w:rsidRDefault="00C347A7" w14:paraId="5C2F9DF6" w14:textId="77777777">
      <w:pPr>
        <w:rPr>
          <w:rStyle w:val="st"/>
          <w:b/>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095"/>
        <w:gridCol w:w="1538"/>
        <w:gridCol w:w="1487"/>
        <w:gridCol w:w="4997"/>
      </w:tblGrid>
      <w:tr w:rsidRPr="005E511F" w:rsidR="006730EB" w:rsidTr="00830C96" w14:paraId="116DE3B4" w14:textId="77777777">
        <w:tc>
          <w:tcPr>
            <w:tcW w:w="1095" w:type="dxa"/>
          </w:tcPr>
          <w:p w:rsidRPr="005E511F" w:rsidR="000A06E7" w:rsidP="003A7C1E" w:rsidRDefault="00962ADD" w14:paraId="29CBDAF5" w14:textId="77777777">
            <w:pPr>
              <w:spacing w:before="120"/>
              <w:jc w:val="center"/>
              <w:rPr>
                <w:rStyle w:val="st"/>
                <w:b/>
              </w:rPr>
            </w:pPr>
            <w:r>
              <w:rPr>
                <w:rStyle w:val="st"/>
                <w:b/>
              </w:rPr>
              <w:t>Phiên bản</w:t>
            </w:r>
          </w:p>
        </w:tc>
        <w:tc>
          <w:tcPr>
            <w:tcW w:w="1538" w:type="dxa"/>
          </w:tcPr>
          <w:p w:rsidRPr="005E511F" w:rsidR="000A06E7" w:rsidP="003A7C1E" w:rsidRDefault="000A06E7" w14:paraId="0C9BB4C3" w14:textId="77777777">
            <w:pPr>
              <w:spacing w:before="120"/>
              <w:jc w:val="center"/>
              <w:rPr>
                <w:rStyle w:val="st"/>
                <w:b/>
              </w:rPr>
            </w:pPr>
            <w:r w:rsidRPr="005E511F">
              <w:rPr>
                <w:rStyle w:val="st"/>
                <w:b/>
              </w:rPr>
              <w:t>Ngày sửa đổi</w:t>
            </w:r>
          </w:p>
        </w:tc>
        <w:tc>
          <w:tcPr>
            <w:tcW w:w="1487" w:type="dxa"/>
          </w:tcPr>
          <w:p w:rsidRPr="005E511F" w:rsidR="000A06E7" w:rsidP="006730EB" w:rsidRDefault="006730EB" w14:paraId="4C724274" w14:textId="77777777">
            <w:pPr>
              <w:spacing w:before="120"/>
              <w:jc w:val="center"/>
              <w:rPr>
                <w:rStyle w:val="st"/>
                <w:b/>
              </w:rPr>
            </w:pPr>
            <w:r>
              <w:rPr>
                <w:rStyle w:val="st"/>
                <w:b/>
              </w:rPr>
              <w:t>Người thực hiện</w:t>
            </w:r>
          </w:p>
        </w:tc>
        <w:tc>
          <w:tcPr>
            <w:tcW w:w="4997" w:type="dxa"/>
          </w:tcPr>
          <w:p w:rsidRPr="005E511F" w:rsidR="000A06E7" w:rsidP="003A7C1E" w:rsidRDefault="000A06E7" w14:paraId="566C3D06" w14:textId="77777777">
            <w:pPr>
              <w:spacing w:before="120"/>
              <w:jc w:val="center"/>
              <w:rPr>
                <w:rStyle w:val="st"/>
                <w:b/>
              </w:rPr>
            </w:pPr>
            <w:r w:rsidRPr="005E511F">
              <w:rPr>
                <w:rStyle w:val="st"/>
                <w:b/>
              </w:rPr>
              <w:t xml:space="preserve">Nội dung </w:t>
            </w:r>
            <w:r>
              <w:rPr>
                <w:rStyle w:val="st"/>
                <w:b/>
              </w:rPr>
              <w:t>sửa đổi</w:t>
            </w:r>
          </w:p>
        </w:tc>
      </w:tr>
      <w:tr w:rsidRPr="005E511F" w:rsidR="006730EB" w:rsidTr="00830C96" w14:paraId="4945CC47" w14:textId="77777777">
        <w:tc>
          <w:tcPr>
            <w:tcW w:w="1095" w:type="dxa"/>
          </w:tcPr>
          <w:p w:rsidRPr="005E511F" w:rsidR="000A06E7" w:rsidP="00962ADD" w:rsidRDefault="00830C96" w14:paraId="3FC51FAC" w14:textId="77777777">
            <w:pPr>
              <w:spacing w:before="120"/>
              <w:jc w:val="left"/>
              <w:rPr>
                <w:rStyle w:val="st"/>
              </w:rPr>
            </w:pPr>
            <w:r>
              <w:rPr>
                <w:rStyle w:val="st"/>
              </w:rPr>
              <w:t>0.1</w:t>
            </w:r>
          </w:p>
        </w:tc>
        <w:tc>
          <w:tcPr>
            <w:tcW w:w="1538" w:type="dxa"/>
          </w:tcPr>
          <w:p w:rsidRPr="005E511F" w:rsidR="000A06E7" w:rsidP="00FE5900" w:rsidRDefault="005A409F" w14:paraId="085CD491" w14:textId="7C479C65">
            <w:pPr>
              <w:spacing w:before="120"/>
              <w:jc w:val="left"/>
              <w:rPr>
                <w:rStyle w:val="st"/>
              </w:rPr>
            </w:pPr>
            <w:r>
              <w:rPr>
                <w:rStyle w:val="st"/>
              </w:rPr>
              <w:t>2</w:t>
            </w:r>
            <w:r w:rsidR="00FE5900">
              <w:rPr>
                <w:rStyle w:val="st"/>
              </w:rPr>
              <w:t>3</w:t>
            </w:r>
            <w:r w:rsidR="00830C96">
              <w:rPr>
                <w:rStyle w:val="st"/>
              </w:rPr>
              <w:t>/</w:t>
            </w:r>
            <w:r w:rsidR="00B748DF">
              <w:rPr>
                <w:rStyle w:val="st"/>
              </w:rPr>
              <w:t>0</w:t>
            </w:r>
            <w:r w:rsidR="00FE5900">
              <w:rPr>
                <w:rStyle w:val="st"/>
              </w:rPr>
              <w:t>6</w:t>
            </w:r>
            <w:r w:rsidR="00830C96">
              <w:rPr>
                <w:rStyle w:val="st"/>
              </w:rPr>
              <w:t>/20</w:t>
            </w:r>
            <w:r w:rsidR="00B748DF">
              <w:rPr>
                <w:rStyle w:val="st"/>
              </w:rPr>
              <w:t>22</w:t>
            </w:r>
          </w:p>
        </w:tc>
        <w:tc>
          <w:tcPr>
            <w:tcW w:w="1487" w:type="dxa"/>
          </w:tcPr>
          <w:p w:rsidRPr="005E511F" w:rsidR="000A06E7" w:rsidP="006730EB" w:rsidRDefault="00B748DF" w14:paraId="6C53724D" w14:textId="77777777">
            <w:pPr>
              <w:spacing w:before="120"/>
              <w:jc w:val="left"/>
              <w:rPr>
                <w:rStyle w:val="st"/>
              </w:rPr>
            </w:pPr>
            <w:r>
              <w:rPr>
                <w:rStyle w:val="st"/>
              </w:rPr>
              <w:t>Trần Khánh Toàn</w:t>
            </w:r>
          </w:p>
        </w:tc>
        <w:tc>
          <w:tcPr>
            <w:tcW w:w="4997" w:type="dxa"/>
          </w:tcPr>
          <w:p w:rsidRPr="005E511F" w:rsidR="000A06E7" w:rsidP="00962ADD" w:rsidRDefault="000A06E7" w14:paraId="5854D394" w14:textId="77777777">
            <w:pPr>
              <w:spacing w:before="120"/>
              <w:jc w:val="left"/>
              <w:rPr>
                <w:rStyle w:val="st"/>
              </w:rPr>
            </w:pPr>
            <w:r w:rsidRPr="005E511F">
              <w:rPr>
                <w:rStyle w:val="st"/>
              </w:rPr>
              <w:t>Khởi tạo tài liệu</w:t>
            </w:r>
          </w:p>
        </w:tc>
      </w:tr>
      <w:tr w:rsidRPr="005E511F" w:rsidR="00FA0420" w:rsidTr="00830C96" w14:paraId="1FECDE74" w14:textId="77777777">
        <w:trPr>
          <w:ins w:author="Tran Khanh Toan" w:date="2022-08-03T09:36:00Z" w:id="4"/>
        </w:trPr>
        <w:tc>
          <w:tcPr>
            <w:tcW w:w="1095" w:type="dxa"/>
          </w:tcPr>
          <w:p w:rsidR="00FA0420" w:rsidP="00962ADD" w:rsidRDefault="00DE0AD6" w14:paraId="2B57BD0A" w14:textId="41BB8038">
            <w:pPr>
              <w:spacing w:before="120"/>
              <w:jc w:val="left"/>
              <w:rPr>
                <w:ins w:author="Tran Khanh Toan" w:date="2022-08-03T09:36:00Z" w:id="5"/>
                <w:rStyle w:val="st"/>
              </w:rPr>
            </w:pPr>
            <w:ins w:author="toantk" w:date="2022-08-04T18:02:00Z" w:id="6">
              <w:r>
                <w:rPr>
                  <w:rStyle w:val="st"/>
                </w:rPr>
                <w:t>0.</w:t>
              </w:r>
            </w:ins>
            <w:r w:rsidR="0082578C">
              <w:rPr>
                <w:rStyle w:val="st"/>
              </w:rPr>
              <w:t>2</w:t>
            </w:r>
          </w:p>
        </w:tc>
        <w:tc>
          <w:tcPr>
            <w:tcW w:w="1538" w:type="dxa"/>
          </w:tcPr>
          <w:p w:rsidR="00FA0420" w:rsidP="00FE5900" w:rsidRDefault="00FA0420" w14:paraId="5FFBE459" w14:textId="00D42256">
            <w:pPr>
              <w:spacing w:before="120"/>
              <w:jc w:val="left"/>
              <w:rPr>
                <w:ins w:author="Tran Khanh Toan" w:date="2022-08-03T09:36:00Z" w:id="7"/>
                <w:rStyle w:val="st"/>
              </w:rPr>
            </w:pPr>
            <w:ins w:author="Tran Khanh Toan" w:date="2022-08-03T09:36:00Z" w:id="8">
              <w:r>
                <w:rPr>
                  <w:rStyle w:val="st"/>
                </w:rPr>
                <w:t>03/08/2022</w:t>
              </w:r>
            </w:ins>
          </w:p>
        </w:tc>
        <w:tc>
          <w:tcPr>
            <w:tcW w:w="1487" w:type="dxa"/>
          </w:tcPr>
          <w:p w:rsidR="00FA0420" w:rsidP="006730EB" w:rsidRDefault="00FA0420" w14:paraId="5D74219E" w14:textId="1B56E50A">
            <w:pPr>
              <w:spacing w:before="120"/>
              <w:jc w:val="left"/>
              <w:rPr>
                <w:ins w:author="Tran Khanh Toan" w:date="2022-08-03T09:36:00Z" w:id="9"/>
                <w:rStyle w:val="st"/>
              </w:rPr>
            </w:pPr>
            <w:ins w:author="Tran Khanh Toan" w:date="2022-08-03T09:36:00Z" w:id="10">
              <w:r>
                <w:rPr>
                  <w:rStyle w:val="st"/>
                </w:rPr>
                <w:t>Trần Khánh Toàn</w:t>
              </w:r>
            </w:ins>
          </w:p>
        </w:tc>
        <w:tc>
          <w:tcPr>
            <w:tcW w:w="4997" w:type="dxa"/>
          </w:tcPr>
          <w:p w:rsidR="00FA0420" w:rsidP="00962ADD" w:rsidRDefault="00FA0420" w14:paraId="3AAFC899" w14:textId="77777777">
            <w:pPr>
              <w:spacing w:before="120"/>
              <w:jc w:val="left"/>
              <w:rPr>
                <w:ins w:author="Tran Khanh Toan" w:date="2022-08-03T15:42:00Z" w:id="11"/>
                <w:rStyle w:val="st"/>
              </w:rPr>
            </w:pPr>
            <w:ins w:author="Tran Khanh Toan" w:date="2022-08-03T09:37:00Z" w:id="12">
              <w:r>
                <w:rPr>
                  <w:rStyle w:val="st"/>
                </w:rPr>
                <w:t>- Thay đổi nội dung bản tin lấy thông tin mạng thành công, usecase 7.</w:t>
              </w:r>
            </w:ins>
            <w:ins w:author="Tran Khanh Toan" w:date="2022-08-03T09:38:00Z" w:id="13">
              <w:r>
                <w:rPr>
                  <w:rStyle w:val="st"/>
                </w:rPr>
                <w:t>16.1</w:t>
              </w:r>
            </w:ins>
          </w:p>
          <w:p w:rsidR="00D8043C" w:rsidP="00962ADD" w:rsidRDefault="00D8043C" w14:paraId="18209275" w14:textId="77777777">
            <w:pPr>
              <w:spacing w:before="120"/>
              <w:jc w:val="left"/>
              <w:rPr>
                <w:ins w:author="Tran Khanh Toan" w:date="2022-08-03T16:45:00Z" w:id="14"/>
                <w:rStyle w:val="st"/>
              </w:rPr>
            </w:pPr>
            <w:ins w:author="Tran Khanh Toan" w:date="2022-08-03T15:42:00Z" w:id="15">
              <w:r>
                <w:rPr>
                  <w:rStyle w:val="st"/>
                </w:rPr>
                <w:t xml:space="preserve">- Thay đổi nội dung usecase </w:t>
              </w:r>
            </w:ins>
            <w:ins w:author="Tran Khanh Toan" w:date="2022-08-03T15:43:00Z" w:id="16">
              <w:r>
                <w:rPr>
                  <w:rStyle w:val="st"/>
                </w:rPr>
                <w:t>7.23.1, update database sử dụng cơ chế đồng bộ và thêm tham số Md5sum vào bản tin request.</w:t>
              </w:r>
            </w:ins>
          </w:p>
          <w:p w:rsidR="00E10CA6" w:rsidP="00962ADD" w:rsidRDefault="00E10CA6" w14:paraId="6A8C60E7" w14:textId="3C89FE05">
            <w:pPr>
              <w:spacing w:before="120"/>
              <w:jc w:val="left"/>
              <w:rPr>
                <w:ins w:author="Tran Khanh Toan" w:date="2022-08-04T09:33:00Z" w:id="17"/>
                <w:rStyle w:val="st"/>
              </w:rPr>
            </w:pPr>
            <w:ins w:author="Tran Khanh Toan" w:date="2022-08-03T16:45:00Z" w:id="18">
              <w:r>
                <w:rPr>
                  <w:rStyle w:val="st"/>
                </w:rPr>
                <w:t xml:space="preserve">- </w:t>
              </w:r>
            </w:ins>
            <w:ins w:author="Tran Khanh Toan" w:date="2022-08-03T16:56:00Z" w:id="19">
              <w:r>
                <w:rPr>
                  <w:rStyle w:val="st"/>
                </w:rPr>
                <w:t>Thay đổi nội dung usecase 7.2.1, sử dụng chuỗi Serial cho xác thực thay cho chuỗi MAC.</w:t>
              </w:r>
            </w:ins>
          </w:p>
          <w:p w:rsidR="009D457D" w:rsidP="00962ADD" w:rsidRDefault="009D457D" w14:paraId="14E2DB3D" w14:textId="41482959">
            <w:pPr>
              <w:spacing w:before="120"/>
              <w:jc w:val="left"/>
              <w:rPr>
                <w:ins w:author="Tran Khanh Toan" w:date="2022-08-04T09:33:00Z" w:id="20"/>
                <w:rStyle w:val="st"/>
              </w:rPr>
            </w:pPr>
            <w:ins w:author="Tran Khanh Toan" w:date="2022-08-04T09:33:00Z" w:id="21">
              <w:r>
                <w:rPr>
                  <w:rStyle w:val="st"/>
                </w:rPr>
                <w:t>- Thay đổi nội dung usecase 7.2</w:t>
              </w:r>
            </w:ins>
            <w:ins w:author="Tran Khanh Toan" w:date="2022-08-04T09:34:00Z" w:id="22">
              <w:r>
                <w:rPr>
                  <w:rStyle w:val="st"/>
                </w:rPr>
                <w:t>0</w:t>
              </w:r>
            </w:ins>
            <w:ins w:author="Tran Khanh Toan" w:date="2022-08-04T09:33:00Z" w:id="23">
              <w:r>
                <w:rPr>
                  <w:rStyle w:val="st"/>
                </w:rPr>
                <w:t>.1, thực hiện reboot được cho nhiều thiết bị trong mạng Mesh.</w:t>
              </w:r>
            </w:ins>
          </w:p>
          <w:p w:rsidR="009D457D" w:rsidDel="00DE0AD6" w:rsidP="009D457D" w:rsidRDefault="009D457D" w14:paraId="7374A0D2" w14:textId="045B8910">
            <w:pPr>
              <w:spacing w:before="120"/>
              <w:jc w:val="left"/>
              <w:rPr>
                <w:ins w:author="Tran Khanh Toan" w:date="2022-08-04T09:33:00Z" w:id="24"/>
                <w:del w:author="toantk" w:date="2022-08-04T18:02:00Z" w:id="25"/>
                <w:rStyle w:val="st"/>
              </w:rPr>
            </w:pPr>
            <w:ins w:author="Tran Khanh Toan" w:date="2022-08-04T09:33:00Z" w:id="26">
              <w:r>
                <w:rPr>
                  <w:rStyle w:val="st"/>
                </w:rPr>
                <w:t xml:space="preserve">- Thay đổi nội dung usecase 7.21.1, thực hiện </w:t>
              </w:r>
            </w:ins>
            <w:ins w:author="Tran Khanh Toan" w:date="2022-08-04T09:34:00Z" w:id="27">
              <w:r>
                <w:rPr>
                  <w:rStyle w:val="st"/>
                </w:rPr>
                <w:t>reset</w:t>
              </w:r>
            </w:ins>
            <w:ins w:author="Tran Khanh Toan" w:date="2022-08-04T09:33:00Z" w:id="28">
              <w:r>
                <w:rPr>
                  <w:rStyle w:val="st"/>
                </w:rPr>
                <w:t xml:space="preserve"> được cho nhiều thiết bị trong mạng Mesh.</w:t>
              </w:r>
            </w:ins>
          </w:p>
          <w:p w:rsidR="009D457D" w:rsidDel="00DE0AD6" w:rsidP="00962ADD" w:rsidRDefault="00182844" w14:paraId="5C1E5857" w14:textId="6E4E6585">
            <w:pPr>
              <w:spacing w:before="120"/>
              <w:jc w:val="left"/>
              <w:rPr>
                <w:ins w:author="Tran Khanh Toan" w:date="2022-08-04T11:00:00Z" w:id="29"/>
                <w:del w:author="toantk" w:date="2022-08-04T18:02:00Z" w:id="30"/>
                <w:rStyle w:val="st"/>
              </w:rPr>
            </w:pPr>
            <w:ins w:author="Tran Khanh Toan" w:date="2022-08-04T10:29:00Z" w:id="31">
              <w:del w:author="toantk" w:date="2022-08-04T18:02:00Z" w:id="32">
                <w:r w:rsidDel="00DE0AD6">
                  <w:rPr>
                    <w:rStyle w:val="st"/>
                  </w:rPr>
                  <w:delText>- Thay đổi nội dung usecase 7.19.1, xử lý speedtest sử dụng cơ chế đồng bộ.</w:delText>
                </w:r>
              </w:del>
            </w:ins>
          </w:p>
          <w:p w:rsidR="00772142" w:rsidDel="00DE0AD6" w:rsidP="00772142" w:rsidRDefault="00772142" w14:paraId="260A03CF" w14:textId="2D8CB12F">
            <w:pPr>
              <w:spacing w:before="120"/>
              <w:jc w:val="left"/>
              <w:rPr>
                <w:ins w:author="Tran Khanh Toan" w:date="2022-08-04T11:00:00Z" w:id="33"/>
                <w:del w:author="toantk" w:date="2022-08-04T18:02:00Z" w:id="34"/>
                <w:rStyle w:val="st"/>
              </w:rPr>
            </w:pPr>
            <w:ins w:author="Tran Khanh Toan" w:date="2022-08-04T11:00:00Z" w:id="35">
              <w:del w:author="toantk" w:date="2022-08-04T18:02:00Z" w:id="36">
                <w:r w:rsidDel="00DE0AD6">
                  <w:rPr>
                    <w:rStyle w:val="st"/>
                  </w:rPr>
                  <w:delText>- Thay đổi nội dung usecase 7.17.1, xử lý ping</w:delText>
                </w:r>
                <w:r w:rsidDel="00DE0AD6" w:rsidR="00A51396">
                  <w:rPr>
                    <w:rStyle w:val="st"/>
                  </w:rPr>
                  <w:delText xml:space="preserve"> sử dụng cơ chế đồng bộ</w:delText>
                </w:r>
              </w:del>
            </w:ins>
            <w:ins w:author="Tran Khanh Toan" w:date="2022-08-04T15:17:00Z" w:id="37">
              <w:del w:author="toantk" w:date="2022-08-04T18:02:00Z" w:id="38">
                <w:r w:rsidDel="00DE0AD6" w:rsidR="00A51396">
                  <w:rPr>
                    <w:rStyle w:val="st"/>
                  </w:rPr>
                  <w:delText xml:space="preserve"> và điều chỉnh các tham số.</w:delText>
                </w:r>
              </w:del>
            </w:ins>
          </w:p>
          <w:p w:rsidR="00EA6B8E" w:rsidDel="00DE0AD6" w:rsidP="00A51396" w:rsidRDefault="001E58ED" w14:paraId="4C96F592" w14:textId="4544AE3A">
            <w:pPr>
              <w:spacing w:before="120"/>
              <w:jc w:val="left"/>
              <w:rPr>
                <w:ins w:author="Tran Khanh Toan" w:date="2022-08-04T15:18:00Z" w:id="39"/>
                <w:del w:author="toantk" w:date="2022-08-04T18:02:00Z" w:id="40"/>
                <w:rStyle w:val="st"/>
              </w:rPr>
            </w:pPr>
            <w:ins w:author="Tran Khanh Toan" w:date="2022-08-04T14:12:00Z" w:id="41">
              <w:del w:author="toantk" w:date="2022-08-04T18:02:00Z" w:id="42">
                <w:r w:rsidDel="00DE0AD6">
                  <w:rPr>
                    <w:rStyle w:val="st"/>
                  </w:rPr>
                  <w:delText>- Thay đổi nội dung usecase 7.1</w:delText>
                </w:r>
              </w:del>
            </w:ins>
            <w:ins w:author="Tran Khanh Toan" w:date="2022-08-04T14:13:00Z" w:id="43">
              <w:del w:author="toantk" w:date="2022-08-04T18:02:00Z" w:id="44">
                <w:r w:rsidDel="00DE0AD6">
                  <w:rPr>
                    <w:rStyle w:val="st"/>
                  </w:rPr>
                  <w:delText>8</w:delText>
                </w:r>
              </w:del>
            </w:ins>
            <w:ins w:author="Tran Khanh Toan" w:date="2022-08-04T14:12:00Z" w:id="45">
              <w:del w:author="toantk" w:date="2022-08-04T18:02:00Z" w:id="46">
                <w:r w:rsidDel="00DE0AD6">
                  <w:rPr>
                    <w:rStyle w:val="st"/>
                  </w:rPr>
                  <w:delText xml:space="preserve">.1, xử lý </w:delText>
                </w:r>
              </w:del>
            </w:ins>
            <w:ins w:author="Tran Khanh Toan" w:date="2022-08-04T14:32:00Z" w:id="47">
              <w:del w:author="toantk" w:date="2022-08-04T18:02:00Z" w:id="48">
                <w:r w:rsidDel="00DE0AD6" w:rsidR="007E0D54">
                  <w:rPr>
                    <w:rStyle w:val="st"/>
                  </w:rPr>
                  <w:delText>trace</w:delText>
                </w:r>
              </w:del>
            </w:ins>
            <w:ins w:author="Tran Khanh Toan" w:date="2022-08-04T14:12:00Z" w:id="49">
              <w:del w:author="toantk" w:date="2022-08-04T18:02:00Z" w:id="50">
                <w:r w:rsidDel="00DE0AD6">
                  <w:rPr>
                    <w:rStyle w:val="st"/>
                  </w:rPr>
                  <w:delText xml:space="preserve"> sử dụng c</w:delText>
                </w:r>
                <w:r w:rsidDel="00DE0AD6" w:rsidR="00A51396">
                  <w:rPr>
                    <w:rStyle w:val="st"/>
                  </w:rPr>
                  <w:delText>ơ chế đồng bộ</w:delText>
                </w:r>
              </w:del>
            </w:ins>
            <w:ins w:author="Tran Khanh Toan" w:date="2022-08-04T15:18:00Z" w:id="51">
              <w:del w:author="toantk" w:date="2022-08-04T18:02:00Z" w:id="52">
                <w:r w:rsidDel="00DE0AD6" w:rsidR="00A51396">
                  <w:rPr>
                    <w:rStyle w:val="st"/>
                  </w:rPr>
                  <w:delText xml:space="preserve"> và điều chỉnh các tham số.</w:delText>
                </w:r>
              </w:del>
            </w:ins>
          </w:p>
          <w:p w:rsidRPr="005E511F" w:rsidR="00D8043C" w:rsidRDefault="00D8043C" w14:paraId="4B3A8AD5" w14:textId="69FF2B25">
            <w:pPr>
              <w:spacing w:before="120"/>
              <w:jc w:val="left"/>
              <w:rPr>
                <w:ins w:author="Tran Khanh Toan" w:date="2022-08-03T09:36:00Z" w:id="53"/>
                <w:rStyle w:val="st"/>
              </w:rPr>
            </w:pPr>
          </w:p>
        </w:tc>
      </w:tr>
      <w:tr w:rsidRPr="005E511F" w:rsidR="00DE0AD6" w:rsidTr="00830C96" w14:paraId="3904C7B2" w14:textId="77777777">
        <w:trPr>
          <w:ins w:author="toantk" w:date="2022-08-04T18:02:00Z" w:id="54"/>
        </w:trPr>
        <w:tc>
          <w:tcPr>
            <w:tcW w:w="1095" w:type="dxa"/>
          </w:tcPr>
          <w:p w:rsidR="00DE0AD6" w:rsidP="00962ADD" w:rsidRDefault="00DE0AD6" w14:paraId="4BFBC309" w14:textId="24A82C60">
            <w:pPr>
              <w:spacing w:before="120"/>
              <w:jc w:val="left"/>
              <w:rPr>
                <w:ins w:author="toantk" w:date="2022-08-04T18:02:00Z" w:id="55"/>
                <w:rStyle w:val="st"/>
              </w:rPr>
            </w:pPr>
            <w:ins w:author="toantk" w:date="2022-08-04T18:02:00Z" w:id="56">
              <w:r>
                <w:rPr>
                  <w:rStyle w:val="st"/>
                </w:rPr>
                <w:t>0.</w:t>
              </w:r>
            </w:ins>
            <w:r w:rsidR="0082578C">
              <w:rPr>
                <w:rStyle w:val="st"/>
              </w:rPr>
              <w:t>3</w:t>
            </w:r>
          </w:p>
        </w:tc>
        <w:tc>
          <w:tcPr>
            <w:tcW w:w="1538" w:type="dxa"/>
          </w:tcPr>
          <w:p w:rsidR="00DE0AD6" w:rsidP="00FE5900" w:rsidRDefault="00DE0AD6" w14:paraId="1476138D" w14:textId="05CE5235">
            <w:pPr>
              <w:spacing w:before="120"/>
              <w:jc w:val="left"/>
              <w:rPr>
                <w:ins w:author="toantk" w:date="2022-08-04T18:02:00Z" w:id="57"/>
                <w:rStyle w:val="st"/>
              </w:rPr>
            </w:pPr>
            <w:ins w:author="toantk" w:date="2022-08-04T18:02:00Z" w:id="58">
              <w:r>
                <w:rPr>
                  <w:rStyle w:val="st"/>
                </w:rPr>
                <w:t>04/08/2022</w:t>
              </w:r>
            </w:ins>
          </w:p>
        </w:tc>
        <w:tc>
          <w:tcPr>
            <w:tcW w:w="1487" w:type="dxa"/>
          </w:tcPr>
          <w:p w:rsidR="00DE0AD6" w:rsidP="006730EB" w:rsidRDefault="00DE0AD6" w14:paraId="10D8D58D" w14:textId="52FAE381">
            <w:pPr>
              <w:spacing w:before="120"/>
              <w:jc w:val="left"/>
              <w:rPr>
                <w:ins w:author="toantk" w:date="2022-08-04T18:02:00Z" w:id="59"/>
                <w:rStyle w:val="st"/>
              </w:rPr>
            </w:pPr>
            <w:ins w:author="toantk" w:date="2022-08-04T18:02:00Z" w:id="60">
              <w:r>
                <w:rPr>
                  <w:rStyle w:val="st"/>
                </w:rPr>
                <w:t>Trần Khánh Toàn</w:t>
              </w:r>
            </w:ins>
          </w:p>
        </w:tc>
        <w:tc>
          <w:tcPr>
            <w:tcW w:w="4997" w:type="dxa"/>
          </w:tcPr>
          <w:p w:rsidR="00DE0AD6" w:rsidP="00DE0AD6" w:rsidRDefault="00DE0AD6" w14:paraId="1C4DDA6C" w14:textId="77777777">
            <w:pPr>
              <w:spacing w:before="120"/>
              <w:jc w:val="left"/>
              <w:rPr>
                <w:ins w:author="toantk" w:date="2022-08-04T18:02:00Z" w:id="61"/>
                <w:rStyle w:val="st"/>
              </w:rPr>
            </w:pPr>
            <w:ins w:author="toantk" w:date="2022-08-04T18:02:00Z" w:id="62">
              <w:r>
                <w:rPr>
                  <w:rStyle w:val="st"/>
                </w:rPr>
                <w:t>- Thay đổi nội dung usecase 7.19.1, xử lý speedtest sử dụng cơ chế đồng bộ.</w:t>
              </w:r>
            </w:ins>
          </w:p>
          <w:p w:rsidR="00DE0AD6" w:rsidP="00DE0AD6" w:rsidRDefault="00DE0AD6" w14:paraId="71C10F8A" w14:textId="77777777">
            <w:pPr>
              <w:spacing w:before="120"/>
              <w:jc w:val="left"/>
              <w:rPr>
                <w:ins w:author="toantk" w:date="2022-08-04T18:02:00Z" w:id="63"/>
                <w:rStyle w:val="st"/>
              </w:rPr>
            </w:pPr>
            <w:ins w:author="toantk" w:date="2022-08-04T18:02:00Z" w:id="64">
              <w:r>
                <w:rPr>
                  <w:rStyle w:val="st"/>
                </w:rPr>
                <w:t>- Thay đổi nội dung usecase 7.17.1, xử lý ping sử dụng cơ chế đồng bộ và điều chỉnh các tham số.</w:t>
              </w:r>
            </w:ins>
          </w:p>
          <w:p w:rsidR="00DE0AD6" w:rsidP="00DE0AD6" w:rsidRDefault="00DE0AD6" w14:paraId="167E04B7" w14:textId="77777777">
            <w:pPr>
              <w:spacing w:before="120"/>
              <w:jc w:val="left"/>
              <w:rPr>
                <w:ins w:author="toantk" w:date="2022-08-04T18:02:00Z" w:id="65"/>
                <w:rStyle w:val="st"/>
              </w:rPr>
            </w:pPr>
            <w:ins w:author="toantk" w:date="2022-08-04T18:02:00Z" w:id="66">
              <w:r>
                <w:rPr>
                  <w:rStyle w:val="st"/>
                </w:rPr>
                <w:lastRenderedPageBreak/>
                <w:t>- Thay đổi nội dung usecase 7.18.1, xử lý trace sử dụng cơ chế đồng bộ và điều chỉnh các tham số.</w:t>
              </w:r>
            </w:ins>
          </w:p>
          <w:p w:rsidR="00DE0AD6" w:rsidP="00DE0AD6" w:rsidRDefault="00DE0AD6" w14:paraId="7B87A363" w14:textId="77777777">
            <w:pPr>
              <w:spacing w:before="120"/>
              <w:jc w:val="left"/>
              <w:rPr>
                <w:ins w:author="toantk" w:date="2022-08-04T18:02:00Z" w:id="67"/>
                <w:rStyle w:val="st"/>
              </w:rPr>
            </w:pPr>
            <w:ins w:author="toantk" w:date="2022-08-04T18:02:00Z" w:id="68">
              <w:r>
                <w:rPr>
                  <w:rStyle w:val="st"/>
                </w:rPr>
                <w:t>- Bổ sung Error Code 16,17 trong phụ lục 8.1.</w:t>
              </w:r>
            </w:ins>
          </w:p>
          <w:p w:rsidR="00DE0AD6" w:rsidP="00DE0AD6" w:rsidRDefault="00DE0AD6" w14:paraId="1D941509" w14:textId="77777777">
            <w:pPr>
              <w:spacing w:before="120"/>
              <w:jc w:val="left"/>
              <w:rPr>
                <w:ins w:author="toantk" w:date="2022-08-04T18:02:00Z" w:id="69"/>
                <w:rStyle w:val="st"/>
              </w:rPr>
            </w:pPr>
            <w:ins w:author="toantk" w:date="2022-08-04T18:02:00Z" w:id="70">
              <w:r>
                <w:rPr>
                  <w:rStyle w:val="st"/>
                </w:rPr>
                <w:t>- Thay đổi nội dung usecase 7.22.1, thực hiện nâng cấp Firmware cho nhiều thiết bị trong mạng Mesh và điều chỉnh các tham số.</w:t>
              </w:r>
            </w:ins>
          </w:p>
          <w:p w:rsidR="00DE0AD6" w:rsidP="00DE0AD6" w:rsidRDefault="00DE0AD6" w14:paraId="69854714" w14:textId="54F7CEB6">
            <w:pPr>
              <w:spacing w:before="120"/>
              <w:jc w:val="left"/>
              <w:rPr>
                <w:ins w:author="toantk" w:date="2022-08-04T18:02:00Z" w:id="71"/>
                <w:rStyle w:val="st"/>
              </w:rPr>
            </w:pPr>
            <w:ins w:author="toantk" w:date="2022-08-04T18:02:00Z" w:id="72">
              <w:r>
                <w:rPr>
                  <w:rStyle w:val="st"/>
                </w:rPr>
                <w:t>- Bổ sung thông tin dbVersion, các trường tham số trong mảng deviceList của usecase 7.1.1.</w:t>
              </w:r>
            </w:ins>
          </w:p>
        </w:tc>
      </w:tr>
      <w:tr w:rsidRPr="005E511F" w:rsidR="00F83E78" w:rsidTr="00830C96" w14:paraId="5B421E04" w14:textId="77777777">
        <w:tc>
          <w:tcPr>
            <w:tcW w:w="1095" w:type="dxa"/>
          </w:tcPr>
          <w:p w:rsidR="00F83E78" w:rsidP="00962ADD" w:rsidRDefault="00F83E78" w14:paraId="38DC3930" w14:textId="19B5BFC6">
            <w:pPr>
              <w:spacing w:before="120"/>
              <w:jc w:val="left"/>
              <w:rPr>
                <w:rStyle w:val="st"/>
              </w:rPr>
            </w:pPr>
            <w:r>
              <w:rPr>
                <w:rStyle w:val="st"/>
              </w:rPr>
              <w:lastRenderedPageBreak/>
              <w:t>0.</w:t>
            </w:r>
            <w:r w:rsidR="0082578C">
              <w:rPr>
                <w:rStyle w:val="st"/>
              </w:rPr>
              <w:t>4</w:t>
            </w:r>
          </w:p>
        </w:tc>
        <w:tc>
          <w:tcPr>
            <w:tcW w:w="1538" w:type="dxa"/>
          </w:tcPr>
          <w:p w:rsidR="00F83E78" w:rsidP="00FE5900" w:rsidRDefault="00F83E78" w14:paraId="738AB7E2" w14:textId="4E970C38">
            <w:pPr>
              <w:spacing w:before="120"/>
              <w:jc w:val="left"/>
              <w:rPr>
                <w:rStyle w:val="st"/>
              </w:rPr>
            </w:pPr>
            <w:r>
              <w:rPr>
                <w:rStyle w:val="st"/>
              </w:rPr>
              <w:t>08/08/2022</w:t>
            </w:r>
          </w:p>
        </w:tc>
        <w:tc>
          <w:tcPr>
            <w:tcW w:w="1487" w:type="dxa"/>
          </w:tcPr>
          <w:p w:rsidR="00F83E78" w:rsidP="006730EB" w:rsidRDefault="00F83E78" w14:paraId="2BBD43F3" w14:textId="77777777">
            <w:pPr>
              <w:spacing w:before="120"/>
              <w:jc w:val="left"/>
              <w:rPr>
                <w:rStyle w:val="st"/>
              </w:rPr>
            </w:pPr>
          </w:p>
        </w:tc>
        <w:tc>
          <w:tcPr>
            <w:tcW w:w="4997" w:type="dxa"/>
          </w:tcPr>
          <w:p w:rsidR="00F83E78" w:rsidP="00DE0AD6" w:rsidRDefault="00F83E78" w14:paraId="16E49C05" w14:textId="5FD7EB5E">
            <w:pPr>
              <w:spacing w:before="120"/>
              <w:jc w:val="left"/>
              <w:rPr>
                <w:rStyle w:val="st"/>
              </w:rPr>
            </w:pPr>
            <w:r>
              <w:rPr>
                <w:rStyle w:val="st"/>
              </w:rPr>
              <w:t>- Bổ sung thêm tham số enable vào usecase 7.8.1 và 7.8.2</w:t>
            </w:r>
          </w:p>
        </w:tc>
      </w:tr>
      <w:tr w:rsidRPr="005E511F" w:rsidR="00B031B9" w:rsidTr="00830C96" w14:paraId="7F122DD6" w14:textId="77777777">
        <w:tc>
          <w:tcPr>
            <w:tcW w:w="1095" w:type="dxa"/>
          </w:tcPr>
          <w:p w:rsidR="00B031B9" w:rsidP="00962ADD" w:rsidRDefault="0082578C" w14:paraId="5B98354F" w14:textId="532C1BA7">
            <w:pPr>
              <w:spacing w:before="120"/>
              <w:jc w:val="left"/>
              <w:rPr>
                <w:rStyle w:val="st"/>
              </w:rPr>
            </w:pPr>
            <w:r>
              <w:rPr>
                <w:rStyle w:val="st"/>
              </w:rPr>
              <w:t>1.0</w:t>
            </w:r>
          </w:p>
        </w:tc>
        <w:tc>
          <w:tcPr>
            <w:tcW w:w="1538" w:type="dxa"/>
          </w:tcPr>
          <w:p w:rsidR="00B031B9" w:rsidP="00FE5900" w:rsidRDefault="00B031B9" w14:paraId="79420730" w14:textId="2E42A28B">
            <w:pPr>
              <w:spacing w:before="120"/>
              <w:jc w:val="left"/>
              <w:rPr>
                <w:rStyle w:val="st"/>
              </w:rPr>
            </w:pPr>
            <w:r>
              <w:rPr>
                <w:rStyle w:val="st"/>
              </w:rPr>
              <w:t>10/08/2022</w:t>
            </w:r>
          </w:p>
        </w:tc>
        <w:tc>
          <w:tcPr>
            <w:tcW w:w="1487" w:type="dxa"/>
          </w:tcPr>
          <w:p w:rsidR="00B031B9" w:rsidP="006730EB" w:rsidRDefault="00B031B9" w14:paraId="751AC76D" w14:textId="77777777">
            <w:pPr>
              <w:spacing w:before="120"/>
              <w:jc w:val="left"/>
              <w:rPr>
                <w:rStyle w:val="st"/>
              </w:rPr>
            </w:pPr>
          </w:p>
        </w:tc>
        <w:tc>
          <w:tcPr>
            <w:tcW w:w="4997" w:type="dxa"/>
          </w:tcPr>
          <w:p w:rsidR="00B031B9" w:rsidP="00DE0AD6" w:rsidRDefault="00B031B9" w14:paraId="672DAD7C" w14:textId="77777777">
            <w:pPr>
              <w:spacing w:before="120"/>
              <w:jc w:val="left"/>
              <w:rPr>
                <w:rStyle w:val="st"/>
              </w:rPr>
            </w:pPr>
            <w:r>
              <w:rPr>
                <w:rStyle w:val="st"/>
              </w:rPr>
              <w:t>- Điều chỉnh lại giá trị cho tham số deviceType trong usecase 7.1.1</w:t>
            </w:r>
          </w:p>
          <w:p w:rsidR="00B031B9" w:rsidP="00DE0AD6" w:rsidRDefault="00B031B9" w14:paraId="1F619EB4" w14:textId="6B140769">
            <w:pPr>
              <w:spacing w:before="120"/>
              <w:jc w:val="left"/>
              <w:rPr>
                <w:rStyle w:val="st"/>
              </w:rPr>
            </w:pPr>
            <w:r>
              <w:rPr>
                <w:rStyle w:val="st"/>
              </w:rPr>
              <w:t>- Bổ sung thêm hostAddress cho usecase 7.17.1</w:t>
            </w:r>
          </w:p>
        </w:tc>
      </w:tr>
    </w:tbl>
    <w:p w:rsidR="000A06E7" w:rsidP="000A06E7" w:rsidRDefault="000A06E7" w14:paraId="15BA8EC5" w14:textId="77777777">
      <w:pPr>
        <w:rPr>
          <w:szCs w:val="26"/>
        </w:rPr>
      </w:pPr>
    </w:p>
    <w:p w:rsidRPr="00C347A7" w:rsidR="000A06E7" w:rsidP="00C347A7" w:rsidRDefault="000A06E7" w14:paraId="3103E047" w14:textId="77777777">
      <w:pPr>
        <w:rPr>
          <w:b/>
        </w:rPr>
      </w:pPr>
      <w:r w:rsidRPr="00C347A7">
        <w:rPr>
          <w:b/>
        </w:rPr>
        <w:t>PHÂN PHÁT/ DISTRIBUTION:</w:t>
      </w:r>
    </w:p>
    <w:p w:rsidR="000A06E7" w:rsidP="000A06E7" w:rsidRDefault="000A06E7" w14:paraId="7CBFCCEB" w14:textId="77777777">
      <w:pPr>
        <w:tabs>
          <w:tab w:val="left" w:pos="1418"/>
          <w:tab w:val="left" w:pos="4395"/>
          <w:tab w:val="left" w:pos="7655"/>
        </w:tabs>
        <w:rPr>
          <w:b/>
          <w:szCs w:val="26"/>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66"/>
        <w:gridCol w:w="5473"/>
        <w:gridCol w:w="1385"/>
        <w:gridCol w:w="1401"/>
      </w:tblGrid>
      <w:tr w:rsidRPr="00920B07" w:rsidR="000A06E7" w:rsidTr="008612E2" w14:paraId="7A13240B" w14:textId="77777777">
        <w:tc>
          <w:tcPr>
            <w:tcW w:w="993" w:type="dxa"/>
            <w:shd w:val="clear" w:color="auto" w:fill="auto"/>
          </w:tcPr>
          <w:p w:rsidRPr="00920B07" w:rsidR="000A06E7" w:rsidP="003A7C1E" w:rsidRDefault="000A06E7" w14:paraId="65255E5C" w14:textId="77777777">
            <w:pPr>
              <w:tabs>
                <w:tab w:val="left" w:pos="1418"/>
                <w:tab w:val="left" w:pos="4395"/>
                <w:tab w:val="left" w:pos="7655"/>
              </w:tabs>
              <w:jc w:val="center"/>
              <w:rPr>
                <w:szCs w:val="26"/>
              </w:rPr>
            </w:pPr>
            <w:r w:rsidRPr="00920B07">
              <w:rPr>
                <w:szCs w:val="26"/>
              </w:rPr>
              <w:t>Số TT</w:t>
            </w:r>
          </w:p>
        </w:tc>
        <w:tc>
          <w:tcPr>
            <w:tcW w:w="5772" w:type="dxa"/>
            <w:shd w:val="clear" w:color="auto" w:fill="auto"/>
          </w:tcPr>
          <w:p w:rsidRPr="00920B07" w:rsidR="000A06E7" w:rsidP="003A7C1E" w:rsidRDefault="000A06E7" w14:paraId="65A1ED86" w14:textId="77777777">
            <w:pPr>
              <w:tabs>
                <w:tab w:val="left" w:pos="1418"/>
                <w:tab w:val="left" w:pos="4395"/>
                <w:tab w:val="left" w:pos="7655"/>
              </w:tabs>
              <w:jc w:val="center"/>
              <w:rPr>
                <w:szCs w:val="26"/>
              </w:rPr>
            </w:pPr>
            <w:r w:rsidRPr="00920B07">
              <w:rPr>
                <w:szCs w:val="26"/>
              </w:rPr>
              <w:t>Đơn vị, bộ phận nhận tài liệu</w:t>
            </w:r>
          </w:p>
        </w:tc>
        <w:tc>
          <w:tcPr>
            <w:tcW w:w="1420" w:type="dxa"/>
            <w:shd w:val="clear" w:color="auto" w:fill="auto"/>
          </w:tcPr>
          <w:p w:rsidRPr="00920B07" w:rsidR="000A06E7" w:rsidP="003A7C1E" w:rsidRDefault="000A06E7" w14:paraId="1022226C" w14:textId="77777777">
            <w:pPr>
              <w:tabs>
                <w:tab w:val="left" w:pos="1418"/>
                <w:tab w:val="left" w:pos="4395"/>
                <w:tab w:val="left" w:pos="7655"/>
              </w:tabs>
              <w:jc w:val="center"/>
              <w:rPr>
                <w:szCs w:val="26"/>
              </w:rPr>
            </w:pPr>
            <w:r w:rsidRPr="00920B07">
              <w:rPr>
                <w:szCs w:val="26"/>
              </w:rPr>
              <w:t>Số lượng</w:t>
            </w:r>
          </w:p>
        </w:tc>
        <w:tc>
          <w:tcPr>
            <w:tcW w:w="1443" w:type="dxa"/>
            <w:shd w:val="clear" w:color="auto" w:fill="auto"/>
          </w:tcPr>
          <w:p w:rsidRPr="00920B07" w:rsidR="000A06E7" w:rsidP="003A7C1E" w:rsidRDefault="000A06E7" w14:paraId="088F3C90" w14:textId="77777777">
            <w:pPr>
              <w:tabs>
                <w:tab w:val="left" w:pos="1418"/>
                <w:tab w:val="left" w:pos="4395"/>
                <w:tab w:val="left" w:pos="7655"/>
              </w:tabs>
              <w:jc w:val="center"/>
              <w:rPr>
                <w:szCs w:val="26"/>
              </w:rPr>
            </w:pPr>
            <w:r w:rsidRPr="00920B07">
              <w:rPr>
                <w:szCs w:val="26"/>
              </w:rPr>
              <w:t>Định dạng</w:t>
            </w:r>
          </w:p>
        </w:tc>
      </w:tr>
      <w:tr w:rsidRPr="00920B07" w:rsidR="000A06E7" w:rsidTr="008612E2" w14:paraId="02DA65A9" w14:textId="77777777">
        <w:tc>
          <w:tcPr>
            <w:tcW w:w="993" w:type="dxa"/>
            <w:shd w:val="clear" w:color="auto" w:fill="auto"/>
          </w:tcPr>
          <w:p w:rsidRPr="00920B07" w:rsidR="000A06E7" w:rsidP="003A7C1E" w:rsidRDefault="000A06E7" w14:paraId="4B5AC1FE" w14:textId="77777777">
            <w:pPr>
              <w:tabs>
                <w:tab w:val="left" w:pos="1418"/>
                <w:tab w:val="left" w:pos="4395"/>
                <w:tab w:val="left" w:pos="7655"/>
              </w:tabs>
              <w:jc w:val="center"/>
              <w:rPr>
                <w:szCs w:val="26"/>
              </w:rPr>
            </w:pPr>
            <w:r w:rsidRPr="00920B07">
              <w:rPr>
                <w:szCs w:val="26"/>
              </w:rPr>
              <w:t>1</w:t>
            </w:r>
          </w:p>
        </w:tc>
        <w:tc>
          <w:tcPr>
            <w:tcW w:w="5772" w:type="dxa"/>
            <w:shd w:val="clear" w:color="auto" w:fill="auto"/>
          </w:tcPr>
          <w:p w:rsidRPr="00920B07" w:rsidR="000A06E7" w:rsidP="000A06E7" w:rsidRDefault="00B748DF" w14:paraId="73D0FAD2" w14:textId="77777777">
            <w:pPr>
              <w:tabs>
                <w:tab w:val="left" w:pos="993"/>
              </w:tabs>
              <w:rPr>
                <w:szCs w:val="26"/>
              </w:rPr>
            </w:pPr>
            <w:r>
              <w:rPr>
                <w:szCs w:val="26"/>
              </w:rPr>
              <w:t>HEC</w:t>
            </w:r>
          </w:p>
        </w:tc>
        <w:tc>
          <w:tcPr>
            <w:tcW w:w="1420" w:type="dxa"/>
            <w:shd w:val="clear" w:color="auto" w:fill="auto"/>
          </w:tcPr>
          <w:p w:rsidRPr="00920B07" w:rsidR="000A06E7" w:rsidP="003A7C1E" w:rsidRDefault="009A7981" w14:paraId="33334A6B" w14:textId="77777777">
            <w:pPr>
              <w:tabs>
                <w:tab w:val="left" w:pos="1418"/>
                <w:tab w:val="left" w:pos="4395"/>
                <w:tab w:val="left" w:pos="7655"/>
              </w:tabs>
              <w:jc w:val="center"/>
              <w:rPr>
                <w:szCs w:val="26"/>
              </w:rPr>
            </w:pPr>
            <w:r>
              <w:rPr>
                <w:szCs w:val="26"/>
              </w:rPr>
              <w:t>1</w:t>
            </w:r>
          </w:p>
        </w:tc>
        <w:tc>
          <w:tcPr>
            <w:tcW w:w="1443" w:type="dxa"/>
            <w:shd w:val="clear" w:color="auto" w:fill="auto"/>
          </w:tcPr>
          <w:p w:rsidRPr="00920B07" w:rsidR="000A06E7" w:rsidP="003A7C1E" w:rsidRDefault="000A06E7" w14:paraId="51BAB5B9" w14:textId="77777777">
            <w:pPr>
              <w:tabs>
                <w:tab w:val="left" w:pos="1418"/>
                <w:tab w:val="left" w:pos="4395"/>
                <w:tab w:val="left" w:pos="7655"/>
              </w:tabs>
              <w:jc w:val="center"/>
              <w:rPr>
                <w:szCs w:val="26"/>
              </w:rPr>
            </w:pPr>
            <w:r>
              <w:rPr>
                <w:szCs w:val="26"/>
              </w:rPr>
              <w:t>H</w:t>
            </w:r>
          </w:p>
        </w:tc>
      </w:tr>
      <w:tr w:rsidRPr="00920B07" w:rsidR="009A7981" w:rsidTr="008612E2" w14:paraId="37B2BB4E" w14:textId="77777777">
        <w:tc>
          <w:tcPr>
            <w:tcW w:w="993" w:type="dxa"/>
            <w:shd w:val="clear" w:color="auto" w:fill="auto"/>
          </w:tcPr>
          <w:p w:rsidRPr="00920B07" w:rsidR="009A7981" w:rsidP="003A7C1E" w:rsidRDefault="009A7981" w14:paraId="0F7AA3A5" w14:textId="77777777">
            <w:pPr>
              <w:tabs>
                <w:tab w:val="left" w:pos="1418"/>
                <w:tab w:val="left" w:pos="4395"/>
                <w:tab w:val="left" w:pos="7655"/>
              </w:tabs>
              <w:jc w:val="center"/>
              <w:rPr>
                <w:szCs w:val="26"/>
              </w:rPr>
            </w:pPr>
            <w:r>
              <w:rPr>
                <w:szCs w:val="26"/>
              </w:rPr>
              <w:t>2</w:t>
            </w:r>
          </w:p>
        </w:tc>
        <w:tc>
          <w:tcPr>
            <w:tcW w:w="5772" w:type="dxa"/>
            <w:shd w:val="clear" w:color="auto" w:fill="auto"/>
          </w:tcPr>
          <w:p w:rsidR="009A7981" w:rsidP="000A06E7" w:rsidRDefault="00B748DF" w14:paraId="6EE49A9A" w14:textId="77777777">
            <w:pPr>
              <w:tabs>
                <w:tab w:val="left" w:pos="993"/>
              </w:tabs>
              <w:rPr>
                <w:szCs w:val="26"/>
              </w:rPr>
            </w:pPr>
            <w:r>
              <w:rPr>
                <w:szCs w:val="26"/>
              </w:rPr>
              <w:t>STC</w:t>
            </w:r>
          </w:p>
        </w:tc>
        <w:tc>
          <w:tcPr>
            <w:tcW w:w="1420" w:type="dxa"/>
            <w:shd w:val="clear" w:color="auto" w:fill="auto"/>
          </w:tcPr>
          <w:p w:rsidR="009A7981" w:rsidP="003A7C1E" w:rsidRDefault="009A7981" w14:paraId="530BF67D" w14:textId="77777777">
            <w:pPr>
              <w:tabs>
                <w:tab w:val="left" w:pos="1418"/>
                <w:tab w:val="left" w:pos="4395"/>
                <w:tab w:val="left" w:pos="7655"/>
              </w:tabs>
              <w:jc w:val="center"/>
              <w:rPr>
                <w:szCs w:val="26"/>
              </w:rPr>
            </w:pPr>
            <w:r>
              <w:rPr>
                <w:szCs w:val="26"/>
              </w:rPr>
              <w:t>1</w:t>
            </w:r>
          </w:p>
        </w:tc>
        <w:tc>
          <w:tcPr>
            <w:tcW w:w="1443" w:type="dxa"/>
            <w:shd w:val="clear" w:color="auto" w:fill="auto"/>
          </w:tcPr>
          <w:p w:rsidR="009A7981" w:rsidP="003A7C1E" w:rsidRDefault="009A7981" w14:paraId="0CFBECA9" w14:textId="77777777">
            <w:pPr>
              <w:tabs>
                <w:tab w:val="left" w:pos="1418"/>
                <w:tab w:val="left" w:pos="4395"/>
                <w:tab w:val="left" w:pos="7655"/>
              </w:tabs>
              <w:jc w:val="center"/>
              <w:rPr>
                <w:szCs w:val="26"/>
              </w:rPr>
            </w:pPr>
            <w:r>
              <w:rPr>
                <w:szCs w:val="26"/>
              </w:rPr>
              <w:t>H</w:t>
            </w:r>
          </w:p>
        </w:tc>
      </w:tr>
    </w:tbl>
    <w:p w:rsidRPr="00AC254E" w:rsidR="000A06E7" w:rsidP="000A06E7" w:rsidRDefault="000A06E7" w14:paraId="5EC863BE" w14:textId="77777777">
      <w:pPr>
        <w:tabs>
          <w:tab w:val="left" w:pos="1418"/>
          <w:tab w:val="left" w:pos="4395"/>
          <w:tab w:val="left" w:pos="7655"/>
        </w:tabs>
        <w:rPr>
          <w:b/>
          <w:szCs w:val="26"/>
        </w:rPr>
      </w:pPr>
    </w:p>
    <w:p w:rsidR="000A06E7" w:rsidP="000A06E7" w:rsidRDefault="000A06E7" w14:paraId="48A76A02" w14:textId="77777777">
      <w:pPr>
        <w:rPr>
          <w:szCs w:val="26"/>
        </w:rPr>
      </w:pPr>
      <w:r>
        <w:rPr>
          <w:szCs w:val="26"/>
        </w:rPr>
        <w:t>A: Bản giấy</w:t>
      </w:r>
    </w:p>
    <w:p w:rsidR="00FB0DD5" w:rsidP="000A06E7" w:rsidRDefault="000A06E7" w14:paraId="599A9D7A" w14:textId="77777777">
      <w:pPr>
        <w:rPr>
          <w:szCs w:val="26"/>
        </w:rPr>
      </w:pPr>
      <w:r>
        <w:rPr>
          <w:szCs w:val="26"/>
        </w:rPr>
        <w:t>H: Bản mềm</w:t>
      </w:r>
      <w:r w:rsidR="00937F5E">
        <w:rPr>
          <w:szCs w:val="26"/>
        </w:rPr>
        <w:t xml:space="preserve">          </w:t>
      </w:r>
    </w:p>
    <w:p w:rsidR="005914C3" w:rsidP="000E1C79" w:rsidRDefault="00FB0DD5" w14:paraId="1B98277E" w14:textId="77777777">
      <w:pPr>
        <w:overflowPunct/>
        <w:autoSpaceDE/>
        <w:autoSpaceDN/>
        <w:adjustRightInd/>
        <w:spacing w:after="200" w:line="276" w:lineRule="auto"/>
        <w:textAlignment w:val="auto"/>
      </w:pPr>
      <w:r>
        <w:rPr>
          <w:szCs w:val="26"/>
        </w:rPr>
        <w:t xml:space="preserve">       </w:t>
      </w:r>
      <w:r w:rsidR="00937F5E">
        <w:rPr>
          <w:szCs w:val="26"/>
        </w:rPr>
        <w:t xml:space="preserve"> </w:t>
      </w:r>
      <w:r w:rsidR="00DC6DCB">
        <w:rPr>
          <w:szCs w:val="26"/>
        </w:rPr>
        <w:br w:type="page"/>
      </w:r>
      <w:r w:rsidRPr="00124E6F" w:rsidR="00124E6F">
        <w:lastRenderedPageBreak/>
        <w:t>&lt;</w:t>
      </w:r>
      <w:hyperlink w:history="1" r:id="rId8">
        <w:r w:rsidRPr="00124E6F" w:rsidR="00124E6F">
          <w:t>This Page Intentionally Left Blank</w:t>
        </w:r>
      </w:hyperlink>
      <w:r w:rsidR="005914C3">
        <w:t>&gt;</w:t>
      </w:r>
    </w:p>
    <w:p w:rsidR="00124E6F" w:rsidP="000E1C79" w:rsidRDefault="005914C3" w14:paraId="372FBBE7" w14:textId="77777777">
      <w:pPr>
        <w:overflowPunct/>
        <w:autoSpaceDE/>
        <w:autoSpaceDN/>
        <w:adjustRightInd/>
        <w:spacing w:after="200" w:line="276" w:lineRule="auto"/>
        <w:textAlignment w:val="auto"/>
      </w:pPr>
      <w:r>
        <w:t>&lt;</w:t>
      </w:r>
      <w:r w:rsidR="002C4171">
        <w:t>Trang này dùng để điều chỉnh sao cho mục lục bắt đầu từ trang lẻ. Xóa nếu trang này là lẻ.</w:t>
      </w:r>
      <w:r w:rsidR="006F6877">
        <w:t>&gt;</w:t>
      </w:r>
    </w:p>
    <w:p w:rsidRPr="00124E6F" w:rsidR="00124E6F" w:rsidP="007439F6" w:rsidRDefault="00124E6F" w14:paraId="3D48706C" w14:textId="77777777">
      <w:pPr>
        <w:pStyle w:val="ListParagraph"/>
        <w:numPr>
          <w:ilvl w:val="0"/>
          <w:numId w:val="1"/>
        </w:numPr>
        <w:overflowPunct/>
        <w:autoSpaceDE/>
        <w:autoSpaceDN/>
        <w:adjustRightInd/>
        <w:spacing w:after="200" w:line="276" w:lineRule="auto"/>
        <w:textAlignment w:val="auto"/>
        <w:rPr>
          <w:rFonts w:ascii="Segoe UI" w:hAnsi="Segoe UI" w:eastAsia="Calibri" w:cs="Segoe UI"/>
          <w:color w:val="0070C0"/>
          <w:sz w:val="20"/>
        </w:rPr>
      </w:pPr>
      <w:r w:rsidRPr="00124E6F">
        <w:rPr>
          <w:rFonts w:ascii="Segoe UI" w:hAnsi="Segoe UI" w:eastAsia="Calibri" w:cs="Segoe UI"/>
          <w:color w:val="0070C0"/>
          <w:sz w:val="20"/>
        </w:rPr>
        <w:br w:type="page"/>
      </w:r>
    </w:p>
    <w:sdt>
      <w:sdtPr>
        <w:id w:val="-2102708039"/>
        <w:docPartObj>
          <w:docPartGallery w:val="Table of Contents"/>
          <w:docPartUnique/>
        </w:docPartObj>
      </w:sdtPr>
      <w:sdtEndPr>
        <w:rPr>
          <w:b/>
          <w:bCs/>
          <w:noProof/>
        </w:rPr>
      </w:sdtEndPr>
      <w:sdtContent>
        <w:p w:rsidRPr="00E825BA" w:rsidR="00C444DB" w:rsidP="00C444DB" w:rsidRDefault="00C444DB" w14:paraId="1F0DC178" w14:textId="77777777">
          <w:pPr>
            <w:overflowPunct/>
            <w:autoSpaceDE/>
            <w:autoSpaceDN/>
            <w:adjustRightInd/>
            <w:jc w:val="left"/>
            <w:textAlignment w:val="auto"/>
            <w:rPr>
              <w:rStyle w:val="st"/>
              <w:rFonts w:cs="Times New Roman"/>
              <w:b/>
              <w:szCs w:val="26"/>
            </w:rPr>
          </w:pPr>
          <w:r w:rsidRPr="00E825BA">
            <w:rPr>
              <w:rStyle w:val="st"/>
              <w:rFonts w:cs="Times New Roman"/>
              <w:b/>
              <w:szCs w:val="26"/>
            </w:rPr>
            <w:t>MỤC LỤC</w:t>
          </w:r>
          <w:r>
            <w:rPr>
              <w:rStyle w:val="st"/>
              <w:rFonts w:cs="Times New Roman"/>
              <w:b/>
              <w:szCs w:val="26"/>
            </w:rPr>
            <w:t xml:space="preserve"> </w:t>
          </w:r>
          <w:r w:rsidRPr="00E825BA">
            <w:rPr>
              <w:rStyle w:val="st"/>
              <w:rFonts w:cs="Times New Roman"/>
              <w:b/>
              <w:szCs w:val="26"/>
            </w:rPr>
            <w:t>/ TABLE OF CONTENT</w:t>
          </w:r>
        </w:p>
        <w:p w:rsidR="00533729" w:rsidRDefault="00C444DB" w14:paraId="65BAE767" w14:textId="56B17E41">
          <w:pPr>
            <w:pStyle w:val="TOC1"/>
            <w:tabs>
              <w:tab w:val="left" w:pos="520"/>
              <w:tab w:val="right" w:leader="dot" w:pos="9225"/>
            </w:tabs>
            <w:rPr>
              <w:rFonts w:asciiTheme="minorHAnsi" w:hAnsiTheme="minorHAnsi" w:eastAsiaTheme="minorEastAsia" w:cstheme="minorBidi"/>
              <w:noProof/>
              <w:sz w:val="22"/>
              <w:szCs w:val="22"/>
            </w:rPr>
          </w:pPr>
          <w:r>
            <w:fldChar w:fldCharType="begin"/>
          </w:r>
          <w:r>
            <w:instrText xml:space="preserve"> TOC \o "1-3" \h \z \u </w:instrText>
          </w:r>
          <w:r>
            <w:fldChar w:fldCharType="separate"/>
          </w:r>
          <w:hyperlink w:history="1" w:anchor="_Toc111217566">
            <w:r w:rsidRPr="0017479B" w:rsidR="00533729">
              <w:rPr>
                <w:rStyle w:val="Hyperlink"/>
                <w:noProof/>
              </w:rPr>
              <w:t>1.</w:t>
            </w:r>
            <w:r w:rsidR="00533729">
              <w:rPr>
                <w:rFonts w:asciiTheme="minorHAnsi" w:hAnsiTheme="minorHAnsi" w:eastAsiaTheme="minorEastAsia" w:cstheme="minorBidi"/>
                <w:noProof/>
                <w:sz w:val="22"/>
                <w:szCs w:val="22"/>
              </w:rPr>
              <w:tab/>
            </w:r>
            <w:r w:rsidRPr="0017479B" w:rsidR="00533729">
              <w:rPr>
                <w:rStyle w:val="Hyperlink"/>
                <w:noProof/>
              </w:rPr>
              <w:t>Mục đích</w:t>
            </w:r>
            <w:r w:rsidR="00533729">
              <w:rPr>
                <w:noProof/>
                <w:webHidden/>
              </w:rPr>
              <w:tab/>
            </w:r>
            <w:r w:rsidR="00533729">
              <w:rPr>
                <w:noProof/>
                <w:webHidden/>
              </w:rPr>
              <w:fldChar w:fldCharType="begin"/>
            </w:r>
            <w:r w:rsidR="00533729">
              <w:rPr>
                <w:noProof/>
                <w:webHidden/>
              </w:rPr>
              <w:instrText xml:space="preserve"> PAGEREF _Toc111217566 \h </w:instrText>
            </w:r>
            <w:r w:rsidR="00533729">
              <w:rPr>
                <w:noProof/>
                <w:webHidden/>
              </w:rPr>
            </w:r>
            <w:r w:rsidR="00533729">
              <w:rPr>
                <w:noProof/>
                <w:webHidden/>
              </w:rPr>
              <w:fldChar w:fldCharType="separate"/>
            </w:r>
            <w:r w:rsidR="00533729">
              <w:rPr>
                <w:noProof/>
                <w:webHidden/>
              </w:rPr>
              <w:t>12</w:t>
            </w:r>
            <w:r w:rsidR="00533729">
              <w:rPr>
                <w:noProof/>
                <w:webHidden/>
              </w:rPr>
              <w:fldChar w:fldCharType="end"/>
            </w:r>
          </w:hyperlink>
        </w:p>
        <w:p w:rsidR="00533729" w:rsidRDefault="00000000" w14:paraId="4E4C4138" w14:textId="01E446B2">
          <w:pPr>
            <w:pStyle w:val="TOC1"/>
            <w:tabs>
              <w:tab w:val="left" w:pos="520"/>
              <w:tab w:val="right" w:leader="dot" w:pos="9225"/>
            </w:tabs>
            <w:rPr>
              <w:rFonts w:asciiTheme="minorHAnsi" w:hAnsiTheme="minorHAnsi" w:eastAsiaTheme="minorEastAsia" w:cstheme="minorBidi"/>
              <w:noProof/>
              <w:sz w:val="22"/>
              <w:szCs w:val="22"/>
            </w:rPr>
          </w:pPr>
          <w:hyperlink w:history="1" w:anchor="_Toc111217567">
            <w:r w:rsidRPr="0017479B" w:rsidR="00533729">
              <w:rPr>
                <w:rStyle w:val="Hyperlink"/>
                <w:noProof/>
              </w:rPr>
              <w:t>2.</w:t>
            </w:r>
            <w:r w:rsidR="00533729">
              <w:rPr>
                <w:rFonts w:asciiTheme="minorHAnsi" w:hAnsiTheme="minorHAnsi" w:eastAsiaTheme="minorEastAsia" w:cstheme="minorBidi"/>
                <w:noProof/>
                <w:sz w:val="22"/>
                <w:szCs w:val="22"/>
              </w:rPr>
              <w:tab/>
            </w:r>
            <w:r w:rsidRPr="0017479B" w:rsidR="00533729">
              <w:rPr>
                <w:rStyle w:val="Hyperlink"/>
                <w:noProof/>
              </w:rPr>
              <w:t>Phạm vi</w:t>
            </w:r>
            <w:r w:rsidR="00533729">
              <w:rPr>
                <w:noProof/>
                <w:webHidden/>
              </w:rPr>
              <w:tab/>
            </w:r>
            <w:r w:rsidR="00533729">
              <w:rPr>
                <w:noProof/>
                <w:webHidden/>
              </w:rPr>
              <w:fldChar w:fldCharType="begin"/>
            </w:r>
            <w:r w:rsidR="00533729">
              <w:rPr>
                <w:noProof/>
                <w:webHidden/>
              </w:rPr>
              <w:instrText xml:space="preserve"> PAGEREF _Toc111217567 \h </w:instrText>
            </w:r>
            <w:r w:rsidR="00533729">
              <w:rPr>
                <w:noProof/>
                <w:webHidden/>
              </w:rPr>
            </w:r>
            <w:r w:rsidR="00533729">
              <w:rPr>
                <w:noProof/>
                <w:webHidden/>
              </w:rPr>
              <w:fldChar w:fldCharType="separate"/>
            </w:r>
            <w:r w:rsidR="00533729">
              <w:rPr>
                <w:noProof/>
                <w:webHidden/>
              </w:rPr>
              <w:t>12</w:t>
            </w:r>
            <w:r w:rsidR="00533729">
              <w:rPr>
                <w:noProof/>
                <w:webHidden/>
              </w:rPr>
              <w:fldChar w:fldCharType="end"/>
            </w:r>
          </w:hyperlink>
        </w:p>
        <w:p w:rsidR="00533729" w:rsidRDefault="00000000" w14:paraId="5E6EE346" w14:textId="10B0F3ED">
          <w:pPr>
            <w:pStyle w:val="TOC1"/>
            <w:tabs>
              <w:tab w:val="left" w:pos="520"/>
              <w:tab w:val="right" w:leader="dot" w:pos="9225"/>
            </w:tabs>
            <w:rPr>
              <w:rFonts w:asciiTheme="minorHAnsi" w:hAnsiTheme="minorHAnsi" w:eastAsiaTheme="minorEastAsia" w:cstheme="minorBidi"/>
              <w:noProof/>
              <w:sz w:val="22"/>
              <w:szCs w:val="22"/>
            </w:rPr>
          </w:pPr>
          <w:hyperlink w:history="1" w:anchor="_Toc111217568">
            <w:r w:rsidRPr="0017479B" w:rsidR="00533729">
              <w:rPr>
                <w:rStyle w:val="Hyperlink"/>
                <w:noProof/>
              </w:rPr>
              <w:t>3.</w:t>
            </w:r>
            <w:r w:rsidR="00533729">
              <w:rPr>
                <w:rFonts w:asciiTheme="minorHAnsi" w:hAnsiTheme="minorHAnsi" w:eastAsiaTheme="minorEastAsia" w:cstheme="minorBidi"/>
                <w:noProof/>
                <w:sz w:val="22"/>
                <w:szCs w:val="22"/>
              </w:rPr>
              <w:tab/>
            </w:r>
            <w:r w:rsidRPr="0017479B" w:rsidR="00533729">
              <w:rPr>
                <w:rStyle w:val="Hyperlink"/>
                <w:noProof/>
              </w:rPr>
              <w:t>Đối tượng</w:t>
            </w:r>
            <w:r w:rsidR="00533729">
              <w:rPr>
                <w:noProof/>
                <w:webHidden/>
              </w:rPr>
              <w:tab/>
            </w:r>
            <w:r w:rsidR="00533729">
              <w:rPr>
                <w:noProof/>
                <w:webHidden/>
              </w:rPr>
              <w:fldChar w:fldCharType="begin"/>
            </w:r>
            <w:r w:rsidR="00533729">
              <w:rPr>
                <w:noProof/>
                <w:webHidden/>
              </w:rPr>
              <w:instrText xml:space="preserve"> PAGEREF _Toc111217568 \h </w:instrText>
            </w:r>
            <w:r w:rsidR="00533729">
              <w:rPr>
                <w:noProof/>
                <w:webHidden/>
              </w:rPr>
            </w:r>
            <w:r w:rsidR="00533729">
              <w:rPr>
                <w:noProof/>
                <w:webHidden/>
              </w:rPr>
              <w:fldChar w:fldCharType="separate"/>
            </w:r>
            <w:r w:rsidR="00533729">
              <w:rPr>
                <w:noProof/>
                <w:webHidden/>
              </w:rPr>
              <w:t>12</w:t>
            </w:r>
            <w:r w:rsidR="00533729">
              <w:rPr>
                <w:noProof/>
                <w:webHidden/>
              </w:rPr>
              <w:fldChar w:fldCharType="end"/>
            </w:r>
          </w:hyperlink>
        </w:p>
        <w:p w:rsidR="00533729" w:rsidRDefault="00000000" w14:paraId="5F11DDC7" w14:textId="2EF00188">
          <w:pPr>
            <w:pStyle w:val="TOC1"/>
            <w:tabs>
              <w:tab w:val="left" w:pos="520"/>
              <w:tab w:val="right" w:leader="dot" w:pos="9225"/>
            </w:tabs>
            <w:rPr>
              <w:rFonts w:asciiTheme="minorHAnsi" w:hAnsiTheme="minorHAnsi" w:eastAsiaTheme="minorEastAsia" w:cstheme="minorBidi"/>
              <w:noProof/>
              <w:sz w:val="22"/>
              <w:szCs w:val="22"/>
            </w:rPr>
          </w:pPr>
          <w:hyperlink w:history="1" w:anchor="_Toc111217569">
            <w:r w:rsidRPr="0017479B" w:rsidR="00533729">
              <w:rPr>
                <w:rStyle w:val="Hyperlink"/>
                <w:noProof/>
              </w:rPr>
              <w:t>4.</w:t>
            </w:r>
            <w:r w:rsidR="00533729">
              <w:rPr>
                <w:rFonts w:asciiTheme="minorHAnsi" w:hAnsiTheme="minorHAnsi" w:eastAsiaTheme="minorEastAsia" w:cstheme="minorBidi"/>
                <w:noProof/>
                <w:sz w:val="22"/>
                <w:szCs w:val="22"/>
              </w:rPr>
              <w:tab/>
            </w:r>
            <w:r w:rsidRPr="0017479B" w:rsidR="00533729">
              <w:rPr>
                <w:rStyle w:val="Hyperlink"/>
                <w:noProof/>
              </w:rPr>
              <w:t>Định nghĩa và viết tắt</w:t>
            </w:r>
            <w:r w:rsidR="00533729">
              <w:rPr>
                <w:noProof/>
                <w:webHidden/>
              </w:rPr>
              <w:tab/>
            </w:r>
            <w:r w:rsidR="00533729">
              <w:rPr>
                <w:noProof/>
                <w:webHidden/>
              </w:rPr>
              <w:fldChar w:fldCharType="begin"/>
            </w:r>
            <w:r w:rsidR="00533729">
              <w:rPr>
                <w:noProof/>
                <w:webHidden/>
              </w:rPr>
              <w:instrText xml:space="preserve"> PAGEREF _Toc111217569 \h </w:instrText>
            </w:r>
            <w:r w:rsidR="00533729">
              <w:rPr>
                <w:noProof/>
                <w:webHidden/>
              </w:rPr>
            </w:r>
            <w:r w:rsidR="00533729">
              <w:rPr>
                <w:noProof/>
                <w:webHidden/>
              </w:rPr>
              <w:fldChar w:fldCharType="separate"/>
            </w:r>
            <w:r w:rsidR="00533729">
              <w:rPr>
                <w:noProof/>
                <w:webHidden/>
              </w:rPr>
              <w:t>12</w:t>
            </w:r>
            <w:r w:rsidR="00533729">
              <w:rPr>
                <w:noProof/>
                <w:webHidden/>
              </w:rPr>
              <w:fldChar w:fldCharType="end"/>
            </w:r>
          </w:hyperlink>
        </w:p>
        <w:p w:rsidR="00533729" w:rsidRDefault="00000000" w14:paraId="4B7603F8" w14:textId="2F46787E">
          <w:pPr>
            <w:pStyle w:val="TOC1"/>
            <w:tabs>
              <w:tab w:val="left" w:pos="520"/>
              <w:tab w:val="right" w:leader="dot" w:pos="9225"/>
            </w:tabs>
            <w:rPr>
              <w:rFonts w:asciiTheme="minorHAnsi" w:hAnsiTheme="minorHAnsi" w:eastAsiaTheme="minorEastAsia" w:cstheme="minorBidi"/>
              <w:noProof/>
              <w:sz w:val="22"/>
              <w:szCs w:val="22"/>
            </w:rPr>
          </w:pPr>
          <w:hyperlink w:history="1" w:anchor="_Toc111217570">
            <w:r w:rsidRPr="0017479B" w:rsidR="00533729">
              <w:rPr>
                <w:rStyle w:val="Hyperlink"/>
                <w:noProof/>
              </w:rPr>
              <w:t>5.</w:t>
            </w:r>
            <w:r w:rsidR="00533729">
              <w:rPr>
                <w:rFonts w:asciiTheme="minorHAnsi" w:hAnsiTheme="minorHAnsi" w:eastAsiaTheme="minorEastAsia" w:cstheme="minorBidi"/>
                <w:noProof/>
                <w:sz w:val="22"/>
                <w:szCs w:val="22"/>
              </w:rPr>
              <w:tab/>
            </w:r>
            <w:r w:rsidRPr="0017479B" w:rsidR="00533729">
              <w:rPr>
                <w:rStyle w:val="Hyperlink"/>
                <w:noProof/>
              </w:rPr>
              <w:t>Tài liệu tham khảo</w:t>
            </w:r>
            <w:r w:rsidR="00533729">
              <w:rPr>
                <w:noProof/>
                <w:webHidden/>
              </w:rPr>
              <w:tab/>
            </w:r>
            <w:r w:rsidR="00533729">
              <w:rPr>
                <w:noProof/>
                <w:webHidden/>
              </w:rPr>
              <w:fldChar w:fldCharType="begin"/>
            </w:r>
            <w:r w:rsidR="00533729">
              <w:rPr>
                <w:noProof/>
                <w:webHidden/>
              </w:rPr>
              <w:instrText xml:space="preserve"> PAGEREF _Toc111217570 \h </w:instrText>
            </w:r>
            <w:r w:rsidR="00533729">
              <w:rPr>
                <w:noProof/>
                <w:webHidden/>
              </w:rPr>
            </w:r>
            <w:r w:rsidR="00533729">
              <w:rPr>
                <w:noProof/>
                <w:webHidden/>
              </w:rPr>
              <w:fldChar w:fldCharType="separate"/>
            </w:r>
            <w:r w:rsidR="00533729">
              <w:rPr>
                <w:noProof/>
                <w:webHidden/>
              </w:rPr>
              <w:t>12</w:t>
            </w:r>
            <w:r w:rsidR="00533729">
              <w:rPr>
                <w:noProof/>
                <w:webHidden/>
              </w:rPr>
              <w:fldChar w:fldCharType="end"/>
            </w:r>
          </w:hyperlink>
        </w:p>
        <w:p w:rsidR="00533729" w:rsidRDefault="00000000" w14:paraId="0983116C" w14:textId="54267013">
          <w:pPr>
            <w:pStyle w:val="TOC1"/>
            <w:tabs>
              <w:tab w:val="left" w:pos="520"/>
              <w:tab w:val="right" w:leader="dot" w:pos="9225"/>
            </w:tabs>
            <w:rPr>
              <w:rFonts w:asciiTheme="minorHAnsi" w:hAnsiTheme="minorHAnsi" w:eastAsiaTheme="minorEastAsia" w:cstheme="minorBidi"/>
              <w:noProof/>
              <w:sz w:val="22"/>
              <w:szCs w:val="22"/>
            </w:rPr>
          </w:pPr>
          <w:hyperlink w:history="1" w:anchor="_Toc111217571">
            <w:r w:rsidRPr="0017479B" w:rsidR="00533729">
              <w:rPr>
                <w:rStyle w:val="Hyperlink"/>
                <w:noProof/>
              </w:rPr>
              <w:t>6.</w:t>
            </w:r>
            <w:r w:rsidR="00533729">
              <w:rPr>
                <w:rFonts w:asciiTheme="minorHAnsi" w:hAnsiTheme="minorHAnsi" w:eastAsiaTheme="minorEastAsia" w:cstheme="minorBidi"/>
                <w:noProof/>
                <w:sz w:val="22"/>
                <w:szCs w:val="22"/>
              </w:rPr>
              <w:tab/>
            </w:r>
            <w:r w:rsidRPr="0017479B" w:rsidR="00533729">
              <w:rPr>
                <w:rStyle w:val="Hyperlink"/>
                <w:noProof/>
              </w:rPr>
              <w:t>Tổng quan về chức năng</w:t>
            </w:r>
            <w:r w:rsidR="00533729">
              <w:rPr>
                <w:noProof/>
                <w:webHidden/>
              </w:rPr>
              <w:tab/>
            </w:r>
            <w:r w:rsidR="00533729">
              <w:rPr>
                <w:noProof/>
                <w:webHidden/>
              </w:rPr>
              <w:fldChar w:fldCharType="begin"/>
            </w:r>
            <w:r w:rsidR="00533729">
              <w:rPr>
                <w:noProof/>
                <w:webHidden/>
              </w:rPr>
              <w:instrText xml:space="preserve"> PAGEREF _Toc111217571 \h </w:instrText>
            </w:r>
            <w:r w:rsidR="00533729">
              <w:rPr>
                <w:noProof/>
                <w:webHidden/>
              </w:rPr>
            </w:r>
            <w:r w:rsidR="00533729">
              <w:rPr>
                <w:noProof/>
                <w:webHidden/>
              </w:rPr>
              <w:fldChar w:fldCharType="separate"/>
            </w:r>
            <w:r w:rsidR="00533729">
              <w:rPr>
                <w:noProof/>
                <w:webHidden/>
              </w:rPr>
              <w:t>13</w:t>
            </w:r>
            <w:r w:rsidR="00533729">
              <w:rPr>
                <w:noProof/>
                <w:webHidden/>
              </w:rPr>
              <w:fldChar w:fldCharType="end"/>
            </w:r>
          </w:hyperlink>
        </w:p>
        <w:p w:rsidR="00533729" w:rsidRDefault="00000000" w14:paraId="044004ED" w14:textId="481859D5">
          <w:pPr>
            <w:pStyle w:val="TOC2"/>
            <w:tabs>
              <w:tab w:val="left" w:pos="880"/>
              <w:tab w:val="right" w:leader="dot" w:pos="9225"/>
            </w:tabs>
            <w:rPr>
              <w:rFonts w:asciiTheme="minorHAnsi" w:hAnsiTheme="minorHAnsi" w:eastAsiaTheme="minorEastAsia" w:cstheme="minorBidi"/>
              <w:noProof/>
              <w:sz w:val="22"/>
              <w:szCs w:val="22"/>
            </w:rPr>
          </w:pPr>
          <w:hyperlink w:history="1" w:anchor="_Toc111217572">
            <w:r w:rsidRPr="0017479B" w:rsidR="00533729">
              <w:rPr>
                <w:rStyle w:val="Hyperlink"/>
                <w:noProof/>
              </w:rPr>
              <w:t>6.1</w:t>
            </w:r>
            <w:r w:rsidR="00533729">
              <w:rPr>
                <w:rFonts w:asciiTheme="minorHAnsi" w:hAnsiTheme="minorHAnsi" w:eastAsiaTheme="minorEastAsia" w:cstheme="minorBidi"/>
                <w:noProof/>
                <w:sz w:val="22"/>
                <w:szCs w:val="22"/>
              </w:rPr>
              <w:tab/>
            </w:r>
            <w:r w:rsidRPr="0017479B" w:rsidR="00533729">
              <w:rPr>
                <w:rStyle w:val="Hyperlink"/>
                <w:noProof/>
              </w:rPr>
              <w:t>Định nghĩa chức năng và các đối tượng sử dụng</w:t>
            </w:r>
            <w:r w:rsidR="00533729">
              <w:rPr>
                <w:noProof/>
                <w:webHidden/>
              </w:rPr>
              <w:tab/>
            </w:r>
            <w:r w:rsidR="00533729">
              <w:rPr>
                <w:noProof/>
                <w:webHidden/>
              </w:rPr>
              <w:fldChar w:fldCharType="begin"/>
            </w:r>
            <w:r w:rsidR="00533729">
              <w:rPr>
                <w:noProof/>
                <w:webHidden/>
              </w:rPr>
              <w:instrText xml:space="preserve"> PAGEREF _Toc111217572 \h </w:instrText>
            </w:r>
            <w:r w:rsidR="00533729">
              <w:rPr>
                <w:noProof/>
                <w:webHidden/>
              </w:rPr>
            </w:r>
            <w:r w:rsidR="00533729">
              <w:rPr>
                <w:noProof/>
                <w:webHidden/>
              </w:rPr>
              <w:fldChar w:fldCharType="separate"/>
            </w:r>
            <w:r w:rsidR="00533729">
              <w:rPr>
                <w:noProof/>
                <w:webHidden/>
              </w:rPr>
              <w:t>13</w:t>
            </w:r>
            <w:r w:rsidR="00533729">
              <w:rPr>
                <w:noProof/>
                <w:webHidden/>
              </w:rPr>
              <w:fldChar w:fldCharType="end"/>
            </w:r>
          </w:hyperlink>
        </w:p>
        <w:p w:rsidR="00533729" w:rsidRDefault="00000000" w14:paraId="27099D6A" w14:textId="1B35EA59">
          <w:pPr>
            <w:pStyle w:val="TOC3"/>
            <w:tabs>
              <w:tab w:val="left" w:pos="1320"/>
              <w:tab w:val="right" w:leader="dot" w:pos="9225"/>
            </w:tabs>
            <w:rPr>
              <w:rFonts w:asciiTheme="minorHAnsi" w:hAnsiTheme="minorHAnsi" w:eastAsiaTheme="minorEastAsia" w:cstheme="minorBidi"/>
              <w:noProof/>
              <w:sz w:val="22"/>
              <w:szCs w:val="22"/>
            </w:rPr>
          </w:pPr>
          <w:hyperlink w:history="1" w:anchor="_Toc111217573">
            <w:r w:rsidRPr="0017479B" w:rsidR="00533729">
              <w:rPr>
                <w:rStyle w:val="Hyperlink"/>
                <w:noProof/>
              </w:rPr>
              <w:t>6.1.1</w:t>
            </w:r>
            <w:r w:rsidR="00533729">
              <w:rPr>
                <w:rFonts w:asciiTheme="minorHAnsi" w:hAnsiTheme="minorHAnsi" w:eastAsiaTheme="minorEastAsia" w:cstheme="minorBidi"/>
                <w:noProof/>
                <w:sz w:val="22"/>
                <w:szCs w:val="22"/>
              </w:rPr>
              <w:tab/>
            </w:r>
            <w:r w:rsidRPr="0017479B" w:rsidR="00533729">
              <w:rPr>
                <w:rStyle w:val="Hyperlink"/>
                <w:noProof/>
              </w:rPr>
              <w:t>Định nghĩa chức năng</w:t>
            </w:r>
            <w:r w:rsidR="00533729">
              <w:rPr>
                <w:noProof/>
                <w:webHidden/>
              </w:rPr>
              <w:tab/>
            </w:r>
            <w:r w:rsidR="00533729">
              <w:rPr>
                <w:noProof/>
                <w:webHidden/>
              </w:rPr>
              <w:fldChar w:fldCharType="begin"/>
            </w:r>
            <w:r w:rsidR="00533729">
              <w:rPr>
                <w:noProof/>
                <w:webHidden/>
              </w:rPr>
              <w:instrText xml:space="preserve"> PAGEREF _Toc111217573 \h </w:instrText>
            </w:r>
            <w:r w:rsidR="00533729">
              <w:rPr>
                <w:noProof/>
                <w:webHidden/>
              </w:rPr>
            </w:r>
            <w:r w:rsidR="00533729">
              <w:rPr>
                <w:noProof/>
                <w:webHidden/>
              </w:rPr>
              <w:fldChar w:fldCharType="separate"/>
            </w:r>
            <w:r w:rsidR="00533729">
              <w:rPr>
                <w:noProof/>
                <w:webHidden/>
              </w:rPr>
              <w:t>13</w:t>
            </w:r>
            <w:r w:rsidR="00533729">
              <w:rPr>
                <w:noProof/>
                <w:webHidden/>
              </w:rPr>
              <w:fldChar w:fldCharType="end"/>
            </w:r>
          </w:hyperlink>
        </w:p>
        <w:p w:rsidR="00533729" w:rsidRDefault="00000000" w14:paraId="36E8B085" w14:textId="119ADB0C">
          <w:pPr>
            <w:pStyle w:val="TOC3"/>
            <w:tabs>
              <w:tab w:val="left" w:pos="1320"/>
              <w:tab w:val="right" w:leader="dot" w:pos="9225"/>
            </w:tabs>
            <w:rPr>
              <w:rFonts w:asciiTheme="minorHAnsi" w:hAnsiTheme="minorHAnsi" w:eastAsiaTheme="minorEastAsia" w:cstheme="minorBidi"/>
              <w:noProof/>
              <w:sz w:val="22"/>
              <w:szCs w:val="22"/>
            </w:rPr>
          </w:pPr>
          <w:hyperlink w:history="1" w:anchor="_Toc111217574">
            <w:r w:rsidRPr="0017479B" w:rsidR="00533729">
              <w:rPr>
                <w:rStyle w:val="Hyperlink"/>
                <w:noProof/>
              </w:rPr>
              <w:t>6.1.2</w:t>
            </w:r>
            <w:r w:rsidR="00533729">
              <w:rPr>
                <w:rFonts w:asciiTheme="minorHAnsi" w:hAnsiTheme="minorHAnsi" w:eastAsiaTheme="minorEastAsia" w:cstheme="minorBidi"/>
                <w:noProof/>
                <w:sz w:val="22"/>
                <w:szCs w:val="22"/>
              </w:rPr>
              <w:tab/>
            </w:r>
            <w:r w:rsidRPr="0017479B" w:rsidR="00533729">
              <w:rPr>
                <w:rStyle w:val="Hyperlink"/>
                <w:noProof/>
              </w:rPr>
              <w:t>Các đối tượng sử dụng</w:t>
            </w:r>
            <w:r w:rsidR="00533729">
              <w:rPr>
                <w:noProof/>
                <w:webHidden/>
              </w:rPr>
              <w:tab/>
            </w:r>
            <w:r w:rsidR="00533729">
              <w:rPr>
                <w:noProof/>
                <w:webHidden/>
              </w:rPr>
              <w:fldChar w:fldCharType="begin"/>
            </w:r>
            <w:r w:rsidR="00533729">
              <w:rPr>
                <w:noProof/>
                <w:webHidden/>
              </w:rPr>
              <w:instrText xml:space="preserve"> PAGEREF _Toc111217574 \h </w:instrText>
            </w:r>
            <w:r w:rsidR="00533729">
              <w:rPr>
                <w:noProof/>
                <w:webHidden/>
              </w:rPr>
            </w:r>
            <w:r w:rsidR="00533729">
              <w:rPr>
                <w:noProof/>
                <w:webHidden/>
              </w:rPr>
              <w:fldChar w:fldCharType="separate"/>
            </w:r>
            <w:r w:rsidR="00533729">
              <w:rPr>
                <w:noProof/>
                <w:webHidden/>
              </w:rPr>
              <w:t>15</w:t>
            </w:r>
            <w:r w:rsidR="00533729">
              <w:rPr>
                <w:noProof/>
                <w:webHidden/>
              </w:rPr>
              <w:fldChar w:fldCharType="end"/>
            </w:r>
          </w:hyperlink>
        </w:p>
        <w:p w:rsidR="00533729" w:rsidRDefault="00000000" w14:paraId="17C89CF6" w14:textId="23396647">
          <w:pPr>
            <w:pStyle w:val="TOC2"/>
            <w:tabs>
              <w:tab w:val="left" w:pos="880"/>
              <w:tab w:val="right" w:leader="dot" w:pos="9225"/>
            </w:tabs>
            <w:rPr>
              <w:rFonts w:asciiTheme="minorHAnsi" w:hAnsiTheme="minorHAnsi" w:eastAsiaTheme="minorEastAsia" w:cstheme="minorBidi"/>
              <w:noProof/>
              <w:sz w:val="22"/>
              <w:szCs w:val="22"/>
            </w:rPr>
          </w:pPr>
          <w:hyperlink w:history="1" w:anchor="_Toc111217575">
            <w:r w:rsidRPr="0017479B" w:rsidR="00533729">
              <w:rPr>
                <w:rStyle w:val="Hyperlink"/>
                <w:noProof/>
              </w:rPr>
              <w:t>6.2</w:t>
            </w:r>
            <w:r w:rsidR="00533729">
              <w:rPr>
                <w:rFonts w:asciiTheme="minorHAnsi" w:hAnsiTheme="minorHAnsi" w:eastAsiaTheme="minorEastAsia" w:cstheme="minorBidi"/>
                <w:noProof/>
                <w:sz w:val="22"/>
                <w:szCs w:val="22"/>
              </w:rPr>
              <w:tab/>
            </w:r>
            <w:r w:rsidRPr="0017479B" w:rsidR="00533729">
              <w:rPr>
                <w:rStyle w:val="Hyperlink"/>
                <w:noProof/>
              </w:rPr>
              <w:t>Bảng mô tả các chức năng</w:t>
            </w:r>
            <w:r w:rsidR="00533729">
              <w:rPr>
                <w:noProof/>
                <w:webHidden/>
              </w:rPr>
              <w:tab/>
            </w:r>
            <w:r w:rsidR="00533729">
              <w:rPr>
                <w:noProof/>
                <w:webHidden/>
              </w:rPr>
              <w:fldChar w:fldCharType="begin"/>
            </w:r>
            <w:r w:rsidR="00533729">
              <w:rPr>
                <w:noProof/>
                <w:webHidden/>
              </w:rPr>
              <w:instrText xml:space="preserve"> PAGEREF _Toc111217575 \h </w:instrText>
            </w:r>
            <w:r w:rsidR="00533729">
              <w:rPr>
                <w:noProof/>
                <w:webHidden/>
              </w:rPr>
            </w:r>
            <w:r w:rsidR="00533729">
              <w:rPr>
                <w:noProof/>
                <w:webHidden/>
              </w:rPr>
              <w:fldChar w:fldCharType="separate"/>
            </w:r>
            <w:r w:rsidR="00533729">
              <w:rPr>
                <w:noProof/>
                <w:webHidden/>
              </w:rPr>
              <w:t>15</w:t>
            </w:r>
            <w:r w:rsidR="00533729">
              <w:rPr>
                <w:noProof/>
                <w:webHidden/>
              </w:rPr>
              <w:fldChar w:fldCharType="end"/>
            </w:r>
          </w:hyperlink>
        </w:p>
        <w:p w:rsidR="00533729" w:rsidRDefault="00000000" w14:paraId="063A3727" w14:textId="0C64D389">
          <w:pPr>
            <w:pStyle w:val="TOC1"/>
            <w:tabs>
              <w:tab w:val="left" w:pos="520"/>
              <w:tab w:val="right" w:leader="dot" w:pos="9225"/>
            </w:tabs>
            <w:rPr>
              <w:rFonts w:asciiTheme="minorHAnsi" w:hAnsiTheme="minorHAnsi" w:eastAsiaTheme="minorEastAsia" w:cstheme="minorBidi"/>
              <w:noProof/>
              <w:sz w:val="22"/>
              <w:szCs w:val="22"/>
            </w:rPr>
          </w:pPr>
          <w:hyperlink w:history="1" w:anchor="_Toc111217576">
            <w:r w:rsidRPr="0017479B" w:rsidR="00533729">
              <w:rPr>
                <w:rStyle w:val="Hyperlink"/>
                <w:noProof/>
              </w:rPr>
              <w:t>7.</w:t>
            </w:r>
            <w:r w:rsidR="00533729">
              <w:rPr>
                <w:rFonts w:asciiTheme="minorHAnsi" w:hAnsiTheme="minorHAnsi" w:eastAsiaTheme="minorEastAsia" w:cstheme="minorBidi"/>
                <w:noProof/>
                <w:sz w:val="22"/>
                <w:szCs w:val="22"/>
              </w:rPr>
              <w:tab/>
            </w:r>
            <w:r w:rsidRPr="0017479B" w:rsidR="00533729">
              <w:rPr>
                <w:rStyle w:val="Hyperlink"/>
                <w:noProof/>
              </w:rPr>
              <w:t>Đặc tả yêu cầu chức năng</w:t>
            </w:r>
            <w:r w:rsidR="00533729">
              <w:rPr>
                <w:noProof/>
                <w:webHidden/>
              </w:rPr>
              <w:tab/>
            </w:r>
            <w:r w:rsidR="00533729">
              <w:rPr>
                <w:noProof/>
                <w:webHidden/>
              </w:rPr>
              <w:fldChar w:fldCharType="begin"/>
            </w:r>
            <w:r w:rsidR="00533729">
              <w:rPr>
                <w:noProof/>
                <w:webHidden/>
              </w:rPr>
              <w:instrText xml:space="preserve"> PAGEREF _Toc111217576 \h </w:instrText>
            </w:r>
            <w:r w:rsidR="00533729">
              <w:rPr>
                <w:noProof/>
                <w:webHidden/>
              </w:rPr>
            </w:r>
            <w:r w:rsidR="00533729">
              <w:rPr>
                <w:noProof/>
                <w:webHidden/>
              </w:rPr>
              <w:fldChar w:fldCharType="separate"/>
            </w:r>
            <w:r w:rsidR="00533729">
              <w:rPr>
                <w:noProof/>
                <w:webHidden/>
              </w:rPr>
              <w:t>19</w:t>
            </w:r>
            <w:r w:rsidR="00533729">
              <w:rPr>
                <w:noProof/>
                <w:webHidden/>
              </w:rPr>
              <w:fldChar w:fldCharType="end"/>
            </w:r>
          </w:hyperlink>
        </w:p>
        <w:p w:rsidR="00533729" w:rsidRDefault="00000000" w14:paraId="026285F9" w14:textId="7BE9E76B">
          <w:pPr>
            <w:pStyle w:val="TOC2"/>
            <w:tabs>
              <w:tab w:val="left" w:pos="880"/>
              <w:tab w:val="right" w:leader="dot" w:pos="9225"/>
            </w:tabs>
            <w:rPr>
              <w:rFonts w:asciiTheme="minorHAnsi" w:hAnsiTheme="minorHAnsi" w:eastAsiaTheme="minorEastAsia" w:cstheme="minorBidi"/>
              <w:noProof/>
              <w:sz w:val="22"/>
              <w:szCs w:val="22"/>
            </w:rPr>
          </w:pPr>
          <w:hyperlink w:history="1" w:anchor="_Toc111217577">
            <w:r w:rsidRPr="0017479B" w:rsidR="00533729">
              <w:rPr>
                <w:rStyle w:val="Hyperlink"/>
                <w:noProof/>
              </w:rPr>
              <w:t>7.1</w:t>
            </w:r>
            <w:r w:rsidR="00533729">
              <w:rPr>
                <w:rFonts w:asciiTheme="minorHAnsi" w:hAnsiTheme="minorHAnsi" w:eastAsiaTheme="minorEastAsia" w:cstheme="minorBidi"/>
                <w:noProof/>
                <w:sz w:val="22"/>
                <w:szCs w:val="22"/>
              </w:rPr>
              <w:tab/>
            </w:r>
            <w:r w:rsidRPr="0017479B" w:rsidR="00533729">
              <w:rPr>
                <w:rStyle w:val="Hyperlink"/>
                <w:noProof/>
              </w:rPr>
              <w:t>Tính năng dò tìm thiết bị trong mạng</w:t>
            </w:r>
            <w:r w:rsidR="00533729">
              <w:rPr>
                <w:noProof/>
                <w:webHidden/>
              </w:rPr>
              <w:tab/>
            </w:r>
            <w:r w:rsidR="00533729">
              <w:rPr>
                <w:noProof/>
                <w:webHidden/>
              </w:rPr>
              <w:fldChar w:fldCharType="begin"/>
            </w:r>
            <w:r w:rsidR="00533729">
              <w:rPr>
                <w:noProof/>
                <w:webHidden/>
              </w:rPr>
              <w:instrText xml:space="preserve"> PAGEREF _Toc111217577 \h </w:instrText>
            </w:r>
            <w:r w:rsidR="00533729">
              <w:rPr>
                <w:noProof/>
                <w:webHidden/>
              </w:rPr>
            </w:r>
            <w:r w:rsidR="00533729">
              <w:rPr>
                <w:noProof/>
                <w:webHidden/>
              </w:rPr>
              <w:fldChar w:fldCharType="separate"/>
            </w:r>
            <w:r w:rsidR="00533729">
              <w:rPr>
                <w:noProof/>
                <w:webHidden/>
              </w:rPr>
              <w:t>19</w:t>
            </w:r>
            <w:r w:rsidR="00533729">
              <w:rPr>
                <w:noProof/>
                <w:webHidden/>
              </w:rPr>
              <w:fldChar w:fldCharType="end"/>
            </w:r>
          </w:hyperlink>
        </w:p>
        <w:p w:rsidR="00533729" w:rsidRDefault="00000000" w14:paraId="18BA5AC8" w14:textId="17348DE0">
          <w:pPr>
            <w:pStyle w:val="TOC3"/>
            <w:tabs>
              <w:tab w:val="left" w:pos="1320"/>
              <w:tab w:val="right" w:leader="dot" w:pos="9225"/>
            </w:tabs>
            <w:rPr>
              <w:rFonts w:asciiTheme="minorHAnsi" w:hAnsiTheme="minorHAnsi" w:eastAsiaTheme="minorEastAsia" w:cstheme="minorBidi"/>
              <w:noProof/>
              <w:sz w:val="22"/>
              <w:szCs w:val="22"/>
            </w:rPr>
          </w:pPr>
          <w:hyperlink w:history="1" w:anchor="_Toc111217578">
            <w:r w:rsidRPr="0017479B" w:rsidR="00533729">
              <w:rPr>
                <w:rStyle w:val="Hyperlink"/>
                <w:noProof/>
              </w:rPr>
              <w:t>7.1.1</w:t>
            </w:r>
            <w:r w:rsidR="00533729">
              <w:rPr>
                <w:rFonts w:asciiTheme="minorHAnsi" w:hAnsiTheme="minorHAnsi" w:eastAsiaTheme="minorEastAsia" w:cstheme="minorBidi"/>
                <w:noProof/>
                <w:sz w:val="22"/>
                <w:szCs w:val="22"/>
              </w:rPr>
              <w:tab/>
            </w:r>
            <w:r w:rsidRPr="0017479B" w:rsidR="00533729">
              <w:rPr>
                <w:rStyle w:val="Hyperlink"/>
                <w:noProof/>
              </w:rPr>
              <w:t>Usecase – Dò tìm thiết bị trong mạng</w:t>
            </w:r>
            <w:r w:rsidR="00533729">
              <w:rPr>
                <w:noProof/>
                <w:webHidden/>
              </w:rPr>
              <w:tab/>
            </w:r>
            <w:r w:rsidR="00533729">
              <w:rPr>
                <w:noProof/>
                <w:webHidden/>
              </w:rPr>
              <w:fldChar w:fldCharType="begin"/>
            </w:r>
            <w:r w:rsidR="00533729">
              <w:rPr>
                <w:noProof/>
                <w:webHidden/>
              </w:rPr>
              <w:instrText xml:space="preserve"> PAGEREF _Toc111217578 \h </w:instrText>
            </w:r>
            <w:r w:rsidR="00533729">
              <w:rPr>
                <w:noProof/>
                <w:webHidden/>
              </w:rPr>
            </w:r>
            <w:r w:rsidR="00533729">
              <w:rPr>
                <w:noProof/>
                <w:webHidden/>
              </w:rPr>
              <w:fldChar w:fldCharType="separate"/>
            </w:r>
            <w:r w:rsidR="00533729">
              <w:rPr>
                <w:noProof/>
                <w:webHidden/>
              </w:rPr>
              <w:t>20</w:t>
            </w:r>
            <w:r w:rsidR="00533729">
              <w:rPr>
                <w:noProof/>
                <w:webHidden/>
              </w:rPr>
              <w:fldChar w:fldCharType="end"/>
            </w:r>
          </w:hyperlink>
        </w:p>
        <w:p w:rsidR="00533729" w:rsidRDefault="00000000" w14:paraId="40395C69" w14:textId="13752315">
          <w:pPr>
            <w:pStyle w:val="TOC2"/>
            <w:tabs>
              <w:tab w:val="left" w:pos="880"/>
              <w:tab w:val="right" w:leader="dot" w:pos="9225"/>
            </w:tabs>
            <w:rPr>
              <w:rFonts w:asciiTheme="minorHAnsi" w:hAnsiTheme="minorHAnsi" w:eastAsiaTheme="minorEastAsia" w:cstheme="minorBidi"/>
              <w:noProof/>
              <w:sz w:val="22"/>
              <w:szCs w:val="22"/>
            </w:rPr>
          </w:pPr>
          <w:hyperlink w:history="1" w:anchor="_Toc111217579">
            <w:r w:rsidRPr="0017479B" w:rsidR="00533729">
              <w:rPr>
                <w:rStyle w:val="Hyperlink"/>
                <w:noProof/>
              </w:rPr>
              <w:t>7.2</w:t>
            </w:r>
            <w:r w:rsidR="00533729">
              <w:rPr>
                <w:rFonts w:asciiTheme="minorHAnsi" w:hAnsiTheme="minorHAnsi" w:eastAsiaTheme="minorEastAsia" w:cstheme="minorBidi"/>
                <w:noProof/>
                <w:sz w:val="22"/>
                <w:szCs w:val="22"/>
              </w:rPr>
              <w:tab/>
            </w:r>
            <w:r w:rsidRPr="0017479B" w:rsidR="00533729">
              <w:rPr>
                <w:rStyle w:val="Hyperlink"/>
                <w:noProof/>
              </w:rPr>
              <w:t>Tính năng thiết lập kết nối đến Mobile App</w:t>
            </w:r>
            <w:r w:rsidR="00533729">
              <w:rPr>
                <w:noProof/>
                <w:webHidden/>
              </w:rPr>
              <w:tab/>
            </w:r>
            <w:r w:rsidR="00533729">
              <w:rPr>
                <w:noProof/>
                <w:webHidden/>
              </w:rPr>
              <w:fldChar w:fldCharType="begin"/>
            </w:r>
            <w:r w:rsidR="00533729">
              <w:rPr>
                <w:noProof/>
                <w:webHidden/>
              </w:rPr>
              <w:instrText xml:space="preserve"> PAGEREF _Toc111217579 \h </w:instrText>
            </w:r>
            <w:r w:rsidR="00533729">
              <w:rPr>
                <w:noProof/>
                <w:webHidden/>
              </w:rPr>
            </w:r>
            <w:r w:rsidR="00533729">
              <w:rPr>
                <w:noProof/>
                <w:webHidden/>
              </w:rPr>
              <w:fldChar w:fldCharType="separate"/>
            </w:r>
            <w:r w:rsidR="00533729">
              <w:rPr>
                <w:noProof/>
                <w:webHidden/>
              </w:rPr>
              <w:t>23</w:t>
            </w:r>
            <w:r w:rsidR="00533729">
              <w:rPr>
                <w:noProof/>
                <w:webHidden/>
              </w:rPr>
              <w:fldChar w:fldCharType="end"/>
            </w:r>
          </w:hyperlink>
        </w:p>
        <w:p w:rsidR="00533729" w:rsidRDefault="00000000" w14:paraId="739B0A00" w14:textId="295F4767">
          <w:pPr>
            <w:pStyle w:val="TOC3"/>
            <w:tabs>
              <w:tab w:val="left" w:pos="1320"/>
              <w:tab w:val="right" w:leader="dot" w:pos="9225"/>
            </w:tabs>
            <w:rPr>
              <w:rFonts w:asciiTheme="minorHAnsi" w:hAnsiTheme="minorHAnsi" w:eastAsiaTheme="minorEastAsia" w:cstheme="minorBidi"/>
              <w:noProof/>
              <w:sz w:val="22"/>
              <w:szCs w:val="22"/>
            </w:rPr>
          </w:pPr>
          <w:hyperlink w:history="1" w:anchor="_Toc111217580">
            <w:r w:rsidRPr="0017479B" w:rsidR="00533729">
              <w:rPr>
                <w:rStyle w:val="Hyperlink"/>
                <w:noProof/>
              </w:rPr>
              <w:t>7.2.1</w:t>
            </w:r>
            <w:r w:rsidR="00533729">
              <w:rPr>
                <w:rFonts w:asciiTheme="minorHAnsi" w:hAnsiTheme="minorHAnsi" w:eastAsiaTheme="minorEastAsia" w:cstheme="minorBidi"/>
                <w:noProof/>
                <w:sz w:val="22"/>
                <w:szCs w:val="22"/>
              </w:rPr>
              <w:tab/>
            </w:r>
            <w:r w:rsidRPr="0017479B" w:rsidR="00533729">
              <w:rPr>
                <w:rStyle w:val="Hyperlink"/>
                <w:noProof/>
              </w:rPr>
              <w:t>Usecase – Mở phiên kết nối đến agent</w:t>
            </w:r>
            <w:r w:rsidR="00533729">
              <w:rPr>
                <w:noProof/>
                <w:webHidden/>
              </w:rPr>
              <w:tab/>
            </w:r>
            <w:r w:rsidR="00533729">
              <w:rPr>
                <w:noProof/>
                <w:webHidden/>
              </w:rPr>
              <w:fldChar w:fldCharType="begin"/>
            </w:r>
            <w:r w:rsidR="00533729">
              <w:rPr>
                <w:noProof/>
                <w:webHidden/>
              </w:rPr>
              <w:instrText xml:space="preserve"> PAGEREF _Toc111217580 \h </w:instrText>
            </w:r>
            <w:r w:rsidR="00533729">
              <w:rPr>
                <w:noProof/>
                <w:webHidden/>
              </w:rPr>
            </w:r>
            <w:r w:rsidR="00533729">
              <w:rPr>
                <w:noProof/>
                <w:webHidden/>
              </w:rPr>
              <w:fldChar w:fldCharType="separate"/>
            </w:r>
            <w:r w:rsidR="00533729">
              <w:rPr>
                <w:noProof/>
                <w:webHidden/>
              </w:rPr>
              <w:t>24</w:t>
            </w:r>
            <w:r w:rsidR="00533729">
              <w:rPr>
                <w:noProof/>
                <w:webHidden/>
              </w:rPr>
              <w:fldChar w:fldCharType="end"/>
            </w:r>
          </w:hyperlink>
        </w:p>
        <w:p w:rsidR="00533729" w:rsidRDefault="00000000" w14:paraId="1DDB8462" w14:textId="7313DDA8">
          <w:pPr>
            <w:pStyle w:val="TOC3"/>
            <w:tabs>
              <w:tab w:val="left" w:pos="1320"/>
              <w:tab w:val="right" w:leader="dot" w:pos="9225"/>
            </w:tabs>
            <w:rPr>
              <w:rFonts w:asciiTheme="minorHAnsi" w:hAnsiTheme="minorHAnsi" w:eastAsiaTheme="minorEastAsia" w:cstheme="minorBidi"/>
              <w:noProof/>
              <w:sz w:val="22"/>
              <w:szCs w:val="22"/>
            </w:rPr>
          </w:pPr>
          <w:hyperlink w:history="1" w:anchor="_Toc111217585">
            <w:r w:rsidRPr="0017479B" w:rsidR="00533729">
              <w:rPr>
                <w:rStyle w:val="Hyperlink"/>
                <w:noProof/>
              </w:rPr>
              <w:t>7.2.2</w:t>
            </w:r>
            <w:r w:rsidR="00533729">
              <w:rPr>
                <w:rFonts w:asciiTheme="minorHAnsi" w:hAnsiTheme="minorHAnsi" w:eastAsiaTheme="minorEastAsia" w:cstheme="minorBidi"/>
                <w:noProof/>
                <w:sz w:val="22"/>
                <w:szCs w:val="22"/>
              </w:rPr>
              <w:tab/>
            </w:r>
            <w:r w:rsidRPr="0017479B" w:rsidR="00533729">
              <w:rPr>
                <w:rStyle w:val="Hyperlink"/>
                <w:noProof/>
              </w:rPr>
              <w:t>Usecase – Đăng nhập với tài khoản hợp lệ và không tồn tại phiên truy nhập nào</w:t>
            </w:r>
            <w:r w:rsidR="00533729">
              <w:rPr>
                <w:noProof/>
                <w:webHidden/>
              </w:rPr>
              <w:tab/>
            </w:r>
            <w:r w:rsidR="00533729">
              <w:rPr>
                <w:noProof/>
                <w:webHidden/>
              </w:rPr>
              <w:fldChar w:fldCharType="begin"/>
            </w:r>
            <w:r w:rsidR="00533729">
              <w:rPr>
                <w:noProof/>
                <w:webHidden/>
              </w:rPr>
              <w:instrText xml:space="preserve"> PAGEREF _Toc111217585 \h </w:instrText>
            </w:r>
            <w:r w:rsidR="00533729">
              <w:rPr>
                <w:noProof/>
                <w:webHidden/>
              </w:rPr>
            </w:r>
            <w:r w:rsidR="00533729">
              <w:rPr>
                <w:noProof/>
                <w:webHidden/>
              </w:rPr>
              <w:fldChar w:fldCharType="separate"/>
            </w:r>
            <w:r w:rsidR="00533729">
              <w:rPr>
                <w:noProof/>
                <w:webHidden/>
              </w:rPr>
              <w:t>27</w:t>
            </w:r>
            <w:r w:rsidR="00533729">
              <w:rPr>
                <w:noProof/>
                <w:webHidden/>
              </w:rPr>
              <w:fldChar w:fldCharType="end"/>
            </w:r>
          </w:hyperlink>
        </w:p>
        <w:p w:rsidR="00533729" w:rsidRDefault="00000000" w14:paraId="09726A1D" w14:textId="06787AC2">
          <w:pPr>
            <w:pStyle w:val="TOC3"/>
            <w:tabs>
              <w:tab w:val="left" w:pos="1320"/>
              <w:tab w:val="right" w:leader="dot" w:pos="9225"/>
            </w:tabs>
            <w:rPr>
              <w:rFonts w:asciiTheme="minorHAnsi" w:hAnsiTheme="minorHAnsi" w:eastAsiaTheme="minorEastAsia" w:cstheme="minorBidi"/>
              <w:noProof/>
              <w:sz w:val="22"/>
              <w:szCs w:val="22"/>
            </w:rPr>
          </w:pPr>
          <w:hyperlink w:history="1" w:anchor="_Toc111217586">
            <w:r w:rsidRPr="0017479B" w:rsidR="00533729">
              <w:rPr>
                <w:rStyle w:val="Hyperlink"/>
                <w:noProof/>
              </w:rPr>
              <w:t>7.2.3</w:t>
            </w:r>
            <w:r w:rsidR="00533729">
              <w:rPr>
                <w:rFonts w:asciiTheme="minorHAnsi" w:hAnsiTheme="minorHAnsi" w:eastAsiaTheme="minorEastAsia" w:cstheme="minorBidi"/>
                <w:noProof/>
                <w:sz w:val="22"/>
                <w:szCs w:val="22"/>
              </w:rPr>
              <w:tab/>
            </w:r>
            <w:r w:rsidRPr="0017479B" w:rsidR="00533729">
              <w:rPr>
                <w:rStyle w:val="Hyperlink"/>
                <w:noProof/>
              </w:rPr>
              <w:t>Usecase – Đăng nhập với tài khoản không hợp lệ</w:t>
            </w:r>
            <w:r w:rsidR="00533729">
              <w:rPr>
                <w:noProof/>
                <w:webHidden/>
              </w:rPr>
              <w:tab/>
            </w:r>
            <w:r w:rsidR="00533729">
              <w:rPr>
                <w:noProof/>
                <w:webHidden/>
              </w:rPr>
              <w:fldChar w:fldCharType="begin"/>
            </w:r>
            <w:r w:rsidR="00533729">
              <w:rPr>
                <w:noProof/>
                <w:webHidden/>
              </w:rPr>
              <w:instrText xml:space="preserve"> PAGEREF _Toc111217586 \h </w:instrText>
            </w:r>
            <w:r w:rsidR="00533729">
              <w:rPr>
                <w:noProof/>
                <w:webHidden/>
              </w:rPr>
            </w:r>
            <w:r w:rsidR="00533729">
              <w:rPr>
                <w:noProof/>
                <w:webHidden/>
              </w:rPr>
              <w:fldChar w:fldCharType="separate"/>
            </w:r>
            <w:r w:rsidR="00533729">
              <w:rPr>
                <w:noProof/>
                <w:webHidden/>
              </w:rPr>
              <w:t>28</w:t>
            </w:r>
            <w:r w:rsidR="00533729">
              <w:rPr>
                <w:noProof/>
                <w:webHidden/>
              </w:rPr>
              <w:fldChar w:fldCharType="end"/>
            </w:r>
          </w:hyperlink>
        </w:p>
        <w:p w:rsidR="00533729" w:rsidRDefault="00000000" w14:paraId="055D8B18" w14:textId="385CE7CA">
          <w:pPr>
            <w:pStyle w:val="TOC3"/>
            <w:tabs>
              <w:tab w:val="left" w:pos="1320"/>
              <w:tab w:val="right" w:leader="dot" w:pos="9225"/>
            </w:tabs>
            <w:rPr>
              <w:rFonts w:asciiTheme="minorHAnsi" w:hAnsiTheme="minorHAnsi" w:eastAsiaTheme="minorEastAsia" w:cstheme="minorBidi"/>
              <w:noProof/>
              <w:sz w:val="22"/>
              <w:szCs w:val="22"/>
            </w:rPr>
          </w:pPr>
          <w:hyperlink w:history="1" w:anchor="_Toc111217587">
            <w:r w:rsidRPr="0017479B" w:rsidR="00533729">
              <w:rPr>
                <w:rStyle w:val="Hyperlink"/>
                <w:noProof/>
              </w:rPr>
              <w:t>7.2.4</w:t>
            </w:r>
            <w:r w:rsidR="00533729">
              <w:rPr>
                <w:rFonts w:asciiTheme="minorHAnsi" w:hAnsiTheme="minorHAnsi" w:eastAsiaTheme="minorEastAsia" w:cstheme="minorBidi"/>
                <w:noProof/>
                <w:sz w:val="22"/>
                <w:szCs w:val="22"/>
              </w:rPr>
              <w:tab/>
            </w:r>
            <w:r w:rsidRPr="0017479B" w:rsidR="00533729">
              <w:rPr>
                <w:rStyle w:val="Hyperlink"/>
                <w:noProof/>
              </w:rPr>
              <w:t>Usecase – Đăng nhập với tài khoản hợp lệ và hiện đang tồn tại phiên truy nhập từ thiết bị khác</w:t>
            </w:r>
            <w:r w:rsidR="00533729">
              <w:rPr>
                <w:noProof/>
                <w:webHidden/>
              </w:rPr>
              <w:tab/>
            </w:r>
            <w:r w:rsidR="00533729">
              <w:rPr>
                <w:noProof/>
                <w:webHidden/>
              </w:rPr>
              <w:fldChar w:fldCharType="begin"/>
            </w:r>
            <w:r w:rsidR="00533729">
              <w:rPr>
                <w:noProof/>
                <w:webHidden/>
              </w:rPr>
              <w:instrText xml:space="preserve"> PAGEREF _Toc111217587 \h </w:instrText>
            </w:r>
            <w:r w:rsidR="00533729">
              <w:rPr>
                <w:noProof/>
                <w:webHidden/>
              </w:rPr>
            </w:r>
            <w:r w:rsidR="00533729">
              <w:rPr>
                <w:noProof/>
                <w:webHidden/>
              </w:rPr>
              <w:fldChar w:fldCharType="separate"/>
            </w:r>
            <w:r w:rsidR="00533729">
              <w:rPr>
                <w:noProof/>
                <w:webHidden/>
              </w:rPr>
              <w:t>30</w:t>
            </w:r>
            <w:r w:rsidR="00533729">
              <w:rPr>
                <w:noProof/>
                <w:webHidden/>
              </w:rPr>
              <w:fldChar w:fldCharType="end"/>
            </w:r>
          </w:hyperlink>
        </w:p>
        <w:p w:rsidR="00533729" w:rsidRDefault="00000000" w14:paraId="70ADBFCE" w14:textId="0F0CF2F2">
          <w:pPr>
            <w:pStyle w:val="TOC3"/>
            <w:tabs>
              <w:tab w:val="left" w:pos="1320"/>
              <w:tab w:val="right" w:leader="dot" w:pos="9225"/>
            </w:tabs>
            <w:rPr>
              <w:rFonts w:asciiTheme="minorHAnsi" w:hAnsiTheme="minorHAnsi" w:eastAsiaTheme="minorEastAsia" w:cstheme="minorBidi"/>
              <w:noProof/>
              <w:sz w:val="22"/>
              <w:szCs w:val="22"/>
            </w:rPr>
          </w:pPr>
          <w:hyperlink w:history="1" w:anchor="_Toc111217588">
            <w:r w:rsidRPr="0017479B" w:rsidR="00533729">
              <w:rPr>
                <w:rStyle w:val="Hyperlink"/>
                <w:noProof/>
              </w:rPr>
              <w:t>7.2.5</w:t>
            </w:r>
            <w:r w:rsidR="00533729">
              <w:rPr>
                <w:rFonts w:asciiTheme="minorHAnsi" w:hAnsiTheme="minorHAnsi" w:eastAsiaTheme="minorEastAsia" w:cstheme="minorBidi"/>
                <w:noProof/>
                <w:sz w:val="22"/>
                <w:szCs w:val="22"/>
              </w:rPr>
              <w:tab/>
            </w:r>
            <w:r w:rsidRPr="0017479B" w:rsidR="00533729">
              <w:rPr>
                <w:rStyle w:val="Hyperlink"/>
                <w:noProof/>
              </w:rPr>
              <w:t>Usecase – Ngắt phiên truy nhập khi không có tương tác từ Mobile App trong một khoảng thời gian timeout</w:t>
            </w:r>
            <w:r w:rsidR="00533729">
              <w:rPr>
                <w:noProof/>
                <w:webHidden/>
              </w:rPr>
              <w:tab/>
            </w:r>
            <w:r w:rsidR="00533729">
              <w:rPr>
                <w:noProof/>
                <w:webHidden/>
              </w:rPr>
              <w:fldChar w:fldCharType="begin"/>
            </w:r>
            <w:r w:rsidR="00533729">
              <w:rPr>
                <w:noProof/>
                <w:webHidden/>
              </w:rPr>
              <w:instrText xml:space="preserve"> PAGEREF _Toc111217588 \h </w:instrText>
            </w:r>
            <w:r w:rsidR="00533729">
              <w:rPr>
                <w:noProof/>
                <w:webHidden/>
              </w:rPr>
            </w:r>
            <w:r w:rsidR="00533729">
              <w:rPr>
                <w:noProof/>
                <w:webHidden/>
              </w:rPr>
              <w:fldChar w:fldCharType="separate"/>
            </w:r>
            <w:r w:rsidR="00533729">
              <w:rPr>
                <w:noProof/>
                <w:webHidden/>
              </w:rPr>
              <w:t>31</w:t>
            </w:r>
            <w:r w:rsidR="00533729">
              <w:rPr>
                <w:noProof/>
                <w:webHidden/>
              </w:rPr>
              <w:fldChar w:fldCharType="end"/>
            </w:r>
          </w:hyperlink>
        </w:p>
        <w:p w:rsidR="00533729" w:rsidRDefault="00000000" w14:paraId="54A4227E" w14:textId="2EC8267A">
          <w:pPr>
            <w:pStyle w:val="TOC3"/>
            <w:tabs>
              <w:tab w:val="left" w:pos="1320"/>
              <w:tab w:val="right" w:leader="dot" w:pos="9225"/>
            </w:tabs>
            <w:rPr>
              <w:rFonts w:asciiTheme="minorHAnsi" w:hAnsiTheme="minorHAnsi" w:eastAsiaTheme="minorEastAsia" w:cstheme="minorBidi"/>
              <w:noProof/>
              <w:sz w:val="22"/>
              <w:szCs w:val="22"/>
            </w:rPr>
          </w:pPr>
          <w:hyperlink w:history="1" w:anchor="_Toc111217589">
            <w:r w:rsidRPr="0017479B" w:rsidR="00533729">
              <w:rPr>
                <w:rStyle w:val="Hyperlink"/>
                <w:noProof/>
              </w:rPr>
              <w:t>7.2.6</w:t>
            </w:r>
            <w:r w:rsidR="00533729">
              <w:rPr>
                <w:rFonts w:asciiTheme="minorHAnsi" w:hAnsiTheme="minorHAnsi" w:eastAsiaTheme="minorEastAsia" w:cstheme="minorBidi"/>
                <w:noProof/>
                <w:sz w:val="22"/>
                <w:szCs w:val="22"/>
              </w:rPr>
              <w:tab/>
            </w:r>
            <w:r w:rsidRPr="0017479B" w:rsidR="00533729">
              <w:rPr>
                <w:rStyle w:val="Hyperlink"/>
                <w:noProof/>
              </w:rPr>
              <w:t>Usecase – Ngắt phiên truy nhập từ Mobile App</w:t>
            </w:r>
            <w:r w:rsidR="00533729">
              <w:rPr>
                <w:noProof/>
                <w:webHidden/>
              </w:rPr>
              <w:tab/>
            </w:r>
            <w:r w:rsidR="00533729">
              <w:rPr>
                <w:noProof/>
                <w:webHidden/>
              </w:rPr>
              <w:fldChar w:fldCharType="begin"/>
            </w:r>
            <w:r w:rsidR="00533729">
              <w:rPr>
                <w:noProof/>
                <w:webHidden/>
              </w:rPr>
              <w:instrText xml:space="preserve"> PAGEREF _Toc111217589 \h </w:instrText>
            </w:r>
            <w:r w:rsidR="00533729">
              <w:rPr>
                <w:noProof/>
                <w:webHidden/>
              </w:rPr>
            </w:r>
            <w:r w:rsidR="00533729">
              <w:rPr>
                <w:noProof/>
                <w:webHidden/>
              </w:rPr>
              <w:fldChar w:fldCharType="separate"/>
            </w:r>
            <w:r w:rsidR="00533729">
              <w:rPr>
                <w:noProof/>
                <w:webHidden/>
              </w:rPr>
              <w:t>32</w:t>
            </w:r>
            <w:r w:rsidR="00533729">
              <w:rPr>
                <w:noProof/>
                <w:webHidden/>
              </w:rPr>
              <w:fldChar w:fldCharType="end"/>
            </w:r>
          </w:hyperlink>
        </w:p>
        <w:p w:rsidR="00533729" w:rsidRDefault="00000000" w14:paraId="37CC21E7" w14:textId="69359985">
          <w:pPr>
            <w:pStyle w:val="TOC2"/>
            <w:tabs>
              <w:tab w:val="left" w:pos="880"/>
              <w:tab w:val="right" w:leader="dot" w:pos="9225"/>
            </w:tabs>
            <w:rPr>
              <w:rFonts w:asciiTheme="minorHAnsi" w:hAnsiTheme="minorHAnsi" w:eastAsiaTheme="minorEastAsia" w:cstheme="minorBidi"/>
              <w:noProof/>
              <w:sz w:val="22"/>
              <w:szCs w:val="22"/>
            </w:rPr>
          </w:pPr>
          <w:hyperlink w:history="1" w:anchor="_Toc111217590">
            <w:r w:rsidRPr="0017479B" w:rsidR="00533729">
              <w:rPr>
                <w:rStyle w:val="Hyperlink"/>
                <w:noProof/>
              </w:rPr>
              <w:t>7.3</w:t>
            </w:r>
            <w:r w:rsidR="00533729">
              <w:rPr>
                <w:rFonts w:asciiTheme="minorHAnsi" w:hAnsiTheme="minorHAnsi" w:eastAsiaTheme="minorEastAsia" w:cstheme="minorBidi"/>
                <w:noProof/>
                <w:sz w:val="22"/>
                <w:szCs w:val="22"/>
              </w:rPr>
              <w:tab/>
            </w:r>
            <w:r w:rsidRPr="0017479B" w:rsidR="00533729">
              <w:rPr>
                <w:rStyle w:val="Hyperlink"/>
                <w:noProof/>
              </w:rPr>
              <w:t>Tính năng quản lý cấu hình SLID qua Mobile App</w:t>
            </w:r>
            <w:r w:rsidR="00533729">
              <w:rPr>
                <w:noProof/>
                <w:webHidden/>
              </w:rPr>
              <w:tab/>
            </w:r>
            <w:r w:rsidR="00533729">
              <w:rPr>
                <w:noProof/>
                <w:webHidden/>
              </w:rPr>
              <w:fldChar w:fldCharType="begin"/>
            </w:r>
            <w:r w:rsidR="00533729">
              <w:rPr>
                <w:noProof/>
                <w:webHidden/>
              </w:rPr>
              <w:instrText xml:space="preserve"> PAGEREF _Toc111217590 \h </w:instrText>
            </w:r>
            <w:r w:rsidR="00533729">
              <w:rPr>
                <w:noProof/>
                <w:webHidden/>
              </w:rPr>
            </w:r>
            <w:r w:rsidR="00533729">
              <w:rPr>
                <w:noProof/>
                <w:webHidden/>
              </w:rPr>
              <w:fldChar w:fldCharType="separate"/>
            </w:r>
            <w:r w:rsidR="00533729">
              <w:rPr>
                <w:noProof/>
                <w:webHidden/>
              </w:rPr>
              <w:t>33</w:t>
            </w:r>
            <w:r w:rsidR="00533729">
              <w:rPr>
                <w:noProof/>
                <w:webHidden/>
              </w:rPr>
              <w:fldChar w:fldCharType="end"/>
            </w:r>
          </w:hyperlink>
        </w:p>
        <w:p w:rsidR="00533729" w:rsidRDefault="00000000" w14:paraId="2D3D6480" w14:textId="29818483">
          <w:pPr>
            <w:pStyle w:val="TOC3"/>
            <w:tabs>
              <w:tab w:val="left" w:pos="1320"/>
              <w:tab w:val="right" w:leader="dot" w:pos="9225"/>
            </w:tabs>
            <w:rPr>
              <w:rFonts w:asciiTheme="minorHAnsi" w:hAnsiTheme="minorHAnsi" w:eastAsiaTheme="minorEastAsia" w:cstheme="minorBidi"/>
              <w:noProof/>
              <w:sz w:val="22"/>
              <w:szCs w:val="22"/>
            </w:rPr>
          </w:pPr>
          <w:hyperlink w:history="1" w:anchor="_Toc111217591">
            <w:r w:rsidRPr="0017479B" w:rsidR="00533729">
              <w:rPr>
                <w:rStyle w:val="Hyperlink"/>
                <w:noProof/>
              </w:rPr>
              <w:t>7.3.1</w:t>
            </w:r>
            <w:r w:rsidR="00533729">
              <w:rPr>
                <w:rFonts w:asciiTheme="minorHAnsi" w:hAnsiTheme="minorHAnsi" w:eastAsiaTheme="minorEastAsia" w:cstheme="minorBidi"/>
                <w:noProof/>
                <w:sz w:val="22"/>
                <w:szCs w:val="22"/>
              </w:rPr>
              <w:tab/>
            </w:r>
            <w:r w:rsidRPr="0017479B" w:rsidR="00533729">
              <w:rPr>
                <w:rStyle w:val="Hyperlink"/>
                <w:noProof/>
              </w:rPr>
              <w:t>Usecase – Lấy thông tin cấu hình SLID hiện tại</w:t>
            </w:r>
            <w:r w:rsidR="00533729">
              <w:rPr>
                <w:noProof/>
                <w:webHidden/>
              </w:rPr>
              <w:tab/>
            </w:r>
            <w:r w:rsidR="00533729">
              <w:rPr>
                <w:noProof/>
                <w:webHidden/>
              </w:rPr>
              <w:fldChar w:fldCharType="begin"/>
            </w:r>
            <w:r w:rsidR="00533729">
              <w:rPr>
                <w:noProof/>
                <w:webHidden/>
              </w:rPr>
              <w:instrText xml:space="preserve"> PAGEREF _Toc111217591 \h </w:instrText>
            </w:r>
            <w:r w:rsidR="00533729">
              <w:rPr>
                <w:noProof/>
                <w:webHidden/>
              </w:rPr>
            </w:r>
            <w:r w:rsidR="00533729">
              <w:rPr>
                <w:noProof/>
                <w:webHidden/>
              </w:rPr>
              <w:fldChar w:fldCharType="separate"/>
            </w:r>
            <w:r w:rsidR="00533729">
              <w:rPr>
                <w:noProof/>
                <w:webHidden/>
              </w:rPr>
              <w:t>33</w:t>
            </w:r>
            <w:r w:rsidR="00533729">
              <w:rPr>
                <w:noProof/>
                <w:webHidden/>
              </w:rPr>
              <w:fldChar w:fldCharType="end"/>
            </w:r>
          </w:hyperlink>
        </w:p>
        <w:p w:rsidR="00533729" w:rsidRDefault="00000000" w14:paraId="27454437" w14:textId="782B6DD2">
          <w:pPr>
            <w:pStyle w:val="TOC3"/>
            <w:tabs>
              <w:tab w:val="left" w:pos="1320"/>
              <w:tab w:val="right" w:leader="dot" w:pos="9225"/>
            </w:tabs>
            <w:rPr>
              <w:rFonts w:asciiTheme="minorHAnsi" w:hAnsiTheme="minorHAnsi" w:eastAsiaTheme="minorEastAsia" w:cstheme="minorBidi"/>
              <w:noProof/>
              <w:sz w:val="22"/>
              <w:szCs w:val="22"/>
            </w:rPr>
          </w:pPr>
          <w:hyperlink w:history="1" w:anchor="_Toc111217592">
            <w:r w:rsidRPr="0017479B" w:rsidR="00533729">
              <w:rPr>
                <w:rStyle w:val="Hyperlink"/>
                <w:noProof/>
              </w:rPr>
              <w:t>7.3.2</w:t>
            </w:r>
            <w:r w:rsidR="00533729">
              <w:rPr>
                <w:rFonts w:asciiTheme="minorHAnsi" w:hAnsiTheme="minorHAnsi" w:eastAsiaTheme="minorEastAsia" w:cstheme="minorBidi"/>
                <w:noProof/>
                <w:sz w:val="22"/>
                <w:szCs w:val="22"/>
              </w:rPr>
              <w:tab/>
            </w:r>
            <w:r w:rsidRPr="0017479B" w:rsidR="00533729">
              <w:rPr>
                <w:rStyle w:val="Hyperlink"/>
                <w:noProof/>
              </w:rPr>
              <w:t>Usecase – Điều khiển thay đổi cấu hình SLID</w:t>
            </w:r>
            <w:r w:rsidR="00533729">
              <w:rPr>
                <w:noProof/>
                <w:webHidden/>
              </w:rPr>
              <w:tab/>
            </w:r>
            <w:r w:rsidR="00533729">
              <w:rPr>
                <w:noProof/>
                <w:webHidden/>
              </w:rPr>
              <w:fldChar w:fldCharType="begin"/>
            </w:r>
            <w:r w:rsidR="00533729">
              <w:rPr>
                <w:noProof/>
                <w:webHidden/>
              </w:rPr>
              <w:instrText xml:space="preserve"> PAGEREF _Toc111217592 \h </w:instrText>
            </w:r>
            <w:r w:rsidR="00533729">
              <w:rPr>
                <w:noProof/>
                <w:webHidden/>
              </w:rPr>
            </w:r>
            <w:r w:rsidR="00533729">
              <w:rPr>
                <w:noProof/>
                <w:webHidden/>
              </w:rPr>
              <w:fldChar w:fldCharType="separate"/>
            </w:r>
            <w:r w:rsidR="00533729">
              <w:rPr>
                <w:noProof/>
                <w:webHidden/>
              </w:rPr>
              <w:t>35</w:t>
            </w:r>
            <w:r w:rsidR="00533729">
              <w:rPr>
                <w:noProof/>
                <w:webHidden/>
              </w:rPr>
              <w:fldChar w:fldCharType="end"/>
            </w:r>
          </w:hyperlink>
        </w:p>
        <w:p w:rsidR="00533729" w:rsidRDefault="00000000" w14:paraId="2756B0EC" w14:textId="50586424">
          <w:pPr>
            <w:pStyle w:val="TOC2"/>
            <w:tabs>
              <w:tab w:val="left" w:pos="880"/>
              <w:tab w:val="right" w:leader="dot" w:pos="9225"/>
            </w:tabs>
            <w:rPr>
              <w:rFonts w:asciiTheme="minorHAnsi" w:hAnsiTheme="minorHAnsi" w:eastAsiaTheme="minorEastAsia" w:cstheme="minorBidi"/>
              <w:noProof/>
              <w:sz w:val="22"/>
              <w:szCs w:val="22"/>
            </w:rPr>
          </w:pPr>
          <w:hyperlink w:history="1" w:anchor="_Toc111217593">
            <w:r w:rsidRPr="0017479B" w:rsidR="00533729">
              <w:rPr>
                <w:rStyle w:val="Hyperlink"/>
                <w:noProof/>
              </w:rPr>
              <w:t>7.4</w:t>
            </w:r>
            <w:r w:rsidR="00533729">
              <w:rPr>
                <w:rFonts w:asciiTheme="minorHAnsi" w:hAnsiTheme="minorHAnsi" w:eastAsiaTheme="minorEastAsia" w:cstheme="minorBidi"/>
                <w:noProof/>
                <w:sz w:val="22"/>
                <w:szCs w:val="22"/>
              </w:rPr>
              <w:tab/>
            </w:r>
            <w:r w:rsidRPr="0017479B" w:rsidR="00533729">
              <w:rPr>
                <w:rStyle w:val="Hyperlink"/>
                <w:noProof/>
              </w:rPr>
              <w:t>Tính năng quản lý cấu hình OLT Model qua Mobile App</w:t>
            </w:r>
            <w:r w:rsidR="00533729">
              <w:rPr>
                <w:noProof/>
                <w:webHidden/>
              </w:rPr>
              <w:tab/>
            </w:r>
            <w:r w:rsidR="00533729">
              <w:rPr>
                <w:noProof/>
                <w:webHidden/>
              </w:rPr>
              <w:fldChar w:fldCharType="begin"/>
            </w:r>
            <w:r w:rsidR="00533729">
              <w:rPr>
                <w:noProof/>
                <w:webHidden/>
              </w:rPr>
              <w:instrText xml:space="preserve"> PAGEREF _Toc111217593 \h </w:instrText>
            </w:r>
            <w:r w:rsidR="00533729">
              <w:rPr>
                <w:noProof/>
                <w:webHidden/>
              </w:rPr>
            </w:r>
            <w:r w:rsidR="00533729">
              <w:rPr>
                <w:noProof/>
                <w:webHidden/>
              </w:rPr>
              <w:fldChar w:fldCharType="separate"/>
            </w:r>
            <w:r w:rsidR="00533729">
              <w:rPr>
                <w:noProof/>
                <w:webHidden/>
              </w:rPr>
              <w:t>37</w:t>
            </w:r>
            <w:r w:rsidR="00533729">
              <w:rPr>
                <w:noProof/>
                <w:webHidden/>
              </w:rPr>
              <w:fldChar w:fldCharType="end"/>
            </w:r>
          </w:hyperlink>
        </w:p>
        <w:p w:rsidR="00533729" w:rsidRDefault="00000000" w14:paraId="43CE1764" w14:textId="1A44A747">
          <w:pPr>
            <w:pStyle w:val="TOC3"/>
            <w:tabs>
              <w:tab w:val="left" w:pos="1320"/>
              <w:tab w:val="right" w:leader="dot" w:pos="9225"/>
            </w:tabs>
            <w:rPr>
              <w:rFonts w:asciiTheme="minorHAnsi" w:hAnsiTheme="minorHAnsi" w:eastAsiaTheme="minorEastAsia" w:cstheme="minorBidi"/>
              <w:noProof/>
              <w:sz w:val="22"/>
              <w:szCs w:val="22"/>
            </w:rPr>
          </w:pPr>
          <w:hyperlink w:history="1" w:anchor="_Toc111217594">
            <w:r w:rsidRPr="0017479B" w:rsidR="00533729">
              <w:rPr>
                <w:rStyle w:val="Hyperlink"/>
                <w:noProof/>
              </w:rPr>
              <w:t>7.4.1</w:t>
            </w:r>
            <w:r w:rsidR="00533729">
              <w:rPr>
                <w:rFonts w:asciiTheme="minorHAnsi" w:hAnsiTheme="minorHAnsi" w:eastAsiaTheme="minorEastAsia" w:cstheme="minorBidi"/>
                <w:noProof/>
                <w:sz w:val="22"/>
                <w:szCs w:val="22"/>
              </w:rPr>
              <w:tab/>
            </w:r>
            <w:r w:rsidRPr="0017479B" w:rsidR="00533729">
              <w:rPr>
                <w:rStyle w:val="Hyperlink"/>
                <w:noProof/>
              </w:rPr>
              <w:t>Usecase – Lấy thông tin cấu hình OLT Model hiện tại</w:t>
            </w:r>
            <w:r w:rsidR="00533729">
              <w:rPr>
                <w:noProof/>
                <w:webHidden/>
              </w:rPr>
              <w:tab/>
            </w:r>
            <w:r w:rsidR="00533729">
              <w:rPr>
                <w:noProof/>
                <w:webHidden/>
              </w:rPr>
              <w:fldChar w:fldCharType="begin"/>
            </w:r>
            <w:r w:rsidR="00533729">
              <w:rPr>
                <w:noProof/>
                <w:webHidden/>
              </w:rPr>
              <w:instrText xml:space="preserve"> PAGEREF _Toc111217594 \h </w:instrText>
            </w:r>
            <w:r w:rsidR="00533729">
              <w:rPr>
                <w:noProof/>
                <w:webHidden/>
              </w:rPr>
            </w:r>
            <w:r w:rsidR="00533729">
              <w:rPr>
                <w:noProof/>
                <w:webHidden/>
              </w:rPr>
              <w:fldChar w:fldCharType="separate"/>
            </w:r>
            <w:r w:rsidR="00533729">
              <w:rPr>
                <w:noProof/>
                <w:webHidden/>
              </w:rPr>
              <w:t>37</w:t>
            </w:r>
            <w:r w:rsidR="00533729">
              <w:rPr>
                <w:noProof/>
                <w:webHidden/>
              </w:rPr>
              <w:fldChar w:fldCharType="end"/>
            </w:r>
          </w:hyperlink>
        </w:p>
        <w:p w:rsidR="00533729" w:rsidRDefault="00000000" w14:paraId="54642002" w14:textId="52E734A4">
          <w:pPr>
            <w:pStyle w:val="TOC3"/>
            <w:tabs>
              <w:tab w:val="left" w:pos="1320"/>
              <w:tab w:val="right" w:leader="dot" w:pos="9225"/>
            </w:tabs>
            <w:rPr>
              <w:rFonts w:asciiTheme="minorHAnsi" w:hAnsiTheme="minorHAnsi" w:eastAsiaTheme="minorEastAsia" w:cstheme="minorBidi"/>
              <w:noProof/>
              <w:sz w:val="22"/>
              <w:szCs w:val="22"/>
            </w:rPr>
          </w:pPr>
          <w:hyperlink w:history="1" w:anchor="_Toc111217595">
            <w:r w:rsidRPr="0017479B" w:rsidR="00533729">
              <w:rPr>
                <w:rStyle w:val="Hyperlink"/>
                <w:noProof/>
              </w:rPr>
              <w:t>7.4.2</w:t>
            </w:r>
            <w:r w:rsidR="00533729">
              <w:rPr>
                <w:rFonts w:asciiTheme="minorHAnsi" w:hAnsiTheme="minorHAnsi" w:eastAsiaTheme="minorEastAsia" w:cstheme="minorBidi"/>
                <w:noProof/>
                <w:sz w:val="22"/>
                <w:szCs w:val="22"/>
              </w:rPr>
              <w:tab/>
            </w:r>
            <w:r w:rsidRPr="0017479B" w:rsidR="00533729">
              <w:rPr>
                <w:rStyle w:val="Hyperlink"/>
                <w:noProof/>
              </w:rPr>
              <w:t>Usecase – Điều khiển thay đổi cấu hình OLT Model</w:t>
            </w:r>
            <w:r w:rsidR="00533729">
              <w:rPr>
                <w:noProof/>
                <w:webHidden/>
              </w:rPr>
              <w:tab/>
            </w:r>
            <w:r w:rsidR="00533729">
              <w:rPr>
                <w:noProof/>
                <w:webHidden/>
              </w:rPr>
              <w:fldChar w:fldCharType="begin"/>
            </w:r>
            <w:r w:rsidR="00533729">
              <w:rPr>
                <w:noProof/>
                <w:webHidden/>
              </w:rPr>
              <w:instrText xml:space="preserve"> PAGEREF _Toc111217595 \h </w:instrText>
            </w:r>
            <w:r w:rsidR="00533729">
              <w:rPr>
                <w:noProof/>
                <w:webHidden/>
              </w:rPr>
            </w:r>
            <w:r w:rsidR="00533729">
              <w:rPr>
                <w:noProof/>
                <w:webHidden/>
              </w:rPr>
              <w:fldChar w:fldCharType="separate"/>
            </w:r>
            <w:r w:rsidR="00533729">
              <w:rPr>
                <w:noProof/>
                <w:webHidden/>
              </w:rPr>
              <w:t>39</w:t>
            </w:r>
            <w:r w:rsidR="00533729">
              <w:rPr>
                <w:noProof/>
                <w:webHidden/>
              </w:rPr>
              <w:fldChar w:fldCharType="end"/>
            </w:r>
          </w:hyperlink>
        </w:p>
        <w:p w:rsidR="00533729" w:rsidRDefault="00000000" w14:paraId="202CCDE9" w14:textId="1C6A550D">
          <w:pPr>
            <w:pStyle w:val="TOC2"/>
            <w:tabs>
              <w:tab w:val="left" w:pos="880"/>
              <w:tab w:val="right" w:leader="dot" w:pos="9225"/>
            </w:tabs>
            <w:rPr>
              <w:rFonts w:asciiTheme="minorHAnsi" w:hAnsiTheme="minorHAnsi" w:eastAsiaTheme="minorEastAsia" w:cstheme="minorBidi"/>
              <w:noProof/>
              <w:sz w:val="22"/>
              <w:szCs w:val="22"/>
            </w:rPr>
          </w:pPr>
          <w:hyperlink w:history="1" w:anchor="_Toc111217596">
            <w:r w:rsidRPr="0017479B" w:rsidR="00533729">
              <w:rPr>
                <w:rStyle w:val="Hyperlink"/>
                <w:noProof/>
              </w:rPr>
              <w:t>7.5</w:t>
            </w:r>
            <w:r w:rsidR="00533729">
              <w:rPr>
                <w:rFonts w:asciiTheme="minorHAnsi" w:hAnsiTheme="minorHAnsi" w:eastAsiaTheme="minorEastAsia" w:cstheme="minorBidi"/>
                <w:noProof/>
                <w:sz w:val="22"/>
                <w:szCs w:val="22"/>
              </w:rPr>
              <w:tab/>
            </w:r>
            <w:r w:rsidRPr="0017479B" w:rsidR="00533729">
              <w:rPr>
                <w:rStyle w:val="Hyperlink"/>
                <w:noProof/>
              </w:rPr>
              <w:t>Tính năng quản lý cấu hình WAN qua Mobile App</w:t>
            </w:r>
            <w:r w:rsidR="00533729">
              <w:rPr>
                <w:noProof/>
                <w:webHidden/>
              </w:rPr>
              <w:tab/>
            </w:r>
            <w:r w:rsidR="00533729">
              <w:rPr>
                <w:noProof/>
                <w:webHidden/>
              </w:rPr>
              <w:fldChar w:fldCharType="begin"/>
            </w:r>
            <w:r w:rsidR="00533729">
              <w:rPr>
                <w:noProof/>
                <w:webHidden/>
              </w:rPr>
              <w:instrText xml:space="preserve"> PAGEREF _Toc111217596 \h </w:instrText>
            </w:r>
            <w:r w:rsidR="00533729">
              <w:rPr>
                <w:noProof/>
                <w:webHidden/>
              </w:rPr>
            </w:r>
            <w:r w:rsidR="00533729">
              <w:rPr>
                <w:noProof/>
                <w:webHidden/>
              </w:rPr>
              <w:fldChar w:fldCharType="separate"/>
            </w:r>
            <w:r w:rsidR="00533729">
              <w:rPr>
                <w:noProof/>
                <w:webHidden/>
              </w:rPr>
              <w:t>41</w:t>
            </w:r>
            <w:r w:rsidR="00533729">
              <w:rPr>
                <w:noProof/>
                <w:webHidden/>
              </w:rPr>
              <w:fldChar w:fldCharType="end"/>
            </w:r>
          </w:hyperlink>
        </w:p>
        <w:p w:rsidR="00533729" w:rsidRDefault="00000000" w14:paraId="71E42DAC" w14:textId="5AE337AF">
          <w:pPr>
            <w:pStyle w:val="TOC3"/>
            <w:tabs>
              <w:tab w:val="left" w:pos="1320"/>
              <w:tab w:val="right" w:leader="dot" w:pos="9225"/>
            </w:tabs>
            <w:rPr>
              <w:rFonts w:asciiTheme="minorHAnsi" w:hAnsiTheme="minorHAnsi" w:eastAsiaTheme="minorEastAsia" w:cstheme="minorBidi"/>
              <w:noProof/>
              <w:sz w:val="22"/>
              <w:szCs w:val="22"/>
            </w:rPr>
          </w:pPr>
          <w:hyperlink w:history="1" w:anchor="_Toc111217597">
            <w:r w:rsidRPr="0017479B" w:rsidR="00533729">
              <w:rPr>
                <w:rStyle w:val="Hyperlink"/>
                <w:noProof/>
              </w:rPr>
              <w:t>7.5.1</w:t>
            </w:r>
            <w:r w:rsidR="00533729">
              <w:rPr>
                <w:rFonts w:asciiTheme="minorHAnsi" w:hAnsiTheme="minorHAnsi" w:eastAsiaTheme="minorEastAsia" w:cstheme="minorBidi"/>
                <w:noProof/>
                <w:sz w:val="22"/>
                <w:szCs w:val="22"/>
              </w:rPr>
              <w:tab/>
            </w:r>
            <w:r w:rsidRPr="0017479B" w:rsidR="00533729">
              <w:rPr>
                <w:rStyle w:val="Hyperlink"/>
                <w:noProof/>
              </w:rPr>
              <w:t>Usecase – Lấy thông tin cấu hình WAN hiện tại</w:t>
            </w:r>
            <w:r w:rsidR="00533729">
              <w:rPr>
                <w:noProof/>
                <w:webHidden/>
              </w:rPr>
              <w:tab/>
            </w:r>
            <w:r w:rsidR="00533729">
              <w:rPr>
                <w:noProof/>
                <w:webHidden/>
              </w:rPr>
              <w:fldChar w:fldCharType="begin"/>
            </w:r>
            <w:r w:rsidR="00533729">
              <w:rPr>
                <w:noProof/>
                <w:webHidden/>
              </w:rPr>
              <w:instrText xml:space="preserve"> PAGEREF _Toc111217597 \h </w:instrText>
            </w:r>
            <w:r w:rsidR="00533729">
              <w:rPr>
                <w:noProof/>
                <w:webHidden/>
              </w:rPr>
            </w:r>
            <w:r w:rsidR="00533729">
              <w:rPr>
                <w:noProof/>
                <w:webHidden/>
              </w:rPr>
              <w:fldChar w:fldCharType="separate"/>
            </w:r>
            <w:r w:rsidR="00533729">
              <w:rPr>
                <w:noProof/>
                <w:webHidden/>
              </w:rPr>
              <w:t>42</w:t>
            </w:r>
            <w:r w:rsidR="00533729">
              <w:rPr>
                <w:noProof/>
                <w:webHidden/>
              </w:rPr>
              <w:fldChar w:fldCharType="end"/>
            </w:r>
          </w:hyperlink>
        </w:p>
        <w:p w:rsidR="00533729" w:rsidRDefault="00000000" w14:paraId="59B90B01" w14:textId="6D0A48AF">
          <w:pPr>
            <w:pStyle w:val="TOC3"/>
            <w:tabs>
              <w:tab w:val="left" w:pos="1320"/>
              <w:tab w:val="right" w:leader="dot" w:pos="9225"/>
            </w:tabs>
            <w:rPr>
              <w:rFonts w:asciiTheme="minorHAnsi" w:hAnsiTheme="minorHAnsi" w:eastAsiaTheme="minorEastAsia" w:cstheme="minorBidi"/>
              <w:noProof/>
              <w:sz w:val="22"/>
              <w:szCs w:val="22"/>
            </w:rPr>
          </w:pPr>
          <w:hyperlink w:history="1" w:anchor="_Toc111217598">
            <w:r w:rsidRPr="0017479B" w:rsidR="00533729">
              <w:rPr>
                <w:rStyle w:val="Hyperlink"/>
                <w:noProof/>
              </w:rPr>
              <w:t>7.5.2</w:t>
            </w:r>
            <w:r w:rsidR="00533729">
              <w:rPr>
                <w:rFonts w:asciiTheme="minorHAnsi" w:hAnsiTheme="minorHAnsi" w:eastAsiaTheme="minorEastAsia" w:cstheme="minorBidi"/>
                <w:noProof/>
                <w:sz w:val="22"/>
                <w:szCs w:val="22"/>
              </w:rPr>
              <w:tab/>
            </w:r>
            <w:r w:rsidRPr="0017479B" w:rsidR="00533729">
              <w:rPr>
                <w:rStyle w:val="Hyperlink"/>
                <w:noProof/>
              </w:rPr>
              <w:t>Usecase – Lấy trạng thái kết nối hiện tại của Wan</w:t>
            </w:r>
            <w:r w:rsidR="00533729">
              <w:rPr>
                <w:noProof/>
                <w:webHidden/>
              </w:rPr>
              <w:tab/>
            </w:r>
            <w:r w:rsidR="00533729">
              <w:rPr>
                <w:noProof/>
                <w:webHidden/>
              </w:rPr>
              <w:fldChar w:fldCharType="begin"/>
            </w:r>
            <w:r w:rsidR="00533729">
              <w:rPr>
                <w:noProof/>
                <w:webHidden/>
              </w:rPr>
              <w:instrText xml:space="preserve"> PAGEREF _Toc111217598 \h </w:instrText>
            </w:r>
            <w:r w:rsidR="00533729">
              <w:rPr>
                <w:noProof/>
                <w:webHidden/>
              </w:rPr>
            </w:r>
            <w:r w:rsidR="00533729">
              <w:rPr>
                <w:noProof/>
                <w:webHidden/>
              </w:rPr>
              <w:fldChar w:fldCharType="separate"/>
            </w:r>
            <w:r w:rsidR="00533729">
              <w:rPr>
                <w:noProof/>
                <w:webHidden/>
              </w:rPr>
              <w:t>44</w:t>
            </w:r>
            <w:r w:rsidR="00533729">
              <w:rPr>
                <w:noProof/>
                <w:webHidden/>
              </w:rPr>
              <w:fldChar w:fldCharType="end"/>
            </w:r>
          </w:hyperlink>
        </w:p>
        <w:p w:rsidR="00533729" w:rsidRDefault="00000000" w14:paraId="2AE81861" w14:textId="324F7830">
          <w:pPr>
            <w:pStyle w:val="TOC3"/>
            <w:tabs>
              <w:tab w:val="left" w:pos="1320"/>
              <w:tab w:val="right" w:leader="dot" w:pos="9225"/>
            </w:tabs>
            <w:rPr>
              <w:rFonts w:asciiTheme="minorHAnsi" w:hAnsiTheme="minorHAnsi" w:eastAsiaTheme="minorEastAsia" w:cstheme="minorBidi"/>
              <w:noProof/>
              <w:sz w:val="22"/>
              <w:szCs w:val="22"/>
            </w:rPr>
          </w:pPr>
          <w:hyperlink w:history="1" w:anchor="_Toc111217600">
            <w:r w:rsidRPr="0017479B" w:rsidR="00533729">
              <w:rPr>
                <w:rStyle w:val="Hyperlink"/>
                <w:noProof/>
              </w:rPr>
              <w:t>7.5.3</w:t>
            </w:r>
            <w:r w:rsidR="00533729">
              <w:rPr>
                <w:rFonts w:asciiTheme="minorHAnsi" w:hAnsiTheme="minorHAnsi" w:eastAsiaTheme="minorEastAsia" w:cstheme="minorBidi"/>
                <w:noProof/>
                <w:sz w:val="22"/>
                <w:szCs w:val="22"/>
              </w:rPr>
              <w:tab/>
            </w:r>
            <w:r w:rsidRPr="0017479B" w:rsidR="00533729">
              <w:rPr>
                <w:rStyle w:val="Hyperlink"/>
                <w:noProof/>
              </w:rPr>
              <w:t>Usecase – Điều khiển cấu hình tạo một WAN mới</w:t>
            </w:r>
            <w:r w:rsidR="00533729">
              <w:rPr>
                <w:noProof/>
                <w:webHidden/>
              </w:rPr>
              <w:tab/>
            </w:r>
            <w:r w:rsidR="00533729">
              <w:rPr>
                <w:noProof/>
                <w:webHidden/>
              </w:rPr>
              <w:fldChar w:fldCharType="begin"/>
            </w:r>
            <w:r w:rsidR="00533729">
              <w:rPr>
                <w:noProof/>
                <w:webHidden/>
              </w:rPr>
              <w:instrText xml:space="preserve"> PAGEREF _Toc111217600 \h </w:instrText>
            </w:r>
            <w:r w:rsidR="00533729">
              <w:rPr>
                <w:noProof/>
                <w:webHidden/>
              </w:rPr>
            </w:r>
            <w:r w:rsidR="00533729">
              <w:rPr>
                <w:noProof/>
                <w:webHidden/>
              </w:rPr>
              <w:fldChar w:fldCharType="separate"/>
            </w:r>
            <w:r w:rsidR="00533729">
              <w:rPr>
                <w:noProof/>
                <w:webHidden/>
              </w:rPr>
              <w:t>47</w:t>
            </w:r>
            <w:r w:rsidR="00533729">
              <w:rPr>
                <w:noProof/>
                <w:webHidden/>
              </w:rPr>
              <w:fldChar w:fldCharType="end"/>
            </w:r>
          </w:hyperlink>
        </w:p>
        <w:p w:rsidR="00533729" w:rsidRDefault="00000000" w14:paraId="24FC141C" w14:textId="1E2CD5E8">
          <w:pPr>
            <w:pStyle w:val="TOC3"/>
            <w:tabs>
              <w:tab w:val="left" w:pos="1320"/>
              <w:tab w:val="right" w:leader="dot" w:pos="9225"/>
            </w:tabs>
            <w:rPr>
              <w:rFonts w:asciiTheme="minorHAnsi" w:hAnsiTheme="minorHAnsi" w:eastAsiaTheme="minorEastAsia" w:cstheme="minorBidi"/>
              <w:noProof/>
              <w:sz w:val="22"/>
              <w:szCs w:val="22"/>
            </w:rPr>
          </w:pPr>
          <w:hyperlink w:history="1" w:anchor="_Toc111217601">
            <w:r w:rsidRPr="0017479B" w:rsidR="00533729">
              <w:rPr>
                <w:rStyle w:val="Hyperlink"/>
                <w:noProof/>
              </w:rPr>
              <w:t>7.5.4</w:t>
            </w:r>
            <w:r w:rsidR="00533729">
              <w:rPr>
                <w:rFonts w:asciiTheme="minorHAnsi" w:hAnsiTheme="minorHAnsi" w:eastAsiaTheme="minorEastAsia" w:cstheme="minorBidi"/>
                <w:noProof/>
                <w:sz w:val="22"/>
                <w:szCs w:val="22"/>
              </w:rPr>
              <w:tab/>
            </w:r>
            <w:r w:rsidRPr="0017479B" w:rsidR="00533729">
              <w:rPr>
                <w:rStyle w:val="Hyperlink"/>
                <w:noProof/>
              </w:rPr>
              <w:t>Usecase – Điều khiển cấu hình sửa một WAN hiện tại</w:t>
            </w:r>
            <w:r w:rsidR="00533729">
              <w:rPr>
                <w:noProof/>
                <w:webHidden/>
              </w:rPr>
              <w:tab/>
            </w:r>
            <w:r w:rsidR="00533729">
              <w:rPr>
                <w:noProof/>
                <w:webHidden/>
              </w:rPr>
              <w:fldChar w:fldCharType="begin"/>
            </w:r>
            <w:r w:rsidR="00533729">
              <w:rPr>
                <w:noProof/>
                <w:webHidden/>
              </w:rPr>
              <w:instrText xml:space="preserve"> PAGEREF _Toc111217601 \h </w:instrText>
            </w:r>
            <w:r w:rsidR="00533729">
              <w:rPr>
                <w:noProof/>
                <w:webHidden/>
              </w:rPr>
            </w:r>
            <w:r w:rsidR="00533729">
              <w:rPr>
                <w:noProof/>
                <w:webHidden/>
              </w:rPr>
              <w:fldChar w:fldCharType="separate"/>
            </w:r>
            <w:r w:rsidR="00533729">
              <w:rPr>
                <w:noProof/>
                <w:webHidden/>
              </w:rPr>
              <w:t>50</w:t>
            </w:r>
            <w:r w:rsidR="00533729">
              <w:rPr>
                <w:noProof/>
                <w:webHidden/>
              </w:rPr>
              <w:fldChar w:fldCharType="end"/>
            </w:r>
          </w:hyperlink>
        </w:p>
        <w:p w:rsidR="00533729" w:rsidRDefault="00000000" w14:paraId="759C4BF6" w14:textId="414C052F">
          <w:pPr>
            <w:pStyle w:val="TOC3"/>
            <w:tabs>
              <w:tab w:val="left" w:pos="1320"/>
              <w:tab w:val="right" w:leader="dot" w:pos="9225"/>
            </w:tabs>
            <w:rPr>
              <w:rFonts w:asciiTheme="minorHAnsi" w:hAnsiTheme="minorHAnsi" w:eastAsiaTheme="minorEastAsia" w:cstheme="minorBidi"/>
              <w:noProof/>
              <w:sz w:val="22"/>
              <w:szCs w:val="22"/>
            </w:rPr>
          </w:pPr>
          <w:hyperlink w:history="1" w:anchor="_Toc111217602">
            <w:r w:rsidRPr="0017479B" w:rsidR="00533729">
              <w:rPr>
                <w:rStyle w:val="Hyperlink"/>
                <w:noProof/>
              </w:rPr>
              <w:t>7.5.5</w:t>
            </w:r>
            <w:r w:rsidR="00533729">
              <w:rPr>
                <w:rFonts w:asciiTheme="minorHAnsi" w:hAnsiTheme="minorHAnsi" w:eastAsiaTheme="minorEastAsia" w:cstheme="minorBidi"/>
                <w:noProof/>
                <w:sz w:val="22"/>
                <w:szCs w:val="22"/>
              </w:rPr>
              <w:tab/>
            </w:r>
            <w:r w:rsidRPr="0017479B" w:rsidR="00533729">
              <w:rPr>
                <w:rStyle w:val="Hyperlink"/>
                <w:noProof/>
              </w:rPr>
              <w:t>Usecase – Điều khiển cấu hình xóa một WAN hiện tại</w:t>
            </w:r>
            <w:r w:rsidR="00533729">
              <w:rPr>
                <w:noProof/>
                <w:webHidden/>
              </w:rPr>
              <w:tab/>
            </w:r>
            <w:r w:rsidR="00533729">
              <w:rPr>
                <w:noProof/>
                <w:webHidden/>
              </w:rPr>
              <w:fldChar w:fldCharType="begin"/>
            </w:r>
            <w:r w:rsidR="00533729">
              <w:rPr>
                <w:noProof/>
                <w:webHidden/>
              </w:rPr>
              <w:instrText xml:space="preserve"> PAGEREF _Toc111217602 \h </w:instrText>
            </w:r>
            <w:r w:rsidR="00533729">
              <w:rPr>
                <w:noProof/>
                <w:webHidden/>
              </w:rPr>
            </w:r>
            <w:r w:rsidR="00533729">
              <w:rPr>
                <w:noProof/>
                <w:webHidden/>
              </w:rPr>
              <w:fldChar w:fldCharType="separate"/>
            </w:r>
            <w:r w:rsidR="00533729">
              <w:rPr>
                <w:noProof/>
                <w:webHidden/>
              </w:rPr>
              <w:t>53</w:t>
            </w:r>
            <w:r w:rsidR="00533729">
              <w:rPr>
                <w:noProof/>
                <w:webHidden/>
              </w:rPr>
              <w:fldChar w:fldCharType="end"/>
            </w:r>
          </w:hyperlink>
        </w:p>
        <w:p w:rsidR="00533729" w:rsidRDefault="00000000" w14:paraId="081B1BC0" w14:textId="068E2D92">
          <w:pPr>
            <w:pStyle w:val="TOC2"/>
            <w:tabs>
              <w:tab w:val="left" w:pos="880"/>
              <w:tab w:val="right" w:leader="dot" w:pos="9225"/>
            </w:tabs>
            <w:rPr>
              <w:rFonts w:asciiTheme="minorHAnsi" w:hAnsiTheme="minorHAnsi" w:eastAsiaTheme="minorEastAsia" w:cstheme="minorBidi"/>
              <w:noProof/>
              <w:sz w:val="22"/>
              <w:szCs w:val="22"/>
            </w:rPr>
          </w:pPr>
          <w:hyperlink w:history="1" w:anchor="_Toc111217603">
            <w:r w:rsidRPr="0017479B" w:rsidR="00533729">
              <w:rPr>
                <w:rStyle w:val="Hyperlink"/>
                <w:noProof/>
              </w:rPr>
              <w:t>7.6</w:t>
            </w:r>
            <w:r w:rsidR="00533729">
              <w:rPr>
                <w:rFonts w:asciiTheme="minorHAnsi" w:hAnsiTheme="minorHAnsi" w:eastAsiaTheme="minorEastAsia" w:cstheme="minorBidi"/>
                <w:noProof/>
                <w:sz w:val="22"/>
                <w:szCs w:val="22"/>
              </w:rPr>
              <w:tab/>
            </w:r>
            <w:r w:rsidRPr="0017479B" w:rsidR="00533729">
              <w:rPr>
                <w:rStyle w:val="Hyperlink"/>
                <w:noProof/>
              </w:rPr>
              <w:t>Tính năng quản lý cấu hình LAN qua Mobile App</w:t>
            </w:r>
            <w:r w:rsidR="00533729">
              <w:rPr>
                <w:noProof/>
                <w:webHidden/>
              </w:rPr>
              <w:tab/>
            </w:r>
            <w:r w:rsidR="00533729">
              <w:rPr>
                <w:noProof/>
                <w:webHidden/>
              </w:rPr>
              <w:fldChar w:fldCharType="begin"/>
            </w:r>
            <w:r w:rsidR="00533729">
              <w:rPr>
                <w:noProof/>
                <w:webHidden/>
              </w:rPr>
              <w:instrText xml:space="preserve"> PAGEREF _Toc111217603 \h </w:instrText>
            </w:r>
            <w:r w:rsidR="00533729">
              <w:rPr>
                <w:noProof/>
                <w:webHidden/>
              </w:rPr>
            </w:r>
            <w:r w:rsidR="00533729">
              <w:rPr>
                <w:noProof/>
                <w:webHidden/>
              </w:rPr>
              <w:fldChar w:fldCharType="separate"/>
            </w:r>
            <w:r w:rsidR="00533729">
              <w:rPr>
                <w:noProof/>
                <w:webHidden/>
              </w:rPr>
              <w:t>55</w:t>
            </w:r>
            <w:r w:rsidR="00533729">
              <w:rPr>
                <w:noProof/>
                <w:webHidden/>
              </w:rPr>
              <w:fldChar w:fldCharType="end"/>
            </w:r>
          </w:hyperlink>
        </w:p>
        <w:p w:rsidR="00533729" w:rsidRDefault="00000000" w14:paraId="13044023" w14:textId="46522BD8">
          <w:pPr>
            <w:pStyle w:val="TOC3"/>
            <w:tabs>
              <w:tab w:val="left" w:pos="1320"/>
              <w:tab w:val="right" w:leader="dot" w:pos="9225"/>
            </w:tabs>
            <w:rPr>
              <w:rFonts w:asciiTheme="minorHAnsi" w:hAnsiTheme="minorHAnsi" w:eastAsiaTheme="minorEastAsia" w:cstheme="minorBidi"/>
              <w:noProof/>
              <w:sz w:val="22"/>
              <w:szCs w:val="22"/>
            </w:rPr>
          </w:pPr>
          <w:hyperlink w:history="1" w:anchor="_Toc111217604">
            <w:r w:rsidRPr="0017479B" w:rsidR="00533729">
              <w:rPr>
                <w:rStyle w:val="Hyperlink"/>
                <w:noProof/>
              </w:rPr>
              <w:t>7.6.1</w:t>
            </w:r>
            <w:r w:rsidR="00533729">
              <w:rPr>
                <w:rFonts w:asciiTheme="minorHAnsi" w:hAnsiTheme="minorHAnsi" w:eastAsiaTheme="minorEastAsia" w:cstheme="minorBidi"/>
                <w:noProof/>
                <w:sz w:val="22"/>
                <w:szCs w:val="22"/>
              </w:rPr>
              <w:tab/>
            </w:r>
            <w:r w:rsidRPr="0017479B" w:rsidR="00533729">
              <w:rPr>
                <w:rStyle w:val="Hyperlink"/>
                <w:noProof/>
              </w:rPr>
              <w:t>Usecase – Lấy thông tin cấu hình LAN hiện tại</w:t>
            </w:r>
            <w:r w:rsidR="00533729">
              <w:rPr>
                <w:noProof/>
                <w:webHidden/>
              </w:rPr>
              <w:tab/>
            </w:r>
            <w:r w:rsidR="00533729">
              <w:rPr>
                <w:noProof/>
                <w:webHidden/>
              </w:rPr>
              <w:fldChar w:fldCharType="begin"/>
            </w:r>
            <w:r w:rsidR="00533729">
              <w:rPr>
                <w:noProof/>
                <w:webHidden/>
              </w:rPr>
              <w:instrText xml:space="preserve"> PAGEREF _Toc111217604 \h </w:instrText>
            </w:r>
            <w:r w:rsidR="00533729">
              <w:rPr>
                <w:noProof/>
                <w:webHidden/>
              </w:rPr>
            </w:r>
            <w:r w:rsidR="00533729">
              <w:rPr>
                <w:noProof/>
                <w:webHidden/>
              </w:rPr>
              <w:fldChar w:fldCharType="separate"/>
            </w:r>
            <w:r w:rsidR="00533729">
              <w:rPr>
                <w:noProof/>
                <w:webHidden/>
              </w:rPr>
              <w:t>56</w:t>
            </w:r>
            <w:r w:rsidR="00533729">
              <w:rPr>
                <w:noProof/>
                <w:webHidden/>
              </w:rPr>
              <w:fldChar w:fldCharType="end"/>
            </w:r>
          </w:hyperlink>
        </w:p>
        <w:p w:rsidR="00533729" w:rsidRDefault="00000000" w14:paraId="251D38B6" w14:textId="25B9E7A4">
          <w:pPr>
            <w:pStyle w:val="TOC3"/>
            <w:tabs>
              <w:tab w:val="left" w:pos="1320"/>
              <w:tab w:val="right" w:leader="dot" w:pos="9225"/>
            </w:tabs>
            <w:rPr>
              <w:rFonts w:asciiTheme="minorHAnsi" w:hAnsiTheme="minorHAnsi" w:eastAsiaTheme="minorEastAsia" w:cstheme="minorBidi"/>
              <w:noProof/>
              <w:sz w:val="22"/>
              <w:szCs w:val="22"/>
            </w:rPr>
          </w:pPr>
          <w:hyperlink w:history="1" w:anchor="_Toc111217605">
            <w:r w:rsidRPr="0017479B" w:rsidR="00533729">
              <w:rPr>
                <w:rStyle w:val="Hyperlink"/>
                <w:noProof/>
              </w:rPr>
              <w:t>7.6.2</w:t>
            </w:r>
            <w:r w:rsidR="00533729">
              <w:rPr>
                <w:rFonts w:asciiTheme="minorHAnsi" w:hAnsiTheme="minorHAnsi" w:eastAsiaTheme="minorEastAsia" w:cstheme="minorBidi"/>
                <w:noProof/>
                <w:sz w:val="22"/>
                <w:szCs w:val="22"/>
              </w:rPr>
              <w:tab/>
            </w:r>
            <w:r w:rsidRPr="0017479B" w:rsidR="00533729">
              <w:rPr>
                <w:rStyle w:val="Hyperlink"/>
                <w:noProof/>
              </w:rPr>
              <w:t>Usecase – Điều khiển thay đổi cấu hình LAN hiện tại</w:t>
            </w:r>
            <w:r w:rsidR="00533729">
              <w:rPr>
                <w:noProof/>
                <w:webHidden/>
              </w:rPr>
              <w:tab/>
            </w:r>
            <w:r w:rsidR="00533729">
              <w:rPr>
                <w:noProof/>
                <w:webHidden/>
              </w:rPr>
              <w:fldChar w:fldCharType="begin"/>
            </w:r>
            <w:r w:rsidR="00533729">
              <w:rPr>
                <w:noProof/>
                <w:webHidden/>
              </w:rPr>
              <w:instrText xml:space="preserve"> PAGEREF _Toc111217605 \h </w:instrText>
            </w:r>
            <w:r w:rsidR="00533729">
              <w:rPr>
                <w:noProof/>
                <w:webHidden/>
              </w:rPr>
            </w:r>
            <w:r w:rsidR="00533729">
              <w:rPr>
                <w:noProof/>
                <w:webHidden/>
              </w:rPr>
              <w:fldChar w:fldCharType="separate"/>
            </w:r>
            <w:r w:rsidR="00533729">
              <w:rPr>
                <w:noProof/>
                <w:webHidden/>
              </w:rPr>
              <w:t>58</w:t>
            </w:r>
            <w:r w:rsidR="00533729">
              <w:rPr>
                <w:noProof/>
                <w:webHidden/>
              </w:rPr>
              <w:fldChar w:fldCharType="end"/>
            </w:r>
          </w:hyperlink>
        </w:p>
        <w:p w:rsidR="00533729" w:rsidRDefault="00000000" w14:paraId="6D156838" w14:textId="3AB5D174">
          <w:pPr>
            <w:pStyle w:val="TOC2"/>
            <w:tabs>
              <w:tab w:val="left" w:pos="880"/>
              <w:tab w:val="right" w:leader="dot" w:pos="9225"/>
            </w:tabs>
            <w:rPr>
              <w:rFonts w:asciiTheme="minorHAnsi" w:hAnsiTheme="minorHAnsi" w:eastAsiaTheme="minorEastAsia" w:cstheme="minorBidi"/>
              <w:noProof/>
              <w:sz w:val="22"/>
              <w:szCs w:val="22"/>
            </w:rPr>
          </w:pPr>
          <w:hyperlink w:history="1" w:anchor="_Toc111217606">
            <w:r w:rsidRPr="0017479B" w:rsidR="00533729">
              <w:rPr>
                <w:rStyle w:val="Hyperlink"/>
                <w:noProof/>
              </w:rPr>
              <w:t>7.7</w:t>
            </w:r>
            <w:r w:rsidR="00533729">
              <w:rPr>
                <w:rFonts w:asciiTheme="minorHAnsi" w:hAnsiTheme="minorHAnsi" w:eastAsiaTheme="minorEastAsia" w:cstheme="minorBidi"/>
                <w:noProof/>
                <w:sz w:val="22"/>
                <w:szCs w:val="22"/>
              </w:rPr>
              <w:tab/>
            </w:r>
            <w:r w:rsidRPr="0017479B" w:rsidR="00533729">
              <w:rPr>
                <w:rStyle w:val="Hyperlink"/>
                <w:noProof/>
              </w:rPr>
              <w:t>Tính năng quản lý cấu hình Radio qua Mobile App</w:t>
            </w:r>
            <w:r w:rsidR="00533729">
              <w:rPr>
                <w:noProof/>
                <w:webHidden/>
              </w:rPr>
              <w:tab/>
            </w:r>
            <w:r w:rsidR="00533729">
              <w:rPr>
                <w:noProof/>
                <w:webHidden/>
              </w:rPr>
              <w:fldChar w:fldCharType="begin"/>
            </w:r>
            <w:r w:rsidR="00533729">
              <w:rPr>
                <w:noProof/>
                <w:webHidden/>
              </w:rPr>
              <w:instrText xml:space="preserve"> PAGEREF _Toc111217606 \h </w:instrText>
            </w:r>
            <w:r w:rsidR="00533729">
              <w:rPr>
                <w:noProof/>
                <w:webHidden/>
              </w:rPr>
            </w:r>
            <w:r w:rsidR="00533729">
              <w:rPr>
                <w:noProof/>
                <w:webHidden/>
              </w:rPr>
              <w:fldChar w:fldCharType="separate"/>
            </w:r>
            <w:r w:rsidR="00533729">
              <w:rPr>
                <w:noProof/>
                <w:webHidden/>
              </w:rPr>
              <w:t>60</w:t>
            </w:r>
            <w:r w:rsidR="00533729">
              <w:rPr>
                <w:noProof/>
                <w:webHidden/>
              </w:rPr>
              <w:fldChar w:fldCharType="end"/>
            </w:r>
          </w:hyperlink>
        </w:p>
        <w:p w:rsidR="00533729" w:rsidRDefault="00000000" w14:paraId="694C1ED5" w14:textId="330CAD3B">
          <w:pPr>
            <w:pStyle w:val="TOC3"/>
            <w:tabs>
              <w:tab w:val="left" w:pos="1320"/>
              <w:tab w:val="right" w:leader="dot" w:pos="9225"/>
            </w:tabs>
            <w:rPr>
              <w:rFonts w:asciiTheme="minorHAnsi" w:hAnsiTheme="minorHAnsi" w:eastAsiaTheme="minorEastAsia" w:cstheme="minorBidi"/>
              <w:noProof/>
              <w:sz w:val="22"/>
              <w:szCs w:val="22"/>
            </w:rPr>
          </w:pPr>
          <w:hyperlink w:history="1" w:anchor="_Toc111217607">
            <w:r w:rsidRPr="0017479B" w:rsidR="00533729">
              <w:rPr>
                <w:rStyle w:val="Hyperlink"/>
                <w:noProof/>
              </w:rPr>
              <w:t>7.7.1</w:t>
            </w:r>
            <w:r w:rsidR="00533729">
              <w:rPr>
                <w:rFonts w:asciiTheme="minorHAnsi" w:hAnsiTheme="minorHAnsi" w:eastAsiaTheme="minorEastAsia" w:cstheme="minorBidi"/>
                <w:noProof/>
                <w:sz w:val="22"/>
                <w:szCs w:val="22"/>
              </w:rPr>
              <w:tab/>
            </w:r>
            <w:r w:rsidRPr="0017479B" w:rsidR="00533729">
              <w:rPr>
                <w:rStyle w:val="Hyperlink"/>
                <w:noProof/>
              </w:rPr>
              <w:t>Usecase – Lấy thông tin cấu hình Radio hiện tại</w:t>
            </w:r>
            <w:r w:rsidR="00533729">
              <w:rPr>
                <w:noProof/>
                <w:webHidden/>
              </w:rPr>
              <w:tab/>
            </w:r>
            <w:r w:rsidR="00533729">
              <w:rPr>
                <w:noProof/>
                <w:webHidden/>
              </w:rPr>
              <w:fldChar w:fldCharType="begin"/>
            </w:r>
            <w:r w:rsidR="00533729">
              <w:rPr>
                <w:noProof/>
                <w:webHidden/>
              </w:rPr>
              <w:instrText xml:space="preserve"> PAGEREF _Toc111217607 \h </w:instrText>
            </w:r>
            <w:r w:rsidR="00533729">
              <w:rPr>
                <w:noProof/>
                <w:webHidden/>
              </w:rPr>
            </w:r>
            <w:r w:rsidR="00533729">
              <w:rPr>
                <w:noProof/>
                <w:webHidden/>
              </w:rPr>
              <w:fldChar w:fldCharType="separate"/>
            </w:r>
            <w:r w:rsidR="00533729">
              <w:rPr>
                <w:noProof/>
                <w:webHidden/>
              </w:rPr>
              <w:t>60</w:t>
            </w:r>
            <w:r w:rsidR="00533729">
              <w:rPr>
                <w:noProof/>
                <w:webHidden/>
              </w:rPr>
              <w:fldChar w:fldCharType="end"/>
            </w:r>
          </w:hyperlink>
        </w:p>
        <w:p w:rsidR="00533729" w:rsidRDefault="00000000" w14:paraId="2847C033" w14:textId="2B78CD4C">
          <w:pPr>
            <w:pStyle w:val="TOC3"/>
            <w:tabs>
              <w:tab w:val="left" w:pos="1320"/>
              <w:tab w:val="right" w:leader="dot" w:pos="9225"/>
            </w:tabs>
            <w:rPr>
              <w:rFonts w:asciiTheme="minorHAnsi" w:hAnsiTheme="minorHAnsi" w:eastAsiaTheme="minorEastAsia" w:cstheme="minorBidi"/>
              <w:noProof/>
              <w:sz w:val="22"/>
              <w:szCs w:val="22"/>
            </w:rPr>
          </w:pPr>
          <w:hyperlink w:history="1" w:anchor="_Toc111217608">
            <w:r w:rsidRPr="0017479B" w:rsidR="00533729">
              <w:rPr>
                <w:rStyle w:val="Hyperlink"/>
                <w:noProof/>
              </w:rPr>
              <w:t>7.7.2</w:t>
            </w:r>
            <w:r w:rsidR="00533729">
              <w:rPr>
                <w:rFonts w:asciiTheme="minorHAnsi" w:hAnsiTheme="minorHAnsi" w:eastAsiaTheme="minorEastAsia" w:cstheme="minorBidi"/>
                <w:noProof/>
                <w:sz w:val="22"/>
                <w:szCs w:val="22"/>
              </w:rPr>
              <w:tab/>
            </w:r>
            <w:r w:rsidRPr="0017479B" w:rsidR="00533729">
              <w:rPr>
                <w:rStyle w:val="Hyperlink"/>
                <w:noProof/>
              </w:rPr>
              <w:t>Usecase – Điều khiển thay đổi thông tin cấu hình Radio hiện tại</w:t>
            </w:r>
            <w:r w:rsidR="00533729">
              <w:rPr>
                <w:noProof/>
                <w:webHidden/>
              </w:rPr>
              <w:tab/>
            </w:r>
            <w:r w:rsidR="00533729">
              <w:rPr>
                <w:noProof/>
                <w:webHidden/>
              </w:rPr>
              <w:fldChar w:fldCharType="begin"/>
            </w:r>
            <w:r w:rsidR="00533729">
              <w:rPr>
                <w:noProof/>
                <w:webHidden/>
              </w:rPr>
              <w:instrText xml:space="preserve"> PAGEREF _Toc111217608 \h </w:instrText>
            </w:r>
            <w:r w:rsidR="00533729">
              <w:rPr>
                <w:noProof/>
                <w:webHidden/>
              </w:rPr>
            </w:r>
            <w:r w:rsidR="00533729">
              <w:rPr>
                <w:noProof/>
                <w:webHidden/>
              </w:rPr>
              <w:fldChar w:fldCharType="separate"/>
            </w:r>
            <w:r w:rsidR="00533729">
              <w:rPr>
                <w:noProof/>
                <w:webHidden/>
              </w:rPr>
              <w:t>63</w:t>
            </w:r>
            <w:r w:rsidR="00533729">
              <w:rPr>
                <w:noProof/>
                <w:webHidden/>
              </w:rPr>
              <w:fldChar w:fldCharType="end"/>
            </w:r>
          </w:hyperlink>
        </w:p>
        <w:p w:rsidR="00533729" w:rsidRDefault="00000000" w14:paraId="63A530CD" w14:textId="4CC252C4">
          <w:pPr>
            <w:pStyle w:val="TOC2"/>
            <w:tabs>
              <w:tab w:val="left" w:pos="880"/>
              <w:tab w:val="right" w:leader="dot" w:pos="9225"/>
            </w:tabs>
            <w:rPr>
              <w:rFonts w:asciiTheme="minorHAnsi" w:hAnsiTheme="minorHAnsi" w:eastAsiaTheme="minorEastAsia" w:cstheme="minorBidi"/>
              <w:noProof/>
              <w:sz w:val="22"/>
              <w:szCs w:val="22"/>
            </w:rPr>
          </w:pPr>
          <w:hyperlink w:history="1" w:anchor="_Toc111217609">
            <w:r w:rsidRPr="0017479B" w:rsidR="00533729">
              <w:rPr>
                <w:rStyle w:val="Hyperlink"/>
                <w:noProof/>
              </w:rPr>
              <w:t>7.8</w:t>
            </w:r>
            <w:r w:rsidR="00533729">
              <w:rPr>
                <w:rFonts w:asciiTheme="minorHAnsi" w:hAnsiTheme="minorHAnsi" w:eastAsiaTheme="minorEastAsia" w:cstheme="minorBidi"/>
                <w:noProof/>
                <w:sz w:val="22"/>
                <w:szCs w:val="22"/>
              </w:rPr>
              <w:tab/>
            </w:r>
            <w:r w:rsidRPr="0017479B" w:rsidR="00533729">
              <w:rPr>
                <w:rStyle w:val="Hyperlink"/>
                <w:noProof/>
              </w:rPr>
              <w:t>Tính năng quản lý cấu hình SSID qua Mobile App</w:t>
            </w:r>
            <w:r w:rsidR="00533729">
              <w:rPr>
                <w:noProof/>
                <w:webHidden/>
              </w:rPr>
              <w:tab/>
            </w:r>
            <w:r w:rsidR="00533729">
              <w:rPr>
                <w:noProof/>
                <w:webHidden/>
              </w:rPr>
              <w:fldChar w:fldCharType="begin"/>
            </w:r>
            <w:r w:rsidR="00533729">
              <w:rPr>
                <w:noProof/>
                <w:webHidden/>
              </w:rPr>
              <w:instrText xml:space="preserve"> PAGEREF _Toc111217609 \h </w:instrText>
            </w:r>
            <w:r w:rsidR="00533729">
              <w:rPr>
                <w:noProof/>
                <w:webHidden/>
              </w:rPr>
            </w:r>
            <w:r w:rsidR="00533729">
              <w:rPr>
                <w:noProof/>
                <w:webHidden/>
              </w:rPr>
              <w:fldChar w:fldCharType="separate"/>
            </w:r>
            <w:r w:rsidR="00533729">
              <w:rPr>
                <w:noProof/>
                <w:webHidden/>
              </w:rPr>
              <w:t>66</w:t>
            </w:r>
            <w:r w:rsidR="00533729">
              <w:rPr>
                <w:noProof/>
                <w:webHidden/>
              </w:rPr>
              <w:fldChar w:fldCharType="end"/>
            </w:r>
          </w:hyperlink>
        </w:p>
        <w:p w:rsidR="00533729" w:rsidRDefault="00000000" w14:paraId="534E253A" w14:textId="24EC6635">
          <w:pPr>
            <w:pStyle w:val="TOC3"/>
            <w:tabs>
              <w:tab w:val="left" w:pos="1320"/>
              <w:tab w:val="right" w:leader="dot" w:pos="9225"/>
            </w:tabs>
            <w:rPr>
              <w:rFonts w:asciiTheme="minorHAnsi" w:hAnsiTheme="minorHAnsi" w:eastAsiaTheme="minorEastAsia" w:cstheme="minorBidi"/>
              <w:noProof/>
              <w:sz w:val="22"/>
              <w:szCs w:val="22"/>
            </w:rPr>
          </w:pPr>
          <w:hyperlink w:history="1" w:anchor="_Toc111217610">
            <w:r w:rsidRPr="0017479B" w:rsidR="00533729">
              <w:rPr>
                <w:rStyle w:val="Hyperlink"/>
                <w:noProof/>
              </w:rPr>
              <w:t>7.8.1</w:t>
            </w:r>
            <w:r w:rsidR="00533729">
              <w:rPr>
                <w:rFonts w:asciiTheme="minorHAnsi" w:hAnsiTheme="minorHAnsi" w:eastAsiaTheme="minorEastAsia" w:cstheme="minorBidi"/>
                <w:noProof/>
                <w:sz w:val="22"/>
                <w:szCs w:val="22"/>
              </w:rPr>
              <w:tab/>
            </w:r>
            <w:r w:rsidRPr="0017479B" w:rsidR="00533729">
              <w:rPr>
                <w:rStyle w:val="Hyperlink"/>
                <w:noProof/>
              </w:rPr>
              <w:t>Usecase – Lấy thông tin cấu hình SSID hiện tại</w:t>
            </w:r>
            <w:r w:rsidR="00533729">
              <w:rPr>
                <w:noProof/>
                <w:webHidden/>
              </w:rPr>
              <w:tab/>
            </w:r>
            <w:r w:rsidR="00533729">
              <w:rPr>
                <w:noProof/>
                <w:webHidden/>
              </w:rPr>
              <w:fldChar w:fldCharType="begin"/>
            </w:r>
            <w:r w:rsidR="00533729">
              <w:rPr>
                <w:noProof/>
                <w:webHidden/>
              </w:rPr>
              <w:instrText xml:space="preserve"> PAGEREF _Toc111217610 \h </w:instrText>
            </w:r>
            <w:r w:rsidR="00533729">
              <w:rPr>
                <w:noProof/>
                <w:webHidden/>
              </w:rPr>
            </w:r>
            <w:r w:rsidR="00533729">
              <w:rPr>
                <w:noProof/>
                <w:webHidden/>
              </w:rPr>
              <w:fldChar w:fldCharType="separate"/>
            </w:r>
            <w:r w:rsidR="00533729">
              <w:rPr>
                <w:noProof/>
                <w:webHidden/>
              </w:rPr>
              <w:t>66</w:t>
            </w:r>
            <w:r w:rsidR="00533729">
              <w:rPr>
                <w:noProof/>
                <w:webHidden/>
              </w:rPr>
              <w:fldChar w:fldCharType="end"/>
            </w:r>
          </w:hyperlink>
        </w:p>
        <w:p w:rsidR="00533729" w:rsidRDefault="00000000" w14:paraId="77F70C77" w14:textId="2403DDEA">
          <w:pPr>
            <w:pStyle w:val="TOC3"/>
            <w:tabs>
              <w:tab w:val="left" w:pos="1320"/>
              <w:tab w:val="right" w:leader="dot" w:pos="9225"/>
            </w:tabs>
            <w:rPr>
              <w:rFonts w:asciiTheme="minorHAnsi" w:hAnsiTheme="minorHAnsi" w:eastAsiaTheme="minorEastAsia" w:cstheme="minorBidi"/>
              <w:noProof/>
              <w:sz w:val="22"/>
              <w:szCs w:val="22"/>
            </w:rPr>
          </w:pPr>
          <w:hyperlink w:history="1" w:anchor="_Toc111217611">
            <w:r w:rsidRPr="0017479B" w:rsidR="00533729">
              <w:rPr>
                <w:rStyle w:val="Hyperlink"/>
                <w:noProof/>
              </w:rPr>
              <w:t>7.8.2</w:t>
            </w:r>
            <w:r w:rsidR="00533729">
              <w:rPr>
                <w:rFonts w:asciiTheme="minorHAnsi" w:hAnsiTheme="minorHAnsi" w:eastAsiaTheme="minorEastAsia" w:cstheme="minorBidi"/>
                <w:noProof/>
                <w:sz w:val="22"/>
                <w:szCs w:val="22"/>
              </w:rPr>
              <w:tab/>
            </w:r>
            <w:r w:rsidRPr="0017479B" w:rsidR="00533729">
              <w:rPr>
                <w:rStyle w:val="Hyperlink"/>
                <w:noProof/>
              </w:rPr>
              <w:t>Usecase – Điều khiển thay đổi thông tin cấu hình SSID hiện tại</w:t>
            </w:r>
            <w:r w:rsidR="00533729">
              <w:rPr>
                <w:noProof/>
                <w:webHidden/>
              </w:rPr>
              <w:tab/>
            </w:r>
            <w:r w:rsidR="00533729">
              <w:rPr>
                <w:noProof/>
                <w:webHidden/>
              </w:rPr>
              <w:fldChar w:fldCharType="begin"/>
            </w:r>
            <w:r w:rsidR="00533729">
              <w:rPr>
                <w:noProof/>
                <w:webHidden/>
              </w:rPr>
              <w:instrText xml:space="preserve"> PAGEREF _Toc111217611 \h </w:instrText>
            </w:r>
            <w:r w:rsidR="00533729">
              <w:rPr>
                <w:noProof/>
                <w:webHidden/>
              </w:rPr>
            </w:r>
            <w:r w:rsidR="00533729">
              <w:rPr>
                <w:noProof/>
                <w:webHidden/>
              </w:rPr>
              <w:fldChar w:fldCharType="separate"/>
            </w:r>
            <w:r w:rsidR="00533729">
              <w:rPr>
                <w:noProof/>
                <w:webHidden/>
              </w:rPr>
              <w:t>69</w:t>
            </w:r>
            <w:r w:rsidR="00533729">
              <w:rPr>
                <w:noProof/>
                <w:webHidden/>
              </w:rPr>
              <w:fldChar w:fldCharType="end"/>
            </w:r>
          </w:hyperlink>
        </w:p>
        <w:p w:rsidR="00533729" w:rsidRDefault="00000000" w14:paraId="5BA62EBC" w14:textId="18B74938">
          <w:pPr>
            <w:pStyle w:val="TOC2"/>
            <w:tabs>
              <w:tab w:val="left" w:pos="880"/>
              <w:tab w:val="right" w:leader="dot" w:pos="9225"/>
            </w:tabs>
            <w:rPr>
              <w:rFonts w:asciiTheme="minorHAnsi" w:hAnsiTheme="minorHAnsi" w:eastAsiaTheme="minorEastAsia" w:cstheme="minorBidi"/>
              <w:noProof/>
              <w:sz w:val="22"/>
              <w:szCs w:val="22"/>
            </w:rPr>
          </w:pPr>
          <w:hyperlink w:history="1" w:anchor="_Toc111217612">
            <w:r w:rsidRPr="0017479B" w:rsidR="00533729">
              <w:rPr>
                <w:rStyle w:val="Hyperlink"/>
                <w:noProof/>
              </w:rPr>
              <w:t>7.9</w:t>
            </w:r>
            <w:r w:rsidR="00533729">
              <w:rPr>
                <w:rFonts w:asciiTheme="minorHAnsi" w:hAnsiTheme="minorHAnsi" w:eastAsiaTheme="minorEastAsia" w:cstheme="minorBidi"/>
                <w:noProof/>
                <w:sz w:val="22"/>
                <w:szCs w:val="22"/>
              </w:rPr>
              <w:tab/>
            </w:r>
            <w:r w:rsidRPr="0017479B" w:rsidR="00533729">
              <w:rPr>
                <w:rStyle w:val="Hyperlink"/>
                <w:noProof/>
              </w:rPr>
              <w:t>Tính năng quản lý cấu hình tính năng bandsteering qua Mobile App</w:t>
            </w:r>
            <w:r w:rsidR="00533729">
              <w:rPr>
                <w:noProof/>
                <w:webHidden/>
              </w:rPr>
              <w:tab/>
            </w:r>
            <w:r w:rsidR="00533729">
              <w:rPr>
                <w:noProof/>
                <w:webHidden/>
              </w:rPr>
              <w:fldChar w:fldCharType="begin"/>
            </w:r>
            <w:r w:rsidR="00533729">
              <w:rPr>
                <w:noProof/>
                <w:webHidden/>
              </w:rPr>
              <w:instrText xml:space="preserve"> PAGEREF _Toc111217612 \h </w:instrText>
            </w:r>
            <w:r w:rsidR="00533729">
              <w:rPr>
                <w:noProof/>
                <w:webHidden/>
              </w:rPr>
            </w:r>
            <w:r w:rsidR="00533729">
              <w:rPr>
                <w:noProof/>
                <w:webHidden/>
              </w:rPr>
              <w:fldChar w:fldCharType="separate"/>
            </w:r>
            <w:r w:rsidR="00533729">
              <w:rPr>
                <w:noProof/>
                <w:webHidden/>
              </w:rPr>
              <w:t>73</w:t>
            </w:r>
            <w:r w:rsidR="00533729">
              <w:rPr>
                <w:noProof/>
                <w:webHidden/>
              </w:rPr>
              <w:fldChar w:fldCharType="end"/>
            </w:r>
          </w:hyperlink>
        </w:p>
        <w:p w:rsidR="00533729" w:rsidRDefault="00000000" w14:paraId="115BC5BB" w14:textId="44C1E24E">
          <w:pPr>
            <w:pStyle w:val="TOC3"/>
            <w:tabs>
              <w:tab w:val="left" w:pos="1320"/>
              <w:tab w:val="right" w:leader="dot" w:pos="9225"/>
            </w:tabs>
            <w:rPr>
              <w:rFonts w:asciiTheme="minorHAnsi" w:hAnsiTheme="minorHAnsi" w:eastAsiaTheme="minorEastAsia" w:cstheme="minorBidi"/>
              <w:noProof/>
              <w:sz w:val="22"/>
              <w:szCs w:val="22"/>
            </w:rPr>
          </w:pPr>
          <w:hyperlink w:history="1" w:anchor="_Toc111217613">
            <w:r w:rsidRPr="0017479B" w:rsidR="00533729">
              <w:rPr>
                <w:rStyle w:val="Hyperlink"/>
                <w:noProof/>
              </w:rPr>
              <w:t>7.9.1</w:t>
            </w:r>
            <w:r w:rsidR="00533729">
              <w:rPr>
                <w:rFonts w:asciiTheme="minorHAnsi" w:hAnsiTheme="minorHAnsi" w:eastAsiaTheme="minorEastAsia" w:cstheme="minorBidi"/>
                <w:noProof/>
                <w:sz w:val="22"/>
                <w:szCs w:val="22"/>
              </w:rPr>
              <w:tab/>
            </w:r>
            <w:r w:rsidRPr="0017479B" w:rsidR="00533729">
              <w:rPr>
                <w:rStyle w:val="Hyperlink"/>
                <w:noProof/>
              </w:rPr>
              <w:t>Usecase – Lấy thông tin cấu hình BandSteering hiện tại</w:t>
            </w:r>
            <w:r w:rsidR="00533729">
              <w:rPr>
                <w:noProof/>
                <w:webHidden/>
              </w:rPr>
              <w:tab/>
            </w:r>
            <w:r w:rsidR="00533729">
              <w:rPr>
                <w:noProof/>
                <w:webHidden/>
              </w:rPr>
              <w:fldChar w:fldCharType="begin"/>
            </w:r>
            <w:r w:rsidR="00533729">
              <w:rPr>
                <w:noProof/>
                <w:webHidden/>
              </w:rPr>
              <w:instrText xml:space="preserve"> PAGEREF _Toc111217613 \h </w:instrText>
            </w:r>
            <w:r w:rsidR="00533729">
              <w:rPr>
                <w:noProof/>
                <w:webHidden/>
              </w:rPr>
            </w:r>
            <w:r w:rsidR="00533729">
              <w:rPr>
                <w:noProof/>
                <w:webHidden/>
              </w:rPr>
              <w:fldChar w:fldCharType="separate"/>
            </w:r>
            <w:r w:rsidR="00533729">
              <w:rPr>
                <w:noProof/>
                <w:webHidden/>
              </w:rPr>
              <w:t>73</w:t>
            </w:r>
            <w:r w:rsidR="00533729">
              <w:rPr>
                <w:noProof/>
                <w:webHidden/>
              </w:rPr>
              <w:fldChar w:fldCharType="end"/>
            </w:r>
          </w:hyperlink>
        </w:p>
        <w:p w:rsidR="00533729" w:rsidRDefault="00000000" w14:paraId="08BD4BD6" w14:textId="5399FA85">
          <w:pPr>
            <w:pStyle w:val="TOC3"/>
            <w:tabs>
              <w:tab w:val="left" w:pos="1320"/>
              <w:tab w:val="right" w:leader="dot" w:pos="9225"/>
            </w:tabs>
            <w:rPr>
              <w:rFonts w:asciiTheme="minorHAnsi" w:hAnsiTheme="minorHAnsi" w:eastAsiaTheme="minorEastAsia" w:cstheme="minorBidi"/>
              <w:noProof/>
              <w:sz w:val="22"/>
              <w:szCs w:val="22"/>
            </w:rPr>
          </w:pPr>
          <w:hyperlink w:history="1" w:anchor="_Toc111217614">
            <w:r w:rsidRPr="0017479B" w:rsidR="00533729">
              <w:rPr>
                <w:rStyle w:val="Hyperlink"/>
                <w:noProof/>
              </w:rPr>
              <w:t>7.9.2</w:t>
            </w:r>
            <w:r w:rsidR="00533729">
              <w:rPr>
                <w:rFonts w:asciiTheme="minorHAnsi" w:hAnsiTheme="minorHAnsi" w:eastAsiaTheme="minorEastAsia" w:cstheme="minorBidi"/>
                <w:noProof/>
                <w:sz w:val="22"/>
                <w:szCs w:val="22"/>
              </w:rPr>
              <w:tab/>
            </w:r>
            <w:r w:rsidRPr="0017479B" w:rsidR="00533729">
              <w:rPr>
                <w:rStyle w:val="Hyperlink"/>
                <w:noProof/>
              </w:rPr>
              <w:t>Usecase – Điều khiển thay đổi cấu hình BandSteering</w:t>
            </w:r>
            <w:r w:rsidR="00533729">
              <w:rPr>
                <w:noProof/>
                <w:webHidden/>
              </w:rPr>
              <w:tab/>
            </w:r>
            <w:r w:rsidR="00533729">
              <w:rPr>
                <w:noProof/>
                <w:webHidden/>
              </w:rPr>
              <w:fldChar w:fldCharType="begin"/>
            </w:r>
            <w:r w:rsidR="00533729">
              <w:rPr>
                <w:noProof/>
                <w:webHidden/>
              </w:rPr>
              <w:instrText xml:space="preserve"> PAGEREF _Toc111217614 \h </w:instrText>
            </w:r>
            <w:r w:rsidR="00533729">
              <w:rPr>
                <w:noProof/>
                <w:webHidden/>
              </w:rPr>
            </w:r>
            <w:r w:rsidR="00533729">
              <w:rPr>
                <w:noProof/>
                <w:webHidden/>
              </w:rPr>
              <w:fldChar w:fldCharType="separate"/>
            </w:r>
            <w:r w:rsidR="00533729">
              <w:rPr>
                <w:noProof/>
                <w:webHidden/>
              </w:rPr>
              <w:t>75</w:t>
            </w:r>
            <w:r w:rsidR="00533729">
              <w:rPr>
                <w:noProof/>
                <w:webHidden/>
              </w:rPr>
              <w:fldChar w:fldCharType="end"/>
            </w:r>
          </w:hyperlink>
        </w:p>
        <w:p w:rsidR="00533729" w:rsidRDefault="00000000" w14:paraId="61130D5C" w14:textId="2F0B1533">
          <w:pPr>
            <w:pStyle w:val="TOC2"/>
            <w:tabs>
              <w:tab w:val="left" w:pos="1100"/>
              <w:tab w:val="right" w:leader="dot" w:pos="9225"/>
            </w:tabs>
            <w:rPr>
              <w:rFonts w:asciiTheme="minorHAnsi" w:hAnsiTheme="minorHAnsi" w:eastAsiaTheme="minorEastAsia" w:cstheme="minorBidi"/>
              <w:noProof/>
              <w:sz w:val="22"/>
              <w:szCs w:val="22"/>
            </w:rPr>
          </w:pPr>
          <w:hyperlink w:history="1" w:anchor="_Toc111217615">
            <w:r w:rsidRPr="0017479B" w:rsidR="00533729">
              <w:rPr>
                <w:rStyle w:val="Hyperlink"/>
                <w:noProof/>
              </w:rPr>
              <w:t>7.10</w:t>
            </w:r>
            <w:r w:rsidR="00533729">
              <w:rPr>
                <w:rFonts w:asciiTheme="minorHAnsi" w:hAnsiTheme="minorHAnsi" w:eastAsiaTheme="minorEastAsia" w:cstheme="minorBidi"/>
                <w:noProof/>
                <w:sz w:val="22"/>
                <w:szCs w:val="22"/>
              </w:rPr>
              <w:tab/>
            </w:r>
            <w:r w:rsidRPr="0017479B" w:rsidR="00533729">
              <w:rPr>
                <w:rStyle w:val="Hyperlink"/>
                <w:noProof/>
              </w:rPr>
              <w:t>Tính năng quản lý cấu hình Mesh qua Mobile App</w:t>
            </w:r>
            <w:r w:rsidR="00533729">
              <w:rPr>
                <w:noProof/>
                <w:webHidden/>
              </w:rPr>
              <w:tab/>
            </w:r>
            <w:r w:rsidR="00533729">
              <w:rPr>
                <w:noProof/>
                <w:webHidden/>
              </w:rPr>
              <w:fldChar w:fldCharType="begin"/>
            </w:r>
            <w:r w:rsidR="00533729">
              <w:rPr>
                <w:noProof/>
                <w:webHidden/>
              </w:rPr>
              <w:instrText xml:space="preserve"> PAGEREF _Toc111217615 \h </w:instrText>
            </w:r>
            <w:r w:rsidR="00533729">
              <w:rPr>
                <w:noProof/>
                <w:webHidden/>
              </w:rPr>
            </w:r>
            <w:r w:rsidR="00533729">
              <w:rPr>
                <w:noProof/>
                <w:webHidden/>
              </w:rPr>
              <w:fldChar w:fldCharType="separate"/>
            </w:r>
            <w:r w:rsidR="00533729">
              <w:rPr>
                <w:noProof/>
                <w:webHidden/>
              </w:rPr>
              <w:t>77</w:t>
            </w:r>
            <w:r w:rsidR="00533729">
              <w:rPr>
                <w:noProof/>
                <w:webHidden/>
              </w:rPr>
              <w:fldChar w:fldCharType="end"/>
            </w:r>
          </w:hyperlink>
        </w:p>
        <w:p w:rsidR="00533729" w:rsidRDefault="00000000" w14:paraId="32F45A3D" w14:textId="433084F2">
          <w:pPr>
            <w:pStyle w:val="TOC3"/>
            <w:tabs>
              <w:tab w:val="left" w:pos="1540"/>
              <w:tab w:val="right" w:leader="dot" w:pos="9225"/>
            </w:tabs>
            <w:rPr>
              <w:rFonts w:asciiTheme="minorHAnsi" w:hAnsiTheme="minorHAnsi" w:eastAsiaTheme="minorEastAsia" w:cstheme="minorBidi"/>
              <w:noProof/>
              <w:sz w:val="22"/>
              <w:szCs w:val="22"/>
            </w:rPr>
          </w:pPr>
          <w:hyperlink w:history="1" w:anchor="_Toc111217616">
            <w:r w:rsidRPr="0017479B" w:rsidR="00533729">
              <w:rPr>
                <w:rStyle w:val="Hyperlink"/>
                <w:noProof/>
              </w:rPr>
              <w:t>7.10.1</w:t>
            </w:r>
            <w:r w:rsidR="00533729">
              <w:rPr>
                <w:rFonts w:asciiTheme="minorHAnsi" w:hAnsiTheme="minorHAnsi" w:eastAsiaTheme="minorEastAsia" w:cstheme="minorBidi"/>
                <w:noProof/>
                <w:sz w:val="22"/>
                <w:szCs w:val="22"/>
              </w:rPr>
              <w:tab/>
            </w:r>
            <w:r w:rsidRPr="0017479B" w:rsidR="00533729">
              <w:rPr>
                <w:rStyle w:val="Hyperlink"/>
                <w:noProof/>
              </w:rPr>
              <w:t>Usecase – Lấy thông tin cấu hình Mesh hiện tại</w:t>
            </w:r>
            <w:r w:rsidR="00533729">
              <w:rPr>
                <w:noProof/>
                <w:webHidden/>
              </w:rPr>
              <w:tab/>
            </w:r>
            <w:r w:rsidR="00533729">
              <w:rPr>
                <w:noProof/>
                <w:webHidden/>
              </w:rPr>
              <w:fldChar w:fldCharType="begin"/>
            </w:r>
            <w:r w:rsidR="00533729">
              <w:rPr>
                <w:noProof/>
                <w:webHidden/>
              </w:rPr>
              <w:instrText xml:space="preserve"> PAGEREF _Toc111217616 \h </w:instrText>
            </w:r>
            <w:r w:rsidR="00533729">
              <w:rPr>
                <w:noProof/>
                <w:webHidden/>
              </w:rPr>
            </w:r>
            <w:r w:rsidR="00533729">
              <w:rPr>
                <w:noProof/>
                <w:webHidden/>
              </w:rPr>
              <w:fldChar w:fldCharType="separate"/>
            </w:r>
            <w:r w:rsidR="00533729">
              <w:rPr>
                <w:noProof/>
                <w:webHidden/>
              </w:rPr>
              <w:t>77</w:t>
            </w:r>
            <w:r w:rsidR="00533729">
              <w:rPr>
                <w:noProof/>
                <w:webHidden/>
              </w:rPr>
              <w:fldChar w:fldCharType="end"/>
            </w:r>
          </w:hyperlink>
        </w:p>
        <w:p w:rsidR="00533729" w:rsidRDefault="00000000" w14:paraId="6336AB80" w14:textId="530EFF7A">
          <w:pPr>
            <w:pStyle w:val="TOC3"/>
            <w:tabs>
              <w:tab w:val="left" w:pos="1540"/>
              <w:tab w:val="right" w:leader="dot" w:pos="9225"/>
            </w:tabs>
            <w:rPr>
              <w:rFonts w:asciiTheme="minorHAnsi" w:hAnsiTheme="minorHAnsi" w:eastAsiaTheme="minorEastAsia" w:cstheme="minorBidi"/>
              <w:noProof/>
              <w:sz w:val="22"/>
              <w:szCs w:val="22"/>
            </w:rPr>
          </w:pPr>
          <w:hyperlink w:history="1" w:anchor="_Toc111217617">
            <w:r w:rsidRPr="0017479B" w:rsidR="00533729">
              <w:rPr>
                <w:rStyle w:val="Hyperlink"/>
                <w:noProof/>
              </w:rPr>
              <w:t>7.10.2</w:t>
            </w:r>
            <w:r w:rsidR="00533729">
              <w:rPr>
                <w:rFonts w:asciiTheme="minorHAnsi" w:hAnsiTheme="minorHAnsi" w:eastAsiaTheme="minorEastAsia" w:cstheme="minorBidi"/>
                <w:noProof/>
                <w:sz w:val="22"/>
                <w:szCs w:val="22"/>
              </w:rPr>
              <w:tab/>
            </w:r>
            <w:r w:rsidRPr="0017479B" w:rsidR="00533729">
              <w:rPr>
                <w:rStyle w:val="Hyperlink"/>
                <w:noProof/>
              </w:rPr>
              <w:t>Usecase – Điều khiển thay đổi thông tin cấu hình Mesh hiện tại</w:t>
            </w:r>
            <w:r w:rsidR="00533729">
              <w:rPr>
                <w:noProof/>
                <w:webHidden/>
              </w:rPr>
              <w:tab/>
            </w:r>
            <w:r w:rsidR="00533729">
              <w:rPr>
                <w:noProof/>
                <w:webHidden/>
              </w:rPr>
              <w:fldChar w:fldCharType="begin"/>
            </w:r>
            <w:r w:rsidR="00533729">
              <w:rPr>
                <w:noProof/>
                <w:webHidden/>
              </w:rPr>
              <w:instrText xml:space="preserve"> PAGEREF _Toc111217617 \h </w:instrText>
            </w:r>
            <w:r w:rsidR="00533729">
              <w:rPr>
                <w:noProof/>
                <w:webHidden/>
              </w:rPr>
            </w:r>
            <w:r w:rsidR="00533729">
              <w:rPr>
                <w:noProof/>
                <w:webHidden/>
              </w:rPr>
              <w:fldChar w:fldCharType="separate"/>
            </w:r>
            <w:r w:rsidR="00533729">
              <w:rPr>
                <w:noProof/>
                <w:webHidden/>
              </w:rPr>
              <w:t>79</w:t>
            </w:r>
            <w:r w:rsidR="00533729">
              <w:rPr>
                <w:noProof/>
                <w:webHidden/>
              </w:rPr>
              <w:fldChar w:fldCharType="end"/>
            </w:r>
          </w:hyperlink>
        </w:p>
        <w:p w:rsidR="00533729" w:rsidRDefault="00000000" w14:paraId="435E496E" w14:textId="1F7A3BEE">
          <w:pPr>
            <w:pStyle w:val="TOC2"/>
            <w:tabs>
              <w:tab w:val="left" w:pos="1100"/>
              <w:tab w:val="right" w:leader="dot" w:pos="9225"/>
            </w:tabs>
            <w:rPr>
              <w:rFonts w:asciiTheme="minorHAnsi" w:hAnsiTheme="minorHAnsi" w:eastAsiaTheme="minorEastAsia" w:cstheme="minorBidi"/>
              <w:noProof/>
              <w:sz w:val="22"/>
              <w:szCs w:val="22"/>
            </w:rPr>
          </w:pPr>
          <w:hyperlink w:history="1" w:anchor="_Toc111218013">
            <w:r w:rsidRPr="0017479B" w:rsidR="00533729">
              <w:rPr>
                <w:rStyle w:val="Hyperlink"/>
                <w:noProof/>
              </w:rPr>
              <w:t>7.11</w:t>
            </w:r>
            <w:r w:rsidR="00533729">
              <w:rPr>
                <w:rFonts w:asciiTheme="minorHAnsi" w:hAnsiTheme="minorHAnsi" w:eastAsiaTheme="minorEastAsia" w:cstheme="minorBidi"/>
                <w:noProof/>
                <w:sz w:val="22"/>
                <w:szCs w:val="22"/>
              </w:rPr>
              <w:tab/>
            </w:r>
            <w:r w:rsidRPr="0017479B" w:rsidR="00533729">
              <w:rPr>
                <w:rStyle w:val="Hyperlink"/>
                <w:noProof/>
              </w:rPr>
              <w:t>Tính năng quản lý cấu hình DNS qua Mobile App</w:t>
            </w:r>
            <w:r w:rsidR="00533729">
              <w:rPr>
                <w:noProof/>
                <w:webHidden/>
              </w:rPr>
              <w:tab/>
            </w:r>
            <w:r w:rsidR="00533729">
              <w:rPr>
                <w:noProof/>
                <w:webHidden/>
              </w:rPr>
              <w:fldChar w:fldCharType="begin"/>
            </w:r>
            <w:r w:rsidR="00533729">
              <w:rPr>
                <w:noProof/>
                <w:webHidden/>
              </w:rPr>
              <w:instrText xml:space="preserve"> PAGEREF _Toc111218013 \h </w:instrText>
            </w:r>
            <w:r w:rsidR="00533729">
              <w:rPr>
                <w:noProof/>
                <w:webHidden/>
              </w:rPr>
            </w:r>
            <w:r w:rsidR="00533729">
              <w:rPr>
                <w:noProof/>
                <w:webHidden/>
              </w:rPr>
              <w:fldChar w:fldCharType="separate"/>
            </w:r>
            <w:r w:rsidR="00533729">
              <w:rPr>
                <w:noProof/>
                <w:webHidden/>
              </w:rPr>
              <w:t>81</w:t>
            </w:r>
            <w:r w:rsidR="00533729">
              <w:rPr>
                <w:noProof/>
                <w:webHidden/>
              </w:rPr>
              <w:fldChar w:fldCharType="end"/>
            </w:r>
          </w:hyperlink>
        </w:p>
        <w:p w:rsidR="00533729" w:rsidRDefault="00000000" w14:paraId="1333EB70" w14:textId="24EF5B27">
          <w:pPr>
            <w:pStyle w:val="TOC3"/>
            <w:tabs>
              <w:tab w:val="left" w:pos="1540"/>
              <w:tab w:val="right" w:leader="dot" w:pos="9225"/>
            </w:tabs>
            <w:rPr>
              <w:rFonts w:asciiTheme="minorHAnsi" w:hAnsiTheme="minorHAnsi" w:eastAsiaTheme="minorEastAsia" w:cstheme="minorBidi"/>
              <w:noProof/>
              <w:sz w:val="22"/>
              <w:szCs w:val="22"/>
            </w:rPr>
          </w:pPr>
          <w:hyperlink w:history="1" w:anchor="_Toc111218014">
            <w:r w:rsidRPr="0017479B" w:rsidR="00533729">
              <w:rPr>
                <w:rStyle w:val="Hyperlink"/>
                <w:noProof/>
              </w:rPr>
              <w:t>7.11.1</w:t>
            </w:r>
            <w:r w:rsidR="00533729">
              <w:rPr>
                <w:rFonts w:asciiTheme="minorHAnsi" w:hAnsiTheme="minorHAnsi" w:eastAsiaTheme="minorEastAsia" w:cstheme="minorBidi"/>
                <w:noProof/>
                <w:sz w:val="22"/>
                <w:szCs w:val="22"/>
              </w:rPr>
              <w:tab/>
            </w:r>
            <w:r w:rsidRPr="0017479B" w:rsidR="00533729">
              <w:rPr>
                <w:rStyle w:val="Hyperlink"/>
                <w:noProof/>
              </w:rPr>
              <w:t>Usecase – Lấy thông tin cấu hình DNS hiện tại</w:t>
            </w:r>
            <w:r w:rsidR="00533729">
              <w:rPr>
                <w:noProof/>
                <w:webHidden/>
              </w:rPr>
              <w:tab/>
            </w:r>
            <w:r w:rsidR="00533729">
              <w:rPr>
                <w:noProof/>
                <w:webHidden/>
              </w:rPr>
              <w:fldChar w:fldCharType="begin"/>
            </w:r>
            <w:r w:rsidR="00533729">
              <w:rPr>
                <w:noProof/>
                <w:webHidden/>
              </w:rPr>
              <w:instrText xml:space="preserve"> PAGEREF _Toc111218014 \h </w:instrText>
            </w:r>
            <w:r w:rsidR="00533729">
              <w:rPr>
                <w:noProof/>
                <w:webHidden/>
              </w:rPr>
            </w:r>
            <w:r w:rsidR="00533729">
              <w:rPr>
                <w:noProof/>
                <w:webHidden/>
              </w:rPr>
              <w:fldChar w:fldCharType="separate"/>
            </w:r>
            <w:r w:rsidR="00533729">
              <w:rPr>
                <w:noProof/>
                <w:webHidden/>
              </w:rPr>
              <w:t>81</w:t>
            </w:r>
            <w:r w:rsidR="00533729">
              <w:rPr>
                <w:noProof/>
                <w:webHidden/>
              </w:rPr>
              <w:fldChar w:fldCharType="end"/>
            </w:r>
          </w:hyperlink>
        </w:p>
        <w:p w:rsidR="00533729" w:rsidRDefault="00000000" w14:paraId="49DBDF6F" w14:textId="50F59BC2">
          <w:pPr>
            <w:pStyle w:val="TOC3"/>
            <w:tabs>
              <w:tab w:val="left" w:pos="1540"/>
              <w:tab w:val="right" w:leader="dot" w:pos="9225"/>
            </w:tabs>
            <w:rPr>
              <w:rFonts w:asciiTheme="minorHAnsi" w:hAnsiTheme="minorHAnsi" w:eastAsiaTheme="minorEastAsia" w:cstheme="minorBidi"/>
              <w:noProof/>
              <w:sz w:val="22"/>
              <w:szCs w:val="22"/>
            </w:rPr>
          </w:pPr>
          <w:hyperlink w:history="1" w:anchor="_Toc111218015">
            <w:r w:rsidRPr="0017479B" w:rsidR="00533729">
              <w:rPr>
                <w:rStyle w:val="Hyperlink"/>
                <w:noProof/>
              </w:rPr>
              <w:t>7.11.2</w:t>
            </w:r>
            <w:r w:rsidR="00533729">
              <w:rPr>
                <w:rFonts w:asciiTheme="minorHAnsi" w:hAnsiTheme="minorHAnsi" w:eastAsiaTheme="minorEastAsia" w:cstheme="minorBidi"/>
                <w:noProof/>
                <w:sz w:val="22"/>
                <w:szCs w:val="22"/>
              </w:rPr>
              <w:tab/>
            </w:r>
            <w:r w:rsidRPr="0017479B" w:rsidR="00533729">
              <w:rPr>
                <w:rStyle w:val="Hyperlink"/>
                <w:noProof/>
              </w:rPr>
              <w:t>Usecase – Điều khiển thay đổi cấu hình DNS hiện tại qua Mobile App</w:t>
            </w:r>
            <w:r w:rsidR="00533729">
              <w:rPr>
                <w:noProof/>
                <w:webHidden/>
              </w:rPr>
              <w:tab/>
            </w:r>
            <w:r w:rsidR="00533729">
              <w:rPr>
                <w:noProof/>
                <w:webHidden/>
              </w:rPr>
              <w:fldChar w:fldCharType="begin"/>
            </w:r>
            <w:r w:rsidR="00533729">
              <w:rPr>
                <w:noProof/>
                <w:webHidden/>
              </w:rPr>
              <w:instrText xml:space="preserve"> PAGEREF _Toc111218015 \h </w:instrText>
            </w:r>
            <w:r w:rsidR="00533729">
              <w:rPr>
                <w:noProof/>
                <w:webHidden/>
              </w:rPr>
            </w:r>
            <w:r w:rsidR="00533729">
              <w:rPr>
                <w:noProof/>
                <w:webHidden/>
              </w:rPr>
              <w:fldChar w:fldCharType="separate"/>
            </w:r>
            <w:r w:rsidR="00533729">
              <w:rPr>
                <w:noProof/>
                <w:webHidden/>
              </w:rPr>
              <w:t>83</w:t>
            </w:r>
            <w:r w:rsidR="00533729">
              <w:rPr>
                <w:noProof/>
                <w:webHidden/>
              </w:rPr>
              <w:fldChar w:fldCharType="end"/>
            </w:r>
          </w:hyperlink>
        </w:p>
        <w:p w:rsidR="00533729" w:rsidRDefault="00000000" w14:paraId="13178490" w14:textId="3C12EF07">
          <w:pPr>
            <w:pStyle w:val="TOC2"/>
            <w:tabs>
              <w:tab w:val="left" w:pos="1100"/>
              <w:tab w:val="right" w:leader="dot" w:pos="9225"/>
            </w:tabs>
            <w:rPr>
              <w:rFonts w:asciiTheme="minorHAnsi" w:hAnsiTheme="minorHAnsi" w:eastAsiaTheme="minorEastAsia" w:cstheme="minorBidi"/>
              <w:noProof/>
              <w:sz w:val="22"/>
              <w:szCs w:val="22"/>
            </w:rPr>
          </w:pPr>
          <w:hyperlink w:history="1" w:anchor="_Toc111218016">
            <w:r w:rsidRPr="0017479B" w:rsidR="00533729">
              <w:rPr>
                <w:rStyle w:val="Hyperlink"/>
                <w:noProof/>
              </w:rPr>
              <w:t>7.12</w:t>
            </w:r>
            <w:r w:rsidR="00533729">
              <w:rPr>
                <w:rFonts w:asciiTheme="minorHAnsi" w:hAnsiTheme="minorHAnsi" w:eastAsiaTheme="minorEastAsia" w:cstheme="minorBidi"/>
                <w:noProof/>
                <w:sz w:val="22"/>
                <w:szCs w:val="22"/>
              </w:rPr>
              <w:tab/>
            </w:r>
            <w:r w:rsidRPr="0017479B" w:rsidR="00533729">
              <w:rPr>
                <w:rStyle w:val="Hyperlink"/>
                <w:noProof/>
              </w:rPr>
              <w:t>Tính năng quản lý cấu hình Port Forwarding qua Mobile App</w:t>
            </w:r>
            <w:r w:rsidR="00533729">
              <w:rPr>
                <w:noProof/>
                <w:webHidden/>
              </w:rPr>
              <w:tab/>
            </w:r>
            <w:r w:rsidR="00533729">
              <w:rPr>
                <w:noProof/>
                <w:webHidden/>
              </w:rPr>
              <w:fldChar w:fldCharType="begin"/>
            </w:r>
            <w:r w:rsidR="00533729">
              <w:rPr>
                <w:noProof/>
                <w:webHidden/>
              </w:rPr>
              <w:instrText xml:space="preserve"> PAGEREF _Toc111218016 \h </w:instrText>
            </w:r>
            <w:r w:rsidR="00533729">
              <w:rPr>
                <w:noProof/>
                <w:webHidden/>
              </w:rPr>
            </w:r>
            <w:r w:rsidR="00533729">
              <w:rPr>
                <w:noProof/>
                <w:webHidden/>
              </w:rPr>
              <w:fldChar w:fldCharType="separate"/>
            </w:r>
            <w:r w:rsidR="00533729">
              <w:rPr>
                <w:noProof/>
                <w:webHidden/>
              </w:rPr>
              <w:t>86</w:t>
            </w:r>
            <w:r w:rsidR="00533729">
              <w:rPr>
                <w:noProof/>
                <w:webHidden/>
              </w:rPr>
              <w:fldChar w:fldCharType="end"/>
            </w:r>
          </w:hyperlink>
        </w:p>
        <w:p w:rsidR="00533729" w:rsidRDefault="00000000" w14:paraId="0845369F" w14:textId="74AB4122">
          <w:pPr>
            <w:pStyle w:val="TOC3"/>
            <w:tabs>
              <w:tab w:val="left" w:pos="1540"/>
              <w:tab w:val="right" w:leader="dot" w:pos="9225"/>
            </w:tabs>
            <w:rPr>
              <w:rFonts w:asciiTheme="minorHAnsi" w:hAnsiTheme="minorHAnsi" w:eastAsiaTheme="minorEastAsia" w:cstheme="minorBidi"/>
              <w:noProof/>
              <w:sz w:val="22"/>
              <w:szCs w:val="22"/>
            </w:rPr>
          </w:pPr>
          <w:hyperlink w:history="1" w:anchor="_Toc111218017">
            <w:r w:rsidRPr="0017479B" w:rsidR="00533729">
              <w:rPr>
                <w:rStyle w:val="Hyperlink"/>
                <w:noProof/>
              </w:rPr>
              <w:t>7.12.1</w:t>
            </w:r>
            <w:r w:rsidR="00533729">
              <w:rPr>
                <w:rFonts w:asciiTheme="minorHAnsi" w:hAnsiTheme="minorHAnsi" w:eastAsiaTheme="minorEastAsia" w:cstheme="minorBidi"/>
                <w:noProof/>
                <w:sz w:val="22"/>
                <w:szCs w:val="22"/>
              </w:rPr>
              <w:tab/>
            </w:r>
            <w:r w:rsidRPr="0017479B" w:rsidR="00533729">
              <w:rPr>
                <w:rStyle w:val="Hyperlink"/>
                <w:noProof/>
              </w:rPr>
              <w:t>Usecase – Lấy thông tin cấu hình Port Forwarding hiện tại qua Mobile App</w:t>
            </w:r>
            <w:r w:rsidR="00533729">
              <w:rPr>
                <w:noProof/>
                <w:webHidden/>
              </w:rPr>
              <w:tab/>
            </w:r>
            <w:r w:rsidR="00533729">
              <w:rPr>
                <w:noProof/>
                <w:webHidden/>
              </w:rPr>
              <w:fldChar w:fldCharType="begin"/>
            </w:r>
            <w:r w:rsidR="00533729">
              <w:rPr>
                <w:noProof/>
                <w:webHidden/>
              </w:rPr>
              <w:instrText xml:space="preserve"> PAGEREF _Toc111218017 \h </w:instrText>
            </w:r>
            <w:r w:rsidR="00533729">
              <w:rPr>
                <w:noProof/>
                <w:webHidden/>
              </w:rPr>
            </w:r>
            <w:r w:rsidR="00533729">
              <w:rPr>
                <w:noProof/>
                <w:webHidden/>
              </w:rPr>
              <w:fldChar w:fldCharType="separate"/>
            </w:r>
            <w:r w:rsidR="00533729">
              <w:rPr>
                <w:noProof/>
                <w:webHidden/>
              </w:rPr>
              <w:t>86</w:t>
            </w:r>
            <w:r w:rsidR="00533729">
              <w:rPr>
                <w:noProof/>
                <w:webHidden/>
              </w:rPr>
              <w:fldChar w:fldCharType="end"/>
            </w:r>
          </w:hyperlink>
        </w:p>
        <w:p w:rsidR="00533729" w:rsidRDefault="00000000" w14:paraId="624D2EFA" w14:textId="28C9198F">
          <w:pPr>
            <w:pStyle w:val="TOC3"/>
            <w:tabs>
              <w:tab w:val="left" w:pos="1540"/>
              <w:tab w:val="right" w:leader="dot" w:pos="9225"/>
            </w:tabs>
            <w:rPr>
              <w:rFonts w:asciiTheme="minorHAnsi" w:hAnsiTheme="minorHAnsi" w:eastAsiaTheme="minorEastAsia" w:cstheme="minorBidi"/>
              <w:noProof/>
              <w:sz w:val="22"/>
              <w:szCs w:val="22"/>
            </w:rPr>
          </w:pPr>
          <w:hyperlink w:history="1" w:anchor="_Toc111218018">
            <w:r w:rsidRPr="0017479B" w:rsidR="00533729">
              <w:rPr>
                <w:rStyle w:val="Hyperlink"/>
                <w:noProof/>
              </w:rPr>
              <w:t>7.12.2</w:t>
            </w:r>
            <w:r w:rsidR="00533729">
              <w:rPr>
                <w:rFonts w:asciiTheme="minorHAnsi" w:hAnsiTheme="minorHAnsi" w:eastAsiaTheme="minorEastAsia" w:cstheme="minorBidi"/>
                <w:noProof/>
                <w:sz w:val="22"/>
                <w:szCs w:val="22"/>
              </w:rPr>
              <w:tab/>
            </w:r>
            <w:r w:rsidRPr="0017479B" w:rsidR="00533729">
              <w:rPr>
                <w:rStyle w:val="Hyperlink"/>
                <w:noProof/>
              </w:rPr>
              <w:t>Usecase – Điều khiển cấu hình tạo Rule Port Forwarding qua Mobile App</w:t>
            </w:r>
            <w:r w:rsidR="00533729">
              <w:rPr>
                <w:noProof/>
                <w:webHidden/>
              </w:rPr>
              <w:tab/>
            </w:r>
            <w:r w:rsidR="00533729">
              <w:rPr>
                <w:noProof/>
                <w:webHidden/>
              </w:rPr>
              <w:fldChar w:fldCharType="begin"/>
            </w:r>
            <w:r w:rsidR="00533729">
              <w:rPr>
                <w:noProof/>
                <w:webHidden/>
              </w:rPr>
              <w:instrText xml:space="preserve"> PAGEREF _Toc111218018 \h </w:instrText>
            </w:r>
            <w:r w:rsidR="00533729">
              <w:rPr>
                <w:noProof/>
                <w:webHidden/>
              </w:rPr>
            </w:r>
            <w:r w:rsidR="00533729">
              <w:rPr>
                <w:noProof/>
                <w:webHidden/>
              </w:rPr>
              <w:fldChar w:fldCharType="separate"/>
            </w:r>
            <w:r w:rsidR="00533729">
              <w:rPr>
                <w:noProof/>
                <w:webHidden/>
              </w:rPr>
              <w:t>89</w:t>
            </w:r>
            <w:r w:rsidR="00533729">
              <w:rPr>
                <w:noProof/>
                <w:webHidden/>
              </w:rPr>
              <w:fldChar w:fldCharType="end"/>
            </w:r>
          </w:hyperlink>
        </w:p>
        <w:p w:rsidR="00533729" w:rsidRDefault="00000000" w14:paraId="46101605" w14:textId="2EC8027B">
          <w:pPr>
            <w:pStyle w:val="TOC3"/>
            <w:tabs>
              <w:tab w:val="left" w:pos="1540"/>
              <w:tab w:val="right" w:leader="dot" w:pos="9225"/>
            </w:tabs>
            <w:rPr>
              <w:rFonts w:asciiTheme="minorHAnsi" w:hAnsiTheme="minorHAnsi" w:eastAsiaTheme="minorEastAsia" w:cstheme="minorBidi"/>
              <w:noProof/>
              <w:sz w:val="22"/>
              <w:szCs w:val="22"/>
            </w:rPr>
          </w:pPr>
          <w:hyperlink w:history="1" w:anchor="_Toc111218019">
            <w:r w:rsidRPr="0017479B" w:rsidR="00533729">
              <w:rPr>
                <w:rStyle w:val="Hyperlink"/>
                <w:noProof/>
              </w:rPr>
              <w:t>7.12.3</w:t>
            </w:r>
            <w:r w:rsidR="00533729">
              <w:rPr>
                <w:rFonts w:asciiTheme="minorHAnsi" w:hAnsiTheme="minorHAnsi" w:eastAsiaTheme="minorEastAsia" w:cstheme="minorBidi"/>
                <w:noProof/>
                <w:sz w:val="22"/>
                <w:szCs w:val="22"/>
              </w:rPr>
              <w:tab/>
            </w:r>
            <w:r w:rsidRPr="0017479B" w:rsidR="00533729">
              <w:rPr>
                <w:rStyle w:val="Hyperlink"/>
                <w:noProof/>
              </w:rPr>
              <w:t>Usecase – Điều khiển sửa cấu hình Rule Port Forwarding hiện tại qua Mobile App</w:t>
            </w:r>
            <w:r w:rsidR="00533729">
              <w:rPr>
                <w:noProof/>
                <w:webHidden/>
              </w:rPr>
              <w:tab/>
            </w:r>
            <w:r w:rsidR="00533729">
              <w:rPr>
                <w:noProof/>
                <w:webHidden/>
              </w:rPr>
              <w:fldChar w:fldCharType="begin"/>
            </w:r>
            <w:r w:rsidR="00533729">
              <w:rPr>
                <w:noProof/>
                <w:webHidden/>
              </w:rPr>
              <w:instrText xml:space="preserve"> PAGEREF _Toc111218019 \h </w:instrText>
            </w:r>
            <w:r w:rsidR="00533729">
              <w:rPr>
                <w:noProof/>
                <w:webHidden/>
              </w:rPr>
            </w:r>
            <w:r w:rsidR="00533729">
              <w:rPr>
                <w:noProof/>
                <w:webHidden/>
              </w:rPr>
              <w:fldChar w:fldCharType="separate"/>
            </w:r>
            <w:r w:rsidR="00533729">
              <w:rPr>
                <w:noProof/>
                <w:webHidden/>
              </w:rPr>
              <w:t>92</w:t>
            </w:r>
            <w:r w:rsidR="00533729">
              <w:rPr>
                <w:noProof/>
                <w:webHidden/>
              </w:rPr>
              <w:fldChar w:fldCharType="end"/>
            </w:r>
          </w:hyperlink>
        </w:p>
        <w:p w:rsidR="00533729" w:rsidRDefault="00000000" w14:paraId="7229988D" w14:textId="7D38BA45">
          <w:pPr>
            <w:pStyle w:val="TOC3"/>
            <w:tabs>
              <w:tab w:val="left" w:pos="1540"/>
              <w:tab w:val="right" w:leader="dot" w:pos="9225"/>
            </w:tabs>
            <w:rPr>
              <w:rFonts w:asciiTheme="minorHAnsi" w:hAnsiTheme="minorHAnsi" w:eastAsiaTheme="minorEastAsia" w:cstheme="minorBidi"/>
              <w:noProof/>
              <w:sz w:val="22"/>
              <w:szCs w:val="22"/>
            </w:rPr>
          </w:pPr>
          <w:hyperlink w:history="1" w:anchor="_Toc111218020">
            <w:r w:rsidRPr="0017479B" w:rsidR="00533729">
              <w:rPr>
                <w:rStyle w:val="Hyperlink"/>
                <w:noProof/>
              </w:rPr>
              <w:t>7.12.4</w:t>
            </w:r>
            <w:r w:rsidR="00533729">
              <w:rPr>
                <w:rFonts w:asciiTheme="minorHAnsi" w:hAnsiTheme="minorHAnsi" w:eastAsiaTheme="minorEastAsia" w:cstheme="minorBidi"/>
                <w:noProof/>
                <w:sz w:val="22"/>
                <w:szCs w:val="22"/>
              </w:rPr>
              <w:tab/>
            </w:r>
            <w:r w:rsidRPr="0017479B" w:rsidR="00533729">
              <w:rPr>
                <w:rStyle w:val="Hyperlink"/>
                <w:noProof/>
              </w:rPr>
              <w:t>Usecase – Điều khiển xóa cấu hình Rule Port Forwarding đang tồn tại qua Mobile App</w:t>
            </w:r>
            <w:r w:rsidR="00533729">
              <w:rPr>
                <w:noProof/>
                <w:webHidden/>
              </w:rPr>
              <w:tab/>
            </w:r>
            <w:r w:rsidR="00533729">
              <w:rPr>
                <w:noProof/>
                <w:webHidden/>
              </w:rPr>
              <w:fldChar w:fldCharType="begin"/>
            </w:r>
            <w:r w:rsidR="00533729">
              <w:rPr>
                <w:noProof/>
                <w:webHidden/>
              </w:rPr>
              <w:instrText xml:space="preserve"> PAGEREF _Toc111218020 \h </w:instrText>
            </w:r>
            <w:r w:rsidR="00533729">
              <w:rPr>
                <w:noProof/>
                <w:webHidden/>
              </w:rPr>
            </w:r>
            <w:r w:rsidR="00533729">
              <w:rPr>
                <w:noProof/>
                <w:webHidden/>
              </w:rPr>
              <w:fldChar w:fldCharType="separate"/>
            </w:r>
            <w:r w:rsidR="00533729">
              <w:rPr>
                <w:noProof/>
                <w:webHidden/>
              </w:rPr>
              <w:t>95</w:t>
            </w:r>
            <w:r w:rsidR="00533729">
              <w:rPr>
                <w:noProof/>
                <w:webHidden/>
              </w:rPr>
              <w:fldChar w:fldCharType="end"/>
            </w:r>
          </w:hyperlink>
        </w:p>
        <w:p w:rsidR="00533729" w:rsidRDefault="00000000" w14:paraId="40CE5827" w14:textId="61FEB1BF">
          <w:pPr>
            <w:pStyle w:val="TOC2"/>
            <w:tabs>
              <w:tab w:val="left" w:pos="1100"/>
              <w:tab w:val="right" w:leader="dot" w:pos="9225"/>
            </w:tabs>
            <w:rPr>
              <w:rFonts w:asciiTheme="minorHAnsi" w:hAnsiTheme="minorHAnsi" w:eastAsiaTheme="minorEastAsia" w:cstheme="minorBidi"/>
              <w:noProof/>
              <w:sz w:val="22"/>
              <w:szCs w:val="22"/>
            </w:rPr>
          </w:pPr>
          <w:hyperlink w:history="1" w:anchor="_Toc111218021">
            <w:r w:rsidRPr="0017479B" w:rsidR="00533729">
              <w:rPr>
                <w:rStyle w:val="Hyperlink"/>
                <w:noProof/>
              </w:rPr>
              <w:t>7.13</w:t>
            </w:r>
            <w:r w:rsidR="00533729">
              <w:rPr>
                <w:rFonts w:asciiTheme="minorHAnsi" w:hAnsiTheme="minorHAnsi" w:eastAsiaTheme="minorEastAsia" w:cstheme="minorBidi"/>
                <w:noProof/>
                <w:sz w:val="22"/>
                <w:szCs w:val="22"/>
              </w:rPr>
              <w:tab/>
            </w:r>
            <w:r w:rsidRPr="0017479B" w:rsidR="00533729">
              <w:rPr>
                <w:rStyle w:val="Hyperlink"/>
                <w:noProof/>
              </w:rPr>
              <w:t>Tính năng quản lý cấu hình DDNS qua Mobile App</w:t>
            </w:r>
            <w:r w:rsidR="00533729">
              <w:rPr>
                <w:noProof/>
                <w:webHidden/>
              </w:rPr>
              <w:tab/>
            </w:r>
            <w:r w:rsidR="00533729">
              <w:rPr>
                <w:noProof/>
                <w:webHidden/>
              </w:rPr>
              <w:fldChar w:fldCharType="begin"/>
            </w:r>
            <w:r w:rsidR="00533729">
              <w:rPr>
                <w:noProof/>
                <w:webHidden/>
              </w:rPr>
              <w:instrText xml:space="preserve"> PAGEREF _Toc111218021 \h </w:instrText>
            </w:r>
            <w:r w:rsidR="00533729">
              <w:rPr>
                <w:noProof/>
                <w:webHidden/>
              </w:rPr>
            </w:r>
            <w:r w:rsidR="00533729">
              <w:rPr>
                <w:noProof/>
                <w:webHidden/>
              </w:rPr>
              <w:fldChar w:fldCharType="separate"/>
            </w:r>
            <w:r w:rsidR="00533729">
              <w:rPr>
                <w:noProof/>
                <w:webHidden/>
              </w:rPr>
              <w:t>97</w:t>
            </w:r>
            <w:r w:rsidR="00533729">
              <w:rPr>
                <w:noProof/>
                <w:webHidden/>
              </w:rPr>
              <w:fldChar w:fldCharType="end"/>
            </w:r>
          </w:hyperlink>
        </w:p>
        <w:p w:rsidR="00533729" w:rsidRDefault="00000000" w14:paraId="47189E9E" w14:textId="2B96FBAA">
          <w:pPr>
            <w:pStyle w:val="TOC3"/>
            <w:tabs>
              <w:tab w:val="left" w:pos="1540"/>
              <w:tab w:val="right" w:leader="dot" w:pos="9225"/>
            </w:tabs>
            <w:rPr>
              <w:rFonts w:asciiTheme="minorHAnsi" w:hAnsiTheme="minorHAnsi" w:eastAsiaTheme="minorEastAsia" w:cstheme="minorBidi"/>
              <w:noProof/>
              <w:sz w:val="22"/>
              <w:szCs w:val="22"/>
            </w:rPr>
          </w:pPr>
          <w:hyperlink w:history="1" w:anchor="_Toc111218022">
            <w:r w:rsidRPr="0017479B" w:rsidR="00533729">
              <w:rPr>
                <w:rStyle w:val="Hyperlink"/>
                <w:noProof/>
              </w:rPr>
              <w:t>7.13.1</w:t>
            </w:r>
            <w:r w:rsidR="00533729">
              <w:rPr>
                <w:rFonts w:asciiTheme="minorHAnsi" w:hAnsiTheme="minorHAnsi" w:eastAsiaTheme="minorEastAsia" w:cstheme="minorBidi"/>
                <w:noProof/>
                <w:sz w:val="22"/>
                <w:szCs w:val="22"/>
              </w:rPr>
              <w:tab/>
            </w:r>
            <w:r w:rsidRPr="0017479B" w:rsidR="00533729">
              <w:rPr>
                <w:rStyle w:val="Hyperlink"/>
                <w:noProof/>
              </w:rPr>
              <w:t>Usecase – Lấy thông tin cấu hình DDNS hiện tại</w:t>
            </w:r>
            <w:r w:rsidR="00533729">
              <w:rPr>
                <w:noProof/>
                <w:webHidden/>
              </w:rPr>
              <w:tab/>
            </w:r>
            <w:r w:rsidR="00533729">
              <w:rPr>
                <w:noProof/>
                <w:webHidden/>
              </w:rPr>
              <w:fldChar w:fldCharType="begin"/>
            </w:r>
            <w:r w:rsidR="00533729">
              <w:rPr>
                <w:noProof/>
                <w:webHidden/>
              </w:rPr>
              <w:instrText xml:space="preserve"> PAGEREF _Toc111218022 \h </w:instrText>
            </w:r>
            <w:r w:rsidR="00533729">
              <w:rPr>
                <w:noProof/>
                <w:webHidden/>
              </w:rPr>
            </w:r>
            <w:r w:rsidR="00533729">
              <w:rPr>
                <w:noProof/>
                <w:webHidden/>
              </w:rPr>
              <w:fldChar w:fldCharType="separate"/>
            </w:r>
            <w:r w:rsidR="00533729">
              <w:rPr>
                <w:noProof/>
                <w:webHidden/>
              </w:rPr>
              <w:t>97</w:t>
            </w:r>
            <w:r w:rsidR="00533729">
              <w:rPr>
                <w:noProof/>
                <w:webHidden/>
              </w:rPr>
              <w:fldChar w:fldCharType="end"/>
            </w:r>
          </w:hyperlink>
        </w:p>
        <w:p w:rsidR="00533729" w:rsidRDefault="00000000" w14:paraId="1689F40F" w14:textId="1B3C92CA">
          <w:pPr>
            <w:pStyle w:val="TOC3"/>
            <w:tabs>
              <w:tab w:val="left" w:pos="1540"/>
              <w:tab w:val="right" w:leader="dot" w:pos="9225"/>
            </w:tabs>
            <w:rPr>
              <w:rFonts w:asciiTheme="minorHAnsi" w:hAnsiTheme="minorHAnsi" w:eastAsiaTheme="minorEastAsia" w:cstheme="minorBidi"/>
              <w:noProof/>
              <w:sz w:val="22"/>
              <w:szCs w:val="22"/>
            </w:rPr>
          </w:pPr>
          <w:hyperlink w:history="1" w:anchor="_Toc111218023">
            <w:r w:rsidRPr="0017479B" w:rsidR="00533729">
              <w:rPr>
                <w:rStyle w:val="Hyperlink"/>
                <w:noProof/>
              </w:rPr>
              <w:t>7.13.2</w:t>
            </w:r>
            <w:r w:rsidR="00533729">
              <w:rPr>
                <w:rFonts w:asciiTheme="minorHAnsi" w:hAnsiTheme="minorHAnsi" w:eastAsiaTheme="minorEastAsia" w:cstheme="minorBidi"/>
                <w:noProof/>
                <w:sz w:val="22"/>
                <w:szCs w:val="22"/>
              </w:rPr>
              <w:tab/>
            </w:r>
            <w:r w:rsidRPr="0017479B" w:rsidR="00533729">
              <w:rPr>
                <w:rStyle w:val="Hyperlink"/>
                <w:noProof/>
              </w:rPr>
              <w:t>Usecase – Điều khiển thay đổi cấu hình DDNS</w:t>
            </w:r>
            <w:r w:rsidR="00533729">
              <w:rPr>
                <w:noProof/>
                <w:webHidden/>
              </w:rPr>
              <w:tab/>
            </w:r>
            <w:r w:rsidR="00533729">
              <w:rPr>
                <w:noProof/>
                <w:webHidden/>
              </w:rPr>
              <w:fldChar w:fldCharType="begin"/>
            </w:r>
            <w:r w:rsidR="00533729">
              <w:rPr>
                <w:noProof/>
                <w:webHidden/>
              </w:rPr>
              <w:instrText xml:space="preserve"> PAGEREF _Toc111218023 \h </w:instrText>
            </w:r>
            <w:r w:rsidR="00533729">
              <w:rPr>
                <w:noProof/>
                <w:webHidden/>
              </w:rPr>
            </w:r>
            <w:r w:rsidR="00533729">
              <w:rPr>
                <w:noProof/>
                <w:webHidden/>
              </w:rPr>
              <w:fldChar w:fldCharType="separate"/>
            </w:r>
            <w:r w:rsidR="00533729">
              <w:rPr>
                <w:noProof/>
                <w:webHidden/>
              </w:rPr>
              <w:t>100</w:t>
            </w:r>
            <w:r w:rsidR="00533729">
              <w:rPr>
                <w:noProof/>
                <w:webHidden/>
              </w:rPr>
              <w:fldChar w:fldCharType="end"/>
            </w:r>
          </w:hyperlink>
        </w:p>
        <w:p w:rsidR="00533729" w:rsidRDefault="00000000" w14:paraId="4564A310" w14:textId="6570A6E2">
          <w:pPr>
            <w:pStyle w:val="TOC2"/>
            <w:tabs>
              <w:tab w:val="left" w:pos="1100"/>
              <w:tab w:val="right" w:leader="dot" w:pos="9225"/>
            </w:tabs>
            <w:rPr>
              <w:rFonts w:asciiTheme="minorHAnsi" w:hAnsiTheme="minorHAnsi" w:eastAsiaTheme="minorEastAsia" w:cstheme="minorBidi"/>
              <w:noProof/>
              <w:sz w:val="22"/>
              <w:szCs w:val="22"/>
            </w:rPr>
          </w:pPr>
          <w:hyperlink w:history="1" w:anchor="_Toc111218024">
            <w:r w:rsidRPr="0017479B" w:rsidR="00533729">
              <w:rPr>
                <w:rStyle w:val="Hyperlink"/>
                <w:noProof/>
              </w:rPr>
              <w:t>7.14</w:t>
            </w:r>
            <w:r w:rsidR="00533729">
              <w:rPr>
                <w:rFonts w:asciiTheme="minorHAnsi" w:hAnsiTheme="minorHAnsi" w:eastAsiaTheme="minorEastAsia" w:cstheme="minorBidi"/>
                <w:noProof/>
                <w:sz w:val="22"/>
                <w:szCs w:val="22"/>
              </w:rPr>
              <w:tab/>
            </w:r>
            <w:r w:rsidRPr="0017479B" w:rsidR="00533729">
              <w:rPr>
                <w:rStyle w:val="Hyperlink"/>
                <w:noProof/>
              </w:rPr>
              <w:t>Tính năng đổi mật khẩu truy cập WebUI qua Mobile App</w:t>
            </w:r>
            <w:r w:rsidR="00533729">
              <w:rPr>
                <w:noProof/>
                <w:webHidden/>
              </w:rPr>
              <w:tab/>
            </w:r>
            <w:r w:rsidR="00533729">
              <w:rPr>
                <w:noProof/>
                <w:webHidden/>
              </w:rPr>
              <w:fldChar w:fldCharType="begin"/>
            </w:r>
            <w:r w:rsidR="00533729">
              <w:rPr>
                <w:noProof/>
                <w:webHidden/>
              </w:rPr>
              <w:instrText xml:space="preserve"> PAGEREF _Toc111218024 \h </w:instrText>
            </w:r>
            <w:r w:rsidR="00533729">
              <w:rPr>
                <w:noProof/>
                <w:webHidden/>
              </w:rPr>
            </w:r>
            <w:r w:rsidR="00533729">
              <w:rPr>
                <w:noProof/>
                <w:webHidden/>
              </w:rPr>
              <w:fldChar w:fldCharType="separate"/>
            </w:r>
            <w:r w:rsidR="00533729">
              <w:rPr>
                <w:noProof/>
                <w:webHidden/>
              </w:rPr>
              <w:t>103</w:t>
            </w:r>
            <w:r w:rsidR="00533729">
              <w:rPr>
                <w:noProof/>
                <w:webHidden/>
              </w:rPr>
              <w:fldChar w:fldCharType="end"/>
            </w:r>
          </w:hyperlink>
        </w:p>
        <w:p w:rsidR="00533729" w:rsidRDefault="00000000" w14:paraId="40D07ED2" w14:textId="1522B6EA">
          <w:pPr>
            <w:pStyle w:val="TOC3"/>
            <w:tabs>
              <w:tab w:val="left" w:pos="1540"/>
              <w:tab w:val="right" w:leader="dot" w:pos="9225"/>
            </w:tabs>
            <w:rPr>
              <w:rFonts w:asciiTheme="minorHAnsi" w:hAnsiTheme="minorHAnsi" w:eastAsiaTheme="minorEastAsia" w:cstheme="minorBidi"/>
              <w:noProof/>
              <w:sz w:val="22"/>
              <w:szCs w:val="22"/>
            </w:rPr>
          </w:pPr>
          <w:hyperlink w:history="1" w:anchor="_Toc111218025">
            <w:r w:rsidRPr="0017479B" w:rsidR="00533729">
              <w:rPr>
                <w:rStyle w:val="Hyperlink"/>
                <w:noProof/>
              </w:rPr>
              <w:t>7.14.1</w:t>
            </w:r>
            <w:r w:rsidR="00533729">
              <w:rPr>
                <w:rFonts w:asciiTheme="minorHAnsi" w:hAnsiTheme="minorHAnsi" w:eastAsiaTheme="minorEastAsia" w:cstheme="minorBidi"/>
                <w:noProof/>
                <w:sz w:val="22"/>
                <w:szCs w:val="22"/>
              </w:rPr>
              <w:tab/>
            </w:r>
            <w:r w:rsidRPr="0017479B" w:rsidR="00533729">
              <w:rPr>
                <w:rStyle w:val="Hyperlink"/>
                <w:noProof/>
              </w:rPr>
              <w:t>Usecase – Điều khiển thay đổi mật khẩu truy cập WebUI qua Mobile App</w:t>
            </w:r>
            <w:r w:rsidR="00533729">
              <w:rPr>
                <w:noProof/>
                <w:webHidden/>
              </w:rPr>
              <w:tab/>
            </w:r>
            <w:r w:rsidR="00533729">
              <w:rPr>
                <w:noProof/>
                <w:webHidden/>
              </w:rPr>
              <w:fldChar w:fldCharType="begin"/>
            </w:r>
            <w:r w:rsidR="00533729">
              <w:rPr>
                <w:noProof/>
                <w:webHidden/>
              </w:rPr>
              <w:instrText xml:space="preserve"> PAGEREF _Toc111218025 \h </w:instrText>
            </w:r>
            <w:r w:rsidR="00533729">
              <w:rPr>
                <w:noProof/>
                <w:webHidden/>
              </w:rPr>
            </w:r>
            <w:r w:rsidR="00533729">
              <w:rPr>
                <w:noProof/>
                <w:webHidden/>
              </w:rPr>
              <w:fldChar w:fldCharType="separate"/>
            </w:r>
            <w:r w:rsidR="00533729">
              <w:rPr>
                <w:noProof/>
                <w:webHidden/>
              </w:rPr>
              <w:t>103</w:t>
            </w:r>
            <w:r w:rsidR="00533729">
              <w:rPr>
                <w:noProof/>
                <w:webHidden/>
              </w:rPr>
              <w:fldChar w:fldCharType="end"/>
            </w:r>
          </w:hyperlink>
        </w:p>
        <w:p w:rsidR="00533729" w:rsidRDefault="00000000" w14:paraId="199E083F" w14:textId="16A62FE9">
          <w:pPr>
            <w:pStyle w:val="TOC2"/>
            <w:tabs>
              <w:tab w:val="left" w:pos="1100"/>
              <w:tab w:val="right" w:leader="dot" w:pos="9225"/>
            </w:tabs>
            <w:rPr>
              <w:rFonts w:asciiTheme="minorHAnsi" w:hAnsiTheme="minorHAnsi" w:eastAsiaTheme="minorEastAsia" w:cstheme="minorBidi"/>
              <w:noProof/>
              <w:sz w:val="22"/>
              <w:szCs w:val="22"/>
            </w:rPr>
          </w:pPr>
          <w:hyperlink w:history="1" w:anchor="_Toc111218032">
            <w:r w:rsidRPr="0017479B" w:rsidR="00533729">
              <w:rPr>
                <w:rStyle w:val="Hyperlink"/>
                <w:noProof/>
              </w:rPr>
              <w:t>7.15</w:t>
            </w:r>
            <w:r w:rsidR="00533729">
              <w:rPr>
                <w:rFonts w:asciiTheme="minorHAnsi" w:hAnsiTheme="minorHAnsi" w:eastAsiaTheme="minorEastAsia" w:cstheme="minorBidi"/>
                <w:noProof/>
                <w:sz w:val="22"/>
                <w:szCs w:val="22"/>
              </w:rPr>
              <w:tab/>
            </w:r>
            <w:r w:rsidRPr="0017479B" w:rsidR="00533729">
              <w:rPr>
                <w:rStyle w:val="Hyperlink"/>
                <w:noProof/>
              </w:rPr>
              <w:t>Tính năng xem thông tin thiết bị mạng qua Mobile App</w:t>
            </w:r>
            <w:r w:rsidR="00533729">
              <w:rPr>
                <w:noProof/>
                <w:webHidden/>
              </w:rPr>
              <w:tab/>
            </w:r>
            <w:r w:rsidR="00533729">
              <w:rPr>
                <w:noProof/>
                <w:webHidden/>
              </w:rPr>
              <w:fldChar w:fldCharType="begin"/>
            </w:r>
            <w:r w:rsidR="00533729">
              <w:rPr>
                <w:noProof/>
                <w:webHidden/>
              </w:rPr>
              <w:instrText xml:space="preserve"> PAGEREF _Toc111218032 \h </w:instrText>
            </w:r>
            <w:r w:rsidR="00533729">
              <w:rPr>
                <w:noProof/>
                <w:webHidden/>
              </w:rPr>
            </w:r>
            <w:r w:rsidR="00533729">
              <w:rPr>
                <w:noProof/>
                <w:webHidden/>
              </w:rPr>
              <w:fldChar w:fldCharType="separate"/>
            </w:r>
            <w:r w:rsidR="00533729">
              <w:rPr>
                <w:noProof/>
                <w:webHidden/>
              </w:rPr>
              <w:t>106</w:t>
            </w:r>
            <w:r w:rsidR="00533729">
              <w:rPr>
                <w:noProof/>
                <w:webHidden/>
              </w:rPr>
              <w:fldChar w:fldCharType="end"/>
            </w:r>
          </w:hyperlink>
        </w:p>
        <w:p w:rsidR="00533729" w:rsidRDefault="00000000" w14:paraId="5EAF1713" w14:textId="17224262">
          <w:pPr>
            <w:pStyle w:val="TOC3"/>
            <w:tabs>
              <w:tab w:val="left" w:pos="1540"/>
              <w:tab w:val="right" w:leader="dot" w:pos="9225"/>
            </w:tabs>
            <w:rPr>
              <w:rFonts w:asciiTheme="minorHAnsi" w:hAnsiTheme="minorHAnsi" w:eastAsiaTheme="minorEastAsia" w:cstheme="minorBidi"/>
              <w:noProof/>
              <w:sz w:val="22"/>
              <w:szCs w:val="22"/>
            </w:rPr>
          </w:pPr>
          <w:hyperlink w:history="1" w:anchor="_Toc111218033">
            <w:r w:rsidRPr="0017479B" w:rsidR="00533729">
              <w:rPr>
                <w:rStyle w:val="Hyperlink"/>
                <w:noProof/>
              </w:rPr>
              <w:t>7.15.1</w:t>
            </w:r>
            <w:r w:rsidR="00533729">
              <w:rPr>
                <w:rFonts w:asciiTheme="minorHAnsi" w:hAnsiTheme="minorHAnsi" w:eastAsiaTheme="minorEastAsia" w:cstheme="minorBidi"/>
                <w:noProof/>
                <w:sz w:val="22"/>
                <w:szCs w:val="22"/>
              </w:rPr>
              <w:tab/>
            </w:r>
            <w:r w:rsidRPr="0017479B" w:rsidR="00533729">
              <w:rPr>
                <w:rStyle w:val="Hyperlink"/>
                <w:noProof/>
              </w:rPr>
              <w:t>Usecase – Lấy thông tin thiết bị mạng qua Mobile App</w:t>
            </w:r>
            <w:r w:rsidR="00533729">
              <w:rPr>
                <w:noProof/>
                <w:webHidden/>
              </w:rPr>
              <w:tab/>
            </w:r>
            <w:r w:rsidR="00533729">
              <w:rPr>
                <w:noProof/>
                <w:webHidden/>
              </w:rPr>
              <w:fldChar w:fldCharType="begin"/>
            </w:r>
            <w:r w:rsidR="00533729">
              <w:rPr>
                <w:noProof/>
                <w:webHidden/>
              </w:rPr>
              <w:instrText xml:space="preserve"> PAGEREF _Toc111218033 \h </w:instrText>
            </w:r>
            <w:r w:rsidR="00533729">
              <w:rPr>
                <w:noProof/>
                <w:webHidden/>
              </w:rPr>
            </w:r>
            <w:r w:rsidR="00533729">
              <w:rPr>
                <w:noProof/>
                <w:webHidden/>
              </w:rPr>
              <w:fldChar w:fldCharType="separate"/>
            </w:r>
            <w:r w:rsidR="00533729">
              <w:rPr>
                <w:noProof/>
                <w:webHidden/>
              </w:rPr>
              <w:t>106</w:t>
            </w:r>
            <w:r w:rsidR="00533729">
              <w:rPr>
                <w:noProof/>
                <w:webHidden/>
              </w:rPr>
              <w:fldChar w:fldCharType="end"/>
            </w:r>
          </w:hyperlink>
        </w:p>
        <w:p w:rsidR="00533729" w:rsidRDefault="00000000" w14:paraId="7E152AF6" w14:textId="3B59B724">
          <w:pPr>
            <w:pStyle w:val="TOC2"/>
            <w:tabs>
              <w:tab w:val="left" w:pos="1100"/>
              <w:tab w:val="right" w:leader="dot" w:pos="9225"/>
            </w:tabs>
            <w:rPr>
              <w:rFonts w:asciiTheme="minorHAnsi" w:hAnsiTheme="minorHAnsi" w:eastAsiaTheme="minorEastAsia" w:cstheme="minorBidi"/>
              <w:noProof/>
              <w:sz w:val="22"/>
              <w:szCs w:val="22"/>
            </w:rPr>
          </w:pPr>
          <w:hyperlink w:history="1" w:anchor="_Toc111218034">
            <w:r w:rsidRPr="0017479B" w:rsidR="00533729">
              <w:rPr>
                <w:rStyle w:val="Hyperlink"/>
                <w:noProof/>
              </w:rPr>
              <w:t>7.16</w:t>
            </w:r>
            <w:r w:rsidR="00533729">
              <w:rPr>
                <w:rFonts w:asciiTheme="minorHAnsi" w:hAnsiTheme="minorHAnsi" w:eastAsiaTheme="minorEastAsia" w:cstheme="minorBidi"/>
                <w:noProof/>
                <w:sz w:val="22"/>
                <w:szCs w:val="22"/>
              </w:rPr>
              <w:tab/>
            </w:r>
            <w:r w:rsidRPr="0017479B" w:rsidR="00533729">
              <w:rPr>
                <w:rStyle w:val="Hyperlink"/>
                <w:noProof/>
              </w:rPr>
              <w:t>Tính năng xem thông tin mạng qua Mobile App</w:t>
            </w:r>
            <w:r w:rsidR="00533729">
              <w:rPr>
                <w:noProof/>
                <w:webHidden/>
              </w:rPr>
              <w:tab/>
            </w:r>
            <w:r w:rsidR="00533729">
              <w:rPr>
                <w:noProof/>
                <w:webHidden/>
              </w:rPr>
              <w:fldChar w:fldCharType="begin"/>
            </w:r>
            <w:r w:rsidR="00533729">
              <w:rPr>
                <w:noProof/>
                <w:webHidden/>
              </w:rPr>
              <w:instrText xml:space="preserve"> PAGEREF _Toc111218034 \h </w:instrText>
            </w:r>
            <w:r w:rsidR="00533729">
              <w:rPr>
                <w:noProof/>
                <w:webHidden/>
              </w:rPr>
            </w:r>
            <w:r w:rsidR="00533729">
              <w:rPr>
                <w:noProof/>
                <w:webHidden/>
              </w:rPr>
              <w:fldChar w:fldCharType="separate"/>
            </w:r>
            <w:r w:rsidR="00533729">
              <w:rPr>
                <w:noProof/>
                <w:webHidden/>
              </w:rPr>
              <w:t>109</w:t>
            </w:r>
            <w:r w:rsidR="00533729">
              <w:rPr>
                <w:noProof/>
                <w:webHidden/>
              </w:rPr>
              <w:fldChar w:fldCharType="end"/>
            </w:r>
          </w:hyperlink>
        </w:p>
        <w:p w:rsidR="00533729" w:rsidRDefault="00000000" w14:paraId="0D1E1143" w14:textId="041053D7">
          <w:pPr>
            <w:pStyle w:val="TOC3"/>
            <w:tabs>
              <w:tab w:val="left" w:pos="1540"/>
              <w:tab w:val="right" w:leader="dot" w:pos="9225"/>
            </w:tabs>
            <w:rPr>
              <w:rFonts w:asciiTheme="minorHAnsi" w:hAnsiTheme="minorHAnsi" w:eastAsiaTheme="minorEastAsia" w:cstheme="minorBidi"/>
              <w:noProof/>
              <w:sz w:val="22"/>
              <w:szCs w:val="22"/>
            </w:rPr>
          </w:pPr>
          <w:hyperlink w:history="1" w:anchor="_Toc111218035">
            <w:r w:rsidRPr="0017479B" w:rsidR="00533729">
              <w:rPr>
                <w:rStyle w:val="Hyperlink"/>
                <w:noProof/>
              </w:rPr>
              <w:t>7.16.1</w:t>
            </w:r>
            <w:r w:rsidR="00533729">
              <w:rPr>
                <w:rFonts w:asciiTheme="minorHAnsi" w:hAnsiTheme="minorHAnsi" w:eastAsiaTheme="minorEastAsia" w:cstheme="minorBidi"/>
                <w:noProof/>
                <w:sz w:val="22"/>
                <w:szCs w:val="22"/>
              </w:rPr>
              <w:tab/>
            </w:r>
            <w:r w:rsidRPr="0017479B" w:rsidR="00533729">
              <w:rPr>
                <w:rStyle w:val="Hyperlink"/>
                <w:noProof/>
              </w:rPr>
              <w:t>Usecase – Lấy thông tin mạng qua Mobile App</w:t>
            </w:r>
            <w:r w:rsidR="00533729">
              <w:rPr>
                <w:noProof/>
                <w:webHidden/>
              </w:rPr>
              <w:tab/>
            </w:r>
            <w:r w:rsidR="00533729">
              <w:rPr>
                <w:noProof/>
                <w:webHidden/>
              </w:rPr>
              <w:fldChar w:fldCharType="begin"/>
            </w:r>
            <w:r w:rsidR="00533729">
              <w:rPr>
                <w:noProof/>
                <w:webHidden/>
              </w:rPr>
              <w:instrText xml:space="preserve"> PAGEREF _Toc111218035 \h </w:instrText>
            </w:r>
            <w:r w:rsidR="00533729">
              <w:rPr>
                <w:noProof/>
                <w:webHidden/>
              </w:rPr>
            </w:r>
            <w:r w:rsidR="00533729">
              <w:rPr>
                <w:noProof/>
                <w:webHidden/>
              </w:rPr>
              <w:fldChar w:fldCharType="separate"/>
            </w:r>
            <w:r w:rsidR="00533729">
              <w:rPr>
                <w:noProof/>
                <w:webHidden/>
              </w:rPr>
              <w:t>109</w:t>
            </w:r>
            <w:r w:rsidR="00533729">
              <w:rPr>
                <w:noProof/>
                <w:webHidden/>
              </w:rPr>
              <w:fldChar w:fldCharType="end"/>
            </w:r>
          </w:hyperlink>
        </w:p>
        <w:p w:rsidR="00533729" w:rsidRDefault="00000000" w14:paraId="5588EE69" w14:textId="4F9FB91D">
          <w:pPr>
            <w:pStyle w:val="TOC2"/>
            <w:tabs>
              <w:tab w:val="left" w:pos="1100"/>
              <w:tab w:val="right" w:leader="dot" w:pos="9225"/>
            </w:tabs>
            <w:rPr>
              <w:rFonts w:asciiTheme="minorHAnsi" w:hAnsiTheme="minorHAnsi" w:eastAsiaTheme="minorEastAsia" w:cstheme="minorBidi"/>
              <w:noProof/>
              <w:sz w:val="22"/>
              <w:szCs w:val="22"/>
            </w:rPr>
          </w:pPr>
          <w:hyperlink w:history="1" w:anchor="_Toc111218038">
            <w:r w:rsidRPr="0017479B" w:rsidR="00533729">
              <w:rPr>
                <w:rStyle w:val="Hyperlink"/>
                <w:noProof/>
              </w:rPr>
              <w:t>7.17</w:t>
            </w:r>
            <w:r w:rsidR="00533729">
              <w:rPr>
                <w:rFonts w:asciiTheme="minorHAnsi" w:hAnsiTheme="minorHAnsi" w:eastAsiaTheme="minorEastAsia" w:cstheme="minorBidi"/>
                <w:noProof/>
                <w:sz w:val="22"/>
                <w:szCs w:val="22"/>
              </w:rPr>
              <w:tab/>
            </w:r>
            <w:r w:rsidRPr="0017479B" w:rsidR="00533729">
              <w:rPr>
                <w:rStyle w:val="Hyperlink"/>
                <w:noProof/>
              </w:rPr>
              <w:t>Tính năng Ping qua Mobile App</w:t>
            </w:r>
            <w:r w:rsidR="00533729">
              <w:rPr>
                <w:noProof/>
                <w:webHidden/>
              </w:rPr>
              <w:tab/>
            </w:r>
            <w:r w:rsidR="00533729">
              <w:rPr>
                <w:noProof/>
                <w:webHidden/>
              </w:rPr>
              <w:fldChar w:fldCharType="begin"/>
            </w:r>
            <w:r w:rsidR="00533729">
              <w:rPr>
                <w:noProof/>
                <w:webHidden/>
              </w:rPr>
              <w:instrText xml:space="preserve"> PAGEREF _Toc111218038 \h </w:instrText>
            </w:r>
            <w:r w:rsidR="00533729">
              <w:rPr>
                <w:noProof/>
                <w:webHidden/>
              </w:rPr>
            </w:r>
            <w:r w:rsidR="00533729">
              <w:rPr>
                <w:noProof/>
                <w:webHidden/>
              </w:rPr>
              <w:fldChar w:fldCharType="separate"/>
            </w:r>
            <w:r w:rsidR="00533729">
              <w:rPr>
                <w:noProof/>
                <w:webHidden/>
              </w:rPr>
              <w:t>112</w:t>
            </w:r>
            <w:r w:rsidR="00533729">
              <w:rPr>
                <w:noProof/>
                <w:webHidden/>
              </w:rPr>
              <w:fldChar w:fldCharType="end"/>
            </w:r>
          </w:hyperlink>
        </w:p>
        <w:p w:rsidR="00533729" w:rsidRDefault="00000000" w14:paraId="012F1F65" w14:textId="732B7D5F">
          <w:pPr>
            <w:pStyle w:val="TOC3"/>
            <w:tabs>
              <w:tab w:val="left" w:pos="1540"/>
              <w:tab w:val="right" w:leader="dot" w:pos="9225"/>
            </w:tabs>
            <w:rPr>
              <w:rFonts w:asciiTheme="minorHAnsi" w:hAnsiTheme="minorHAnsi" w:eastAsiaTheme="minorEastAsia" w:cstheme="minorBidi"/>
              <w:noProof/>
              <w:sz w:val="22"/>
              <w:szCs w:val="22"/>
            </w:rPr>
          </w:pPr>
          <w:hyperlink w:history="1" w:anchor="_Toc111218039">
            <w:r w:rsidRPr="0017479B" w:rsidR="00533729">
              <w:rPr>
                <w:rStyle w:val="Hyperlink"/>
                <w:noProof/>
              </w:rPr>
              <w:t>7.17.1</w:t>
            </w:r>
            <w:r w:rsidR="00533729">
              <w:rPr>
                <w:rFonts w:asciiTheme="minorHAnsi" w:hAnsiTheme="minorHAnsi" w:eastAsiaTheme="minorEastAsia" w:cstheme="minorBidi"/>
                <w:noProof/>
                <w:sz w:val="22"/>
                <w:szCs w:val="22"/>
              </w:rPr>
              <w:tab/>
            </w:r>
            <w:r w:rsidRPr="0017479B" w:rsidR="00533729">
              <w:rPr>
                <w:rStyle w:val="Hyperlink"/>
                <w:noProof/>
              </w:rPr>
              <w:t>Usecase – Điều khiển Ping qua Mobile App</w:t>
            </w:r>
            <w:r w:rsidR="00533729">
              <w:rPr>
                <w:noProof/>
                <w:webHidden/>
              </w:rPr>
              <w:tab/>
            </w:r>
            <w:r w:rsidR="00533729">
              <w:rPr>
                <w:noProof/>
                <w:webHidden/>
              </w:rPr>
              <w:fldChar w:fldCharType="begin"/>
            </w:r>
            <w:r w:rsidR="00533729">
              <w:rPr>
                <w:noProof/>
                <w:webHidden/>
              </w:rPr>
              <w:instrText xml:space="preserve"> PAGEREF _Toc111218039 \h </w:instrText>
            </w:r>
            <w:r w:rsidR="00533729">
              <w:rPr>
                <w:noProof/>
                <w:webHidden/>
              </w:rPr>
            </w:r>
            <w:r w:rsidR="00533729">
              <w:rPr>
                <w:noProof/>
                <w:webHidden/>
              </w:rPr>
              <w:fldChar w:fldCharType="separate"/>
            </w:r>
            <w:r w:rsidR="00533729">
              <w:rPr>
                <w:noProof/>
                <w:webHidden/>
              </w:rPr>
              <w:t>112</w:t>
            </w:r>
            <w:r w:rsidR="00533729">
              <w:rPr>
                <w:noProof/>
                <w:webHidden/>
              </w:rPr>
              <w:fldChar w:fldCharType="end"/>
            </w:r>
          </w:hyperlink>
        </w:p>
        <w:p w:rsidR="00533729" w:rsidRDefault="00000000" w14:paraId="07D412BA" w14:textId="4A940CF4">
          <w:pPr>
            <w:pStyle w:val="TOC2"/>
            <w:tabs>
              <w:tab w:val="left" w:pos="1100"/>
              <w:tab w:val="right" w:leader="dot" w:pos="9225"/>
            </w:tabs>
            <w:rPr>
              <w:rFonts w:asciiTheme="minorHAnsi" w:hAnsiTheme="minorHAnsi" w:eastAsiaTheme="minorEastAsia" w:cstheme="minorBidi"/>
              <w:noProof/>
              <w:sz w:val="22"/>
              <w:szCs w:val="22"/>
            </w:rPr>
          </w:pPr>
          <w:hyperlink w:history="1" w:anchor="_Toc111218040">
            <w:r w:rsidRPr="0017479B" w:rsidR="00533729">
              <w:rPr>
                <w:rStyle w:val="Hyperlink"/>
                <w:noProof/>
              </w:rPr>
              <w:t>7.18</w:t>
            </w:r>
            <w:r w:rsidR="00533729">
              <w:rPr>
                <w:rFonts w:asciiTheme="minorHAnsi" w:hAnsiTheme="minorHAnsi" w:eastAsiaTheme="minorEastAsia" w:cstheme="minorBidi"/>
                <w:noProof/>
                <w:sz w:val="22"/>
                <w:szCs w:val="22"/>
              </w:rPr>
              <w:tab/>
            </w:r>
            <w:r w:rsidRPr="0017479B" w:rsidR="00533729">
              <w:rPr>
                <w:rStyle w:val="Hyperlink"/>
                <w:noProof/>
              </w:rPr>
              <w:t>Tính năng Trace qua Mobile App</w:t>
            </w:r>
            <w:r w:rsidR="00533729">
              <w:rPr>
                <w:noProof/>
                <w:webHidden/>
              </w:rPr>
              <w:tab/>
            </w:r>
            <w:r w:rsidR="00533729">
              <w:rPr>
                <w:noProof/>
                <w:webHidden/>
              </w:rPr>
              <w:fldChar w:fldCharType="begin"/>
            </w:r>
            <w:r w:rsidR="00533729">
              <w:rPr>
                <w:noProof/>
                <w:webHidden/>
              </w:rPr>
              <w:instrText xml:space="preserve"> PAGEREF _Toc111218040 \h </w:instrText>
            </w:r>
            <w:r w:rsidR="00533729">
              <w:rPr>
                <w:noProof/>
                <w:webHidden/>
              </w:rPr>
            </w:r>
            <w:r w:rsidR="00533729">
              <w:rPr>
                <w:noProof/>
                <w:webHidden/>
              </w:rPr>
              <w:fldChar w:fldCharType="separate"/>
            </w:r>
            <w:r w:rsidR="00533729">
              <w:rPr>
                <w:noProof/>
                <w:webHidden/>
              </w:rPr>
              <w:t>115</w:t>
            </w:r>
            <w:r w:rsidR="00533729">
              <w:rPr>
                <w:noProof/>
                <w:webHidden/>
              </w:rPr>
              <w:fldChar w:fldCharType="end"/>
            </w:r>
          </w:hyperlink>
        </w:p>
        <w:p w:rsidR="00533729" w:rsidRDefault="00000000" w14:paraId="6DDF236A" w14:textId="21D6C3A0">
          <w:pPr>
            <w:pStyle w:val="TOC3"/>
            <w:tabs>
              <w:tab w:val="left" w:pos="1540"/>
              <w:tab w:val="right" w:leader="dot" w:pos="9225"/>
            </w:tabs>
            <w:rPr>
              <w:rFonts w:asciiTheme="minorHAnsi" w:hAnsiTheme="minorHAnsi" w:eastAsiaTheme="minorEastAsia" w:cstheme="minorBidi"/>
              <w:noProof/>
              <w:sz w:val="22"/>
              <w:szCs w:val="22"/>
            </w:rPr>
          </w:pPr>
          <w:hyperlink w:history="1" w:anchor="_Toc111218041">
            <w:r w:rsidRPr="0017479B" w:rsidR="00533729">
              <w:rPr>
                <w:rStyle w:val="Hyperlink"/>
                <w:noProof/>
              </w:rPr>
              <w:t>7.18.1</w:t>
            </w:r>
            <w:r w:rsidR="00533729">
              <w:rPr>
                <w:rFonts w:asciiTheme="minorHAnsi" w:hAnsiTheme="minorHAnsi" w:eastAsiaTheme="minorEastAsia" w:cstheme="minorBidi"/>
                <w:noProof/>
                <w:sz w:val="22"/>
                <w:szCs w:val="22"/>
              </w:rPr>
              <w:tab/>
            </w:r>
            <w:r w:rsidRPr="0017479B" w:rsidR="00533729">
              <w:rPr>
                <w:rStyle w:val="Hyperlink"/>
                <w:noProof/>
              </w:rPr>
              <w:t>Usecase – Điều khiển Trace qua Mobile App</w:t>
            </w:r>
            <w:r w:rsidR="00533729">
              <w:rPr>
                <w:noProof/>
                <w:webHidden/>
              </w:rPr>
              <w:tab/>
            </w:r>
            <w:r w:rsidR="00533729">
              <w:rPr>
                <w:noProof/>
                <w:webHidden/>
              </w:rPr>
              <w:fldChar w:fldCharType="begin"/>
            </w:r>
            <w:r w:rsidR="00533729">
              <w:rPr>
                <w:noProof/>
                <w:webHidden/>
              </w:rPr>
              <w:instrText xml:space="preserve"> PAGEREF _Toc111218041 \h </w:instrText>
            </w:r>
            <w:r w:rsidR="00533729">
              <w:rPr>
                <w:noProof/>
                <w:webHidden/>
              </w:rPr>
            </w:r>
            <w:r w:rsidR="00533729">
              <w:rPr>
                <w:noProof/>
                <w:webHidden/>
              </w:rPr>
              <w:fldChar w:fldCharType="separate"/>
            </w:r>
            <w:r w:rsidR="00533729">
              <w:rPr>
                <w:noProof/>
                <w:webHidden/>
              </w:rPr>
              <w:t>116</w:t>
            </w:r>
            <w:r w:rsidR="00533729">
              <w:rPr>
                <w:noProof/>
                <w:webHidden/>
              </w:rPr>
              <w:fldChar w:fldCharType="end"/>
            </w:r>
          </w:hyperlink>
        </w:p>
        <w:p w:rsidR="00533729" w:rsidRDefault="00000000" w14:paraId="245E878B" w14:textId="062534D6">
          <w:pPr>
            <w:pStyle w:val="TOC2"/>
            <w:tabs>
              <w:tab w:val="left" w:pos="1100"/>
              <w:tab w:val="right" w:leader="dot" w:pos="9225"/>
            </w:tabs>
            <w:rPr>
              <w:rFonts w:asciiTheme="minorHAnsi" w:hAnsiTheme="minorHAnsi" w:eastAsiaTheme="minorEastAsia" w:cstheme="minorBidi"/>
              <w:noProof/>
              <w:sz w:val="22"/>
              <w:szCs w:val="22"/>
            </w:rPr>
          </w:pPr>
          <w:hyperlink w:history="1" w:anchor="_Toc111218042">
            <w:r w:rsidRPr="0017479B" w:rsidR="00533729">
              <w:rPr>
                <w:rStyle w:val="Hyperlink"/>
                <w:noProof/>
              </w:rPr>
              <w:t>7.19</w:t>
            </w:r>
            <w:r w:rsidR="00533729">
              <w:rPr>
                <w:rFonts w:asciiTheme="minorHAnsi" w:hAnsiTheme="minorHAnsi" w:eastAsiaTheme="minorEastAsia" w:cstheme="minorBidi"/>
                <w:noProof/>
                <w:sz w:val="22"/>
                <w:szCs w:val="22"/>
              </w:rPr>
              <w:tab/>
            </w:r>
            <w:r w:rsidRPr="0017479B" w:rsidR="00533729">
              <w:rPr>
                <w:rStyle w:val="Hyperlink"/>
                <w:noProof/>
              </w:rPr>
              <w:t>Tính năng Speedtest qua Mobile App</w:t>
            </w:r>
            <w:r w:rsidR="00533729">
              <w:rPr>
                <w:noProof/>
                <w:webHidden/>
              </w:rPr>
              <w:tab/>
            </w:r>
            <w:r w:rsidR="00533729">
              <w:rPr>
                <w:noProof/>
                <w:webHidden/>
              </w:rPr>
              <w:fldChar w:fldCharType="begin"/>
            </w:r>
            <w:r w:rsidR="00533729">
              <w:rPr>
                <w:noProof/>
                <w:webHidden/>
              </w:rPr>
              <w:instrText xml:space="preserve"> PAGEREF _Toc111218042 \h </w:instrText>
            </w:r>
            <w:r w:rsidR="00533729">
              <w:rPr>
                <w:noProof/>
                <w:webHidden/>
              </w:rPr>
            </w:r>
            <w:r w:rsidR="00533729">
              <w:rPr>
                <w:noProof/>
                <w:webHidden/>
              </w:rPr>
              <w:fldChar w:fldCharType="separate"/>
            </w:r>
            <w:r w:rsidR="00533729">
              <w:rPr>
                <w:noProof/>
                <w:webHidden/>
              </w:rPr>
              <w:t>119</w:t>
            </w:r>
            <w:r w:rsidR="00533729">
              <w:rPr>
                <w:noProof/>
                <w:webHidden/>
              </w:rPr>
              <w:fldChar w:fldCharType="end"/>
            </w:r>
          </w:hyperlink>
        </w:p>
        <w:p w:rsidR="00533729" w:rsidRDefault="00000000" w14:paraId="59829C43" w14:textId="3644BA1C">
          <w:pPr>
            <w:pStyle w:val="TOC3"/>
            <w:tabs>
              <w:tab w:val="left" w:pos="1540"/>
              <w:tab w:val="right" w:leader="dot" w:pos="9225"/>
            </w:tabs>
            <w:rPr>
              <w:rFonts w:asciiTheme="minorHAnsi" w:hAnsiTheme="minorHAnsi" w:eastAsiaTheme="minorEastAsia" w:cstheme="minorBidi"/>
              <w:noProof/>
              <w:sz w:val="22"/>
              <w:szCs w:val="22"/>
            </w:rPr>
          </w:pPr>
          <w:hyperlink w:history="1" w:anchor="_Toc111218043">
            <w:r w:rsidRPr="0017479B" w:rsidR="00533729">
              <w:rPr>
                <w:rStyle w:val="Hyperlink"/>
                <w:noProof/>
              </w:rPr>
              <w:t>7.19.1</w:t>
            </w:r>
            <w:r w:rsidR="00533729">
              <w:rPr>
                <w:rFonts w:asciiTheme="minorHAnsi" w:hAnsiTheme="minorHAnsi" w:eastAsiaTheme="minorEastAsia" w:cstheme="minorBidi"/>
                <w:noProof/>
                <w:sz w:val="22"/>
                <w:szCs w:val="22"/>
              </w:rPr>
              <w:tab/>
            </w:r>
            <w:r w:rsidRPr="0017479B" w:rsidR="00533729">
              <w:rPr>
                <w:rStyle w:val="Hyperlink"/>
                <w:noProof/>
              </w:rPr>
              <w:t>Usecase – Điều khiển Speedtest qua Mobile App</w:t>
            </w:r>
            <w:r w:rsidR="00533729">
              <w:rPr>
                <w:noProof/>
                <w:webHidden/>
              </w:rPr>
              <w:tab/>
            </w:r>
            <w:r w:rsidR="00533729">
              <w:rPr>
                <w:noProof/>
                <w:webHidden/>
              </w:rPr>
              <w:fldChar w:fldCharType="begin"/>
            </w:r>
            <w:r w:rsidR="00533729">
              <w:rPr>
                <w:noProof/>
                <w:webHidden/>
              </w:rPr>
              <w:instrText xml:space="preserve"> PAGEREF _Toc111218043 \h </w:instrText>
            </w:r>
            <w:r w:rsidR="00533729">
              <w:rPr>
                <w:noProof/>
                <w:webHidden/>
              </w:rPr>
            </w:r>
            <w:r w:rsidR="00533729">
              <w:rPr>
                <w:noProof/>
                <w:webHidden/>
              </w:rPr>
              <w:fldChar w:fldCharType="separate"/>
            </w:r>
            <w:r w:rsidR="00533729">
              <w:rPr>
                <w:noProof/>
                <w:webHidden/>
              </w:rPr>
              <w:t>119</w:t>
            </w:r>
            <w:r w:rsidR="00533729">
              <w:rPr>
                <w:noProof/>
                <w:webHidden/>
              </w:rPr>
              <w:fldChar w:fldCharType="end"/>
            </w:r>
          </w:hyperlink>
        </w:p>
        <w:p w:rsidR="00533729" w:rsidRDefault="00000000" w14:paraId="02B19C19" w14:textId="18AA7B1E">
          <w:pPr>
            <w:pStyle w:val="TOC2"/>
            <w:tabs>
              <w:tab w:val="left" w:pos="1100"/>
              <w:tab w:val="right" w:leader="dot" w:pos="9225"/>
            </w:tabs>
            <w:rPr>
              <w:rFonts w:asciiTheme="minorHAnsi" w:hAnsiTheme="minorHAnsi" w:eastAsiaTheme="minorEastAsia" w:cstheme="minorBidi"/>
              <w:noProof/>
              <w:sz w:val="22"/>
              <w:szCs w:val="22"/>
            </w:rPr>
          </w:pPr>
          <w:hyperlink w:history="1" w:anchor="_Toc111218044">
            <w:r w:rsidRPr="0017479B" w:rsidR="00533729">
              <w:rPr>
                <w:rStyle w:val="Hyperlink"/>
                <w:noProof/>
              </w:rPr>
              <w:t>7.20</w:t>
            </w:r>
            <w:r w:rsidR="00533729">
              <w:rPr>
                <w:rFonts w:asciiTheme="minorHAnsi" w:hAnsiTheme="minorHAnsi" w:eastAsiaTheme="minorEastAsia" w:cstheme="minorBidi"/>
                <w:noProof/>
                <w:sz w:val="22"/>
                <w:szCs w:val="22"/>
              </w:rPr>
              <w:tab/>
            </w:r>
            <w:r w:rsidRPr="0017479B" w:rsidR="00533729">
              <w:rPr>
                <w:rStyle w:val="Hyperlink"/>
                <w:noProof/>
              </w:rPr>
              <w:t>Tính năng reboot thiết bị qua Mobile App</w:t>
            </w:r>
            <w:r w:rsidR="00533729">
              <w:rPr>
                <w:noProof/>
                <w:webHidden/>
              </w:rPr>
              <w:tab/>
            </w:r>
            <w:r w:rsidR="00533729">
              <w:rPr>
                <w:noProof/>
                <w:webHidden/>
              </w:rPr>
              <w:fldChar w:fldCharType="begin"/>
            </w:r>
            <w:r w:rsidR="00533729">
              <w:rPr>
                <w:noProof/>
                <w:webHidden/>
              </w:rPr>
              <w:instrText xml:space="preserve"> PAGEREF _Toc111218044 \h </w:instrText>
            </w:r>
            <w:r w:rsidR="00533729">
              <w:rPr>
                <w:noProof/>
                <w:webHidden/>
              </w:rPr>
            </w:r>
            <w:r w:rsidR="00533729">
              <w:rPr>
                <w:noProof/>
                <w:webHidden/>
              </w:rPr>
              <w:fldChar w:fldCharType="separate"/>
            </w:r>
            <w:r w:rsidR="00533729">
              <w:rPr>
                <w:noProof/>
                <w:webHidden/>
              </w:rPr>
              <w:t>121</w:t>
            </w:r>
            <w:r w:rsidR="00533729">
              <w:rPr>
                <w:noProof/>
                <w:webHidden/>
              </w:rPr>
              <w:fldChar w:fldCharType="end"/>
            </w:r>
          </w:hyperlink>
        </w:p>
        <w:p w:rsidR="00533729" w:rsidRDefault="00000000" w14:paraId="72BE11D1" w14:textId="7D619231">
          <w:pPr>
            <w:pStyle w:val="TOC3"/>
            <w:tabs>
              <w:tab w:val="left" w:pos="1540"/>
              <w:tab w:val="right" w:leader="dot" w:pos="9225"/>
            </w:tabs>
            <w:rPr>
              <w:rFonts w:asciiTheme="minorHAnsi" w:hAnsiTheme="minorHAnsi" w:eastAsiaTheme="minorEastAsia" w:cstheme="minorBidi"/>
              <w:noProof/>
              <w:sz w:val="22"/>
              <w:szCs w:val="22"/>
            </w:rPr>
          </w:pPr>
          <w:hyperlink w:history="1" w:anchor="_Toc111218045">
            <w:r w:rsidRPr="0017479B" w:rsidR="00533729">
              <w:rPr>
                <w:rStyle w:val="Hyperlink"/>
                <w:noProof/>
              </w:rPr>
              <w:t>7.20.1</w:t>
            </w:r>
            <w:r w:rsidR="00533729">
              <w:rPr>
                <w:rFonts w:asciiTheme="minorHAnsi" w:hAnsiTheme="minorHAnsi" w:eastAsiaTheme="minorEastAsia" w:cstheme="minorBidi"/>
                <w:noProof/>
                <w:sz w:val="22"/>
                <w:szCs w:val="22"/>
              </w:rPr>
              <w:tab/>
            </w:r>
            <w:r w:rsidRPr="0017479B" w:rsidR="00533729">
              <w:rPr>
                <w:rStyle w:val="Hyperlink"/>
                <w:noProof/>
              </w:rPr>
              <w:t>Usecase – Điều khiển reboot thiết bị qua Mobile App</w:t>
            </w:r>
            <w:r w:rsidR="00533729">
              <w:rPr>
                <w:noProof/>
                <w:webHidden/>
              </w:rPr>
              <w:tab/>
            </w:r>
            <w:r w:rsidR="00533729">
              <w:rPr>
                <w:noProof/>
                <w:webHidden/>
              </w:rPr>
              <w:fldChar w:fldCharType="begin"/>
            </w:r>
            <w:r w:rsidR="00533729">
              <w:rPr>
                <w:noProof/>
                <w:webHidden/>
              </w:rPr>
              <w:instrText xml:space="preserve"> PAGEREF _Toc111218045 \h </w:instrText>
            </w:r>
            <w:r w:rsidR="00533729">
              <w:rPr>
                <w:noProof/>
                <w:webHidden/>
              </w:rPr>
            </w:r>
            <w:r w:rsidR="00533729">
              <w:rPr>
                <w:noProof/>
                <w:webHidden/>
              </w:rPr>
              <w:fldChar w:fldCharType="separate"/>
            </w:r>
            <w:r w:rsidR="00533729">
              <w:rPr>
                <w:noProof/>
                <w:webHidden/>
              </w:rPr>
              <w:t>122</w:t>
            </w:r>
            <w:r w:rsidR="00533729">
              <w:rPr>
                <w:noProof/>
                <w:webHidden/>
              </w:rPr>
              <w:fldChar w:fldCharType="end"/>
            </w:r>
          </w:hyperlink>
        </w:p>
        <w:p w:rsidR="00533729" w:rsidRDefault="00000000" w14:paraId="00BE7B9D" w14:textId="5C2C1176">
          <w:pPr>
            <w:pStyle w:val="TOC2"/>
            <w:tabs>
              <w:tab w:val="left" w:pos="1100"/>
              <w:tab w:val="right" w:leader="dot" w:pos="9225"/>
            </w:tabs>
            <w:rPr>
              <w:rFonts w:asciiTheme="minorHAnsi" w:hAnsiTheme="minorHAnsi" w:eastAsiaTheme="minorEastAsia" w:cstheme="minorBidi"/>
              <w:noProof/>
              <w:sz w:val="22"/>
              <w:szCs w:val="22"/>
            </w:rPr>
          </w:pPr>
          <w:hyperlink w:history="1" w:anchor="_Toc111218046">
            <w:r w:rsidRPr="0017479B" w:rsidR="00533729">
              <w:rPr>
                <w:rStyle w:val="Hyperlink"/>
                <w:noProof/>
              </w:rPr>
              <w:t>7.21</w:t>
            </w:r>
            <w:r w:rsidR="00533729">
              <w:rPr>
                <w:rFonts w:asciiTheme="minorHAnsi" w:hAnsiTheme="minorHAnsi" w:eastAsiaTheme="minorEastAsia" w:cstheme="minorBidi"/>
                <w:noProof/>
                <w:sz w:val="22"/>
                <w:szCs w:val="22"/>
              </w:rPr>
              <w:tab/>
            </w:r>
            <w:r w:rsidRPr="0017479B" w:rsidR="00533729">
              <w:rPr>
                <w:rStyle w:val="Hyperlink"/>
                <w:noProof/>
              </w:rPr>
              <w:t>Tính năng reset factory thiết bị qua Mobile App</w:t>
            </w:r>
            <w:r w:rsidR="00533729">
              <w:rPr>
                <w:noProof/>
                <w:webHidden/>
              </w:rPr>
              <w:tab/>
            </w:r>
            <w:r w:rsidR="00533729">
              <w:rPr>
                <w:noProof/>
                <w:webHidden/>
              </w:rPr>
              <w:fldChar w:fldCharType="begin"/>
            </w:r>
            <w:r w:rsidR="00533729">
              <w:rPr>
                <w:noProof/>
                <w:webHidden/>
              </w:rPr>
              <w:instrText xml:space="preserve"> PAGEREF _Toc111218046 \h </w:instrText>
            </w:r>
            <w:r w:rsidR="00533729">
              <w:rPr>
                <w:noProof/>
                <w:webHidden/>
              </w:rPr>
            </w:r>
            <w:r w:rsidR="00533729">
              <w:rPr>
                <w:noProof/>
                <w:webHidden/>
              </w:rPr>
              <w:fldChar w:fldCharType="separate"/>
            </w:r>
            <w:r w:rsidR="00533729">
              <w:rPr>
                <w:noProof/>
                <w:webHidden/>
              </w:rPr>
              <w:t>125</w:t>
            </w:r>
            <w:r w:rsidR="00533729">
              <w:rPr>
                <w:noProof/>
                <w:webHidden/>
              </w:rPr>
              <w:fldChar w:fldCharType="end"/>
            </w:r>
          </w:hyperlink>
        </w:p>
        <w:p w:rsidR="00533729" w:rsidRDefault="00000000" w14:paraId="2698E3D1" w14:textId="141CCC5A">
          <w:pPr>
            <w:pStyle w:val="TOC3"/>
            <w:tabs>
              <w:tab w:val="left" w:pos="1540"/>
              <w:tab w:val="right" w:leader="dot" w:pos="9225"/>
            </w:tabs>
            <w:rPr>
              <w:rFonts w:asciiTheme="minorHAnsi" w:hAnsiTheme="minorHAnsi" w:eastAsiaTheme="minorEastAsia" w:cstheme="minorBidi"/>
              <w:noProof/>
              <w:sz w:val="22"/>
              <w:szCs w:val="22"/>
            </w:rPr>
          </w:pPr>
          <w:hyperlink w:history="1" w:anchor="_Toc111218047">
            <w:r w:rsidRPr="0017479B" w:rsidR="00533729">
              <w:rPr>
                <w:rStyle w:val="Hyperlink"/>
                <w:noProof/>
              </w:rPr>
              <w:t>7.21.1</w:t>
            </w:r>
            <w:r w:rsidR="00533729">
              <w:rPr>
                <w:rFonts w:asciiTheme="minorHAnsi" w:hAnsiTheme="minorHAnsi" w:eastAsiaTheme="minorEastAsia" w:cstheme="minorBidi"/>
                <w:noProof/>
                <w:sz w:val="22"/>
                <w:szCs w:val="22"/>
              </w:rPr>
              <w:tab/>
            </w:r>
            <w:r w:rsidRPr="0017479B" w:rsidR="00533729">
              <w:rPr>
                <w:rStyle w:val="Hyperlink"/>
                <w:noProof/>
              </w:rPr>
              <w:t>Usecase – Điều khiển đưa thiết bị về cấu hình gốc qua Mobile App</w:t>
            </w:r>
            <w:r w:rsidR="00533729">
              <w:rPr>
                <w:noProof/>
                <w:webHidden/>
              </w:rPr>
              <w:tab/>
            </w:r>
            <w:r w:rsidR="00533729">
              <w:rPr>
                <w:noProof/>
                <w:webHidden/>
              </w:rPr>
              <w:fldChar w:fldCharType="begin"/>
            </w:r>
            <w:r w:rsidR="00533729">
              <w:rPr>
                <w:noProof/>
                <w:webHidden/>
              </w:rPr>
              <w:instrText xml:space="preserve"> PAGEREF _Toc111218047 \h </w:instrText>
            </w:r>
            <w:r w:rsidR="00533729">
              <w:rPr>
                <w:noProof/>
                <w:webHidden/>
              </w:rPr>
            </w:r>
            <w:r w:rsidR="00533729">
              <w:rPr>
                <w:noProof/>
                <w:webHidden/>
              </w:rPr>
              <w:fldChar w:fldCharType="separate"/>
            </w:r>
            <w:r w:rsidR="00533729">
              <w:rPr>
                <w:noProof/>
                <w:webHidden/>
              </w:rPr>
              <w:t>125</w:t>
            </w:r>
            <w:r w:rsidR="00533729">
              <w:rPr>
                <w:noProof/>
                <w:webHidden/>
              </w:rPr>
              <w:fldChar w:fldCharType="end"/>
            </w:r>
          </w:hyperlink>
        </w:p>
        <w:p w:rsidR="00533729" w:rsidRDefault="00000000" w14:paraId="5268A217" w14:textId="1795E9AB">
          <w:pPr>
            <w:pStyle w:val="TOC2"/>
            <w:tabs>
              <w:tab w:val="left" w:pos="1100"/>
              <w:tab w:val="right" w:leader="dot" w:pos="9225"/>
            </w:tabs>
            <w:rPr>
              <w:rFonts w:asciiTheme="minorHAnsi" w:hAnsiTheme="minorHAnsi" w:eastAsiaTheme="minorEastAsia" w:cstheme="minorBidi"/>
              <w:noProof/>
              <w:sz w:val="22"/>
              <w:szCs w:val="22"/>
            </w:rPr>
          </w:pPr>
          <w:hyperlink w:history="1" w:anchor="_Toc111218052">
            <w:r w:rsidRPr="0017479B" w:rsidR="00533729">
              <w:rPr>
                <w:rStyle w:val="Hyperlink"/>
                <w:noProof/>
              </w:rPr>
              <w:t>7.22</w:t>
            </w:r>
            <w:r w:rsidR="00533729">
              <w:rPr>
                <w:rFonts w:asciiTheme="minorHAnsi" w:hAnsiTheme="minorHAnsi" w:eastAsiaTheme="minorEastAsia" w:cstheme="minorBidi"/>
                <w:noProof/>
                <w:sz w:val="22"/>
                <w:szCs w:val="22"/>
              </w:rPr>
              <w:tab/>
            </w:r>
            <w:r w:rsidRPr="0017479B" w:rsidR="00533729">
              <w:rPr>
                <w:rStyle w:val="Hyperlink"/>
                <w:noProof/>
              </w:rPr>
              <w:t>Tính năng nâng cấp Firmware qua Mobile App</w:t>
            </w:r>
            <w:r w:rsidR="00533729">
              <w:rPr>
                <w:noProof/>
                <w:webHidden/>
              </w:rPr>
              <w:tab/>
            </w:r>
            <w:r w:rsidR="00533729">
              <w:rPr>
                <w:noProof/>
                <w:webHidden/>
              </w:rPr>
              <w:fldChar w:fldCharType="begin"/>
            </w:r>
            <w:r w:rsidR="00533729">
              <w:rPr>
                <w:noProof/>
                <w:webHidden/>
              </w:rPr>
              <w:instrText xml:space="preserve"> PAGEREF _Toc111218052 \h </w:instrText>
            </w:r>
            <w:r w:rsidR="00533729">
              <w:rPr>
                <w:noProof/>
                <w:webHidden/>
              </w:rPr>
            </w:r>
            <w:r w:rsidR="00533729">
              <w:rPr>
                <w:noProof/>
                <w:webHidden/>
              </w:rPr>
              <w:fldChar w:fldCharType="separate"/>
            </w:r>
            <w:r w:rsidR="00533729">
              <w:rPr>
                <w:noProof/>
                <w:webHidden/>
              </w:rPr>
              <w:t>127</w:t>
            </w:r>
            <w:r w:rsidR="00533729">
              <w:rPr>
                <w:noProof/>
                <w:webHidden/>
              </w:rPr>
              <w:fldChar w:fldCharType="end"/>
            </w:r>
          </w:hyperlink>
        </w:p>
        <w:p w:rsidR="00533729" w:rsidRDefault="00000000" w14:paraId="131F378B" w14:textId="32EF622D">
          <w:pPr>
            <w:pStyle w:val="TOC3"/>
            <w:tabs>
              <w:tab w:val="left" w:pos="1540"/>
              <w:tab w:val="right" w:leader="dot" w:pos="9225"/>
            </w:tabs>
            <w:rPr>
              <w:rFonts w:asciiTheme="minorHAnsi" w:hAnsiTheme="minorHAnsi" w:eastAsiaTheme="minorEastAsia" w:cstheme="minorBidi"/>
              <w:noProof/>
              <w:sz w:val="22"/>
              <w:szCs w:val="22"/>
            </w:rPr>
          </w:pPr>
          <w:hyperlink w:history="1" w:anchor="_Toc111218053">
            <w:r w:rsidRPr="0017479B" w:rsidR="00533729">
              <w:rPr>
                <w:rStyle w:val="Hyperlink"/>
                <w:noProof/>
              </w:rPr>
              <w:t>7.22.1</w:t>
            </w:r>
            <w:r w:rsidR="00533729">
              <w:rPr>
                <w:rFonts w:asciiTheme="minorHAnsi" w:hAnsiTheme="minorHAnsi" w:eastAsiaTheme="minorEastAsia" w:cstheme="minorBidi"/>
                <w:noProof/>
                <w:sz w:val="22"/>
                <w:szCs w:val="22"/>
              </w:rPr>
              <w:tab/>
            </w:r>
            <w:r w:rsidRPr="0017479B" w:rsidR="00533729">
              <w:rPr>
                <w:rStyle w:val="Hyperlink"/>
                <w:noProof/>
              </w:rPr>
              <w:t>Usecase – Điều khiển nâng cấp Firmware qua Mobile App</w:t>
            </w:r>
            <w:r w:rsidR="00533729">
              <w:rPr>
                <w:noProof/>
                <w:webHidden/>
              </w:rPr>
              <w:tab/>
            </w:r>
            <w:r w:rsidR="00533729">
              <w:rPr>
                <w:noProof/>
                <w:webHidden/>
              </w:rPr>
              <w:fldChar w:fldCharType="begin"/>
            </w:r>
            <w:r w:rsidR="00533729">
              <w:rPr>
                <w:noProof/>
                <w:webHidden/>
              </w:rPr>
              <w:instrText xml:space="preserve"> PAGEREF _Toc111218053 \h </w:instrText>
            </w:r>
            <w:r w:rsidR="00533729">
              <w:rPr>
                <w:noProof/>
                <w:webHidden/>
              </w:rPr>
            </w:r>
            <w:r w:rsidR="00533729">
              <w:rPr>
                <w:noProof/>
                <w:webHidden/>
              </w:rPr>
              <w:fldChar w:fldCharType="separate"/>
            </w:r>
            <w:r w:rsidR="00533729">
              <w:rPr>
                <w:noProof/>
                <w:webHidden/>
              </w:rPr>
              <w:t>128</w:t>
            </w:r>
            <w:r w:rsidR="00533729">
              <w:rPr>
                <w:noProof/>
                <w:webHidden/>
              </w:rPr>
              <w:fldChar w:fldCharType="end"/>
            </w:r>
          </w:hyperlink>
        </w:p>
        <w:p w:rsidR="00533729" w:rsidRDefault="00000000" w14:paraId="2FA28FF0" w14:textId="2E138F83">
          <w:pPr>
            <w:pStyle w:val="TOC2"/>
            <w:tabs>
              <w:tab w:val="left" w:pos="1100"/>
              <w:tab w:val="right" w:leader="dot" w:pos="9225"/>
            </w:tabs>
            <w:rPr>
              <w:rFonts w:asciiTheme="minorHAnsi" w:hAnsiTheme="minorHAnsi" w:eastAsiaTheme="minorEastAsia" w:cstheme="minorBidi"/>
              <w:noProof/>
              <w:sz w:val="22"/>
              <w:szCs w:val="22"/>
            </w:rPr>
          </w:pPr>
          <w:hyperlink w:history="1" w:anchor="_Toc111218056">
            <w:r w:rsidRPr="0017479B" w:rsidR="00533729">
              <w:rPr>
                <w:rStyle w:val="Hyperlink"/>
                <w:noProof/>
              </w:rPr>
              <w:t>7.23</w:t>
            </w:r>
            <w:r w:rsidR="00533729">
              <w:rPr>
                <w:rFonts w:asciiTheme="minorHAnsi" w:hAnsiTheme="minorHAnsi" w:eastAsiaTheme="minorEastAsia" w:cstheme="minorBidi"/>
                <w:noProof/>
                <w:sz w:val="22"/>
                <w:szCs w:val="22"/>
              </w:rPr>
              <w:tab/>
            </w:r>
            <w:r w:rsidRPr="0017479B" w:rsidR="00533729">
              <w:rPr>
                <w:rStyle w:val="Hyperlink"/>
                <w:noProof/>
              </w:rPr>
              <w:t>Tính năng Database</w:t>
            </w:r>
            <w:r w:rsidR="00533729">
              <w:rPr>
                <w:noProof/>
                <w:webHidden/>
              </w:rPr>
              <w:tab/>
            </w:r>
            <w:r w:rsidR="00533729">
              <w:rPr>
                <w:noProof/>
                <w:webHidden/>
              </w:rPr>
              <w:fldChar w:fldCharType="begin"/>
            </w:r>
            <w:r w:rsidR="00533729">
              <w:rPr>
                <w:noProof/>
                <w:webHidden/>
              </w:rPr>
              <w:instrText xml:space="preserve"> PAGEREF _Toc111218056 \h </w:instrText>
            </w:r>
            <w:r w:rsidR="00533729">
              <w:rPr>
                <w:noProof/>
                <w:webHidden/>
              </w:rPr>
            </w:r>
            <w:r w:rsidR="00533729">
              <w:rPr>
                <w:noProof/>
                <w:webHidden/>
              </w:rPr>
              <w:fldChar w:fldCharType="separate"/>
            </w:r>
            <w:r w:rsidR="00533729">
              <w:rPr>
                <w:noProof/>
                <w:webHidden/>
              </w:rPr>
              <w:t>132</w:t>
            </w:r>
            <w:r w:rsidR="00533729">
              <w:rPr>
                <w:noProof/>
                <w:webHidden/>
              </w:rPr>
              <w:fldChar w:fldCharType="end"/>
            </w:r>
          </w:hyperlink>
        </w:p>
        <w:p w:rsidR="00533729" w:rsidRDefault="00000000" w14:paraId="0A78A5C2" w14:textId="1496609B">
          <w:pPr>
            <w:pStyle w:val="TOC3"/>
            <w:tabs>
              <w:tab w:val="left" w:pos="1540"/>
              <w:tab w:val="right" w:leader="dot" w:pos="9225"/>
            </w:tabs>
            <w:rPr>
              <w:rFonts w:asciiTheme="minorHAnsi" w:hAnsiTheme="minorHAnsi" w:eastAsiaTheme="minorEastAsia" w:cstheme="minorBidi"/>
              <w:noProof/>
              <w:sz w:val="22"/>
              <w:szCs w:val="22"/>
            </w:rPr>
          </w:pPr>
          <w:hyperlink w:history="1" w:anchor="_Toc111218057">
            <w:r w:rsidRPr="0017479B" w:rsidR="00533729">
              <w:rPr>
                <w:rStyle w:val="Hyperlink"/>
                <w:noProof/>
              </w:rPr>
              <w:t>7.23.1</w:t>
            </w:r>
            <w:r w:rsidR="00533729">
              <w:rPr>
                <w:rFonts w:asciiTheme="minorHAnsi" w:hAnsiTheme="minorHAnsi" w:eastAsiaTheme="minorEastAsia" w:cstheme="minorBidi"/>
                <w:noProof/>
                <w:sz w:val="22"/>
                <w:szCs w:val="22"/>
              </w:rPr>
              <w:tab/>
            </w:r>
            <w:r w:rsidRPr="0017479B" w:rsidR="00533729">
              <w:rPr>
                <w:rStyle w:val="Hyperlink"/>
                <w:noProof/>
              </w:rPr>
              <w:t>Usecase – Cập nhật Database từ Mobile App</w:t>
            </w:r>
            <w:r w:rsidR="00533729">
              <w:rPr>
                <w:noProof/>
                <w:webHidden/>
              </w:rPr>
              <w:tab/>
            </w:r>
            <w:r w:rsidR="00533729">
              <w:rPr>
                <w:noProof/>
                <w:webHidden/>
              </w:rPr>
              <w:fldChar w:fldCharType="begin"/>
            </w:r>
            <w:r w:rsidR="00533729">
              <w:rPr>
                <w:noProof/>
                <w:webHidden/>
              </w:rPr>
              <w:instrText xml:space="preserve"> PAGEREF _Toc111218057 \h </w:instrText>
            </w:r>
            <w:r w:rsidR="00533729">
              <w:rPr>
                <w:noProof/>
                <w:webHidden/>
              </w:rPr>
            </w:r>
            <w:r w:rsidR="00533729">
              <w:rPr>
                <w:noProof/>
                <w:webHidden/>
              </w:rPr>
              <w:fldChar w:fldCharType="separate"/>
            </w:r>
            <w:r w:rsidR="00533729">
              <w:rPr>
                <w:noProof/>
                <w:webHidden/>
              </w:rPr>
              <w:t>132</w:t>
            </w:r>
            <w:r w:rsidR="00533729">
              <w:rPr>
                <w:noProof/>
                <w:webHidden/>
              </w:rPr>
              <w:fldChar w:fldCharType="end"/>
            </w:r>
          </w:hyperlink>
        </w:p>
        <w:p w:rsidR="00533729" w:rsidRDefault="00000000" w14:paraId="517BC676" w14:textId="1BA22655">
          <w:pPr>
            <w:pStyle w:val="TOC3"/>
            <w:tabs>
              <w:tab w:val="left" w:pos="1540"/>
              <w:tab w:val="right" w:leader="dot" w:pos="9225"/>
            </w:tabs>
            <w:rPr>
              <w:rFonts w:asciiTheme="minorHAnsi" w:hAnsiTheme="minorHAnsi" w:eastAsiaTheme="minorEastAsia" w:cstheme="minorBidi"/>
              <w:noProof/>
              <w:sz w:val="22"/>
              <w:szCs w:val="22"/>
            </w:rPr>
          </w:pPr>
          <w:hyperlink w:history="1" w:anchor="_Toc111218058">
            <w:r w:rsidRPr="0017479B" w:rsidR="00533729">
              <w:rPr>
                <w:rStyle w:val="Hyperlink"/>
                <w:noProof/>
              </w:rPr>
              <w:t>7.23.2</w:t>
            </w:r>
            <w:r w:rsidR="00533729">
              <w:rPr>
                <w:rFonts w:asciiTheme="minorHAnsi" w:hAnsiTheme="minorHAnsi" w:eastAsiaTheme="minorEastAsia" w:cstheme="minorBidi"/>
                <w:noProof/>
                <w:sz w:val="22"/>
                <w:szCs w:val="22"/>
              </w:rPr>
              <w:tab/>
            </w:r>
            <w:r w:rsidRPr="0017479B" w:rsidR="00533729">
              <w:rPr>
                <w:rStyle w:val="Hyperlink"/>
                <w:noProof/>
              </w:rPr>
              <w:t>Usecase – Truy vấn Database khi có request từ Mobile App</w:t>
            </w:r>
            <w:r w:rsidR="00533729">
              <w:rPr>
                <w:noProof/>
                <w:webHidden/>
              </w:rPr>
              <w:tab/>
            </w:r>
            <w:r w:rsidR="00533729">
              <w:rPr>
                <w:noProof/>
                <w:webHidden/>
              </w:rPr>
              <w:fldChar w:fldCharType="begin"/>
            </w:r>
            <w:r w:rsidR="00533729">
              <w:rPr>
                <w:noProof/>
                <w:webHidden/>
              </w:rPr>
              <w:instrText xml:space="preserve"> PAGEREF _Toc111218058 \h </w:instrText>
            </w:r>
            <w:r w:rsidR="00533729">
              <w:rPr>
                <w:noProof/>
                <w:webHidden/>
              </w:rPr>
            </w:r>
            <w:r w:rsidR="00533729">
              <w:rPr>
                <w:noProof/>
                <w:webHidden/>
              </w:rPr>
              <w:fldChar w:fldCharType="separate"/>
            </w:r>
            <w:r w:rsidR="00533729">
              <w:rPr>
                <w:noProof/>
                <w:webHidden/>
              </w:rPr>
              <w:t>135</w:t>
            </w:r>
            <w:r w:rsidR="00533729">
              <w:rPr>
                <w:noProof/>
                <w:webHidden/>
              </w:rPr>
              <w:fldChar w:fldCharType="end"/>
            </w:r>
          </w:hyperlink>
        </w:p>
        <w:p w:rsidR="00533729" w:rsidRDefault="00000000" w14:paraId="1479858C" w14:textId="7D756DCB">
          <w:pPr>
            <w:pStyle w:val="TOC1"/>
            <w:tabs>
              <w:tab w:val="left" w:pos="520"/>
              <w:tab w:val="right" w:leader="dot" w:pos="9225"/>
            </w:tabs>
            <w:rPr>
              <w:rFonts w:asciiTheme="minorHAnsi" w:hAnsiTheme="minorHAnsi" w:eastAsiaTheme="minorEastAsia" w:cstheme="minorBidi"/>
              <w:noProof/>
              <w:sz w:val="22"/>
              <w:szCs w:val="22"/>
            </w:rPr>
          </w:pPr>
          <w:hyperlink w:history="1" w:anchor="_Toc111218059">
            <w:r w:rsidRPr="0017479B" w:rsidR="00533729">
              <w:rPr>
                <w:rStyle w:val="Hyperlink"/>
                <w:noProof/>
              </w:rPr>
              <w:t>8.</w:t>
            </w:r>
            <w:r w:rsidR="00533729">
              <w:rPr>
                <w:rFonts w:asciiTheme="minorHAnsi" w:hAnsiTheme="minorHAnsi" w:eastAsiaTheme="minorEastAsia" w:cstheme="minorBidi"/>
                <w:noProof/>
                <w:sz w:val="22"/>
                <w:szCs w:val="22"/>
              </w:rPr>
              <w:tab/>
            </w:r>
            <w:r w:rsidRPr="0017479B" w:rsidR="00533729">
              <w:rPr>
                <w:rStyle w:val="Hyperlink"/>
                <w:noProof/>
              </w:rPr>
              <w:t>PHỤ LỤC</w:t>
            </w:r>
            <w:r w:rsidR="00533729">
              <w:rPr>
                <w:noProof/>
                <w:webHidden/>
              </w:rPr>
              <w:tab/>
            </w:r>
            <w:r w:rsidR="00533729">
              <w:rPr>
                <w:noProof/>
                <w:webHidden/>
              </w:rPr>
              <w:fldChar w:fldCharType="begin"/>
            </w:r>
            <w:r w:rsidR="00533729">
              <w:rPr>
                <w:noProof/>
                <w:webHidden/>
              </w:rPr>
              <w:instrText xml:space="preserve"> PAGEREF _Toc111218059 \h </w:instrText>
            </w:r>
            <w:r w:rsidR="00533729">
              <w:rPr>
                <w:noProof/>
                <w:webHidden/>
              </w:rPr>
            </w:r>
            <w:r w:rsidR="00533729">
              <w:rPr>
                <w:noProof/>
                <w:webHidden/>
              </w:rPr>
              <w:fldChar w:fldCharType="separate"/>
            </w:r>
            <w:r w:rsidR="00533729">
              <w:rPr>
                <w:noProof/>
                <w:webHidden/>
              </w:rPr>
              <w:t>137</w:t>
            </w:r>
            <w:r w:rsidR="00533729">
              <w:rPr>
                <w:noProof/>
                <w:webHidden/>
              </w:rPr>
              <w:fldChar w:fldCharType="end"/>
            </w:r>
          </w:hyperlink>
        </w:p>
        <w:p w:rsidR="00533729" w:rsidRDefault="00000000" w14:paraId="1504F5D2" w14:textId="72EEDFBA">
          <w:pPr>
            <w:pStyle w:val="TOC2"/>
            <w:tabs>
              <w:tab w:val="left" w:pos="880"/>
              <w:tab w:val="right" w:leader="dot" w:pos="9225"/>
            </w:tabs>
            <w:rPr>
              <w:rFonts w:asciiTheme="minorHAnsi" w:hAnsiTheme="minorHAnsi" w:eastAsiaTheme="minorEastAsia" w:cstheme="minorBidi"/>
              <w:noProof/>
              <w:sz w:val="22"/>
              <w:szCs w:val="22"/>
            </w:rPr>
          </w:pPr>
          <w:hyperlink w:history="1" w:anchor="_Toc111218060">
            <w:r w:rsidRPr="0017479B" w:rsidR="00533729">
              <w:rPr>
                <w:rStyle w:val="Hyperlink"/>
                <w:noProof/>
              </w:rPr>
              <w:t>8.1</w:t>
            </w:r>
            <w:r w:rsidR="00533729">
              <w:rPr>
                <w:rFonts w:asciiTheme="minorHAnsi" w:hAnsiTheme="minorHAnsi" w:eastAsiaTheme="minorEastAsia" w:cstheme="minorBidi"/>
                <w:noProof/>
                <w:sz w:val="22"/>
                <w:szCs w:val="22"/>
              </w:rPr>
              <w:tab/>
            </w:r>
            <w:r w:rsidRPr="0017479B" w:rsidR="00533729">
              <w:rPr>
                <w:rStyle w:val="Hyperlink"/>
                <w:noProof/>
              </w:rPr>
              <w:t>Thông tin mã lỗi</w:t>
            </w:r>
            <w:r w:rsidR="00533729">
              <w:rPr>
                <w:noProof/>
                <w:webHidden/>
              </w:rPr>
              <w:tab/>
            </w:r>
            <w:r w:rsidR="00533729">
              <w:rPr>
                <w:noProof/>
                <w:webHidden/>
              </w:rPr>
              <w:fldChar w:fldCharType="begin"/>
            </w:r>
            <w:r w:rsidR="00533729">
              <w:rPr>
                <w:noProof/>
                <w:webHidden/>
              </w:rPr>
              <w:instrText xml:space="preserve"> PAGEREF _Toc111218060 \h </w:instrText>
            </w:r>
            <w:r w:rsidR="00533729">
              <w:rPr>
                <w:noProof/>
                <w:webHidden/>
              </w:rPr>
            </w:r>
            <w:r w:rsidR="00533729">
              <w:rPr>
                <w:noProof/>
                <w:webHidden/>
              </w:rPr>
              <w:fldChar w:fldCharType="separate"/>
            </w:r>
            <w:r w:rsidR="00533729">
              <w:rPr>
                <w:noProof/>
                <w:webHidden/>
              </w:rPr>
              <w:t>137</w:t>
            </w:r>
            <w:r w:rsidR="00533729">
              <w:rPr>
                <w:noProof/>
                <w:webHidden/>
              </w:rPr>
              <w:fldChar w:fldCharType="end"/>
            </w:r>
          </w:hyperlink>
        </w:p>
        <w:p w:rsidR="00533729" w:rsidRDefault="00000000" w14:paraId="7A574856" w14:textId="01340FCA">
          <w:pPr>
            <w:pStyle w:val="TOC2"/>
            <w:tabs>
              <w:tab w:val="left" w:pos="880"/>
              <w:tab w:val="right" w:leader="dot" w:pos="9225"/>
            </w:tabs>
            <w:rPr>
              <w:rFonts w:asciiTheme="minorHAnsi" w:hAnsiTheme="minorHAnsi" w:eastAsiaTheme="minorEastAsia" w:cstheme="minorBidi"/>
              <w:noProof/>
              <w:sz w:val="22"/>
              <w:szCs w:val="22"/>
            </w:rPr>
          </w:pPr>
          <w:hyperlink w:history="1" w:anchor="_Toc111218061">
            <w:r w:rsidRPr="0017479B" w:rsidR="00533729">
              <w:rPr>
                <w:rStyle w:val="Hyperlink"/>
                <w:noProof/>
              </w:rPr>
              <w:t>8.2</w:t>
            </w:r>
            <w:r w:rsidR="00533729">
              <w:rPr>
                <w:rFonts w:asciiTheme="minorHAnsi" w:hAnsiTheme="minorHAnsi" w:eastAsiaTheme="minorEastAsia" w:cstheme="minorBidi"/>
                <w:noProof/>
                <w:sz w:val="22"/>
                <w:szCs w:val="22"/>
              </w:rPr>
              <w:tab/>
            </w:r>
            <w:r w:rsidRPr="0017479B" w:rsidR="00533729">
              <w:rPr>
                <w:rStyle w:val="Hyperlink"/>
                <w:noProof/>
              </w:rPr>
              <w:t>Mô tả ý nghĩa Status Code của các tính năng Diagnostic Speedtest, Ping, Trace</w:t>
            </w:r>
            <w:r w:rsidR="00533729">
              <w:rPr>
                <w:noProof/>
                <w:webHidden/>
              </w:rPr>
              <w:tab/>
            </w:r>
            <w:r w:rsidR="00533729">
              <w:rPr>
                <w:noProof/>
                <w:webHidden/>
              </w:rPr>
              <w:fldChar w:fldCharType="begin"/>
            </w:r>
            <w:r w:rsidR="00533729">
              <w:rPr>
                <w:noProof/>
                <w:webHidden/>
              </w:rPr>
              <w:instrText xml:space="preserve"> PAGEREF _Toc111218061 \h </w:instrText>
            </w:r>
            <w:r w:rsidR="00533729">
              <w:rPr>
                <w:noProof/>
                <w:webHidden/>
              </w:rPr>
            </w:r>
            <w:r w:rsidR="00533729">
              <w:rPr>
                <w:noProof/>
                <w:webHidden/>
              </w:rPr>
              <w:fldChar w:fldCharType="separate"/>
            </w:r>
            <w:r w:rsidR="00533729">
              <w:rPr>
                <w:noProof/>
                <w:webHidden/>
              </w:rPr>
              <w:t>137</w:t>
            </w:r>
            <w:r w:rsidR="00533729">
              <w:rPr>
                <w:noProof/>
                <w:webHidden/>
              </w:rPr>
              <w:fldChar w:fldCharType="end"/>
            </w:r>
          </w:hyperlink>
        </w:p>
        <w:p w:rsidR="00C444DB" w:rsidRDefault="00C444DB" w14:paraId="05EFD562" w14:textId="017EFD4A">
          <w:r>
            <w:rPr>
              <w:b/>
              <w:bCs/>
              <w:noProof/>
            </w:rPr>
            <w:fldChar w:fldCharType="end"/>
          </w:r>
        </w:p>
      </w:sdtContent>
    </w:sdt>
    <w:p w:rsidR="00866580" w:rsidP="00177287" w:rsidRDefault="00866580" w14:paraId="34FB9883" w14:textId="04A6D8A5">
      <w:pPr>
        <w:jc w:val="left"/>
        <w:rPr>
          <w:ins w:author="toantk" w:date="2022-07-27T17:34:00Z" w:id="73"/>
          <w:rStyle w:val="st"/>
          <w:rFonts w:cs="Times New Roman"/>
          <w:b/>
          <w:szCs w:val="26"/>
        </w:rPr>
      </w:pPr>
    </w:p>
    <w:p w:rsidR="00357BF0" w:rsidP="00177287" w:rsidRDefault="00357BF0" w14:paraId="0FD1DDA1" w14:textId="30BF96B6">
      <w:pPr>
        <w:jc w:val="left"/>
        <w:rPr>
          <w:ins w:author="toantk" w:date="2022-07-27T17:34:00Z" w:id="74"/>
          <w:rStyle w:val="st"/>
          <w:rFonts w:cs="Times New Roman"/>
          <w:b/>
          <w:szCs w:val="26"/>
        </w:rPr>
      </w:pPr>
    </w:p>
    <w:p w:rsidR="00357BF0" w:rsidP="00177287" w:rsidRDefault="00357BF0" w14:paraId="410596D7" w14:textId="7CB01A4C">
      <w:pPr>
        <w:jc w:val="left"/>
        <w:rPr>
          <w:ins w:author="toantk" w:date="2022-07-28T14:11:00Z" w:id="75"/>
          <w:rStyle w:val="st"/>
          <w:rFonts w:cs="Times New Roman"/>
          <w:b/>
          <w:szCs w:val="26"/>
        </w:rPr>
      </w:pPr>
    </w:p>
    <w:p w:rsidR="005D4203" w:rsidP="00177287" w:rsidRDefault="005D4203" w14:paraId="0AEDD42B" w14:textId="653B22FE">
      <w:pPr>
        <w:jc w:val="left"/>
        <w:rPr>
          <w:ins w:author="toantk" w:date="2022-07-28T14:11:00Z" w:id="76"/>
          <w:rStyle w:val="st"/>
          <w:rFonts w:cs="Times New Roman"/>
          <w:b/>
          <w:szCs w:val="26"/>
        </w:rPr>
      </w:pPr>
    </w:p>
    <w:p w:rsidR="005D4203" w:rsidP="00177287" w:rsidRDefault="005D4203" w14:paraId="28BA65E8" w14:textId="77777777">
      <w:pPr>
        <w:jc w:val="left"/>
        <w:rPr>
          <w:ins w:author="toantk" w:date="2022-07-27T17:34:00Z" w:id="77"/>
          <w:rStyle w:val="st"/>
          <w:rFonts w:cs="Times New Roman"/>
          <w:b/>
          <w:szCs w:val="26"/>
        </w:rPr>
      </w:pPr>
    </w:p>
    <w:p w:rsidR="00357BF0" w:rsidP="00177287" w:rsidRDefault="00357BF0" w14:paraId="2ED0A3AC" w14:textId="77777777">
      <w:pPr>
        <w:jc w:val="left"/>
        <w:rPr>
          <w:ins w:author="Tran Khanh Toan" w:date="2022-07-01T15:49:00Z" w:id="78"/>
          <w:rStyle w:val="st"/>
          <w:rFonts w:cs="Times New Roman"/>
          <w:b/>
          <w:szCs w:val="26"/>
        </w:rPr>
      </w:pPr>
    </w:p>
    <w:p w:rsidR="00866580" w:rsidP="00177287" w:rsidRDefault="00DC6DCB" w14:paraId="796559B9" w14:textId="1BE368C1">
      <w:pPr>
        <w:jc w:val="left"/>
        <w:rPr>
          <w:rStyle w:val="st"/>
          <w:rFonts w:cs="Times New Roman"/>
          <w:b/>
          <w:szCs w:val="26"/>
        </w:rPr>
      </w:pPr>
      <w:r>
        <w:rPr>
          <w:rStyle w:val="st"/>
          <w:rFonts w:cs="Times New Roman"/>
          <w:b/>
          <w:szCs w:val="26"/>
        </w:rPr>
        <w:lastRenderedPageBreak/>
        <w:t xml:space="preserve">DANH SÁCH CÁC BẢNG </w:t>
      </w:r>
      <w:r w:rsidRPr="00E825BA">
        <w:rPr>
          <w:rStyle w:val="st"/>
          <w:rFonts w:cs="Times New Roman"/>
          <w:b/>
          <w:szCs w:val="26"/>
        </w:rPr>
        <w:t>/ TABLE</w:t>
      </w:r>
      <w:r>
        <w:rPr>
          <w:rStyle w:val="st"/>
          <w:rFonts w:cs="Times New Roman"/>
          <w:b/>
          <w:szCs w:val="26"/>
        </w:rPr>
        <w:t>S</w:t>
      </w:r>
    </w:p>
    <w:p w:rsidR="000359A1" w:rsidDel="00FD2AA9" w:rsidRDefault="002E5CA8" w14:paraId="75899FA5" w14:textId="49F31CB5">
      <w:pPr>
        <w:pStyle w:val="TableofFigures"/>
        <w:tabs>
          <w:tab w:val="right" w:leader="dot" w:pos="9225"/>
        </w:tabs>
        <w:rPr>
          <w:del w:author="Tran Khanh Toan" w:date="2022-07-01T15:23:00Z" w:id="79"/>
          <w:rFonts w:asciiTheme="minorHAnsi" w:hAnsiTheme="minorHAnsi" w:eastAsiaTheme="minorEastAsia" w:cstheme="minorBidi"/>
          <w:noProof/>
          <w:sz w:val="22"/>
          <w:szCs w:val="22"/>
          <w:lang w:val="en-GB" w:eastAsia="en-GB"/>
        </w:rPr>
      </w:pPr>
      <w:del w:author="Tran Khanh Toan" w:date="2022-07-01T15:51:00Z" w:id="80">
        <w:r w:rsidDel="00866580">
          <w:rPr>
            <w:rStyle w:val="st"/>
            <w:rFonts w:cs="Times New Roman"/>
            <w:b/>
            <w:szCs w:val="26"/>
          </w:rPr>
          <w:fldChar w:fldCharType="begin"/>
        </w:r>
        <w:r w:rsidDel="00866580">
          <w:rPr>
            <w:rStyle w:val="st"/>
            <w:rFonts w:cs="Times New Roman"/>
            <w:b/>
            <w:szCs w:val="26"/>
          </w:rPr>
          <w:delInstrText xml:space="preserve"> TOC \h \z \c "Bảng" </w:delInstrText>
        </w:r>
        <w:r w:rsidDel="00866580">
          <w:rPr>
            <w:rStyle w:val="st"/>
            <w:rFonts w:cs="Times New Roman"/>
            <w:b/>
            <w:szCs w:val="26"/>
          </w:rPr>
          <w:fldChar w:fldCharType="separate"/>
        </w:r>
      </w:del>
      <w:del w:author="Tran Khanh Toan" w:date="2022-07-01T15:23:00Z" w:id="81">
        <w:r w:rsidRPr="00FD2AA9" w:rsidDel="00FD2AA9" w:rsidR="000359A1">
          <w:rPr>
            <w:rPrChange w:author="Tran Khanh Toan" w:date="2022-07-01T15:23:00Z" w:id="82">
              <w:rPr>
                <w:rStyle w:val="Hyperlink"/>
                <w:noProof/>
              </w:rPr>
            </w:rPrChange>
          </w:rPr>
          <w:delText>Bảng 6.1 Bảng mô tả các chức năng</w:delText>
        </w:r>
        <w:r w:rsidDel="00FD2AA9" w:rsidR="000359A1">
          <w:rPr>
            <w:noProof/>
            <w:webHidden/>
          </w:rPr>
          <w:tab/>
        </w:r>
        <w:r w:rsidDel="00FD2AA9" w:rsidR="000359A1">
          <w:rPr>
            <w:noProof/>
            <w:webHidden/>
          </w:rPr>
          <w:delText>13</w:delText>
        </w:r>
      </w:del>
    </w:p>
    <w:p w:rsidR="000359A1" w:rsidDel="00FD2AA9" w:rsidRDefault="000359A1" w14:paraId="3BBE74FA" w14:textId="3350C469">
      <w:pPr>
        <w:pStyle w:val="TableofFigures"/>
        <w:tabs>
          <w:tab w:val="right" w:leader="dot" w:pos="9225"/>
        </w:tabs>
        <w:rPr>
          <w:del w:author="Tran Khanh Toan" w:date="2022-07-01T15:23:00Z" w:id="83"/>
          <w:rFonts w:asciiTheme="minorHAnsi" w:hAnsiTheme="minorHAnsi" w:eastAsiaTheme="minorEastAsia" w:cstheme="minorBidi"/>
          <w:noProof/>
          <w:sz w:val="22"/>
          <w:szCs w:val="22"/>
          <w:lang w:val="en-GB" w:eastAsia="en-GB"/>
        </w:rPr>
      </w:pPr>
      <w:del w:author="Tran Khanh Toan" w:date="2022-07-01T15:23:00Z" w:id="84">
        <w:r w:rsidRPr="00FD2AA9" w:rsidDel="00FD2AA9">
          <w:rPr>
            <w:rPrChange w:author="Tran Khanh Toan" w:date="2022-07-01T15:23:00Z" w:id="85">
              <w:rPr>
                <w:rStyle w:val="Hyperlink"/>
                <w:noProof/>
              </w:rPr>
            </w:rPrChange>
          </w:rPr>
          <w:delText>Bảng 7.1 Bảng mô tả tham số trong luồng điều khiển thay đổi cấu hình SLID</w:delText>
        </w:r>
        <w:r w:rsidDel="00FD2AA9">
          <w:rPr>
            <w:noProof/>
            <w:webHidden/>
          </w:rPr>
          <w:tab/>
        </w:r>
        <w:r w:rsidDel="00FD2AA9">
          <w:rPr>
            <w:noProof/>
            <w:webHidden/>
          </w:rPr>
          <w:delText>33</w:delText>
        </w:r>
      </w:del>
    </w:p>
    <w:p w:rsidR="000359A1" w:rsidDel="00FD2AA9" w:rsidRDefault="000359A1" w14:paraId="149A745D" w14:textId="1C848540">
      <w:pPr>
        <w:pStyle w:val="TableofFigures"/>
        <w:tabs>
          <w:tab w:val="right" w:leader="dot" w:pos="9225"/>
        </w:tabs>
        <w:rPr>
          <w:del w:author="Tran Khanh Toan" w:date="2022-07-01T15:23:00Z" w:id="86"/>
          <w:rFonts w:asciiTheme="minorHAnsi" w:hAnsiTheme="minorHAnsi" w:eastAsiaTheme="minorEastAsia" w:cstheme="minorBidi"/>
          <w:noProof/>
          <w:sz w:val="22"/>
          <w:szCs w:val="22"/>
          <w:lang w:val="en-GB" w:eastAsia="en-GB"/>
        </w:rPr>
      </w:pPr>
      <w:del w:author="Tran Khanh Toan" w:date="2022-07-01T15:23:00Z" w:id="87">
        <w:r w:rsidRPr="00FD2AA9" w:rsidDel="00FD2AA9">
          <w:rPr>
            <w:rPrChange w:author="Tran Khanh Toan" w:date="2022-07-01T15:23:00Z" w:id="88">
              <w:rPr>
                <w:rStyle w:val="Hyperlink"/>
                <w:noProof/>
              </w:rPr>
            </w:rPrChange>
          </w:rPr>
          <w:delText>Bảng 7.2 Bảng mô tả tham số trong luồng điều khiển lấy thông tin cấu hình WAN hiện tại</w:delText>
        </w:r>
        <w:r w:rsidDel="00FD2AA9">
          <w:rPr>
            <w:noProof/>
            <w:webHidden/>
          </w:rPr>
          <w:tab/>
        </w:r>
        <w:r w:rsidDel="00FD2AA9">
          <w:rPr>
            <w:noProof/>
            <w:webHidden/>
          </w:rPr>
          <w:delText>35</w:delText>
        </w:r>
      </w:del>
    </w:p>
    <w:p w:rsidR="000359A1" w:rsidDel="00FD2AA9" w:rsidRDefault="000359A1" w14:paraId="046EC996" w14:textId="71D4507D">
      <w:pPr>
        <w:pStyle w:val="TableofFigures"/>
        <w:tabs>
          <w:tab w:val="right" w:leader="dot" w:pos="9225"/>
        </w:tabs>
        <w:rPr>
          <w:del w:author="Tran Khanh Toan" w:date="2022-07-01T15:23:00Z" w:id="89"/>
          <w:rFonts w:asciiTheme="minorHAnsi" w:hAnsiTheme="minorHAnsi" w:eastAsiaTheme="minorEastAsia" w:cstheme="minorBidi"/>
          <w:noProof/>
          <w:sz w:val="22"/>
          <w:szCs w:val="22"/>
          <w:lang w:val="en-GB" w:eastAsia="en-GB"/>
        </w:rPr>
      </w:pPr>
      <w:del w:author="Tran Khanh Toan" w:date="2022-07-01T15:23:00Z" w:id="90">
        <w:r w:rsidRPr="00FD2AA9" w:rsidDel="00FD2AA9">
          <w:rPr>
            <w:rPrChange w:author="Tran Khanh Toan" w:date="2022-07-01T15:23:00Z" w:id="91">
              <w:rPr>
                <w:rStyle w:val="Hyperlink"/>
                <w:noProof/>
              </w:rPr>
            </w:rPrChange>
          </w:rPr>
          <w:delText>Bảng 7.3 Bảng mô tả tham số trong luồng điểu khiển lấy danh sách Available Binding LAN Interface</w:delText>
        </w:r>
        <w:r w:rsidDel="00FD2AA9">
          <w:rPr>
            <w:noProof/>
            <w:webHidden/>
          </w:rPr>
          <w:tab/>
        </w:r>
        <w:r w:rsidDel="00FD2AA9">
          <w:rPr>
            <w:noProof/>
            <w:webHidden/>
          </w:rPr>
          <w:delText>38</w:delText>
        </w:r>
      </w:del>
    </w:p>
    <w:p w:rsidR="000359A1" w:rsidDel="00FD2AA9" w:rsidRDefault="000359A1" w14:paraId="29384301" w14:textId="60D9E534">
      <w:pPr>
        <w:pStyle w:val="TableofFigures"/>
        <w:tabs>
          <w:tab w:val="right" w:leader="dot" w:pos="9225"/>
        </w:tabs>
        <w:rPr>
          <w:del w:author="Tran Khanh Toan" w:date="2022-07-01T15:23:00Z" w:id="92"/>
          <w:rFonts w:asciiTheme="minorHAnsi" w:hAnsiTheme="minorHAnsi" w:eastAsiaTheme="minorEastAsia" w:cstheme="minorBidi"/>
          <w:noProof/>
          <w:sz w:val="22"/>
          <w:szCs w:val="22"/>
          <w:lang w:val="en-GB" w:eastAsia="en-GB"/>
        </w:rPr>
      </w:pPr>
      <w:del w:author="Tran Khanh Toan" w:date="2022-07-01T15:23:00Z" w:id="93">
        <w:r w:rsidRPr="00FD2AA9" w:rsidDel="00FD2AA9">
          <w:rPr>
            <w:rPrChange w:author="Tran Khanh Toan" w:date="2022-07-01T15:23:00Z" w:id="94">
              <w:rPr>
                <w:rStyle w:val="Hyperlink"/>
                <w:noProof/>
              </w:rPr>
            </w:rPrChange>
          </w:rPr>
          <w:delText>Bảng 7.4 Bảng mô tả tham số trong luồng điều khiển cấu hình tạo một WAN mới</w:delText>
        </w:r>
        <w:r w:rsidDel="00FD2AA9">
          <w:rPr>
            <w:noProof/>
            <w:webHidden/>
          </w:rPr>
          <w:tab/>
        </w:r>
        <w:r w:rsidDel="00FD2AA9">
          <w:rPr>
            <w:noProof/>
            <w:webHidden/>
          </w:rPr>
          <w:delText>41</w:delText>
        </w:r>
      </w:del>
    </w:p>
    <w:p w:rsidR="000359A1" w:rsidDel="00FD2AA9" w:rsidRDefault="000359A1" w14:paraId="6E6F4A16" w14:textId="2F61DA3E">
      <w:pPr>
        <w:pStyle w:val="TableofFigures"/>
        <w:tabs>
          <w:tab w:val="right" w:leader="dot" w:pos="9225"/>
        </w:tabs>
        <w:rPr>
          <w:del w:author="Tran Khanh Toan" w:date="2022-07-01T15:23:00Z" w:id="95"/>
          <w:rFonts w:asciiTheme="minorHAnsi" w:hAnsiTheme="minorHAnsi" w:eastAsiaTheme="minorEastAsia" w:cstheme="minorBidi"/>
          <w:noProof/>
          <w:sz w:val="22"/>
          <w:szCs w:val="22"/>
          <w:lang w:val="en-GB" w:eastAsia="en-GB"/>
        </w:rPr>
      </w:pPr>
      <w:del w:author="Tran Khanh Toan" w:date="2022-07-01T15:23:00Z" w:id="96">
        <w:r w:rsidRPr="00FD2AA9" w:rsidDel="00FD2AA9">
          <w:rPr>
            <w:rPrChange w:author="Tran Khanh Toan" w:date="2022-07-01T15:23:00Z" w:id="97">
              <w:rPr>
                <w:rStyle w:val="Hyperlink"/>
                <w:noProof/>
              </w:rPr>
            </w:rPrChange>
          </w:rPr>
          <w:delText>Bảng 7.5 Bảng mô tả tham số trong luồng điều khiển cấu hình sửa một WAN</w:delText>
        </w:r>
        <w:r w:rsidDel="00FD2AA9">
          <w:rPr>
            <w:noProof/>
            <w:webHidden/>
          </w:rPr>
          <w:tab/>
        </w:r>
        <w:r w:rsidDel="00FD2AA9">
          <w:rPr>
            <w:noProof/>
            <w:webHidden/>
          </w:rPr>
          <w:delText>44</w:delText>
        </w:r>
      </w:del>
    </w:p>
    <w:p w:rsidR="000359A1" w:rsidDel="00FD2AA9" w:rsidRDefault="000359A1" w14:paraId="3E7A2E32" w14:textId="7747FB60">
      <w:pPr>
        <w:pStyle w:val="TableofFigures"/>
        <w:tabs>
          <w:tab w:val="right" w:leader="dot" w:pos="9225"/>
        </w:tabs>
        <w:rPr>
          <w:del w:author="Tran Khanh Toan" w:date="2022-07-01T15:23:00Z" w:id="98"/>
          <w:rFonts w:asciiTheme="minorHAnsi" w:hAnsiTheme="minorHAnsi" w:eastAsiaTheme="minorEastAsia" w:cstheme="minorBidi"/>
          <w:noProof/>
          <w:sz w:val="22"/>
          <w:szCs w:val="22"/>
          <w:lang w:val="en-GB" w:eastAsia="en-GB"/>
        </w:rPr>
      </w:pPr>
      <w:del w:author="Tran Khanh Toan" w:date="2022-07-01T15:23:00Z" w:id="99">
        <w:r w:rsidRPr="00FD2AA9" w:rsidDel="00FD2AA9">
          <w:rPr>
            <w:rPrChange w:author="Tran Khanh Toan" w:date="2022-07-01T15:23:00Z" w:id="100">
              <w:rPr>
                <w:rStyle w:val="Hyperlink"/>
                <w:noProof/>
              </w:rPr>
            </w:rPrChange>
          </w:rPr>
          <w:delText>Bảng 7.6 Bảng mô tả tham số trong luồng điều khiển cấu hình xóa một WAN</w:delText>
        </w:r>
        <w:r w:rsidDel="00FD2AA9">
          <w:rPr>
            <w:noProof/>
            <w:webHidden/>
          </w:rPr>
          <w:tab/>
        </w:r>
        <w:r w:rsidDel="00FD2AA9">
          <w:rPr>
            <w:noProof/>
            <w:webHidden/>
          </w:rPr>
          <w:delText>47</w:delText>
        </w:r>
      </w:del>
    </w:p>
    <w:p w:rsidR="000359A1" w:rsidDel="00FD2AA9" w:rsidRDefault="000359A1" w14:paraId="704B05E9" w14:textId="4924B72B">
      <w:pPr>
        <w:pStyle w:val="TableofFigures"/>
        <w:tabs>
          <w:tab w:val="right" w:leader="dot" w:pos="9225"/>
        </w:tabs>
        <w:rPr>
          <w:del w:author="Tran Khanh Toan" w:date="2022-07-01T15:23:00Z" w:id="101"/>
          <w:rFonts w:asciiTheme="minorHAnsi" w:hAnsiTheme="minorHAnsi" w:eastAsiaTheme="minorEastAsia" w:cstheme="minorBidi"/>
          <w:noProof/>
          <w:sz w:val="22"/>
          <w:szCs w:val="22"/>
          <w:lang w:val="en-GB" w:eastAsia="en-GB"/>
        </w:rPr>
      </w:pPr>
      <w:del w:author="Tran Khanh Toan" w:date="2022-07-01T15:23:00Z" w:id="102">
        <w:r w:rsidRPr="00FD2AA9" w:rsidDel="00FD2AA9">
          <w:rPr>
            <w:rPrChange w:author="Tran Khanh Toan" w:date="2022-07-01T15:23:00Z" w:id="103">
              <w:rPr>
                <w:rStyle w:val="Hyperlink"/>
                <w:noProof/>
              </w:rPr>
            </w:rPrChange>
          </w:rPr>
          <w:delText>Bảng 7.7 Bảng mô tả tham số trong luồng điều khiển lấy thông tin cấu hình LAN hiện tại</w:delText>
        </w:r>
        <w:r w:rsidDel="00FD2AA9">
          <w:rPr>
            <w:noProof/>
            <w:webHidden/>
          </w:rPr>
          <w:tab/>
        </w:r>
        <w:r w:rsidDel="00FD2AA9">
          <w:rPr>
            <w:noProof/>
            <w:webHidden/>
          </w:rPr>
          <w:delText>49</w:delText>
        </w:r>
      </w:del>
    </w:p>
    <w:p w:rsidR="000359A1" w:rsidDel="00FD2AA9" w:rsidRDefault="000359A1" w14:paraId="092E9C02" w14:textId="36BF42AF">
      <w:pPr>
        <w:pStyle w:val="TableofFigures"/>
        <w:tabs>
          <w:tab w:val="right" w:leader="dot" w:pos="9225"/>
        </w:tabs>
        <w:rPr>
          <w:del w:author="Tran Khanh Toan" w:date="2022-07-01T15:23:00Z" w:id="104"/>
          <w:rFonts w:asciiTheme="minorHAnsi" w:hAnsiTheme="minorHAnsi" w:eastAsiaTheme="minorEastAsia" w:cstheme="minorBidi"/>
          <w:noProof/>
          <w:sz w:val="22"/>
          <w:szCs w:val="22"/>
          <w:lang w:val="en-GB" w:eastAsia="en-GB"/>
        </w:rPr>
      </w:pPr>
      <w:del w:author="Tran Khanh Toan" w:date="2022-07-01T15:23:00Z" w:id="105">
        <w:r w:rsidRPr="00FD2AA9" w:rsidDel="00FD2AA9">
          <w:rPr>
            <w:rPrChange w:author="Tran Khanh Toan" w:date="2022-07-01T15:23:00Z" w:id="106">
              <w:rPr>
                <w:rStyle w:val="Hyperlink"/>
                <w:noProof/>
              </w:rPr>
            </w:rPrChange>
          </w:rPr>
          <w:delText>Bảng 7.8 Bảng mô tả tham số trong luồng điều khiển thay đổi cấu hình LAN</w:delText>
        </w:r>
        <w:r w:rsidDel="00FD2AA9">
          <w:rPr>
            <w:noProof/>
            <w:webHidden/>
          </w:rPr>
          <w:tab/>
        </w:r>
        <w:r w:rsidDel="00FD2AA9">
          <w:rPr>
            <w:noProof/>
            <w:webHidden/>
          </w:rPr>
          <w:delText>51</w:delText>
        </w:r>
      </w:del>
    </w:p>
    <w:p w:rsidR="000359A1" w:rsidDel="00FD2AA9" w:rsidRDefault="000359A1" w14:paraId="5C239C9E" w14:textId="33EA64B4">
      <w:pPr>
        <w:pStyle w:val="TableofFigures"/>
        <w:tabs>
          <w:tab w:val="right" w:leader="dot" w:pos="9225"/>
        </w:tabs>
        <w:rPr>
          <w:del w:author="Tran Khanh Toan" w:date="2022-07-01T15:23:00Z" w:id="107"/>
          <w:rFonts w:asciiTheme="minorHAnsi" w:hAnsiTheme="minorHAnsi" w:eastAsiaTheme="minorEastAsia" w:cstheme="minorBidi"/>
          <w:noProof/>
          <w:sz w:val="22"/>
          <w:szCs w:val="22"/>
          <w:lang w:val="en-GB" w:eastAsia="en-GB"/>
        </w:rPr>
      </w:pPr>
      <w:del w:author="Tran Khanh Toan" w:date="2022-07-01T15:23:00Z" w:id="108">
        <w:r w:rsidRPr="00FD2AA9" w:rsidDel="00FD2AA9">
          <w:rPr>
            <w:rPrChange w:author="Tran Khanh Toan" w:date="2022-07-01T15:23:00Z" w:id="109">
              <w:rPr>
                <w:rStyle w:val="Hyperlink"/>
                <w:noProof/>
              </w:rPr>
            </w:rPrChange>
          </w:rPr>
          <w:delText>Bảng 7.9 Bảng mô tả tham số trong luồng điều khiển lấy thông tin cấu hình Radio</w:delText>
        </w:r>
        <w:r w:rsidDel="00FD2AA9">
          <w:rPr>
            <w:noProof/>
            <w:webHidden/>
          </w:rPr>
          <w:tab/>
        </w:r>
        <w:r w:rsidDel="00FD2AA9">
          <w:rPr>
            <w:noProof/>
            <w:webHidden/>
          </w:rPr>
          <w:delText>53</w:delText>
        </w:r>
      </w:del>
    </w:p>
    <w:p w:rsidR="000359A1" w:rsidDel="00FD2AA9" w:rsidRDefault="000359A1" w14:paraId="5D3C3376" w14:textId="54284ECB">
      <w:pPr>
        <w:pStyle w:val="TableofFigures"/>
        <w:tabs>
          <w:tab w:val="right" w:leader="dot" w:pos="9225"/>
        </w:tabs>
        <w:rPr>
          <w:del w:author="Tran Khanh Toan" w:date="2022-07-01T15:23:00Z" w:id="110"/>
          <w:rFonts w:asciiTheme="minorHAnsi" w:hAnsiTheme="minorHAnsi" w:eastAsiaTheme="minorEastAsia" w:cstheme="minorBidi"/>
          <w:noProof/>
          <w:sz w:val="22"/>
          <w:szCs w:val="22"/>
          <w:lang w:val="en-GB" w:eastAsia="en-GB"/>
        </w:rPr>
      </w:pPr>
      <w:del w:author="Tran Khanh Toan" w:date="2022-07-01T15:23:00Z" w:id="111">
        <w:r w:rsidRPr="00FD2AA9" w:rsidDel="00FD2AA9">
          <w:rPr>
            <w:rPrChange w:author="Tran Khanh Toan" w:date="2022-07-01T15:23:00Z" w:id="112">
              <w:rPr>
                <w:rStyle w:val="Hyperlink"/>
                <w:noProof/>
              </w:rPr>
            </w:rPrChange>
          </w:rPr>
          <w:delText>Bảng 7.10 Bảng mô tả tham số trong luồng điều khiển thay đổi thông tin cấu hình Radio</w:delText>
        </w:r>
        <w:r w:rsidDel="00FD2AA9">
          <w:rPr>
            <w:noProof/>
            <w:webHidden/>
          </w:rPr>
          <w:tab/>
        </w:r>
        <w:r w:rsidDel="00FD2AA9">
          <w:rPr>
            <w:noProof/>
            <w:webHidden/>
          </w:rPr>
          <w:delText>55</w:delText>
        </w:r>
      </w:del>
    </w:p>
    <w:p w:rsidR="000359A1" w:rsidDel="00FD2AA9" w:rsidRDefault="000359A1" w14:paraId="698F1C71" w14:textId="598ECD31">
      <w:pPr>
        <w:pStyle w:val="TableofFigures"/>
        <w:tabs>
          <w:tab w:val="right" w:leader="dot" w:pos="9225"/>
        </w:tabs>
        <w:rPr>
          <w:del w:author="Tran Khanh Toan" w:date="2022-07-01T15:23:00Z" w:id="113"/>
          <w:rFonts w:asciiTheme="minorHAnsi" w:hAnsiTheme="minorHAnsi" w:eastAsiaTheme="minorEastAsia" w:cstheme="minorBidi"/>
          <w:noProof/>
          <w:sz w:val="22"/>
          <w:szCs w:val="22"/>
          <w:lang w:val="en-GB" w:eastAsia="en-GB"/>
        </w:rPr>
      </w:pPr>
      <w:del w:author="Tran Khanh Toan" w:date="2022-07-01T15:23:00Z" w:id="114">
        <w:r w:rsidRPr="00FD2AA9" w:rsidDel="00FD2AA9">
          <w:rPr>
            <w:rPrChange w:author="Tran Khanh Toan" w:date="2022-07-01T15:23:00Z" w:id="115">
              <w:rPr>
                <w:rStyle w:val="Hyperlink"/>
                <w:noProof/>
              </w:rPr>
            </w:rPrChange>
          </w:rPr>
          <w:delText>Bảng 7.11 Bảng mô tả tham số trong luồng điều khiển lấy thông tin cấu hình SSID hiện tại</w:delText>
        </w:r>
        <w:r w:rsidDel="00FD2AA9">
          <w:rPr>
            <w:noProof/>
            <w:webHidden/>
          </w:rPr>
          <w:tab/>
        </w:r>
        <w:r w:rsidDel="00FD2AA9">
          <w:rPr>
            <w:noProof/>
            <w:webHidden/>
          </w:rPr>
          <w:delText>58</w:delText>
        </w:r>
      </w:del>
    </w:p>
    <w:p w:rsidR="000359A1" w:rsidDel="00FD2AA9" w:rsidRDefault="000359A1" w14:paraId="32430E71" w14:textId="7408C875">
      <w:pPr>
        <w:pStyle w:val="TableofFigures"/>
        <w:tabs>
          <w:tab w:val="right" w:leader="dot" w:pos="9225"/>
        </w:tabs>
        <w:rPr>
          <w:del w:author="Tran Khanh Toan" w:date="2022-07-01T15:23:00Z" w:id="116"/>
          <w:rFonts w:asciiTheme="minorHAnsi" w:hAnsiTheme="minorHAnsi" w:eastAsiaTheme="minorEastAsia" w:cstheme="minorBidi"/>
          <w:noProof/>
          <w:sz w:val="22"/>
          <w:szCs w:val="22"/>
          <w:lang w:val="en-GB" w:eastAsia="en-GB"/>
        </w:rPr>
      </w:pPr>
      <w:del w:author="Tran Khanh Toan" w:date="2022-07-01T15:23:00Z" w:id="117">
        <w:r w:rsidRPr="00FD2AA9" w:rsidDel="00FD2AA9">
          <w:rPr>
            <w:rPrChange w:author="Tran Khanh Toan" w:date="2022-07-01T15:23:00Z" w:id="118">
              <w:rPr>
                <w:rStyle w:val="Hyperlink"/>
                <w:noProof/>
              </w:rPr>
            </w:rPrChange>
          </w:rPr>
          <w:delText>Bảng 7.12 Bảng mô tả tham số trong luồng điều khiển thay đổi thông tin cấu hình SSID</w:delText>
        </w:r>
        <w:r w:rsidDel="00FD2AA9">
          <w:rPr>
            <w:noProof/>
            <w:webHidden/>
          </w:rPr>
          <w:tab/>
        </w:r>
        <w:r w:rsidDel="00FD2AA9">
          <w:rPr>
            <w:noProof/>
            <w:webHidden/>
          </w:rPr>
          <w:delText>60</w:delText>
        </w:r>
      </w:del>
    </w:p>
    <w:p w:rsidR="000359A1" w:rsidDel="00FD2AA9" w:rsidRDefault="000359A1" w14:paraId="518DD466" w14:textId="275717AD">
      <w:pPr>
        <w:pStyle w:val="TableofFigures"/>
        <w:tabs>
          <w:tab w:val="right" w:leader="dot" w:pos="9225"/>
        </w:tabs>
        <w:rPr>
          <w:del w:author="Tran Khanh Toan" w:date="2022-07-01T15:23:00Z" w:id="119"/>
          <w:rFonts w:asciiTheme="minorHAnsi" w:hAnsiTheme="minorHAnsi" w:eastAsiaTheme="minorEastAsia" w:cstheme="minorBidi"/>
          <w:noProof/>
          <w:sz w:val="22"/>
          <w:szCs w:val="22"/>
          <w:lang w:val="en-GB" w:eastAsia="en-GB"/>
        </w:rPr>
      </w:pPr>
      <w:del w:author="Tran Khanh Toan" w:date="2022-07-01T15:23:00Z" w:id="120">
        <w:r w:rsidRPr="00FD2AA9" w:rsidDel="00FD2AA9">
          <w:rPr>
            <w:rPrChange w:author="Tran Khanh Toan" w:date="2022-07-01T15:23:00Z" w:id="121">
              <w:rPr>
                <w:rStyle w:val="Hyperlink"/>
                <w:noProof/>
              </w:rPr>
            </w:rPrChange>
          </w:rPr>
          <w:delText>Bảng 7.13 Bảng mô tả tham số trong luồng điều khiển lấy thông tin cấu hình Mesh hiện tại</w:delText>
        </w:r>
        <w:r w:rsidDel="00FD2AA9">
          <w:rPr>
            <w:noProof/>
            <w:webHidden/>
          </w:rPr>
          <w:tab/>
        </w:r>
        <w:r w:rsidDel="00FD2AA9">
          <w:rPr>
            <w:noProof/>
            <w:webHidden/>
          </w:rPr>
          <w:delText>63</w:delText>
        </w:r>
      </w:del>
    </w:p>
    <w:p w:rsidR="000359A1" w:rsidDel="00FD2AA9" w:rsidRDefault="000359A1" w14:paraId="491A349B" w14:textId="52A6631F">
      <w:pPr>
        <w:pStyle w:val="TableofFigures"/>
        <w:tabs>
          <w:tab w:val="right" w:leader="dot" w:pos="9225"/>
        </w:tabs>
        <w:rPr>
          <w:del w:author="Tran Khanh Toan" w:date="2022-07-01T15:23:00Z" w:id="122"/>
          <w:rFonts w:asciiTheme="minorHAnsi" w:hAnsiTheme="minorHAnsi" w:eastAsiaTheme="minorEastAsia" w:cstheme="minorBidi"/>
          <w:noProof/>
          <w:sz w:val="22"/>
          <w:szCs w:val="22"/>
          <w:lang w:val="en-GB" w:eastAsia="en-GB"/>
        </w:rPr>
      </w:pPr>
      <w:del w:author="Tran Khanh Toan" w:date="2022-07-01T15:23:00Z" w:id="123">
        <w:r w:rsidRPr="00FD2AA9" w:rsidDel="00FD2AA9">
          <w:rPr>
            <w:rPrChange w:author="Tran Khanh Toan" w:date="2022-07-01T15:23:00Z" w:id="124">
              <w:rPr>
                <w:rStyle w:val="Hyperlink"/>
                <w:noProof/>
              </w:rPr>
            </w:rPrChange>
          </w:rPr>
          <w:delText>Bảng 7.14 Bảng mô tả tham số trong luồng điều khiển thay đổi thông tin cấu hình Mesh</w:delText>
        </w:r>
        <w:r w:rsidDel="00FD2AA9">
          <w:rPr>
            <w:noProof/>
            <w:webHidden/>
          </w:rPr>
          <w:tab/>
        </w:r>
        <w:r w:rsidDel="00FD2AA9">
          <w:rPr>
            <w:noProof/>
            <w:webHidden/>
          </w:rPr>
          <w:delText>65</w:delText>
        </w:r>
      </w:del>
    </w:p>
    <w:p w:rsidR="000359A1" w:rsidDel="00FD2AA9" w:rsidRDefault="000359A1" w14:paraId="0D60F933" w14:textId="1647B39C">
      <w:pPr>
        <w:pStyle w:val="TableofFigures"/>
        <w:tabs>
          <w:tab w:val="right" w:leader="dot" w:pos="9225"/>
        </w:tabs>
        <w:rPr>
          <w:del w:author="Tran Khanh Toan" w:date="2022-07-01T15:23:00Z" w:id="125"/>
          <w:rFonts w:asciiTheme="minorHAnsi" w:hAnsiTheme="minorHAnsi" w:eastAsiaTheme="minorEastAsia" w:cstheme="minorBidi"/>
          <w:noProof/>
          <w:sz w:val="22"/>
          <w:szCs w:val="22"/>
          <w:lang w:val="en-GB" w:eastAsia="en-GB"/>
        </w:rPr>
      </w:pPr>
      <w:del w:author="Tran Khanh Toan" w:date="2022-07-01T15:23:00Z" w:id="126">
        <w:r w:rsidRPr="00FD2AA9" w:rsidDel="00FD2AA9">
          <w:rPr>
            <w:rPrChange w:author="Tran Khanh Toan" w:date="2022-07-01T15:23:00Z" w:id="127">
              <w:rPr>
                <w:rStyle w:val="Hyperlink"/>
                <w:noProof/>
              </w:rPr>
            </w:rPrChange>
          </w:rPr>
          <w:delText>Bảng 7.15 Bảng mô tả tham số trong luồng điều khiển lấy thông tin cấu hình Voice Basic</w:delText>
        </w:r>
        <w:r w:rsidDel="00FD2AA9">
          <w:rPr>
            <w:noProof/>
            <w:webHidden/>
          </w:rPr>
          <w:tab/>
        </w:r>
        <w:r w:rsidDel="00FD2AA9">
          <w:rPr>
            <w:noProof/>
            <w:webHidden/>
          </w:rPr>
          <w:delText>68</w:delText>
        </w:r>
      </w:del>
    </w:p>
    <w:p w:rsidR="000359A1" w:rsidDel="00FD2AA9" w:rsidRDefault="000359A1" w14:paraId="5C44D9AA" w14:textId="2DF0E68F">
      <w:pPr>
        <w:pStyle w:val="TableofFigures"/>
        <w:tabs>
          <w:tab w:val="right" w:leader="dot" w:pos="9225"/>
        </w:tabs>
        <w:rPr>
          <w:del w:author="Tran Khanh Toan" w:date="2022-07-01T15:23:00Z" w:id="128"/>
          <w:rFonts w:asciiTheme="minorHAnsi" w:hAnsiTheme="minorHAnsi" w:eastAsiaTheme="minorEastAsia" w:cstheme="minorBidi"/>
          <w:noProof/>
          <w:sz w:val="22"/>
          <w:szCs w:val="22"/>
          <w:lang w:val="en-GB" w:eastAsia="en-GB"/>
        </w:rPr>
      </w:pPr>
      <w:del w:author="Tran Khanh Toan" w:date="2022-07-01T15:23:00Z" w:id="129">
        <w:r w:rsidRPr="00FD2AA9" w:rsidDel="00FD2AA9">
          <w:rPr>
            <w:rPrChange w:author="Tran Khanh Toan" w:date="2022-07-01T15:23:00Z" w:id="130">
              <w:rPr>
                <w:rStyle w:val="Hyperlink"/>
                <w:noProof/>
              </w:rPr>
            </w:rPrChange>
          </w:rPr>
          <w:delText>Bảng 7.16 Bảng mô tả tham số trong luồng điều khiển thay đổi thông tin cấu hình Voice Basic</w:delText>
        </w:r>
        <w:r w:rsidDel="00FD2AA9">
          <w:rPr>
            <w:noProof/>
            <w:webHidden/>
          </w:rPr>
          <w:tab/>
        </w:r>
        <w:r w:rsidDel="00FD2AA9">
          <w:rPr>
            <w:noProof/>
            <w:webHidden/>
          </w:rPr>
          <w:delText>72</w:delText>
        </w:r>
      </w:del>
    </w:p>
    <w:p w:rsidR="000359A1" w:rsidDel="00FD2AA9" w:rsidRDefault="000359A1" w14:paraId="585F3B2E" w14:textId="18CB2C08">
      <w:pPr>
        <w:pStyle w:val="TableofFigures"/>
        <w:tabs>
          <w:tab w:val="right" w:leader="dot" w:pos="9225"/>
        </w:tabs>
        <w:rPr>
          <w:del w:author="Tran Khanh Toan" w:date="2022-07-01T15:23:00Z" w:id="131"/>
          <w:rFonts w:asciiTheme="minorHAnsi" w:hAnsiTheme="minorHAnsi" w:eastAsiaTheme="minorEastAsia" w:cstheme="minorBidi"/>
          <w:noProof/>
          <w:sz w:val="22"/>
          <w:szCs w:val="22"/>
          <w:lang w:val="en-GB" w:eastAsia="en-GB"/>
        </w:rPr>
      </w:pPr>
      <w:del w:author="Tran Khanh Toan" w:date="2022-07-01T15:23:00Z" w:id="132">
        <w:r w:rsidRPr="00FD2AA9" w:rsidDel="00FD2AA9">
          <w:rPr>
            <w:rPrChange w:author="Tran Khanh Toan" w:date="2022-07-01T15:23:00Z" w:id="133">
              <w:rPr>
                <w:rStyle w:val="Hyperlink"/>
                <w:noProof/>
              </w:rPr>
            </w:rPrChange>
          </w:rPr>
          <w:delText>Bảng 7.17 Bảng mô tả tham số trong luồng điều khiển lấy thông thin cấu hình DNS</w:delText>
        </w:r>
        <w:r w:rsidDel="00FD2AA9">
          <w:rPr>
            <w:noProof/>
            <w:webHidden/>
          </w:rPr>
          <w:tab/>
        </w:r>
        <w:r w:rsidDel="00FD2AA9">
          <w:rPr>
            <w:noProof/>
            <w:webHidden/>
          </w:rPr>
          <w:delText>76</w:delText>
        </w:r>
      </w:del>
    </w:p>
    <w:p w:rsidR="000359A1" w:rsidDel="00FD2AA9" w:rsidRDefault="000359A1" w14:paraId="586E272E" w14:textId="541724B4">
      <w:pPr>
        <w:pStyle w:val="TableofFigures"/>
        <w:tabs>
          <w:tab w:val="right" w:leader="dot" w:pos="9225"/>
        </w:tabs>
        <w:rPr>
          <w:del w:author="Tran Khanh Toan" w:date="2022-07-01T15:23:00Z" w:id="134"/>
          <w:rFonts w:asciiTheme="minorHAnsi" w:hAnsiTheme="minorHAnsi" w:eastAsiaTheme="minorEastAsia" w:cstheme="minorBidi"/>
          <w:noProof/>
          <w:sz w:val="22"/>
          <w:szCs w:val="22"/>
          <w:lang w:val="en-GB" w:eastAsia="en-GB"/>
        </w:rPr>
      </w:pPr>
      <w:del w:author="Tran Khanh Toan" w:date="2022-07-01T15:23:00Z" w:id="135">
        <w:r w:rsidRPr="00FD2AA9" w:rsidDel="00FD2AA9">
          <w:rPr>
            <w:rPrChange w:author="Tran Khanh Toan" w:date="2022-07-01T15:23:00Z" w:id="136">
              <w:rPr>
                <w:rStyle w:val="Hyperlink"/>
                <w:noProof/>
              </w:rPr>
            </w:rPrChange>
          </w:rPr>
          <w:delText>Bảng 7.18 Bảng mô tả tham số trong luồng điều khiển thay đổi cấu hình DNS</w:delText>
        </w:r>
        <w:r w:rsidDel="00FD2AA9">
          <w:rPr>
            <w:noProof/>
            <w:webHidden/>
          </w:rPr>
          <w:tab/>
        </w:r>
        <w:r w:rsidDel="00FD2AA9">
          <w:rPr>
            <w:noProof/>
            <w:webHidden/>
          </w:rPr>
          <w:delText>78</w:delText>
        </w:r>
      </w:del>
    </w:p>
    <w:p w:rsidR="000359A1" w:rsidDel="00FD2AA9" w:rsidRDefault="000359A1" w14:paraId="14E1F6E4" w14:textId="5C149FE2">
      <w:pPr>
        <w:pStyle w:val="TableofFigures"/>
        <w:tabs>
          <w:tab w:val="right" w:leader="dot" w:pos="9225"/>
        </w:tabs>
        <w:rPr>
          <w:del w:author="Tran Khanh Toan" w:date="2022-07-01T15:23:00Z" w:id="137"/>
          <w:rFonts w:asciiTheme="minorHAnsi" w:hAnsiTheme="minorHAnsi" w:eastAsiaTheme="minorEastAsia" w:cstheme="minorBidi"/>
          <w:noProof/>
          <w:sz w:val="22"/>
          <w:szCs w:val="22"/>
          <w:lang w:val="en-GB" w:eastAsia="en-GB"/>
        </w:rPr>
      </w:pPr>
      <w:del w:author="Tran Khanh Toan" w:date="2022-07-01T15:23:00Z" w:id="138">
        <w:r w:rsidRPr="00FD2AA9" w:rsidDel="00FD2AA9">
          <w:rPr>
            <w:rPrChange w:author="Tran Khanh Toan" w:date="2022-07-01T15:23:00Z" w:id="139">
              <w:rPr>
                <w:rStyle w:val="Hyperlink"/>
                <w:noProof/>
              </w:rPr>
            </w:rPrChange>
          </w:rPr>
          <w:delText>Bảng 7.19 Bảng mô tả tham số trong luồng điều khiển lấy thông tin cấu hình Port Forwarding hiện tại</w:delText>
        </w:r>
        <w:r w:rsidDel="00FD2AA9">
          <w:rPr>
            <w:noProof/>
            <w:webHidden/>
          </w:rPr>
          <w:tab/>
        </w:r>
        <w:r w:rsidDel="00FD2AA9">
          <w:rPr>
            <w:noProof/>
            <w:webHidden/>
          </w:rPr>
          <w:delText>81</w:delText>
        </w:r>
      </w:del>
    </w:p>
    <w:p w:rsidR="000359A1" w:rsidDel="00FD2AA9" w:rsidRDefault="000359A1" w14:paraId="3BC940E0" w14:textId="657BF980">
      <w:pPr>
        <w:pStyle w:val="TableofFigures"/>
        <w:tabs>
          <w:tab w:val="right" w:leader="dot" w:pos="9225"/>
        </w:tabs>
        <w:rPr>
          <w:del w:author="Tran Khanh Toan" w:date="2022-07-01T15:23:00Z" w:id="140"/>
          <w:rFonts w:asciiTheme="minorHAnsi" w:hAnsiTheme="minorHAnsi" w:eastAsiaTheme="minorEastAsia" w:cstheme="minorBidi"/>
          <w:noProof/>
          <w:sz w:val="22"/>
          <w:szCs w:val="22"/>
          <w:lang w:val="en-GB" w:eastAsia="en-GB"/>
        </w:rPr>
      </w:pPr>
      <w:del w:author="Tran Khanh Toan" w:date="2022-07-01T15:23:00Z" w:id="141">
        <w:r w:rsidRPr="00FD2AA9" w:rsidDel="00FD2AA9">
          <w:rPr>
            <w:rPrChange w:author="Tran Khanh Toan" w:date="2022-07-01T15:23:00Z" w:id="142">
              <w:rPr>
                <w:rStyle w:val="Hyperlink"/>
                <w:noProof/>
              </w:rPr>
            </w:rPrChange>
          </w:rPr>
          <w:delText>Bảng 7.20 Bảng mô tả tham số trong luồng điều khiển cấu hình tạo Rule Port Forwarding mới</w:delText>
        </w:r>
        <w:r w:rsidDel="00FD2AA9">
          <w:rPr>
            <w:noProof/>
            <w:webHidden/>
          </w:rPr>
          <w:tab/>
        </w:r>
        <w:r w:rsidDel="00FD2AA9">
          <w:rPr>
            <w:noProof/>
            <w:webHidden/>
          </w:rPr>
          <w:delText>84</w:delText>
        </w:r>
      </w:del>
    </w:p>
    <w:p w:rsidR="000359A1" w:rsidDel="00FD2AA9" w:rsidRDefault="000359A1" w14:paraId="32CAA61F" w14:textId="057614CC">
      <w:pPr>
        <w:pStyle w:val="TableofFigures"/>
        <w:tabs>
          <w:tab w:val="right" w:leader="dot" w:pos="9225"/>
        </w:tabs>
        <w:rPr>
          <w:del w:author="Tran Khanh Toan" w:date="2022-07-01T15:23:00Z" w:id="143"/>
          <w:rFonts w:asciiTheme="minorHAnsi" w:hAnsiTheme="minorHAnsi" w:eastAsiaTheme="minorEastAsia" w:cstheme="minorBidi"/>
          <w:noProof/>
          <w:sz w:val="22"/>
          <w:szCs w:val="22"/>
          <w:lang w:val="en-GB" w:eastAsia="en-GB"/>
        </w:rPr>
      </w:pPr>
      <w:del w:author="Tran Khanh Toan" w:date="2022-07-01T15:23:00Z" w:id="144">
        <w:r w:rsidRPr="00FD2AA9" w:rsidDel="00FD2AA9">
          <w:rPr>
            <w:rPrChange w:author="Tran Khanh Toan" w:date="2022-07-01T15:23:00Z" w:id="145">
              <w:rPr>
                <w:rStyle w:val="Hyperlink"/>
                <w:noProof/>
              </w:rPr>
            </w:rPrChange>
          </w:rPr>
          <w:lastRenderedPageBreak/>
          <w:delText>Bảng 7.21 Bảng mô tả tham số trong luồng điều khiển sửa cấu hình Rule Port Forwarding</w:delText>
        </w:r>
        <w:r w:rsidDel="00FD2AA9">
          <w:rPr>
            <w:noProof/>
            <w:webHidden/>
          </w:rPr>
          <w:tab/>
        </w:r>
        <w:r w:rsidDel="00FD2AA9">
          <w:rPr>
            <w:noProof/>
            <w:webHidden/>
          </w:rPr>
          <w:delText>86</w:delText>
        </w:r>
      </w:del>
    </w:p>
    <w:p w:rsidR="000359A1" w:rsidDel="00FD2AA9" w:rsidRDefault="000359A1" w14:paraId="2353B773" w14:textId="214524D9">
      <w:pPr>
        <w:pStyle w:val="TableofFigures"/>
        <w:tabs>
          <w:tab w:val="right" w:leader="dot" w:pos="9225"/>
        </w:tabs>
        <w:rPr>
          <w:del w:author="Tran Khanh Toan" w:date="2022-07-01T15:23:00Z" w:id="146"/>
          <w:rFonts w:asciiTheme="minorHAnsi" w:hAnsiTheme="minorHAnsi" w:eastAsiaTheme="minorEastAsia" w:cstheme="minorBidi"/>
          <w:noProof/>
          <w:sz w:val="22"/>
          <w:szCs w:val="22"/>
          <w:lang w:val="en-GB" w:eastAsia="en-GB"/>
        </w:rPr>
      </w:pPr>
      <w:del w:author="Tran Khanh Toan" w:date="2022-07-01T15:23:00Z" w:id="147">
        <w:r w:rsidRPr="00FD2AA9" w:rsidDel="00FD2AA9">
          <w:rPr>
            <w:rPrChange w:author="Tran Khanh Toan" w:date="2022-07-01T15:23:00Z" w:id="148">
              <w:rPr>
                <w:rStyle w:val="Hyperlink"/>
                <w:noProof/>
              </w:rPr>
            </w:rPrChange>
          </w:rPr>
          <w:delText>Bảng 7.22 Bảng mô tả tham số trong luồng điều khiển xóa cấu hình Rule Port Forwarding</w:delText>
        </w:r>
        <w:r w:rsidDel="00FD2AA9">
          <w:rPr>
            <w:noProof/>
            <w:webHidden/>
          </w:rPr>
          <w:tab/>
        </w:r>
        <w:r w:rsidDel="00FD2AA9">
          <w:rPr>
            <w:noProof/>
            <w:webHidden/>
          </w:rPr>
          <w:delText>89</w:delText>
        </w:r>
      </w:del>
    </w:p>
    <w:p w:rsidR="000359A1" w:rsidDel="00FD2AA9" w:rsidRDefault="000359A1" w14:paraId="5DB1757E" w14:textId="133082C7">
      <w:pPr>
        <w:pStyle w:val="TableofFigures"/>
        <w:tabs>
          <w:tab w:val="right" w:leader="dot" w:pos="9225"/>
        </w:tabs>
        <w:rPr>
          <w:del w:author="Tran Khanh Toan" w:date="2022-07-01T15:23:00Z" w:id="149"/>
          <w:rFonts w:asciiTheme="minorHAnsi" w:hAnsiTheme="minorHAnsi" w:eastAsiaTheme="minorEastAsia" w:cstheme="minorBidi"/>
          <w:noProof/>
          <w:sz w:val="22"/>
          <w:szCs w:val="22"/>
          <w:lang w:val="en-GB" w:eastAsia="en-GB"/>
        </w:rPr>
      </w:pPr>
      <w:del w:author="Tran Khanh Toan" w:date="2022-07-01T15:23:00Z" w:id="150">
        <w:r w:rsidRPr="00FD2AA9" w:rsidDel="00FD2AA9">
          <w:rPr>
            <w:rPrChange w:author="Tran Khanh Toan" w:date="2022-07-01T15:23:00Z" w:id="151">
              <w:rPr>
                <w:rStyle w:val="Hyperlink"/>
                <w:noProof/>
              </w:rPr>
            </w:rPrChange>
          </w:rPr>
          <w:delText>Bảng 7.23 Bảng mô tả tham số trong luồng điều khiển đổi mật khẩu truy cập</w:delText>
        </w:r>
        <w:r w:rsidDel="00FD2AA9">
          <w:rPr>
            <w:noProof/>
            <w:webHidden/>
          </w:rPr>
          <w:tab/>
        </w:r>
        <w:r w:rsidDel="00FD2AA9">
          <w:rPr>
            <w:noProof/>
            <w:webHidden/>
          </w:rPr>
          <w:delText>91</w:delText>
        </w:r>
      </w:del>
    </w:p>
    <w:p w:rsidR="000359A1" w:rsidDel="00FD2AA9" w:rsidRDefault="000359A1" w14:paraId="7BF53DE2" w14:textId="5F6CBB52">
      <w:pPr>
        <w:pStyle w:val="TableofFigures"/>
        <w:tabs>
          <w:tab w:val="right" w:leader="dot" w:pos="9225"/>
        </w:tabs>
        <w:rPr>
          <w:del w:author="Tran Khanh Toan" w:date="2022-07-01T15:23:00Z" w:id="152"/>
          <w:rFonts w:asciiTheme="minorHAnsi" w:hAnsiTheme="minorHAnsi" w:eastAsiaTheme="minorEastAsia" w:cstheme="minorBidi"/>
          <w:noProof/>
          <w:sz w:val="22"/>
          <w:szCs w:val="22"/>
          <w:lang w:val="en-GB" w:eastAsia="en-GB"/>
        </w:rPr>
      </w:pPr>
      <w:del w:author="Tran Khanh Toan" w:date="2022-07-01T15:23:00Z" w:id="153">
        <w:r w:rsidRPr="00FD2AA9" w:rsidDel="00FD2AA9">
          <w:rPr>
            <w:rPrChange w:author="Tran Khanh Toan" w:date="2022-07-01T15:23:00Z" w:id="154">
              <w:rPr>
                <w:rStyle w:val="Hyperlink"/>
                <w:noProof/>
              </w:rPr>
            </w:rPrChange>
          </w:rPr>
          <w:delText>Bảng 7.24 Bảng mô tả tham số trong luồng điều khiển lấy thông tin cấu hình Parental Control hiện tại</w:delText>
        </w:r>
        <w:r w:rsidDel="00FD2AA9">
          <w:rPr>
            <w:noProof/>
            <w:webHidden/>
          </w:rPr>
          <w:tab/>
        </w:r>
        <w:r w:rsidDel="00FD2AA9">
          <w:rPr>
            <w:noProof/>
            <w:webHidden/>
          </w:rPr>
          <w:delText>94</w:delText>
        </w:r>
      </w:del>
    </w:p>
    <w:p w:rsidR="000359A1" w:rsidDel="00FD2AA9" w:rsidRDefault="000359A1" w14:paraId="0A540283" w14:textId="0A729D2D">
      <w:pPr>
        <w:pStyle w:val="TableofFigures"/>
        <w:tabs>
          <w:tab w:val="right" w:leader="dot" w:pos="9225"/>
        </w:tabs>
        <w:rPr>
          <w:del w:author="Tran Khanh Toan" w:date="2022-07-01T15:23:00Z" w:id="155"/>
          <w:rFonts w:asciiTheme="minorHAnsi" w:hAnsiTheme="minorHAnsi" w:eastAsiaTheme="minorEastAsia" w:cstheme="minorBidi"/>
          <w:noProof/>
          <w:sz w:val="22"/>
          <w:szCs w:val="22"/>
          <w:lang w:val="en-GB" w:eastAsia="en-GB"/>
        </w:rPr>
      </w:pPr>
      <w:del w:author="Tran Khanh Toan" w:date="2022-07-01T15:23:00Z" w:id="156">
        <w:r w:rsidRPr="00FD2AA9" w:rsidDel="00FD2AA9">
          <w:rPr>
            <w:rPrChange w:author="Tran Khanh Toan" w:date="2022-07-01T15:23:00Z" w:id="157">
              <w:rPr>
                <w:rStyle w:val="Hyperlink"/>
                <w:noProof/>
              </w:rPr>
            </w:rPrChange>
          </w:rPr>
          <w:delText>Bảng 7.25 Bảng mô tả tham số trong luồng điều khiển thay đổi thông tin cấu hình Parental Control</w:delText>
        </w:r>
        <w:r w:rsidDel="00FD2AA9">
          <w:rPr>
            <w:noProof/>
            <w:webHidden/>
          </w:rPr>
          <w:tab/>
        </w:r>
        <w:r w:rsidDel="00FD2AA9">
          <w:rPr>
            <w:noProof/>
            <w:webHidden/>
          </w:rPr>
          <w:delText>97</w:delText>
        </w:r>
      </w:del>
    </w:p>
    <w:p w:rsidR="000359A1" w:rsidDel="00FD2AA9" w:rsidRDefault="000359A1" w14:paraId="53F1155C" w14:textId="68729D31">
      <w:pPr>
        <w:pStyle w:val="TableofFigures"/>
        <w:tabs>
          <w:tab w:val="right" w:leader="dot" w:pos="9225"/>
        </w:tabs>
        <w:rPr>
          <w:del w:author="Tran Khanh Toan" w:date="2022-07-01T15:23:00Z" w:id="158"/>
          <w:rFonts w:asciiTheme="minorHAnsi" w:hAnsiTheme="minorHAnsi" w:eastAsiaTheme="minorEastAsia" w:cstheme="minorBidi"/>
          <w:noProof/>
          <w:sz w:val="22"/>
          <w:szCs w:val="22"/>
          <w:lang w:val="en-GB" w:eastAsia="en-GB"/>
        </w:rPr>
      </w:pPr>
      <w:del w:author="Tran Khanh Toan" w:date="2022-07-01T15:23:00Z" w:id="159">
        <w:r w:rsidRPr="00FD2AA9" w:rsidDel="00FD2AA9">
          <w:rPr>
            <w:rPrChange w:author="Tran Khanh Toan" w:date="2022-07-01T15:23:00Z" w:id="160">
              <w:rPr>
                <w:rStyle w:val="Hyperlink"/>
                <w:noProof/>
              </w:rPr>
            </w:rPrChange>
          </w:rPr>
          <w:delText>Bảng 7.26 Bảng mô tả tham số trong luồng điều khiển lấy thông tin cấu hình Wifi Scheduling</w:delText>
        </w:r>
        <w:r w:rsidDel="00FD2AA9">
          <w:rPr>
            <w:noProof/>
            <w:webHidden/>
          </w:rPr>
          <w:tab/>
        </w:r>
        <w:r w:rsidDel="00FD2AA9">
          <w:rPr>
            <w:noProof/>
            <w:webHidden/>
          </w:rPr>
          <w:delText>101</w:delText>
        </w:r>
      </w:del>
    </w:p>
    <w:p w:rsidR="000359A1" w:rsidDel="00FD2AA9" w:rsidRDefault="000359A1" w14:paraId="62CD45FC" w14:textId="11997C21">
      <w:pPr>
        <w:pStyle w:val="TableofFigures"/>
        <w:tabs>
          <w:tab w:val="right" w:leader="dot" w:pos="9225"/>
        </w:tabs>
        <w:rPr>
          <w:del w:author="Tran Khanh Toan" w:date="2022-07-01T15:23:00Z" w:id="161"/>
          <w:rFonts w:asciiTheme="minorHAnsi" w:hAnsiTheme="minorHAnsi" w:eastAsiaTheme="minorEastAsia" w:cstheme="minorBidi"/>
          <w:noProof/>
          <w:sz w:val="22"/>
          <w:szCs w:val="22"/>
          <w:lang w:val="en-GB" w:eastAsia="en-GB"/>
        </w:rPr>
      </w:pPr>
      <w:del w:author="Tran Khanh Toan" w:date="2022-07-01T15:23:00Z" w:id="162">
        <w:r w:rsidRPr="00FD2AA9" w:rsidDel="00FD2AA9">
          <w:rPr>
            <w:rPrChange w:author="Tran Khanh Toan" w:date="2022-07-01T15:23:00Z" w:id="163">
              <w:rPr>
                <w:rStyle w:val="Hyperlink"/>
                <w:noProof/>
              </w:rPr>
            </w:rPrChange>
          </w:rPr>
          <w:delText>Bảng 7.27 Bảng mô tả tham số trong luồng điều khiển thay đổi thông tin cấu hình Wireless Scheduling</w:delText>
        </w:r>
        <w:r w:rsidDel="00FD2AA9">
          <w:rPr>
            <w:noProof/>
            <w:webHidden/>
          </w:rPr>
          <w:tab/>
        </w:r>
        <w:r w:rsidDel="00FD2AA9">
          <w:rPr>
            <w:noProof/>
            <w:webHidden/>
          </w:rPr>
          <w:delText>105</w:delText>
        </w:r>
      </w:del>
    </w:p>
    <w:p w:rsidR="000359A1" w:rsidDel="00FD2AA9" w:rsidRDefault="000359A1" w14:paraId="7802AD09" w14:textId="6D6D8910">
      <w:pPr>
        <w:pStyle w:val="TableofFigures"/>
        <w:tabs>
          <w:tab w:val="right" w:leader="dot" w:pos="9225"/>
        </w:tabs>
        <w:rPr>
          <w:del w:author="Tran Khanh Toan" w:date="2022-07-01T15:23:00Z" w:id="164"/>
          <w:rFonts w:asciiTheme="minorHAnsi" w:hAnsiTheme="minorHAnsi" w:eastAsiaTheme="minorEastAsia" w:cstheme="minorBidi"/>
          <w:noProof/>
          <w:sz w:val="22"/>
          <w:szCs w:val="22"/>
          <w:lang w:val="en-GB" w:eastAsia="en-GB"/>
        </w:rPr>
      </w:pPr>
      <w:del w:author="Tran Khanh Toan" w:date="2022-07-01T15:23:00Z" w:id="165">
        <w:r w:rsidRPr="00FD2AA9" w:rsidDel="00FD2AA9">
          <w:rPr>
            <w:rPrChange w:author="Tran Khanh Toan" w:date="2022-07-01T15:23:00Z" w:id="166">
              <w:rPr>
                <w:rStyle w:val="Hyperlink"/>
                <w:noProof/>
              </w:rPr>
            </w:rPrChange>
          </w:rPr>
          <w:delText>Bảng 7.28 Bảng mô tả tham số trong luồng điều khiển lấy thông tin thiết bị mạng</w:delText>
        </w:r>
        <w:r w:rsidDel="00FD2AA9">
          <w:rPr>
            <w:noProof/>
            <w:webHidden/>
          </w:rPr>
          <w:tab/>
        </w:r>
        <w:r w:rsidDel="00FD2AA9">
          <w:rPr>
            <w:noProof/>
            <w:webHidden/>
          </w:rPr>
          <w:delText>107</w:delText>
        </w:r>
      </w:del>
    </w:p>
    <w:p w:rsidR="000359A1" w:rsidDel="00FD2AA9" w:rsidRDefault="000359A1" w14:paraId="19B51FF8" w14:textId="62F29374">
      <w:pPr>
        <w:pStyle w:val="TableofFigures"/>
        <w:tabs>
          <w:tab w:val="right" w:leader="dot" w:pos="9225"/>
        </w:tabs>
        <w:rPr>
          <w:del w:author="Tran Khanh Toan" w:date="2022-07-01T15:23:00Z" w:id="167"/>
          <w:rFonts w:asciiTheme="minorHAnsi" w:hAnsiTheme="minorHAnsi" w:eastAsiaTheme="minorEastAsia" w:cstheme="minorBidi"/>
          <w:noProof/>
          <w:sz w:val="22"/>
          <w:szCs w:val="22"/>
          <w:lang w:val="en-GB" w:eastAsia="en-GB"/>
        </w:rPr>
      </w:pPr>
      <w:del w:author="Tran Khanh Toan" w:date="2022-07-01T15:23:00Z" w:id="168">
        <w:r w:rsidRPr="00FD2AA9" w:rsidDel="00FD2AA9">
          <w:rPr>
            <w:rPrChange w:author="Tran Khanh Toan" w:date="2022-07-01T15:23:00Z" w:id="169">
              <w:rPr>
                <w:rStyle w:val="Hyperlink"/>
                <w:noProof/>
              </w:rPr>
            </w:rPrChange>
          </w:rPr>
          <w:delText>Bảng 7.29 Bảng mô tả tham số trong luồng điều khiển lấy thông tin mạng</w:delText>
        </w:r>
        <w:r w:rsidDel="00FD2AA9">
          <w:rPr>
            <w:noProof/>
            <w:webHidden/>
          </w:rPr>
          <w:tab/>
        </w:r>
        <w:r w:rsidDel="00FD2AA9">
          <w:rPr>
            <w:noProof/>
            <w:webHidden/>
          </w:rPr>
          <w:delText>110</w:delText>
        </w:r>
      </w:del>
    </w:p>
    <w:p w:rsidR="000359A1" w:rsidDel="00FD2AA9" w:rsidRDefault="000359A1" w14:paraId="54981D92" w14:textId="0033154A">
      <w:pPr>
        <w:pStyle w:val="TableofFigures"/>
        <w:tabs>
          <w:tab w:val="right" w:leader="dot" w:pos="9225"/>
        </w:tabs>
        <w:rPr>
          <w:del w:author="Tran Khanh Toan" w:date="2022-07-01T15:23:00Z" w:id="170"/>
          <w:rFonts w:asciiTheme="minorHAnsi" w:hAnsiTheme="minorHAnsi" w:eastAsiaTheme="minorEastAsia" w:cstheme="minorBidi"/>
          <w:noProof/>
          <w:sz w:val="22"/>
          <w:szCs w:val="22"/>
          <w:lang w:val="en-GB" w:eastAsia="en-GB"/>
        </w:rPr>
      </w:pPr>
      <w:del w:author="Tran Khanh Toan" w:date="2022-07-01T15:23:00Z" w:id="171">
        <w:r w:rsidRPr="00FD2AA9" w:rsidDel="00FD2AA9">
          <w:rPr>
            <w:rPrChange w:author="Tran Khanh Toan" w:date="2022-07-01T15:23:00Z" w:id="172">
              <w:rPr>
                <w:rStyle w:val="Hyperlink"/>
                <w:noProof/>
              </w:rPr>
            </w:rPrChange>
          </w:rPr>
          <w:delText>Bảng 7.30 Bảng mô tả tham số trong luồng điều khiển lấy thông tin thiết bị khách</w:delText>
        </w:r>
        <w:r w:rsidDel="00FD2AA9">
          <w:rPr>
            <w:noProof/>
            <w:webHidden/>
          </w:rPr>
          <w:tab/>
        </w:r>
        <w:r w:rsidDel="00FD2AA9">
          <w:rPr>
            <w:noProof/>
            <w:webHidden/>
          </w:rPr>
          <w:delText>113</w:delText>
        </w:r>
      </w:del>
    </w:p>
    <w:p w:rsidR="000359A1" w:rsidDel="00FD2AA9" w:rsidRDefault="000359A1" w14:paraId="6AB357E2" w14:textId="3504E934">
      <w:pPr>
        <w:pStyle w:val="TableofFigures"/>
        <w:tabs>
          <w:tab w:val="right" w:leader="dot" w:pos="9225"/>
        </w:tabs>
        <w:rPr>
          <w:del w:author="Tran Khanh Toan" w:date="2022-07-01T15:23:00Z" w:id="173"/>
          <w:rFonts w:asciiTheme="minorHAnsi" w:hAnsiTheme="minorHAnsi" w:eastAsiaTheme="minorEastAsia" w:cstheme="minorBidi"/>
          <w:noProof/>
          <w:sz w:val="22"/>
          <w:szCs w:val="22"/>
          <w:lang w:val="en-GB" w:eastAsia="en-GB"/>
        </w:rPr>
      </w:pPr>
      <w:del w:author="Tran Khanh Toan" w:date="2022-07-01T15:23:00Z" w:id="174">
        <w:r w:rsidRPr="00FD2AA9" w:rsidDel="00FD2AA9">
          <w:rPr>
            <w:rPrChange w:author="Tran Khanh Toan" w:date="2022-07-01T15:23:00Z" w:id="175">
              <w:rPr>
                <w:rStyle w:val="Hyperlink"/>
                <w:noProof/>
              </w:rPr>
            </w:rPrChange>
          </w:rPr>
          <w:delText>Bảng 7.31 Bảng mô tả tham số trong luồng điều khiển Ping</w:delText>
        </w:r>
        <w:r w:rsidDel="00FD2AA9">
          <w:rPr>
            <w:noProof/>
            <w:webHidden/>
          </w:rPr>
          <w:tab/>
        </w:r>
        <w:r w:rsidDel="00FD2AA9">
          <w:rPr>
            <w:noProof/>
            <w:webHidden/>
          </w:rPr>
          <w:delText>116</w:delText>
        </w:r>
      </w:del>
    </w:p>
    <w:p w:rsidR="000359A1" w:rsidDel="00FD2AA9" w:rsidRDefault="000359A1" w14:paraId="7D3F5DE0" w14:textId="2A3BA1D9">
      <w:pPr>
        <w:pStyle w:val="TableofFigures"/>
        <w:tabs>
          <w:tab w:val="right" w:leader="dot" w:pos="9225"/>
        </w:tabs>
        <w:rPr>
          <w:del w:author="Tran Khanh Toan" w:date="2022-07-01T15:23:00Z" w:id="176"/>
          <w:rFonts w:asciiTheme="minorHAnsi" w:hAnsiTheme="minorHAnsi" w:eastAsiaTheme="minorEastAsia" w:cstheme="minorBidi"/>
          <w:noProof/>
          <w:sz w:val="22"/>
          <w:szCs w:val="22"/>
          <w:lang w:val="en-GB" w:eastAsia="en-GB"/>
        </w:rPr>
      </w:pPr>
      <w:del w:author="Tran Khanh Toan" w:date="2022-07-01T15:23:00Z" w:id="177">
        <w:r w:rsidRPr="00FD2AA9" w:rsidDel="00FD2AA9">
          <w:rPr>
            <w:rPrChange w:author="Tran Khanh Toan" w:date="2022-07-01T15:23:00Z" w:id="178">
              <w:rPr>
                <w:rStyle w:val="Hyperlink"/>
                <w:noProof/>
              </w:rPr>
            </w:rPrChange>
          </w:rPr>
          <w:delText>Bảng 7.32 Bảng mô tả tham số trong luồng điều khiển Trace</w:delText>
        </w:r>
        <w:r w:rsidDel="00FD2AA9">
          <w:rPr>
            <w:noProof/>
            <w:webHidden/>
          </w:rPr>
          <w:tab/>
        </w:r>
        <w:r w:rsidDel="00FD2AA9">
          <w:rPr>
            <w:noProof/>
            <w:webHidden/>
          </w:rPr>
          <w:delText>119</w:delText>
        </w:r>
      </w:del>
    </w:p>
    <w:p w:rsidR="000359A1" w:rsidDel="00FD2AA9" w:rsidRDefault="000359A1" w14:paraId="03016658" w14:textId="66EDBDA5">
      <w:pPr>
        <w:pStyle w:val="TableofFigures"/>
        <w:tabs>
          <w:tab w:val="right" w:leader="dot" w:pos="9225"/>
        </w:tabs>
        <w:rPr>
          <w:del w:author="Tran Khanh Toan" w:date="2022-07-01T15:23:00Z" w:id="179"/>
          <w:rFonts w:asciiTheme="minorHAnsi" w:hAnsiTheme="minorHAnsi" w:eastAsiaTheme="minorEastAsia" w:cstheme="minorBidi"/>
          <w:noProof/>
          <w:sz w:val="22"/>
          <w:szCs w:val="22"/>
          <w:lang w:val="en-GB" w:eastAsia="en-GB"/>
        </w:rPr>
      </w:pPr>
      <w:del w:author="Tran Khanh Toan" w:date="2022-07-01T15:23:00Z" w:id="180">
        <w:r w:rsidRPr="00FD2AA9" w:rsidDel="00FD2AA9">
          <w:rPr>
            <w:rPrChange w:author="Tran Khanh Toan" w:date="2022-07-01T15:23:00Z" w:id="181">
              <w:rPr>
                <w:rStyle w:val="Hyperlink"/>
                <w:noProof/>
              </w:rPr>
            </w:rPrChange>
          </w:rPr>
          <w:delText>Bảng 7.33 Bảng mô tả tham số trong luồng điều khiển Speedtest</w:delText>
        </w:r>
        <w:r w:rsidDel="00FD2AA9">
          <w:rPr>
            <w:noProof/>
            <w:webHidden/>
          </w:rPr>
          <w:tab/>
        </w:r>
        <w:r w:rsidDel="00FD2AA9">
          <w:rPr>
            <w:noProof/>
            <w:webHidden/>
          </w:rPr>
          <w:delText>122</w:delText>
        </w:r>
      </w:del>
    </w:p>
    <w:p w:rsidR="005F7785" w:rsidRDefault="002E5CA8" w14:paraId="5648C6C1" w14:textId="21CA1683">
      <w:pPr>
        <w:pStyle w:val="TableofFigures"/>
        <w:tabs>
          <w:tab w:val="right" w:leader="dot" w:pos="9225"/>
        </w:tabs>
        <w:rPr>
          <w:ins w:author="toantk" w:date="2022-08-04T18:03:00Z" w:id="182"/>
          <w:rFonts w:asciiTheme="minorHAnsi" w:hAnsiTheme="minorHAnsi" w:eastAsiaTheme="minorEastAsia" w:cstheme="minorBidi"/>
          <w:noProof/>
          <w:sz w:val="22"/>
          <w:szCs w:val="22"/>
        </w:rPr>
      </w:pPr>
      <w:del w:author="Tran Khanh Toan" w:date="2022-07-01T15:51:00Z" w:id="183">
        <w:r w:rsidDel="00866580">
          <w:rPr>
            <w:rStyle w:val="st"/>
            <w:rFonts w:cs="Times New Roman"/>
            <w:b/>
            <w:szCs w:val="26"/>
          </w:rPr>
          <w:fldChar w:fldCharType="end"/>
        </w:r>
      </w:del>
      <w:ins w:author="Tran Khanh Toan" w:date="2022-07-01T15:51:00Z" w:id="184">
        <w:r w:rsidR="00866580">
          <w:rPr>
            <w:rStyle w:val="st"/>
            <w:rFonts w:cs="Times New Roman"/>
            <w:b/>
            <w:szCs w:val="26"/>
          </w:rPr>
          <w:fldChar w:fldCharType="begin"/>
        </w:r>
        <w:r w:rsidR="00866580">
          <w:rPr>
            <w:rStyle w:val="st"/>
            <w:rFonts w:cs="Times New Roman"/>
            <w:b/>
            <w:szCs w:val="26"/>
          </w:rPr>
          <w:instrText xml:space="preserve"> TOC \h \z \c "Bảng" </w:instrText>
        </w:r>
      </w:ins>
      <w:r w:rsidR="00866580">
        <w:rPr>
          <w:rStyle w:val="st"/>
          <w:rFonts w:cs="Times New Roman"/>
          <w:b/>
          <w:szCs w:val="26"/>
        </w:rPr>
        <w:fldChar w:fldCharType="separate"/>
      </w:r>
      <w:ins w:author="toantk" w:date="2022-08-04T18:03:00Z" w:id="185">
        <w:r w:rsidRPr="001229C9" w:rsidR="005F7785">
          <w:rPr>
            <w:rStyle w:val="Hyperlink"/>
            <w:noProof/>
          </w:rPr>
          <w:fldChar w:fldCharType="begin"/>
        </w:r>
        <w:r w:rsidRPr="001229C9" w:rsidR="005F7785">
          <w:rPr>
            <w:rStyle w:val="Hyperlink"/>
            <w:noProof/>
          </w:rPr>
          <w:instrText xml:space="preserve"> </w:instrText>
        </w:r>
        <w:r w:rsidR="005F7785">
          <w:rPr>
            <w:noProof/>
          </w:rPr>
          <w:instrText>HYPERLINK \l "_Toc110529149"</w:instrText>
        </w:r>
        <w:r w:rsidRPr="001229C9" w:rsidR="005F7785">
          <w:rPr>
            <w:rStyle w:val="Hyperlink"/>
            <w:noProof/>
          </w:rPr>
          <w:instrText xml:space="preserve"> </w:instrText>
        </w:r>
        <w:r w:rsidRPr="001229C9" w:rsidR="005F7785">
          <w:rPr>
            <w:rStyle w:val="Hyperlink"/>
            <w:noProof/>
          </w:rPr>
          <w:fldChar w:fldCharType="separate"/>
        </w:r>
        <w:r w:rsidRPr="001229C9" w:rsidR="005F7785">
          <w:rPr>
            <w:rStyle w:val="Hyperlink"/>
            <w:noProof/>
          </w:rPr>
          <w:t>Bảng 6.1 Bảng mô tả các chức năng</w:t>
        </w:r>
        <w:r w:rsidR="005F7785">
          <w:rPr>
            <w:noProof/>
            <w:webHidden/>
          </w:rPr>
          <w:tab/>
        </w:r>
        <w:r w:rsidR="005F7785">
          <w:rPr>
            <w:noProof/>
            <w:webHidden/>
          </w:rPr>
          <w:fldChar w:fldCharType="begin"/>
        </w:r>
        <w:r w:rsidR="005F7785">
          <w:rPr>
            <w:noProof/>
            <w:webHidden/>
          </w:rPr>
          <w:instrText xml:space="preserve"> PAGEREF _Toc110529149 \h </w:instrText>
        </w:r>
      </w:ins>
      <w:r w:rsidR="005F7785">
        <w:rPr>
          <w:noProof/>
          <w:webHidden/>
        </w:rPr>
      </w:r>
      <w:r w:rsidR="005F7785">
        <w:rPr>
          <w:noProof/>
          <w:webHidden/>
        </w:rPr>
        <w:fldChar w:fldCharType="separate"/>
      </w:r>
      <w:r w:rsidR="00533729">
        <w:rPr>
          <w:noProof/>
          <w:webHidden/>
        </w:rPr>
        <w:t>15</w:t>
      </w:r>
      <w:ins w:author="toantk" w:date="2022-08-04T18:03:00Z" w:id="186">
        <w:r w:rsidR="005F7785">
          <w:rPr>
            <w:noProof/>
            <w:webHidden/>
          </w:rPr>
          <w:fldChar w:fldCharType="end"/>
        </w:r>
        <w:r w:rsidRPr="001229C9" w:rsidR="005F7785">
          <w:rPr>
            <w:rStyle w:val="Hyperlink"/>
            <w:noProof/>
          </w:rPr>
          <w:fldChar w:fldCharType="end"/>
        </w:r>
      </w:ins>
    </w:p>
    <w:p w:rsidR="005F7785" w:rsidRDefault="005F7785" w14:paraId="40FDAD49" w14:textId="66D6DF07">
      <w:pPr>
        <w:pStyle w:val="TableofFigures"/>
        <w:tabs>
          <w:tab w:val="right" w:leader="dot" w:pos="9225"/>
        </w:tabs>
        <w:rPr>
          <w:ins w:author="toantk" w:date="2022-08-04T18:03:00Z" w:id="187"/>
          <w:rFonts w:asciiTheme="minorHAnsi" w:hAnsiTheme="minorHAnsi" w:eastAsiaTheme="minorEastAsia" w:cstheme="minorBidi"/>
          <w:noProof/>
          <w:sz w:val="22"/>
          <w:szCs w:val="22"/>
        </w:rPr>
      </w:pPr>
      <w:ins w:author="toantk" w:date="2022-08-04T18:03:00Z" w:id="188">
        <w:r w:rsidRPr="001229C9">
          <w:rPr>
            <w:rStyle w:val="Hyperlink"/>
            <w:noProof/>
          </w:rPr>
          <w:fldChar w:fldCharType="begin"/>
        </w:r>
        <w:r w:rsidRPr="001229C9">
          <w:rPr>
            <w:rStyle w:val="Hyperlink"/>
            <w:noProof/>
          </w:rPr>
          <w:instrText xml:space="preserve"> </w:instrText>
        </w:r>
        <w:r>
          <w:rPr>
            <w:noProof/>
          </w:rPr>
          <w:instrText>HYPERLINK \l "_Toc110529150"</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7.1 Bảng mô tả tham số</w:t>
        </w:r>
        <w:r>
          <w:rPr>
            <w:noProof/>
            <w:webHidden/>
          </w:rPr>
          <w:tab/>
        </w:r>
        <w:r>
          <w:rPr>
            <w:noProof/>
            <w:webHidden/>
          </w:rPr>
          <w:fldChar w:fldCharType="begin"/>
        </w:r>
        <w:r>
          <w:rPr>
            <w:noProof/>
            <w:webHidden/>
          </w:rPr>
          <w:instrText xml:space="preserve"> PAGEREF _Toc110529150 \h </w:instrText>
        </w:r>
      </w:ins>
      <w:r>
        <w:rPr>
          <w:noProof/>
          <w:webHidden/>
        </w:rPr>
      </w:r>
      <w:r>
        <w:rPr>
          <w:noProof/>
          <w:webHidden/>
        </w:rPr>
        <w:fldChar w:fldCharType="separate"/>
      </w:r>
      <w:r w:rsidR="00533729">
        <w:rPr>
          <w:noProof/>
          <w:webHidden/>
        </w:rPr>
        <w:t>23</w:t>
      </w:r>
      <w:ins w:author="toantk" w:date="2022-08-04T18:03:00Z" w:id="189">
        <w:r>
          <w:rPr>
            <w:noProof/>
            <w:webHidden/>
          </w:rPr>
          <w:fldChar w:fldCharType="end"/>
        </w:r>
        <w:r w:rsidRPr="001229C9">
          <w:rPr>
            <w:rStyle w:val="Hyperlink"/>
            <w:noProof/>
          </w:rPr>
          <w:fldChar w:fldCharType="end"/>
        </w:r>
      </w:ins>
    </w:p>
    <w:p w:rsidR="005F7785" w:rsidRDefault="005F7785" w14:paraId="5EED94D2" w14:textId="42873C0F">
      <w:pPr>
        <w:pStyle w:val="TableofFigures"/>
        <w:tabs>
          <w:tab w:val="right" w:leader="dot" w:pos="9225"/>
        </w:tabs>
        <w:rPr>
          <w:ins w:author="toantk" w:date="2022-08-04T18:03:00Z" w:id="190"/>
          <w:rFonts w:asciiTheme="minorHAnsi" w:hAnsiTheme="minorHAnsi" w:eastAsiaTheme="minorEastAsia" w:cstheme="minorBidi"/>
          <w:noProof/>
          <w:sz w:val="22"/>
          <w:szCs w:val="22"/>
        </w:rPr>
      </w:pPr>
      <w:ins w:author="toantk" w:date="2022-08-04T18:03:00Z" w:id="191">
        <w:r w:rsidRPr="001229C9">
          <w:rPr>
            <w:rStyle w:val="Hyperlink"/>
            <w:noProof/>
          </w:rPr>
          <w:fldChar w:fldCharType="begin"/>
        </w:r>
        <w:r w:rsidRPr="001229C9">
          <w:rPr>
            <w:rStyle w:val="Hyperlink"/>
            <w:noProof/>
          </w:rPr>
          <w:instrText xml:space="preserve"> </w:instrText>
        </w:r>
        <w:r>
          <w:rPr>
            <w:noProof/>
          </w:rPr>
          <w:instrText>HYPERLINK \l "_Toc110529151"</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7.2 Bảng mô tả tham số sau khi Mobile App đăng nhập thành công vào thiết bị</w:t>
        </w:r>
        <w:r>
          <w:rPr>
            <w:noProof/>
            <w:webHidden/>
          </w:rPr>
          <w:tab/>
        </w:r>
        <w:r>
          <w:rPr>
            <w:noProof/>
            <w:webHidden/>
          </w:rPr>
          <w:fldChar w:fldCharType="begin"/>
        </w:r>
        <w:r>
          <w:rPr>
            <w:noProof/>
            <w:webHidden/>
          </w:rPr>
          <w:instrText xml:space="preserve"> PAGEREF _Toc110529151 \h </w:instrText>
        </w:r>
      </w:ins>
      <w:r>
        <w:rPr>
          <w:noProof/>
          <w:webHidden/>
        </w:rPr>
      </w:r>
      <w:r>
        <w:rPr>
          <w:noProof/>
          <w:webHidden/>
        </w:rPr>
        <w:fldChar w:fldCharType="separate"/>
      </w:r>
      <w:r w:rsidR="00533729">
        <w:rPr>
          <w:noProof/>
          <w:webHidden/>
        </w:rPr>
        <w:t>28</w:t>
      </w:r>
      <w:ins w:author="toantk" w:date="2022-08-04T18:03:00Z" w:id="192">
        <w:r>
          <w:rPr>
            <w:noProof/>
            <w:webHidden/>
          </w:rPr>
          <w:fldChar w:fldCharType="end"/>
        </w:r>
        <w:r w:rsidRPr="001229C9">
          <w:rPr>
            <w:rStyle w:val="Hyperlink"/>
            <w:noProof/>
          </w:rPr>
          <w:fldChar w:fldCharType="end"/>
        </w:r>
      </w:ins>
    </w:p>
    <w:p w:rsidR="005F7785" w:rsidRDefault="005F7785" w14:paraId="5B732B2E" w14:textId="01E71A89">
      <w:pPr>
        <w:pStyle w:val="TableofFigures"/>
        <w:tabs>
          <w:tab w:val="right" w:leader="dot" w:pos="9225"/>
        </w:tabs>
        <w:rPr>
          <w:ins w:author="toantk" w:date="2022-08-04T18:03:00Z" w:id="193"/>
          <w:rFonts w:asciiTheme="minorHAnsi" w:hAnsiTheme="minorHAnsi" w:eastAsiaTheme="minorEastAsia" w:cstheme="minorBidi"/>
          <w:noProof/>
          <w:sz w:val="22"/>
          <w:szCs w:val="22"/>
        </w:rPr>
      </w:pPr>
      <w:ins w:author="toantk" w:date="2022-08-04T18:03:00Z" w:id="194">
        <w:r w:rsidRPr="001229C9">
          <w:rPr>
            <w:rStyle w:val="Hyperlink"/>
            <w:noProof/>
          </w:rPr>
          <w:fldChar w:fldCharType="begin"/>
        </w:r>
        <w:r w:rsidRPr="001229C9">
          <w:rPr>
            <w:rStyle w:val="Hyperlink"/>
            <w:noProof/>
          </w:rPr>
          <w:instrText xml:space="preserve"> </w:instrText>
        </w:r>
        <w:r>
          <w:rPr>
            <w:noProof/>
          </w:rPr>
          <w:instrText>HYPERLINK \l "_Toc110529152"</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7.3 Bảng tham số trong luồng điều khiển lấy thông tin cấu hình SLID hiện tại trên thiết bị</w:t>
        </w:r>
        <w:r>
          <w:rPr>
            <w:noProof/>
            <w:webHidden/>
          </w:rPr>
          <w:tab/>
        </w:r>
        <w:r>
          <w:rPr>
            <w:noProof/>
            <w:webHidden/>
          </w:rPr>
          <w:fldChar w:fldCharType="begin"/>
        </w:r>
        <w:r>
          <w:rPr>
            <w:noProof/>
            <w:webHidden/>
          </w:rPr>
          <w:instrText xml:space="preserve"> PAGEREF _Toc110529152 \h </w:instrText>
        </w:r>
      </w:ins>
      <w:r>
        <w:rPr>
          <w:noProof/>
          <w:webHidden/>
        </w:rPr>
      </w:r>
      <w:r>
        <w:rPr>
          <w:noProof/>
          <w:webHidden/>
        </w:rPr>
        <w:fldChar w:fldCharType="separate"/>
      </w:r>
      <w:r w:rsidR="00533729">
        <w:rPr>
          <w:noProof/>
          <w:webHidden/>
        </w:rPr>
        <w:t>35</w:t>
      </w:r>
      <w:ins w:author="toantk" w:date="2022-08-04T18:03:00Z" w:id="195">
        <w:r>
          <w:rPr>
            <w:noProof/>
            <w:webHidden/>
          </w:rPr>
          <w:fldChar w:fldCharType="end"/>
        </w:r>
        <w:r w:rsidRPr="001229C9">
          <w:rPr>
            <w:rStyle w:val="Hyperlink"/>
            <w:noProof/>
          </w:rPr>
          <w:fldChar w:fldCharType="end"/>
        </w:r>
      </w:ins>
    </w:p>
    <w:p w:rsidR="005F7785" w:rsidRDefault="005F7785" w14:paraId="6C4C7D51" w14:textId="69C0A257">
      <w:pPr>
        <w:pStyle w:val="TableofFigures"/>
        <w:tabs>
          <w:tab w:val="right" w:leader="dot" w:pos="9225"/>
        </w:tabs>
        <w:rPr>
          <w:ins w:author="toantk" w:date="2022-08-04T18:03:00Z" w:id="196"/>
          <w:rFonts w:asciiTheme="minorHAnsi" w:hAnsiTheme="minorHAnsi" w:eastAsiaTheme="minorEastAsia" w:cstheme="minorBidi"/>
          <w:noProof/>
          <w:sz w:val="22"/>
          <w:szCs w:val="22"/>
        </w:rPr>
      </w:pPr>
      <w:ins w:author="toantk" w:date="2022-08-04T18:03:00Z" w:id="197">
        <w:r w:rsidRPr="001229C9">
          <w:rPr>
            <w:rStyle w:val="Hyperlink"/>
            <w:noProof/>
          </w:rPr>
          <w:fldChar w:fldCharType="begin"/>
        </w:r>
        <w:r w:rsidRPr="001229C9">
          <w:rPr>
            <w:rStyle w:val="Hyperlink"/>
            <w:noProof/>
          </w:rPr>
          <w:instrText xml:space="preserve"> </w:instrText>
        </w:r>
        <w:r>
          <w:rPr>
            <w:noProof/>
          </w:rPr>
          <w:instrText>HYPERLINK \l "_Toc110529153"</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7.4 Bảng mô tả tham số trong luồng điều khiển thay đổi cấu hình SLID</w:t>
        </w:r>
        <w:r>
          <w:rPr>
            <w:noProof/>
            <w:webHidden/>
          </w:rPr>
          <w:tab/>
        </w:r>
        <w:r>
          <w:rPr>
            <w:noProof/>
            <w:webHidden/>
          </w:rPr>
          <w:fldChar w:fldCharType="begin"/>
        </w:r>
        <w:r>
          <w:rPr>
            <w:noProof/>
            <w:webHidden/>
          </w:rPr>
          <w:instrText xml:space="preserve"> PAGEREF _Toc110529153 \h </w:instrText>
        </w:r>
      </w:ins>
      <w:r>
        <w:rPr>
          <w:noProof/>
          <w:webHidden/>
        </w:rPr>
      </w:r>
      <w:r>
        <w:rPr>
          <w:noProof/>
          <w:webHidden/>
        </w:rPr>
        <w:fldChar w:fldCharType="separate"/>
      </w:r>
      <w:r w:rsidR="00533729">
        <w:rPr>
          <w:noProof/>
          <w:webHidden/>
        </w:rPr>
        <w:t>37</w:t>
      </w:r>
      <w:ins w:author="toantk" w:date="2022-08-04T18:03:00Z" w:id="198">
        <w:r>
          <w:rPr>
            <w:noProof/>
            <w:webHidden/>
          </w:rPr>
          <w:fldChar w:fldCharType="end"/>
        </w:r>
        <w:r w:rsidRPr="001229C9">
          <w:rPr>
            <w:rStyle w:val="Hyperlink"/>
            <w:noProof/>
          </w:rPr>
          <w:fldChar w:fldCharType="end"/>
        </w:r>
      </w:ins>
    </w:p>
    <w:p w:rsidR="005F7785" w:rsidRDefault="005F7785" w14:paraId="4D70850F" w14:textId="6CBF65AA">
      <w:pPr>
        <w:pStyle w:val="TableofFigures"/>
        <w:tabs>
          <w:tab w:val="right" w:leader="dot" w:pos="9225"/>
        </w:tabs>
        <w:rPr>
          <w:ins w:author="toantk" w:date="2022-08-04T18:03:00Z" w:id="199"/>
          <w:rFonts w:asciiTheme="minorHAnsi" w:hAnsiTheme="minorHAnsi" w:eastAsiaTheme="minorEastAsia" w:cstheme="minorBidi"/>
          <w:noProof/>
          <w:sz w:val="22"/>
          <w:szCs w:val="22"/>
        </w:rPr>
      </w:pPr>
      <w:ins w:author="toantk" w:date="2022-08-04T18:03:00Z" w:id="200">
        <w:r w:rsidRPr="001229C9">
          <w:rPr>
            <w:rStyle w:val="Hyperlink"/>
            <w:noProof/>
          </w:rPr>
          <w:fldChar w:fldCharType="begin"/>
        </w:r>
        <w:r w:rsidRPr="001229C9">
          <w:rPr>
            <w:rStyle w:val="Hyperlink"/>
            <w:noProof/>
          </w:rPr>
          <w:instrText xml:space="preserve"> </w:instrText>
        </w:r>
        <w:r>
          <w:rPr>
            <w:noProof/>
          </w:rPr>
          <w:instrText>HYPERLINK \l "_Toc110529154"</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7.5 Bảng tham số trong luồng điều khiển lấy thông tin cấu hình OLT Model hiện tại trên thiết bị</w:t>
        </w:r>
        <w:r>
          <w:rPr>
            <w:noProof/>
            <w:webHidden/>
          </w:rPr>
          <w:tab/>
        </w:r>
        <w:r>
          <w:rPr>
            <w:noProof/>
            <w:webHidden/>
          </w:rPr>
          <w:fldChar w:fldCharType="begin"/>
        </w:r>
        <w:r>
          <w:rPr>
            <w:noProof/>
            <w:webHidden/>
          </w:rPr>
          <w:instrText xml:space="preserve"> PAGEREF _Toc110529154 \h </w:instrText>
        </w:r>
      </w:ins>
      <w:r>
        <w:rPr>
          <w:noProof/>
          <w:webHidden/>
        </w:rPr>
      </w:r>
      <w:r>
        <w:rPr>
          <w:noProof/>
          <w:webHidden/>
        </w:rPr>
        <w:fldChar w:fldCharType="separate"/>
      </w:r>
      <w:r w:rsidR="00533729">
        <w:rPr>
          <w:noProof/>
          <w:webHidden/>
        </w:rPr>
        <w:t>39</w:t>
      </w:r>
      <w:ins w:author="toantk" w:date="2022-08-04T18:03:00Z" w:id="201">
        <w:r>
          <w:rPr>
            <w:noProof/>
            <w:webHidden/>
          </w:rPr>
          <w:fldChar w:fldCharType="end"/>
        </w:r>
        <w:r w:rsidRPr="001229C9">
          <w:rPr>
            <w:rStyle w:val="Hyperlink"/>
            <w:noProof/>
          </w:rPr>
          <w:fldChar w:fldCharType="end"/>
        </w:r>
      </w:ins>
    </w:p>
    <w:p w:rsidR="005F7785" w:rsidRDefault="005F7785" w14:paraId="70AD7B5F" w14:textId="378EC169">
      <w:pPr>
        <w:pStyle w:val="TableofFigures"/>
        <w:tabs>
          <w:tab w:val="right" w:leader="dot" w:pos="9225"/>
        </w:tabs>
        <w:rPr>
          <w:ins w:author="toantk" w:date="2022-08-04T18:03:00Z" w:id="202"/>
          <w:rFonts w:asciiTheme="minorHAnsi" w:hAnsiTheme="minorHAnsi" w:eastAsiaTheme="minorEastAsia" w:cstheme="minorBidi"/>
          <w:noProof/>
          <w:sz w:val="22"/>
          <w:szCs w:val="22"/>
        </w:rPr>
      </w:pPr>
      <w:ins w:author="toantk" w:date="2022-08-04T18:03:00Z" w:id="203">
        <w:r w:rsidRPr="001229C9">
          <w:rPr>
            <w:rStyle w:val="Hyperlink"/>
            <w:noProof/>
          </w:rPr>
          <w:fldChar w:fldCharType="begin"/>
        </w:r>
        <w:r w:rsidRPr="001229C9">
          <w:rPr>
            <w:rStyle w:val="Hyperlink"/>
            <w:noProof/>
          </w:rPr>
          <w:instrText xml:space="preserve"> </w:instrText>
        </w:r>
        <w:r>
          <w:rPr>
            <w:noProof/>
          </w:rPr>
          <w:instrText>HYPERLINK \l "_Toc110529155"</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7.6 Bảng tham số trong luồng điều khiển thay đổi cấu hình OLT Model</w:t>
        </w:r>
        <w:r>
          <w:rPr>
            <w:noProof/>
            <w:webHidden/>
          </w:rPr>
          <w:tab/>
        </w:r>
        <w:r>
          <w:rPr>
            <w:noProof/>
            <w:webHidden/>
          </w:rPr>
          <w:fldChar w:fldCharType="begin"/>
        </w:r>
        <w:r>
          <w:rPr>
            <w:noProof/>
            <w:webHidden/>
          </w:rPr>
          <w:instrText xml:space="preserve"> PAGEREF _Toc110529155 \h </w:instrText>
        </w:r>
      </w:ins>
      <w:r>
        <w:rPr>
          <w:noProof/>
          <w:webHidden/>
        </w:rPr>
      </w:r>
      <w:r>
        <w:rPr>
          <w:noProof/>
          <w:webHidden/>
        </w:rPr>
        <w:fldChar w:fldCharType="separate"/>
      </w:r>
      <w:r w:rsidR="00533729">
        <w:rPr>
          <w:noProof/>
          <w:webHidden/>
        </w:rPr>
        <w:t>41</w:t>
      </w:r>
      <w:ins w:author="toantk" w:date="2022-08-04T18:03:00Z" w:id="204">
        <w:r>
          <w:rPr>
            <w:noProof/>
            <w:webHidden/>
          </w:rPr>
          <w:fldChar w:fldCharType="end"/>
        </w:r>
        <w:r w:rsidRPr="001229C9">
          <w:rPr>
            <w:rStyle w:val="Hyperlink"/>
            <w:noProof/>
          </w:rPr>
          <w:fldChar w:fldCharType="end"/>
        </w:r>
      </w:ins>
    </w:p>
    <w:p w:rsidR="005F7785" w:rsidRDefault="005F7785" w14:paraId="4A62CD11" w14:textId="339332BF">
      <w:pPr>
        <w:pStyle w:val="TableofFigures"/>
        <w:tabs>
          <w:tab w:val="right" w:leader="dot" w:pos="9225"/>
        </w:tabs>
        <w:rPr>
          <w:ins w:author="toantk" w:date="2022-08-04T18:03:00Z" w:id="205"/>
          <w:rFonts w:asciiTheme="minorHAnsi" w:hAnsiTheme="minorHAnsi" w:eastAsiaTheme="minorEastAsia" w:cstheme="minorBidi"/>
          <w:noProof/>
          <w:sz w:val="22"/>
          <w:szCs w:val="22"/>
        </w:rPr>
      </w:pPr>
      <w:ins w:author="toantk" w:date="2022-08-04T18:03:00Z" w:id="206">
        <w:r w:rsidRPr="001229C9">
          <w:rPr>
            <w:rStyle w:val="Hyperlink"/>
            <w:noProof/>
          </w:rPr>
          <w:fldChar w:fldCharType="begin"/>
        </w:r>
        <w:r w:rsidRPr="001229C9">
          <w:rPr>
            <w:rStyle w:val="Hyperlink"/>
            <w:noProof/>
          </w:rPr>
          <w:instrText xml:space="preserve"> </w:instrText>
        </w:r>
        <w:r>
          <w:rPr>
            <w:noProof/>
          </w:rPr>
          <w:instrText>HYPERLINK \l "_Toc110529156"</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7.7 Bảng mô tả tham số trong luồng điều khiển lấy thông tin cấu hình WAN hiện tại</w:t>
        </w:r>
        <w:r>
          <w:rPr>
            <w:noProof/>
            <w:webHidden/>
          </w:rPr>
          <w:tab/>
        </w:r>
        <w:r>
          <w:rPr>
            <w:noProof/>
            <w:webHidden/>
          </w:rPr>
          <w:fldChar w:fldCharType="begin"/>
        </w:r>
        <w:r>
          <w:rPr>
            <w:noProof/>
            <w:webHidden/>
          </w:rPr>
          <w:instrText xml:space="preserve"> PAGEREF _Toc110529156 \h </w:instrText>
        </w:r>
      </w:ins>
      <w:r>
        <w:rPr>
          <w:noProof/>
          <w:webHidden/>
        </w:rPr>
      </w:r>
      <w:r>
        <w:rPr>
          <w:noProof/>
          <w:webHidden/>
        </w:rPr>
        <w:fldChar w:fldCharType="separate"/>
      </w:r>
      <w:r w:rsidR="00533729">
        <w:rPr>
          <w:noProof/>
          <w:webHidden/>
        </w:rPr>
        <w:t>43</w:t>
      </w:r>
      <w:ins w:author="toantk" w:date="2022-08-04T18:03:00Z" w:id="207">
        <w:r>
          <w:rPr>
            <w:noProof/>
            <w:webHidden/>
          </w:rPr>
          <w:fldChar w:fldCharType="end"/>
        </w:r>
        <w:r w:rsidRPr="001229C9">
          <w:rPr>
            <w:rStyle w:val="Hyperlink"/>
            <w:noProof/>
          </w:rPr>
          <w:fldChar w:fldCharType="end"/>
        </w:r>
      </w:ins>
    </w:p>
    <w:p w:rsidR="005F7785" w:rsidRDefault="005F7785" w14:paraId="4B61F232" w14:textId="1ACF2BC7">
      <w:pPr>
        <w:pStyle w:val="TableofFigures"/>
        <w:tabs>
          <w:tab w:val="right" w:leader="dot" w:pos="9225"/>
        </w:tabs>
        <w:rPr>
          <w:ins w:author="toantk" w:date="2022-08-04T18:03:00Z" w:id="208"/>
          <w:rFonts w:asciiTheme="minorHAnsi" w:hAnsiTheme="minorHAnsi" w:eastAsiaTheme="minorEastAsia" w:cstheme="minorBidi"/>
          <w:noProof/>
          <w:sz w:val="22"/>
          <w:szCs w:val="22"/>
        </w:rPr>
      </w:pPr>
      <w:ins w:author="toantk" w:date="2022-08-04T18:03:00Z" w:id="209">
        <w:r w:rsidRPr="001229C9">
          <w:rPr>
            <w:rStyle w:val="Hyperlink"/>
            <w:noProof/>
          </w:rPr>
          <w:fldChar w:fldCharType="begin"/>
        </w:r>
        <w:r w:rsidRPr="001229C9">
          <w:rPr>
            <w:rStyle w:val="Hyperlink"/>
            <w:noProof/>
          </w:rPr>
          <w:instrText xml:space="preserve"> </w:instrText>
        </w:r>
        <w:r>
          <w:rPr>
            <w:noProof/>
          </w:rPr>
          <w:instrText>HYPERLINK \l "_Toc110529157"</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7.8 Bảng mô tả tham số trong luồng điều khiển lấy thông tin trạng thái WAN hiện tại</w:t>
        </w:r>
        <w:r>
          <w:rPr>
            <w:noProof/>
            <w:webHidden/>
          </w:rPr>
          <w:tab/>
        </w:r>
        <w:r>
          <w:rPr>
            <w:noProof/>
            <w:webHidden/>
          </w:rPr>
          <w:fldChar w:fldCharType="begin"/>
        </w:r>
        <w:r>
          <w:rPr>
            <w:noProof/>
            <w:webHidden/>
          </w:rPr>
          <w:instrText xml:space="preserve"> PAGEREF _Toc110529157 \h </w:instrText>
        </w:r>
      </w:ins>
      <w:r>
        <w:rPr>
          <w:noProof/>
          <w:webHidden/>
        </w:rPr>
      </w:r>
      <w:r>
        <w:rPr>
          <w:noProof/>
          <w:webHidden/>
        </w:rPr>
        <w:fldChar w:fldCharType="separate"/>
      </w:r>
      <w:r w:rsidR="00533729">
        <w:rPr>
          <w:noProof/>
          <w:webHidden/>
        </w:rPr>
        <w:t>46</w:t>
      </w:r>
      <w:ins w:author="toantk" w:date="2022-08-04T18:03:00Z" w:id="210">
        <w:r>
          <w:rPr>
            <w:noProof/>
            <w:webHidden/>
          </w:rPr>
          <w:fldChar w:fldCharType="end"/>
        </w:r>
        <w:r w:rsidRPr="001229C9">
          <w:rPr>
            <w:rStyle w:val="Hyperlink"/>
            <w:noProof/>
          </w:rPr>
          <w:fldChar w:fldCharType="end"/>
        </w:r>
      </w:ins>
    </w:p>
    <w:p w:rsidR="005F7785" w:rsidRDefault="005F7785" w14:paraId="07954D05" w14:textId="5FFB91A1">
      <w:pPr>
        <w:pStyle w:val="TableofFigures"/>
        <w:tabs>
          <w:tab w:val="right" w:leader="dot" w:pos="9225"/>
        </w:tabs>
        <w:rPr>
          <w:ins w:author="toantk" w:date="2022-08-04T18:03:00Z" w:id="211"/>
          <w:rFonts w:asciiTheme="minorHAnsi" w:hAnsiTheme="minorHAnsi" w:eastAsiaTheme="minorEastAsia" w:cstheme="minorBidi"/>
          <w:noProof/>
          <w:sz w:val="22"/>
          <w:szCs w:val="22"/>
        </w:rPr>
      </w:pPr>
      <w:ins w:author="toantk" w:date="2022-08-04T18:03:00Z" w:id="212">
        <w:r w:rsidRPr="001229C9">
          <w:rPr>
            <w:rStyle w:val="Hyperlink"/>
            <w:noProof/>
          </w:rPr>
          <w:fldChar w:fldCharType="begin"/>
        </w:r>
        <w:r w:rsidRPr="001229C9">
          <w:rPr>
            <w:rStyle w:val="Hyperlink"/>
            <w:noProof/>
          </w:rPr>
          <w:instrText xml:space="preserve"> </w:instrText>
        </w:r>
        <w:r>
          <w:rPr>
            <w:noProof/>
          </w:rPr>
          <w:instrText>HYPERLINK \l "_Toc110529158"</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7.9 Bảng mô tả tham số trong luồng điều khiển cấu hình tạo một WAN mới</w:t>
        </w:r>
        <w:r>
          <w:rPr>
            <w:noProof/>
            <w:webHidden/>
          </w:rPr>
          <w:tab/>
        </w:r>
        <w:r>
          <w:rPr>
            <w:noProof/>
            <w:webHidden/>
          </w:rPr>
          <w:fldChar w:fldCharType="begin"/>
        </w:r>
        <w:r>
          <w:rPr>
            <w:noProof/>
            <w:webHidden/>
          </w:rPr>
          <w:instrText xml:space="preserve"> PAGEREF _Toc110529158 \h </w:instrText>
        </w:r>
      </w:ins>
      <w:r>
        <w:rPr>
          <w:noProof/>
          <w:webHidden/>
        </w:rPr>
      </w:r>
      <w:r>
        <w:rPr>
          <w:noProof/>
          <w:webHidden/>
        </w:rPr>
        <w:fldChar w:fldCharType="separate"/>
      </w:r>
      <w:r w:rsidR="00533729">
        <w:rPr>
          <w:noProof/>
          <w:webHidden/>
        </w:rPr>
        <w:t>49</w:t>
      </w:r>
      <w:ins w:author="toantk" w:date="2022-08-04T18:03:00Z" w:id="213">
        <w:r>
          <w:rPr>
            <w:noProof/>
            <w:webHidden/>
          </w:rPr>
          <w:fldChar w:fldCharType="end"/>
        </w:r>
        <w:r w:rsidRPr="001229C9">
          <w:rPr>
            <w:rStyle w:val="Hyperlink"/>
            <w:noProof/>
          </w:rPr>
          <w:fldChar w:fldCharType="end"/>
        </w:r>
      </w:ins>
    </w:p>
    <w:p w:rsidR="005F7785" w:rsidRDefault="005F7785" w14:paraId="05B87F07" w14:textId="3E57E399">
      <w:pPr>
        <w:pStyle w:val="TableofFigures"/>
        <w:tabs>
          <w:tab w:val="right" w:leader="dot" w:pos="9225"/>
        </w:tabs>
        <w:rPr>
          <w:ins w:author="toantk" w:date="2022-08-04T18:03:00Z" w:id="214"/>
          <w:rFonts w:asciiTheme="minorHAnsi" w:hAnsiTheme="minorHAnsi" w:eastAsiaTheme="minorEastAsia" w:cstheme="minorBidi"/>
          <w:noProof/>
          <w:sz w:val="22"/>
          <w:szCs w:val="22"/>
        </w:rPr>
      </w:pPr>
      <w:ins w:author="toantk" w:date="2022-08-04T18:03:00Z" w:id="215">
        <w:r w:rsidRPr="001229C9">
          <w:rPr>
            <w:rStyle w:val="Hyperlink"/>
            <w:noProof/>
          </w:rPr>
          <w:fldChar w:fldCharType="begin"/>
        </w:r>
        <w:r w:rsidRPr="001229C9">
          <w:rPr>
            <w:rStyle w:val="Hyperlink"/>
            <w:noProof/>
          </w:rPr>
          <w:instrText xml:space="preserve"> </w:instrText>
        </w:r>
        <w:r>
          <w:rPr>
            <w:noProof/>
          </w:rPr>
          <w:instrText>HYPERLINK \l "_Toc110529159"</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7.10 Bảng mô tả tham số trong luồng điều khiển cấu hình sửa một WAN</w:t>
        </w:r>
        <w:r>
          <w:rPr>
            <w:noProof/>
            <w:webHidden/>
          </w:rPr>
          <w:tab/>
        </w:r>
        <w:r>
          <w:rPr>
            <w:noProof/>
            <w:webHidden/>
          </w:rPr>
          <w:fldChar w:fldCharType="begin"/>
        </w:r>
        <w:r>
          <w:rPr>
            <w:noProof/>
            <w:webHidden/>
          </w:rPr>
          <w:instrText xml:space="preserve"> PAGEREF _Toc110529159 \h </w:instrText>
        </w:r>
      </w:ins>
      <w:r>
        <w:rPr>
          <w:noProof/>
          <w:webHidden/>
        </w:rPr>
      </w:r>
      <w:r>
        <w:rPr>
          <w:noProof/>
          <w:webHidden/>
        </w:rPr>
        <w:fldChar w:fldCharType="separate"/>
      </w:r>
      <w:r w:rsidR="00533729">
        <w:rPr>
          <w:noProof/>
          <w:webHidden/>
        </w:rPr>
        <w:t>53</w:t>
      </w:r>
      <w:ins w:author="toantk" w:date="2022-08-04T18:03:00Z" w:id="216">
        <w:r>
          <w:rPr>
            <w:noProof/>
            <w:webHidden/>
          </w:rPr>
          <w:fldChar w:fldCharType="end"/>
        </w:r>
        <w:r w:rsidRPr="001229C9">
          <w:rPr>
            <w:rStyle w:val="Hyperlink"/>
            <w:noProof/>
          </w:rPr>
          <w:fldChar w:fldCharType="end"/>
        </w:r>
      </w:ins>
    </w:p>
    <w:p w:rsidR="005F7785" w:rsidRDefault="005F7785" w14:paraId="11EDEA97" w14:textId="761F6ADB">
      <w:pPr>
        <w:pStyle w:val="TableofFigures"/>
        <w:tabs>
          <w:tab w:val="right" w:leader="dot" w:pos="9225"/>
        </w:tabs>
        <w:rPr>
          <w:ins w:author="toantk" w:date="2022-08-04T18:03:00Z" w:id="217"/>
          <w:rFonts w:asciiTheme="minorHAnsi" w:hAnsiTheme="minorHAnsi" w:eastAsiaTheme="minorEastAsia" w:cstheme="minorBidi"/>
          <w:noProof/>
          <w:sz w:val="22"/>
          <w:szCs w:val="22"/>
        </w:rPr>
      </w:pPr>
      <w:ins w:author="toantk" w:date="2022-08-04T18:03:00Z" w:id="218">
        <w:r w:rsidRPr="001229C9">
          <w:rPr>
            <w:rStyle w:val="Hyperlink"/>
            <w:noProof/>
          </w:rPr>
          <w:lastRenderedPageBreak/>
          <w:fldChar w:fldCharType="begin"/>
        </w:r>
        <w:r w:rsidRPr="001229C9">
          <w:rPr>
            <w:rStyle w:val="Hyperlink"/>
            <w:noProof/>
          </w:rPr>
          <w:instrText xml:space="preserve"> </w:instrText>
        </w:r>
        <w:r>
          <w:rPr>
            <w:noProof/>
          </w:rPr>
          <w:instrText>HYPERLINK \l "_Toc110529160"</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7.11 Bảng mô tả tham số trong luồng điều khiển cấu hình xóa một WAN</w:t>
        </w:r>
        <w:r>
          <w:rPr>
            <w:noProof/>
            <w:webHidden/>
          </w:rPr>
          <w:tab/>
        </w:r>
        <w:r>
          <w:rPr>
            <w:noProof/>
            <w:webHidden/>
          </w:rPr>
          <w:fldChar w:fldCharType="begin"/>
        </w:r>
        <w:r>
          <w:rPr>
            <w:noProof/>
            <w:webHidden/>
          </w:rPr>
          <w:instrText xml:space="preserve"> PAGEREF _Toc110529160 \h </w:instrText>
        </w:r>
      </w:ins>
      <w:r>
        <w:rPr>
          <w:noProof/>
          <w:webHidden/>
        </w:rPr>
      </w:r>
      <w:r>
        <w:rPr>
          <w:noProof/>
          <w:webHidden/>
        </w:rPr>
        <w:fldChar w:fldCharType="separate"/>
      </w:r>
      <w:r w:rsidR="00533729">
        <w:rPr>
          <w:noProof/>
          <w:webHidden/>
        </w:rPr>
        <w:t>55</w:t>
      </w:r>
      <w:ins w:author="toantk" w:date="2022-08-04T18:03:00Z" w:id="219">
        <w:r>
          <w:rPr>
            <w:noProof/>
            <w:webHidden/>
          </w:rPr>
          <w:fldChar w:fldCharType="end"/>
        </w:r>
        <w:r w:rsidRPr="001229C9">
          <w:rPr>
            <w:rStyle w:val="Hyperlink"/>
            <w:noProof/>
          </w:rPr>
          <w:fldChar w:fldCharType="end"/>
        </w:r>
      </w:ins>
    </w:p>
    <w:p w:rsidR="005F7785" w:rsidRDefault="005F7785" w14:paraId="6F4D5B6C" w14:textId="4CE6BB6A">
      <w:pPr>
        <w:pStyle w:val="TableofFigures"/>
        <w:tabs>
          <w:tab w:val="right" w:leader="dot" w:pos="9225"/>
        </w:tabs>
        <w:rPr>
          <w:ins w:author="toantk" w:date="2022-08-04T18:03:00Z" w:id="220"/>
          <w:rFonts w:asciiTheme="minorHAnsi" w:hAnsiTheme="minorHAnsi" w:eastAsiaTheme="minorEastAsia" w:cstheme="minorBidi"/>
          <w:noProof/>
          <w:sz w:val="22"/>
          <w:szCs w:val="22"/>
        </w:rPr>
      </w:pPr>
      <w:ins w:author="toantk" w:date="2022-08-04T18:03:00Z" w:id="221">
        <w:r w:rsidRPr="001229C9">
          <w:rPr>
            <w:rStyle w:val="Hyperlink"/>
            <w:noProof/>
          </w:rPr>
          <w:fldChar w:fldCharType="begin"/>
        </w:r>
        <w:r w:rsidRPr="001229C9">
          <w:rPr>
            <w:rStyle w:val="Hyperlink"/>
            <w:noProof/>
          </w:rPr>
          <w:instrText xml:space="preserve"> </w:instrText>
        </w:r>
        <w:r>
          <w:rPr>
            <w:noProof/>
          </w:rPr>
          <w:instrText>HYPERLINK \l "_Toc110529161"</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7.12 Bảng mô tả tham số trong luồng điều khiển lấy thông tin cấu hình LAN hiện tại</w:t>
        </w:r>
        <w:r>
          <w:rPr>
            <w:noProof/>
            <w:webHidden/>
          </w:rPr>
          <w:tab/>
        </w:r>
        <w:r>
          <w:rPr>
            <w:noProof/>
            <w:webHidden/>
          </w:rPr>
          <w:fldChar w:fldCharType="begin"/>
        </w:r>
        <w:r>
          <w:rPr>
            <w:noProof/>
            <w:webHidden/>
          </w:rPr>
          <w:instrText xml:space="preserve"> PAGEREF _Toc110529161 \h </w:instrText>
        </w:r>
      </w:ins>
      <w:r>
        <w:rPr>
          <w:noProof/>
          <w:webHidden/>
        </w:rPr>
      </w:r>
      <w:r>
        <w:rPr>
          <w:noProof/>
          <w:webHidden/>
        </w:rPr>
        <w:fldChar w:fldCharType="separate"/>
      </w:r>
      <w:r w:rsidR="00533729">
        <w:rPr>
          <w:noProof/>
          <w:webHidden/>
        </w:rPr>
        <w:t>57</w:t>
      </w:r>
      <w:ins w:author="toantk" w:date="2022-08-04T18:03:00Z" w:id="222">
        <w:r>
          <w:rPr>
            <w:noProof/>
            <w:webHidden/>
          </w:rPr>
          <w:fldChar w:fldCharType="end"/>
        </w:r>
        <w:r w:rsidRPr="001229C9">
          <w:rPr>
            <w:rStyle w:val="Hyperlink"/>
            <w:noProof/>
          </w:rPr>
          <w:fldChar w:fldCharType="end"/>
        </w:r>
      </w:ins>
    </w:p>
    <w:p w:rsidR="005F7785" w:rsidRDefault="005F7785" w14:paraId="05B943C3" w14:textId="7895D0E3">
      <w:pPr>
        <w:pStyle w:val="TableofFigures"/>
        <w:tabs>
          <w:tab w:val="right" w:leader="dot" w:pos="9225"/>
        </w:tabs>
        <w:rPr>
          <w:ins w:author="toantk" w:date="2022-08-04T18:03:00Z" w:id="223"/>
          <w:rFonts w:asciiTheme="minorHAnsi" w:hAnsiTheme="minorHAnsi" w:eastAsiaTheme="minorEastAsia" w:cstheme="minorBidi"/>
          <w:noProof/>
          <w:sz w:val="22"/>
          <w:szCs w:val="22"/>
        </w:rPr>
      </w:pPr>
      <w:ins w:author="toantk" w:date="2022-08-04T18:03:00Z" w:id="224">
        <w:r w:rsidRPr="001229C9">
          <w:rPr>
            <w:rStyle w:val="Hyperlink"/>
            <w:noProof/>
          </w:rPr>
          <w:fldChar w:fldCharType="begin"/>
        </w:r>
        <w:r w:rsidRPr="001229C9">
          <w:rPr>
            <w:rStyle w:val="Hyperlink"/>
            <w:noProof/>
          </w:rPr>
          <w:instrText xml:space="preserve"> </w:instrText>
        </w:r>
        <w:r>
          <w:rPr>
            <w:noProof/>
          </w:rPr>
          <w:instrText>HYPERLINK \l "_Toc110529162"</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7.13 Bảng mô tả tham số trong luồng điều khiển thay đổi cấu hình LAN</w:t>
        </w:r>
        <w:r>
          <w:rPr>
            <w:noProof/>
            <w:webHidden/>
          </w:rPr>
          <w:tab/>
        </w:r>
        <w:r>
          <w:rPr>
            <w:noProof/>
            <w:webHidden/>
          </w:rPr>
          <w:fldChar w:fldCharType="begin"/>
        </w:r>
        <w:r>
          <w:rPr>
            <w:noProof/>
            <w:webHidden/>
          </w:rPr>
          <w:instrText xml:space="preserve"> PAGEREF _Toc110529162 \h </w:instrText>
        </w:r>
      </w:ins>
      <w:r>
        <w:rPr>
          <w:noProof/>
          <w:webHidden/>
        </w:rPr>
      </w:r>
      <w:r>
        <w:rPr>
          <w:noProof/>
          <w:webHidden/>
        </w:rPr>
        <w:fldChar w:fldCharType="separate"/>
      </w:r>
      <w:r w:rsidR="00533729">
        <w:rPr>
          <w:noProof/>
          <w:webHidden/>
        </w:rPr>
        <w:t>60</w:t>
      </w:r>
      <w:ins w:author="toantk" w:date="2022-08-04T18:03:00Z" w:id="225">
        <w:r>
          <w:rPr>
            <w:noProof/>
            <w:webHidden/>
          </w:rPr>
          <w:fldChar w:fldCharType="end"/>
        </w:r>
        <w:r w:rsidRPr="001229C9">
          <w:rPr>
            <w:rStyle w:val="Hyperlink"/>
            <w:noProof/>
          </w:rPr>
          <w:fldChar w:fldCharType="end"/>
        </w:r>
      </w:ins>
    </w:p>
    <w:p w:rsidR="005F7785" w:rsidRDefault="005F7785" w14:paraId="2F693754" w14:textId="6BD2AF02">
      <w:pPr>
        <w:pStyle w:val="TableofFigures"/>
        <w:tabs>
          <w:tab w:val="right" w:leader="dot" w:pos="9225"/>
        </w:tabs>
        <w:rPr>
          <w:ins w:author="toantk" w:date="2022-08-04T18:03:00Z" w:id="226"/>
          <w:rFonts w:asciiTheme="minorHAnsi" w:hAnsiTheme="minorHAnsi" w:eastAsiaTheme="minorEastAsia" w:cstheme="minorBidi"/>
          <w:noProof/>
          <w:sz w:val="22"/>
          <w:szCs w:val="22"/>
        </w:rPr>
      </w:pPr>
      <w:ins w:author="toantk" w:date="2022-08-04T18:03:00Z" w:id="227">
        <w:r w:rsidRPr="001229C9">
          <w:rPr>
            <w:rStyle w:val="Hyperlink"/>
            <w:noProof/>
          </w:rPr>
          <w:fldChar w:fldCharType="begin"/>
        </w:r>
        <w:r w:rsidRPr="001229C9">
          <w:rPr>
            <w:rStyle w:val="Hyperlink"/>
            <w:noProof/>
          </w:rPr>
          <w:instrText xml:space="preserve"> </w:instrText>
        </w:r>
        <w:r>
          <w:rPr>
            <w:noProof/>
          </w:rPr>
          <w:instrText>HYPERLINK \l "_Toc110529163"</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7.14 Bảng mô tả tham số trong luồng điều khiển lấy thông tin cấu hình Radio</w:t>
        </w:r>
        <w:r>
          <w:rPr>
            <w:noProof/>
            <w:webHidden/>
          </w:rPr>
          <w:tab/>
        </w:r>
        <w:r>
          <w:rPr>
            <w:noProof/>
            <w:webHidden/>
          </w:rPr>
          <w:fldChar w:fldCharType="begin"/>
        </w:r>
        <w:r>
          <w:rPr>
            <w:noProof/>
            <w:webHidden/>
          </w:rPr>
          <w:instrText xml:space="preserve"> PAGEREF _Toc110529163 \h </w:instrText>
        </w:r>
      </w:ins>
      <w:r>
        <w:rPr>
          <w:noProof/>
          <w:webHidden/>
        </w:rPr>
      </w:r>
      <w:r>
        <w:rPr>
          <w:noProof/>
          <w:webHidden/>
        </w:rPr>
        <w:fldChar w:fldCharType="separate"/>
      </w:r>
      <w:r w:rsidR="00533729">
        <w:rPr>
          <w:noProof/>
          <w:webHidden/>
        </w:rPr>
        <w:t>63</w:t>
      </w:r>
      <w:ins w:author="toantk" w:date="2022-08-04T18:03:00Z" w:id="228">
        <w:r>
          <w:rPr>
            <w:noProof/>
            <w:webHidden/>
          </w:rPr>
          <w:fldChar w:fldCharType="end"/>
        </w:r>
        <w:r w:rsidRPr="001229C9">
          <w:rPr>
            <w:rStyle w:val="Hyperlink"/>
            <w:noProof/>
          </w:rPr>
          <w:fldChar w:fldCharType="end"/>
        </w:r>
      </w:ins>
    </w:p>
    <w:p w:rsidR="005F7785" w:rsidRDefault="005F7785" w14:paraId="727C60C9" w14:textId="2C8CA38D">
      <w:pPr>
        <w:pStyle w:val="TableofFigures"/>
        <w:tabs>
          <w:tab w:val="right" w:leader="dot" w:pos="9225"/>
        </w:tabs>
        <w:rPr>
          <w:ins w:author="toantk" w:date="2022-08-04T18:03:00Z" w:id="229"/>
          <w:rFonts w:asciiTheme="minorHAnsi" w:hAnsiTheme="minorHAnsi" w:eastAsiaTheme="minorEastAsia" w:cstheme="minorBidi"/>
          <w:noProof/>
          <w:sz w:val="22"/>
          <w:szCs w:val="22"/>
        </w:rPr>
      </w:pPr>
      <w:ins w:author="toantk" w:date="2022-08-04T18:03:00Z" w:id="230">
        <w:r w:rsidRPr="001229C9">
          <w:rPr>
            <w:rStyle w:val="Hyperlink"/>
            <w:noProof/>
          </w:rPr>
          <w:fldChar w:fldCharType="begin"/>
        </w:r>
        <w:r w:rsidRPr="001229C9">
          <w:rPr>
            <w:rStyle w:val="Hyperlink"/>
            <w:noProof/>
          </w:rPr>
          <w:instrText xml:space="preserve"> </w:instrText>
        </w:r>
        <w:r>
          <w:rPr>
            <w:noProof/>
          </w:rPr>
          <w:instrText>HYPERLINK \l "_Toc110529164"</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7.15 Bảng mô tả tham số trong luồng điều khiển thay đổi thông tin cấu hình Radio</w:t>
        </w:r>
        <w:r>
          <w:rPr>
            <w:noProof/>
            <w:webHidden/>
          </w:rPr>
          <w:tab/>
        </w:r>
        <w:r>
          <w:rPr>
            <w:noProof/>
            <w:webHidden/>
          </w:rPr>
          <w:fldChar w:fldCharType="begin"/>
        </w:r>
        <w:r>
          <w:rPr>
            <w:noProof/>
            <w:webHidden/>
          </w:rPr>
          <w:instrText xml:space="preserve"> PAGEREF _Toc110529164 \h </w:instrText>
        </w:r>
      </w:ins>
      <w:r>
        <w:rPr>
          <w:noProof/>
          <w:webHidden/>
        </w:rPr>
      </w:r>
      <w:r>
        <w:rPr>
          <w:noProof/>
          <w:webHidden/>
        </w:rPr>
        <w:fldChar w:fldCharType="separate"/>
      </w:r>
      <w:r w:rsidR="00533729">
        <w:rPr>
          <w:noProof/>
          <w:webHidden/>
        </w:rPr>
        <w:t>65</w:t>
      </w:r>
      <w:ins w:author="toantk" w:date="2022-08-04T18:03:00Z" w:id="231">
        <w:r>
          <w:rPr>
            <w:noProof/>
            <w:webHidden/>
          </w:rPr>
          <w:fldChar w:fldCharType="end"/>
        </w:r>
        <w:r w:rsidRPr="001229C9">
          <w:rPr>
            <w:rStyle w:val="Hyperlink"/>
            <w:noProof/>
          </w:rPr>
          <w:fldChar w:fldCharType="end"/>
        </w:r>
      </w:ins>
    </w:p>
    <w:p w:rsidR="005F7785" w:rsidRDefault="005F7785" w14:paraId="289A05F8" w14:textId="6CD40856">
      <w:pPr>
        <w:pStyle w:val="TableofFigures"/>
        <w:tabs>
          <w:tab w:val="right" w:leader="dot" w:pos="9225"/>
        </w:tabs>
        <w:rPr>
          <w:ins w:author="toantk" w:date="2022-08-04T18:03:00Z" w:id="232"/>
          <w:rFonts w:asciiTheme="minorHAnsi" w:hAnsiTheme="minorHAnsi" w:eastAsiaTheme="minorEastAsia" w:cstheme="minorBidi"/>
          <w:noProof/>
          <w:sz w:val="22"/>
          <w:szCs w:val="22"/>
        </w:rPr>
      </w:pPr>
      <w:ins w:author="toantk" w:date="2022-08-04T18:03:00Z" w:id="233">
        <w:r w:rsidRPr="001229C9">
          <w:rPr>
            <w:rStyle w:val="Hyperlink"/>
            <w:noProof/>
          </w:rPr>
          <w:fldChar w:fldCharType="begin"/>
        </w:r>
        <w:r w:rsidRPr="001229C9">
          <w:rPr>
            <w:rStyle w:val="Hyperlink"/>
            <w:noProof/>
          </w:rPr>
          <w:instrText xml:space="preserve"> </w:instrText>
        </w:r>
        <w:r>
          <w:rPr>
            <w:noProof/>
          </w:rPr>
          <w:instrText>HYPERLINK \l "_Toc110529165"</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7.16 Bảng mô tả tham số trong luồng điều khiển lấy thông tin cấu hình SSID hiện tại</w:t>
        </w:r>
        <w:r>
          <w:rPr>
            <w:noProof/>
            <w:webHidden/>
          </w:rPr>
          <w:tab/>
        </w:r>
        <w:r>
          <w:rPr>
            <w:noProof/>
            <w:webHidden/>
          </w:rPr>
          <w:fldChar w:fldCharType="begin"/>
        </w:r>
        <w:r>
          <w:rPr>
            <w:noProof/>
            <w:webHidden/>
          </w:rPr>
          <w:instrText xml:space="preserve"> PAGEREF _Toc110529165 \h </w:instrText>
        </w:r>
      </w:ins>
      <w:r>
        <w:rPr>
          <w:noProof/>
          <w:webHidden/>
        </w:rPr>
      </w:r>
      <w:r>
        <w:rPr>
          <w:noProof/>
          <w:webHidden/>
        </w:rPr>
        <w:fldChar w:fldCharType="separate"/>
      </w:r>
      <w:r w:rsidR="00533729">
        <w:rPr>
          <w:noProof/>
          <w:webHidden/>
        </w:rPr>
        <w:t>69</w:t>
      </w:r>
      <w:ins w:author="toantk" w:date="2022-08-04T18:03:00Z" w:id="234">
        <w:r>
          <w:rPr>
            <w:noProof/>
            <w:webHidden/>
          </w:rPr>
          <w:fldChar w:fldCharType="end"/>
        </w:r>
        <w:r w:rsidRPr="001229C9">
          <w:rPr>
            <w:rStyle w:val="Hyperlink"/>
            <w:noProof/>
          </w:rPr>
          <w:fldChar w:fldCharType="end"/>
        </w:r>
      </w:ins>
    </w:p>
    <w:p w:rsidR="005F7785" w:rsidRDefault="005F7785" w14:paraId="37E3B3D1" w14:textId="3DC51B2B">
      <w:pPr>
        <w:pStyle w:val="TableofFigures"/>
        <w:tabs>
          <w:tab w:val="right" w:leader="dot" w:pos="9225"/>
        </w:tabs>
        <w:rPr>
          <w:ins w:author="toantk" w:date="2022-08-04T18:03:00Z" w:id="235"/>
          <w:rFonts w:asciiTheme="minorHAnsi" w:hAnsiTheme="minorHAnsi" w:eastAsiaTheme="minorEastAsia" w:cstheme="minorBidi"/>
          <w:noProof/>
          <w:sz w:val="22"/>
          <w:szCs w:val="22"/>
        </w:rPr>
      </w:pPr>
      <w:ins w:author="toantk" w:date="2022-08-04T18:03:00Z" w:id="236">
        <w:r w:rsidRPr="001229C9">
          <w:rPr>
            <w:rStyle w:val="Hyperlink"/>
            <w:noProof/>
          </w:rPr>
          <w:fldChar w:fldCharType="begin"/>
        </w:r>
        <w:r w:rsidRPr="001229C9">
          <w:rPr>
            <w:rStyle w:val="Hyperlink"/>
            <w:noProof/>
          </w:rPr>
          <w:instrText xml:space="preserve"> </w:instrText>
        </w:r>
        <w:r>
          <w:rPr>
            <w:noProof/>
          </w:rPr>
          <w:instrText>HYPERLINK \l "_Toc110529166"</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7.17 Bảng mô tả tham số trong luồng điều khiển thay đổi thông tin cấu hình SSID</w:t>
        </w:r>
        <w:r>
          <w:rPr>
            <w:noProof/>
            <w:webHidden/>
          </w:rPr>
          <w:tab/>
        </w:r>
        <w:r>
          <w:rPr>
            <w:noProof/>
            <w:webHidden/>
          </w:rPr>
          <w:fldChar w:fldCharType="begin"/>
        </w:r>
        <w:r>
          <w:rPr>
            <w:noProof/>
            <w:webHidden/>
          </w:rPr>
          <w:instrText xml:space="preserve"> PAGEREF _Toc110529166 \h </w:instrText>
        </w:r>
      </w:ins>
      <w:r>
        <w:rPr>
          <w:noProof/>
          <w:webHidden/>
        </w:rPr>
      </w:r>
      <w:r>
        <w:rPr>
          <w:noProof/>
          <w:webHidden/>
        </w:rPr>
        <w:fldChar w:fldCharType="separate"/>
      </w:r>
      <w:r w:rsidR="00533729">
        <w:rPr>
          <w:noProof/>
          <w:webHidden/>
        </w:rPr>
        <w:t>72</w:t>
      </w:r>
      <w:ins w:author="toantk" w:date="2022-08-04T18:03:00Z" w:id="237">
        <w:r>
          <w:rPr>
            <w:noProof/>
            <w:webHidden/>
          </w:rPr>
          <w:fldChar w:fldCharType="end"/>
        </w:r>
        <w:r w:rsidRPr="001229C9">
          <w:rPr>
            <w:rStyle w:val="Hyperlink"/>
            <w:noProof/>
          </w:rPr>
          <w:fldChar w:fldCharType="end"/>
        </w:r>
      </w:ins>
    </w:p>
    <w:p w:rsidR="005F7785" w:rsidRDefault="005F7785" w14:paraId="35761FA9" w14:textId="751133C6">
      <w:pPr>
        <w:pStyle w:val="TableofFigures"/>
        <w:tabs>
          <w:tab w:val="right" w:leader="dot" w:pos="9225"/>
        </w:tabs>
        <w:rPr>
          <w:ins w:author="toantk" w:date="2022-08-04T18:03:00Z" w:id="238"/>
          <w:rFonts w:asciiTheme="minorHAnsi" w:hAnsiTheme="minorHAnsi" w:eastAsiaTheme="minorEastAsia" w:cstheme="minorBidi"/>
          <w:noProof/>
          <w:sz w:val="22"/>
          <w:szCs w:val="22"/>
        </w:rPr>
      </w:pPr>
      <w:ins w:author="toantk" w:date="2022-08-04T18:03:00Z" w:id="239">
        <w:r w:rsidRPr="001229C9">
          <w:rPr>
            <w:rStyle w:val="Hyperlink"/>
            <w:noProof/>
          </w:rPr>
          <w:fldChar w:fldCharType="begin"/>
        </w:r>
        <w:r w:rsidRPr="001229C9">
          <w:rPr>
            <w:rStyle w:val="Hyperlink"/>
            <w:noProof/>
          </w:rPr>
          <w:instrText xml:space="preserve"> </w:instrText>
        </w:r>
        <w:r>
          <w:rPr>
            <w:noProof/>
          </w:rPr>
          <w:instrText>HYPERLINK \l "_Toc110529167"</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7.18 Bảng mô tả tham số trong luồng điều khiển thay đổi cấu hình BandSteering</w:t>
        </w:r>
        <w:r>
          <w:rPr>
            <w:noProof/>
            <w:webHidden/>
          </w:rPr>
          <w:tab/>
        </w:r>
        <w:r>
          <w:rPr>
            <w:noProof/>
            <w:webHidden/>
          </w:rPr>
          <w:fldChar w:fldCharType="begin"/>
        </w:r>
        <w:r>
          <w:rPr>
            <w:noProof/>
            <w:webHidden/>
          </w:rPr>
          <w:instrText xml:space="preserve"> PAGEREF _Toc110529167 \h </w:instrText>
        </w:r>
      </w:ins>
      <w:r>
        <w:rPr>
          <w:noProof/>
          <w:webHidden/>
        </w:rPr>
      </w:r>
      <w:r>
        <w:rPr>
          <w:noProof/>
          <w:webHidden/>
        </w:rPr>
        <w:fldChar w:fldCharType="separate"/>
      </w:r>
      <w:r w:rsidR="00533729">
        <w:rPr>
          <w:noProof/>
          <w:webHidden/>
        </w:rPr>
        <w:t>77</w:t>
      </w:r>
      <w:ins w:author="toantk" w:date="2022-08-04T18:03:00Z" w:id="240">
        <w:r>
          <w:rPr>
            <w:noProof/>
            <w:webHidden/>
          </w:rPr>
          <w:fldChar w:fldCharType="end"/>
        </w:r>
        <w:r w:rsidRPr="001229C9">
          <w:rPr>
            <w:rStyle w:val="Hyperlink"/>
            <w:noProof/>
          </w:rPr>
          <w:fldChar w:fldCharType="end"/>
        </w:r>
      </w:ins>
    </w:p>
    <w:p w:rsidR="005F7785" w:rsidRDefault="005F7785" w14:paraId="0FA95BDB" w14:textId="76EF6BCA">
      <w:pPr>
        <w:pStyle w:val="TableofFigures"/>
        <w:tabs>
          <w:tab w:val="right" w:leader="dot" w:pos="9225"/>
        </w:tabs>
        <w:rPr>
          <w:ins w:author="toantk" w:date="2022-08-04T18:03:00Z" w:id="241"/>
          <w:rFonts w:asciiTheme="minorHAnsi" w:hAnsiTheme="minorHAnsi" w:eastAsiaTheme="minorEastAsia" w:cstheme="minorBidi"/>
          <w:noProof/>
          <w:sz w:val="22"/>
          <w:szCs w:val="22"/>
        </w:rPr>
      </w:pPr>
      <w:ins w:author="toantk" w:date="2022-08-04T18:03:00Z" w:id="242">
        <w:r w:rsidRPr="001229C9">
          <w:rPr>
            <w:rStyle w:val="Hyperlink"/>
            <w:noProof/>
          </w:rPr>
          <w:fldChar w:fldCharType="begin"/>
        </w:r>
        <w:r w:rsidRPr="001229C9">
          <w:rPr>
            <w:rStyle w:val="Hyperlink"/>
            <w:noProof/>
          </w:rPr>
          <w:instrText xml:space="preserve"> </w:instrText>
        </w:r>
        <w:r>
          <w:rPr>
            <w:noProof/>
          </w:rPr>
          <w:instrText>HYPERLINK \l "_Toc110529168"</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7.19 Bảng mô tả tham số trong luồng điều khiển lấy thông tin cấu hình Mesh hiện tại</w:t>
        </w:r>
        <w:r>
          <w:rPr>
            <w:noProof/>
            <w:webHidden/>
          </w:rPr>
          <w:tab/>
        </w:r>
        <w:r>
          <w:rPr>
            <w:noProof/>
            <w:webHidden/>
          </w:rPr>
          <w:fldChar w:fldCharType="begin"/>
        </w:r>
        <w:r>
          <w:rPr>
            <w:noProof/>
            <w:webHidden/>
          </w:rPr>
          <w:instrText xml:space="preserve"> PAGEREF _Toc110529168 \h </w:instrText>
        </w:r>
      </w:ins>
      <w:r>
        <w:rPr>
          <w:noProof/>
          <w:webHidden/>
        </w:rPr>
      </w:r>
      <w:r>
        <w:rPr>
          <w:noProof/>
          <w:webHidden/>
        </w:rPr>
        <w:fldChar w:fldCharType="separate"/>
      </w:r>
      <w:r w:rsidR="00533729">
        <w:rPr>
          <w:noProof/>
          <w:webHidden/>
        </w:rPr>
        <w:t>79</w:t>
      </w:r>
      <w:ins w:author="toantk" w:date="2022-08-04T18:03:00Z" w:id="243">
        <w:r>
          <w:rPr>
            <w:noProof/>
            <w:webHidden/>
          </w:rPr>
          <w:fldChar w:fldCharType="end"/>
        </w:r>
        <w:r w:rsidRPr="001229C9">
          <w:rPr>
            <w:rStyle w:val="Hyperlink"/>
            <w:noProof/>
          </w:rPr>
          <w:fldChar w:fldCharType="end"/>
        </w:r>
      </w:ins>
    </w:p>
    <w:p w:rsidR="005F7785" w:rsidRDefault="005F7785" w14:paraId="6F35A2A5" w14:textId="605DF171">
      <w:pPr>
        <w:pStyle w:val="TableofFigures"/>
        <w:tabs>
          <w:tab w:val="right" w:leader="dot" w:pos="9225"/>
        </w:tabs>
        <w:rPr>
          <w:ins w:author="toantk" w:date="2022-08-04T18:03:00Z" w:id="244"/>
          <w:rFonts w:asciiTheme="minorHAnsi" w:hAnsiTheme="minorHAnsi" w:eastAsiaTheme="minorEastAsia" w:cstheme="minorBidi"/>
          <w:noProof/>
          <w:sz w:val="22"/>
          <w:szCs w:val="22"/>
        </w:rPr>
      </w:pPr>
      <w:ins w:author="toantk" w:date="2022-08-04T18:03:00Z" w:id="245">
        <w:r w:rsidRPr="001229C9">
          <w:rPr>
            <w:rStyle w:val="Hyperlink"/>
            <w:noProof/>
          </w:rPr>
          <w:fldChar w:fldCharType="begin"/>
        </w:r>
        <w:r w:rsidRPr="001229C9">
          <w:rPr>
            <w:rStyle w:val="Hyperlink"/>
            <w:noProof/>
          </w:rPr>
          <w:instrText xml:space="preserve"> </w:instrText>
        </w:r>
        <w:r>
          <w:rPr>
            <w:noProof/>
          </w:rPr>
          <w:instrText>HYPERLINK \l "_Toc110529169"</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7.20 Bảng mô tả tham số trong luồng điều khiển thay đổi thông tin cấu hình Mesh</w:t>
        </w:r>
        <w:r>
          <w:rPr>
            <w:noProof/>
            <w:webHidden/>
          </w:rPr>
          <w:tab/>
        </w:r>
        <w:r>
          <w:rPr>
            <w:noProof/>
            <w:webHidden/>
          </w:rPr>
          <w:fldChar w:fldCharType="begin"/>
        </w:r>
        <w:r>
          <w:rPr>
            <w:noProof/>
            <w:webHidden/>
          </w:rPr>
          <w:instrText xml:space="preserve"> PAGEREF _Toc110529169 \h </w:instrText>
        </w:r>
      </w:ins>
      <w:r>
        <w:rPr>
          <w:noProof/>
          <w:webHidden/>
        </w:rPr>
      </w:r>
      <w:r>
        <w:rPr>
          <w:noProof/>
          <w:webHidden/>
        </w:rPr>
        <w:fldChar w:fldCharType="separate"/>
      </w:r>
      <w:r w:rsidR="00533729">
        <w:rPr>
          <w:noProof/>
          <w:webHidden/>
        </w:rPr>
        <w:t>81</w:t>
      </w:r>
      <w:ins w:author="toantk" w:date="2022-08-04T18:03:00Z" w:id="246">
        <w:r>
          <w:rPr>
            <w:noProof/>
            <w:webHidden/>
          </w:rPr>
          <w:fldChar w:fldCharType="end"/>
        </w:r>
        <w:r w:rsidRPr="001229C9">
          <w:rPr>
            <w:rStyle w:val="Hyperlink"/>
            <w:noProof/>
          </w:rPr>
          <w:fldChar w:fldCharType="end"/>
        </w:r>
      </w:ins>
    </w:p>
    <w:p w:rsidR="005F7785" w:rsidRDefault="005F7785" w14:paraId="77AD75B8" w14:textId="345CFDA1">
      <w:pPr>
        <w:pStyle w:val="TableofFigures"/>
        <w:tabs>
          <w:tab w:val="right" w:leader="dot" w:pos="9225"/>
        </w:tabs>
        <w:rPr>
          <w:ins w:author="toantk" w:date="2022-08-04T18:03:00Z" w:id="247"/>
          <w:rFonts w:asciiTheme="minorHAnsi" w:hAnsiTheme="minorHAnsi" w:eastAsiaTheme="minorEastAsia" w:cstheme="minorBidi"/>
          <w:noProof/>
          <w:sz w:val="22"/>
          <w:szCs w:val="22"/>
        </w:rPr>
      </w:pPr>
      <w:ins w:author="toantk" w:date="2022-08-04T18:03:00Z" w:id="248">
        <w:r w:rsidRPr="001229C9">
          <w:rPr>
            <w:rStyle w:val="Hyperlink"/>
            <w:noProof/>
          </w:rPr>
          <w:fldChar w:fldCharType="begin"/>
        </w:r>
        <w:r w:rsidRPr="001229C9">
          <w:rPr>
            <w:rStyle w:val="Hyperlink"/>
            <w:noProof/>
          </w:rPr>
          <w:instrText xml:space="preserve"> </w:instrText>
        </w:r>
        <w:r>
          <w:rPr>
            <w:noProof/>
          </w:rPr>
          <w:instrText>HYPERLINK \l "_Toc110529170"</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7.21 Bảng mô tả tham số trong luồng điều khiển lấy thông thin cấu hình DNS</w:t>
        </w:r>
        <w:r>
          <w:rPr>
            <w:noProof/>
            <w:webHidden/>
          </w:rPr>
          <w:tab/>
        </w:r>
        <w:r>
          <w:rPr>
            <w:noProof/>
            <w:webHidden/>
          </w:rPr>
          <w:fldChar w:fldCharType="begin"/>
        </w:r>
        <w:r>
          <w:rPr>
            <w:noProof/>
            <w:webHidden/>
          </w:rPr>
          <w:instrText xml:space="preserve"> PAGEREF _Toc110529170 \h </w:instrText>
        </w:r>
      </w:ins>
      <w:r>
        <w:rPr>
          <w:noProof/>
          <w:webHidden/>
        </w:rPr>
      </w:r>
      <w:r>
        <w:rPr>
          <w:noProof/>
          <w:webHidden/>
        </w:rPr>
        <w:fldChar w:fldCharType="separate"/>
      </w:r>
      <w:r w:rsidR="00533729">
        <w:rPr>
          <w:noProof/>
          <w:webHidden/>
        </w:rPr>
        <w:t>83</w:t>
      </w:r>
      <w:ins w:author="toantk" w:date="2022-08-04T18:03:00Z" w:id="249">
        <w:r>
          <w:rPr>
            <w:noProof/>
            <w:webHidden/>
          </w:rPr>
          <w:fldChar w:fldCharType="end"/>
        </w:r>
        <w:r w:rsidRPr="001229C9">
          <w:rPr>
            <w:rStyle w:val="Hyperlink"/>
            <w:noProof/>
          </w:rPr>
          <w:fldChar w:fldCharType="end"/>
        </w:r>
      </w:ins>
    </w:p>
    <w:p w:rsidR="005F7785" w:rsidRDefault="005F7785" w14:paraId="548A15B2" w14:textId="7BFCB8D9">
      <w:pPr>
        <w:pStyle w:val="TableofFigures"/>
        <w:tabs>
          <w:tab w:val="right" w:leader="dot" w:pos="9225"/>
        </w:tabs>
        <w:rPr>
          <w:ins w:author="toantk" w:date="2022-08-04T18:03:00Z" w:id="250"/>
          <w:rFonts w:asciiTheme="minorHAnsi" w:hAnsiTheme="minorHAnsi" w:eastAsiaTheme="minorEastAsia" w:cstheme="minorBidi"/>
          <w:noProof/>
          <w:sz w:val="22"/>
          <w:szCs w:val="22"/>
        </w:rPr>
      </w:pPr>
      <w:ins w:author="toantk" w:date="2022-08-04T18:03:00Z" w:id="251">
        <w:r w:rsidRPr="001229C9">
          <w:rPr>
            <w:rStyle w:val="Hyperlink"/>
            <w:noProof/>
          </w:rPr>
          <w:fldChar w:fldCharType="begin"/>
        </w:r>
        <w:r w:rsidRPr="001229C9">
          <w:rPr>
            <w:rStyle w:val="Hyperlink"/>
            <w:noProof/>
          </w:rPr>
          <w:instrText xml:space="preserve"> </w:instrText>
        </w:r>
        <w:r>
          <w:rPr>
            <w:noProof/>
          </w:rPr>
          <w:instrText>HYPERLINK \l "_Toc110529171"</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7.22 Bảng mô tả tham số trong luồng điều khiển thay đổi cấu hình DNS</w:t>
        </w:r>
        <w:r>
          <w:rPr>
            <w:noProof/>
            <w:webHidden/>
          </w:rPr>
          <w:tab/>
        </w:r>
        <w:r>
          <w:rPr>
            <w:noProof/>
            <w:webHidden/>
          </w:rPr>
          <w:fldChar w:fldCharType="begin"/>
        </w:r>
        <w:r>
          <w:rPr>
            <w:noProof/>
            <w:webHidden/>
          </w:rPr>
          <w:instrText xml:space="preserve"> PAGEREF _Toc110529171 \h </w:instrText>
        </w:r>
      </w:ins>
      <w:r>
        <w:rPr>
          <w:noProof/>
          <w:webHidden/>
        </w:rPr>
      </w:r>
      <w:r>
        <w:rPr>
          <w:noProof/>
          <w:webHidden/>
        </w:rPr>
        <w:fldChar w:fldCharType="separate"/>
      </w:r>
      <w:r w:rsidR="00533729">
        <w:rPr>
          <w:noProof/>
          <w:webHidden/>
        </w:rPr>
        <w:t>85</w:t>
      </w:r>
      <w:ins w:author="toantk" w:date="2022-08-04T18:03:00Z" w:id="252">
        <w:r>
          <w:rPr>
            <w:noProof/>
            <w:webHidden/>
          </w:rPr>
          <w:fldChar w:fldCharType="end"/>
        </w:r>
        <w:r w:rsidRPr="001229C9">
          <w:rPr>
            <w:rStyle w:val="Hyperlink"/>
            <w:noProof/>
          </w:rPr>
          <w:fldChar w:fldCharType="end"/>
        </w:r>
      </w:ins>
    </w:p>
    <w:p w:rsidR="005F7785" w:rsidRDefault="005F7785" w14:paraId="506F1F43" w14:textId="7007861F">
      <w:pPr>
        <w:pStyle w:val="TableofFigures"/>
        <w:tabs>
          <w:tab w:val="right" w:leader="dot" w:pos="9225"/>
        </w:tabs>
        <w:rPr>
          <w:ins w:author="toantk" w:date="2022-08-04T18:03:00Z" w:id="253"/>
          <w:rFonts w:asciiTheme="minorHAnsi" w:hAnsiTheme="minorHAnsi" w:eastAsiaTheme="minorEastAsia" w:cstheme="minorBidi"/>
          <w:noProof/>
          <w:sz w:val="22"/>
          <w:szCs w:val="22"/>
        </w:rPr>
      </w:pPr>
      <w:ins w:author="toantk" w:date="2022-08-04T18:03:00Z" w:id="254">
        <w:r w:rsidRPr="001229C9">
          <w:rPr>
            <w:rStyle w:val="Hyperlink"/>
            <w:noProof/>
          </w:rPr>
          <w:fldChar w:fldCharType="begin"/>
        </w:r>
        <w:r w:rsidRPr="001229C9">
          <w:rPr>
            <w:rStyle w:val="Hyperlink"/>
            <w:noProof/>
          </w:rPr>
          <w:instrText xml:space="preserve"> </w:instrText>
        </w:r>
        <w:r>
          <w:rPr>
            <w:noProof/>
          </w:rPr>
          <w:instrText>HYPERLINK \l "_Toc110529172"</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7.23 Bảng mô tả tham số trong luồng điều khiển lấy thông tin cấu hình Port Forwarding hiện tại</w:t>
        </w:r>
        <w:r>
          <w:rPr>
            <w:noProof/>
            <w:webHidden/>
          </w:rPr>
          <w:tab/>
        </w:r>
        <w:r>
          <w:rPr>
            <w:noProof/>
            <w:webHidden/>
          </w:rPr>
          <w:fldChar w:fldCharType="begin"/>
        </w:r>
        <w:r>
          <w:rPr>
            <w:noProof/>
            <w:webHidden/>
          </w:rPr>
          <w:instrText xml:space="preserve"> PAGEREF _Toc110529172 \h </w:instrText>
        </w:r>
      </w:ins>
      <w:r>
        <w:rPr>
          <w:noProof/>
          <w:webHidden/>
        </w:rPr>
      </w:r>
      <w:r>
        <w:rPr>
          <w:noProof/>
          <w:webHidden/>
        </w:rPr>
        <w:fldChar w:fldCharType="separate"/>
      </w:r>
      <w:r w:rsidR="00533729">
        <w:rPr>
          <w:noProof/>
          <w:webHidden/>
        </w:rPr>
        <w:t>88</w:t>
      </w:r>
      <w:ins w:author="toantk" w:date="2022-08-04T18:03:00Z" w:id="255">
        <w:r>
          <w:rPr>
            <w:noProof/>
            <w:webHidden/>
          </w:rPr>
          <w:fldChar w:fldCharType="end"/>
        </w:r>
        <w:r w:rsidRPr="001229C9">
          <w:rPr>
            <w:rStyle w:val="Hyperlink"/>
            <w:noProof/>
          </w:rPr>
          <w:fldChar w:fldCharType="end"/>
        </w:r>
      </w:ins>
    </w:p>
    <w:p w:rsidR="005F7785" w:rsidRDefault="005F7785" w14:paraId="520F1FC3" w14:textId="084FA26F">
      <w:pPr>
        <w:pStyle w:val="TableofFigures"/>
        <w:tabs>
          <w:tab w:val="right" w:leader="dot" w:pos="9225"/>
        </w:tabs>
        <w:rPr>
          <w:ins w:author="toantk" w:date="2022-08-04T18:03:00Z" w:id="256"/>
          <w:rFonts w:asciiTheme="minorHAnsi" w:hAnsiTheme="minorHAnsi" w:eastAsiaTheme="minorEastAsia" w:cstheme="minorBidi"/>
          <w:noProof/>
          <w:sz w:val="22"/>
          <w:szCs w:val="22"/>
        </w:rPr>
      </w:pPr>
      <w:ins w:author="toantk" w:date="2022-08-04T18:03:00Z" w:id="257">
        <w:r w:rsidRPr="001229C9">
          <w:rPr>
            <w:rStyle w:val="Hyperlink"/>
            <w:noProof/>
          </w:rPr>
          <w:fldChar w:fldCharType="begin"/>
        </w:r>
        <w:r w:rsidRPr="001229C9">
          <w:rPr>
            <w:rStyle w:val="Hyperlink"/>
            <w:noProof/>
          </w:rPr>
          <w:instrText xml:space="preserve"> </w:instrText>
        </w:r>
        <w:r>
          <w:rPr>
            <w:noProof/>
          </w:rPr>
          <w:instrText>HYPERLINK \l "_Toc110529173"</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7.24 Bảng mô tả tham số trong luồng điều khiển cấu hình tạo Rule Port Forwarding mới</w:t>
        </w:r>
        <w:r>
          <w:rPr>
            <w:noProof/>
            <w:webHidden/>
          </w:rPr>
          <w:tab/>
        </w:r>
        <w:r>
          <w:rPr>
            <w:noProof/>
            <w:webHidden/>
          </w:rPr>
          <w:fldChar w:fldCharType="begin"/>
        </w:r>
        <w:r>
          <w:rPr>
            <w:noProof/>
            <w:webHidden/>
          </w:rPr>
          <w:instrText xml:space="preserve"> PAGEREF _Toc110529173 \h </w:instrText>
        </w:r>
      </w:ins>
      <w:r>
        <w:rPr>
          <w:noProof/>
          <w:webHidden/>
        </w:rPr>
      </w:r>
      <w:r>
        <w:rPr>
          <w:noProof/>
          <w:webHidden/>
        </w:rPr>
        <w:fldChar w:fldCharType="separate"/>
      </w:r>
      <w:r w:rsidR="00533729">
        <w:rPr>
          <w:noProof/>
          <w:webHidden/>
        </w:rPr>
        <w:t>91</w:t>
      </w:r>
      <w:ins w:author="toantk" w:date="2022-08-04T18:03:00Z" w:id="258">
        <w:r>
          <w:rPr>
            <w:noProof/>
            <w:webHidden/>
          </w:rPr>
          <w:fldChar w:fldCharType="end"/>
        </w:r>
        <w:r w:rsidRPr="001229C9">
          <w:rPr>
            <w:rStyle w:val="Hyperlink"/>
            <w:noProof/>
          </w:rPr>
          <w:fldChar w:fldCharType="end"/>
        </w:r>
      </w:ins>
    </w:p>
    <w:p w:rsidR="005F7785" w:rsidRDefault="005F7785" w14:paraId="29424E30" w14:textId="7DC2A674">
      <w:pPr>
        <w:pStyle w:val="TableofFigures"/>
        <w:tabs>
          <w:tab w:val="right" w:leader="dot" w:pos="9225"/>
        </w:tabs>
        <w:rPr>
          <w:ins w:author="toantk" w:date="2022-08-04T18:03:00Z" w:id="259"/>
          <w:rFonts w:asciiTheme="minorHAnsi" w:hAnsiTheme="minorHAnsi" w:eastAsiaTheme="minorEastAsia" w:cstheme="minorBidi"/>
          <w:noProof/>
          <w:sz w:val="22"/>
          <w:szCs w:val="22"/>
        </w:rPr>
      </w:pPr>
      <w:ins w:author="toantk" w:date="2022-08-04T18:03:00Z" w:id="260">
        <w:r w:rsidRPr="001229C9">
          <w:rPr>
            <w:rStyle w:val="Hyperlink"/>
            <w:noProof/>
          </w:rPr>
          <w:fldChar w:fldCharType="begin"/>
        </w:r>
        <w:r w:rsidRPr="001229C9">
          <w:rPr>
            <w:rStyle w:val="Hyperlink"/>
            <w:noProof/>
          </w:rPr>
          <w:instrText xml:space="preserve"> </w:instrText>
        </w:r>
        <w:r>
          <w:rPr>
            <w:noProof/>
          </w:rPr>
          <w:instrText>HYPERLINK \l "_Toc110529174"</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7.25 Bảng mô tả tham số trong luồng điều khiển sửa cấu hình Rule Port Forwarding</w:t>
        </w:r>
        <w:r>
          <w:rPr>
            <w:noProof/>
            <w:webHidden/>
          </w:rPr>
          <w:tab/>
        </w:r>
        <w:r>
          <w:rPr>
            <w:noProof/>
            <w:webHidden/>
          </w:rPr>
          <w:fldChar w:fldCharType="begin"/>
        </w:r>
        <w:r>
          <w:rPr>
            <w:noProof/>
            <w:webHidden/>
          </w:rPr>
          <w:instrText xml:space="preserve"> PAGEREF _Toc110529174 \h </w:instrText>
        </w:r>
      </w:ins>
      <w:r>
        <w:rPr>
          <w:noProof/>
          <w:webHidden/>
        </w:rPr>
      </w:r>
      <w:r>
        <w:rPr>
          <w:noProof/>
          <w:webHidden/>
        </w:rPr>
        <w:fldChar w:fldCharType="separate"/>
      </w:r>
      <w:r w:rsidR="00533729">
        <w:rPr>
          <w:noProof/>
          <w:webHidden/>
        </w:rPr>
        <w:t>94</w:t>
      </w:r>
      <w:ins w:author="toantk" w:date="2022-08-04T18:03:00Z" w:id="261">
        <w:r>
          <w:rPr>
            <w:noProof/>
            <w:webHidden/>
          </w:rPr>
          <w:fldChar w:fldCharType="end"/>
        </w:r>
        <w:r w:rsidRPr="001229C9">
          <w:rPr>
            <w:rStyle w:val="Hyperlink"/>
            <w:noProof/>
          </w:rPr>
          <w:fldChar w:fldCharType="end"/>
        </w:r>
      </w:ins>
    </w:p>
    <w:p w:rsidR="005F7785" w:rsidRDefault="005F7785" w14:paraId="6FBE52D0" w14:textId="427F83D2">
      <w:pPr>
        <w:pStyle w:val="TableofFigures"/>
        <w:tabs>
          <w:tab w:val="right" w:leader="dot" w:pos="9225"/>
        </w:tabs>
        <w:rPr>
          <w:ins w:author="toantk" w:date="2022-08-04T18:03:00Z" w:id="262"/>
          <w:rFonts w:asciiTheme="minorHAnsi" w:hAnsiTheme="minorHAnsi" w:eastAsiaTheme="minorEastAsia" w:cstheme="minorBidi"/>
          <w:noProof/>
          <w:sz w:val="22"/>
          <w:szCs w:val="22"/>
        </w:rPr>
      </w:pPr>
      <w:ins w:author="toantk" w:date="2022-08-04T18:03:00Z" w:id="263">
        <w:r w:rsidRPr="001229C9">
          <w:rPr>
            <w:rStyle w:val="Hyperlink"/>
            <w:noProof/>
          </w:rPr>
          <w:fldChar w:fldCharType="begin"/>
        </w:r>
        <w:r w:rsidRPr="001229C9">
          <w:rPr>
            <w:rStyle w:val="Hyperlink"/>
            <w:noProof/>
          </w:rPr>
          <w:instrText xml:space="preserve"> </w:instrText>
        </w:r>
        <w:r>
          <w:rPr>
            <w:noProof/>
          </w:rPr>
          <w:instrText>HYPERLINK \l "_Toc110529175"</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7.26 Bảng mô tả tham số trong luồng điều khiển xóa cấu hình Rule Port Forwarding</w:t>
        </w:r>
        <w:r>
          <w:rPr>
            <w:noProof/>
            <w:webHidden/>
          </w:rPr>
          <w:tab/>
        </w:r>
        <w:r>
          <w:rPr>
            <w:noProof/>
            <w:webHidden/>
          </w:rPr>
          <w:fldChar w:fldCharType="begin"/>
        </w:r>
        <w:r>
          <w:rPr>
            <w:noProof/>
            <w:webHidden/>
          </w:rPr>
          <w:instrText xml:space="preserve"> PAGEREF _Toc110529175 \h </w:instrText>
        </w:r>
      </w:ins>
      <w:r>
        <w:rPr>
          <w:noProof/>
          <w:webHidden/>
        </w:rPr>
      </w:r>
      <w:r>
        <w:rPr>
          <w:noProof/>
          <w:webHidden/>
        </w:rPr>
        <w:fldChar w:fldCharType="separate"/>
      </w:r>
      <w:r w:rsidR="00533729">
        <w:rPr>
          <w:noProof/>
          <w:webHidden/>
        </w:rPr>
        <w:t>97</w:t>
      </w:r>
      <w:ins w:author="toantk" w:date="2022-08-04T18:03:00Z" w:id="264">
        <w:r>
          <w:rPr>
            <w:noProof/>
            <w:webHidden/>
          </w:rPr>
          <w:fldChar w:fldCharType="end"/>
        </w:r>
        <w:r w:rsidRPr="001229C9">
          <w:rPr>
            <w:rStyle w:val="Hyperlink"/>
            <w:noProof/>
          </w:rPr>
          <w:fldChar w:fldCharType="end"/>
        </w:r>
      </w:ins>
    </w:p>
    <w:p w:rsidR="005F7785" w:rsidRDefault="005F7785" w14:paraId="737BEB6C" w14:textId="265FFAD3">
      <w:pPr>
        <w:pStyle w:val="TableofFigures"/>
        <w:tabs>
          <w:tab w:val="right" w:leader="dot" w:pos="9225"/>
        </w:tabs>
        <w:rPr>
          <w:ins w:author="toantk" w:date="2022-08-04T18:03:00Z" w:id="265"/>
          <w:rFonts w:asciiTheme="minorHAnsi" w:hAnsiTheme="minorHAnsi" w:eastAsiaTheme="minorEastAsia" w:cstheme="minorBidi"/>
          <w:noProof/>
          <w:sz w:val="22"/>
          <w:szCs w:val="22"/>
        </w:rPr>
      </w:pPr>
      <w:ins w:author="toantk" w:date="2022-08-04T18:03:00Z" w:id="266">
        <w:r w:rsidRPr="001229C9">
          <w:rPr>
            <w:rStyle w:val="Hyperlink"/>
            <w:noProof/>
          </w:rPr>
          <w:fldChar w:fldCharType="begin"/>
        </w:r>
        <w:r w:rsidRPr="001229C9">
          <w:rPr>
            <w:rStyle w:val="Hyperlink"/>
            <w:noProof/>
          </w:rPr>
          <w:instrText xml:space="preserve"> </w:instrText>
        </w:r>
        <w:r>
          <w:rPr>
            <w:noProof/>
          </w:rPr>
          <w:instrText>HYPERLINK \l "_Toc110529176"</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7.27 Bảng mô tả các tham số luồng điều khiển lấy thông tin cấu hình DDNS hiện tại</w:t>
        </w:r>
        <w:r>
          <w:rPr>
            <w:noProof/>
            <w:webHidden/>
          </w:rPr>
          <w:tab/>
        </w:r>
        <w:r>
          <w:rPr>
            <w:noProof/>
            <w:webHidden/>
          </w:rPr>
          <w:fldChar w:fldCharType="begin"/>
        </w:r>
        <w:r>
          <w:rPr>
            <w:noProof/>
            <w:webHidden/>
          </w:rPr>
          <w:instrText xml:space="preserve"> PAGEREF _Toc110529176 \h </w:instrText>
        </w:r>
      </w:ins>
      <w:r>
        <w:rPr>
          <w:noProof/>
          <w:webHidden/>
        </w:rPr>
      </w:r>
      <w:r>
        <w:rPr>
          <w:noProof/>
          <w:webHidden/>
        </w:rPr>
        <w:fldChar w:fldCharType="separate"/>
      </w:r>
      <w:r w:rsidR="00533729">
        <w:rPr>
          <w:noProof/>
          <w:webHidden/>
        </w:rPr>
        <w:t>99</w:t>
      </w:r>
      <w:ins w:author="toantk" w:date="2022-08-04T18:03:00Z" w:id="267">
        <w:r>
          <w:rPr>
            <w:noProof/>
            <w:webHidden/>
          </w:rPr>
          <w:fldChar w:fldCharType="end"/>
        </w:r>
        <w:r w:rsidRPr="001229C9">
          <w:rPr>
            <w:rStyle w:val="Hyperlink"/>
            <w:noProof/>
          </w:rPr>
          <w:fldChar w:fldCharType="end"/>
        </w:r>
      </w:ins>
    </w:p>
    <w:p w:rsidR="005F7785" w:rsidRDefault="005F7785" w14:paraId="740383CB" w14:textId="141C16F2">
      <w:pPr>
        <w:pStyle w:val="TableofFigures"/>
        <w:tabs>
          <w:tab w:val="right" w:leader="dot" w:pos="9225"/>
        </w:tabs>
        <w:rPr>
          <w:ins w:author="toantk" w:date="2022-08-04T18:03:00Z" w:id="268"/>
          <w:rFonts w:asciiTheme="minorHAnsi" w:hAnsiTheme="minorHAnsi" w:eastAsiaTheme="minorEastAsia" w:cstheme="minorBidi"/>
          <w:noProof/>
          <w:sz w:val="22"/>
          <w:szCs w:val="22"/>
        </w:rPr>
      </w:pPr>
      <w:ins w:author="toantk" w:date="2022-08-04T18:03:00Z" w:id="269">
        <w:r w:rsidRPr="001229C9">
          <w:rPr>
            <w:rStyle w:val="Hyperlink"/>
            <w:noProof/>
          </w:rPr>
          <w:fldChar w:fldCharType="begin"/>
        </w:r>
        <w:r w:rsidRPr="001229C9">
          <w:rPr>
            <w:rStyle w:val="Hyperlink"/>
            <w:noProof/>
          </w:rPr>
          <w:instrText xml:space="preserve"> </w:instrText>
        </w:r>
        <w:r>
          <w:rPr>
            <w:noProof/>
          </w:rPr>
          <w:instrText>HYPERLINK \l "_Toc110529177"</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7.28 Bảng mô tả các tham số trong luồng điều khiển thay đổi cấu hình DDNS</w:t>
        </w:r>
        <w:r>
          <w:rPr>
            <w:noProof/>
            <w:webHidden/>
          </w:rPr>
          <w:tab/>
        </w:r>
        <w:r>
          <w:rPr>
            <w:noProof/>
            <w:webHidden/>
          </w:rPr>
          <w:fldChar w:fldCharType="begin"/>
        </w:r>
        <w:r>
          <w:rPr>
            <w:noProof/>
            <w:webHidden/>
          </w:rPr>
          <w:instrText xml:space="preserve"> PAGEREF _Toc110529177 \h </w:instrText>
        </w:r>
      </w:ins>
      <w:r>
        <w:rPr>
          <w:noProof/>
          <w:webHidden/>
        </w:rPr>
      </w:r>
      <w:r>
        <w:rPr>
          <w:noProof/>
          <w:webHidden/>
        </w:rPr>
        <w:fldChar w:fldCharType="separate"/>
      </w:r>
      <w:r w:rsidR="00533729">
        <w:rPr>
          <w:noProof/>
          <w:webHidden/>
        </w:rPr>
        <w:t>102</w:t>
      </w:r>
      <w:ins w:author="toantk" w:date="2022-08-04T18:03:00Z" w:id="270">
        <w:r>
          <w:rPr>
            <w:noProof/>
            <w:webHidden/>
          </w:rPr>
          <w:fldChar w:fldCharType="end"/>
        </w:r>
        <w:r w:rsidRPr="001229C9">
          <w:rPr>
            <w:rStyle w:val="Hyperlink"/>
            <w:noProof/>
          </w:rPr>
          <w:fldChar w:fldCharType="end"/>
        </w:r>
      </w:ins>
    </w:p>
    <w:p w:rsidR="005F7785" w:rsidRDefault="005F7785" w14:paraId="45E402CC" w14:textId="2FC3FB8C">
      <w:pPr>
        <w:pStyle w:val="TableofFigures"/>
        <w:tabs>
          <w:tab w:val="right" w:leader="dot" w:pos="9225"/>
        </w:tabs>
        <w:rPr>
          <w:ins w:author="toantk" w:date="2022-08-04T18:03:00Z" w:id="271"/>
          <w:rFonts w:asciiTheme="minorHAnsi" w:hAnsiTheme="minorHAnsi" w:eastAsiaTheme="minorEastAsia" w:cstheme="minorBidi"/>
          <w:noProof/>
          <w:sz w:val="22"/>
          <w:szCs w:val="22"/>
        </w:rPr>
      </w:pPr>
      <w:ins w:author="toantk" w:date="2022-08-04T18:03:00Z" w:id="272">
        <w:r w:rsidRPr="001229C9">
          <w:rPr>
            <w:rStyle w:val="Hyperlink"/>
            <w:noProof/>
          </w:rPr>
          <w:fldChar w:fldCharType="begin"/>
        </w:r>
        <w:r w:rsidRPr="001229C9">
          <w:rPr>
            <w:rStyle w:val="Hyperlink"/>
            <w:noProof/>
          </w:rPr>
          <w:instrText xml:space="preserve"> </w:instrText>
        </w:r>
        <w:r>
          <w:rPr>
            <w:noProof/>
          </w:rPr>
          <w:instrText>HYPERLINK \l "_Toc110529178"</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7.29 Bảng mô tả tham số trong luồng điều khiển đổi mật khẩu truy cập</w:t>
        </w:r>
        <w:r>
          <w:rPr>
            <w:noProof/>
            <w:webHidden/>
          </w:rPr>
          <w:tab/>
        </w:r>
        <w:r>
          <w:rPr>
            <w:noProof/>
            <w:webHidden/>
          </w:rPr>
          <w:fldChar w:fldCharType="begin"/>
        </w:r>
        <w:r>
          <w:rPr>
            <w:noProof/>
            <w:webHidden/>
          </w:rPr>
          <w:instrText xml:space="preserve"> PAGEREF _Toc110529178 \h </w:instrText>
        </w:r>
      </w:ins>
      <w:r>
        <w:rPr>
          <w:noProof/>
          <w:webHidden/>
        </w:rPr>
      </w:r>
      <w:r>
        <w:rPr>
          <w:noProof/>
          <w:webHidden/>
        </w:rPr>
        <w:fldChar w:fldCharType="separate"/>
      </w:r>
      <w:r w:rsidR="00533729">
        <w:rPr>
          <w:noProof/>
          <w:webHidden/>
        </w:rPr>
        <w:t>105</w:t>
      </w:r>
      <w:ins w:author="toantk" w:date="2022-08-04T18:03:00Z" w:id="273">
        <w:r>
          <w:rPr>
            <w:noProof/>
            <w:webHidden/>
          </w:rPr>
          <w:fldChar w:fldCharType="end"/>
        </w:r>
        <w:r w:rsidRPr="001229C9">
          <w:rPr>
            <w:rStyle w:val="Hyperlink"/>
            <w:noProof/>
          </w:rPr>
          <w:fldChar w:fldCharType="end"/>
        </w:r>
      </w:ins>
    </w:p>
    <w:p w:rsidR="005F7785" w:rsidRDefault="005F7785" w14:paraId="574C3648" w14:textId="6EB1C2E2">
      <w:pPr>
        <w:pStyle w:val="TableofFigures"/>
        <w:tabs>
          <w:tab w:val="right" w:leader="dot" w:pos="9225"/>
        </w:tabs>
        <w:rPr>
          <w:ins w:author="toantk" w:date="2022-08-04T18:03:00Z" w:id="274"/>
          <w:rFonts w:asciiTheme="minorHAnsi" w:hAnsiTheme="minorHAnsi" w:eastAsiaTheme="minorEastAsia" w:cstheme="minorBidi"/>
          <w:noProof/>
          <w:sz w:val="22"/>
          <w:szCs w:val="22"/>
        </w:rPr>
      </w:pPr>
      <w:ins w:author="toantk" w:date="2022-08-04T18:03:00Z" w:id="275">
        <w:r w:rsidRPr="001229C9">
          <w:rPr>
            <w:rStyle w:val="Hyperlink"/>
            <w:noProof/>
          </w:rPr>
          <w:fldChar w:fldCharType="begin"/>
        </w:r>
        <w:r w:rsidRPr="001229C9">
          <w:rPr>
            <w:rStyle w:val="Hyperlink"/>
            <w:noProof/>
          </w:rPr>
          <w:instrText xml:space="preserve"> </w:instrText>
        </w:r>
        <w:r>
          <w:rPr>
            <w:noProof/>
          </w:rPr>
          <w:instrText>HYPERLINK \l "_Toc110529179"</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7.30 Bảng mô tả tham số trong luồng điều khiển lấy thông tin thiết bị mạng</w:t>
        </w:r>
        <w:r>
          <w:rPr>
            <w:noProof/>
            <w:webHidden/>
          </w:rPr>
          <w:tab/>
        </w:r>
        <w:r>
          <w:rPr>
            <w:noProof/>
            <w:webHidden/>
          </w:rPr>
          <w:fldChar w:fldCharType="begin"/>
        </w:r>
        <w:r>
          <w:rPr>
            <w:noProof/>
            <w:webHidden/>
          </w:rPr>
          <w:instrText xml:space="preserve"> PAGEREF _Toc110529179 \h </w:instrText>
        </w:r>
      </w:ins>
      <w:r>
        <w:rPr>
          <w:noProof/>
          <w:webHidden/>
        </w:rPr>
      </w:r>
      <w:r>
        <w:rPr>
          <w:noProof/>
          <w:webHidden/>
        </w:rPr>
        <w:fldChar w:fldCharType="separate"/>
      </w:r>
      <w:r w:rsidR="00533729">
        <w:rPr>
          <w:noProof/>
          <w:webHidden/>
        </w:rPr>
        <w:t>108</w:t>
      </w:r>
      <w:ins w:author="toantk" w:date="2022-08-04T18:03:00Z" w:id="276">
        <w:r>
          <w:rPr>
            <w:noProof/>
            <w:webHidden/>
          </w:rPr>
          <w:fldChar w:fldCharType="end"/>
        </w:r>
        <w:r w:rsidRPr="001229C9">
          <w:rPr>
            <w:rStyle w:val="Hyperlink"/>
            <w:noProof/>
          </w:rPr>
          <w:fldChar w:fldCharType="end"/>
        </w:r>
      </w:ins>
    </w:p>
    <w:p w:rsidR="005F7785" w:rsidRDefault="005F7785" w14:paraId="21CB50C2" w14:textId="513538CF">
      <w:pPr>
        <w:pStyle w:val="TableofFigures"/>
        <w:tabs>
          <w:tab w:val="right" w:leader="dot" w:pos="9225"/>
        </w:tabs>
        <w:rPr>
          <w:ins w:author="toantk" w:date="2022-08-04T18:03:00Z" w:id="277"/>
          <w:rFonts w:asciiTheme="minorHAnsi" w:hAnsiTheme="minorHAnsi" w:eastAsiaTheme="minorEastAsia" w:cstheme="minorBidi"/>
          <w:noProof/>
          <w:sz w:val="22"/>
          <w:szCs w:val="22"/>
        </w:rPr>
      </w:pPr>
      <w:ins w:author="toantk" w:date="2022-08-04T18:03:00Z" w:id="278">
        <w:r w:rsidRPr="001229C9">
          <w:rPr>
            <w:rStyle w:val="Hyperlink"/>
            <w:noProof/>
          </w:rPr>
          <w:fldChar w:fldCharType="begin"/>
        </w:r>
        <w:r w:rsidRPr="001229C9">
          <w:rPr>
            <w:rStyle w:val="Hyperlink"/>
            <w:noProof/>
          </w:rPr>
          <w:instrText xml:space="preserve"> </w:instrText>
        </w:r>
        <w:r>
          <w:rPr>
            <w:noProof/>
          </w:rPr>
          <w:instrText>HYPERLINK \l "_Toc110529180"</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7.31 Bảng mô tả tham số trong luồng điều khiển lấy thông tin mạng</w:t>
        </w:r>
        <w:r>
          <w:rPr>
            <w:noProof/>
            <w:webHidden/>
          </w:rPr>
          <w:tab/>
        </w:r>
        <w:r>
          <w:rPr>
            <w:noProof/>
            <w:webHidden/>
          </w:rPr>
          <w:fldChar w:fldCharType="begin"/>
        </w:r>
        <w:r>
          <w:rPr>
            <w:noProof/>
            <w:webHidden/>
          </w:rPr>
          <w:instrText xml:space="preserve"> PAGEREF _Toc110529180 \h </w:instrText>
        </w:r>
      </w:ins>
      <w:r>
        <w:rPr>
          <w:noProof/>
          <w:webHidden/>
        </w:rPr>
      </w:r>
      <w:r>
        <w:rPr>
          <w:noProof/>
          <w:webHidden/>
        </w:rPr>
        <w:fldChar w:fldCharType="separate"/>
      </w:r>
      <w:r w:rsidR="00533729">
        <w:rPr>
          <w:noProof/>
          <w:webHidden/>
        </w:rPr>
        <w:t>111</w:t>
      </w:r>
      <w:ins w:author="toantk" w:date="2022-08-04T18:03:00Z" w:id="279">
        <w:r>
          <w:rPr>
            <w:noProof/>
            <w:webHidden/>
          </w:rPr>
          <w:fldChar w:fldCharType="end"/>
        </w:r>
        <w:r w:rsidRPr="001229C9">
          <w:rPr>
            <w:rStyle w:val="Hyperlink"/>
            <w:noProof/>
          </w:rPr>
          <w:fldChar w:fldCharType="end"/>
        </w:r>
      </w:ins>
    </w:p>
    <w:p w:rsidR="005F7785" w:rsidRDefault="005F7785" w14:paraId="0FE5EBD6" w14:textId="512278D9">
      <w:pPr>
        <w:pStyle w:val="TableofFigures"/>
        <w:tabs>
          <w:tab w:val="right" w:leader="dot" w:pos="9225"/>
        </w:tabs>
        <w:rPr>
          <w:ins w:author="toantk" w:date="2022-08-04T18:03:00Z" w:id="280"/>
          <w:rFonts w:asciiTheme="minorHAnsi" w:hAnsiTheme="minorHAnsi" w:eastAsiaTheme="minorEastAsia" w:cstheme="minorBidi"/>
          <w:noProof/>
          <w:sz w:val="22"/>
          <w:szCs w:val="22"/>
        </w:rPr>
      </w:pPr>
      <w:ins w:author="toantk" w:date="2022-08-04T18:03:00Z" w:id="281">
        <w:r w:rsidRPr="001229C9">
          <w:rPr>
            <w:rStyle w:val="Hyperlink"/>
            <w:noProof/>
          </w:rPr>
          <w:fldChar w:fldCharType="begin"/>
        </w:r>
        <w:r w:rsidRPr="001229C9">
          <w:rPr>
            <w:rStyle w:val="Hyperlink"/>
            <w:noProof/>
          </w:rPr>
          <w:instrText xml:space="preserve"> </w:instrText>
        </w:r>
        <w:r>
          <w:rPr>
            <w:noProof/>
          </w:rPr>
          <w:instrText>HYPERLINK \l "_Toc110529181"</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7.32 Bảng mô tả tham số trong luồng điều khiển Ping</w:t>
        </w:r>
        <w:r>
          <w:rPr>
            <w:noProof/>
            <w:webHidden/>
          </w:rPr>
          <w:tab/>
        </w:r>
        <w:r>
          <w:rPr>
            <w:noProof/>
            <w:webHidden/>
          </w:rPr>
          <w:fldChar w:fldCharType="begin"/>
        </w:r>
        <w:r>
          <w:rPr>
            <w:noProof/>
            <w:webHidden/>
          </w:rPr>
          <w:instrText xml:space="preserve"> PAGEREF _Toc110529181 \h </w:instrText>
        </w:r>
      </w:ins>
      <w:r>
        <w:rPr>
          <w:noProof/>
          <w:webHidden/>
        </w:rPr>
      </w:r>
      <w:r>
        <w:rPr>
          <w:noProof/>
          <w:webHidden/>
        </w:rPr>
        <w:fldChar w:fldCharType="separate"/>
      </w:r>
      <w:r w:rsidR="00533729">
        <w:rPr>
          <w:noProof/>
          <w:webHidden/>
        </w:rPr>
        <w:t>114</w:t>
      </w:r>
      <w:ins w:author="toantk" w:date="2022-08-04T18:03:00Z" w:id="282">
        <w:r>
          <w:rPr>
            <w:noProof/>
            <w:webHidden/>
          </w:rPr>
          <w:fldChar w:fldCharType="end"/>
        </w:r>
        <w:r w:rsidRPr="001229C9">
          <w:rPr>
            <w:rStyle w:val="Hyperlink"/>
            <w:noProof/>
          </w:rPr>
          <w:fldChar w:fldCharType="end"/>
        </w:r>
      </w:ins>
    </w:p>
    <w:p w:rsidR="005F7785" w:rsidRDefault="005F7785" w14:paraId="02951D8E" w14:textId="6796D221">
      <w:pPr>
        <w:pStyle w:val="TableofFigures"/>
        <w:tabs>
          <w:tab w:val="right" w:leader="dot" w:pos="9225"/>
        </w:tabs>
        <w:rPr>
          <w:ins w:author="toantk" w:date="2022-08-04T18:03:00Z" w:id="283"/>
          <w:rFonts w:asciiTheme="minorHAnsi" w:hAnsiTheme="minorHAnsi" w:eastAsiaTheme="minorEastAsia" w:cstheme="minorBidi"/>
          <w:noProof/>
          <w:sz w:val="22"/>
          <w:szCs w:val="22"/>
        </w:rPr>
      </w:pPr>
      <w:ins w:author="toantk" w:date="2022-08-04T18:03:00Z" w:id="284">
        <w:r w:rsidRPr="001229C9">
          <w:rPr>
            <w:rStyle w:val="Hyperlink"/>
            <w:noProof/>
          </w:rPr>
          <w:lastRenderedPageBreak/>
          <w:fldChar w:fldCharType="begin"/>
        </w:r>
        <w:r w:rsidRPr="001229C9">
          <w:rPr>
            <w:rStyle w:val="Hyperlink"/>
            <w:noProof/>
          </w:rPr>
          <w:instrText xml:space="preserve"> </w:instrText>
        </w:r>
        <w:r>
          <w:rPr>
            <w:noProof/>
          </w:rPr>
          <w:instrText>HYPERLINK \l "_Toc110529182"</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7.33 Bảng mô tả tham số trong luồng điều khiển Trace</w:t>
        </w:r>
        <w:r>
          <w:rPr>
            <w:noProof/>
            <w:webHidden/>
          </w:rPr>
          <w:tab/>
        </w:r>
        <w:r>
          <w:rPr>
            <w:noProof/>
            <w:webHidden/>
          </w:rPr>
          <w:fldChar w:fldCharType="begin"/>
        </w:r>
        <w:r>
          <w:rPr>
            <w:noProof/>
            <w:webHidden/>
          </w:rPr>
          <w:instrText xml:space="preserve"> PAGEREF _Toc110529182 \h </w:instrText>
        </w:r>
      </w:ins>
      <w:r>
        <w:rPr>
          <w:noProof/>
          <w:webHidden/>
        </w:rPr>
      </w:r>
      <w:r>
        <w:rPr>
          <w:noProof/>
          <w:webHidden/>
        </w:rPr>
        <w:fldChar w:fldCharType="separate"/>
      </w:r>
      <w:r w:rsidR="00533729">
        <w:rPr>
          <w:noProof/>
          <w:webHidden/>
        </w:rPr>
        <w:t>118</w:t>
      </w:r>
      <w:ins w:author="toantk" w:date="2022-08-04T18:03:00Z" w:id="285">
        <w:r>
          <w:rPr>
            <w:noProof/>
            <w:webHidden/>
          </w:rPr>
          <w:fldChar w:fldCharType="end"/>
        </w:r>
        <w:r w:rsidRPr="001229C9">
          <w:rPr>
            <w:rStyle w:val="Hyperlink"/>
            <w:noProof/>
          </w:rPr>
          <w:fldChar w:fldCharType="end"/>
        </w:r>
      </w:ins>
    </w:p>
    <w:p w:rsidR="005F7785" w:rsidRDefault="005F7785" w14:paraId="2D9B7587" w14:textId="72F4E3C5">
      <w:pPr>
        <w:pStyle w:val="TableofFigures"/>
        <w:tabs>
          <w:tab w:val="right" w:leader="dot" w:pos="9225"/>
        </w:tabs>
        <w:rPr>
          <w:ins w:author="toantk" w:date="2022-08-04T18:03:00Z" w:id="286"/>
          <w:rFonts w:asciiTheme="minorHAnsi" w:hAnsiTheme="minorHAnsi" w:eastAsiaTheme="minorEastAsia" w:cstheme="minorBidi"/>
          <w:noProof/>
          <w:sz w:val="22"/>
          <w:szCs w:val="22"/>
        </w:rPr>
      </w:pPr>
      <w:ins w:author="toantk" w:date="2022-08-04T18:03:00Z" w:id="287">
        <w:r w:rsidRPr="001229C9">
          <w:rPr>
            <w:rStyle w:val="Hyperlink"/>
            <w:noProof/>
          </w:rPr>
          <w:fldChar w:fldCharType="begin"/>
        </w:r>
        <w:r w:rsidRPr="001229C9">
          <w:rPr>
            <w:rStyle w:val="Hyperlink"/>
            <w:noProof/>
          </w:rPr>
          <w:instrText xml:space="preserve"> </w:instrText>
        </w:r>
        <w:r>
          <w:rPr>
            <w:noProof/>
          </w:rPr>
          <w:instrText>HYPERLINK \l "_Toc110529183"</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7.34 Bảng mô tả tham số trong luồng điều khiển Speedtest</w:t>
        </w:r>
        <w:r>
          <w:rPr>
            <w:noProof/>
            <w:webHidden/>
          </w:rPr>
          <w:tab/>
        </w:r>
        <w:r>
          <w:rPr>
            <w:noProof/>
            <w:webHidden/>
          </w:rPr>
          <w:fldChar w:fldCharType="begin"/>
        </w:r>
        <w:r>
          <w:rPr>
            <w:noProof/>
            <w:webHidden/>
          </w:rPr>
          <w:instrText xml:space="preserve"> PAGEREF _Toc110529183 \h </w:instrText>
        </w:r>
      </w:ins>
      <w:r>
        <w:rPr>
          <w:noProof/>
          <w:webHidden/>
        </w:rPr>
      </w:r>
      <w:r>
        <w:rPr>
          <w:noProof/>
          <w:webHidden/>
        </w:rPr>
        <w:fldChar w:fldCharType="separate"/>
      </w:r>
      <w:r w:rsidR="00533729">
        <w:rPr>
          <w:noProof/>
          <w:webHidden/>
        </w:rPr>
        <w:t>121</w:t>
      </w:r>
      <w:ins w:author="toantk" w:date="2022-08-04T18:03:00Z" w:id="288">
        <w:r>
          <w:rPr>
            <w:noProof/>
            <w:webHidden/>
          </w:rPr>
          <w:fldChar w:fldCharType="end"/>
        </w:r>
        <w:r w:rsidRPr="001229C9">
          <w:rPr>
            <w:rStyle w:val="Hyperlink"/>
            <w:noProof/>
          </w:rPr>
          <w:fldChar w:fldCharType="end"/>
        </w:r>
      </w:ins>
    </w:p>
    <w:p w:rsidR="005F7785" w:rsidRDefault="005F7785" w14:paraId="3FF88494" w14:textId="3107880B">
      <w:pPr>
        <w:pStyle w:val="TableofFigures"/>
        <w:tabs>
          <w:tab w:val="right" w:leader="dot" w:pos="9225"/>
        </w:tabs>
        <w:rPr>
          <w:ins w:author="toantk" w:date="2022-08-04T18:03:00Z" w:id="289"/>
          <w:rFonts w:asciiTheme="minorHAnsi" w:hAnsiTheme="minorHAnsi" w:eastAsiaTheme="minorEastAsia" w:cstheme="minorBidi"/>
          <w:noProof/>
          <w:sz w:val="22"/>
          <w:szCs w:val="22"/>
        </w:rPr>
      </w:pPr>
      <w:ins w:author="toantk" w:date="2022-08-04T18:03:00Z" w:id="290">
        <w:r w:rsidRPr="001229C9">
          <w:rPr>
            <w:rStyle w:val="Hyperlink"/>
            <w:noProof/>
          </w:rPr>
          <w:fldChar w:fldCharType="begin"/>
        </w:r>
        <w:r w:rsidRPr="001229C9">
          <w:rPr>
            <w:rStyle w:val="Hyperlink"/>
            <w:noProof/>
          </w:rPr>
          <w:instrText xml:space="preserve"> </w:instrText>
        </w:r>
        <w:r>
          <w:rPr>
            <w:noProof/>
          </w:rPr>
          <w:instrText>HYPERLINK \l "_Toc110529184"</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7.35 Bảng mô tả tham số trong luồng điều khiển reboot thiết bị</w:t>
        </w:r>
        <w:r>
          <w:rPr>
            <w:noProof/>
            <w:webHidden/>
          </w:rPr>
          <w:tab/>
        </w:r>
        <w:r>
          <w:rPr>
            <w:noProof/>
            <w:webHidden/>
          </w:rPr>
          <w:fldChar w:fldCharType="begin"/>
        </w:r>
        <w:r>
          <w:rPr>
            <w:noProof/>
            <w:webHidden/>
          </w:rPr>
          <w:instrText xml:space="preserve"> PAGEREF _Toc110529184 \h </w:instrText>
        </w:r>
      </w:ins>
      <w:r>
        <w:rPr>
          <w:noProof/>
          <w:webHidden/>
        </w:rPr>
      </w:r>
      <w:r>
        <w:rPr>
          <w:noProof/>
          <w:webHidden/>
        </w:rPr>
        <w:fldChar w:fldCharType="separate"/>
      </w:r>
      <w:r w:rsidR="00533729">
        <w:rPr>
          <w:noProof/>
          <w:webHidden/>
        </w:rPr>
        <w:t>124</w:t>
      </w:r>
      <w:ins w:author="toantk" w:date="2022-08-04T18:03:00Z" w:id="291">
        <w:r>
          <w:rPr>
            <w:noProof/>
            <w:webHidden/>
          </w:rPr>
          <w:fldChar w:fldCharType="end"/>
        </w:r>
        <w:r w:rsidRPr="001229C9">
          <w:rPr>
            <w:rStyle w:val="Hyperlink"/>
            <w:noProof/>
          </w:rPr>
          <w:fldChar w:fldCharType="end"/>
        </w:r>
      </w:ins>
    </w:p>
    <w:p w:rsidR="005F7785" w:rsidRDefault="005F7785" w14:paraId="3C02E5A7" w14:textId="1AC283C1">
      <w:pPr>
        <w:pStyle w:val="TableofFigures"/>
        <w:tabs>
          <w:tab w:val="right" w:leader="dot" w:pos="9225"/>
        </w:tabs>
        <w:rPr>
          <w:ins w:author="toantk" w:date="2022-08-04T18:03:00Z" w:id="292"/>
          <w:rFonts w:asciiTheme="minorHAnsi" w:hAnsiTheme="minorHAnsi" w:eastAsiaTheme="minorEastAsia" w:cstheme="minorBidi"/>
          <w:noProof/>
          <w:sz w:val="22"/>
          <w:szCs w:val="22"/>
        </w:rPr>
      </w:pPr>
      <w:ins w:author="toantk" w:date="2022-08-04T18:03:00Z" w:id="293">
        <w:r w:rsidRPr="001229C9">
          <w:rPr>
            <w:rStyle w:val="Hyperlink"/>
            <w:noProof/>
          </w:rPr>
          <w:fldChar w:fldCharType="begin"/>
        </w:r>
        <w:r w:rsidRPr="001229C9">
          <w:rPr>
            <w:rStyle w:val="Hyperlink"/>
            <w:noProof/>
          </w:rPr>
          <w:instrText xml:space="preserve"> </w:instrText>
        </w:r>
        <w:r>
          <w:rPr>
            <w:noProof/>
          </w:rPr>
          <w:instrText>HYPERLINK \l "_Toc110529185"</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7.36 Bảng mô tả các tham số trong luồng điều khiển reset thiết bị</w:t>
        </w:r>
        <w:r>
          <w:rPr>
            <w:noProof/>
            <w:webHidden/>
          </w:rPr>
          <w:tab/>
        </w:r>
        <w:r>
          <w:rPr>
            <w:noProof/>
            <w:webHidden/>
          </w:rPr>
          <w:fldChar w:fldCharType="begin"/>
        </w:r>
        <w:r>
          <w:rPr>
            <w:noProof/>
            <w:webHidden/>
          </w:rPr>
          <w:instrText xml:space="preserve"> PAGEREF _Toc110529185 \h </w:instrText>
        </w:r>
      </w:ins>
      <w:r>
        <w:rPr>
          <w:noProof/>
          <w:webHidden/>
        </w:rPr>
      </w:r>
      <w:r>
        <w:rPr>
          <w:noProof/>
          <w:webHidden/>
        </w:rPr>
        <w:fldChar w:fldCharType="separate"/>
      </w:r>
      <w:r w:rsidR="00533729">
        <w:rPr>
          <w:noProof/>
          <w:webHidden/>
        </w:rPr>
        <w:t>127</w:t>
      </w:r>
      <w:ins w:author="toantk" w:date="2022-08-04T18:03:00Z" w:id="294">
        <w:r>
          <w:rPr>
            <w:noProof/>
            <w:webHidden/>
          </w:rPr>
          <w:fldChar w:fldCharType="end"/>
        </w:r>
        <w:r w:rsidRPr="001229C9">
          <w:rPr>
            <w:rStyle w:val="Hyperlink"/>
            <w:noProof/>
          </w:rPr>
          <w:fldChar w:fldCharType="end"/>
        </w:r>
      </w:ins>
    </w:p>
    <w:p w:rsidR="005F7785" w:rsidRDefault="005F7785" w14:paraId="563100DF" w14:textId="05654154">
      <w:pPr>
        <w:pStyle w:val="TableofFigures"/>
        <w:tabs>
          <w:tab w:val="right" w:leader="dot" w:pos="9225"/>
        </w:tabs>
        <w:rPr>
          <w:ins w:author="toantk" w:date="2022-08-04T18:03:00Z" w:id="295"/>
          <w:rFonts w:asciiTheme="minorHAnsi" w:hAnsiTheme="minorHAnsi" w:eastAsiaTheme="minorEastAsia" w:cstheme="minorBidi"/>
          <w:noProof/>
          <w:sz w:val="22"/>
          <w:szCs w:val="22"/>
        </w:rPr>
      </w:pPr>
      <w:ins w:author="toantk" w:date="2022-08-04T18:03:00Z" w:id="296">
        <w:r w:rsidRPr="001229C9">
          <w:rPr>
            <w:rStyle w:val="Hyperlink"/>
            <w:noProof/>
          </w:rPr>
          <w:fldChar w:fldCharType="begin"/>
        </w:r>
        <w:r w:rsidRPr="001229C9">
          <w:rPr>
            <w:rStyle w:val="Hyperlink"/>
            <w:noProof/>
          </w:rPr>
          <w:instrText xml:space="preserve"> </w:instrText>
        </w:r>
        <w:r>
          <w:rPr>
            <w:noProof/>
          </w:rPr>
          <w:instrText>HYPERLINK \l "_Toc110529186"</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7.37 Bảng mô tả tham số trong luồng điều khiển nâng cấp Firmware</w:t>
        </w:r>
        <w:r>
          <w:rPr>
            <w:noProof/>
            <w:webHidden/>
          </w:rPr>
          <w:tab/>
        </w:r>
        <w:r>
          <w:rPr>
            <w:noProof/>
            <w:webHidden/>
          </w:rPr>
          <w:fldChar w:fldCharType="begin"/>
        </w:r>
        <w:r>
          <w:rPr>
            <w:noProof/>
            <w:webHidden/>
          </w:rPr>
          <w:instrText xml:space="preserve"> PAGEREF _Toc110529186 \h </w:instrText>
        </w:r>
      </w:ins>
      <w:r>
        <w:rPr>
          <w:noProof/>
          <w:webHidden/>
        </w:rPr>
      </w:r>
      <w:r>
        <w:rPr>
          <w:noProof/>
          <w:webHidden/>
        </w:rPr>
        <w:fldChar w:fldCharType="separate"/>
      </w:r>
      <w:r w:rsidR="00533729">
        <w:rPr>
          <w:noProof/>
          <w:webHidden/>
        </w:rPr>
        <w:t>131</w:t>
      </w:r>
      <w:ins w:author="toantk" w:date="2022-08-04T18:03:00Z" w:id="297">
        <w:r>
          <w:rPr>
            <w:noProof/>
            <w:webHidden/>
          </w:rPr>
          <w:fldChar w:fldCharType="end"/>
        </w:r>
        <w:r w:rsidRPr="001229C9">
          <w:rPr>
            <w:rStyle w:val="Hyperlink"/>
            <w:noProof/>
          </w:rPr>
          <w:fldChar w:fldCharType="end"/>
        </w:r>
      </w:ins>
    </w:p>
    <w:p w:rsidR="005F7785" w:rsidRDefault="005F7785" w14:paraId="30FB569C" w14:textId="2F709E8F">
      <w:pPr>
        <w:pStyle w:val="TableofFigures"/>
        <w:tabs>
          <w:tab w:val="right" w:leader="dot" w:pos="9225"/>
        </w:tabs>
        <w:rPr>
          <w:ins w:author="toantk" w:date="2022-08-04T18:03:00Z" w:id="298"/>
          <w:rFonts w:asciiTheme="minorHAnsi" w:hAnsiTheme="minorHAnsi" w:eastAsiaTheme="minorEastAsia" w:cstheme="minorBidi"/>
          <w:noProof/>
          <w:sz w:val="22"/>
          <w:szCs w:val="22"/>
        </w:rPr>
      </w:pPr>
      <w:ins w:author="toantk" w:date="2022-08-04T18:03:00Z" w:id="299">
        <w:r w:rsidRPr="001229C9">
          <w:rPr>
            <w:rStyle w:val="Hyperlink"/>
            <w:noProof/>
          </w:rPr>
          <w:fldChar w:fldCharType="begin"/>
        </w:r>
        <w:r w:rsidRPr="001229C9">
          <w:rPr>
            <w:rStyle w:val="Hyperlink"/>
            <w:noProof/>
          </w:rPr>
          <w:instrText xml:space="preserve"> </w:instrText>
        </w:r>
        <w:r>
          <w:rPr>
            <w:noProof/>
          </w:rPr>
          <w:instrText>HYPERLINK \l "_Toc110529187"</w:instrText>
        </w:r>
        <w:r w:rsidRPr="001229C9">
          <w:rPr>
            <w:rStyle w:val="Hyperlink"/>
            <w:noProof/>
          </w:rPr>
          <w:instrText xml:space="preserve"> </w:instrText>
        </w:r>
        <w:r w:rsidRPr="001229C9">
          <w:rPr>
            <w:rStyle w:val="Hyperlink"/>
            <w:noProof/>
          </w:rPr>
          <w:fldChar w:fldCharType="separate"/>
        </w:r>
        <w:r w:rsidRPr="001229C9">
          <w:rPr>
            <w:rStyle w:val="Hyperlink"/>
            <w:noProof/>
          </w:rPr>
          <w:t>Bảng 7.38 Bảng mô tả các tham số trong luồng điều khiển update Database từ Mobile App</w:t>
        </w:r>
        <w:r>
          <w:rPr>
            <w:noProof/>
            <w:webHidden/>
          </w:rPr>
          <w:tab/>
        </w:r>
        <w:r>
          <w:rPr>
            <w:noProof/>
            <w:webHidden/>
          </w:rPr>
          <w:fldChar w:fldCharType="begin"/>
        </w:r>
        <w:r>
          <w:rPr>
            <w:noProof/>
            <w:webHidden/>
          </w:rPr>
          <w:instrText xml:space="preserve"> PAGEREF _Toc110529187 \h </w:instrText>
        </w:r>
      </w:ins>
      <w:r>
        <w:rPr>
          <w:noProof/>
          <w:webHidden/>
        </w:rPr>
      </w:r>
      <w:r>
        <w:rPr>
          <w:noProof/>
          <w:webHidden/>
        </w:rPr>
        <w:fldChar w:fldCharType="separate"/>
      </w:r>
      <w:r w:rsidR="00533729">
        <w:rPr>
          <w:noProof/>
          <w:webHidden/>
        </w:rPr>
        <w:t>134</w:t>
      </w:r>
      <w:ins w:author="toantk" w:date="2022-08-04T18:03:00Z" w:id="300">
        <w:r>
          <w:rPr>
            <w:noProof/>
            <w:webHidden/>
          </w:rPr>
          <w:fldChar w:fldCharType="end"/>
        </w:r>
        <w:r w:rsidRPr="001229C9">
          <w:rPr>
            <w:rStyle w:val="Hyperlink"/>
            <w:noProof/>
          </w:rPr>
          <w:fldChar w:fldCharType="end"/>
        </w:r>
      </w:ins>
    </w:p>
    <w:p w:rsidR="005F7785" w:rsidDel="005F7785" w:rsidRDefault="005F7785" w14:paraId="7B5BB0F7" w14:textId="77777777">
      <w:pPr>
        <w:pStyle w:val="TableofFigures"/>
        <w:tabs>
          <w:tab w:val="right" w:leader="dot" w:pos="9225"/>
        </w:tabs>
        <w:rPr>
          <w:del w:author="toantk" w:date="2022-08-04T18:03:00Z" w:id="301"/>
          <w:noProof/>
        </w:rPr>
      </w:pPr>
    </w:p>
    <w:p w:rsidR="005D4203" w:rsidDel="005D4203" w:rsidRDefault="003A62BA" w14:paraId="7DEE4649" w14:textId="42D0909E">
      <w:pPr>
        <w:pStyle w:val="TableofFigures"/>
        <w:tabs>
          <w:tab w:val="right" w:leader="dot" w:pos="9225"/>
        </w:tabs>
        <w:rPr>
          <w:del w:author="toantk" w:date="2022-07-28T14:12:00Z" w:id="302"/>
          <w:noProof/>
        </w:rPr>
      </w:pPr>
      <w:ins w:author="Tran Khanh Toan" w:date="2022-07-29T08:26:00Z" w:id="303">
        <w:del w:author="toantk" w:date="2022-08-04T18:03:00Z" w:id="304">
          <w:r w:rsidDel="005F7785">
            <w:rPr>
              <w:noProof/>
              <w:webHidden/>
            </w:rPr>
            <w:delText>14212733353739424548515456586164687176788082848790939698101104107110113118121</w:delText>
          </w:r>
        </w:del>
      </w:ins>
    </w:p>
    <w:p w:rsidR="002611CE" w:rsidDel="002611CE" w:rsidRDefault="002611CE" w14:paraId="5E5ED9AA" w14:textId="77777777">
      <w:pPr>
        <w:pStyle w:val="TableofFigures"/>
        <w:tabs>
          <w:tab w:val="right" w:leader="dot" w:pos="9225"/>
        </w:tabs>
        <w:rPr>
          <w:del w:author="toantk" w:date="2022-07-28T11:12:00Z" w:id="305"/>
          <w:noProof/>
        </w:rPr>
      </w:pPr>
    </w:p>
    <w:p w:rsidR="003E1A5F" w:rsidDel="003E1A5F" w:rsidRDefault="003E1A5F" w14:paraId="372979E2" w14:textId="77777777">
      <w:pPr>
        <w:pStyle w:val="TableofFigures"/>
        <w:tabs>
          <w:tab w:val="right" w:leader="dot" w:pos="9225"/>
        </w:tabs>
        <w:rPr>
          <w:del w:author="toantk" w:date="2022-07-27T17:36:00Z" w:id="306"/>
          <w:noProof/>
        </w:rPr>
      </w:pPr>
    </w:p>
    <w:p w:rsidR="00357BF0" w:rsidDel="00357BF0" w:rsidRDefault="00357BF0" w14:paraId="32F70945" w14:textId="77777777">
      <w:pPr>
        <w:pStyle w:val="TableofFigures"/>
        <w:tabs>
          <w:tab w:val="right" w:leader="dot" w:pos="9225"/>
        </w:tabs>
        <w:rPr>
          <w:del w:author="toantk" w:date="2022-07-27T17:35:00Z" w:id="307"/>
          <w:noProof/>
        </w:rPr>
      </w:pPr>
    </w:p>
    <w:p w:rsidR="00357BF0" w:rsidDel="00357BF0" w:rsidRDefault="00357BF0" w14:paraId="63F02F20" w14:textId="77777777">
      <w:pPr>
        <w:pStyle w:val="TableofFigures"/>
        <w:tabs>
          <w:tab w:val="right" w:leader="dot" w:pos="9225"/>
        </w:tabs>
        <w:rPr>
          <w:del w:author="toantk" w:date="2022-07-27T17:35:00Z" w:id="308"/>
          <w:noProof/>
        </w:rPr>
      </w:pPr>
    </w:p>
    <w:p w:rsidR="00FC4A27" w:rsidDel="00357BF0" w:rsidRDefault="00FC4A27" w14:paraId="202DCF3C" w14:textId="1460AC28">
      <w:pPr>
        <w:pStyle w:val="TableofFigures"/>
        <w:tabs>
          <w:tab w:val="right" w:leader="dot" w:pos="9225"/>
        </w:tabs>
        <w:rPr>
          <w:ins w:author="Tran Khanh Toan" w:date="2022-07-01T17:40:00Z" w:id="309"/>
          <w:del w:author="toantk" w:date="2022-07-27T17:35:00Z" w:id="310"/>
          <w:rFonts w:asciiTheme="minorHAnsi" w:hAnsiTheme="minorHAnsi" w:eastAsiaTheme="minorEastAsia" w:cstheme="minorBidi"/>
          <w:noProof/>
          <w:sz w:val="22"/>
          <w:szCs w:val="22"/>
        </w:rPr>
      </w:pPr>
      <w:ins w:author="Tran Khanh Toan" w:date="2022-07-01T17:40:00Z" w:id="311">
        <w:del w:author="toantk" w:date="2022-07-27T17:35:00Z" w:id="312">
          <w:r w:rsidRPr="00357BF0" w:rsidDel="00357BF0">
            <w:rPr>
              <w:rStyle w:val="Hyperlink"/>
              <w:noProof/>
            </w:rPr>
            <w:delText>Bảng 6.1 Bảng mô tả các chức năng</w:delText>
          </w:r>
          <w:r w:rsidDel="00357BF0">
            <w:rPr>
              <w:noProof/>
              <w:webHidden/>
            </w:rPr>
            <w:tab/>
          </w:r>
          <w:r w:rsidDel="00357BF0">
            <w:rPr>
              <w:noProof/>
              <w:webHidden/>
            </w:rPr>
            <w:delText>14</w:delText>
          </w:r>
        </w:del>
      </w:ins>
    </w:p>
    <w:p w:rsidR="00FC4A27" w:rsidDel="00357BF0" w:rsidRDefault="00FC4A27" w14:paraId="1873FB6E" w14:textId="4B1C4289">
      <w:pPr>
        <w:pStyle w:val="TableofFigures"/>
        <w:tabs>
          <w:tab w:val="right" w:leader="dot" w:pos="9225"/>
        </w:tabs>
        <w:rPr>
          <w:ins w:author="Tran Khanh Toan" w:date="2022-07-01T17:40:00Z" w:id="313"/>
          <w:del w:author="toantk" w:date="2022-07-27T17:35:00Z" w:id="314"/>
          <w:rFonts w:asciiTheme="minorHAnsi" w:hAnsiTheme="minorHAnsi" w:eastAsiaTheme="minorEastAsia" w:cstheme="minorBidi"/>
          <w:noProof/>
          <w:sz w:val="22"/>
          <w:szCs w:val="22"/>
        </w:rPr>
      </w:pPr>
      <w:ins w:author="Tran Khanh Toan" w:date="2022-07-01T17:40:00Z" w:id="315">
        <w:del w:author="toantk" w:date="2022-07-27T17:35:00Z" w:id="316">
          <w:r w:rsidRPr="00357BF0" w:rsidDel="00357BF0">
            <w:rPr>
              <w:rStyle w:val="Hyperlink"/>
              <w:noProof/>
            </w:rPr>
            <w:delText>Bảng 7.1 Bảng mô tả tham số trong luồng điều khiển thay đổi cấu hình SLID</w:delText>
          </w:r>
          <w:r w:rsidDel="00357BF0">
            <w:rPr>
              <w:noProof/>
              <w:webHidden/>
            </w:rPr>
            <w:tab/>
          </w:r>
          <w:r w:rsidDel="00357BF0">
            <w:rPr>
              <w:noProof/>
              <w:webHidden/>
            </w:rPr>
            <w:delText>36</w:delText>
          </w:r>
        </w:del>
      </w:ins>
    </w:p>
    <w:p w:rsidR="00FC4A27" w:rsidDel="00357BF0" w:rsidRDefault="00FC4A27" w14:paraId="34815B24" w14:textId="7B7E1A31">
      <w:pPr>
        <w:pStyle w:val="TableofFigures"/>
        <w:tabs>
          <w:tab w:val="right" w:leader="dot" w:pos="9225"/>
        </w:tabs>
        <w:rPr>
          <w:ins w:author="Tran Khanh Toan" w:date="2022-07-01T17:40:00Z" w:id="317"/>
          <w:del w:author="toantk" w:date="2022-07-27T17:35:00Z" w:id="318"/>
          <w:rFonts w:asciiTheme="minorHAnsi" w:hAnsiTheme="minorHAnsi" w:eastAsiaTheme="minorEastAsia" w:cstheme="minorBidi"/>
          <w:noProof/>
          <w:sz w:val="22"/>
          <w:szCs w:val="22"/>
        </w:rPr>
      </w:pPr>
      <w:ins w:author="Tran Khanh Toan" w:date="2022-07-01T17:40:00Z" w:id="319">
        <w:del w:author="toantk" w:date="2022-07-27T17:35:00Z" w:id="320">
          <w:r w:rsidRPr="00357BF0" w:rsidDel="00357BF0">
            <w:rPr>
              <w:rStyle w:val="Hyperlink"/>
              <w:noProof/>
            </w:rPr>
            <w:delText>Bảng 7.2 Bảng mô tả tham số trong luồng điều khiển lấy thông tin cấu hình WAN hiện tại</w:delText>
          </w:r>
          <w:r w:rsidDel="00357BF0">
            <w:rPr>
              <w:noProof/>
              <w:webHidden/>
            </w:rPr>
            <w:tab/>
          </w:r>
          <w:r w:rsidDel="00357BF0">
            <w:rPr>
              <w:noProof/>
              <w:webHidden/>
            </w:rPr>
            <w:delText>38</w:delText>
          </w:r>
        </w:del>
      </w:ins>
    </w:p>
    <w:p w:rsidR="00FC4A27" w:rsidDel="00357BF0" w:rsidRDefault="00FC4A27" w14:paraId="6192460C" w14:textId="5278F394">
      <w:pPr>
        <w:pStyle w:val="TableofFigures"/>
        <w:tabs>
          <w:tab w:val="right" w:leader="dot" w:pos="9225"/>
        </w:tabs>
        <w:rPr>
          <w:ins w:author="Tran Khanh Toan" w:date="2022-07-01T17:40:00Z" w:id="321"/>
          <w:del w:author="toantk" w:date="2022-07-27T17:35:00Z" w:id="322"/>
          <w:rFonts w:asciiTheme="minorHAnsi" w:hAnsiTheme="minorHAnsi" w:eastAsiaTheme="minorEastAsia" w:cstheme="minorBidi"/>
          <w:noProof/>
          <w:sz w:val="22"/>
          <w:szCs w:val="22"/>
        </w:rPr>
      </w:pPr>
      <w:ins w:author="Tran Khanh Toan" w:date="2022-07-01T17:40:00Z" w:id="323">
        <w:del w:author="toantk" w:date="2022-07-27T17:35:00Z" w:id="324">
          <w:r w:rsidRPr="00357BF0" w:rsidDel="00357BF0">
            <w:rPr>
              <w:rStyle w:val="Hyperlink"/>
              <w:noProof/>
            </w:rPr>
            <w:delText>Bảng 7.3 Bảng mô tả tham số trong luồng điều khiển lấy thông tin trạng thái WAN hiện tại</w:delText>
          </w:r>
          <w:r w:rsidDel="00357BF0">
            <w:rPr>
              <w:noProof/>
              <w:webHidden/>
            </w:rPr>
            <w:tab/>
          </w:r>
          <w:r w:rsidDel="00357BF0">
            <w:rPr>
              <w:noProof/>
              <w:webHidden/>
            </w:rPr>
            <w:delText>41</w:delText>
          </w:r>
        </w:del>
      </w:ins>
    </w:p>
    <w:p w:rsidR="00FC4A27" w:rsidDel="00357BF0" w:rsidRDefault="00FC4A27" w14:paraId="43962F9F" w14:textId="6728DD57">
      <w:pPr>
        <w:pStyle w:val="TableofFigures"/>
        <w:tabs>
          <w:tab w:val="right" w:leader="dot" w:pos="9225"/>
        </w:tabs>
        <w:rPr>
          <w:ins w:author="Tran Khanh Toan" w:date="2022-07-01T17:40:00Z" w:id="325"/>
          <w:del w:author="toantk" w:date="2022-07-27T17:35:00Z" w:id="326"/>
          <w:rFonts w:asciiTheme="minorHAnsi" w:hAnsiTheme="minorHAnsi" w:eastAsiaTheme="minorEastAsia" w:cstheme="minorBidi"/>
          <w:noProof/>
          <w:sz w:val="22"/>
          <w:szCs w:val="22"/>
        </w:rPr>
      </w:pPr>
      <w:ins w:author="Tran Khanh Toan" w:date="2022-07-01T17:40:00Z" w:id="327">
        <w:del w:author="toantk" w:date="2022-07-27T17:35:00Z" w:id="328">
          <w:r w:rsidRPr="00357BF0" w:rsidDel="00357BF0">
            <w:rPr>
              <w:rStyle w:val="Hyperlink"/>
              <w:noProof/>
            </w:rPr>
            <w:delText>Bảng 7.4 Bảng mô tả tham số trong luồng điểu khiển lấy danh sách Available Binding LAN Interface</w:delText>
          </w:r>
          <w:r w:rsidDel="00357BF0">
            <w:rPr>
              <w:noProof/>
              <w:webHidden/>
            </w:rPr>
            <w:tab/>
          </w:r>
          <w:r w:rsidDel="00357BF0">
            <w:rPr>
              <w:noProof/>
              <w:webHidden/>
            </w:rPr>
            <w:delText>44</w:delText>
          </w:r>
        </w:del>
      </w:ins>
    </w:p>
    <w:p w:rsidR="00FC4A27" w:rsidDel="00357BF0" w:rsidRDefault="00FC4A27" w14:paraId="73ADCADD" w14:textId="5C5B36DD">
      <w:pPr>
        <w:pStyle w:val="TableofFigures"/>
        <w:tabs>
          <w:tab w:val="right" w:leader="dot" w:pos="9225"/>
        </w:tabs>
        <w:rPr>
          <w:ins w:author="Tran Khanh Toan" w:date="2022-07-01T17:40:00Z" w:id="329"/>
          <w:del w:author="toantk" w:date="2022-07-27T17:35:00Z" w:id="330"/>
          <w:rFonts w:asciiTheme="minorHAnsi" w:hAnsiTheme="minorHAnsi" w:eastAsiaTheme="minorEastAsia" w:cstheme="minorBidi"/>
          <w:noProof/>
          <w:sz w:val="22"/>
          <w:szCs w:val="22"/>
        </w:rPr>
      </w:pPr>
      <w:ins w:author="Tran Khanh Toan" w:date="2022-07-01T17:40:00Z" w:id="331">
        <w:del w:author="toantk" w:date="2022-07-27T17:35:00Z" w:id="332">
          <w:r w:rsidRPr="00357BF0" w:rsidDel="00357BF0">
            <w:rPr>
              <w:rStyle w:val="Hyperlink"/>
              <w:noProof/>
            </w:rPr>
            <w:delText>Bảng 7.5 Bảng mô tả tham số trong luồng điều khiển cấu hình tạo một WAN mới</w:delText>
          </w:r>
          <w:r w:rsidDel="00357BF0">
            <w:rPr>
              <w:noProof/>
              <w:webHidden/>
            </w:rPr>
            <w:tab/>
          </w:r>
          <w:r w:rsidDel="00357BF0">
            <w:rPr>
              <w:noProof/>
              <w:webHidden/>
            </w:rPr>
            <w:delText>46</w:delText>
          </w:r>
        </w:del>
      </w:ins>
    </w:p>
    <w:p w:rsidR="00FC4A27" w:rsidDel="00357BF0" w:rsidRDefault="00FC4A27" w14:paraId="6D4C73E6" w14:textId="424B11DD">
      <w:pPr>
        <w:pStyle w:val="TableofFigures"/>
        <w:tabs>
          <w:tab w:val="right" w:leader="dot" w:pos="9225"/>
        </w:tabs>
        <w:rPr>
          <w:ins w:author="Tran Khanh Toan" w:date="2022-07-01T17:40:00Z" w:id="333"/>
          <w:del w:author="toantk" w:date="2022-07-27T17:35:00Z" w:id="334"/>
          <w:rFonts w:asciiTheme="minorHAnsi" w:hAnsiTheme="minorHAnsi" w:eastAsiaTheme="minorEastAsia" w:cstheme="minorBidi"/>
          <w:noProof/>
          <w:sz w:val="22"/>
          <w:szCs w:val="22"/>
        </w:rPr>
      </w:pPr>
      <w:ins w:author="Tran Khanh Toan" w:date="2022-07-01T17:40:00Z" w:id="335">
        <w:del w:author="toantk" w:date="2022-07-27T17:35:00Z" w:id="336">
          <w:r w:rsidRPr="00357BF0" w:rsidDel="00357BF0">
            <w:rPr>
              <w:rStyle w:val="Hyperlink"/>
              <w:noProof/>
            </w:rPr>
            <w:delText>Bảng 7.6 Bảng mô tả tham số trong luồng điều khiển cấu hình sửa một WAN</w:delText>
          </w:r>
          <w:r w:rsidDel="00357BF0">
            <w:rPr>
              <w:noProof/>
              <w:webHidden/>
            </w:rPr>
            <w:tab/>
          </w:r>
          <w:r w:rsidDel="00357BF0">
            <w:rPr>
              <w:noProof/>
              <w:webHidden/>
            </w:rPr>
            <w:delText>50</w:delText>
          </w:r>
        </w:del>
      </w:ins>
    </w:p>
    <w:p w:rsidR="00FC4A27" w:rsidDel="00357BF0" w:rsidRDefault="00FC4A27" w14:paraId="290722E3" w14:textId="5003682C">
      <w:pPr>
        <w:pStyle w:val="TableofFigures"/>
        <w:tabs>
          <w:tab w:val="right" w:leader="dot" w:pos="9225"/>
        </w:tabs>
        <w:rPr>
          <w:ins w:author="Tran Khanh Toan" w:date="2022-07-01T17:40:00Z" w:id="337"/>
          <w:del w:author="toantk" w:date="2022-07-27T17:35:00Z" w:id="338"/>
          <w:rFonts w:asciiTheme="minorHAnsi" w:hAnsiTheme="minorHAnsi" w:eastAsiaTheme="minorEastAsia" w:cstheme="minorBidi"/>
          <w:noProof/>
          <w:sz w:val="22"/>
          <w:szCs w:val="22"/>
        </w:rPr>
      </w:pPr>
      <w:ins w:author="Tran Khanh Toan" w:date="2022-07-01T17:40:00Z" w:id="339">
        <w:del w:author="toantk" w:date="2022-07-27T17:35:00Z" w:id="340">
          <w:r w:rsidRPr="00357BF0" w:rsidDel="00357BF0">
            <w:rPr>
              <w:rStyle w:val="Hyperlink"/>
              <w:noProof/>
            </w:rPr>
            <w:delText>Bảng 7.7 Bảng mô tả tham số trong luồng điều khiển cấu hình xóa một WAN</w:delText>
          </w:r>
          <w:r w:rsidDel="00357BF0">
            <w:rPr>
              <w:noProof/>
              <w:webHidden/>
            </w:rPr>
            <w:tab/>
          </w:r>
          <w:r w:rsidDel="00357BF0">
            <w:rPr>
              <w:noProof/>
              <w:webHidden/>
            </w:rPr>
            <w:delText>52</w:delText>
          </w:r>
        </w:del>
      </w:ins>
    </w:p>
    <w:p w:rsidR="00FC4A27" w:rsidDel="00357BF0" w:rsidRDefault="00FC4A27" w14:paraId="11D21A56" w14:textId="4B2CC1C0">
      <w:pPr>
        <w:pStyle w:val="TableofFigures"/>
        <w:tabs>
          <w:tab w:val="right" w:leader="dot" w:pos="9225"/>
        </w:tabs>
        <w:rPr>
          <w:ins w:author="Tran Khanh Toan" w:date="2022-07-01T17:40:00Z" w:id="341"/>
          <w:del w:author="toantk" w:date="2022-07-27T17:35:00Z" w:id="342"/>
          <w:rFonts w:asciiTheme="minorHAnsi" w:hAnsiTheme="minorHAnsi" w:eastAsiaTheme="minorEastAsia" w:cstheme="minorBidi"/>
          <w:noProof/>
          <w:sz w:val="22"/>
          <w:szCs w:val="22"/>
        </w:rPr>
      </w:pPr>
      <w:ins w:author="Tran Khanh Toan" w:date="2022-07-01T17:40:00Z" w:id="343">
        <w:del w:author="toantk" w:date="2022-07-27T17:35:00Z" w:id="344">
          <w:r w:rsidRPr="00357BF0" w:rsidDel="00357BF0">
            <w:rPr>
              <w:rStyle w:val="Hyperlink"/>
              <w:noProof/>
            </w:rPr>
            <w:delText>Bảng 7.8 Bảng mô tả tham số trong luồng điều khiển lấy thông tin cấu hình LAN hiện tại</w:delText>
          </w:r>
          <w:r w:rsidDel="00357BF0">
            <w:rPr>
              <w:noProof/>
              <w:webHidden/>
            </w:rPr>
            <w:tab/>
          </w:r>
          <w:r w:rsidDel="00357BF0">
            <w:rPr>
              <w:noProof/>
              <w:webHidden/>
            </w:rPr>
            <w:delText>54</w:delText>
          </w:r>
        </w:del>
      </w:ins>
    </w:p>
    <w:p w:rsidR="00FC4A27" w:rsidDel="00357BF0" w:rsidRDefault="00FC4A27" w14:paraId="44490DBD" w14:textId="69EFFAAE">
      <w:pPr>
        <w:pStyle w:val="TableofFigures"/>
        <w:tabs>
          <w:tab w:val="right" w:leader="dot" w:pos="9225"/>
        </w:tabs>
        <w:rPr>
          <w:ins w:author="Tran Khanh Toan" w:date="2022-07-01T17:40:00Z" w:id="345"/>
          <w:del w:author="toantk" w:date="2022-07-27T17:35:00Z" w:id="346"/>
          <w:rFonts w:asciiTheme="minorHAnsi" w:hAnsiTheme="minorHAnsi" w:eastAsiaTheme="minorEastAsia" w:cstheme="minorBidi"/>
          <w:noProof/>
          <w:sz w:val="22"/>
          <w:szCs w:val="22"/>
        </w:rPr>
      </w:pPr>
      <w:ins w:author="Tran Khanh Toan" w:date="2022-07-01T17:40:00Z" w:id="347">
        <w:del w:author="toantk" w:date="2022-07-27T17:35:00Z" w:id="348">
          <w:r w:rsidRPr="00357BF0" w:rsidDel="00357BF0">
            <w:rPr>
              <w:rStyle w:val="Hyperlink"/>
              <w:noProof/>
            </w:rPr>
            <w:delText>Bảng 7.9 Bảng mô tả tham số trong luồng điều khiển thay đổi cấu hình LAN</w:delText>
          </w:r>
          <w:r w:rsidDel="00357BF0">
            <w:rPr>
              <w:noProof/>
              <w:webHidden/>
            </w:rPr>
            <w:tab/>
          </w:r>
          <w:r w:rsidDel="00357BF0">
            <w:rPr>
              <w:noProof/>
              <w:webHidden/>
            </w:rPr>
            <w:delText>57</w:delText>
          </w:r>
        </w:del>
      </w:ins>
    </w:p>
    <w:p w:rsidR="00FC4A27" w:rsidDel="00357BF0" w:rsidRDefault="00FC4A27" w14:paraId="41A0E3DA" w14:textId="5EB281DF">
      <w:pPr>
        <w:pStyle w:val="TableofFigures"/>
        <w:tabs>
          <w:tab w:val="right" w:leader="dot" w:pos="9225"/>
        </w:tabs>
        <w:rPr>
          <w:ins w:author="Tran Khanh Toan" w:date="2022-07-01T17:40:00Z" w:id="349"/>
          <w:del w:author="toantk" w:date="2022-07-27T17:35:00Z" w:id="350"/>
          <w:rFonts w:asciiTheme="minorHAnsi" w:hAnsiTheme="minorHAnsi" w:eastAsiaTheme="minorEastAsia" w:cstheme="minorBidi"/>
          <w:noProof/>
          <w:sz w:val="22"/>
          <w:szCs w:val="22"/>
        </w:rPr>
      </w:pPr>
      <w:ins w:author="Tran Khanh Toan" w:date="2022-07-01T17:40:00Z" w:id="351">
        <w:del w:author="toantk" w:date="2022-07-27T17:35:00Z" w:id="352">
          <w:r w:rsidRPr="00357BF0" w:rsidDel="00357BF0">
            <w:rPr>
              <w:rStyle w:val="Hyperlink"/>
              <w:noProof/>
            </w:rPr>
            <w:delText>Bảng 7.10 Bảng mô tả tham số trong luồng điều khiển lấy thông tin cấu hình Radio</w:delText>
          </w:r>
          <w:r w:rsidDel="00357BF0">
            <w:rPr>
              <w:noProof/>
              <w:webHidden/>
            </w:rPr>
            <w:tab/>
          </w:r>
          <w:r w:rsidDel="00357BF0">
            <w:rPr>
              <w:noProof/>
              <w:webHidden/>
            </w:rPr>
            <w:delText>60</w:delText>
          </w:r>
        </w:del>
      </w:ins>
    </w:p>
    <w:p w:rsidR="00FC4A27" w:rsidDel="00357BF0" w:rsidRDefault="00FC4A27" w14:paraId="5451F404" w14:textId="05DC41E0">
      <w:pPr>
        <w:pStyle w:val="TableofFigures"/>
        <w:tabs>
          <w:tab w:val="right" w:leader="dot" w:pos="9225"/>
        </w:tabs>
        <w:rPr>
          <w:ins w:author="Tran Khanh Toan" w:date="2022-07-01T17:40:00Z" w:id="353"/>
          <w:del w:author="toantk" w:date="2022-07-27T17:35:00Z" w:id="354"/>
          <w:rFonts w:asciiTheme="minorHAnsi" w:hAnsiTheme="minorHAnsi" w:eastAsiaTheme="minorEastAsia" w:cstheme="minorBidi"/>
          <w:noProof/>
          <w:sz w:val="22"/>
          <w:szCs w:val="22"/>
        </w:rPr>
      </w:pPr>
      <w:ins w:author="Tran Khanh Toan" w:date="2022-07-01T17:40:00Z" w:id="355">
        <w:del w:author="toantk" w:date="2022-07-27T17:35:00Z" w:id="356">
          <w:r w:rsidRPr="00357BF0" w:rsidDel="00357BF0">
            <w:rPr>
              <w:rStyle w:val="Hyperlink"/>
              <w:noProof/>
            </w:rPr>
            <w:delText>Bảng 7.11 Bảng mô tả tham số trong luồng điều khiển thay đổi thông tin cấu hình Radio</w:delText>
          </w:r>
          <w:r w:rsidDel="00357BF0">
            <w:rPr>
              <w:noProof/>
              <w:webHidden/>
            </w:rPr>
            <w:tab/>
          </w:r>
          <w:r w:rsidDel="00357BF0">
            <w:rPr>
              <w:noProof/>
              <w:webHidden/>
            </w:rPr>
            <w:delText>62</w:delText>
          </w:r>
        </w:del>
      </w:ins>
    </w:p>
    <w:p w:rsidR="00FC4A27" w:rsidDel="00357BF0" w:rsidRDefault="00FC4A27" w14:paraId="670B24C7" w14:textId="48017F8A">
      <w:pPr>
        <w:pStyle w:val="TableofFigures"/>
        <w:tabs>
          <w:tab w:val="right" w:leader="dot" w:pos="9225"/>
        </w:tabs>
        <w:rPr>
          <w:ins w:author="Tran Khanh Toan" w:date="2022-07-01T17:40:00Z" w:id="357"/>
          <w:del w:author="toantk" w:date="2022-07-27T17:35:00Z" w:id="358"/>
          <w:rFonts w:asciiTheme="minorHAnsi" w:hAnsiTheme="minorHAnsi" w:eastAsiaTheme="minorEastAsia" w:cstheme="minorBidi"/>
          <w:noProof/>
          <w:sz w:val="22"/>
          <w:szCs w:val="22"/>
        </w:rPr>
      </w:pPr>
      <w:ins w:author="Tran Khanh Toan" w:date="2022-07-01T17:40:00Z" w:id="359">
        <w:del w:author="toantk" w:date="2022-07-27T17:35:00Z" w:id="360">
          <w:r w:rsidRPr="00357BF0" w:rsidDel="00357BF0">
            <w:rPr>
              <w:rStyle w:val="Hyperlink"/>
              <w:noProof/>
            </w:rPr>
            <w:delText>Bảng 7.12 Bảng mô tả tham số trong luồng điều khiển lấy thông tin cấu hình SSID hiện tại</w:delText>
          </w:r>
          <w:r w:rsidDel="00357BF0">
            <w:rPr>
              <w:noProof/>
              <w:webHidden/>
            </w:rPr>
            <w:tab/>
          </w:r>
          <w:r w:rsidDel="00357BF0">
            <w:rPr>
              <w:noProof/>
              <w:webHidden/>
            </w:rPr>
            <w:delText>66</w:delText>
          </w:r>
        </w:del>
      </w:ins>
    </w:p>
    <w:p w:rsidR="00FC4A27" w:rsidDel="00357BF0" w:rsidRDefault="00FC4A27" w14:paraId="318ED2A4" w14:textId="425CBE7F">
      <w:pPr>
        <w:pStyle w:val="TableofFigures"/>
        <w:tabs>
          <w:tab w:val="right" w:leader="dot" w:pos="9225"/>
        </w:tabs>
        <w:rPr>
          <w:ins w:author="Tran Khanh Toan" w:date="2022-07-01T17:40:00Z" w:id="361"/>
          <w:del w:author="toantk" w:date="2022-07-27T17:35:00Z" w:id="362"/>
          <w:rFonts w:asciiTheme="minorHAnsi" w:hAnsiTheme="minorHAnsi" w:eastAsiaTheme="minorEastAsia" w:cstheme="minorBidi"/>
          <w:noProof/>
          <w:sz w:val="22"/>
          <w:szCs w:val="22"/>
        </w:rPr>
      </w:pPr>
      <w:ins w:author="Tran Khanh Toan" w:date="2022-07-01T17:40:00Z" w:id="363">
        <w:del w:author="toantk" w:date="2022-07-27T17:35:00Z" w:id="364">
          <w:r w:rsidRPr="00357BF0" w:rsidDel="00357BF0">
            <w:rPr>
              <w:rStyle w:val="Hyperlink"/>
              <w:noProof/>
            </w:rPr>
            <w:lastRenderedPageBreak/>
            <w:delText>Bảng 7.13 Bảng mô tả tham số trong luồng điều khiển thay đổi thông tin cấu hình SSID</w:delText>
          </w:r>
          <w:r w:rsidDel="00357BF0">
            <w:rPr>
              <w:noProof/>
              <w:webHidden/>
            </w:rPr>
            <w:tab/>
          </w:r>
          <w:r w:rsidDel="00357BF0">
            <w:rPr>
              <w:noProof/>
              <w:webHidden/>
            </w:rPr>
            <w:delText>69</w:delText>
          </w:r>
        </w:del>
      </w:ins>
    </w:p>
    <w:p w:rsidR="00FC4A27" w:rsidDel="00357BF0" w:rsidRDefault="00FC4A27" w14:paraId="4F33AA14" w14:textId="1D050B6D">
      <w:pPr>
        <w:pStyle w:val="TableofFigures"/>
        <w:tabs>
          <w:tab w:val="right" w:leader="dot" w:pos="9225"/>
        </w:tabs>
        <w:rPr>
          <w:ins w:author="Tran Khanh Toan" w:date="2022-07-01T17:40:00Z" w:id="365"/>
          <w:del w:author="toantk" w:date="2022-07-27T17:35:00Z" w:id="366"/>
          <w:rFonts w:asciiTheme="minorHAnsi" w:hAnsiTheme="minorHAnsi" w:eastAsiaTheme="minorEastAsia" w:cstheme="minorBidi"/>
          <w:noProof/>
          <w:sz w:val="22"/>
          <w:szCs w:val="22"/>
        </w:rPr>
      </w:pPr>
      <w:ins w:author="Tran Khanh Toan" w:date="2022-07-01T17:40:00Z" w:id="367">
        <w:del w:author="toantk" w:date="2022-07-27T17:35:00Z" w:id="368">
          <w:r w:rsidRPr="00357BF0" w:rsidDel="00357BF0">
            <w:rPr>
              <w:rStyle w:val="Hyperlink"/>
              <w:noProof/>
            </w:rPr>
            <w:delText>Bảng 7.14 Bảng mô tả tham số trong luồng điều khiển thay đổi cấu hình BandSteering</w:delText>
          </w:r>
          <w:r w:rsidDel="00357BF0">
            <w:rPr>
              <w:noProof/>
              <w:webHidden/>
            </w:rPr>
            <w:tab/>
          </w:r>
          <w:r w:rsidDel="00357BF0">
            <w:rPr>
              <w:noProof/>
              <w:webHidden/>
            </w:rPr>
            <w:delText>74</w:delText>
          </w:r>
        </w:del>
      </w:ins>
    </w:p>
    <w:p w:rsidR="00FC4A27" w:rsidDel="00357BF0" w:rsidRDefault="00FC4A27" w14:paraId="0C10AC91" w14:textId="23F35D68">
      <w:pPr>
        <w:pStyle w:val="TableofFigures"/>
        <w:tabs>
          <w:tab w:val="right" w:leader="dot" w:pos="9225"/>
        </w:tabs>
        <w:rPr>
          <w:ins w:author="Tran Khanh Toan" w:date="2022-07-01T17:40:00Z" w:id="369"/>
          <w:del w:author="toantk" w:date="2022-07-27T17:35:00Z" w:id="370"/>
          <w:rFonts w:asciiTheme="minorHAnsi" w:hAnsiTheme="minorHAnsi" w:eastAsiaTheme="minorEastAsia" w:cstheme="minorBidi"/>
          <w:noProof/>
          <w:sz w:val="22"/>
          <w:szCs w:val="22"/>
        </w:rPr>
      </w:pPr>
      <w:ins w:author="Tran Khanh Toan" w:date="2022-07-01T17:40:00Z" w:id="371">
        <w:del w:author="toantk" w:date="2022-07-27T17:35:00Z" w:id="372">
          <w:r w:rsidRPr="00357BF0" w:rsidDel="00357BF0">
            <w:rPr>
              <w:rStyle w:val="Hyperlink"/>
              <w:noProof/>
            </w:rPr>
            <w:delText>Bảng 7.15 Bảng mô tả tham số trong luồng điều khiển lấy thông tin cấu hình Mesh hiện tại</w:delText>
          </w:r>
          <w:r w:rsidDel="00357BF0">
            <w:rPr>
              <w:noProof/>
              <w:webHidden/>
            </w:rPr>
            <w:tab/>
          </w:r>
          <w:r w:rsidDel="00357BF0">
            <w:rPr>
              <w:noProof/>
              <w:webHidden/>
            </w:rPr>
            <w:delText>76</w:delText>
          </w:r>
        </w:del>
      </w:ins>
    </w:p>
    <w:p w:rsidR="00FC4A27" w:rsidDel="00357BF0" w:rsidRDefault="00FC4A27" w14:paraId="76B8EE58" w14:textId="211D9BC8">
      <w:pPr>
        <w:pStyle w:val="TableofFigures"/>
        <w:tabs>
          <w:tab w:val="right" w:leader="dot" w:pos="9225"/>
        </w:tabs>
        <w:rPr>
          <w:ins w:author="Tran Khanh Toan" w:date="2022-07-01T17:40:00Z" w:id="373"/>
          <w:del w:author="toantk" w:date="2022-07-27T17:35:00Z" w:id="374"/>
          <w:rFonts w:asciiTheme="minorHAnsi" w:hAnsiTheme="minorHAnsi" w:eastAsiaTheme="minorEastAsia" w:cstheme="minorBidi"/>
          <w:noProof/>
          <w:sz w:val="22"/>
          <w:szCs w:val="22"/>
        </w:rPr>
      </w:pPr>
      <w:ins w:author="Tran Khanh Toan" w:date="2022-07-01T17:40:00Z" w:id="375">
        <w:del w:author="toantk" w:date="2022-07-27T17:35:00Z" w:id="376">
          <w:r w:rsidRPr="00357BF0" w:rsidDel="00357BF0">
            <w:rPr>
              <w:rStyle w:val="Hyperlink"/>
              <w:noProof/>
            </w:rPr>
            <w:delText>Bảng 7.16 Bảng mô tả tham số trong luồng điều khiển thay đổi thông tin cấu hình Mesh</w:delText>
          </w:r>
          <w:r w:rsidDel="00357BF0">
            <w:rPr>
              <w:noProof/>
              <w:webHidden/>
            </w:rPr>
            <w:tab/>
          </w:r>
          <w:r w:rsidDel="00357BF0">
            <w:rPr>
              <w:noProof/>
              <w:webHidden/>
            </w:rPr>
            <w:delText>78</w:delText>
          </w:r>
        </w:del>
      </w:ins>
    </w:p>
    <w:p w:rsidR="00FC4A27" w:rsidDel="00357BF0" w:rsidRDefault="00FC4A27" w14:paraId="2F9CA499" w14:textId="3C56FFAB">
      <w:pPr>
        <w:pStyle w:val="TableofFigures"/>
        <w:tabs>
          <w:tab w:val="right" w:leader="dot" w:pos="9225"/>
        </w:tabs>
        <w:rPr>
          <w:ins w:author="Tran Khanh Toan" w:date="2022-07-01T17:40:00Z" w:id="377"/>
          <w:del w:author="toantk" w:date="2022-07-27T17:35:00Z" w:id="378"/>
          <w:rFonts w:asciiTheme="minorHAnsi" w:hAnsiTheme="minorHAnsi" w:eastAsiaTheme="minorEastAsia" w:cstheme="minorBidi"/>
          <w:noProof/>
          <w:sz w:val="22"/>
          <w:szCs w:val="22"/>
        </w:rPr>
      </w:pPr>
      <w:ins w:author="Tran Khanh Toan" w:date="2022-07-01T17:40:00Z" w:id="379">
        <w:del w:author="toantk" w:date="2022-07-27T17:35:00Z" w:id="380">
          <w:r w:rsidRPr="00357BF0" w:rsidDel="00357BF0">
            <w:rPr>
              <w:rStyle w:val="Hyperlink"/>
              <w:noProof/>
            </w:rPr>
            <w:delText>Bảng 7.17 Bảng mô tả tham số trong luồng điều khiển lấy thông tin cấu hình Voice Basic</w:delText>
          </w:r>
          <w:r w:rsidDel="00357BF0">
            <w:rPr>
              <w:noProof/>
              <w:webHidden/>
            </w:rPr>
            <w:tab/>
          </w:r>
          <w:r w:rsidDel="00357BF0">
            <w:rPr>
              <w:noProof/>
              <w:webHidden/>
            </w:rPr>
            <w:delText>81</w:delText>
          </w:r>
        </w:del>
      </w:ins>
    </w:p>
    <w:p w:rsidR="00FC4A27" w:rsidDel="00357BF0" w:rsidRDefault="00FC4A27" w14:paraId="27635A86" w14:textId="48970D0B">
      <w:pPr>
        <w:pStyle w:val="TableofFigures"/>
        <w:tabs>
          <w:tab w:val="right" w:leader="dot" w:pos="9225"/>
        </w:tabs>
        <w:rPr>
          <w:ins w:author="Tran Khanh Toan" w:date="2022-07-01T17:40:00Z" w:id="381"/>
          <w:del w:author="toantk" w:date="2022-07-27T17:35:00Z" w:id="382"/>
          <w:rFonts w:asciiTheme="minorHAnsi" w:hAnsiTheme="minorHAnsi" w:eastAsiaTheme="minorEastAsia" w:cstheme="minorBidi"/>
          <w:noProof/>
          <w:sz w:val="22"/>
          <w:szCs w:val="22"/>
        </w:rPr>
      </w:pPr>
      <w:ins w:author="Tran Khanh Toan" w:date="2022-07-01T17:40:00Z" w:id="383">
        <w:del w:author="toantk" w:date="2022-07-27T17:35:00Z" w:id="384">
          <w:r w:rsidRPr="00357BF0" w:rsidDel="00357BF0">
            <w:rPr>
              <w:rStyle w:val="Hyperlink"/>
              <w:noProof/>
            </w:rPr>
            <w:delText>Bảng 7.18 Bảng mô tả tham số trong luồng điều khiển thay đổi thông tin cấu hình Voice Basic</w:delText>
          </w:r>
          <w:r w:rsidDel="00357BF0">
            <w:rPr>
              <w:noProof/>
              <w:webHidden/>
            </w:rPr>
            <w:tab/>
          </w:r>
          <w:r w:rsidDel="00357BF0">
            <w:rPr>
              <w:noProof/>
              <w:webHidden/>
            </w:rPr>
            <w:delText>85</w:delText>
          </w:r>
        </w:del>
      </w:ins>
    </w:p>
    <w:p w:rsidR="00FC4A27" w:rsidDel="00357BF0" w:rsidRDefault="00FC4A27" w14:paraId="29949176" w14:textId="51099918">
      <w:pPr>
        <w:pStyle w:val="TableofFigures"/>
        <w:tabs>
          <w:tab w:val="right" w:leader="dot" w:pos="9225"/>
        </w:tabs>
        <w:rPr>
          <w:ins w:author="Tran Khanh Toan" w:date="2022-07-01T17:40:00Z" w:id="385"/>
          <w:del w:author="toantk" w:date="2022-07-27T17:35:00Z" w:id="386"/>
          <w:rFonts w:asciiTheme="minorHAnsi" w:hAnsiTheme="minorHAnsi" w:eastAsiaTheme="minorEastAsia" w:cstheme="minorBidi"/>
          <w:noProof/>
          <w:sz w:val="22"/>
          <w:szCs w:val="22"/>
        </w:rPr>
      </w:pPr>
      <w:ins w:author="Tran Khanh Toan" w:date="2022-07-01T17:40:00Z" w:id="387">
        <w:del w:author="toantk" w:date="2022-07-27T17:35:00Z" w:id="388">
          <w:r w:rsidRPr="00357BF0" w:rsidDel="00357BF0">
            <w:rPr>
              <w:rStyle w:val="Hyperlink"/>
              <w:noProof/>
            </w:rPr>
            <w:delText>Bảng 7.19 Bảng mô tả tham số trong luồng điều khiển lấy thông thin cấu hình DNS</w:delText>
          </w:r>
          <w:r w:rsidDel="00357BF0">
            <w:rPr>
              <w:noProof/>
              <w:webHidden/>
            </w:rPr>
            <w:tab/>
          </w:r>
          <w:r w:rsidDel="00357BF0">
            <w:rPr>
              <w:noProof/>
              <w:webHidden/>
            </w:rPr>
            <w:delText>89</w:delText>
          </w:r>
        </w:del>
      </w:ins>
    </w:p>
    <w:p w:rsidR="00FC4A27" w:rsidDel="00357BF0" w:rsidRDefault="00FC4A27" w14:paraId="439D19FC" w14:textId="5CCB8DC3">
      <w:pPr>
        <w:pStyle w:val="TableofFigures"/>
        <w:tabs>
          <w:tab w:val="right" w:leader="dot" w:pos="9225"/>
        </w:tabs>
        <w:rPr>
          <w:ins w:author="Tran Khanh Toan" w:date="2022-07-01T17:40:00Z" w:id="389"/>
          <w:del w:author="toantk" w:date="2022-07-27T17:35:00Z" w:id="390"/>
          <w:rFonts w:asciiTheme="minorHAnsi" w:hAnsiTheme="minorHAnsi" w:eastAsiaTheme="minorEastAsia" w:cstheme="minorBidi"/>
          <w:noProof/>
          <w:sz w:val="22"/>
          <w:szCs w:val="22"/>
        </w:rPr>
      </w:pPr>
      <w:ins w:author="Tran Khanh Toan" w:date="2022-07-01T17:40:00Z" w:id="391">
        <w:del w:author="toantk" w:date="2022-07-27T17:35:00Z" w:id="392">
          <w:r w:rsidRPr="00357BF0" w:rsidDel="00357BF0">
            <w:rPr>
              <w:rStyle w:val="Hyperlink"/>
              <w:noProof/>
            </w:rPr>
            <w:delText>Bảng 7.20 Bảng mô tả tham số trong luồng điều khiển thay đổi cấu hình DNS</w:delText>
          </w:r>
          <w:r w:rsidDel="00357BF0">
            <w:rPr>
              <w:noProof/>
              <w:webHidden/>
            </w:rPr>
            <w:tab/>
          </w:r>
          <w:r w:rsidDel="00357BF0">
            <w:rPr>
              <w:noProof/>
              <w:webHidden/>
            </w:rPr>
            <w:delText>91</w:delText>
          </w:r>
        </w:del>
      </w:ins>
    </w:p>
    <w:p w:rsidR="00FC4A27" w:rsidDel="00357BF0" w:rsidRDefault="00FC4A27" w14:paraId="7CFAA246" w14:textId="525476DC">
      <w:pPr>
        <w:pStyle w:val="TableofFigures"/>
        <w:tabs>
          <w:tab w:val="right" w:leader="dot" w:pos="9225"/>
        </w:tabs>
        <w:rPr>
          <w:ins w:author="Tran Khanh Toan" w:date="2022-07-01T17:40:00Z" w:id="393"/>
          <w:del w:author="toantk" w:date="2022-07-27T17:35:00Z" w:id="394"/>
          <w:rFonts w:asciiTheme="minorHAnsi" w:hAnsiTheme="minorHAnsi" w:eastAsiaTheme="minorEastAsia" w:cstheme="minorBidi"/>
          <w:noProof/>
          <w:sz w:val="22"/>
          <w:szCs w:val="22"/>
        </w:rPr>
      </w:pPr>
      <w:ins w:author="Tran Khanh Toan" w:date="2022-07-01T17:40:00Z" w:id="395">
        <w:del w:author="toantk" w:date="2022-07-27T17:35:00Z" w:id="396">
          <w:r w:rsidRPr="00357BF0" w:rsidDel="00357BF0">
            <w:rPr>
              <w:rStyle w:val="Hyperlink"/>
              <w:noProof/>
            </w:rPr>
            <w:delText>Bảng 7.21 Bảng mô tả tham số trong luồng điều khiển lấy thông tin cấu hình Port Forwarding hiện tại</w:delText>
          </w:r>
          <w:r w:rsidDel="00357BF0">
            <w:rPr>
              <w:noProof/>
              <w:webHidden/>
            </w:rPr>
            <w:tab/>
          </w:r>
          <w:r w:rsidDel="00357BF0">
            <w:rPr>
              <w:noProof/>
              <w:webHidden/>
            </w:rPr>
            <w:delText>94</w:delText>
          </w:r>
        </w:del>
      </w:ins>
    </w:p>
    <w:p w:rsidR="00FC4A27" w:rsidDel="00357BF0" w:rsidRDefault="00FC4A27" w14:paraId="36304D71" w14:textId="6531B890">
      <w:pPr>
        <w:pStyle w:val="TableofFigures"/>
        <w:tabs>
          <w:tab w:val="right" w:leader="dot" w:pos="9225"/>
        </w:tabs>
        <w:rPr>
          <w:ins w:author="Tran Khanh Toan" w:date="2022-07-01T17:40:00Z" w:id="397"/>
          <w:del w:author="toantk" w:date="2022-07-27T17:35:00Z" w:id="398"/>
          <w:rFonts w:asciiTheme="minorHAnsi" w:hAnsiTheme="minorHAnsi" w:eastAsiaTheme="minorEastAsia" w:cstheme="minorBidi"/>
          <w:noProof/>
          <w:sz w:val="22"/>
          <w:szCs w:val="22"/>
        </w:rPr>
      </w:pPr>
      <w:ins w:author="Tran Khanh Toan" w:date="2022-07-01T17:40:00Z" w:id="399">
        <w:del w:author="toantk" w:date="2022-07-27T17:35:00Z" w:id="400">
          <w:r w:rsidRPr="00357BF0" w:rsidDel="00357BF0">
            <w:rPr>
              <w:rStyle w:val="Hyperlink"/>
              <w:noProof/>
            </w:rPr>
            <w:delText>Bảng 7.22 Bảng mô tả tham số trong luồng điều khiển cấu hình tạo Rule Port Forwarding mới</w:delText>
          </w:r>
          <w:r w:rsidDel="00357BF0">
            <w:rPr>
              <w:noProof/>
              <w:webHidden/>
            </w:rPr>
            <w:tab/>
          </w:r>
          <w:r w:rsidDel="00357BF0">
            <w:rPr>
              <w:noProof/>
              <w:webHidden/>
            </w:rPr>
            <w:delText>97</w:delText>
          </w:r>
        </w:del>
      </w:ins>
    </w:p>
    <w:p w:rsidR="00FC4A27" w:rsidDel="00357BF0" w:rsidRDefault="00FC4A27" w14:paraId="7617C52F" w14:textId="31AF0A5D">
      <w:pPr>
        <w:pStyle w:val="TableofFigures"/>
        <w:tabs>
          <w:tab w:val="right" w:leader="dot" w:pos="9225"/>
        </w:tabs>
        <w:rPr>
          <w:ins w:author="Tran Khanh Toan" w:date="2022-07-01T17:40:00Z" w:id="401"/>
          <w:del w:author="toantk" w:date="2022-07-27T17:35:00Z" w:id="402"/>
          <w:rFonts w:asciiTheme="minorHAnsi" w:hAnsiTheme="minorHAnsi" w:eastAsiaTheme="minorEastAsia" w:cstheme="minorBidi"/>
          <w:noProof/>
          <w:sz w:val="22"/>
          <w:szCs w:val="22"/>
        </w:rPr>
      </w:pPr>
      <w:ins w:author="Tran Khanh Toan" w:date="2022-07-01T17:40:00Z" w:id="403">
        <w:del w:author="toantk" w:date="2022-07-27T17:35:00Z" w:id="404">
          <w:r w:rsidRPr="00357BF0" w:rsidDel="00357BF0">
            <w:rPr>
              <w:rStyle w:val="Hyperlink"/>
              <w:noProof/>
            </w:rPr>
            <w:delText>Bảng 7.23 Bảng mô tả tham số trong luồng điều khiển sửa cấu hình Rule Port Forwarding</w:delText>
          </w:r>
          <w:r w:rsidDel="00357BF0">
            <w:rPr>
              <w:noProof/>
              <w:webHidden/>
            </w:rPr>
            <w:tab/>
          </w:r>
          <w:r w:rsidDel="00357BF0">
            <w:rPr>
              <w:noProof/>
              <w:webHidden/>
            </w:rPr>
            <w:delText>100</w:delText>
          </w:r>
        </w:del>
      </w:ins>
    </w:p>
    <w:p w:rsidR="00FC4A27" w:rsidDel="00357BF0" w:rsidRDefault="00FC4A27" w14:paraId="08F493D0" w14:textId="3CA17F98">
      <w:pPr>
        <w:pStyle w:val="TableofFigures"/>
        <w:tabs>
          <w:tab w:val="right" w:leader="dot" w:pos="9225"/>
        </w:tabs>
        <w:rPr>
          <w:ins w:author="Tran Khanh Toan" w:date="2022-07-01T17:40:00Z" w:id="405"/>
          <w:del w:author="toantk" w:date="2022-07-27T17:35:00Z" w:id="406"/>
          <w:rFonts w:asciiTheme="minorHAnsi" w:hAnsiTheme="minorHAnsi" w:eastAsiaTheme="minorEastAsia" w:cstheme="minorBidi"/>
          <w:noProof/>
          <w:sz w:val="22"/>
          <w:szCs w:val="22"/>
        </w:rPr>
      </w:pPr>
      <w:ins w:author="Tran Khanh Toan" w:date="2022-07-01T17:40:00Z" w:id="407">
        <w:del w:author="toantk" w:date="2022-07-27T17:35:00Z" w:id="408">
          <w:r w:rsidRPr="00357BF0" w:rsidDel="00357BF0">
            <w:rPr>
              <w:rStyle w:val="Hyperlink"/>
              <w:noProof/>
            </w:rPr>
            <w:delText>Bảng 7.24 Bảng mô tả tham số trong luồng điều khiển xóa cấu hình Rule Port Forwarding</w:delText>
          </w:r>
          <w:r w:rsidDel="00357BF0">
            <w:rPr>
              <w:noProof/>
              <w:webHidden/>
            </w:rPr>
            <w:tab/>
          </w:r>
          <w:r w:rsidDel="00357BF0">
            <w:rPr>
              <w:noProof/>
              <w:webHidden/>
            </w:rPr>
            <w:delText>103</w:delText>
          </w:r>
        </w:del>
      </w:ins>
    </w:p>
    <w:p w:rsidR="00FC4A27" w:rsidDel="00357BF0" w:rsidRDefault="00FC4A27" w14:paraId="29D7503B" w14:textId="45219DA0">
      <w:pPr>
        <w:pStyle w:val="TableofFigures"/>
        <w:tabs>
          <w:tab w:val="right" w:leader="dot" w:pos="9225"/>
        </w:tabs>
        <w:rPr>
          <w:ins w:author="Tran Khanh Toan" w:date="2022-07-01T17:40:00Z" w:id="409"/>
          <w:del w:author="toantk" w:date="2022-07-27T17:35:00Z" w:id="410"/>
          <w:rFonts w:asciiTheme="minorHAnsi" w:hAnsiTheme="minorHAnsi" w:eastAsiaTheme="minorEastAsia" w:cstheme="minorBidi"/>
          <w:noProof/>
          <w:sz w:val="22"/>
          <w:szCs w:val="22"/>
        </w:rPr>
      </w:pPr>
      <w:ins w:author="Tran Khanh Toan" w:date="2022-07-01T17:40:00Z" w:id="411">
        <w:del w:author="toantk" w:date="2022-07-27T17:35:00Z" w:id="412">
          <w:r w:rsidRPr="00357BF0" w:rsidDel="00357BF0">
            <w:rPr>
              <w:rStyle w:val="Hyperlink"/>
              <w:noProof/>
            </w:rPr>
            <w:delText>Bảng 7.25 Bảng mô tả tham số trong luồng điều khiển đổi mật khẩu truy cập</w:delText>
          </w:r>
          <w:r w:rsidDel="00357BF0">
            <w:rPr>
              <w:noProof/>
              <w:webHidden/>
            </w:rPr>
            <w:tab/>
          </w:r>
          <w:r w:rsidDel="00357BF0">
            <w:rPr>
              <w:noProof/>
              <w:webHidden/>
            </w:rPr>
            <w:delText>105</w:delText>
          </w:r>
        </w:del>
      </w:ins>
    </w:p>
    <w:p w:rsidR="00FC4A27" w:rsidDel="00357BF0" w:rsidRDefault="00FC4A27" w14:paraId="442DADB7" w14:textId="0F2DA974">
      <w:pPr>
        <w:pStyle w:val="TableofFigures"/>
        <w:tabs>
          <w:tab w:val="right" w:leader="dot" w:pos="9225"/>
        </w:tabs>
        <w:rPr>
          <w:ins w:author="Tran Khanh Toan" w:date="2022-07-01T17:40:00Z" w:id="413"/>
          <w:del w:author="toantk" w:date="2022-07-27T17:35:00Z" w:id="414"/>
          <w:rFonts w:asciiTheme="minorHAnsi" w:hAnsiTheme="minorHAnsi" w:eastAsiaTheme="minorEastAsia" w:cstheme="minorBidi"/>
          <w:noProof/>
          <w:sz w:val="22"/>
          <w:szCs w:val="22"/>
        </w:rPr>
      </w:pPr>
      <w:ins w:author="Tran Khanh Toan" w:date="2022-07-01T17:40:00Z" w:id="415">
        <w:del w:author="toantk" w:date="2022-07-27T17:35:00Z" w:id="416">
          <w:r w:rsidRPr="00357BF0" w:rsidDel="00357BF0">
            <w:rPr>
              <w:rStyle w:val="Hyperlink"/>
              <w:noProof/>
            </w:rPr>
            <w:delText>Bảng 7.26 Bảng mô tả tham số trong luồng điều khiển lấy thông tin cấu hình Parental Control hiện tại</w:delText>
          </w:r>
          <w:r w:rsidDel="00357BF0">
            <w:rPr>
              <w:noProof/>
              <w:webHidden/>
            </w:rPr>
            <w:tab/>
          </w:r>
          <w:r w:rsidDel="00357BF0">
            <w:rPr>
              <w:noProof/>
              <w:webHidden/>
            </w:rPr>
            <w:delText>109</w:delText>
          </w:r>
        </w:del>
      </w:ins>
    </w:p>
    <w:p w:rsidR="00FC4A27" w:rsidDel="00357BF0" w:rsidRDefault="00FC4A27" w14:paraId="276E2DDB" w14:textId="46DBA838">
      <w:pPr>
        <w:pStyle w:val="TableofFigures"/>
        <w:tabs>
          <w:tab w:val="right" w:leader="dot" w:pos="9225"/>
        </w:tabs>
        <w:rPr>
          <w:ins w:author="Tran Khanh Toan" w:date="2022-07-01T17:40:00Z" w:id="417"/>
          <w:del w:author="toantk" w:date="2022-07-27T17:35:00Z" w:id="418"/>
          <w:rFonts w:asciiTheme="minorHAnsi" w:hAnsiTheme="minorHAnsi" w:eastAsiaTheme="minorEastAsia" w:cstheme="minorBidi"/>
          <w:noProof/>
          <w:sz w:val="22"/>
          <w:szCs w:val="22"/>
        </w:rPr>
      </w:pPr>
      <w:ins w:author="Tran Khanh Toan" w:date="2022-07-01T17:40:00Z" w:id="419">
        <w:del w:author="toantk" w:date="2022-07-27T17:35:00Z" w:id="420">
          <w:r w:rsidRPr="00357BF0" w:rsidDel="00357BF0">
            <w:rPr>
              <w:rStyle w:val="Hyperlink"/>
              <w:noProof/>
            </w:rPr>
            <w:delText>Bảng 7.27 Bảng mô tả tham số trong luồng điều khiển thay đổi thông tin cấu hình Parental Control</w:delText>
          </w:r>
          <w:r w:rsidDel="00357BF0">
            <w:rPr>
              <w:noProof/>
              <w:webHidden/>
            </w:rPr>
            <w:tab/>
          </w:r>
          <w:r w:rsidDel="00357BF0">
            <w:rPr>
              <w:noProof/>
              <w:webHidden/>
            </w:rPr>
            <w:delText>112</w:delText>
          </w:r>
        </w:del>
      </w:ins>
    </w:p>
    <w:p w:rsidR="00FC4A27" w:rsidDel="00357BF0" w:rsidRDefault="00FC4A27" w14:paraId="48E2055F" w14:textId="0BE99E4B">
      <w:pPr>
        <w:pStyle w:val="TableofFigures"/>
        <w:tabs>
          <w:tab w:val="right" w:leader="dot" w:pos="9225"/>
        </w:tabs>
        <w:rPr>
          <w:ins w:author="Tran Khanh Toan" w:date="2022-07-01T17:40:00Z" w:id="421"/>
          <w:del w:author="toantk" w:date="2022-07-27T17:35:00Z" w:id="422"/>
          <w:rFonts w:asciiTheme="minorHAnsi" w:hAnsiTheme="minorHAnsi" w:eastAsiaTheme="minorEastAsia" w:cstheme="minorBidi"/>
          <w:noProof/>
          <w:sz w:val="22"/>
          <w:szCs w:val="22"/>
        </w:rPr>
      </w:pPr>
      <w:ins w:author="Tran Khanh Toan" w:date="2022-07-01T17:40:00Z" w:id="423">
        <w:del w:author="toantk" w:date="2022-07-27T17:35:00Z" w:id="424">
          <w:r w:rsidRPr="00357BF0" w:rsidDel="00357BF0">
            <w:rPr>
              <w:rStyle w:val="Hyperlink"/>
              <w:noProof/>
            </w:rPr>
            <w:delText>Bảng 7.28 Bảng mô tả tham số trong luồng điều khiển lấy thông tin cấu hình Wifi Scheduling</w:delText>
          </w:r>
          <w:r w:rsidDel="00357BF0">
            <w:rPr>
              <w:noProof/>
              <w:webHidden/>
            </w:rPr>
            <w:tab/>
          </w:r>
          <w:r w:rsidDel="00357BF0">
            <w:rPr>
              <w:noProof/>
              <w:webHidden/>
            </w:rPr>
            <w:delText>116</w:delText>
          </w:r>
        </w:del>
      </w:ins>
    </w:p>
    <w:p w:rsidR="00FC4A27" w:rsidDel="00357BF0" w:rsidRDefault="00FC4A27" w14:paraId="21F4ED0C" w14:textId="289D4890">
      <w:pPr>
        <w:pStyle w:val="TableofFigures"/>
        <w:tabs>
          <w:tab w:val="right" w:leader="dot" w:pos="9225"/>
        </w:tabs>
        <w:rPr>
          <w:ins w:author="Tran Khanh Toan" w:date="2022-07-01T17:40:00Z" w:id="425"/>
          <w:del w:author="toantk" w:date="2022-07-27T17:35:00Z" w:id="426"/>
          <w:rFonts w:asciiTheme="minorHAnsi" w:hAnsiTheme="minorHAnsi" w:eastAsiaTheme="minorEastAsia" w:cstheme="minorBidi"/>
          <w:noProof/>
          <w:sz w:val="22"/>
          <w:szCs w:val="22"/>
        </w:rPr>
      </w:pPr>
      <w:ins w:author="Tran Khanh Toan" w:date="2022-07-01T17:40:00Z" w:id="427">
        <w:del w:author="toantk" w:date="2022-07-27T17:35:00Z" w:id="428">
          <w:r w:rsidRPr="00357BF0" w:rsidDel="00357BF0">
            <w:rPr>
              <w:rStyle w:val="Hyperlink"/>
              <w:noProof/>
            </w:rPr>
            <w:delText>Bảng 7.29 Bảng mô tả tham số trong luồng điều khiển thay đổi thông tin cấu hình Wireless Scheduling</w:delText>
          </w:r>
          <w:r w:rsidDel="00357BF0">
            <w:rPr>
              <w:noProof/>
              <w:webHidden/>
            </w:rPr>
            <w:tab/>
          </w:r>
          <w:r w:rsidDel="00357BF0">
            <w:rPr>
              <w:noProof/>
              <w:webHidden/>
            </w:rPr>
            <w:delText>120</w:delText>
          </w:r>
        </w:del>
      </w:ins>
    </w:p>
    <w:p w:rsidR="00FC4A27" w:rsidDel="00357BF0" w:rsidRDefault="00FC4A27" w14:paraId="4C36AF8A" w14:textId="01583D60">
      <w:pPr>
        <w:pStyle w:val="TableofFigures"/>
        <w:tabs>
          <w:tab w:val="right" w:leader="dot" w:pos="9225"/>
        </w:tabs>
        <w:rPr>
          <w:ins w:author="Tran Khanh Toan" w:date="2022-07-01T17:40:00Z" w:id="429"/>
          <w:del w:author="toantk" w:date="2022-07-27T17:35:00Z" w:id="430"/>
          <w:rFonts w:asciiTheme="minorHAnsi" w:hAnsiTheme="minorHAnsi" w:eastAsiaTheme="minorEastAsia" w:cstheme="minorBidi"/>
          <w:noProof/>
          <w:sz w:val="22"/>
          <w:szCs w:val="22"/>
        </w:rPr>
      </w:pPr>
      <w:ins w:author="Tran Khanh Toan" w:date="2022-07-01T17:40:00Z" w:id="431">
        <w:del w:author="toantk" w:date="2022-07-27T17:35:00Z" w:id="432">
          <w:r w:rsidRPr="00357BF0" w:rsidDel="00357BF0">
            <w:rPr>
              <w:rStyle w:val="Hyperlink"/>
              <w:noProof/>
            </w:rPr>
            <w:delText>Bảng 7.30 Bảng mô tả tham số trong luồng điều khiển lấy thông tin thiết bị mạng</w:delText>
          </w:r>
          <w:r w:rsidDel="00357BF0">
            <w:rPr>
              <w:noProof/>
              <w:webHidden/>
            </w:rPr>
            <w:tab/>
          </w:r>
          <w:r w:rsidDel="00357BF0">
            <w:rPr>
              <w:noProof/>
              <w:webHidden/>
            </w:rPr>
            <w:delText>123</w:delText>
          </w:r>
        </w:del>
      </w:ins>
    </w:p>
    <w:p w:rsidR="00FC4A27" w:rsidDel="00357BF0" w:rsidRDefault="00FC4A27" w14:paraId="68F9143A" w14:textId="522FEB9D">
      <w:pPr>
        <w:pStyle w:val="TableofFigures"/>
        <w:tabs>
          <w:tab w:val="right" w:leader="dot" w:pos="9225"/>
        </w:tabs>
        <w:rPr>
          <w:ins w:author="Tran Khanh Toan" w:date="2022-07-01T17:40:00Z" w:id="433"/>
          <w:del w:author="toantk" w:date="2022-07-27T17:35:00Z" w:id="434"/>
          <w:rFonts w:asciiTheme="minorHAnsi" w:hAnsiTheme="minorHAnsi" w:eastAsiaTheme="minorEastAsia" w:cstheme="minorBidi"/>
          <w:noProof/>
          <w:sz w:val="22"/>
          <w:szCs w:val="22"/>
        </w:rPr>
      </w:pPr>
      <w:ins w:author="Tran Khanh Toan" w:date="2022-07-01T17:40:00Z" w:id="435">
        <w:del w:author="toantk" w:date="2022-07-27T17:35:00Z" w:id="436">
          <w:r w:rsidRPr="00357BF0" w:rsidDel="00357BF0">
            <w:rPr>
              <w:rStyle w:val="Hyperlink"/>
              <w:noProof/>
            </w:rPr>
            <w:delText>Bảng 7.31 Bảng mô tả tham số trong luồng điều khiển lấy thông tin mạng</w:delText>
          </w:r>
          <w:r w:rsidDel="00357BF0">
            <w:rPr>
              <w:noProof/>
              <w:webHidden/>
            </w:rPr>
            <w:tab/>
          </w:r>
          <w:r w:rsidDel="00357BF0">
            <w:rPr>
              <w:noProof/>
              <w:webHidden/>
            </w:rPr>
            <w:delText>126</w:delText>
          </w:r>
        </w:del>
      </w:ins>
    </w:p>
    <w:p w:rsidR="00FC4A27" w:rsidDel="00357BF0" w:rsidRDefault="00FC4A27" w14:paraId="3689DFC5" w14:textId="5000D379">
      <w:pPr>
        <w:pStyle w:val="TableofFigures"/>
        <w:tabs>
          <w:tab w:val="right" w:leader="dot" w:pos="9225"/>
        </w:tabs>
        <w:rPr>
          <w:ins w:author="Tran Khanh Toan" w:date="2022-07-01T17:40:00Z" w:id="437"/>
          <w:del w:author="toantk" w:date="2022-07-27T17:35:00Z" w:id="438"/>
          <w:rFonts w:asciiTheme="minorHAnsi" w:hAnsiTheme="minorHAnsi" w:eastAsiaTheme="minorEastAsia" w:cstheme="minorBidi"/>
          <w:noProof/>
          <w:sz w:val="22"/>
          <w:szCs w:val="22"/>
        </w:rPr>
      </w:pPr>
      <w:ins w:author="Tran Khanh Toan" w:date="2022-07-01T17:40:00Z" w:id="439">
        <w:del w:author="toantk" w:date="2022-07-27T17:35:00Z" w:id="440">
          <w:r w:rsidRPr="00357BF0" w:rsidDel="00357BF0">
            <w:rPr>
              <w:rStyle w:val="Hyperlink"/>
              <w:noProof/>
            </w:rPr>
            <w:delText>Bảng 7.32 Bảng mô tả tham số trong luồng điều khiển lấy thông tin thiết bị khách</w:delText>
          </w:r>
          <w:r w:rsidDel="00357BF0">
            <w:rPr>
              <w:noProof/>
              <w:webHidden/>
            </w:rPr>
            <w:tab/>
          </w:r>
          <w:r w:rsidDel="00357BF0">
            <w:rPr>
              <w:noProof/>
              <w:webHidden/>
            </w:rPr>
            <w:delText>129</w:delText>
          </w:r>
        </w:del>
      </w:ins>
    </w:p>
    <w:p w:rsidR="00FC4A27" w:rsidDel="00357BF0" w:rsidRDefault="00FC4A27" w14:paraId="625A5537" w14:textId="43BC51A9">
      <w:pPr>
        <w:pStyle w:val="TableofFigures"/>
        <w:tabs>
          <w:tab w:val="right" w:leader="dot" w:pos="9225"/>
        </w:tabs>
        <w:rPr>
          <w:ins w:author="Tran Khanh Toan" w:date="2022-07-01T17:40:00Z" w:id="441"/>
          <w:del w:author="toantk" w:date="2022-07-27T17:35:00Z" w:id="442"/>
          <w:rFonts w:asciiTheme="minorHAnsi" w:hAnsiTheme="minorHAnsi" w:eastAsiaTheme="minorEastAsia" w:cstheme="minorBidi"/>
          <w:noProof/>
          <w:sz w:val="22"/>
          <w:szCs w:val="22"/>
        </w:rPr>
      </w:pPr>
      <w:ins w:author="Tran Khanh Toan" w:date="2022-07-01T17:40:00Z" w:id="443">
        <w:del w:author="toantk" w:date="2022-07-27T17:35:00Z" w:id="444">
          <w:r w:rsidRPr="00357BF0" w:rsidDel="00357BF0">
            <w:rPr>
              <w:rStyle w:val="Hyperlink"/>
              <w:noProof/>
            </w:rPr>
            <w:delText>Bảng 7.33 Bảng mô tả tham số trong luồng điều khiển Ping</w:delText>
          </w:r>
          <w:r w:rsidDel="00357BF0">
            <w:rPr>
              <w:noProof/>
              <w:webHidden/>
            </w:rPr>
            <w:tab/>
          </w:r>
          <w:r w:rsidDel="00357BF0">
            <w:rPr>
              <w:noProof/>
              <w:webHidden/>
            </w:rPr>
            <w:delText>132</w:delText>
          </w:r>
        </w:del>
      </w:ins>
    </w:p>
    <w:p w:rsidR="00FC4A27" w:rsidDel="00357BF0" w:rsidRDefault="00FC4A27" w14:paraId="3E841837" w14:textId="4E73C620">
      <w:pPr>
        <w:pStyle w:val="TableofFigures"/>
        <w:tabs>
          <w:tab w:val="right" w:leader="dot" w:pos="9225"/>
        </w:tabs>
        <w:rPr>
          <w:ins w:author="Tran Khanh Toan" w:date="2022-07-01T17:40:00Z" w:id="445"/>
          <w:del w:author="toantk" w:date="2022-07-27T17:35:00Z" w:id="446"/>
          <w:rFonts w:asciiTheme="minorHAnsi" w:hAnsiTheme="minorHAnsi" w:eastAsiaTheme="minorEastAsia" w:cstheme="minorBidi"/>
          <w:noProof/>
          <w:sz w:val="22"/>
          <w:szCs w:val="22"/>
        </w:rPr>
      </w:pPr>
      <w:ins w:author="Tran Khanh Toan" w:date="2022-07-01T17:40:00Z" w:id="447">
        <w:del w:author="toantk" w:date="2022-07-27T17:35:00Z" w:id="448">
          <w:r w:rsidRPr="00357BF0" w:rsidDel="00357BF0">
            <w:rPr>
              <w:rStyle w:val="Hyperlink"/>
              <w:noProof/>
            </w:rPr>
            <w:lastRenderedPageBreak/>
            <w:delText>Bảng 7.34 Bảng mô tả tham số trong luồng điều khiển Trace</w:delText>
          </w:r>
          <w:r w:rsidDel="00357BF0">
            <w:rPr>
              <w:noProof/>
              <w:webHidden/>
            </w:rPr>
            <w:tab/>
          </w:r>
          <w:r w:rsidDel="00357BF0">
            <w:rPr>
              <w:noProof/>
              <w:webHidden/>
            </w:rPr>
            <w:delText>135</w:delText>
          </w:r>
        </w:del>
      </w:ins>
    </w:p>
    <w:p w:rsidR="00FC4A27" w:rsidDel="00357BF0" w:rsidRDefault="00FC4A27" w14:paraId="6CA1CBC5" w14:textId="7AF00C44">
      <w:pPr>
        <w:pStyle w:val="TableofFigures"/>
        <w:tabs>
          <w:tab w:val="right" w:leader="dot" w:pos="9225"/>
        </w:tabs>
        <w:rPr>
          <w:ins w:author="Tran Khanh Toan" w:date="2022-07-01T17:40:00Z" w:id="449"/>
          <w:del w:author="toantk" w:date="2022-07-27T17:35:00Z" w:id="450"/>
          <w:rFonts w:asciiTheme="minorHAnsi" w:hAnsiTheme="minorHAnsi" w:eastAsiaTheme="minorEastAsia" w:cstheme="minorBidi"/>
          <w:noProof/>
          <w:sz w:val="22"/>
          <w:szCs w:val="22"/>
        </w:rPr>
      </w:pPr>
      <w:ins w:author="Tran Khanh Toan" w:date="2022-07-01T17:40:00Z" w:id="451">
        <w:del w:author="toantk" w:date="2022-07-27T17:35:00Z" w:id="452">
          <w:r w:rsidRPr="00357BF0" w:rsidDel="00357BF0">
            <w:rPr>
              <w:rStyle w:val="Hyperlink"/>
              <w:noProof/>
            </w:rPr>
            <w:delText>Bảng 7.35 Bảng mô tả tham số trong luồng điều khiển Speedtest</w:delText>
          </w:r>
          <w:r w:rsidDel="00357BF0">
            <w:rPr>
              <w:noProof/>
              <w:webHidden/>
            </w:rPr>
            <w:tab/>
          </w:r>
          <w:r w:rsidDel="00357BF0">
            <w:rPr>
              <w:noProof/>
              <w:webHidden/>
            </w:rPr>
            <w:delText>138</w:delText>
          </w:r>
        </w:del>
      </w:ins>
    </w:p>
    <w:p w:rsidR="00FC4A27" w:rsidDel="00357BF0" w:rsidRDefault="00FC4A27" w14:paraId="161343F3" w14:textId="074DD517">
      <w:pPr>
        <w:pStyle w:val="TableofFigures"/>
        <w:tabs>
          <w:tab w:val="right" w:leader="dot" w:pos="9225"/>
        </w:tabs>
        <w:rPr>
          <w:ins w:author="Tran Khanh Toan" w:date="2022-07-01T17:40:00Z" w:id="453"/>
          <w:del w:author="toantk" w:date="2022-07-27T17:35:00Z" w:id="454"/>
          <w:rFonts w:asciiTheme="minorHAnsi" w:hAnsiTheme="minorHAnsi" w:eastAsiaTheme="minorEastAsia" w:cstheme="minorBidi"/>
          <w:noProof/>
          <w:sz w:val="22"/>
          <w:szCs w:val="22"/>
        </w:rPr>
      </w:pPr>
      <w:ins w:author="Tran Khanh Toan" w:date="2022-07-01T17:40:00Z" w:id="455">
        <w:del w:author="toantk" w:date="2022-07-27T17:35:00Z" w:id="456">
          <w:r w:rsidRPr="00357BF0" w:rsidDel="00357BF0">
            <w:rPr>
              <w:rStyle w:val="Hyperlink"/>
              <w:noProof/>
            </w:rPr>
            <w:delText>Bảng 7.36 Bảng mô tả ý nghĩa Status code của tính năng Speedtest</w:delText>
          </w:r>
          <w:r w:rsidDel="00357BF0">
            <w:rPr>
              <w:noProof/>
              <w:webHidden/>
            </w:rPr>
            <w:tab/>
          </w:r>
          <w:r w:rsidDel="00357BF0">
            <w:rPr>
              <w:noProof/>
              <w:webHidden/>
            </w:rPr>
            <w:delText>139</w:delText>
          </w:r>
        </w:del>
      </w:ins>
    </w:p>
    <w:p w:rsidR="00FC4A27" w:rsidDel="00357BF0" w:rsidRDefault="00FC4A27" w14:paraId="2EF61A88" w14:textId="77777777">
      <w:pPr>
        <w:pStyle w:val="TableofFigures"/>
        <w:tabs>
          <w:tab w:val="right" w:leader="dot" w:pos="9225"/>
        </w:tabs>
        <w:rPr>
          <w:del w:author="toantk" w:date="2022-07-27T17:35:00Z" w:id="457"/>
          <w:noProof/>
        </w:rPr>
      </w:pPr>
    </w:p>
    <w:p w:rsidR="00866580" w:rsidDel="00357BF0" w:rsidP="00122367" w:rsidRDefault="00866580" w14:paraId="14BB0552" w14:textId="77777777">
      <w:pPr>
        <w:jc w:val="left"/>
        <w:rPr>
          <w:del w:author="toantk" w:date="2022-07-27T17:35:00Z" w:id="458"/>
          <w:noProof/>
        </w:rPr>
      </w:pPr>
    </w:p>
    <w:p w:rsidR="003E1A5F" w:rsidP="00122367" w:rsidRDefault="00866580" w14:paraId="7D862FF0" w14:textId="197DD443">
      <w:pPr>
        <w:jc w:val="left"/>
        <w:rPr>
          <w:rStyle w:val="st"/>
          <w:rFonts w:cs="Times New Roman"/>
          <w:b/>
          <w:szCs w:val="26"/>
        </w:rPr>
      </w:pPr>
      <w:ins w:author="Tran Khanh Toan" w:date="2022-07-01T15:51:00Z" w:id="459">
        <w:r>
          <w:rPr>
            <w:rStyle w:val="st"/>
            <w:rFonts w:cs="Times New Roman"/>
            <w:b/>
            <w:szCs w:val="26"/>
          </w:rPr>
          <w:fldChar w:fldCharType="end"/>
        </w:r>
      </w:ins>
    </w:p>
    <w:p w:rsidR="00DC6DCB" w:rsidP="00177287" w:rsidRDefault="00DC6DCB" w14:paraId="37AB4DFC" w14:textId="77777777">
      <w:pPr>
        <w:jc w:val="left"/>
        <w:rPr>
          <w:rStyle w:val="st"/>
          <w:rFonts w:cs="Times New Roman"/>
          <w:b/>
          <w:szCs w:val="26"/>
        </w:rPr>
      </w:pPr>
      <w:r>
        <w:rPr>
          <w:rStyle w:val="st"/>
          <w:rFonts w:cs="Times New Roman"/>
          <w:b/>
          <w:szCs w:val="26"/>
        </w:rPr>
        <w:t xml:space="preserve">DANH SÁCH CÁC HÌNH VẼ </w:t>
      </w:r>
      <w:r w:rsidRPr="00E825BA">
        <w:rPr>
          <w:rStyle w:val="st"/>
          <w:rFonts w:cs="Times New Roman"/>
          <w:b/>
          <w:szCs w:val="26"/>
        </w:rPr>
        <w:t xml:space="preserve">/ </w:t>
      </w:r>
      <w:r>
        <w:rPr>
          <w:rStyle w:val="st"/>
          <w:rFonts w:cs="Times New Roman"/>
          <w:b/>
          <w:szCs w:val="26"/>
        </w:rPr>
        <w:t>FIGURES</w:t>
      </w:r>
    </w:p>
    <w:p w:rsidR="000359A1" w:rsidDel="00FD2AA9" w:rsidRDefault="00D747DA" w14:paraId="51CB93C8" w14:textId="2F8972EA">
      <w:pPr>
        <w:pStyle w:val="TableofFigures"/>
        <w:tabs>
          <w:tab w:val="right" w:leader="dot" w:pos="9225"/>
        </w:tabs>
        <w:rPr>
          <w:del w:author="Tran Khanh Toan" w:date="2022-07-01T15:23:00Z" w:id="460"/>
          <w:rFonts w:asciiTheme="minorHAnsi" w:hAnsiTheme="minorHAnsi" w:eastAsiaTheme="minorEastAsia" w:cstheme="minorBidi"/>
          <w:noProof/>
          <w:sz w:val="22"/>
          <w:szCs w:val="22"/>
          <w:lang w:val="en-GB" w:eastAsia="en-GB"/>
        </w:rPr>
      </w:pPr>
      <w:del w:author="Tran Khanh Toan" w:date="2022-07-01T15:51:00Z" w:id="461">
        <w:r w:rsidDel="00866580">
          <w:rPr>
            <w:rStyle w:val="st"/>
            <w:rFonts w:cs="Times New Roman"/>
            <w:b/>
            <w:szCs w:val="26"/>
          </w:rPr>
          <w:fldChar w:fldCharType="begin"/>
        </w:r>
        <w:r w:rsidDel="00866580">
          <w:rPr>
            <w:rStyle w:val="st"/>
            <w:rFonts w:cs="Times New Roman"/>
            <w:b/>
            <w:szCs w:val="26"/>
          </w:rPr>
          <w:delInstrText xml:space="preserve"> TOC \h \z \c "Hình" </w:delInstrText>
        </w:r>
        <w:r w:rsidDel="00866580">
          <w:rPr>
            <w:rStyle w:val="st"/>
            <w:rFonts w:cs="Times New Roman"/>
            <w:b/>
            <w:szCs w:val="26"/>
          </w:rPr>
          <w:fldChar w:fldCharType="separate"/>
        </w:r>
      </w:del>
      <w:del w:author="Tran Khanh Toan" w:date="2022-07-01T15:23:00Z" w:id="462">
        <w:r w:rsidRPr="00FD2AA9" w:rsidDel="00FD2AA9" w:rsidR="000359A1">
          <w:rPr>
            <w:rPrChange w:author="Tran Khanh Toan" w:date="2022-07-01T15:23:00Z" w:id="463">
              <w:rPr>
                <w:rStyle w:val="Hyperlink"/>
                <w:noProof/>
              </w:rPr>
            </w:rPrChange>
          </w:rPr>
          <w:delText>Hình 6.1 Mô hình kết nối giữa ONT và OneLink App</w:delText>
        </w:r>
        <w:r w:rsidDel="00FD2AA9" w:rsidR="000359A1">
          <w:rPr>
            <w:noProof/>
            <w:webHidden/>
          </w:rPr>
          <w:tab/>
        </w:r>
        <w:r w:rsidDel="00FD2AA9" w:rsidR="000359A1">
          <w:rPr>
            <w:noProof/>
            <w:webHidden/>
          </w:rPr>
          <w:delText>12</w:delText>
        </w:r>
      </w:del>
    </w:p>
    <w:p w:rsidR="000359A1" w:rsidDel="00FD2AA9" w:rsidRDefault="000359A1" w14:paraId="09F150BA" w14:textId="0137D82B">
      <w:pPr>
        <w:pStyle w:val="TableofFigures"/>
        <w:tabs>
          <w:tab w:val="right" w:leader="dot" w:pos="9225"/>
        </w:tabs>
        <w:rPr>
          <w:del w:author="Tran Khanh Toan" w:date="2022-07-01T15:23:00Z" w:id="464"/>
          <w:rFonts w:asciiTheme="minorHAnsi" w:hAnsiTheme="minorHAnsi" w:eastAsiaTheme="minorEastAsia" w:cstheme="minorBidi"/>
          <w:noProof/>
          <w:sz w:val="22"/>
          <w:szCs w:val="22"/>
          <w:lang w:val="en-GB" w:eastAsia="en-GB"/>
        </w:rPr>
      </w:pPr>
      <w:del w:author="Tran Khanh Toan" w:date="2022-07-01T15:23:00Z" w:id="465">
        <w:r w:rsidRPr="00FD2AA9" w:rsidDel="00FD2AA9">
          <w:rPr>
            <w:rPrChange w:author="Tran Khanh Toan" w:date="2022-07-01T15:23:00Z" w:id="466">
              <w:rPr>
                <w:rStyle w:val="Hyperlink"/>
                <w:noProof/>
              </w:rPr>
            </w:rPrChange>
          </w:rPr>
          <w:delText>Hình 6.2 Kiến trúc giải pháp trên ONT</w:delText>
        </w:r>
        <w:r w:rsidDel="00FD2AA9">
          <w:rPr>
            <w:noProof/>
            <w:webHidden/>
          </w:rPr>
          <w:tab/>
        </w:r>
        <w:r w:rsidDel="00FD2AA9">
          <w:rPr>
            <w:noProof/>
            <w:webHidden/>
          </w:rPr>
          <w:delText>13</w:delText>
        </w:r>
      </w:del>
    </w:p>
    <w:p w:rsidR="000359A1" w:rsidDel="00FD2AA9" w:rsidRDefault="000359A1" w14:paraId="09B2A6B9" w14:textId="3F2F42C8">
      <w:pPr>
        <w:pStyle w:val="TableofFigures"/>
        <w:tabs>
          <w:tab w:val="right" w:leader="dot" w:pos="9225"/>
        </w:tabs>
        <w:rPr>
          <w:del w:author="Tran Khanh Toan" w:date="2022-07-01T15:23:00Z" w:id="467"/>
          <w:rFonts w:asciiTheme="minorHAnsi" w:hAnsiTheme="minorHAnsi" w:eastAsiaTheme="minorEastAsia" w:cstheme="minorBidi"/>
          <w:noProof/>
          <w:sz w:val="22"/>
          <w:szCs w:val="22"/>
          <w:lang w:val="en-GB" w:eastAsia="en-GB"/>
        </w:rPr>
      </w:pPr>
      <w:del w:author="Tran Khanh Toan" w:date="2022-07-01T15:23:00Z" w:id="468">
        <w:r w:rsidRPr="00FD2AA9" w:rsidDel="00FD2AA9">
          <w:rPr>
            <w:rPrChange w:author="Tran Khanh Toan" w:date="2022-07-01T15:23:00Z" w:id="469">
              <w:rPr>
                <w:rStyle w:val="Hyperlink"/>
                <w:noProof/>
              </w:rPr>
            </w:rPrChange>
          </w:rPr>
          <w:delText>Hình 7.1 Luồng dữ liệu dò tìm các thiết bị trong mạng</w:delText>
        </w:r>
        <w:r w:rsidDel="00FD2AA9">
          <w:rPr>
            <w:noProof/>
            <w:webHidden/>
          </w:rPr>
          <w:tab/>
        </w:r>
        <w:r w:rsidDel="00FD2AA9">
          <w:rPr>
            <w:noProof/>
            <w:webHidden/>
          </w:rPr>
          <w:delText>21</w:delText>
        </w:r>
      </w:del>
    </w:p>
    <w:p w:rsidR="000359A1" w:rsidDel="00FD2AA9" w:rsidRDefault="000359A1" w14:paraId="25B2AEB2" w14:textId="404F419D">
      <w:pPr>
        <w:pStyle w:val="TableofFigures"/>
        <w:tabs>
          <w:tab w:val="right" w:leader="dot" w:pos="9225"/>
        </w:tabs>
        <w:rPr>
          <w:del w:author="Tran Khanh Toan" w:date="2022-07-01T15:23:00Z" w:id="470"/>
          <w:rFonts w:asciiTheme="minorHAnsi" w:hAnsiTheme="minorHAnsi" w:eastAsiaTheme="minorEastAsia" w:cstheme="minorBidi"/>
          <w:noProof/>
          <w:sz w:val="22"/>
          <w:szCs w:val="22"/>
          <w:lang w:val="en-GB" w:eastAsia="en-GB"/>
        </w:rPr>
      </w:pPr>
      <w:del w:author="Tran Khanh Toan" w:date="2022-07-01T15:23:00Z" w:id="471">
        <w:r w:rsidRPr="00FD2AA9" w:rsidDel="00FD2AA9">
          <w:rPr>
            <w:rPrChange w:author="Tran Khanh Toan" w:date="2022-07-01T15:23:00Z" w:id="472">
              <w:rPr>
                <w:rStyle w:val="Hyperlink"/>
                <w:noProof/>
              </w:rPr>
            </w:rPrChange>
          </w:rPr>
          <w:delText>Hình 7.2 Luồng dữ liệu điều khiển Login vào thiết bị từ OneLink với tài khoản không hợp lệ</w:delText>
        </w:r>
        <w:r w:rsidDel="00FD2AA9">
          <w:rPr>
            <w:noProof/>
            <w:webHidden/>
          </w:rPr>
          <w:tab/>
        </w:r>
        <w:r w:rsidDel="00FD2AA9">
          <w:rPr>
            <w:noProof/>
            <w:webHidden/>
          </w:rPr>
          <w:delText>24</w:delText>
        </w:r>
      </w:del>
    </w:p>
    <w:p w:rsidR="000359A1" w:rsidDel="00FD2AA9" w:rsidRDefault="000359A1" w14:paraId="52E4B1F0" w14:textId="065CC787">
      <w:pPr>
        <w:pStyle w:val="TableofFigures"/>
        <w:tabs>
          <w:tab w:val="right" w:leader="dot" w:pos="9225"/>
        </w:tabs>
        <w:rPr>
          <w:del w:author="Tran Khanh Toan" w:date="2022-07-01T15:23:00Z" w:id="473"/>
          <w:rFonts w:asciiTheme="minorHAnsi" w:hAnsiTheme="minorHAnsi" w:eastAsiaTheme="minorEastAsia" w:cstheme="minorBidi"/>
          <w:noProof/>
          <w:sz w:val="22"/>
          <w:szCs w:val="22"/>
          <w:lang w:val="en-GB" w:eastAsia="en-GB"/>
        </w:rPr>
      </w:pPr>
      <w:del w:author="Tran Khanh Toan" w:date="2022-07-01T15:23:00Z" w:id="474">
        <w:r w:rsidRPr="00FD2AA9" w:rsidDel="00FD2AA9">
          <w:rPr>
            <w:rPrChange w:author="Tran Khanh Toan" w:date="2022-07-01T15:23:00Z" w:id="475">
              <w:rPr>
                <w:rStyle w:val="Hyperlink"/>
                <w:noProof/>
              </w:rPr>
            </w:rPrChange>
          </w:rPr>
          <w:delText>Hình 7.3 Luồng dữ liệu điều khiển lấy thông tin cấu hình SLID hiện tại từ OneLink</w:delText>
        </w:r>
        <w:r w:rsidDel="00FD2AA9">
          <w:rPr>
            <w:noProof/>
            <w:webHidden/>
          </w:rPr>
          <w:tab/>
        </w:r>
        <w:r w:rsidDel="00FD2AA9">
          <w:rPr>
            <w:noProof/>
            <w:webHidden/>
          </w:rPr>
          <w:delText>31</w:delText>
        </w:r>
      </w:del>
    </w:p>
    <w:p w:rsidR="000359A1" w:rsidDel="00FD2AA9" w:rsidRDefault="000359A1" w14:paraId="2A8B24C6" w14:textId="73852050">
      <w:pPr>
        <w:pStyle w:val="TableofFigures"/>
        <w:tabs>
          <w:tab w:val="right" w:leader="dot" w:pos="9225"/>
        </w:tabs>
        <w:rPr>
          <w:del w:author="Tran Khanh Toan" w:date="2022-07-01T15:23:00Z" w:id="476"/>
          <w:rFonts w:asciiTheme="minorHAnsi" w:hAnsiTheme="minorHAnsi" w:eastAsiaTheme="minorEastAsia" w:cstheme="minorBidi"/>
          <w:noProof/>
          <w:sz w:val="22"/>
          <w:szCs w:val="22"/>
          <w:lang w:val="en-GB" w:eastAsia="en-GB"/>
        </w:rPr>
      </w:pPr>
      <w:del w:author="Tran Khanh Toan" w:date="2022-07-01T15:23:00Z" w:id="477">
        <w:r w:rsidRPr="00FD2AA9" w:rsidDel="00FD2AA9">
          <w:rPr>
            <w:rPrChange w:author="Tran Khanh Toan" w:date="2022-07-01T15:23:00Z" w:id="478">
              <w:rPr>
                <w:rStyle w:val="Hyperlink"/>
                <w:noProof/>
              </w:rPr>
            </w:rPrChange>
          </w:rPr>
          <w:delText>Hình 7.4 Luồng dữ liệu điều khiển thay đổi cấu hình SLID từ OneLink</w:delText>
        </w:r>
        <w:r w:rsidDel="00FD2AA9">
          <w:rPr>
            <w:noProof/>
            <w:webHidden/>
          </w:rPr>
          <w:tab/>
        </w:r>
        <w:r w:rsidDel="00FD2AA9">
          <w:rPr>
            <w:noProof/>
            <w:webHidden/>
          </w:rPr>
          <w:delText>33</w:delText>
        </w:r>
      </w:del>
    </w:p>
    <w:p w:rsidR="000359A1" w:rsidDel="00FD2AA9" w:rsidRDefault="000359A1" w14:paraId="370E7894" w14:textId="1719BDA0">
      <w:pPr>
        <w:pStyle w:val="TableofFigures"/>
        <w:tabs>
          <w:tab w:val="right" w:leader="dot" w:pos="9225"/>
        </w:tabs>
        <w:rPr>
          <w:del w:author="Tran Khanh Toan" w:date="2022-07-01T15:23:00Z" w:id="479"/>
          <w:rFonts w:asciiTheme="minorHAnsi" w:hAnsiTheme="minorHAnsi" w:eastAsiaTheme="minorEastAsia" w:cstheme="minorBidi"/>
          <w:noProof/>
          <w:sz w:val="22"/>
          <w:szCs w:val="22"/>
          <w:lang w:val="en-GB" w:eastAsia="en-GB"/>
        </w:rPr>
      </w:pPr>
      <w:del w:author="Tran Khanh Toan" w:date="2022-07-01T15:23:00Z" w:id="480">
        <w:r w:rsidRPr="00FD2AA9" w:rsidDel="00FD2AA9">
          <w:rPr>
            <w:rPrChange w:author="Tran Khanh Toan" w:date="2022-07-01T15:23:00Z" w:id="481">
              <w:rPr>
                <w:rStyle w:val="Hyperlink"/>
                <w:noProof/>
              </w:rPr>
            </w:rPrChange>
          </w:rPr>
          <w:delText>Hình 7.5 Luồng dữ liệu điều khiển lấy thông tin cấu hình WAN hiện tại từ OneLink</w:delText>
        </w:r>
        <w:r w:rsidDel="00FD2AA9">
          <w:rPr>
            <w:noProof/>
            <w:webHidden/>
          </w:rPr>
          <w:tab/>
        </w:r>
        <w:r w:rsidDel="00FD2AA9">
          <w:rPr>
            <w:noProof/>
            <w:webHidden/>
          </w:rPr>
          <w:delText>35</w:delText>
        </w:r>
      </w:del>
    </w:p>
    <w:p w:rsidR="000359A1" w:rsidDel="00FD2AA9" w:rsidRDefault="000359A1" w14:paraId="41348588" w14:textId="6985C0F1">
      <w:pPr>
        <w:pStyle w:val="TableofFigures"/>
        <w:tabs>
          <w:tab w:val="right" w:leader="dot" w:pos="9225"/>
        </w:tabs>
        <w:rPr>
          <w:del w:author="Tran Khanh Toan" w:date="2022-07-01T15:23:00Z" w:id="482"/>
          <w:rFonts w:asciiTheme="minorHAnsi" w:hAnsiTheme="minorHAnsi" w:eastAsiaTheme="minorEastAsia" w:cstheme="minorBidi"/>
          <w:noProof/>
          <w:sz w:val="22"/>
          <w:szCs w:val="22"/>
          <w:lang w:val="en-GB" w:eastAsia="en-GB"/>
        </w:rPr>
      </w:pPr>
      <w:del w:author="Tran Khanh Toan" w:date="2022-07-01T15:23:00Z" w:id="483">
        <w:r w:rsidRPr="00FD2AA9" w:rsidDel="00FD2AA9">
          <w:rPr>
            <w:rPrChange w:author="Tran Khanh Toan" w:date="2022-07-01T15:23:00Z" w:id="484">
              <w:rPr>
                <w:rStyle w:val="Hyperlink"/>
                <w:noProof/>
              </w:rPr>
            </w:rPrChange>
          </w:rPr>
          <w:delText>Hình 7.6 Luồng điều khiển cấu hình tạo WAN mới từ OneLink</w:delText>
        </w:r>
        <w:r w:rsidDel="00FD2AA9">
          <w:rPr>
            <w:noProof/>
            <w:webHidden/>
          </w:rPr>
          <w:tab/>
        </w:r>
        <w:r w:rsidDel="00FD2AA9">
          <w:rPr>
            <w:noProof/>
            <w:webHidden/>
          </w:rPr>
          <w:delText>40</w:delText>
        </w:r>
      </w:del>
    </w:p>
    <w:p w:rsidR="000359A1" w:rsidDel="00FD2AA9" w:rsidRDefault="000359A1" w14:paraId="16F37BFD" w14:textId="2F9CA7FE">
      <w:pPr>
        <w:pStyle w:val="TableofFigures"/>
        <w:tabs>
          <w:tab w:val="right" w:leader="dot" w:pos="9225"/>
        </w:tabs>
        <w:rPr>
          <w:del w:author="Tran Khanh Toan" w:date="2022-07-01T15:23:00Z" w:id="485"/>
          <w:rFonts w:asciiTheme="minorHAnsi" w:hAnsiTheme="minorHAnsi" w:eastAsiaTheme="minorEastAsia" w:cstheme="minorBidi"/>
          <w:noProof/>
          <w:sz w:val="22"/>
          <w:szCs w:val="22"/>
          <w:lang w:val="en-GB" w:eastAsia="en-GB"/>
        </w:rPr>
      </w:pPr>
      <w:del w:author="Tran Khanh Toan" w:date="2022-07-01T15:23:00Z" w:id="486">
        <w:r w:rsidRPr="00FD2AA9" w:rsidDel="00FD2AA9">
          <w:rPr>
            <w:rPrChange w:author="Tran Khanh Toan" w:date="2022-07-01T15:23:00Z" w:id="487">
              <w:rPr>
                <w:rStyle w:val="Hyperlink"/>
                <w:noProof/>
              </w:rPr>
            </w:rPrChange>
          </w:rPr>
          <w:delText>Hình 7.7 Luồng điều khiển cấu hình sửa một WAN hiện tại từ OneLink</w:delText>
        </w:r>
        <w:r w:rsidDel="00FD2AA9">
          <w:rPr>
            <w:noProof/>
            <w:webHidden/>
          </w:rPr>
          <w:tab/>
        </w:r>
        <w:r w:rsidDel="00FD2AA9">
          <w:rPr>
            <w:noProof/>
            <w:webHidden/>
          </w:rPr>
          <w:delText>44</w:delText>
        </w:r>
      </w:del>
    </w:p>
    <w:p w:rsidR="000359A1" w:rsidDel="00FD2AA9" w:rsidRDefault="000359A1" w14:paraId="15E85AA0" w14:textId="2FC21898">
      <w:pPr>
        <w:pStyle w:val="TableofFigures"/>
        <w:tabs>
          <w:tab w:val="right" w:leader="dot" w:pos="9225"/>
        </w:tabs>
        <w:rPr>
          <w:del w:author="Tran Khanh Toan" w:date="2022-07-01T15:23:00Z" w:id="488"/>
          <w:rFonts w:asciiTheme="minorHAnsi" w:hAnsiTheme="minorHAnsi" w:eastAsiaTheme="minorEastAsia" w:cstheme="minorBidi"/>
          <w:noProof/>
          <w:sz w:val="22"/>
          <w:szCs w:val="22"/>
          <w:lang w:val="en-GB" w:eastAsia="en-GB"/>
        </w:rPr>
      </w:pPr>
      <w:del w:author="Tran Khanh Toan" w:date="2022-07-01T15:23:00Z" w:id="489">
        <w:r w:rsidRPr="00FD2AA9" w:rsidDel="00FD2AA9">
          <w:rPr>
            <w:rPrChange w:author="Tran Khanh Toan" w:date="2022-07-01T15:23:00Z" w:id="490">
              <w:rPr>
                <w:rStyle w:val="Hyperlink"/>
                <w:noProof/>
              </w:rPr>
            </w:rPrChange>
          </w:rPr>
          <w:delText>Hình 7.8 Luồng điều khiển xóa cấu hình WAN hiện tại từ OneLink</w:delText>
        </w:r>
        <w:r w:rsidDel="00FD2AA9">
          <w:rPr>
            <w:noProof/>
            <w:webHidden/>
          </w:rPr>
          <w:tab/>
        </w:r>
        <w:r w:rsidDel="00FD2AA9">
          <w:rPr>
            <w:noProof/>
            <w:webHidden/>
          </w:rPr>
          <w:delText>47</w:delText>
        </w:r>
      </w:del>
    </w:p>
    <w:p w:rsidR="000359A1" w:rsidDel="00FD2AA9" w:rsidRDefault="000359A1" w14:paraId="0DE96B11" w14:textId="320386B8">
      <w:pPr>
        <w:pStyle w:val="TableofFigures"/>
        <w:tabs>
          <w:tab w:val="right" w:leader="dot" w:pos="9225"/>
        </w:tabs>
        <w:rPr>
          <w:del w:author="Tran Khanh Toan" w:date="2022-07-01T15:23:00Z" w:id="491"/>
          <w:rFonts w:asciiTheme="minorHAnsi" w:hAnsiTheme="minorHAnsi" w:eastAsiaTheme="minorEastAsia" w:cstheme="minorBidi"/>
          <w:noProof/>
          <w:sz w:val="22"/>
          <w:szCs w:val="22"/>
          <w:lang w:val="en-GB" w:eastAsia="en-GB"/>
        </w:rPr>
      </w:pPr>
      <w:del w:author="Tran Khanh Toan" w:date="2022-07-01T15:23:00Z" w:id="492">
        <w:r w:rsidRPr="00FD2AA9" w:rsidDel="00FD2AA9">
          <w:rPr>
            <w:rPrChange w:author="Tran Khanh Toan" w:date="2022-07-01T15:23:00Z" w:id="493">
              <w:rPr>
                <w:rStyle w:val="Hyperlink"/>
                <w:noProof/>
              </w:rPr>
            </w:rPrChange>
          </w:rPr>
          <w:delText>Hình 7.9 Luồng điều khiển lấy cấu hình thông tin LAN hiện tại từ OneLink</w:delText>
        </w:r>
        <w:r w:rsidDel="00FD2AA9">
          <w:rPr>
            <w:noProof/>
            <w:webHidden/>
          </w:rPr>
          <w:tab/>
        </w:r>
        <w:r w:rsidDel="00FD2AA9">
          <w:rPr>
            <w:noProof/>
            <w:webHidden/>
          </w:rPr>
          <w:delText>49</w:delText>
        </w:r>
      </w:del>
    </w:p>
    <w:p w:rsidR="000359A1" w:rsidDel="00FD2AA9" w:rsidRDefault="000359A1" w14:paraId="4EBD34D4" w14:textId="1486FA74">
      <w:pPr>
        <w:pStyle w:val="TableofFigures"/>
        <w:tabs>
          <w:tab w:val="right" w:leader="dot" w:pos="9225"/>
        </w:tabs>
        <w:rPr>
          <w:del w:author="Tran Khanh Toan" w:date="2022-07-01T15:23:00Z" w:id="494"/>
          <w:rFonts w:asciiTheme="minorHAnsi" w:hAnsiTheme="minorHAnsi" w:eastAsiaTheme="minorEastAsia" w:cstheme="minorBidi"/>
          <w:noProof/>
          <w:sz w:val="22"/>
          <w:szCs w:val="22"/>
          <w:lang w:val="en-GB" w:eastAsia="en-GB"/>
        </w:rPr>
      </w:pPr>
      <w:del w:author="Tran Khanh Toan" w:date="2022-07-01T15:23:00Z" w:id="495">
        <w:r w:rsidRPr="00FD2AA9" w:rsidDel="00FD2AA9">
          <w:rPr>
            <w:rPrChange w:author="Tran Khanh Toan" w:date="2022-07-01T15:23:00Z" w:id="496">
              <w:rPr>
                <w:rStyle w:val="Hyperlink"/>
                <w:noProof/>
              </w:rPr>
            </w:rPrChange>
          </w:rPr>
          <w:delText>Hình 7.10 Luồng điều khiển thay đổi cấu hình LAN hiện tại từ OneLink</w:delText>
        </w:r>
        <w:r w:rsidDel="00FD2AA9">
          <w:rPr>
            <w:noProof/>
            <w:webHidden/>
          </w:rPr>
          <w:tab/>
        </w:r>
        <w:r w:rsidDel="00FD2AA9">
          <w:rPr>
            <w:noProof/>
            <w:webHidden/>
          </w:rPr>
          <w:delText>51</w:delText>
        </w:r>
      </w:del>
    </w:p>
    <w:p w:rsidR="000359A1" w:rsidDel="00FD2AA9" w:rsidRDefault="000359A1" w14:paraId="4BA0980F" w14:textId="1576D51D">
      <w:pPr>
        <w:pStyle w:val="TableofFigures"/>
        <w:tabs>
          <w:tab w:val="right" w:leader="dot" w:pos="9225"/>
        </w:tabs>
        <w:rPr>
          <w:del w:author="Tran Khanh Toan" w:date="2022-07-01T15:23:00Z" w:id="497"/>
          <w:rFonts w:asciiTheme="minorHAnsi" w:hAnsiTheme="minorHAnsi" w:eastAsiaTheme="minorEastAsia" w:cstheme="minorBidi"/>
          <w:noProof/>
          <w:sz w:val="22"/>
          <w:szCs w:val="22"/>
          <w:lang w:val="en-GB" w:eastAsia="en-GB"/>
        </w:rPr>
      </w:pPr>
      <w:del w:author="Tran Khanh Toan" w:date="2022-07-01T15:23:00Z" w:id="498">
        <w:r w:rsidRPr="00FD2AA9" w:rsidDel="00FD2AA9">
          <w:rPr>
            <w:rPrChange w:author="Tran Khanh Toan" w:date="2022-07-01T15:23:00Z" w:id="499">
              <w:rPr>
                <w:rStyle w:val="Hyperlink"/>
                <w:noProof/>
              </w:rPr>
            </w:rPrChange>
          </w:rPr>
          <w:delText>Hình 7.11 Luồng điều khiển xem cấu hình Radio từ OneLink</w:delText>
        </w:r>
        <w:r w:rsidDel="00FD2AA9">
          <w:rPr>
            <w:noProof/>
            <w:webHidden/>
          </w:rPr>
          <w:tab/>
        </w:r>
        <w:r w:rsidDel="00FD2AA9">
          <w:rPr>
            <w:noProof/>
            <w:webHidden/>
          </w:rPr>
          <w:delText>53</w:delText>
        </w:r>
      </w:del>
    </w:p>
    <w:p w:rsidR="000359A1" w:rsidDel="00FD2AA9" w:rsidRDefault="000359A1" w14:paraId="6AF658A1" w14:textId="61D2BF81">
      <w:pPr>
        <w:pStyle w:val="TableofFigures"/>
        <w:tabs>
          <w:tab w:val="right" w:leader="dot" w:pos="9225"/>
        </w:tabs>
        <w:rPr>
          <w:del w:author="Tran Khanh Toan" w:date="2022-07-01T15:23:00Z" w:id="500"/>
          <w:rFonts w:asciiTheme="minorHAnsi" w:hAnsiTheme="minorHAnsi" w:eastAsiaTheme="minorEastAsia" w:cstheme="minorBidi"/>
          <w:noProof/>
          <w:sz w:val="22"/>
          <w:szCs w:val="22"/>
          <w:lang w:val="en-GB" w:eastAsia="en-GB"/>
        </w:rPr>
      </w:pPr>
      <w:del w:author="Tran Khanh Toan" w:date="2022-07-01T15:23:00Z" w:id="501">
        <w:r w:rsidRPr="00FD2AA9" w:rsidDel="00FD2AA9">
          <w:rPr>
            <w:rPrChange w:author="Tran Khanh Toan" w:date="2022-07-01T15:23:00Z" w:id="502">
              <w:rPr>
                <w:rStyle w:val="Hyperlink"/>
                <w:noProof/>
              </w:rPr>
            </w:rPrChange>
          </w:rPr>
          <w:delText>Hình 7.12 Luồng điều khiển thay đổi cấu hình Radio hiện tại</w:delText>
        </w:r>
        <w:r w:rsidDel="00FD2AA9">
          <w:rPr>
            <w:noProof/>
            <w:webHidden/>
          </w:rPr>
          <w:tab/>
        </w:r>
        <w:r w:rsidDel="00FD2AA9">
          <w:rPr>
            <w:noProof/>
            <w:webHidden/>
          </w:rPr>
          <w:delText>55</w:delText>
        </w:r>
      </w:del>
    </w:p>
    <w:p w:rsidR="000359A1" w:rsidDel="00FD2AA9" w:rsidRDefault="000359A1" w14:paraId="07B308E2" w14:textId="167F8846">
      <w:pPr>
        <w:pStyle w:val="TableofFigures"/>
        <w:tabs>
          <w:tab w:val="right" w:leader="dot" w:pos="9225"/>
        </w:tabs>
        <w:rPr>
          <w:del w:author="Tran Khanh Toan" w:date="2022-07-01T15:23:00Z" w:id="503"/>
          <w:rFonts w:asciiTheme="minorHAnsi" w:hAnsiTheme="minorHAnsi" w:eastAsiaTheme="minorEastAsia" w:cstheme="minorBidi"/>
          <w:noProof/>
          <w:sz w:val="22"/>
          <w:szCs w:val="22"/>
          <w:lang w:val="en-GB" w:eastAsia="en-GB"/>
        </w:rPr>
      </w:pPr>
      <w:del w:author="Tran Khanh Toan" w:date="2022-07-01T15:23:00Z" w:id="504">
        <w:r w:rsidRPr="00FD2AA9" w:rsidDel="00FD2AA9">
          <w:rPr>
            <w:rPrChange w:author="Tran Khanh Toan" w:date="2022-07-01T15:23:00Z" w:id="505">
              <w:rPr>
                <w:rStyle w:val="Hyperlink"/>
                <w:noProof/>
              </w:rPr>
            </w:rPrChange>
          </w:rPr>
          <w:delText>Hình 7.13 Luồng điều khiển xem cấu hình SSID qua OneLink</w:delText>
        </w:r>
        <w:r w:rsidDel="00FD2AA9">
          <w:rPr>
            <w:noProof/>
            <w:webHidden/>
          </w:rPr>
          <w:tab/>
        </w:r>
        <w:r w:rsidDel="00FD2AA9">
          <w:rPr>
            <w:noProof/>
            <w:webHidden/>
          </w:rPr>
          <w:delText>58</w:delText>
        </w:r>
      </w:del>
    </w:p>
    <w:p w:rsidR="000359A1" w:rsidDel="00FD2AA9" w:rsidRDefault="000359A1" w14:paraId="7A688B42" w14:textId="0B5FA424">
      <w:pPr>
        <w:pStyle w:val="TableofFigures"/>
        <w:tabs>
          <w:tab w:val="right" w:leader="dot" w:pos="9225"/>
        </w:tabs>
        <w:rPr>
          <w:del w:author="Tran Khanh Toan" w:date="2022-07-01T15:23:00Z" w:id="506"/>
          <w:rFonts w:asciiTheme="minorHAnsi" w:hAnsiTheme="minorHAnsi" w:eastAsiaTheme="minorEastAsia" w:cstheme="minorBidi"/>
          <w:noProof/>
          <w:sz w:val="22"/>
          <w:szCs w:val="22"/>
          <w:lang w:val="en-GB" w:eastAsia="en-GB"/>
        </w:rPr>
      </w:pPr>
      <w:del w:author="Tran Khanh Toan" w:date="2022-07-01T15:23:00Z" w:id="507">
        <w:r w:rsidRPr="00FD2AA9" w:rsidDel="00FD2AA9">
          <w:rPr>
            <w:rPrChange w:author="Tran Khanh Toan" w:date="2022-07-01T15:23:00Z" w:id="508">
              <w:rPr>
                <w:rStyle w:val="Hyperlink"/>
                <w:noProof/>
              </w:rPr>
            </w:rPrChange>
          </w:rPr>
          <w:delText>Hình 7.14 Luồng điều khiển thay đổi cấu hình SSID qua OneLink</w:delText>
        </w:r>
        <w:r w:rsidDel="00FD2AA9">
          <w:rPr>
            <w:noProof/>
            <w:webHidden/>
          </w:rPr>
          <w:tab/>
        </w:r>
        <w:r w:rsidDel="00FD2AA9">
          <w:rPr>
            <w:noProof/>
            <w:webHidden/>
          </w:rPr>
          <w:delText>60</w:delText>
        </w:r>
      </w:del>
    </w:p>
    <w:p w:rsidR="000359A1" w:rsidDel="00FD2AA9" w:rsidRDefault="000359A1" w14:paraId="17B355EB" w14:textId="225475C6">
      <w:pPr>
        <w:pStyle w:val="TableofFigures"/>
        <w:tabs>
          <w:tab w:val="right" w:leader="dot" w:pos="9225"/>
        </w:tabs>
        <w:rPr>
          <w:del w:author="Tran Khanh Toan" w:date="2022-07-01T15:23:00Z" w:id="509"/>
          <w:rFonts w:asciiTheme="minorHAnsi" w:hAnsiTheme="minorHAnsi" w:eastAsiaTheme="minorEastAsia" w:cstheme="minorBidi"/>
          <w:noProof/>
          <w:sz w:val="22"/>
          <w:szCs w:val="22"/>
          <w:lang w:val="en-GB" w:eastAsia="en-GB"/>
        </w:rPr>
      </w:pPr>
      <w:del w:author="Tran Khanh Toan" w:date="2022-07-01T15:23:00Z" w:id="510">
        <w:r w:rsidRPr="00FD2AA9" w:rsidDel="00FD2AA9">
          <w:rPr>
            <w:rPrChange w:author="Tran Khanh Toan" w:date="2022-07-01T15:23:00Z" w:id="511">
              <w:rPr>
                <w:rStyle w:val="Hyperlink"/>
                <w:noProof/>
              </w:rPr>
            </w:rPrChange>
          </w:rPr>
          <w:delText>Hình 7.15 Luồng điều khiển xem cấu hình Mesh qua OneLink</w:delText>
        </w:r>
        <w:r w:rsidDel="00FD2AA9">
          <w:rPr>
            <w:noProof/>
            <w:webHidden/>
          </w:rPr>
          <w:tab/>
        </w:r>
        <w:r w:rsidDel="00FD2AA9">
          <w:rPr>
            <w:noProof/>
            <w:webHidden/>
          </w:rPr>
          <w:delText>63</w:delText>
        </w:r>
      </w:del>
    </w:p>
    <w:p w:rsidR="000359A1" w:rsidDel="00FD2AA9" w:rsidRDefault="000359A1" w14:paraId="55F3E46C" w14:textId="6A301762">
      <w:pPr>
        <w:pStyle w:val="TableofFigures"/>
        <w:tabs>
          <w:tab w:val="right" w:leader="dot" w:pos="9225"/>
        </w:tabs>
        <w:rPr>
          <w:del w:author="Tran Khanh Toan" w:date="2022-07-01T15:23:00Z" w:id="512"/>
          <w:rFonts w:asciiTheme="minorHAnsi" w:hAnsiTheme="minorHAnsi" w:eastAsiaTheme="minorEastAsia" w:cstheme="minorBidi"/>
          <w:noProof/>
          <w:sz w:val="22"/>
          <w:szCs w:val="22"/>
          <w:lang w:val="en-GB" w:eastAsia="en-GB"/>
        </w:rPr>
      </w:pPr>
      <w:del w:author="Tran Khanh Toan" w:date="2022-07-01T15:23:00Z" w:id="513">
        <w:r w:rsidRPr="00FD2AA9" w:rsidDel="00FD2AA9">
          <w:rPr>
            <w:rPrChange w:author="Tran Khanh Toan" w:date="2022-07-01T15:23:00Z" w:id="514">
              <w:rPr>
                <w:rStyle w:val="Hyperlink"/>
                <w:noProof/>
              </w:rPr>
            </w:rPrChange>
          </w:rPr>
          <w:delText>Hình 7.16 Luồng điều khiển thay đổi cấu hình Mesh qua OneLink</w:delText>
        </w:r>
        <w:r w:rsidDel="00FD2AA9">
          <w:rPr>
            <w:noProof/>
            <w:webHidden/>
          </w:rPr>
          <w:tab/>
        </w:r>
        <w:r w:rsidDel="00FD2AA9">
          <w:rPr>
            <w:noProof/>
            <w:webHidden/>
          </w:rPr>
          <w:delText>65</w:delText>
        </w:r>
      </w:del>
    </w:p>
    <w:p w:rsidR="000359A1" w:rsidDel="00FD2AA9" w:rsidRDefault="000359A1" w14:paraId="088EEB17" w14:textId="21195D31">
      <w:pPr>
        <w:pStyle w:val="TableofFigures"/>
        <w:tabs>
          <w:tab w:val="right" w:leader="dot" w:pos="9225"/>
        </w:tabs>
        <w:rPr>
          <w:del w:author="Tran Khanh Toan" w:date="2022-07-01T15:23:00Z" w:id="515"/>
          <w:rFonts w:asciiTheme="minorHAnsi" w:hAnsiTheme="minorHAnsi" w:eastAsiaTheme="minorEastAsia" w:cstheme="minorBidi"/>
          <w:noProof/>
          <w:sz w:val="22"/>
          <w:szCs w:val="22"/>
          <w:lang w:val="en-GB" w:eastAsia="en-GB"/>
        </w:rPr>
      </w:pPr>
      <w:del w:author="Tran Khanh Toan" w:date="2022-07-01T15:23:00Z" w:id="516">
        <w:r w:rsidRPr="00FD2AA9" w:rsidDel="00FD2AA9">
          <w:rPr>
            <w:rPrChange w:author="Tran Khanh Toan" w:date="2022-07-01T15:23:00Z" w:id="517">
              <w:rPr>
                <w:rStyle w:val="Hyperlink"/>
                <w:noProof/>
              </w:rPr>
            </w:rPrChange>
          </w:rPr>
          <w:delText>Hình 7.17 Luồng điều khiển lấy cấu hình Voice hiện tại qua OneLink</w:delText>
        </w:r>
        <w:r w:rsidDel="00FD2AA9">
          <w:rPr>
            <w:noProof/>
            <w:webHidden/>
          </w:rPr>
          <w:tab/>
        </w:r>
        <w:r w:rsidDel="00FD2AA9">
          <w:rPr>
            <w:noProof/>
            <w:webHidden/>
          </w:rPr>
          <w:delText>67</w:delText>
        </w:r>
      </w:del>
    </w:p>
    <w:p w:rsidR="000359A1" w:rsidDel="00FD2AA9" w:rsidRDefault="000359A1" w14:paraId="6DDD7B63" w14:textId="2845FB86">
      <w:pPr>
        <w:pStyle w:val="TableofFigures"/>
        <w:tabs>
          <w:tab w:val="right" w:leader="dot" w:pos="9225"/>
        </w:tabs>
        <w:rPr>
          <w:del w:author="Tran Khanh Toan" w:date="2022-07-01T15:23:00Z" w:id="518"/>
          <w:rFonts w:asciiTheme="minorHAnsi" w:hAnsiTheme="minorHAnsi" w:eastAsiaTheme="minorEastAsia" w:cstheme="minorBidi"/>
          <w:noProof/>
          <w:sz w:val="22"/>
          <w:szCs w:val="22"/>
          <w:lang w:val="en-GB" w:eastAsia="en-GB"/>
        </w:rPr>
      </w:pPr>
      <w:del w:author="Tran Khanh Toan" w:date="2022-07-01T15:23:00Z" w:id="519">
        <w:r w:rsidRPr="00FD2AA9" w:rsidDel="00FD2AA9">
          <w:rPr>
            <w:rPrChange w:author="Tran Khanh Toan" w:date="2022-07-01T15:23:00Z" w:id="520">
              <w:rPr>
                <w:rStyle w:val="Hyperlink"/>
                <w:noProof/>
              </w:rPr>
            </w:rPrChange>
          </w:rPr>
          <w:delText>Hình 7.18 Luồng điều khiển thay đổi thông tin cấu hình Voice</w:delText>
        </w:r>
        <w:r w:rsidDel="00FD2AA9">
          <w:rPr>
            <w:noProof/>
            <w:webHidden/>
          </w:rPr>
          <w:tab/>
        </w:r>
        <w:r w:rsidDel="00FD2AA9">
          <w:rPr>
            <w:noProof/>
            <w:webHidden/>
          </w:rPr>
          <w:delText>71</w:delText>
        </w:r>
      </w:del>
    </w:p>
    <w:p w:rsidR="000359A1" w:rsidDel="00FD2AA9" w:rsidRDefault="000359A1" w14:paraId="64D38158" w14:textId="0C0EACD8">
      <w:pPr>
        <w:pStyle w:val="TableofFigures"/>
        <w:tabs>
          <w:tab w:val="right" w:leader="dot" w:pos="9225"/>
        </w:tabs>
        <w:rPr>
          <w:del w:author="Tran Khanh Toan" w:date="2022-07-01T15:23:00Z" w:id="521"/>
          <w:rFonts w:asciiTheme="minorHAnsi" w:hAnsiTheme="minorHAnsi" w:eastAsiaTheme="minorEastAsia" w:cstheme="minorBidi"/>
          <w:noProof/>
          <w:sz w:val="22"/>
          <w:szCs w:val="22"/>
          <w:lang w:val="en-GB" w:eastAsia="en-GB"/>
        </w:rPr>
      </w:pPr>
      <w:del w:author="Tran Khanh Toan" w:date="2022-07-01T15:23:00Z" w:id="522">
        <w:r w:rsidRPr="00FD2AA9" w:rsidDel="00FD2AA9">
          <w:rPr>
            <w:rPrChange w:author="Tran Khanh Toan" w:date="2022-07-01T15:23:00Z" w:id="523">
              <w:rPr>
                <w:rStyle w:val="Hyperlink"/>
                <w:noProof/>
              </w:rPr>
            </w:rPrChange>
          </w:rPr>
          <w:delText>Hình 7.19 Luồng điều khiển lấy cấu hình DNS hiện tại qua OneLink</w:delText>
        </w:r>
        <w:r w:rsidDel="00FD2AA9">
          <w:rPr>
            <w:noProof/>
            <w:webHidden/>
          </w:rPr>
          <w:tab/>
        </w:r>
        <w:r w:rsidDel="00FD2AA9">
          <w:rPr>
            <w:noProof/>
            <w:webHidden/>
          </w:rPr>
          <w:delText>76</w:delText>
        </w:r>
      </w:del>
    </w:p>
    <w:p w:rsidR="000359A1" w:rsidDel="00FD2AA9" w:rsidRDefault="000359A1" w14:paraId="2115FAE4" w14:textId="63E256DA">
      <w:pPr>
        <w:pStyle w:val="TableofFigures"/>
        <w:tabs>
          <w:tab w:val="right" w:leader="dot" w:pos="9225"/>
        </w:tabs>
        <w:rPr>
          <w:del w:author="Tran Khanh Toan" w:date="2022-07-01T15:23:00Z" w:id="524"/>
          <w:rFonts w:asciiTheme="minorHAnsi" w:hAnsiTheme="minorHAnsi" w:eastAsiaTheme="minorEastAsia" w:cstheme="minorBidi"/>
          <w:noProof/>
          <w:sz w:val="22"/>
          <w:szCs w:val="22"/>
          <w:lang w:val="en-GB" w:eastAsia="en-GB"/>
        </w:rPr>
      </w:pPr>
      <w:del w:author="Tran Khanh Toan" w:date="2022-07-01T15:23:00Z" w:id="525">
        <w:r w:rsidRPr="00FD2AA9" w:rsidDel="00FD2AA9">
          <w:rPr>
            <w:rPrChange w:author="Tran Khanh Toan" w:date="2022-07-01T15:23:00Z" w:id="526">
              <w:rPr>
                <w:rStyle w:val="Hyperlink"/>
                <w:noProof/>
              </w:rPr>
            </w:rPrChange>
          </w:rPr>
          <w:delText>Hình 7.20 Luồng điều khiển thay đổi thông tin cấu hình DNS qua OneLink</w:delText>
        </w:r>
        <w:r w:rsidDel="00FD2AA9">
          <w:rPr>
            <w:noProof/>
            <w:webHidden/>
          </w:rPr>
          <w:tab/>
        </w:r>
        <w:r w:rsidDel="00FD2AA9">
          <w:rPr>
            <w:noProof/>
            <w:webHidden/>
          </w:rPr>
          <w:delText>78</w:delText>
        </w:r>
      </w:del>
    </w:p>
    <w:p w:rsidR="000359A1" w:rsidDel="00FD2AA9" w:rsidRDefault="000359A1" w14:paraId="6346C236" w14:textId="5226F1FF">
      <w:pPr>
        <w:pStyle w:val="TableofFigures"/>
        <w:tabs>
          <w:tab w:val="right" w:leader="dot" w:pos="9225"/>
        </w:tabs>
        <w:rPr>
          <w:del w:author="Tran Khanh Toan" w:date="2022-07-01T15:23:00Z" w:id="527"/>
          <w:rFonts w:asciiTheme="minorHAnsi" w:hAnsiTheme="minorHAnsi" w:eastAsiaTheme="minorEastAsia" w:cstheme="minorBidi"/>
          <w:noProof/>
          <w:sz w:val="22"/>
          <w:szCs w:val="22"/>
          <w:lang w:val="en-GB" w:eastAsia="en-GB"/>
        </w:rPr>
      </w:pPr>
      <w:del w:author="Tran Khanh Toan" w:date="2022-07-01T15:23:00Z" w:id="528">
        <w:r w:rsidRPr="00FD2AA9" w:rsidDel="00FD2AA9">
          <w:rPr>
            <w:rPrChange w:author="Tran Khanh Toan" w:date="2022-07-01T15:23:00Z" w:id="529">
              <w:rPr>
                <w:rStyle w:val="Hyperlink"/>
                <w:noProof/>
              </w:rPr>
            </w:rPrChange>
          </w:rPr>
          <w:delText>Hình 7.21 Luồng điều khiển lấy thông tin cấu hình Port Forwarding từ OneLink</w:delText>
        </w:r>
        <w:r w:rsidDel="00FD2AA9">
          <w:rPr>
            <w:noProof/>
            <w:webHidden/>
          </w:rPr>
          <w:tab/>
        </w:r>
        <w:r w:rsidDel="00FD2AA9">
          <w:rPr>
            <w:noProof/>
            <w:webHidden/>
          </w:rPr>
          <w:delText>81</w:delText>
        </w:r>
      </w:del>
    </w:p>
    <w:p w:rsidR="000359A1" w:rsidDel="00FD2AA9" w:rsidRDefault="000359A1" w14:paraId="2C95731A" w14:textId="5E01BB03">
      <w:pPr>
        <w:pStyle w:val="TableofFigures"/>
        <w:tabs>
          <w:tab w:val="right" w:leader="dot" w:pos="9225"/>
        </w:tabs>
        <w:rPr>
          <w:del w:author="Tran Khanh Toan" w:date="2022-07-01T15:23:00Z" w:id="530"/>
          <w:rFonts w:asciiTheme="minorHAnsi" w:hAnsiTheme="minorHAnsi" w:eastAsiaTheme="minorEastAsia" w:cstheme="minorBidi"/>
          <w:noProof/>
          <w:sz w:val="22"/>
          <w:szCs w:val="22"/>
          <w:lang w:val="en-GB" w:eastAsia="en-GB"/>
        </w:rPr>
      </w:pPr>
      <w:del w:author="Tran Khanh Toan" w:date="2022-07-01T15:23:00Z" w:id="531">
        <w:r w:rsidRPr="00FD2AA9" w:rsidDel="00FD2AA9">
          <w:rPr>
            <w:rPrChange w:author="Tran Khanh Toan" w:date="2022-07-01T15:23:00Z" w:id="532">
              <w:rPr>
                <w:rStyle w:val="Hyperlink"/>
                <w:noProof/>
              </w:rPr>
            </w:rPrChange>
          </w:rPr>
          <w:lastRenderedPageBreak/>
          <w:delText>Hình 7.22 Luồng điều khiển cấu hình tạo một Rule Port Forwarding qua OneLink</w:delText>
        </w:r>
        <w:r w:rsidDel="00FD2AA9">
          <w:rPr>
            <w:noProof/>
            <w:webHidden/>
          </w:rPr>
          <w:tab/>
        </w:r>
        <w:r w:rsidDel="00FD2AA9">
          <w:rPr>
            <w:noProof/>
            <w:webHidden/>
          </w:rPr>
          <w:delText>84</w:delText>
        </w:r>
      </w:del>
    </w:p>
    <w:p w:rsidR="000359A1" w:rsidDel="00FD2AA9" w:rsidRDefault="000359A1" w14:paraId="7C6D6BFB" w14:textId="21DF960E">
      <w:pPr>
        <w:pStyle w:val="TableofFigures"/>
        <w:tabs>
          <w:tab w:val="right" w:leader="dot" w:pos="9225"/>
        </w:tabs>
        <w:rPr>
          <w:del w:author="Tran Khanh Toan" w:date="2022-07-01T15:23:00Z" w:id="533"/>
          <w:rFonts w:asciiTheme="minorHAnsi" w:hAnsiTheme="minorHAnsi" w:eastAsiaTheme="minorEastAsia" w:cstheme="minorBidi"/>
          <w:noProof/>
          <w:sz w:val="22"/>
          <w:szCs w:val="22"/>
          <w:lang w:val="en-GB" w:eastAsia="en-GB"/>
        </w:rPr>
      </w:pPr>
      <w:del w:author="Tran Khanh Toan" w:date="2022-07-01T15:23:00Z" w:id="534">
        <w:r w:rsidRPr="00FD2AA9" w:rsidDel="00FD2AA9">
          <w:rPr>
            <w:rPrChange w:author="Tran Khanh Toan" w:date="2022-07-01T15:23:00Z" w:id="535">
              <w:rPr>
                <w:rStyle w:val="Hyperlink"/>
                <w:noProof/>
              </w:rPr>
            </w:rPrChange>
          </w:rPr>
          <w:delText>Hình 7.23 Luồng điều khiển sửa cấu hình Rule Port Forwarding qua OneLink</w:delText>
        </w:r>
        <w:r w:rsidDel="00FD2AA9">
          <w:rPr>
            <w:noProof/>
            <w:webHidden/>
          </w:rPr>
          <w:tab/>
        </w:r>
        <w:r w:rsidDel="00FD2AA9">
          <w:rPr>
            <w:noProof/>
            <w:webHidden/>
          </w:rPr>
          <w:delText>86</w:delText>
        </w:r>
      </w:del>
    </w:p>
    <w:p w:rsidR="000359A1" w:rsidDel="00FD2AA9" w:rsidRDefault="000359A1" w14:paraId="0CD47D97" w14:textId="733A3463">
      <w:pPr>
        <w:pStyle w:val="TableofFigures"/>
        <w:tabs>
          <w:tab w:val="right" w:leader="dot" w:pos="9225"/>
        </w:tabs>
        <w:rPr>
          <w:del w:author="Tran Khanh Toan" w:date="2022-07-01T15:23:00Z" w:id="536"/>
          <w:rFonts w:asciiTheme="minorHAnsi" w:hAnsiTheme="minorHAnsi" w:eastAsiaTheme="minorEastAsia" w:cstheme="minorBidi"/>
          <w:noProof/>
          <w:sz w:val="22"/>
          <w:szCs w:val="22"/>
          <w:lang w:val="en-GB" w:eastAsia="en-GB"/>
        </w:rPr>
      </w:pPr>
      <w:del w:author="Tran Khanh Toan" w:date="2022-07-01T15:23:00Z" w:id="537">
        <w:r w:rsidRPr="00FD2AA9" w:rsidDel="00FD2AA9">
          <w:rPr>
            <w:rPrChange w:author="Tran Khanh Toan" w:date="2022-07-01T15:23:00Z" w:id="538">
              <w:rPr>
                <w:rStyle w:val="Hyperlink"/>
                <w:noProof/>
              </w:rPr>
            </w:rPrChange>
          </w:rPr>
          <w:delText>Hình 7.24 Luồng điều khiển xóa cấu hình Rule Port Forwarding qua OneLink</w:delText>
        </w:r>
        <w:r w:rsidDel="00FD2AA9">
          <w:rPr>
            <w:noProof/>
            <w:webHidden/>
          </w:rPr>
          <w:tab/>
        </w:r>
        <w:r w:rsidDel="00FD2AA9">
          <w:rPr>
            <w:noProof/>
            <w:webHidden/>
          </w:rPr>
          <w:delText>89</w:delText>
        </w:r>
      </w:del>
    </w:p>
    <w:p w:rsidR="000359A1" w:rsidDel="00FD2AA9" w:rsidRDefault="000359A1" w14:paraId="4EE2B1A4" w14:textId="0945AA6E">
      <w:pPr>
        <w:pStyle w:val="TableofFigures"/>
        <w:tabs>
          <w:tab w:val="right" w:leader="dot" w:pos="9225"/>
        </w:tabs>
        <w:rPr>
          <w:del w:author="Tran Khanh Toan" w:date="2022-07-01T15:23:00Z" w:id="539"/>
          <w:rFonts w:asciiTheme="minorHAnsi" w:hAnsiTheme="minorHAnsi" w:eastAsiaTheme="minorEastAsia" w:cstheme="minorBidi"/>
          <w:noProof/>
          <w:sz w:val="22"/>
          <w:szCs w:val="22"/>
          <w:lang w:val="en-GB" w:eastAsia="en-GB"/>
        </w:rPr>
      </w:pPr>
      <w:del w:author="Tran Khanh Toan" w:date="2022-07-01T15:23:00Z" w:id="540">
        <w:r w:rsidRPr="00FD2AA9" w:rsidDel="00FD2AA9">
          <w:rPr>
            <w:rPrChange w:author="Tran Khanh Toan" w:date="2022-07-01T15:23:00Z" w:id="541">
              <w:rPr>
                <w:rStyle w:val="Hyperlink"/>
                <w:noProof/>
              </w:rPr>
            </w:rPrChange>
          </w:rPr>
          <w:delText>Hình 7.25 Luồng điều khiển thay đổi mật khẩu truy cập qua OneLink</w:delText>
        </w:r>
        <w:r w:rsidDel="00FD2AA9">
          <w:rPr>
            <w:noProof/>
            <w:webHidden/>
          </w:rPr>
          <w:tab/>
        </w:r>
        <w:r w:rsidDel="00FD2AA9">
          <w:rPr>
            <w:noProof/>
            <w:webHidden/>
          </w:rPr>
          <w:delText>91</w:delText>
        </w:r>
      </w:del>
    </w:p>
    <w:p w:rsidR="000359A1" w:rsidDel="00FD2AA9" w:rsidRDefault="000359A1" w14:paraId="69C5CBB9" w14:textId="12A025AE">
      <w:pPr>
        <w:pStyle w:val="TableofFigures"/>
        <w:tabs>
          <w:tab w:val="right" w:leader="dot" w:pos="9225"/>
        </w:tabs>
        <w:rPr>
          <w:del w:author="Tran Khanh Toan" w:date="2022-07-01T15:23:00Z" w:id="542"/>
          <w:rFonts w:asciiTheme="minorHAnsi" w:hAnsiTheme="minorHAnsi" w:eastAsiaTheme="minorEastAsia" w:cstheme="minorBidi"/>
          <w:noProof/>
          <w:sz w:val="22"/>
          <w:szCs w:val="22"/>
          <w:lang w:val="en-GB" w:eastAsia="en-GB"/>
        </w:rPr>
      </w:pPr>
      <w:del w:author="Tran Khanh Toan" w:date="2022-07-01T15:23:00Z" w:id="543">
        <w:r w:rsidRPr="00FD2AA9" w:rsidDel="00FD2AA9">
          <w:rPr>
            <w:rPrChange w:author="Tran Khanh Toan" w:date="2022-07-01T15:23:00Z" w:id="544">
              <w:rPr>
                <w:rStyle w:val="Hyperlink"/>
                <w:noProof/>
              </w:rPr>
            </w:rPrChange>
          </w:rPr>
          <w:delText>Hình 7.26 Luồng điều khiển lấy thông tin cấu hình Parental Control hiện tại qua OneLink</w:delText>
        </w:r>
        <w:r w:rsidDel="00FD2AA9">
          <w:rPr>
            <w:noProof/>
            <w:webHidden/>
          </w:rPr>
          <w:tab/>
        </w:r>
        <w:r w:rsidDel="00FD2AA9">
          <w:rPr>
            <w:noProof/>
            <w:webHidden/>
          </w:rPr>
          <w:delText>93</w:delText>
        </w:r>
      </w:del>
    </w:p>
    <w:p w:rsidR="000359A1" w:rsidDel="00FD2AA9" w:rsidRDefault="000359A1" w14:paraId="64256EAB" w14:textId="66A5D3C9">
      <w:pPr>
        <w:pStyle w:val="TableofFigures"/>
        <w:tabs>
          <w:tab w:val="right" w:leader="dot" w:pos="9225"/>
        </w:tabs>
        <w:rPr>
          <w:del w:author="Tran Khanh Toan" w:date="2022-07-01T15:23:00Z" w:id="545"/>
          <w:rFonts w:asciiTheme="minorHAnsi" w:hAnsiTheme="minorHAnsi" w:eastAsiaTheme="minorEastAsia" w:cstheme="minorBidi"/>
          <w:noProof/>
          <w:sz w:val="22"/>
          <w:szCs w:val="22"/>
          <w:lang w:val="en-GB" w:eastAsia="en-GB"/>
        </w:rPr>
      </w:pPr>
      <w:del w:author="Tran Khanh Toan" w:date="2022-07-01T15:23:00Z" w:id="546">
        <w:r w:rsidRPr="00FD2AA9" w:rsidDel="00FD2AA9">
          <w:rPr>
            <w:rPrChange w:author="Tran Khanh Toan" w:date="2022-07-01T15:23:00Z" w:id="547">
              <w:rPr>
                <w:rStyle w:val="Hyperlink"/>
                <w:noProof/>
              </w:rPr>
            </w:rPrChange>
          </w:rPr>
          <w:delText>Hình 7.27 Luồng điều khiển thay đổi cấu hình Parental Control từ OneLink</w:delText>
        </w:r>
        <w:r w:rsidDel="00FD2AA9">
          <w:rPr>
            <w:noProof/>
            <w:webHidden/>
          </w:rPr>
          <w:tab/>
        </w:r>
        <w:r w:rsidDel="00FD2AA9">
          <w:rPr>
            <w:noProof/>
            <w:webHidden/>
          </w:rPr>
          <w:delText>97</w:delText>
        </w:r>
      </w:del>
    </w:p>
    <w:p w:rsidR="000359A1" w:rsidDel="00FD2AA9" w:rsidRDefault="000359A1" w14:paraId="0B1376A2" w14:textId="1F5372C0">
      <w:pPr>
        <w:pStyle w:val="TableofFigures"/>
        <w:tabs>
          <w:tab w:val="right" w:leader="dot" w:pos="9225"/>
        </w:tabs>
        <w:rPr>
          <w:del w:author="Tran Khanh Toan" w:date="2022-07-01T15:23:00Z" w:id="548"/>
          <w:rFonts w:asciiTheme="minorHAnsi" w:hAnsiTheme="minorHAnsi" w:eastAsiaTheme="minorEastAsia" w:cstheme="minorBidi"/>
          <w:noProof/>
          <w:sz w:val="22"/>
          <w:szCs w:val="22"/>
          <w:lang w:val="en-GB" w:eastAsia="en-GB"/>
        </w:rPr>
      </w:pPr>
      <w:del w:author="Tran Khanh Toan" w:date="2022-07-01T15:23:00Z" w:id="549">
        <w:r w:rsidRPr="00FD2AA9" w:rsidDel="00FD2AA9">
          <w:rPr>
            <w:rPrChange w:author="Tran Khanh Toan" w:date="2022-07-01T15:23:00Z" w:id="550">
              <w:rPr>
                <w:rStyle w:val="Hyperlink"/>
                <w:noProof/>
              </w:rPr>
            </w:rPrChange>
          </w:rPr>
          <w:delText>Hình 7.28 Luồng điều khiển lấy thông tin cấu hình Wireless Scheduling hiện tại từ OneLink</w:delText>
        </w:r>
        <w:r w:rsidDel="00FD2AA9">
          <w:rPr>
            <w:noProof/>
            <w:webHidden/>
          </w:rPr>
          <w:tab/>
        </w:r>
        <w:r w:rsidDel="00FD2AA9">
          <w:rPr>
            <w:noProof/>
            <w:webHidden/>
          </w:rPr>
          <w:delText>100</w:delText>
        </w:r>
      </w:del>
    </w:p>
    <w:p w:rsidR="000359A1" w:rsidDel="00FD2AA9" w:rsidRDefault="000359A1" w14:paraId="04BAD688" w14:textId="6DB54505">
      <w:pPr>
        <w:pStyle w:val="TableofFigures"/>
        <w:tabs>
          <w:tab w:val="right" w:leader="dot" w:pos="9225"/>
        </w:tabs>
        <w:rPr>
          <w:del w:author="Tran Khanh Toan" w:date="2022-07-01T15:23:00Z" w:id="551"/>
          <w:rFonts w:asciiTheme="minorHAnsi" w:hAnsiTheme="minorHAnsi" w:eastAsiaTheme="minorEastAsia" w:cstheme="minorBidi"/>
          <w:noProof/>
          <w:sz w:val="22"/>
          <w:szCs w:val="22"/>
          <w:lang w:val="en-GB" w:eastAsia="en-GB"/>
        </w:rPr>
      </w:pPr>
      <w:del w:author="Tran Khanh Toan" w:date="2022-07-01T15:23:00Z" w:id="552">
        <w:r w:rsidRPr="00FD2AA9" w:rsidDel="00FD2AA9">
          <w:rPr>
            <w:rPrChange w:author="Tran Khanh Toan" w:date="2022-07-01T15:23:00Z" w:id="553">
              <w:rPr>
                <w:rStyle w:val="Hyperlink"/>
                <w:noProof/>
              </w:rPr>
            </w:rPrChange>
          </w:rPr>
          <w:delText>Hình 7.29 Luồng điều khiển thay đổi cấu hình Wireless Scheduling qua OneLink</w:delText>
        </w:r>
        <w:r w:rsidDel="00FD2AA9">
          <w:rPr>
            <w:noProof/>
            <w:webHidden/>
          </w:rPr>
          <w:tab/>
        </w:r>
        <w:r w:rsidDel="00FD2AA9">
          <w:rPr>
            <w:noProof/>
            <w:webHidden/>
          </w:rPr>
          <w:delText>103</w:delText>
        </w:r>
      </w:del>
    </w:p>
    <w:p w:rsidR="000359A1" w:rsidDel="00FD2AA9" w:rsidRDefault="000359A1" w14:paraId="0EC4E34B" w14:textId="79B4B643">
      <w:pPr>
        <w:pStyle w:val="TableofFigures"/>
        <w:tabs>
          <w:tab w:val="right" w:leader="dot" w:pos="9225"/>
        </w:tabs>
        <w:rPr>
          <w:del w:author="Tran Khanh Toan" w:date="2022-07-01T15:23:00Z" w:id="554"/>
          <w:rFonts w:asciiTheme="minorHAnsi" w:hAnsiTheme="minorHAnsi" w:eastAsiaTheme="minorEastAsia" w:cstheme="minorBidi"/>
          <w:noProof/>
          <w:sz w:val="22"/>
          <w:szCs w:val="22"/>
          <w:lang w:val="en-GB" w:eastAsia="en-GB"/>
        </w:rPr>
      </w:pPr>
      <w:del w:author="Tran Khanh Toan" w:date="2022-07-01T15:23:00Z" w:id="555">
        <w:r w:rsidRPr="00FD2AA9" w:rsidDel="00FD2AA9">
          <w:rPr>
            <w:rPrChange w:author="Tran Khanh Toan" w:date="2022-07-01T15:23:00Z" w:id="556">
              <w:rPr>
                <w:rStyle w:val="Hyperlink"/>
                <w:noProof/>
              </w:rPr>
            </w:rPrChange>
          </w:rPr>
          <w:delText>Hình 7.30 Luồng điều khiển lấy thông tin thiết bị mạng</w:delText>
        </w:r>
        <w:r w:rsidDel="00FD2AA9">
          <w:rPr>
            <w:noProof/>
            <w:webHidden/>
          </w:rPr>
          <w:tab/>
        </w:r>
        <w:r w:rsidDel="00FD2AA9">
          <w:rPr>
            <w:noProof/>
            <w:webHidden/>
          </w:rPr>
          <w:delText>107</w:delText>
        </w:r>
      </w:del>
    </w:p>
    <w:p w:rsidR="000359A1" w:rsidDel="00FD2AA9" w:rsidRDefault="000359A1" w14:paraId="32507D74" w14:textId="1D106E27">
      <w:pPr>
        <w:pStyle w:val="TableofFigures"/>
        <w:tabs>
          <w:tab w:val="right" w:leader="dot" w:pos="9225"/>
        </w:tabs>
        <w:rPr>
          <w:del w:author="Tran Khanh Toan" w:date="2022-07-01T15:23:00Z" w:id="557"/>
          <w:rFonts w:asciiTheme="minorHAnsi" w:hAnsiTheme="minorHAnsi" w:eastAsiaTheme="minorEastAsia" w:cstheme="minorBidi"/>
          <w:noProof/>
          <w:sz w:val="22"/>
          <w:szCs w:val="22"/>
          <w:lang w:val="en-GB" w:eastAsia="en-GB"/>
        </w:rPr>
      </w:pPr>
      <w:del w:author="Tran Khanh Toan" w:date="2022-07-01T15:23:00Z" w:id="558">
        <w:r w:rsidRPr="00FD2AA9" w:rsidDel="00FD2AA9">
          <w:rPr>
            <w:rPrChange w:author="Tran Khanh Toan" w:date="2022-07-01T15:23:00Z" w:id="559">
              <w:rPr>
                <w:rStyle w:val="Hyperlink"/>
                <w:noProof/>
              </w:rPr>
            </w:rPrChange>
          </w:rPr>
          <w:delText>Hình 7.31 Luồng điều khiển lấy thông tin mạng qua OneLink</w:delText>
        </w:r>
        <w:r w:rsidDel="00FD2AA9">
          <w:rPr>
            <w:noProof/>
            <w:webHidden/>
          </w:rPr>
          <w:tab/>
        </w:r>
        <w:r w:rsidDel="00FD2AA9">
          <w:rPr>
            <w:noProof/>
            <w:webHidden/>
          </w:rPr>
          <w:delText>110</w:delText>
        </w:r>
      </w:del>
    </w:p>
    <w:p w:rsidR="000359A1" w:rsidDel="00FD2AA9" w:rsidRDefault="000359A1" w14:paraId="54E99060" w14:textId="2C199517">
      <w:pPr>
        <w:pStyle w:val="TableofFigures"/>
        <w:tabs>
          <w:tab w:val="right" w:leader="dot" w:pos="9225"/>
        </w:tabs>
        <w:rPr>
          <w:del w:author="Tran Khanh Toan" w:date="2022-07-01T15:23:00Z" w:id="560"/>
          <w:rFonts w:asciiTheme="minorHAnsi" w:hAnsiTheme="minorHAnsi" w:eastAsiaTheme="minorEastAsia" w:cstheme="minorBidi"/>
          <w:noProof/>
          <w:sz w:val="22"/>
          <w:szCs w:val="22"/>
          <w:lang w:val="en-GB" w:eastAsia="en-GB"/>
        </w:rPr>
      </w:pPr>
      <w:del w:author="Tran Khanh Toan" w:date="2022-07-01T15:23:00Z" w:id="561">
        <w:r w:rsidRPr="00FD2AA9" w:rsidDel="00FD2AA9">
          <w:rPr>
            <w:rPrChange w:author="Tran Khanh Toan" w:date="2022-07-01T15:23:00Z" w:id="562">
              <w:rPr>
                <w:rStyle w:val="Hyperlink"/>
                <w:noProof/>
              </w:rPr>
            </w:rPrChange>
          </w:rPr>
          <w:delText>Hình 7.32 Luồng điều khiển lấy thông tin thiết bị khách đang kết nối với ONT qua OneLink</w:delText>
        </w:r>
        <w:r w:rsidDel="00FD2AA9">
          <w:rPr>
            <w:noProof/>
            <w:webHidden/>
          </w:rPr>
          <w:tab/>
        </w:r>
        <w:r w:rsidDel="00FD2AA9">
          <w:rPr>
            <w:noProof/>
            <w:webHidden/>
          </w:rPr>
          <w:delText>113</w:delText>
        </w:r>
      </w:del>
    </w:p>
    <w:p w:rsidR="000359A1" w:rsidDel="00FD2AA9" w:rsidRDefault="000359A1" w14:paraId="1F54866C" w14:textId="0A091433">
      <w:pPr>
        <w:pStyle w:val="TableofFigures"/>
        <w:tabs>
          <w:tab w:val="right" w:leader="dot" w:pos="9225"/>
        </w:tabs>
        <w:rPr>
          <w:del w:author="Tran Khanh Toan" w:date="2022-07-01T15:23:00Z" w:id="563"/>
          <w:rFonts w:asciiTheme="minorHAnsi" w:hAnsiTheme="minorHAnsi" w:eastAsiaTheme="minorEastAsia" w:cstheme="minorBidi"/>
          <w:noProof/>
          <w:sz w:val="22"/>
          <w:szCs w:val="22"/>
          <w:lang w:val="en-GB" w:eastAsia="en-GB"/>
        </w:rPr>
      </w:pPr>
      <w:del w:author="Tran Khanh Toan" w:date="2022-07-01T15:23:00Z" w:id="564">
        <w:r w:rsidRPr="00FD2AA9" w:rsidDel="00FD2AA9">
          <w:rPr>
            <w:rPrChange w:author="Tran Khanh Toan" w:date="2022-07-01T15:23:00Z" w:id="565">
              <w:rPr>
                <w:rStyle w:val="Hyperlink"/>
                <w:noProof/>
              </w:rPr>
            </w:rPrChange>
          </w:rPr>
          <w:delText>Hình 7.33 Luồng điều khiển Ping qua OneLink</w:delText>
        </w:r>
        <w:r w:rsidDel="00FD2AA9">
          <w:rPr>
            <w:noProof/>
            <w:webHidden/>
          </w:rPr>
          <w:tab/>
        </w:r>
        <w:r w:rsidDel="00FD2AA9">
          <w:rPr>
            <w:noProof/>
            <w:webHidden/>
          </w:rPr>
          <w:delText>116</w:delText>
        </w:r>
      </w:del>
    </w:p>
    <w:p w:rsidR="000359A1" w:rsidDel="00FD2AA9" w:rsidRDefault="000359A1" w14:paraId="08B5A505" w14:textId="26AABB93">
      <w:pPr>
        <w:pStyle w:val="TableofFigures"/>
        <w:tabs>
          <w:tab w:val="right" w:leader="dot" w:pos="9225"/>
        </w:tabs>
        <w:rPr>
          <w:del w:author="Tran Khanh Toan" w:date="2022-07-01T15:23:00Z" w:id="566"/>
          <w:rFonts w:asciiTheme="minorHAnsi" w:hAnsiTheme="minorHAnsi" w:eastAsiaTheme="minorEastAsia" w:cstheme="minorBidi"/>
          <w:noProof/>
          <w:sz w:val="22"/>
          <w:szCs w:val="22"/>
          <w:lang w:val="en-GB" w:eastAsia="en-GB"/>
        </w:rPr>
      </w:pPr>
      <w:del w:author="Tran Khanh Toan" w:date="2022-07-01T15:23:00Z" w:id="567">
        <w:r w:rsidRPr="00FD2AA9" w:rsidDel="00FD2AA9">
          <w:rPr>
            <w:rPrChange w:author="Tran Khanh Toan" w:date="2022-07-01T15:23:00Z" w:id="568">
              <w:rPr>
                <w:rStyle w:val="Hyperlink"/>
                <w:noProof/>
              </w:rPr>
            </w:rPrChange>
          </w:rPr>
          <w:delText>Hình 7.34 Luồng điều khiển Trace qua OneLink</w:delText>
        </w:r>
        <w:r w:rsidDel="00FD2AA9">
          <w:rPr>
            <w:noProof/>
            <w:webHidden/>
          </w:rPr>
          <w:tab/>
        </w:r>
        <w:r w:rsidDel="00FD2AA9">
          <w:rPr>
            <w:noProof/>
            <w:webHidden/>
          </w:rPr>
          <w:delText>119</w:delText>
        </w:r>
      </w:del>
    </w:p>
    <w:p w:rsidR="000359A1" w:rsidDel="00FD2AA9" w:rsidRDefault="000359A1" w14:paraId="3B8864BE" w14:textId="2A9C84BA">
      <w:pPr>
        <w:pStyle w:val="TableofFigures"/>
        <w:tabs>
          <w:tab w:val="right" w:leader="dot" w:pos="9225"/>
        </w:tabs>
        <w:rPr>
          <w:del w:author="Tran Khanh Toan" w:date="2022-07-01T15:23:00Z" w:id="569"/>
          <w:rFonts w:asciiTheme="minorHAnsi" w:hAnsiTheme="minorHAnsi" w:eastAsiaTheme="minorEastAsia" w:cstheme="minorBidi"/>
          <w:noProof/>
          <w:sz w:val="22"/>
          <w:szCs w:val="22"/>
          <w:lang w:val="en-GB" w:eastAsia="en-GB"/>
        </w:rPr>
      </w:pPr>
      <w:del w:author="Tran Khanh Toan" w:date="2022-07-01T15:23:00Z" w:id="570">
        <w:r w:rsidRPr="00FD2AA9" w:rsidDel="00FD2AA9">
          <w:rPr>
            <w:rPrChange w:author="Tran Khanh Toan" w:date="2022-07-01T15:23:00Z" w:id="571">
              <w:rPr>
                <w:rStyle w:val="Hyperlink"/>
                <w:noProof/>
              </w:rPr>
            </w:rPrChange>
          </w:rPr>
          <w:delText>Hình 7.35 Luồng điều khiển Speedtest qua OneLink</w:delText>
        </w:r>
        <w:r w:rsidDel="00FD2AA9">
          <w:rPr>
            <w:noProof/>
            <w:webHidden/>
          </w:rPr>
          <w:tab/>
        </w:r>
        <w:r w:rsidDel="00FD2AA9">
          <w:rPr>
            <w:noProof/>
            <w:webHidden/>
          </w:rPr>
          <w:delText>122</w:delText>
        </w:r>
      </w:del>
    </w:p>
    <w:p w:rsidR="000359A1" w:rsidDel="00FD2AA9" w:rsidRDefault="000359A1" w14:paraId="7A8DA224" w14:textId="5515DCE2">
      <w:pPr>
        <w:pStyle w:val="TableofFigures"/>
        <w:tabs>
          <w:tab w:val="right" w:leader="dot" w:pos="9225"/>
        </w:tabs>
        <w:rPr>
          <w:del w:author="Tran Khanh Toan" w:date="2022-07-01T15:23:00Z" w:id="572"/>
          <w:rFonts w:asciiTheme="minorHAnsi" w:hAnsiTheme="minorHAnsi" w:eastAsiaTheme="minorEastAsia" w:cstheme="minorBidi"/>
          <w:noProof/>
          <w:sz w:val="22"/>
          <w:szCs w:val="22"/>
          <w:lang w:val="en-GB" w:eastAsia="en-GB"/>
        </w:rPr>
      </w:pPr>
      <w:del w:author="Tran Khanh Toan" w:date="2022-07-01T15:23:00Z" w:id="573">
        <w:r w:rsidRPr="00FD2AA9" w:rsidDel="00FD2AA9">
          <w:rPr>
            <w:rPrChange w:author="Tran Khanh Toan" w:date="2022-07-01T15:23:00Z" w:id="574">
              <w:rPr>
                <w:rStyle w:val="Hyperlink"/>
                <w:noProof/>
              </w:rPr>
            </w:rPrChange>
          </w:rPr>
          <w:delText>Hình 7.36 Luồng điều khiển reboot thiết bị qua OneLink</w:delText>
        </w:r>
        <w:r w:rsidDel="00FD2AA9">
          <w:rPr>
            <w:noProof/>
            <w:webHidden/>
          </w:rPr>
          <w:tab/>
        </w:r>
        <w:r w:rsidDel="00FD2AA9">
          <w:rPr>
            <w:noProof/>
            <w:webHidden/>
          </w:rPr>
          <w:delText>124</w:delText>
        </w:r>
      </w:del>
    </w:p>
    <w:p w:rsidR="000359A1" w:rsidDel="00FD2AA9" w:rsidRDefault="000359A1" w14:paraId="2692261B" w14:textId="5EE65262">
      <w:pPr>
        <w:pStyle w:val="TableofFigures"/>
        <w:tabs>
          <w:tab w:val="right" w:leader="dot" w:pos="9225"/>
        </w:tabs>
        <w:rPr>
          <w:del w:author="Tran Khanh Toan" w:date="2022-07-01T15:23:00Z" w:id="575"/>
          <w:rFonts w:asciiTheme="minorHAnsi" w:hAnsiTheme="minorHAnsi" w:eastAsiaTheme="minorEastAsia" w:cstheme="minorBidi"/>
          <w:noProof/>
          <w:sz w:val="22"/>
          <w:szCs w:val="22"/>
          <w:lang w:val="en-GB" w:eastAsia="en-GB"/>
        </w:rPr>
      </w:pPr>
      <w:del w:author="Tran Khanh Toan" w:date="2022-07-01T15:23:00Z" w:id="576">
        <w:r w:rsidRPr="00FD2AA9" w:rsidDel="00FD2AA9">
          <w:rPr>
            <w:rPrChange w:author="Tran Khanh Toan" w:date="2022-07-01T15:23:00Z" w:id="577">
              <w:rPr>
                <w:rStyle w:val="Hyperlink"/>
                <w:noProof/>
              </w:rPr>
            </w:rPrChange>
          </w:rPr>
          <w:delText>Hình 7.37 Luồng điều khiển Reset thiết bị qua OneLink</w:delText>
        </w:r>
        <w:r w:rsidDel="00FD2AA9">
          <w:rPr>
            <w:noProof/>
            <w:webHidden/>
          </w:rPr>
          <w:tab/>
        </w:r>
        <w:r w:rsidDel="00FD2AA9">
          <w:rPr>
            <w:noProof/>
            <w:webHidden/>
          </w:rPr>
          <w:delText>126</w:delText>
        </w:r>
      </w:del>
    </w:p>
    <w:p w:rsidR="000359A1" w:rsidDel="00FD2AA9" w:rsidRDefault="000359A1" w14:paraId="4FCCAA5B" w14:textId="4FF156CB">
      <w:pPr>
        <w:pStyle w:val="TableofFigures"/>
        <w:tabs>
          <w:tab w:val="right" w:leader="dot" w:pos="9225"/>
        </w:tabs>
        <w:rPr>
          <w:del w:author="Tran Khanh Toan" w:date="2022-07-01T15:23:00Z" w:id="578"/>
          <w:rFonts w:asciiTheme="minorHAnsi" w:hAnsiTheme="minorHAnsi" w:eastAsiaTheme="minorEastAsia" w:cstheme="minorBidi"/>
          <w:noProof/>
          <w:sz w:val="22"/>
          <w:szCs w:val="22"/>
          <w:lang w:val="en-GB" w:eastAsia="en-GB"/>
        </w:rPr>
      </w:pPr>
      <w:del w:author="Tran Khanh Toan" w:date="2022-07-01T15:23:00Z" w:id="579">
        <w:r w:rsidRPr="00FD2AA9" w:rsidDel="00FD2AA9">
          <w:rPr>
            <w:rPrChange w:author="Tran Khanh Toan" w:date="2022-07-01T15:23:00Z" w:id="580">
              <w:rPr>
                <w:rStyle w:val="Hyperlink"/>
                <w:noProof/>
              </w:rPr>
            </w:rPrChange>
          </w:rPr>
          <w:delText>Hình 7.38 Luồng điều khiển lưu file backup config qua OneLink</w:delText>
        </w:r>
        <w:r w:rsidDel="00FD2AA9">
          <w:rPr>
            <w:noProof/>
            <w:webHidden/>
          </w:rPr>
          <w:tab/>
        </w:r>
        <w:r w:rsidDel="00FD2AA9">
          <w:rPr>
            <w:noProof/>
            <w:webHidden/>
          </w:rPr>
          <w:delText>128</w:delText>
        </w:r>
      </w:del>
    </w:p>
    <w:p w:rsidR="000359A1" w:rsidDel="00FD2AA9" w:rsidRDefault="000359A1" w14:paraId="79B04902" w14:textId="4E73F604">
      <w:pPr>
        <w:pStyle w:val="TableofFigures"/>
        <w:tabs>
          <w:tab w:val="right" w:leader="dot" w:pos="9225"/>
        </w:tabs>
        <w:rPr>
          <w:del w:author="Tran Khanh Toan" w:date="2022-07-01T15:23:00Z" w:id="581"/>
          <w:rFonts w:asciiTheme="minorHAnsi" w:hAnsiTheme="minorHAnsi" w:eastAsiaTheme="minorEastAsia" w:cstheme="minorBidi"/>
          <w:noProof/>
          <w:sz w:val="22"/>
          <w:szCs w:val="22"/>
          <w:lang w:val="en-GB" w:eastAsia="en-GB"/>
        </w:rPr>
      </w:pPr>
      <w:del w:author="Tran Khanh Toan" w:date="2022-07-01T15:23:00Z" w:id="582">
        <w:r w:rsidRPr="00FD2AA9" w:rsidDel="00FD2AA9">
          <w:rPr>
            <w:rPrChange w:author="Tran Khanh Toan" w:date="2022-07-01T15:23:00Z" w:id="583">
              <w:rPr>
                <w:rStyle w:val="Hyperlink"/>
                <w:noProof/>
              </w:rPr>
            </w:rPrChange>
          </w:rPr>
          <w:delText>Hình 7.39 Luồng điều khiển khôi phục cấu hình bằng file config qua OneLink</w:delText>
        </w:r>
        <w:r w:rsidDel="00FD2AA9">
          <w:rPr>
            <w:noProof/>
            <w:webHidden/>
          </w:rPr>
          <w:tab/>
        </w:r>
        <w:r w:rsidDel="00FD2AA9">
          <w:rPr>
            <w:noProof/>
            <w:webHidden/>
          </w:rPr>
          <w:delText>130</w:delText>
        </w:r>
      </w:del>
    </w:p>
    <w:p w:rsidR="000359A1" w:rsidDel="00FD2AA9" w:rsidRDefault="000359A1" w14:paraId="7AEDDDC4" w14:textId="0E5C7147">
      <w:pPr>
        <w:pStyle w:val="TableofFigures"/>
        <w:tabs>
          <w:tab w:val="right" w:leader="dot" w:pos="9225"/>
        </w:tabs>
        <w:rPr>
          <w:del w:author="Tran Khanh Toan" w:date="2022-07-01T15:23:00Z" w:id="584"/>
          <w:rFonts w:asciiTheme="minorHAnsi" w:hAnsiTheme="minorHAnsi" w:eastAsiaTheme="minorEastAsia" w:cstheme="minorBidi"/>
          <w:noProof/>
          <w:sz w:val="22"/>
          <w:szCs w:val="22"/>
          <w:lang w:val="en-GB" w:eastAsia="en-GB"/>
        </w:rPr>
      </w:pPr>
      <w:del w:author="Tran Khanh Toan" w:date="2022-07-01T15:23:00Z" w:id="585">
        <w:r w:rsidRPr="00FD2AA9" w:rsidDel="00FD2AA9">
          <w:rPr>
            <w:rPrChange w:author="Tran Khanh Toan" w:date="2022-07-01T15:23:00Z" w:id="586">
              <w:rPr>
                <w:rStyle w:val="Hyperlink"/>
                <w:noProof/>
              </w:rPr>
            </w:rPrChange>
          </w:rPr>
          <w:delText>Hình 7.40 Luồng điều khiển nâng cấp Firmware qua OneLink</w:delText>
        </w:r>
        <w:r w:rsidDel="00FD2AA9">
          <w:rPr>
            <w:noProof/>
            <w:webHidden/>
          </w:rPr>
          <w:tab/>
        </w:r>
        <w:r w:rsidDel="00FD2AA9">
          <w:rPr>
            <w:noProof/>
            <w:webHidden/>
          </w:rPr>
          <w:delText>132</w:delText>
        </w:r>
      </w:del>
    </w:p>
    <w:p w:rsidR="000359A1" w:rsidDel="00FD2AA9" w:rsidRDefault="000359A1" w14:paraId="126194C7" w14:textId="423ECDCD">
      <w:pPr>
        <w:pStyle w:val="TableofFigures"/>
        <w:tabs>
          <w:tab w:val="right" w:leader="dot" w:pos="9225"/>
        </w:tabs>
        <w:rPr>
          <w:del w:author="Tran Khanh Toan" w:date="2022-07-01T15:23:00Z" w:id="587"/>
          <w:rFonts w:asciiTheme="minorHAnsi" w:hAnsiTheme="minorHAnsi" w:eastAsiaTheme="minorEastAsia" w:cstheme="minorBidi"/>
          <w:noProof/>
          <w:sz w:val="22"/>
          <w:szCs w:val="22"/>
          <w:lang w:val="en-GB" w:eastAsia="en-GB"/>
        </w:rPr>
      </w:pPr>
      <w:del w:author="Tran Khanh Toan" w:date="2022-07-01T15:23:00Z" w:id="588">
        <w:r w:rsidRPr="00FD2AA9" w:rsidDel="00FD2AA9">
          <w:rPr>
            <w:rPrChange w:author="Tran Khanh Toan" w:date="2022-07-01T15:23:00Z" w:id="589">
              <w:rPr>
                <w:rStyle w:val="Hyperlink"/>
                <w:noProof/>
              </w:rPr>
            </w:rPrChange>
          </w:rPr>
          <w:delText>Hình 7.41 Luồng điều khiển lấy log từ thiết bị qua OneLink</w:delText>
        </w:r>
        <w:r w:rsidDel="00FD2AA9">
          <w:rPr>
            <w:noProof/>
            <w:webHidden/>
          </w:rPr>
          <w:tab/>
        </w:r>
        <w:r w:rsidDel="00FD2AA9">
          <w:rPr>
            <w:noProof/>
            <w:webHidden/>
          </w:rPr>
          <w:delText>134</w:delText>
        </w:r>
      </w:del>
    </w:p>
    <w:p w:rsidR="000359A1" w:rsidDel="00FD2AA9" w:rsidRDefault="000359A1" w14:paraId="44955169" w14:textId="5447D454">
      <w:pPr>
        <w:pStyle w:val="TableofFigures"/>
        <w:tabs>
          <w:tab w:val="right" w:leader="dot" w:pos="9225"/>
        </w:tabs>
        <w:rPr>
          <w:del w:author="Tran Khanh Toan" w:date="2022-07-01T15:23:00Z" w:id="590"/>
          <w:rFonts w:asciiTheme="minorHAnsi" w:hAnsiTheme="minorHAnsi" w:eastAsiaTheme="minorEastAsia" w:cstheme="minorBidi"/>
          <w:noProof/>
          <w:sz w:val="22"/>
          <w:szCs w:val="22"/>
          <w:lang w:val="en-GB" w:eastAsia="en-GB"/>
        </w:rPr>
      </w:pPr>
      <w:del w:author="Tran Khanh Toan" w:date="2022-07-01T15:23:00Z" w:id="591">
        <w:r w:rsidRPr="00FD2AA9" w:rsidDel="00FD2AA9">
          <w:rPr>
            <w:rPrChange w:author="Tran Khanh Toan" w:date="2022-07-01T15:23:00Z" w:id="592">
              <w:rPr>
                <w:rStyle w:val="Hyperlink"/>
                <w:noProof/>
              </w:rPr>
            </w:rPrChange>
          </w:rPr>
          <w:delText>Hình 7.42 Luồng điều khiển cập nhật Database từ OneLink</w:delText>
        </w:r>
        <w:r w:rsidDel="00FD2AA9">
          <w:rPr>
            <w:noProof/>
            <w:webHidden/>
          </w:rPr>
          <w:tab/>
        </w:r>
        <w:r w:rsidDel="00FD2AA9">
          <w:rPr>
            <w:noProof/>
            <w:webHidden/>
          </w:rPr>
          <w:delText>136</w:delText>
        </w:r>
      </w:del>
    </w:p>
    <w:p w:rsidR="005F7785" w:rsidRDefault="00D747DA" w14:paraId="0DEB2A7D" w14:textId="53F5C7A6">
      <w:pPr>
        <w:pStyle w:val="TableofFigures"/>
        <w:tabs>
          <w:tab w:val="right" w:leader="dot" w:pos="9225"/>
        </w:tabs>
        <w:rPr>
          <w:ins w:author="toantk" w:date="2022-08-04T18:04:00Z" w:id="593"/>
          <w:rFonts w:asciiTheme="minorHAnsi" w:hAnsiTheme="minorHAnsi" w:eastAsiaTheme="minorEastAsia" w:cstheme="minorBidi"/>
          <w:noProof/>
          <w:sz w:val="22"/>
          <w:szCs w:val="22"/>
        </w:rPr>
      </w:pPr>
      <w:del w:author="Tran Khanh Toan" w:date="2022-07-01T15:51:00Z" w:id="594">
        <w:r w:rsidDel="00866580">
          <w:rPr>
            <w:rStyle w:val="st"/>
            <w:rFonts w:cs="Times New Roman"/>
            <w:b/>
            <w:szCs w:val="26"/>
          </w:rPr>
          <w:fldChar w:fldCharType="end"/>
        </w:r>
      </w:del>
      <w:ins w:author="Tran Khanh Toan" w:date="2022-07-01T15:51:00Z" w:id="595">
        <w:r w:rsidR="00866580">
          <w:rPr>
            <w:rStyle w:val="st"/>
            <w:rFonts w:cs="Times New Roman"/>
            <w:b/>
            <w:szCs w:val="26"/>
          </w:rPr>
          <w:fldChar w:fldCharType="begin"/>
        </w:r>
        <w:r w:rsidR="00866580">
          <w:rPr>
            <w:rStyle w:val="st"/>
            <w:rFonts w:cs="Times New Roman"/>
            <w:b/>
            <w:szCs w:val="26"/>
          </w:rPr>
          <w:instrText xml:space="preserve"> TOC \h \z \c "Hình" </w:instrText>
        </w:r>
      </w:ins>
      <w:r w:rsidR="00866580">
        <w:rPr>
          <w:rStyle w:val="st"/>
          <w:rFonts w:cs="Times New Roman"/>
          <w:b/>
          <w:szCs w:val="26"/>
        </w:rPr>
        <w:fldChar w:fldCharType="separate"/>
      </w:r>
      <w:ins w:author="toantk" w:date="2022-08-04T18:04:00Z" w:id="596">
        <w:r w:rsidRPr="00B92246" w:rsidR="005F7785">
          <w:rPr>
            <w:rStyle w:val="Hyperlink"/>
            <w:noProof/>
          </w:rPr>
          <w:fldChar w:fldCharType="begin"/>
        </w:r>
        <w:r w:rsidRPr="00B92246" w:rsidR="005F7785">
          <w:rPr>
            <w:rStyle w:val="Hyperlink"/>
            <w:noProof/>
          </w:rPr>
          <w:instrText xml:space="preserve"> </w:instrText>
        </w:r>
        <w:r w:rsidR="005F7785">
          <w:rPr>
            <w:noProof/>
          </w:rPr>
          <w:instrText>HYPERLINK \l "_Toc110529188"</w:instrText>
        </w:r>
        <w:r w:rsidRPr="00B92246" w:rsidR="005F7785">
          <w:rPr>
            <w:rStyle w:val="Hyperlink"/>
            <w:noProof/>
          </w:rPr>
          <w:instrText xml:space="preserve"> </w:instrText>
        </w:r>
        <w:r w:rsidRPr="00B92246" w:rsidR="005F7785">
          <w:rPr>
            <w:rStyle w:val="Hyperlink"/>
            <w:noProof/>
          </w:rPr>
          <w:fldChar w:fldCharType="separate"/>
        </w:r>
        <w:r w:rsidRPr="00B92246" w:rsidR="005F7785">
          <w:rPr>
            <w:rStyle w:val="Hyperlink"/>
            <w:noProof/>
          </w:rPr>
          <w:t>Hình 6.1 Tổng quan kết nối ONT và OneLink</w:t>
        </w:r>
        <w:r w:rsidR="005F7785">
          <w:rPr>
            <w:noProof/>
            <w:webHidden/>
          </w:rPr>
          <w:tab/>
        </w:r>
        <w:r w:rsidR="005F7785">
          <w:rPr>
            <w:noProof/>
            <w:webHidden/>
          </w:rPr>
          <w:fldChar w:fldCharType="begin"/>
        </w:r>
        <w:r w:rsidR="005F7785">
          <w:rPr>
            <w:noProof/>
            <w:webHidden/>
          </w:rPr>
          <w:instrText xml:space="preserve"> PAGEREF _Toc110529188 \h </w:instrText>
        </w:r>
      </w:ins>
      <w:r w:rsidR="005F7785">
        <w:rPr>
          <w:noProof/>
          <w:webHidden/>
        </w:rPr>
      </w:r>
      <w:r w:rsidR="005F7785">
        <w:rPr>
          <w:noProof/>
          <w:webHidden/>
        </w:rPr>
        <w:fldChar w:fldCharType="separate"/>
      </w:r>
      <w:r w:rsidR="00533729">
        <w:rPr>
          <w:noProof/>
          <w:webHidden/>
        </w:rPr>
        <w:t>13</w:t>
      </w:r>
      <w:ins w:author="toantk" w:date="2022-08-04T18:04:00Z" w:id="597">
        <w:r w:rsidR="005F7785">
          <w:rPr>
            <w:noProof/>
            <w:webHidden/>
          </w:rPr>
          <w:fldChar w:fldCharType="end"/>
        </w:r>
        <w:r w:rsidRPr="00B92246" w:rsidR="005F7785">
          <w:rPr>
            <w:rStyle w:val="Hyperlink"/>
            <w:noProof/>
          </w:rPr>
          <w:fldChar w:fldCharType="end"/>
        </w:r>
      </w:ins>
    </w:p>
    <w:p w:rsidR="005F7785" w:rsidRDefault="005F7785" w14:paraId="11C9AF3E" w14:textId="6A4FCDB9">
      <w:pPr>
        <w:pStyle w:val="TableofFigures"/>
        <w:tabs>
          <w:tab w:val="right" w:leader="dot" w:pos="9225"/>
        </w:tabs>
        <w:rPr>
          <w:ins w:author="toantk" w:date="2022-08-04T18:04:00Z" w:id="598"/>
          <w:rFonts w:asciiTheme="minorHAnsi" w:hAnsiTheme="minorHAnsi" w:eastAsiaTheme="minorEastAsia" w:cstheme="minorBidi"/>
          <w:noProof/>
          <w:sz w:val="22"/>
          <w:szCs w:val="22"/>
        </w:rPr>
      </w:pPr>
      <w:ins w:author="toantk" w:date="2022-08-04T18:04:00Z" w:id="599">
        <w:r w:rsidRPr="00B92246">
          <w:rPr>
            <w:rStyle w:val="Hyperlink"/>
            <w:noProof/>
          </w:rPr>
          <w:fldChar w:fldCharType="begin"/>
        </w:r>
        <w:r w:rsidRPr="00B92246">
          <w:rPr>
            <w:rStyle w:val="Hyperlink"/>
            <w:noProof/>
          </w:rPr>
          <w:instrText xml:space="preserve"> </w:instrText>
        </w:r>
        <w:r>
          <w:rPr>
            <w:noProof/>
          </w:rPr>
          <w:instrText>HYPERLINK \l "_Toc110529189"</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6.2 Kiến trúc giải pháp trên ONT</w:t>
        </w:r>
        <w:r>
          <w:rPr>
            <w:noProof/>
            <w:webHidden/>
          </w:rPr>
          <w:tab/>
        </w:r>
        <w:r>
          <w:rPr>
            <w:noProof/>
            <w:webHidden/>
          </w:rPr>
          <w:fldChar w:fldCharType="begin"/>
        </w:r>
        <w:r>
          <w:rPr>
            <w:noProof/>
            <w:webHidden/>
          </w:rPr>
          <w:instrText xml:space="preserve"> PAGEREF _Toc110529189 \h </w:instrText>
        </w:r>
      </w:ins>
      <w:r>
        <w:rPr>
          <w:noProof/>
          <w:webHidden/>
        </w:rPr>
      </w:r>
      <w:r>
        <w:rPr>
          <w:noProof/>
          <w:webHidden/>
        </w:rPr>
        <w:fldChar w:fldCharType="separate"/>
      </w:r>
      <w:r w:rsidR="00533729">
        <w:rPr>
          <w:noProof/>
          <w:webHidden/>
        </w:rPr>
        <w:t>14</w:t>
      </w:r>
      <w:ins w:author="toantk" w:date="2022-08-04T18:04:00Z" w:id="600">
        <w:r>
          <w:rPr>
            <w:noProof/>
            <w:webHidden/>
          </w:rPr>
          <w:fldChar w:fldCharType="end"/>
        </w:r>
        <w:r w:rsidRPr="00B92246">
          <w:rPr>
            <w:rStyle w:val="Hyperlink"/>
            <w:noProof/>
          </w:rPr>
          <w:fldChar w:fldCharType="end"/>
        </w:r>
      </w:ins>
    </w:p>
    <w:p w:rsidR="005F7785" w:rsidRDefault="005F7785" w14:paraId="015488FC" w14:textId="58732DEE">
      <w:pPr>
        <w:pStyle w:val="TableofFigures"/>
        <w:tabs>
          <w:tab w:val="right" w:leader="dot" w:pos="9225"/>
        </w:tabs>
        <w:rPr>
          <w:ins w:author="toantk" w:date="2022-08-04T18:04:00Z" w:id="601"/>
          <w:rFonts w:asciiTheme="minorHAnsi" w:hAnsiTheme="minorHAnsi" w:eastAsiaTheme="minorEastAsia" w:cstheme="minorBidi"/>
          <w:noProof/>
          <w:sz w:val="22"/>
          <w:szCs w:val="22"/>
        </w:rPr>
      </w:pPr>
      <w:ins w:author="toantk" w:date="2022-08-04T18:04:00Z" w:id="602">
        <w:r w:rsidRPr="00B92246">
          <w:rPr>
            <w:rStyle w:val="Hyperlink"/>
            <w:noProof/>
          </w:rPr>
          <w:fldChar w:fldCharType="begin"/>
        </w:r>
        <w:r w:rsidRPr="00B92246">
          <w:rPr>
            <w:rStyle w:val="Hyperlink"/>
            <w:noProof/>
          </w:rPr>
          <w:instrText xml:space="preserve"> </w:instrText>
        </w:r>
        <w:r>
          <w:rPr>
            <w:noProof/>
          </w:rPr>
          <w:instrText>HYPERLINK \l "_Toc110529190"</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7.1 Luồng dữ liệu dò tìm các thiết bị trong mạng</w:t>
        </w:r>
        <w:r>
          <w:rPr>
            <w:noProof/>
            <w:webHidden/>
          </w:rPr>
          <w:tab/>
        </w:r>
        <w:r>
          <w:rPr>
            <w:noProof/>
            <w:webHidden/>
          </w:rPr>
          <w:fldChar w:fldCharType="begin"/>
        </w:r>
        <w:r>
          <w:rPr>
            <w:noProof/>
            <w:webHidden/>
          </w:rPr>
          <w:instrText xml:space="preserve"> PAGEREF _Toc110529190 \h </w:instrText>
        </w:r>
      </w:ins>
      <w:r>
        <w:rPr>
          <w:noProof/>
          <w:webHidden/>
        </w:rPr>
      </w:r>
      <w:r>
        <w:rPr>
          <w:noProof/>
          <w:webHidden/>
        </w:rPr>
        <w:fldChar w:fldCharType="separate"/>
      </w:r>
      <w:r w:rsidR="00533729">
        <w:rPr>
          <w:noProof/>
          <w:webHidden/>
        </w:rPr>
        <w:t>21</w:t>
      </w:r>
      <w:ins w:author="toantk" w:date="2022-08-04T18:04:00Z" w:id="603">
        <w:r>
          <w:rPr>
            <w:noProof/>
            <w:webHidden/>
          </w:rPr>
          <w:fldChar w:fldCharType="end"/>
        </w:r>
        <w:r w:rsidRPr="00B92246">
          <w:rPr>
            <w:rStyle w:val="Hyperlink"/>
            <w:noProof/>
          </w:rPr>
          <w:fldChar w:fldCharType="end"/>
        </w:r>
      </w:ins>
    </w:p>
    <w:p w:rsidR="005F7785" w:rsidRDefault="005F7785" w14:paraId="2317EC83" w14:textId="3F05ACFA">
      <w:pPr>
        <w:pStyle w:val="TableofFigures"/>
        <w:tabs>
          <w:tab w:val="right" w:leader="dot" w:pos="9225"/>
        </w:tabs>
        <w:rPr>
          <w:ins w:author="toantk" w:date="2022-08-04T18:04:00Z" w:id="604"/>
          <w:rFonts w:asciiTheme="minorHAnsi" w:hAnsiTheme="minorHAnsi" w:eastAsiaTheme="minorEastAsia" w:cstheme="minorBidi"/>
          <w:noProof/>
          <w:sz w:val="22"/>
          <w:szCs w:val="22"/>
        </w:rPr>
      </w:pPr>
      <w:ins w:author="toantk" w:date="2022-08-04T18:04:00Z" w:id="605">
        <w:r w:rsidRPr="00B92246">
          <w:rPr>
            <w:rStyle w:val="Hyperlink"/>
            <w:noProof/>
          </w:rPr>
          <w:fldChar w:fldCharType="begin"/>
        </w:r>
        <w:r w:rsidRPr="00B92246">
          <w:rPr>
            <w:rStyle w:val="Hyperlink"/>
            <w:noProof/>
          </w:rPr>
          <w:instrText xml:space="preserve"> </w:instrText>
        </w:r>
        <w:r>
          <w:rPr>
            <w:noProof/>
          </w:rPr>
          <w:instrText>HYPERLINK \l "_Toc110529191"</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7.2 Luồng dữ liệu điều khiển Login vào thiết bị từ Mobile App với tài khoản không hợp lệ</w:t>
        </w:r>
        <w:r>
          <w:rPr>
            <w:noProof/>
            <w:webHidden/>
          </w:rPr>
          <w:tab/>
        </w:r>
        <w:r>
          <w:rPr>
            <w:noProof/>
            <w:webHidden/>
          </w:rPr>
          <w:fldChar w:fldCharType="begin"/>
        </w:r>
        <w:r>
          <w:rPr>
            <w:noProof/>
            <w:webHidden/>
          </w:rPr>
          <w:instrText xml:space="preserve"> PAGEREF _Toc110529191 \h </w:instrText>
        </w:r>
      </w:ins>
      <w:r>
        <w:rPr>
          <w:noProof/>
          <w:webHidden/>
        </w:rPr>
      </w:r>
      <w:r>
        <w:rPr>
          <w:noProof/>
          <w:webHidden/>
        </w:rPr>
        <w:fldChar w:fldCharType="separate"/>
      </w:r>
      <w:r w:rsidR="00533729">
        <w:rPr>
          <w:noProof/>
          <w:webHidden/>
        </w:rPr>
        <w:t>29</w:t>
      </w:r>
      <w:ins w:author="toantk" w:date="2022-08-04T18:04:00Z" w:id="606">
        <w:r>
          <w:rPr>
            <w:noProof/>
            <w:webHidden/>
          </w:rPr>
          <w:fldChar w:fldCharType="end"/>
        </w:r>
        <w:r w:rsidRPr="00B92246">
          <w:rPr>
            <w:rStyle w:val="Hyperlink"/>
            <w:noProof/>
          </w:rPr>
          <w:fldChar w:fldCharType="end"/>
        </w:r>
      </w:ins>
    </w:p>
    <w:p w:rsidR="005F7785" w:rsidRDefault="005F7785" w14:paraId="67D92392" w14:textId="75A30B35">
      <w:pPr>
        <w:pStyle w:val="TableofFigures"/>
        <w:tabs>
          <w:tab w:val="right" w:leader="dot" w:pos="9225"/>
        </w:tabs>
        <w:rPr>
          <w:ins w:author="toantk" w:date="2022-08-04T18:04:00Z" w:id="607"/>
          <w:rFonts w:asciiTheme="minorHAnsi" w:hAnsiTheme="minorHAnsi" w:eastAsiaTheme="minorEastAsia" w:cstheme="minorBidi"/>
          <w:noProof/>
          <w:sz w:val="22"/>
          <w:szCs w:val="22"/>
        </w:rPr>
      </w:pPr>
      <w:ins w:author="toantk" w:date="2022-08-04T18:04:00Z" w:id="608">
        <w:r w:rsidRPr="00B92246">
          <w:rPr>
            <w:rStyle w:val="Hyperlink"/>
            <w:noProof/>
          </w:rPr>
          <w:fldChar w:fldCharType="begin"/>
        </w:r>
        <w:r w:rsidRPr="00B92246">
          <w:rPr>
            <w:rStyle w:val="Hyperlink"/>
            <w:noProof/>
          </w:rPr>
          <w:instrText xml:space="preserve"> </w:instrText>
        </w:r>
        <w:r>
          <w:rPr>
            <w:noProof/>
          </w:rPr>
          <w:instrText>HYPERLINK \l "_Toc110529192"</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7.3 Luồng dữ liệu điều khiển lấy thông tin cấu hình SLID hiện tại từ Mobile App</w:t>
        </w:r>
        <w:r>
          <w:rPr>
            <w:noProof/>
            <w:webHidden/>
          </w:rPr>
          <w:tab/>
        </w:r>
        <w:r>
          <w:rPr>
            <w:noProof/>
            <w:webHidden/>
          </w:rPr>
          <w:fldChar w:fldCharType="begin"/>
        </w:r>
        <w:r>
          <w:rPr>
            <w:noProof/>
            <w:webHidden/>
          </w:rPr>
          <w:instrText xml:space="preserve"> PAGEREF _Toc110529192 \h </w:instrText>
        </w:r>
      </w:ins>
      <w:r>
        <w:rPr>
          <w:noProof/>
          <w:webHidden/>
        </w:rPr>
      </w:r>
      <w:r>
        <w:rPr>
          <w:noProof/>
          <w:webHidden/>
        </w:rPr>
        <w:fldChar w:fldCharType="separate"/>
      </w:r>
      <w:r w:rsidR="00533729">
        <w:rPr>
          <w:noProof/>
          <w:webHidden/>
        </w:rPr>
        <w:t>34</w:t>
      </w:r>
      <w:ins w:author="toantk" w:date="2022-08-04T18:04:00Z" w:id="609">
        <w:r>
          <w:rPr>
            <w:noProof/>
            <w:webHidden/>
          </w:rPr>
          <w:fldChar w:fldCharType="end"/>
        </w:r>
        <w:r w:rsidRPr="00B92246">
          <w:rPr>
            <w:rStyle w:val="Hyperlink"/>
            <w:noProof/>
          </w:rPr>
          <w:fldChar w:fldCharType="end"/>
        </w:r>
      </w:ins>
    </w:p>
    <w:p w:rsidR="005F7785" w:rsidRDefault="005F7785" w14:paraId="10369669" w14:textId="7DAE3551">
      <w:pPr>
        <w:pStyle w:val="TableofFigures"/>
        <w:tabs>
          <w:tab w:val="right" w:leader="dot" w:pos="9225"/>
        </w:tabs>
        <w:rPr>
          <w:ins w:author="toantk" w:date="2022-08-04T18:04:00Z" w:id="610"/>
          <w:rFonts w:asciiTheme="minorHAnsi" w:hAnsiTheme="minorHAnsi" w:eastAsiaTheme="minorEastAsia" w:cstheme="minorBidi"/>
          <w:noProof/>
          <w:sz w:val="22"/>
          <w:szCs w:val="22"/>
        </w:rPr>
      </w:pPr>
      <w:ins w:author="toantk" w:date="2022-08-04T18:04:00Z" w:id="611">
        <w:r w:rsidRPr="00B92246">
          <w:rPr>
            <w:rStyle w:val="Hyperlink"/>
            <w:noProof/>
          </w:rPr>
          <w:fldChar w:fldCharType="begin"/>
        </w:r>
        <w:r w:rsidRPr="00B92246">
          <w:rPr>
            <w:rStyle w:val="Hyperlink"/>
            <w:noProof/>
          </w:rPr>
          <w:instrText xml:space="preserve"> </w:instrText>
        </w:r>
        <w:r>
          <w:rPr>
            <w:noProof/>
          </w:rPr>
          <w:instrText>HYPERLINK \l "_Toc110529193"</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7.4 Luồng dữ liệu điều khiển thay đổi cấu hình SLID từ Mobile App</w:t>
        </w:r>
        <w:r>
          <w:rPr>
            <w:noProof/>
            <w:webHidden/>
          </w:rPr>
          <w:tab/>
        </w:r>
        <w:r>
          <w:rPr>
            <w:noProof/>
            <w:webHidden/>
          </w:rPr>
          <w:fldChar w:fldCharType="begin"/>
        </w:r>
        <w:r>
          <w:rPr>
            <w:noProof/>
            <w:webHidden/>
          </w:rPr>
          <w:instrText xml:space="preserve"> PAGEREF _Toc110529193 \h </w:instrText>
        </w:r>
      </w:ins>
      <w:r>
        <w:rPr>
          <w:noProof/>
          <w:webHidden/>
        </w:rPr>
      </w:r>
      <w:r>
        <w:rPr>
          <w:noProof/>
          <w:webHidden/>
        </w:rPr>
        <w:fldChar w:fldCharType="separate"/>
      </w:r>
      <w:r w:rsidR="00533729">
        <w:rPr>
          <w:noProof/>
          <w:webHidden/>
        </w:rPr>
        <w:t>36</w:t>
      </w:r>
      <w:ins w:author="toantk" w:date="2022-08-04T18:04:00Z" w:id="612">
        <w:r>
          <w:rPr>
            <w:noProof/>
            <w:webHidden/>
          </w:rPr>
          <w:fldChar w:fldCharType="end"/>
        </w:r>
        <w:r w:rsidRPr="00B92246">
          <w:rPr>
            <w:rStyle w:val="Hyperlink"/>
            <w:noProof/>
          </w:rPr>
          <w:fldChar w:fldCharType="end"/>
        </w:r>
      </w:ins>
    </w:p>
    <w:p w:rsidR="005F7785" w:rsidRDefault="005F7785" w14:paraId="1934E767" w14:textId="01678896">
      <w:pPr>
        <w:pStyle w:val="TableofFigures"/>
        <w:tabs>
          <w:tab w:val="right" w:leader="dot" w:pos="9225"/>
        </w:tabs>
        <w:rPr>
          <w:ins w:author="toantk" w:date="2022-08-04T18:04:00Z" w:id="613"/>
          <w:rFonts w:asciiTheme="minorHAnsi" w:hAnsiTheme="minorHAnsi" w:eastAsiaTheme="minorEastAsia" w:cstheme="minorBidi"/>
          <w:noProof/>
          <w:sz w:val="22"/>
          <w:szCs w:val="22"/>
        </w:rPr>
      </w:pPr>
      <w:ins w:author="toantk" w:date="2022-08-04T18:04:00Z" w:id="614">
        <w:r w:rsidRPr="00B92246">
          <w:rPr>
            <w:rStyle w:val="Hyperlink"/>
            <w:noProof/>
          </w:rPr>
          <w:lastRenderedPageBreak/>
          <w:fldChar w:fldCharType="begin"/>
        </w:r>
        <w:r w:rsidRPr="00B92246">
          <w:rPr>
            <w:rStyle w:val="Hyperlink"/>
            <w:noProof/>
          </w:rPr>
          <w:instrText xml:space="preserve"> </w:instrText>
        </w:r>
        <w:r>
          <w:rPr>
            <w:noProof/>
          </w:rPr>
          <w:instrText>HYPERLINK \l "_Toc110529194"</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7.5 Luồng dữ liệu điều khiển lấy thông tin cấu hình OLT Model hiện tại từ Mobile App</w:t>
        </w:r>
        <w:r>
          <w:rPr>
            <w:noProof/>
            <w:webHidden/>
          </w:rPr>
          <w:tab/>
        </w:r>
        <w:r>
          <w:rPr>
            <w:noProof/>
            <w:webHidden/>
          </w:rPr>
          <w:fldChar w:fldCharType="begin"/>
        </w:r>
        <w:r>
          <w:rPr>
            <w:noProof/>
            <w:webHidden/>
          </w:rPr>
          <w:instrText xml:space="preserve"> PAGEREF _Toc110529194 \h </w:instrText>
        </w:r>
      </w:ins>
      <w:r>
        <w:rPr>
          <w:noProof/>
          <w:webHidden/>
        </w:rPr>
      </w:r>
      <w:r>
        <w:rPr>
          <w:noProof/>
          <w:webHidden/>
        </w:rPr>
        <w:fldChar w:fldCharType="separate"/>
      </w:r>
      <w:r w:rsidR="00533729">
        <w:rPr>
          <w:noProof/>
          <w:webHidden/>
        </w:rPr>
        <w:t>38</w:t>
      </w:r>
      <w:ins w:author="toantk" w:date="2022-08-04T18:04:00Z" w:id="615">
        <w:r>
          <w:rPr>
            <w:noProof/>
            <w:webHidden/>
          </w:rPr>
          <w:fldChar w:fldCharType="end"/>
        </w:r>
        <w:r w:rsidRPr="00B92246">
          <w:rPr>
            <w:rStyle w:val="Hyperlink"/>
            <w:noProof/>
          </w:rPr>
          <w:fldChar w:fldCharType="end"/>
        </w:r>
      </w:ins>
    </w:p>
    <w:p w:rsidR="005F7785" w:rsidRDefault="005F7785" w14:paraId="1D9E292C" w14:textId="304DC8CC">
      <w:pPr>
        <w:pStyle w:val="TableofFigures"/>
        <w:tabs>
          <w:tab w:val="right" w:leader="dot" w:pos="9225"/>
        </w:tabs>
        <w:rPr>
          <w:ins w:author="toantk" w:date="2022-08-04T18:04:00Z" w:id="616"/>
          <w:rFonts w:asciiTheme="minorHAnsi" w:hAnsiTheme="minorHAnsi" w:eastAsiaTheme="minorEastAsia" w:cstheme="minorBidi"/>
          <w:noProof/>
          <w:sz w:val="22"/>
          <w:szCs w:val="22"/>
        </w:rPr>
      </w:pPr>
      <w:ins w:author="toantk" w:date="2022-08-04T18:04:00Z" w:id="617">
        <w:r w:rsidRPr="00B92246">
          <w:rPr>
            <w:rStyle w:val="Hyperlink"/>
            <w:noProof/>
          </w:rPr>
          <w:fldChar w:fldCharType="begin"/>
        </w:r>
        <w:r w:rsidRPr="00B92246">
          <w:rPr>
            <w:rStyle w:val="Hyperlink"/>
            <w:noProof/>
          </w:rPr>
          <w:instrText xml:space="preserve"> </w:instrText>
        </w:r>
        <w:r>
          <w:rPr>
            <w:noProof/>
          </w:rPr>
          <w:instrText>HYPERLINK \l "_Toc110529195"</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7.6 Luồng điều khiển thay đổi cấu hình OLT Model từ Mobile App</w:t>
        </w:r>
        <w:r>
          <w:rPr>
            <w:noProof/>
            <w:webHidden/>
          </w:rPr>
          <w:tab/>
        </w:r>
        <w:r>
          <w:rPr>
            <w:noProof/>
            <w:webHidden/>
          </w:rPr>
          <w:fldChar w:fldCharType="begin"/>
        </w:r>
        <w:r>
          <w:rPr>
            <w:noProof/>
            <w:webHidden/>
          </w:rPr>
          <w:instrText xml:space="preserve"> PAGEREF _Toc110529195 \h </w:instrText>
        </w:r>
      </w:ins>
      <w:r>
        <w:rPr>
          <w:noProof/>
          <w:webHidden/>
        </w:rPr>
      </w:r>
      <w:r>
        <w:rPr>
          <w:noProof/>
          <w:webHidden/>
        </w:rPr>
        <w:fldChar w:fldCharType="separate"/>
      </w:r>
      <w:r w:rsidR="00533729">
        <w:rPr>
          <w:noProof/>
          <w:webHidden/>
        </w:rPr>
        <w:t>40</w:t>
      </w:r>
      <w:ins w:author="toantk" w:date="2022-08-04T18:04:00Z" w:id="618">
        <w:r>
          <w:rPr>
            <w:noProof/>
            <w:webHidden/>
          </w:rPr>
          <w:fldChar w:fldCharType="end"/>
        </w:r>
        <w:r w:rsidRPr="00B92246">
          <w:rPr>
            <w:rStyle w:val="Hyperlink"/>
            <w:noProof/>
          </w:rPr>
          <w:fldChar w:fldCharType="end"/>
        </w:r>
      </w:ins>
    </w:p>
    <w:p w:rsidR="005F7785" w:rsidRDefault="005F7785" w14:paraId="579E2CCA" w14:textId="7971528A">
      <w:pPr>
        <w:pStyle w:val="TableofFigures"/>
        <w:tabs>
          <w:tab w:val="right" w:leader="dot" w:pos="9225"/>
        </w:tabs>
        <w:rPr>
          <w:ins w:author="toantk" w:date="2022-08-04T18:04:00Z" w:id="619"/>
          <w:rFonts w:asciiTheme="minorHAnsi" w:hAnsiTheme="minorHAnsi" w:eastAsiaTheme="minorEastAsia" w:cstheme="minorBidi"/>
          <w:noProof/>
          <w:sz w:val="22"/>
          <w:szCs w:val="22"/>
        </w:rPr>
      </w:pPr>
      <w:ins w:author="toantk" w:date="2022-08-04T18:04:00Z" w:id="620">
        <w:r w:rsidRPr="00B92246">
          <w:rPr>
            <w:rStyle w:val="Hyperlink"/>
            <w:noProof/>
          </w:rPr>
          <w:fldChar w:fldCharType="begin"/>
        </w:r>
        <w:r w:rsidRPr="00B92246">
          <w:rPr>
            <w:rStyle w:val="Hyperlink"/>
            <w:noProof/>
          </w:rPr>
          <w:instrText xml:space="preserve"> </w:instrText>
        </w:r>
        <w:r>
          <w:rPr>
            <w:noProof/>
          </w:rPr>
          <w:instrText>HYPERLINK \l "_Toc110529196"</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7.7 Luồng dữ liệu điều khiển lấy thông tin cấu hình WAN hiện tại từ Mobile App</w:t>
        </w:r>
        <w:r>
          <w:rPr>
            <w:noProof/>
            <w:webHidden/>
          </w:rPr>
          <w:tab/>
        </w:r>
        <w:r>
          <w:rPr>
            <w:noProof/>
            <w:webHidden/>
          </w:rPr>
          <w:fldChar w:fldCharType="begin"/>
        </w:r>
        <w:r>
          <w:rPr>
            <w:noProof/>
            <w:webHidden/>
          </w:rPr>
          <w:instrText xml:space="preserve"> PAGEREF _Toc110529196 \h </w:instrText>
        </w:r>
      </w:ins>
      <w:r>
        <w:rPr>
          <w:noProof/>
          <w:webHidden/>
        </w:rPr>
      </w:r>
      <w:r>
        <w:rPr>
          <w:noProof/>
          <w:webHidden/>
        </w:rPr>
        <w:fldChar w:fldCharType="separate"/>
      </w:r>
      <w:r w:rsidR="00533729">
        <w:rPr>
          <w:noProof/>
          <w:webHidden/>
        </w:rPr>
        <w:t>42</w:t>
      </w:r>
      <w:ins w:author="toantk" w:date="2022-08-04T18:04:00Z" w:id="621">
        <w:r>
          <w:rPr>
            <w:noProof/>
            <w:webHidden/>
          </w:rPr>
          <w:fldChar w:fldCharType="end"/>
        </w:r>
        <w:r w:rsidRPr="00B92246">
          <w:rPr>
            <w:rStyle w:val="Hyperlink"/>
            <w:noProof/>
          </w:rPr>
          <w:fldChar w:fldCharType="end"/>
        </w:r>
      </w:ins>
    </w:p>
    <w:p w:rsidR="005F7785" w:rsidRDefault="005F7785" w14:paraId="6A2916E0" w14:textId="24EA2CCE">
      <w:pPr>
        <w:pStyle w:val="TableofFigures"/>
        <w:tabs>
          <w:tab w:val="right" w:leader="dot" w:pos="9225"/>
        </w:tabs>
        <w:rPr>
          <w:ins w:author="toantk" w:date="2022-08-04T18:04:00Z" w:id="622"/>
          <w:rFonts w:asciiTheme="minorHAnsi" w:hAnsiTheme="minorHAnsi" w:eastAsiaTheme="minorEastAsia" w:cstheme="minorBidi"/>
          <w:noProof/>
          <w:sz w:val="22"/>
          <w:szCs w:val="22"/>
        </w:rPr>
      </w:pPr>
      <w:ins w:author="toantk" w:date="2022-08-04T18:04:00Z" w:id="623">
        <w:r w:rsidRPr="00B92246">
          <w:rPr>
            <w:rStyle w:val="Hyperlink"/>
            <w:noProof/>
          </w:rPr>
          <w:fldChar w:fldCharType="begin"/>
        </w:r>
        <w:r w:rsidRPr="00B92246">
          <w:rPr>
            <w:rStyle w:val="Hyperlink"/>
            <w:noProof/>
          </w:rPr>
          <w:instrText xml:space="preserve"> </w:instrText>
        </w:r>
        <w:r>
          <w:rPr>
            <w:noProof/>
          </w:rPr>
          <w:instrText>HYPERLINK \l "_Toc110529197"</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7.8 Luồng dữ liệu điều khiển lấy thông tin kết nối WAN hiện tại từ Mobile App</w:t>
        </w:r>
        <w:r>
          <w:rPr>
            <w:noProof/>
            <w:webHidden/>
          </w:rPr>
          <w:tab/>
        </w:r>
        <w:r>
          <w:rPr>
            <w:noProof/>
            <w:webHidden/>
          </w:rPr>
          <w:fldChar w:fldCharType="begin"/>
        </w:r>
        <w:r>
          <w:rPr>
            <w:noProof/>
            <w:webHidden/>
          </w:rPr>
          <w:instrText xml:space="preserve"> PAGEREF _Toc110529197 \h </w:instrText>
        </w:r>
      </w:ins>
      <w:r>
        <w:rPr>
          <w:noProof/>
          <w:webHidden/>
        </w:rPr>
      </w:r>
      <w:r>
        <w:rPr>
          <w:noProof/>
          <w:webHidden/>
        </w:rPr>
        <w:fldChar w:fldCharType="separate"/>
      </w:r>
      <w:r w:rsidR="00533729">
        <w:rPr>
          <w:noProof/>
          <w:webHidden/>
        </w:rPr>
        <w:t>45</w:t>
      </w:r>
      <w:ins w:author="toantk" w:date="2022-08-04T18:04:00Z" w:id="624">
        <w:r>
          <w:rPr>
            <w:noProof/>
            <w:webHidden/>
          </w:rPr>
          <w:fldChar w:fldCharType="end"/>
        </w:r>
        <w:r w:rsidRPr="00B92246">
          <w:rPr>
            <w:rStyle w:val="Hyperlink"/>
            <w:noProof/>
          </w:rPr>
          <w:fldChar w:fldCharType="end"/>
        </w:r>
      </w:ins>
    </w:p>
    <w:p w:rsidR="005F7785" w:rsidRDefault="005F7785" w14:paraId="455F72E1" w14:textId="275E1D4B">
      <w:pPr>
        <w:pStyle w:val="TableofFigures"/>
        <w:tabs>
          <w:tab w:val="right" w:leader="dot" w:pos="9225"/>
        </w:tabs>
        <w:rPr>
          <w:ins w:author="toantk" w:date="2022-08-04T18:04:00Z" w:id="625"/>
          <w:rFonts w:asciiTheme="minorHAnsi" w:hAnsiTheme="minorHAnsi" w:eastAsiaTheme="minorEastAsia" w:cstheme="minorBidi"/>
          <w:noProof/>
          <w:sz w:val="22"/>
          <w:szCs w:val="22"/>
        </w:rPr>
      </w:pPr>
      <w:ins w:author="toantk" w:date="2022-08-04T18:04:00Z" w:id="626">
        <w:r w:rsidRPr="00B92246">
          <w:rPr>
            <w:rStyle w:val="Hyperlink"/>
            <w:noProof/>
          </w:rPr>
          <w:fldChar w:fldCharType="begin"/>
        </w:r>
        <w:r w:rsidRPr="00B92246">
          <w:rPr>
            <w:rStyle w:val="Hyperlink"/>
            <w:noProof/>
          </w:rPr>
          <w:instrText xml:space="preserve"> </w:instrText>
        </w:r>
        <w:r>
          <w:rPr>
            <w:noProof/>
          </w:rPr>
          <w:instrText>HYPERLINK \l "_Toc110529198"</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7.9 Luồng điều khiển cấu hình tạo WAN mới từ Mobile App</w:t>
        </w:r>
        <w:r>
          <w:rPr>
            <w:noProof/>
            <w:webHidden/>
          </w:rPr>
          <w:tab/>
        </w:r>
        <w:r>
          <w:rPr>
            <w:noProof/>
            <w:webHidden/>
          </w:rPr>
          <w:fldChar w:fldCharType="begin"/>
        </w:r>
        <w:r>
          <w:rPr>
            <w:noProof/>
            <w:webHidden/>
          </w:rPr>
          <w:instrText xml:space="preserve"> PAGEREF _Toc110529198 \h </w:instrText>
        </w:r>
      </w:ins>
      <w:r>
        <w:rPr>
          <w:noProof/>
          <w:webHidden/>
        </w:rPr>
      </w:r>
      <w:r>
        <w:rPr>
          <w:noProof/>
          <w:webHidden/>
        </w:rPr>
        <w:fldChar w:fldCharType="separate"/>
      </w:r>
      <w:r w:rsidR="00533729">
        <w:rPr>
          <w:noProof/>
          <w:webHidden/>
        </w:rPr>
        <w:t>48</w:t>
      </w:r>
      <w:ins w:author="toantk" w:date="2022-08-04T18:04:00Z" w:id="627">
        <w:r>
          <w:rPr>
            <w:noProof/>
            <w:webHidden/>
          </w:rPr>
          <w:fldChar w:fldCharType="end"/>
        </w:r>
        <w:r w:rsidRPr="00B92246">
          <w:rPr>
            <w:rStyle w:val="Hyperlink"/>
            <w:noProof/>
          </w:rPr>
          <w:fldChar w:fldCharType="end"/>
        </w:r>
      </w:ins>
    </w:p>
    <w:p w:rsidR="005F7785" w:rsidRDefault="005F7785" w14:paraId="79C703F7" w14:textId="09131103">
      <w:pPr>
        <w:pStyle w:val="TableofFigures"/>
        <w:tabs>
          <w:tab w:val="right" w:leader="dot" w:pos="9225"/>
        </w:tabs>
        <w:rPr>
          <w:ins w:author="toantk" w:date="2022-08-04T18:04:00Z" w:id="628"/>
          <w:rFonts w:asciiTheme="minorHAnsi" w:hAnsiTheme="minorHAnsi" w:eastAsiaTheme="minorEastAsia" w:cstheme="minorBidi"/>
          <w:noProof/>
          <w:sz w:val="22"/>
          <w:szCs w:val="22"/>
        </w:rPr>
      </w:pPr>
      <w:ins w:author="toantk" w:date="2022-08-04T18:04:00Z" w:id="629">
        <w:r w:rsidRPr="00B92246">
          <w:rPr>
            <w:rStyle w:val="Hyperlink"/>
            <w:noProof/>
          </w:rPr>
          <w:fldChar w:fldCharType="begin"/>
        </w:r>
        <w:r w:rsidRPr="00B92246">
          <w:rPr>
            <w:rStyle w:val="Hyperlink"/>
            <w:noProof/>
          </w:rPr>
          <w:instrText xml:space="preserve"> </w:instrText>
        </w:r>
        <w:r>
          <w:rPr>
            <w:noProof/>
          </w:rPr>
          <w:instrText>HYPERLINK \l "_Toc110529199"</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7.10 Luồng điều khiển cấu hình sửa một WAN hiện tại từ Mobile App</w:t>
        </w:r>
        <w:r>
          <w:rPr>
            <w:noProof/>
            <w:webHidden/>
          </w:rPr>
          <w:tab/>
        </w:r>
        <w:r>
          <w:rPr>
            <w:noProof/>
            <w:webHidden/>
          </w:rPr>
          <w:fldChar w:fldCharType="begin"/>
        </w:r>
        <w:r>
          <w:rPr>
            <w:noProof/>
            <w:webHidden/>
          </w:rPr>
          <w:instrText xml:space="preserve"> PAGEREF _Toc110529199 \h </w:instrText>
        </w:r>
      </w:ins>
      <w:r>
        <w:rPr>
          <w:noProof/>
          <w:webHidden/>
        </w:rPr>
      </w:r>
      <w:r>
        <w:rPr>
          <w:noProof/>
          <w:webHidden/>
        </w:rPr>
        <w:fldChar w:fldCharType="separate"/>
      </w:r>
      <w:r w:rsidR="00533729">
        <w:rPr>
          <w:noProof/>
          <w:webHidden/>
        </w:rPr>
        <w:t>51</w:t>
      </w:r>
      <w:ins w:author="toantk" w:date="2022-08-04T18:04:00Z" w:id="630">
        <w:r>
          <w:rPr>
            <w:noProof/>
            <w:webHidden/>
          </w:rPr>
          <w:fldChar w:fldCharType="end"/>
        </w:r>
        <w:r w:rsidRPr="00B92246">
          <w:rPr>
            <w:rStyle w:val="Hyperlink"/>
            <w:noProof/>
          </w:rPr>
          <w:fldChar w:fldCharType="end"/>
        </w:r>
      </w:ins>
    </w:p>
    <w:p w:rsidR="005F7785" w:rsidRDefault="005F7785" w14:paraId="62F01FF4" w14:textId="42F92B88">
      <w:pPr>
        <w:pStyle w:val="TableofFigures"/>
        <w:tabs>
          <w:tab w:val="right" w:leader="dot" w:pos="9225"/>
        </w:tabs>
        <w:rPr>
          <w:ins w:author="toantk" w:date="2022-08-04T18:04:00Z" w:id="631"/>
          <w:rFonts w:asciiTheme="minorHAnsi" w:hAnsiTheme="minorHAnsi" w:eastAsiaTheme="minorEastAsia" w:cstheme="minorBidi"/>
          <w:noProof/>
          <w:sz w:val="22"/>
          <w:szCs w:val="22"/>
        </w:rPr>
      </w:pPr>
      <w:ins w:author="toantk" w:date="2022-08-04T18:04:00Z" w:id="632">
        <w:r w:rsidRPr="00B92246">
          <w:rPr>
            <w:rStyle w:val="Hyperlink"/>
            <w:noProof/>
          </w:rPr>
          <w:fldChar w:fldCharType="begin"/>
        </w:r>
        <w:r w:rsidRPr="00B92246">
          <w:rPr>
            <w:rStyle w:val="Hyperlink"/>
            <w:noProof/>
          </w:rPr>
          <w:instrText xml:space="preserve"> </w:instrText>
        </w:r>
        <w:r>
          <w:rPr>
            <w:noProof/>
          </w:rPr>
          <w:instrText>HYPERLINK \l "_Toc110529200"</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7.11 Luồng điều khiển xóa cấu hình WAN hiện tại từ Mobile App</w:t>
        </w:r>
        <w:r>
          <w:rPr>
            <w:noProof/>
            <w:webHidden/>
          </w:rPr>
          <w:tab/>
        </w:r>
        <w:r>
          <w:rPr>
            <w:noProof/>
            <w:webHidden/>
          </w:rPr>
          <w:fldChar w:fldCharType="begin"/>
        </w:r>
        <w:r>
          <w:rPr>
            <w:noProof/>
            <w:webHidden/>
          </w:rPr>
          <w:instrText xml:space="preserve"> PAGEREF _Toc110529200 \h </w:instrText>
        </w:r>
      </w:ins>
      <w:r>
        <w:rPr>
          <w:noProof/>
          <w:webHidden/>
        </w:rPr>
      </w:r>
      <w:r>
        <w:rPr>
          <w:noProof/>
          <w:webHidden/>
        </w:rPr>
        <w:fldChar w:fldCharType="separate"/>
      </w:r>
      <w:r w:rsidR="00533729">
        <w:rPr>
          <w:noProof/>
          <w:webHidden/>
        </w:rPr>
        <w:t>54</w:t>
      </w:r>
      <w:ins w:author="toantk" w:date="2022-08-04T18:04:00Z" w:id="633">
        <w:r>
          <w:rPr>
            <w:noProof/>
            <w:webHidden/>
          </w:rPr>
          <w:fldChar w:fldCharType="end"/>
        </w:r>
        <w:r w:rsidRPr="00B92246">
          <w:rPr>
            <w:rStyle w:val="Hyperlink"/>
            <w:noProof/>
          </w:rPr>
          <w:fldChar w:fldCharType="end"/>
        </w:r>
      </w:ins>
    </w:p>
    <w:p w:rsidR="005F7785" w:rsidRDefault="005F7785" w14:paraId="3106ABFB" w14:textId="04BC8F85">
      <w:pPr>
        <w:pStyle w:val="TableofFigures"/>
        <w:tabs>
          <w:tab w:val="right" w:leader="dot" w:pos="9225"/>
        </w:tabs>
        <w:rPr>
          <w:ins w:author="toantk" w:date="2022-08-04T18:04:00Z" w:id="634"/>
          <w:rFonts w:asciiTheme="minorHAnsi" w:hAnsiTheme="minorHAnsi" w:eastAsiaTheme="minorEastAsia" w:cstheme="minorBidi"/>
          <w:noProof/>
          <w:sz w:val="22"/>
          <w:szCs w:val="22"/>
        </w:rPr>
      </w:pPr>
      <w:ins w:author="toantk" w:date="2022-08-04T18:04:00Z" w:id="635">
        <w:r w:rsidRPr="00B92246">
          <w:rPr>
            <w:rStyle w:val="Hyperlink"/>
            <w:noProof/>
          </w:rPr>
          <w:fldChar w:fldCharType="begin"/>
        </w:r>
        <w:r w:rsidRPr="00B92246">
          <w:rPr>
            <w:rStyle w:val="Hyperlink"/>
            <w:noProof/>
          </w:rPr>
          <w:instrText xml:space="preserve"> </w:instrText>
        </w:r>
        <w:r>
          <w:rPr>
            <w:noProof/>
          </w:rPr>
          <w:instrText>HYPERLINK \l "_Toc110529201"</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7.12 Luồng điều khiển lấy cấu hình thông tin LAN hiện tại từ Mobile App</w:t>
        </w:r>
        <w:r>
          <w:rPr>
            <w:noProof/>
            <w:webHidden/>
          </w:rPr>
          <w:tab/>
        </w:r>
        <w:r>
          <w:rPr>
            <w:noProof/>
            <w:webHidden/>
          </w:rPr>
          <w:fldChar w:fldCharType="begin"/>
        </w:r>
        <w:r>
          <w:rPr>
            <w:noProof/>
            <w:webHidden/>
          </w:rPr>
          <w:instrText xml:space="preserve"> PAGEREF _Toc110529201 \h </w:instrText>
        </w:r>
      </w:ins>
      <w:r>
        <w:rPr>
          <w:noProof/>
          <w:webHidden/>
        </w:rPr>
      </w:r>
      <w:r>
        <w:rPr>
          <w:noProof/>
          <w:webHidden/>
        </w:rPr>
        <w:fldChar w:fldCharType="separate"/>
      </w:r>
      <w:r w:rsidR="00533729">
        <w:rPr>
          <w:noProof/>
          <w:webHidden/>
        </w:rPr>
        <w:t>56</w:t>
      </w:r>
      <w:ins w:author="toantk" w:date="2022-08-04T18:04:00Z" w:id="636">
        <w:r>
          <w:rPr>
            <w:noProof/>
            <w:webHidden/>
          </w:rPr>
          <w:fldChar w:fldCharType="end"/>
        </w:r>
        <w:r w:rsidRPr="00B92246">
          <w:rPr>
            <w:rStyle w:val="Hyperlink"/>
            <w:noProof/>
          </w:rPr>
          <w:fldChar w:fldCharType="end"/>
        </w:r>
      </w:ins>
    </w:p>
    <w:p w:rsidR="005F7785" w:rsidRDefault="005F7785" w14:paraId="68009BF1" w14:textId="6B65CE9B">
      <w:pPr>
        <w:pStyle w:val="TableofFigures"/>
        <w:tabs>
          <w:tab w:val="right" w:leader="dot" w:pos="9225"/>
        </w:tabs>
        <w:rPr>
          <w:ins w:author="toantk" w:date="2022-08-04T18:04:00Z" w:id="637"/>
          <w:rFonts w:asciiTheme="minorHAnsi" w:hAnsiTheme="minorHAnsi" w:eastAsiaTheme="minorEastAsia" w:cstheme="minorBidi"/>
          <w:noProof/>
          <w:sz w:val="22"/>
          <w:szCs w:val="22"/>
        </w:rPr>
      </w:pPr>
      <w:ins w:author="toantk" w:date="2022-08-04T18:04:00Z" w:id="638">
        <w:r w:rsidRPr="00B92246">
          <w:rPr>
            <w:rStyle w:val="Hyperlink"/>
            <w:noProof/>
          </w:rPr>
          <w:fldChar w:fldCharType="begin"/>
        </w:r>
        <w:r w:rsidRPr="00B92246">
          <w:rPr>
            <w:rStyle w:val="Hyperlink"/>
            <w:noProof/>
          </w:rPr>
          <w:instrText xml:space="preserve"> </w:instrText>
        </w:r>
        <w:r>
          <w:rPr>
            <w:noProof/>
          </w:rPr>
          <w:instrText>HYPERLINK \l "_Toc110529202"</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7.13 Luồng điều khiển thay đổi cấu hình LAN hiện tại từ Mobile App</w:t>
        </w:r>
        <w:r>
          <w:rPr>
            <w:noProof/>
            <w:webHidden/>
          </w:rPr>
          <w:tab/>
        </w:r>
        <w:r>
          <w:rPr>
            <w:noProof/>
            <w:webHidden/>
          </w:rPr>
          <w:fldChar w:fldCharType="begin"/>
        </w:r>
        <w:r>
          <w:rPr>
            <w:noProof/>
            <w:webHidden/>
          </w:rPr>
          <w:instrText xml:space="preserve"> PAGEREF _Toc110529202 \h </w:instrText>
        </w:r>
      </w:ins>
      <w:r>
        <w:rPr>
          <w:noProof/>
          <w:webHidden/>
        </w:rPr>
      </w:r>
      <w:r>
        <w:rPr>
          <w:noProof/>
          <w:webHidden/>
        </w:rPr>
        <w:fldChar w:fldCharType="separate"/>
      </w:r>
      <w:r w:rsidR="00533729">
        <w:rPr>
          <w:noProof/>
          <w:webHidden/>
        </w:rPr>
        <w:t>59</w:t>
      </w:r>
      <w:ins w:author="toantk" w:date="2022-08-04T18:04:00Z" w:id="639">
        <w:r>
          <w:rPr>
            <w:noProof/>
            <w:webHidden/>
          </w:rPr>
          <w:fldChar w:fldCharType="end"/>
        </w:r>
        <w:r w:rsidRPr="00B92246">
          <w:rPr>
            <w:rStyle w:val="Hyperlink"/>
            <w:noProof/>
          </w:rPr>
          <w:fldChar w:fldCharType="end"/>
        </w:r>
      </w:ins>
    </w:p>
    <w:p w:rsidR="005F7785" w:rsidRDefault="005F7785" w14:paraId="7A6B4BA2" w14:textId="0599C6F6">
      <w:pPr>
        <w:pStyle w:val="TableofFigures"/>
        <w:tabs>
          <w:tab w:val="right" w:leader="dot" w:pos="9225"/>
        </w:tabs>
        <w:rPr>
          <w:ins w:author="toantk" w:date="2022-08-04T18:04:00Z" w:id="640"/>
          <w:rFonts w:asciiTheme="minorHAnsi" w:hAnsiTheme="minorHAnsi" w:eastAsiaTheme="minorEastAsia" w:cstheme="minorBidi"/>
          <w:noProof/>
          <w:sz w:val="22"/>
          <w:szCs w:val="22"/>
        </w:rPr>
      </w:pPr>
      <w:ins w:author="toantk" w:date="2022-08-04T18:04:00Z" w:id="641">
        <w:r w:rsidRPr="00B92246">
          <w:rPr>
            <w:rStyle w:val="Hyperlink"/>
            <w:noProof/>
          </w:rPr>
          <w:fldChar w:fldCharType="begin"/>
        </w:r>
        <w:r w:rsidRPr="00B92246">
          <w:rPr>
            <w:rStyle w:val="Hyperlink"/>
            <w:noProof/>
          </w:rPr>
          <w:instrText xml:space="preserve"> </w:instrText>
        </w:r>
        <w:r>
          <w:rPr>
            <w:noProof/>
          </w:rPr>
          <w:instrText>HYPERLINK \l "_Toc110529203"</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7.14 Luồng điều khiển xem cấu hình Radio từ Mobile App</w:t>
        </w:r>
        <w:r>
          <w:rPr>
            <w:noProof/>
            <w:webHidden/>
          </w:rPr>
          <w:tab/>
        </w:r>
        <w:r>
          <w:rPr>
            <w:noProof/>
            <w:webHidden/>
          </w:rPr>
          <w:fldChar w:fldCharType="begin"/>
        </w:r>
        <w:r>
          <w:rPr>
            <w:noProof/>
            <w:webHidden/>
          </w:rPr>
          <w:instrText xml:space="preserve"> PAGEREF _Toc110529203 \h </w:instrText>
        </w:r>
      </w:ins>
      <w:r>
        <w:rPr>
          <w:noProof/>
          <w:webHidden/>
        </w:rPr>
      </w:r>
      <w:r>
        <w:rPr>
          <w:noProof/>
          <w:webHidden/>
        </w:rPr>
        <w:fldChar w:fldCharType="separate"/>
      </w:r>
      <w:r w:rsidR="00533729">
        <w:rPr>
          <w:noProof/>
          <w:webHidden/>
        </w:rPr>
        <w:t>61</w:t>
      </w:r>
      <w:ins w:author="toantk" w:date="2022-08-04T18:04:00Z" w:id="642">
        <w:r>
          <w:rPr>
            <w:noProof/>
            <w:webHidden/>
          </w:rPr>
          <w:fldChar w:fldCharType="end"/>
        </w:r>
        <w:r w:rsidRPr="00B92246">
          <w:rPr>
            <w:rStyle w:val="Hyperlink"/>
            <w:noProof/>
          </w:rPr>
          <w:fldChar w:fldCharType="end"/>
        </w:r>
      </w:ins>
    </w:p>
    <w:p w:rsidR="005F7785" w:rsidRDefault="005F7785" w14:paraId="014172F4" w14:textId="7F7E8A5E">
      <w:pPr>
        <w:pStyle w:val="TableofFigures"/>
        <w:tabs>
          <w:tab w:val="right" w:leader="dot" w:pos="9225"/>
        </w:tabs>
        <w:rPr>
          <w:ins w:author="toantk" w:date="2022-08-04T18:04:00Z" w:id="643"/>
          <w:rFonts w:asciiTheme="minorHAnsi" w:hAnsiTheme="minorHAnsi" w:eastAsiaTheme="minorEastAsia" w:cstheme="minorBidi"/>
          <w:noProof/>
          <w:sz w:val="22"/>
          <w:szCs w:val="22"/>
        </w:rPr>
      </w:pPr>
      <w:ins w:author="toantk" w:date="2022-08-04T18:04:00Z" w:id="644">
        <w:r w:rsidRPr="00B92246">
          <w:rPr>
            <w:rStyle w:val="Hyperlink"/>
            <w:noProof/>
          </w:rPr>
          <w:fldChar w:fldCharType="begin"/>
        </w:r>
        <w:r w:rsidRPr="00B92246">
          <w:rPr>
            <w:rStyle w:val="Hyperlink"/>
            <w:noProof/>
          </w:rPr>
          <w:instrText xml:space="preserve"> </w:instrText>
        </w:r>
        <w:r>
          <w:rPr>
            <w:noProof/>
          </w:rPr>
          <w:instrText>HYPERLINK \l "_Toc110529204"</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7.15 Luồng điều khiển thay đổi cấu hình Radio hiện tại</w:t>
        </w:r>
        <w:r>
          <w:rPr>
            <w:noProof/>
            <w:webHidden/>
          </w:rPr>
          <w:tab/>
        </w:r>
        <w:r>
          <w:rPr>
            <w:noProof/>
            <w:webHidden/>
          </w:rPr>
          <w:fldChar w:fldCharType="begin"/>
        </w:r>
        <w:r>
          <w:rPr>
            <w:noProof/>
            <w:webHidden/>
          </w:rPr>
          <w:instrText xml:space="preserve"> PAGEREF _Toc110529204 \h </w:instrText>
        </w:r>
      </w:ins>
      <w:r>
        <w:rPr>
          <w:noProof/>
          <w:webHidden/>
        </w:rPr>
      </w:r>
      <w:r>
        <w:rPr>
          <w:noProof/>
          <w:webHidden/>
        </w:rPr>
        <w:fldChar w:fldCharType="separate"/>
      </w:r>
      <w:r w:rsidR="00533729">
        <w:rPr>
          <w:noProof/>
          <w:webHidden/>
        </w:rPr>
        <w:t>64</w:t>
      </w:r>
      <w:ins w:author="toantk" w:date="2022-08-04T18:04:00Z" w:id="645">
        <w:r>
          <w:rPr>
            <w:noProof/>
            <w:webHidden/>
          </w:rPr>
          <w:fldChar w:fldCharType="end"/>
        </w:r>
        <w:r w:rsidRPr="00B92246">
          <w:rPr>
            <w:rStyle w:val="Hyperlink"/>
            <w:noProof/>
          </w:rPr>
          <w:fldChar w:fldCharType="end"/>
        </w:r>
      </w:ins>
    </w:p>
    <w:p w:rsidR="005F7785" w:rsidRDefault="005F7785" w14:paraId="46E399BC" w14:textId="76ADD837">
      <w:pPr>
        <w:pStyle w:val="TableofFigures"/>
        <w:tabs>
          <w:tab w:val="right" w:leader="dot" w:pos="9225"/>
        </w:tabs>
        <w:rPr>
          <w:ins w:author="toantk" w:date="2022-08-04T18:04:00Z" w:id="646"/>
          <w:rFonts w:asciiTheme="minorHAnsi" w:hAnsiTheme="minorHAnsi" w:eastAsiaTheme="minorEastAsia" w:cstheme="minorBidi"/>
          <w:noProof/>
          <w:sz w:val="22"/>
          <w:szCs w:val="22"/>
        </w:rPr>
      </w:pPr>
      <w:ins w:author="toantk" w:date="2022-08-04T18:04:00Z" w:id="647">
        <w:r w:rsidRPr="00B92246">
          <w:rPr>
            <w:rStyle w:val="Hyperlink"/>
            <w:noProof/>
          </w:rPr>
          <w:fldChar w:fldCharType="begin"/>
        </w:r>
        <w:r w:rsidRPr="00B92246">
          <w:rPr>
            <w:rStyle w:val="Hyperlink"/>
            <w:noProof/>
          </w:rPr>
          <w:instrText xml:space="preserve"> </w:instrText>
        </w:r>
        <w:r>
          <w:rPr>
            <w:noProof/>
          </w:rPr>
          <w:instrText>HYPERLINK \l "_Toc110529205"</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7.16 Luồng điều khiển xem cấu hình SSID qua Mobile App</w:t>
        </w:r>
        <w:r>
          <w:rPr>
            <w:noProof/>
            <w:webHidden/>
          </w:rPr>
          <w:tab/>
        </w:r>
        <w:r>
          <w:rPr>
            <w:noProof/>
            <w:webHidden/>
          </w:rPr>
          <w:fldChar w:fldCharType="begin"/>
        </w:r>
        <w:r>
          <w:rPr>
            <w:noProof/>
            <w:webHidden/>
          </w:rPr>
          <w:instrText xml:space="preserve"> PAGEREF _Toc110529205 \h </w:instrText>
        </w:r>
      </w:ins>
      <w:r>
        <w:rPr>
          <w:noProof/>
          <w:webHidden/>
        </w:rPr>
      </w:r>
      <w:r>
        <w:rPr>
          <w:noProof/>
          <w:webHidden/>
        </w:rPr>
        <w:fldChar w:fldCharType="separate"/>
      </w:r>
      <w:r w:rsidR="00533729">
        <w:rPr>
          <w:noProof/>
          <w:webHidden/>
        </w:rPr>
        <w:t>67</w:t>
      </w:r>
      <w:ins w:author="toantk" w:date="2022-08-04T18:04:00Z" w:id="648">
        <w:r>
          <w:rPr>
            <w:noProof/>
            <w:webHidden/>
          </w:rPr>
          <w:fldChar w:fldCharType="end"/>
        </w:r>
        <w:r w:rsidRPr="00B92246">
          <w:rPr>
            <w:rStyle w:val="Hyperlink"/>
            <w:noProof/>
          </w:rPr>
          <w:fldChar w:fldCharType="end"/>
        </w:r>
      </w:ins>
    </w:p>
    <w:p w:rsidR="005F7785" w:rsidRDefault="005F7785" w14:paraId="248DA9C0" w14:textId="443E858E">
      <w:pPr>
        <w:pStyle w:val="TableofFigures"/>
        <w:tabs>
          <w:tab w:val="right" w:leader="dot" w:pos="9225"/>
        </w:tabs>
        <w:rPr>
          <w:ins w:author="toantk" w:date="2022-08-04T18:04:00Z" w:id="649"/>
          <w:rFonts w:asciiTheme="minorHAnsi" w:hAnsiTheme="minorHAnsi" w:eastAsiaTheme="minorEastAsia" w:cstheme="minorBidi"/>
          <w:noProof/>
          <w:sz w:val="22"/>
          <w:szCs w:val="22"/>
        </w:rPr>
      </w:pPr>
      <w:ins w:author="toantk" w:date="2022-08-04T18:04:00Z" w:id="650">
        <w:r w:rsidRPr="00B92246">
          <w:rPr>
            <w:rStyle w:val="Hyperlink"/>
            <w:noProof/>
          </w:rPr>
          <w:fldChar w:fldCharType="begin"/>
        </w:r>
        <w:r w:rsidRPr="00B92246">
          <w:rPr>
            <w:rStyle w:val="Hyperlink"/>
            <w:noProof/>
          </w:rPr>
          <w:instrText xml:space="preserve"> </w:instrText>
        </w:r>
        <w:r>
          <w:rPr>
            <w:noProof/>
          </w:rPr>
          <w:instrText>HYPERLINK \l "_Toc110529206"</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7.17 Luồng điều khiển thay đổi cấu hình SSID qua Mobile App</w:t>
        </w:r>
        <w:r>
          <w:rPr>
            <w:noProof/>
            <w:webHidden/>
          </w:rPr>
          <w:tab/>
        </w:r>
        <w:r>
          <w:rPr>
            <w:noProof/>
            <w:webHidden/>
          </w:rPr>
          <w:fldChar w:fldCharType="begin"/>
        </w:r>
        <w:r>
          <w:rPr>
            <w:noProof/>
            <w:webHidden/>
          </w:rPr>
          <w:instrText xml:space="preserve"> PAGEREF _Toc110529206 \h </w:instrText>
        </w:r>
      </w:ins>
      <w:r>
        <w:rPr>
          <w:noProof/>
          <w:webHidden/>
        </w:rPr>
      </w:r>
      <w:r>
        <w:rPr>
          <w:noProof/>
          <w:webHidden/>
        </w:rPr>
        <w:fldChar w:fldCharType="separate"/>
      </w:r>
      <w:r w:rsidR="00533729">
        <w:rPr>
          <w:noProof/>
          <w:webHidden/>
        </w:rPr>
        <w:t>70</w:t>
      </w:r>
      <w:ins w:author="toantk" w:date="2022-08-04T18:04:00Z" w:id="651">
        <w:r>
          <w:rPr>
            <w:noProof/>
            <w:webHidden/>
          </w:rPr>
          <w:fldChar w:fldCharType="end"/>
        </w:r>
        <w:r w:rsidRPr="00B92246">
          <w:rPr>
            <w:rStyle w:val="Hyperlink"/>
            <w:noProof/>
          </w:rPr>
          <w:fldChar w:fldCharType="end"/>
        </w:r>
      </w:ins>
    </w:p>
    <w:p w:rsidR="005F7785" w:rsidRDefault="005F7785" w14:paraId="69B5F1A1" w14:textId="7D12CF66">
      <w:pPr>
        <w:pStyle w:val="TableofFigures"/>
        <w:tabs>
          <w:tab w:val="right" w:leader="dot" w:pos="9225"/>
        </w:tabs>
        <w:rPr>
          <w:ins w:author="toantk" w:date="2022-08-04T18:04:00Z" w:id="652"/>
          <w:rFonts w:asciiTheme="minorHAnsi" w:hAnsiTheme="minorHAnsi" w:eastAsiaTheme="minorEastAsia" w:cstheme="minorBidi"/>
          <w:noProof/>
          <w:sz w:val="22"/>
          <w:szCs w:val="22"/>
        </w:rPr>
      </w:pPr>
      <w:ins w:author="toantk" w:date="2022-08-04T18:04:00Z" w:id="653">
        <w:r w:rsidRPr="00B92246">
          <w:rPr>
            <w:rStyle w:val="Hyperlink"/>
            <w:noProof/>
          </w:rPr>
          <w:fldChar w:fldCharType="begin"/>
        </w:r>
        <w:r w:rsidRPr="00B92246">
          <w:rPr>
            <w:rStyle w:val="Hyperlink"/>
            <w:noProof/>
          </w:rPr>
          <w:instrText xml:space="preserve"> </w:instrText>
        </w:r>
        <w:r>
          <w:rPr>
            <w:noProof/>
          </w:rPr>
          <w:instrText>HYPERLINK \l "_Toc110529207"</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7.18 Luồng dữ liệu điều khiển lấy thông tin cấu hình BandSteering hiện tại từ Mobile App</w:t>
        </w:r>
        <w:r>
          <w:rPr>
            <w:noProof/>
            <w:webHidden/>
          </w:rPr>
          <w:tab/>
        </w:r>
        <w:r>
          <w:rPr>
            <w:noProof/>
            <w:webHidden/>
          </w:rPr>
          <w:fldChar w:fldCharType="begin"/>
        </w:r>
        <w:r>
          <w:rPr>
            <w:noProof/>
            <w:webHidden/>
          </w:rPr>
          <w:instrText xml:space="preserve"> PAGEREF _Toc110529207 \h </w:instrText>
        </w:r>
      </w:ins>
      <w:r>
        <w:rPr>
          <w:noProof/>
          <w:webHidden/>
        </w:rPr>
      </w:r>
      <w:r>
        <w:rPr>
          <w:noProof/>
          <w:webHidden/>
        </w:rPr>
        <w:fldChar w:fldCharType="separate"/>
      </w:r>
      <w:r w:rsidR="00533729">
        <w:rPr>
          <w:noProof/>
          <w:webHidden/>
        </w:rPr>
        <w:t>74</w:t>
      </w:r>
      <w:ins w:author="toantk" w:date="2022-08-04T18:04:00Z" w:id="654">
        <w:r>
          <w:rPr>
            <w:noProof/>
            <w:webHidden/>
          </w:rPr>
          <w:fldChar w:fldCharType="end"/>
        </w:r>
        <w:r w:rsidRPr="00B92246">
          <w:rPr>
            <w:rStyle w:val="Hyperlink"/>
            <w:noProof/>
          </w:rPr>
          <w:fldChar w:fldCharType="end"/>
        </w:r>
      </w:ins>
    </w:p>
    <w:p w:rsidR="005F7785" w:rsidRDefault="005F7785" w14:paraId="0403A740" w14:textId="2EE4A07C">
      <w:pPr>
        <w:pStyle w:val="TableofFigures"/>
        <w:tabs>
          <w:tab w:val="right" w:leader="dot" w:pos="9225"/>
        </w:tabs>
        <w:rPr>
          <w:ins w:author="toantk" w:date="2022-08-04T18:04:00Z" w:id="655"/>
          <w:rFonts w:asciiTheme="minorHAnsi" w:hAnsiTheme="minorHAnsi" w:eastAsiaTheme="minorEastAsia" w:cstheme="minorBidi"/>
          <w:noProof/>
          <w:sz w:val="22"/>
          <w:szCs w:val="22"/>
        </w:rPr>
      </w:pPr>
      <w:ins w:author="toantk" w:date="2022-08-04T18:04:00Z" w:id="656">
        <w:r w:rsidRPr="00B92246">
          <w:rPr>
            <w:rStyle w:val="Hyperlink"/>
            <w:noProof/>
          </w:rPr>
          <w:fldChar w:fldCharType="begin"/>
        </w:r>
        <w:r w:rsidRPr="00B92246">
          <w:rPr>
            <w:rStyle w:val="Hyperlink"/>
            <w:noProof/>
          </w:rPr>
          <w:instrText xml:space="preserve"> </w:instrText>
        </w:r>
        <w:r>
          <w:rPr>
            <w:noProof/>
          </w:rPr>
          <w:instrText>HYPERLINK \l "_Toc110529208"</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7.19 Luồng dữ liệu điều khiển thay đổi cấu hình BandSteering từ Mobile App</w:t>
        </w:r>
        <w:r>
          <w:rPr>
            <w:noProof/>
            <w:webHidden/>
          </w:rPr>
          <w:tab/>
        </w:r>
        <w:r>
          <w:rPr>
            <w:noProof/>
            <w:webHidden/>
          </w:rPr>
          <w:fldChar w:fldCharType="begin"/>
        </w:r>
        <w:r>
          <w:rPr>
            <w:noProof/>
            <w:webHidden/>
          </w:rPr>
          <w:instrText xml:space="preserve"> PAGEREF _Toc110529208 \h </w:instrText>
        </w:r>
      </w:ins>
      <w:r>
        <w:rPr>
          <w:noProof/>
          <w:webHidden/>
        </w:rPr>
      </w:r>
      <w:r>
        <w:rPr>
          <w:noProof/>
          <w:webHidden/>
        </w:rPr>
        <w:fldChar w:fldCharType="separate"/>
      </w:r>
      <w:r w:rsidR="00533729">
        <w:rPr>
          <w:noProof/>
          <w:webHidden/>
        </w:rPr>
        <w:t>76</w:t>
      </w:r>
      <w:ins w:author="toantk" w:date="2022-08-04T18:04:00Z" w:id="657">
        <w:r>
          <w:rPr>
            <w:noProof/>
            <w:webHidden/>
          </w:rPr>
          <w:fldChar w:fldCharType="end"/>
        </w:r>
        <w:r w:rsidRPr="00B92246">
          <w:rPr>
            <w:rStyle w:val="Hyperlink"/>
            <w:noProof/>
          </w:rPr>
          <w:fldChar w:fldCharType="end"/>
        </w:r>
      </w:ins>
    </w:p>
    <w:p w:rsidR="005F7785" w:rsidRDefault="005F7785" w14:paraId="1B33FC19" w14:textId="1BAF0AB7">
      <w:pPr>
        <w:pStyle w:val="TableofFigures"/>
        <w:tabs>
          <w:tab w:val="right" w:leader="dot" w:pos="9225"/>
        </w:tabs>
        <w:rPr>
          <w:ins w:author="toantk" w:date="2022-08-04T18:04:00Z" w:id="658"/>
          <w:rFonts w:asciiTheme="minorHAnsi" w:hAnsiTheme="minorHAnsi" w:eastAsiaTheme="minorEastAsia" w:cstheme="minorBidi"/>
          <w:noProof/>
          <w:sz w:val="22"/>
          <w:szCs w:val="22"/>
        </w:rPr>
      </w:pPr>
      <w:ins w:author="toantk" w:date="2022-08-04T18:04:00Z" w:id="659">
        <w:r w:rsidRPr="00B92246">
          <w:rPr>
            <w:rStyle w:val="Hyperlink"/>
            <w:noProof/>
          </w:rPr>
          <w:fldChar w:fldCharType="begin"/>
        </w:r>
        <w:r w:rsidRPr="00B92246">
          <w:rPr>
            <w:rStyle w:val="Hyperlink"/>
            <w:noProof/>
          </w:rPr>
          <w:instrText xml:space="preserve"> </w:instrText>
        </w:r>
        <w:r>
          <w:rPr>
            <w:noProof/>
          </w:rPr>
          <w:instrText>HYPERLINK \l "_Toc110529209"</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7.20 Luồng điều khiển xem cấu hình Mesh qua Mobile App</w:t>
        </w:r>
        <w:r>
          <w:rPr>
            <w:noProof/>
            <w:webHidden/>
          </w:rPr>
          <w:tab/>
        </w:r>
        <w:r>
          <w:rPr>
            <w:noProof/>
            <w:webHidden/>
          </w:rPr>
          <w:fldChar w:fldCharType="begin"/>
        </w:r>
        <w:r>
          <w:rPr>
            <w:noProof/>
            <w:webHidden/>
          </w:rPr>
          <w:instrText xml:space="preserve"> PAGEREF _Toc110529209 \h </w:instrText>
        </w:r>
      </w:ins>
      <w:r>
        <w:rPr>
          <w:noProof/>
          <w:webHidden/>
        </w:rPr>
      </w:r>
      <w:r>
        <w:rPr>
          <w:noProof/>
          <w:webHidden/>
        </w:rPr>
        <w:fldChar w:fldCharType="separate"/>
      </w:r>
      <w:r w:rsidR="00533729">
        <w:rPr>
          <w:noProof/>
          <w:webHidden/>
        </w:rPr>
        <w:t>78</w:t>
      </w:r>
      <w:ins w:author="toantk" w:date="2022-08-04T18:04:00Z" w:id="660">
        <w:r>
          <w:rPr>
            <w:noProof/>
            <w:webHidden/>
          </w:rPr>
          <w:fldChar w:fldCharType="end"/>
        </w:r>
        <w:r w:rsidRPr="00B92246">
          <w:rPr>
            <w:rStyle w:val="Hyperlink"/>
            <w:noProof/>
          </w:rPr>
          <w:fldChar w:fldCharType="end"/>
        </w:r>
      </w:ins>
    </w:p>
    <w:p w:rsidR="005F7785" w:rsidRDefault="005F7785" w14:paraId="345B0740" w14:textId="5ED2D043">
      <w:pPr>
        <w:pStyle w:val="TableofFigures"/>
        <w:tabs>
          <w:tab w:val="right" w:leader="dot" w:pos="9225"/>
        </w:tabs>
        <w:rPr>
          <w:ins w:author="toantk" w:date="2022-08-04T18:04:00Z" w:id="661"/>
          <w:rFonts w:asciiTheme="minorHAnsi" w:hAnsiTheme="minorHAnsi" w:eastAsiaTheme="minorEastAsia" w:cstheme="minorBidi"/>
          <w:noProof/>
          <w:sz w:val="22"/>
          <w:szCs w:val="22"/>
        </w:rPr>
      </w:pPr>
      <w:ins w:author="toantk" w:date="2022-08-04T18:04:00Z" w:id="662">
        <w:r w:rsidRPr="00B92246">
          <w:rPr>
            <w:rStyle w:val="Hyperlink"/>
            <w:noProof/>
          </w:rPr>
          <w:fldChar w:fldCharType="begin"/>
        </w:r>
        <w:r w:rsidRPr="00B92246">
          <w:rPr>
            <w:rStyle w:val="Hyperlink"/>
            <w:noProof/>
          </w:rPr>
          <w:instrText xml:space="preserve"> </w:instrText>
        </w:r>
        <w:r>
          <w:rPr>
            <w:noProof/>
          </w:rPr>
          <w:instrText>HYPERLINK \l "_Toc110529210"</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7.21 Luồng điều khiển thay đổi cấu hình Mesh qua Mobile App</w:t>
        </w:r>
        <w:r>
          <w:rPr>
            <w:noProof/>
            <w:webHidden/>
          </w:rPr>
          <w:tab/>
        </w:r>
        <w:r>
          <w:rPr>
            <w:noProof/>
            <w:webHidden/>
          </w:rPr>
          <w:fldChar w:fldCharType="begin"/>
        </w:r>
        <w:r>
          <w:rPr>
            <w:noProof/>
            <w:webHidden/>
          </w:rPr>
          <w:instrText xml:space="preserve"> PAGEREF _Toc110529210 \h </w:instrText>
        </w:r>
      </w:ins>
      <w:r>
        <w:rPr>
          <w:noProof/>
          <w:webHidden/>
        </w:rPr>
      </w:r>
      <w:r>
        <w:rPr>
          <w:noProof/>
          <w:webHidden/>
        </w:rPr>
        <w:fldChar w:fldCharType="separate"/>
      </w:r>
      <w:r w:rsidR="00533729">
        <w:rPr>
          <w:noProof/>
          <w:webHidden/>
        </w:rPr>
        <w:t>80</w:t>
      </w:r>
      <w:ins w:author="toantk" w:date="2022-08-04T18:04:00Z" w:id="663">
        <w:r>
          <w:rPr>
            <w:noProof/>
            <w:webHidden/>
          </w:rPr>
          <w:fldChar w:fldCharType="end"/>
        </w:r>
        <w:r w:rsidRPr="00B92246">
          <w:rPr>
            <w:rStyle w:val="Hyperlink"/>
            <w:noProof/>
          </w:rPr>
          <w:fldChar w:fldCharType="end"/>
        </w:r>
      </w:ins>
    </w:p>
    <w:p w:rsidR="005F7785" w:rsidRDefault="005F7785" w14:paraId="2331F69F" w14:textId="22E6D121">
      <w:pPr>
        <w:pStyle w:val="TableofFigures"/>
        <w:tabs>
          <w:tab w:val="right" w:leader="dot" w:pos="9225"/>
        </w:tabs>
        <w:rPr>
          <w:ins w:author="toantk" w:date="2022-08-04T18:04:00Z" w:id="664"/>
          <w:rFonts w:asciiTheme="minorHAnsi" w:hAnsiTheme="minorHAnsi" w:eastAsiaTheme="minorEastAsia" w:cstheme="minorBidi"/>
          <w:noProof/>
          <w:sz w:val="22"/>
          <w:szCs w:val="22"/>
        </w:rPr>
      </w:pPr>
      <w:ins w:author="toantk" w:date="2022-08-04T18:04:00Z" w:id="665">
        <w:r w:rsidRPr="00B92246">
          <w:rPr>
            <w:rStyle w:val="Hyperlink"/>
            <w:noProof/>
          </w:rPr>
          <w:fldChar w:fldCharType="begin"/>
        </w:r>
        <w:r w:rsidRPr="00B92246">
          <w:rPr>
            <w:rStyle w:val="Hyperlink"/>
            <w:noProof/>
          </w:rPr>
          <w:instrText xml:space="preserve"> </w:instrText>
        </w:r>
        <w:r>
          <w:rPr>
            <w:noProof/>
          </w:rPr>
          <w:instrText>HYPERLINK \l "_Toc110529211"</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7.22 Luồng điều khiển lấy cấu hình DNS hiện tại qua Mobile App</w:t>
        </w:r>
        <w:r>
          <w:rPr>
            <w:noProof/>
            <w:webHidden/>
          </w:rPr>
          <w:tab/>
        </w:r>
        <w:r>
          <w:rPr>
            <w:noProof/>
            <w:webHidden/>
          </w:rPr>
          <w:fldChar w:fldCharType="begin"/>
        </w:r>
        <w:r>
          <w:rPr>
            <w:noProof/>
            <w:webHidden/>
          </w:rPr>
          <w:instrText xml:space="preserve"> PAGEREF _Toc110529211 \h </w:instrText>
        </w:r>
      </w:ins>
      <w:r>
        <w:rPr>
          <w:noProof/>
          <w:webHidden/>
        </w:rPr>
      </w:r>
      <w:r>
        <w:rPr>
          <w:noProof/>
          <w:webHidden/>
        </w:rPr>
        <w:fldChar w:fldCharType="separate"/>
      </w:r>
      <w:r w:rsidR="00533729">
        <w:rPr>
          <w:noProof/>
          <w:webHidden/>
        </w:rPr>
        <w:t>82</w:t>
      </w:r>
      <w:ins w:author="toantk" w:date="2022-08-04T18:04:00Z" w:id="666">
        <w:r>
          <w:rPr>
            <w:noProof/>
            <w:webHidden/>
          </w:rPr>
          <w:fldChar w:fldCharType="end"/>
        </w:r>
        <w:r w:rsidRPr="00B92246">
          <w:rPr>
            <w:rStyle w:val="Hyperlink"/>
            <w:noProof/>
          </w:rPr>
          <w:fldChar w:fldCharType="end"/>
        </w:r>
      </w:ins>
    </w:p>
    <w:p w:rsidR="005F7785" w:rsidRDefault="005F7785" w14:paraId="4ECEF978" w14:textId="51B1612E">
      <w:pPr>
        <w:pStyle w:val="TableofFigures"/>
        <w:tabs>
          <w:tab w:val="right" w:leader="dot" w:pos="9225"/>
        </w:tabs>
        <w:rPr>
          <w:ins w:author="toantk" w:date="2022-08-04T18:04:00Z" w:id="667"/>
          <w:rFonts w:asciiTheme="minorHAnsi" w:hAnsiTheme="minorHAnsi" w:eastAsiaTheme="minorEastAsia" w:cstheme="minorBidi"/>
          <w:noProof/>
          <w:sz w:val="22"/>
          <w:szCs w:val="22"/>
        </w:rPr>
      </w:pPr>
      <w:ins w:author="toantk" w:date="2022-08-04T18:04:00Z" w:id="668">
        <w:r w:rsidRPr="00B92246">
          <w:rPr>
            <w:rStyle w:val="Hyperlink"/>
            <w:noProof/>
          </w:rPr>
          <w:fldChar w:fldCharType="begin"/>
        </w:r>
        <w:r w:rsidRPr="00B92246">
          <w:rPr>
            <w:rStyle w:val="Hyperlink"/>
            <w:noProof/>
          </w:rPr>
          <w:instrText xml:space="preserve"> </w:instrText>
        </w:r>
        <w:r>
          <w:rPr>
            <w:noProof/>
          </w:rPr>
          <w:instrText>HYPERLINK \l "_Toc110529212"</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7.23 Luồng điều khiển thay đổi thông tin cấu hình DNS qua Mobile App</w:t>
        </w:r>
        <w:r>
          <w:rPr>
            <w:noProof/>
            <w:webHidden/>
          </w:rPr>
          <w:tab/>
        </w:r>
        <w:r>
          <w:rPr>
            <w:noProof/>
            <w:webHidden/>
          </w:rPr>
          <w:fldChar w:fldCharType="begin"/>
        </w:r>
        <w:r>
          <w:rPr>
            <w:noProof/>
            <w:webHidden/>
          </w:rPr>
          <w:instrText xml:space="preserve"> PAGEREF _Toc110529212 \h </w:instrText>
        </w:r>
      </w:ins>
      <w:r>
        <w:rPr>
          <w:noProof/>
          <w:webHidden/>
        </w:rPr>
      </w:r>
      <w:r>
        <w:rPr>
          <w:noProof/>
          <w:webHidden/>
        </w:rPr>
        <w:fldChar w:fldCharType="separate"/>
      </w:r>
      <w:r w:rsidR="00533729">
        <w:rPr>
          <w:noProof/>
          <w:webHidden/>
        </w:rPr>
        <w:t>84</w:t>
      </w:r>
      <w:ins w:author="toantk" w:date="2022-08-04T18:04:00Z" w:id="669">
        <w:r>
          <w:rPr>
            <w:noProof/>
            <w:webHidden/>
          </w:rPr>
          <w:fldChar w:fldCharType="end"/>
        </w:r>
        <w:r w:rsidRPr="00B92246">
          <w:rPr>
            <w:rStyle w:val="Hyperlink"/>
            <w:noProof/>
          </w:rPr>
          <w:fldChar w:fldCharType="end"/>
        </w:r>
      </w:ins>
    </w:p>
    <w:p w:rsidR="005F7785" w:rsidRDefault="005F7785" w14:paraId="754543E9" w14:textId="5966AABE">
      <w:pPr>
        <w:pStyle w:val="TableofFigures"/>
        <w:tabs>
          <w:tab w:val="right" w:leader="dot" w:pos="9225"/>
        </w:tabs>
        <w:rPr>
          <w:ins w:author="toantk" w:date="2022-08-04T18:04:00Z" w:id="670"/>
          <w:rFonts w:asciiTheme="minorHAnsi" w:hAnsiTheme="minorHAnsi" w:eastAsiaTheme="minorEastAsia" w:cstheme="minorBidi"/>
          <w:noProof/>
          <w:sz w:val="22"/>
          <w:szCs w:val="22"/>
        </w:rPr>
      </w:pPr>
      <w:ins w:author="toantk" w:date="2022-08-04T18:04:00Z" w:id="671">
        <w:r w:rsidRPr="00B92246">
          <w:rPr>
            <w:rStyle w:val="Hyperlink"/>
            <w:noProof/>
          </w:rPr>
          <w:fldChar w:fldCharType="begin"/>
        </w:r>
        <w:r w:rsidRPr="00B92246">
          <w:rPr>
            <w:rStyle w:val="Hyperlink"/>
            <w:noProof/>
          </w:rPr>
          <w:instrText xml:space="preserve"> </w:instrText>
        </w:r>
        <w:r>
          <w:rPr>
            <w:noProof/>
          </w:rPr>
          <w:instrText>HYPERLINK \l "_Toc110529213"</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7.24 Luồng điều khiển lấy thông tin cấu hình Port Forwarding từ Mobile App</w:t>
        </w:r>
        <w:r>
          <w:rPr>
            <w:noProof/>
            <w:webHidden/>
          </w:rPr>
          <w:tab/>
        </w:r>
        <w:r>
          <w:rPr>
            <w:noProof/>
            <w:webHidden/>
          </w:rPr>
          <w:fldChar w:fldCharType="begin"/>
        </w:r>
        <w:r>
          <w:rPr>
            <w:noProof/>
            <w:webHidden/>
          </w:rPr>
          <w:instrText xml:space="preserve"> PAGEREF _Toc110529213 \h </w:instrText>
        </w:r>
      </w:ins>
      <w:r>
        <w:rPr>
          <w:noProof/>
          <w:webHidden/>
        </w:rPr>
      </w:r>
      <w:r>
        <w:rPr>
          <w:noProof/>
          <w:webHidden/>
        </w:rPr>
        <w:fldChar w:fldCharType="separate"/>
      </w:r>
      <w:r w:rsidR="00533729">
        <w:rPr>
          <w:noProof/>
          <w:webHidden/>
        </w:rPr>
        <w:t>87</w:t>
      </w:r>
      <w:ins w:author="toantk" w:date="2022-08-04T18:04:00Z" w:id="672">
        <w:r>
          <w:rPr>
            <w:noProof/>
            <w:webHidden/>
          </w:rPr>
          <w:fldChar w:fldCharType="end"/>
        </w:r>
        <w:r w:rsidRPr="00B92246">
          <w:rPr>
            <w:rStyle w:val="Hyperlink"/>
            <w:noProof/>
          </w:rPr>
          <w:fldChar w:fldCharType="end"/>
        </w:r>
      </w:ins>
    </w:p>
    <w:p w:rsidR="005F7785" w:rsidRDefault="005F7785" w14:paraId="7D4B413E" w14:textId="72D861A5">
      <w:pPr>
        <w:pStyle w:val="TableofFigures"/>
        <w:tabs>
          <w:tab w:val="right" w:leader="dot" w:pos="9225"/>
        </w:tabs>
        <w:rPr>
          <w:ins w:author="toantk" w:date="2022-08-04T18:04:00Z" w:id="673"/>
          <w:rFonts w:asciiTheme="minorHAnsi" w:hAnsiTheme="minorHAnsi" w:eastAsiaTheme="minorEastAsia" w:cstheme="minorBidi"/>
          <w:noProof/>
          <w:sz w:val="22"/>
          <w:szCs w:val="22"/>
        </w:rPr>
      </w:pPr>
      <w:ins w:author="toantk" w:date="2022-08-04T18:04:00Z" w:id="674">
        <w:r w:rsidRPr="00B92246">
          <w:rPr>
            <w:rStyle w:val="Hyperlink"/>
            <w:noProof/>
          </w:rPr>
          <w:fldChar w:fldCharType="begin"/>
        </w:r>
        <w:r w:rsidRPr="00B92246">
          <w:rPr>
            <w:rStyle w:val="Hyperlink"/>
            <w:noProof/>
          </w:rPr>
          <w:instrText xml:space="preserve"> </w:instrText>
        </w:r>
        <w:r>
          <w:rPr>
            <w:noProof/>
          </w:rPr>
          <w:instrText>HYPERLINK \l "_Toc110529214"</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7.25 Luồng điều khiển cấu hình tạo một Rule Port Forwarding qua Mobile App</w:t>
        </w:r>
        <w:r>
          <w:rPr>
            <w:noProof/>
            <w:webHidden/>
          </w:rPr>
          <w:tab/>
        </w:r>
        <w:r>
          <w:rPr>
            <w:noProof/>
            <w:webHidden/>
          </w:rPr>
          <w:fldChar w:fldCharType="begin"/>
        </w:r>
        <w:r>
          <w:rPr>
            <w:noProof/>
            <w:webHidden/>
          </w:rPr>
          <w:instrText xml:space="preserve"> PAGEREF _Toc110529214 \h </w:instrText>
        </w:r>
      </w:ins>
      <w:r>
        <w:rPr>
          <w:noProof/>
          <w:webHidden/>
        </w:rPr>
      </w:r>
      <w:r>
        <w:rPr>
          <w:noProof/>
          <w:webHidden/>
        </w:rPr>
        <w:fldChar w:fldCharType="separate"/>
      </w:r>
      <w:r w:rsidR="00533729">
        <w:rPr>
          <w:noProof/>
          <w:webHidden/>
        </w:rPr>
        <w:t>90</w:t>
      </w:r>
      <w:ins w:author="toantk" w:date="2022-08-04T18:04:00Z" w:id="675">
        <w:r>
          <w:rPr>
            <w:noProof/>
            <w:webHidden/>
          </w:rPr>
          <w:fldChar w:fldCharType="end"/>
        </w:r>
        <w:r w:rsidRPr="00B92246">
          <w:rPr>
            <w:rStyle w:val="Hyperlink"/>
            <w:noProof/>
          </w:rPr>
          <w:fldChar w:fldCharType="end"/>
        </w:r>
      </w:ins>
    </w:p>
    <w:p w:rsidR="005F7785" w:rsidRDefault="005F7785" w14:paraId="4B12F49D" w14:textId="5D0C2AF1">
      <w:pPr>
        <w:pStyle w:val="TableofFigures"/>
        <w:tabs>
          <w:tab w:val="right" w:leader="dot" w:pos="9225"/>
        </w:tabs>
        <w:rPr>
          <w:ins w:author="toantk" w:date="2022-08-04T18:04:00Z" w:id="676"/>
          <w:rFonts w:asciiTheme="minorHAnsi" w:hAnsiTheme="minorHAnsi" w:eastAsiaTheme="minorEastAsia" w:cstheme="minorBidi"/>
          <w:noProof/>
          <w:sz w:val="22"/>
          <w:szCs w:val="22"/>
        </w:rPr>
      </w:pPr>
      <w:ins w:author="toantk" w:date="2022-08-04T18:04:00Z" w:id="677">
        <w:r w:rsidRPr="00B92246">
          <w:rPr>
            <w:rStyle w:val="Hyperlink"/>
            <w:noProof/>
          </w:rPr>
          <w:fldChar w:fldCharType="begin"/>
        </w:r>
        <w:r w:rsidRPr="00B92246">
          <w:rPr>
            <w:rStyle w:val="Hyperlink"/>
            <w:noProof/>
          </w:rPr>
          <w:instrText xml:space="preserve"> </w:instrText>
        </w:r>
        <w:r>
          <w:rPr>
            <w:noProof/>
          </w:rPr>
          <w:instrText>HYPERLINK \l "_Toc110529215"</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7.26 Luồng điều khiển sửa cấu hình Rule Port Forwarding qua Mobile App</w:t>
        </w:r>
        <w:r>
          <w:rPr>
            <w:noProof/>
            <w:webHidden/>
          </w:rPr>
          <w:tab/>
        </w:r>
        <w:r>
          <w:rPr>
            <w:noProof/>
            <w:webHidden/>
          </w:rPr>
          <w:fldChar w:fldCharType="begin"/>
        </w:r>
        <w:r>
          <w:rPr>
            <w:noProof/>
            <w:webHidden/>
          </w:rPr>
          <w:instrText xml:space="preserve"> PAGEREF _Toc110529215 \h </w:instrText>
        </w:r>
      </w:ins>
      <w:r>
        <w:rPr>
          <w:noProof/>
          <w:webHidden/>
        </w:rPr>
      </w:r>
      <w:r>
        <w:rPr>
          <w:noProof/>
          <w:webHidden/>
        </w:rPr>
        <w:fldChar w:fldCharType="separate"/>
      </w:r>
      <w:r w:rsidR="00533729">
        <w:rPr>
          <w:noProof/>
          <w:webHidden/>
        </w:rPr>
        <w:t>93</w:t>
      </w:r>
      <w:ins w:author="toantk" w:date="2022-08-04T18:04:00Z" w:id="678">
        <w:r>
          <w:rPr>
            <w:noProof/>
            <w:webHidden/>
          </w:rPr>
          <w:fldChar w:fldCharType="end"/>
        </w:r>
        <w:r w:rsidRPr="00B92246">
          <w:rPr>
            <w:rStyle w:val="Hyperlink"/>
            <w:noProof/>
          </w:rPr>
          <w:fldChar w:fldCharType="end"/>
        </w:r>
      </w:ins>
    </w:p>
    <w:p w:rsidR="005F7785" w:rsidRDefault="005F7785" w14:paraId="313F0613" w14:textId="21C7EFDD">
      <w:pPr>
        <w:pStyle w:val="TableofFigures"/>
        <w:tabs>
          <w:tab w:val="right" w:leader="dot" w:pos="9225"/>
        </w:tabs>
        <w:rPr>
          <w:ins w:author="toantk" w:date="2022-08-04T18:04:00Z" w:id="679"/>
          <w:rFonts w:asciiTheme="minorHAnsi" w:hAnsiTheme="minorHAnsi" w:eastAsiaTheme="minorEastAsia" w:cstheme="minorBidi"/>
          <w:noProof/>
          <w:sz w:val="22"/>
          <w:szCs w:val="22"/>
        </w:rPr>
      </w:pPr>
      <w:ins w:author="toantk" w:date="2022-08-04T18:04:00Z" w:id="680">
        <w:r w:rsidRPr="00B92246">
          <w:rPr>
            <w:rStyle w:val="Hyperlink"/>
            <w:noProof/>
          </w:rPr>
          <w:fldChar w:fldCharType="begin"/>
        </w:r>
        <w:r w:rsidRPr="00B92246">
          <w:rPr>
            <w:rStyle w:val="Hyperlink"/>
            <w:noProof/>
          </w:rPr>
          <w:instrText xml:space="preserve"> </w:instrText>
        </w:r>
        <w:r>
          <w:rPr>
            <w:noProof/>
          </w:rPr>
          <w:instrText>HYPERLINK \l "_Toc110529216"</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7.27 Luồng điều khiển xóa cấu hình Rule Port Forwarding qua Mobile App</w:t>
        </w:r>
        <w:r>
          <w:rPr>
            <w:noProof/>
            <w:webHidden/>
          </w:rPr>
          <w:tab/>
        </w:r>
        <w:r>
          <w:rPr>
            <w:noProof/>
            <w:webHidden/>
          </w:rPr>
          <w:fldChar w:fldCharType="begin"/>
        </w:r>
        <w:r>
          <w:rPr>
            <w:noProof/>
            <w:webHidden/>
          </w:rPr>
          <w:instrText xml:space="preserve"> PAGEREF _Toc110529216 \h </w:instrText>
        </w:r>
      </w:ins>
      <w:r>
        <w:rPr>
          <w:noProof/>
          <w:webHidden/>
        </w:rPr>
      </w:r>
      <w:r>
        <w:rPr>
          <w:noProof/>
          <w:webHidden/>
        </w:rPr>
        <w:fldChar w:fldCharType="separate"/>
      </w:r>
      <w:r w:rsidR="00533729">
        <w:rPr>
          <w:noProof/>
          <w:webHidden/>
        </w:rPr>
        <w:t>96</w:t>
      </w:r>
      <w:ins w:author="toantk" w:date="2022-08-04T18:04:00Z" w:id="681">
        <w:r>
          <w:rPr>
            <w:noProof/>
            <w:webHidden/>
          </w:rPr>
          <w:fldChar w:fldCharType="end"/>
        </w:r>
        <w:r w:rsidRPr="00B92246">
          <w:rPr>
            <w:rStyle w:val="Hyperlink"/>
            <w:noProof/>
          </w:rPr>
          <w:fldChar w:fldCharType="end"/>
        </w:r>
      </w:ins>
    </w:p>
    <w:p w:rsidR="005F7785" w:rsidRDefault="005F7785" w14:paraId="59D8D4FA" w14:textId="3AC6D890">
      <w:pPr>
        <w:pStyle w:val="TableofFigures"/>
        <w:tabs>
          <w:tab w:val="right" w:leader="dot" w:pos="9225"/>
        </w:tabs>
        <w:rPr>
          <w:ins w:author="toantk" w:date="2022-08-04T18:04:00Z" w:id="682"/>
          <w:rFonts w:asciiTheme="minorHAnsi" w:hAnsiTheme="minorHAnsi" w:eastAsiaTheme="minorEastAsia" w:cstheme="minorBidi"/>
          <w:noProof/>
          <w:sz w:val="22"/>
          <w:szCs w:val="22"/>
        </w:rPr>
      </w:pPr>
      <w:ins w:author="toantk" w:date="2022-08-04T18:04:00Z" w:id="683">
        <w:r w:rsidRPr="00B92246">
          <w:rPr>
            <w:rStyle w:val="Hyperlink"/>
            <w:noProof/>
          </w:rPr>
          <w:fldChar w:fldCharType="begin"/>
        </w:r>
        <w:r w:rsidRPr="00B92246">
          <w:rPr>
            <w:rStyle w:val="Hyperlink"/>
            <w:noProof/>
          </w:rPr>
          <w:instrText xml:space="preserve"> </w:instrText>
        </w:r>
        <w:r>
          <w:rPr>
            <w:noProof/>
          </w:rPr>
          <w:instrText>HYPERLINK \l "_Toc110529217"</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7.28 Luồng điều khiển lấy thông tin cấu hình DDNS hiện tại qua Mobile App</w:t>
        </w:r>
        <w:r>
          <w:rPr>
            <w:noProof/>
            <w:webHidden/>
          </w:rPr>
          <w:tab/>
        </w:r>
        <w:r>
          <w:rPr>
            <w:noProof/>
            <w:webHidden/>
          </w:rPr>
          <w:fldChar w:fldCharType="begin"/>
        </w:r>
        <w:r>
          <w:rPr>
            <w:noProof/>
            <w:webHidden/>
          </w:rPr>
          <w:instrText xml:space="preserve"> PAGEREF _Toc110529217 \h </w:instrText>
        </w:r>
      </w:ins>
      <w:r>
        <w:rPr>
          <w:noProof/>
          <w:webHidden/>
        </w:rPr>
      </w:r>
      <w:r>
        <w:rPr>
          <w:noProof/>
          <w:webHidden/>
        </w:rPr>
        <w:fldChar w:fldCharType="separate"/>
      </w:r>
      <w:r w:rsidR="00533729">
        <w:rPr>
          <w:noProof/>
          <w:webHidden/>
        </w:rPr>
        <w:t>98</w:t>
      </w:r>
      <w:ins w:author="toantk" w:date="2022-08-04T18:04:00Z" w:id="684">
        <w:r>
          <w:rPr>
            <w:noProof/>
            <w:webHidden/>
          </w:rPr>
          <w:fldChar w:fldCharType="end"/>
        </w:r>
        <w:r w:rsidRPr="00B92246">
          <w:rPr>
            <w:rStyle w:val="Hyperlink"/>
            <w:noProof/>
          </w:rPr>
          <w:fldChar w:fldCharType="end"/>
        </w:r>
      </w:ins>
    </w:p>
    <w:p w:rsidR="005F7785" w:rsidRDefault="005F7785" w14:paraId="6E6F5EFF" w14:textId="2EC534BD">
      <w:pPr>
        <w:pStyle w:val="TableofFigures"/>
        <w:tabs>
          <w:tab w:val="right" w:leader="dot" w:pos="9225"/>
        </w:tabs>
        <w:rPr>
          <w:ins w:author="toantk" w:date="2022-08-04T18:04:00Z" w:id="685"/>
          <w:rFonts w:asciiTheme="minorHAnsi" w:hAnsiTheme="minorHAnsi" w:eastAsiaTheme="minorEastAsia" w:cstheme="minorBidi"/>
          <w:noProof/>
          <w:sz w:val="22"/>
          <w:szCs w:val="22"/>
        </w:rPr>
      </w:pPr>
      <w:ins w:author="toantk" w:date="2022-08-04T18:04:00Z" w:id="686">
        <w:r w:rsidRPr="00B92246">
          <w:rPr>
            <w:rStyle w:val="Hyperlink"/>
            <w:noProof/>
          </w:rPr>
          <w:fldChar w:fldCharType="begin"/>
        </w:r>
        <w:r w:rsidRPr="00B92246">
          <w:rPr>
            <w:rStyle w:val="Hyperlink"/>
            <w:noProof/>
          </w:rPr>
          <w:instrText xml:space="preserve"> </w:instrText>
        </w:r>
        <w:r>
          <w:rPr>
            <w:noProof/>
          </w:rPr>
          <w:instrText>HYPERLINK \l "_Toc110529218"</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7.29 Luồng điều khiển thay đổi cấu hình DDNS</w:t>
        </w:r>
        <w:r>
          <w:rPr>
            <w:noProof/>
            <w:webHidden/>
          </w:rPr>
          <w:tab/>
        </w:r>
        <w:r>
          <w:rPr>
            <w:noProof/>
            <w:webHidden/>
          </w:rPr>
          <w:fldChar w:fldCharType="begin"/>
        </w:r>
        <w:r>
          <w:rPr>
            <w:noProof/>
            <w:webHidden/>
          </w:rPr>
          <w:instrText xml:space="preserve"> PAGEREF _Toc110529218 \h </w:instrText>
        </w:r>
      </w:ins>
      <w:r>
        <w:rPr>
          <w:noProof/>
          <w:webHidden/>
        </w:rPr>
      </w:r>
      <w:r>
        <w:rPr>
          <w:noProof/>
          <w:webHidden/>
        </w:rPr>
        <w:fldChar w:fldCharType="separate"/>
      </w:r>
      <w:r w:rsidR="00533729">
        <w:rPr>
          <w:noProof/>
          <w:webHidden/>
        </w:rPr>
        <w:t>101</w:t>
      </w:r>
      <w:ins w:author="toantk" w:date="2022-08-04T18:04:00Z" w:id="687">
        <w:r>
          <w:rPr>
            <w:noProof/>
            <w:webHidden/>
          </w:rPr>
          <w:fldChar w:fldCharType="end"/>
        </w:r>
        <w:r w:rsidRPr="00B92246">
          <w:rPr>
            <w:rStyle w:val="Hyperlink"/>
            <w:noProof/>
          </w:rPr>
          <w:fldChar w:fldCharType="end"/>
        </w:r>
      </w:ins>
    </w:p>
    <w:p w:rsidR="005F7785" w:rsidRDefault="005F7785" w14:paraId="419C5738" w14:textId="2E7876F9">
      <w:pPr>
        <w:pStyle w:val="TableofFigures"/>
        <w:tabs>
          <w:tab w:val="right" w:leader="dot" w:pos="9225"/>
        </w:tabs>
        <w:rPr>
          <w:ins w:author="toantk" w:date="2022-08-04T18:04:00Z" w:id="688"/>
          <w:rFonts w:asciiTheme="minorHAnsi" w:hAnsiTheme="minorHAnsi" w:eastAsiaTheme="minorEastAsia" w:cstheme="minorBidi"/>
          <w:noProof/>
          <w:sz w:val="22"/>
          <w:szCs w:val="22"/>
        </w:rPr>
      </w:pPr>
      <w:ins w:author="toantk" w:date="2022-08-04T18:04:00Z" w:id="689">
        <w:r w:rsidRPr="00B92246">
          <w:rPr>
            <w:rStyle w:val="Hyperlink"/>
            <w:noProof/>
          </w:rPr>
          <w:fldChar w:fldCharType="begin"/>
        </w:r>
        <w:r w:rsidRPr="00B92246">
          <w:rPr>
            <w:rStyle w:val="Hyperlink"/>
            <w:noProof/>
          </w:rPr>
          <w:instrText xml:space="preserve"> </w:instrText>
        </w:r>
        <w:r>
          <w:rPr>
            <w:noProof/>
          </w:rPr>
          <w:instrText>HYPERLINK \l "_Toc110529219"</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7.30 Luồng điều khiển thay đổi mật khẩu truy cập qua Mobile App</w:t>
        </w:r>
        <w:r>
          <w:rPr>
            <w:noProof/>
            <w:webHidden/>
          </w:rPr>
          <w:tab/>
        </w:r>
        <w:r>
          <w:rPr>
            <w:noProof/>
            <w:webHidden/>
          </w:rPr>
          <w:fldChar w:fldCharType="begin"/>
        </w:r>
        <w:r>
          <w:rPr>
            <w:noProof/>
            <w:webHidden/>
          </w:rPr>
          <w:instrText xml:space="preserve"> PAGEREF _Toc110529219 \h </w:instrText>
        </w:r>
      </w:ins>
      <w:r>
        <w:rPr>
          <w:noProof/>
          <w:webHidden/>
        </w:rPr>
      </w:r>
      <w:r>
        <w:rPr>
          <w:noProof/>
          <w:webHidden/>
        </w:rPr>
        <w:fldChar w:fldCharType="separate"/>
      </w:r>
      <w:r w:rsidR="00533729">
        <w:rPr>
          <w:noProof/>
          <w:webHidden/>
        </w:rPr>
        <w:t>104</w:t>
      </w:r>
      <w:ins w:author="toantk" w:date="2022-08-04T18:04:00Z" w:id="690">
        <w:r>
          <w:rPr>
            <w:noProof/>
            <w:webHidden/>
          </w:rPr>
          <w:fldChar w:fldCharType="end"/>
        </w:r>
        <w:r w:rsidRPr="00B92246">
          <w:rPr>
            <w:rStyle w:val="Hyperlink"/>
            <w:noProof/>
          </w:rPr>
          <w:fldChar w:fldCharType="end"/>
        </w:r>
      </w:ins>
    </w:p>
    <w:p w:rsidR="005F7785" w:rsidRDefault="005F7785" w14:paraId="25CADF7B" w14:textId="5FBC9145">
      <w:pPr>
        <w:pStyle w:val="TableofFigures"/>
        <w:tabs>
          <w:tab w:val="right" w:leader="dot" w:pos="9225"/>
        </w:tabs>
        <w:rPr>
          <w:ins w:author="toantk" w:date="2022-08-04T18:04:00Z" w:id="691"/>
          <w:rFonts w:asciiTheme="minorHAnsi" w:hAnsiTheme="minorHAnsi" w:eastAsiaTheme="minorEastAsia" w:cstheme="minorBidi"/>
          <w:noProof/>
          <w:sz w:val="22"/>
          <w:szCs w:val="22"/>
        </w:rPr>
      </w:pPr>
      <w:ins w:author="toantk" w:date="2022-08-04T18:04:00Z" w:id="692">
        <w:r w:rsidRPr="00B92246">
          <w:rPr>
            <w:rStyle w:val="Hyperlink"/>
            <w:noProof/>
          </w:rPr>
          <w:fldChar w:fldCharType="begin"/>
        </w:r>
        <w:r w:rsidRPr="00B92246">
          <w:rPr>
            <w:rStyle w:val="Hyperlink"/>
            <w:noProof/>
          </w:rPr>
          <w:instrText xml:space="preserve"> </w:instrText>
        </w:r>
        <w:r>
          <w:rPr>
            <w:noProof/>
          </w:rPr>
          <w:instrText>HYPERLINK \l "_Toc110529220"</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7.31 Luồng điều khiển lấy thông tin thiết bị mạng</w:t>
        </w:r>
        <w:r>
          <w:rPr>
            <w:noProof/>
            <w:webHidden/>
          </w:rPr>
          <w:tab/>
        </w:r>
        <w:r>
          <w:rPr>
            <w:noProof/>
            <w:webHidden/>
          </w:rPr>
          <w:fldChar w:fldCharType="begin"/>
        </w:r>
        <w:r>
          <w:rPr>
            <w:noProof/>
            <w:webHidden/>
          </w:rPr>
          <w:instrText xml:space="preserve"> PAGEREF _Toc110529220 \h </w:instrText>
        </w:r>
      </w:ins>
      <w:r>
        <w:rPr>
          <w:noProof/>
          <w:webHidden/>
        </w:rPr>
      </w:r>
      <w:r>
        <w:rPr>
          <w:noProof/>
          <w:webHidden/>
        </w:rPr>
        <w:fldChar w:fldCharType="separate"/>
      </w:r>
      <w:r w:rsidR="00533729">
        <w:rPr>
          <w:noProof/>
          <w:webHidden/>
        </w:rPr>
        <w:t>107</w:t>
      </w:r>
      <w:ins w:author="toantk" w:date="2022-08-04T18:04:00Z" w:id="693">
        <w:r>
          <w:rPr>
            <w:noProof/>
            <w:webHidden/>
          </w:rPr>
          <w:fldChar w:fldCharType="end"/>
        </w:r>
        <w:r w:rsidRPr="00B92246">
          <w:rPr>
            <w:rStyle w:val="Hyperlink"/>
            <w:noProof/>
          </w:rPr>
          <w:fldChar w:fldCharType="end"/>
        </w:r>
      </w:ins>
    </w:p>
    <w:p w:rsidR="005F7785" w:rsidRDefault="005F7785" w14:paraId="72EC26E1" w14:textId="75D3D392">
      <w:pPr>
        <w:pStyle w:val="TableofFigures"/>
        <w:tabs>
          <w:tab w:val="right" w:leader="dot" w:pos="9225"/>
        </w:tabs>
        <w:rPr>
          <w:ins w:author="toantk" w:date="2022-08-04T18:04:00Z" w:id="694"/>
          <w:rFonts w:asciiTheme="minorHAnsi" w:hAnsiTheme="minorHAnsi" w:eastAsiaTheme="minorEastAsia" w:cstheme="minorBidi"/>
          <w:noProof/>
          <w:sz w:val="22"/>
          <w:szCs w:val="22"/>
        </w:rPr>
      </w:pPr>
      <w:ins w:author="toantk" w:date="2022-08-04T18:04:00Z" w:id="695">
        <w:r w:rsidRPr="00B92246">
          <w:rPr>
            <w:rStyle w:val="Hyperlink"/>
            <w:noProof/>
          </w:rPr>
          <w:fldChar w:fldCharType="begin"/>
        </w:r>
        <w:r w:rsidRPr="00B92246">
          <w:rPr>
            <w:rStyle w:val="Hyperlink"/>
            <w:noProof/>
          </w:rPr>
          <w:instrText xml:space="preserve"> </w:instrText>
        </w:r>
        <w:r>
          <w:rPr>
            <w:noProof/>
          </w:rPr>
          <w:instrText>HYPERLINK \l "_Toc110529221"</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7.32 Luồng điều khiển lấy thông tin mạng qua Mobile App</w:t>
        </w:r>
        <w:r>
          <w:rPr>
            <w:noProof/>
            <w:webHidden/>
          </w:rPr>
          <w:tab/>
        </w:r>
        <w:r>
          <w:rPr>
            <w:noProof/>
            <w:webHidden/>
          </w:rPr>
          <w:fldChar w:fldCharType="begin"/>
        </w:r>
        <w:r>
          <w:rPr>
            <w:noProof/>
            <w:webHidden/>
          </w:rPr>
          <w:instrText xml:space="preserve"> PAGEREF _Toc110529221 \h </w:instrText>
        </w:r>
      </w:ins>
      <w:r>
        <w:rPr>
          <w:noProof/>
          <w:webHidden/>
        </w:rPr>
      </w:r>
      <w:r>
        <w:rPr>
          <w:noProof/>
          <w:webHidden/>
        </w:rPr>
        <w:fldChar w:fldCharType="separate"/>
      </w:r>
      <w:r w:rsidR="00533729">
        <w:rPr>
          <w:noProof/>
          <w:webHidden/>
        </w:rPr>
        <w:t>110</w:t>
      </w:r>
      <w:ins w:author="toantk" w:date="2022-08-04T18:04:00Z" w:id="696">
        <w:r>
          <w:rPr>
            <w:noProof/>
            <w:webHidden/>
          </w:rPr>
          <w:fldChar w:fldCharType="end"/>
        </w:r>
        <w:r w:rsidRPr="00B92246">
          <w:rPr>
            <w:rStyle w:val="Hyperlink"/>
            <w:noProof/>
          </w:rPr>
          <w:fldChar w:fldCharType="end"/>
        </w:r>
      </w:ins>
    </w:p>
    <w:p w:rsidR="005F7785" w:rsidRDefault="005F7785" w14:paraId="689C8497" w14:textId="7493630C">
      <w:pPr>
        <w:pStyle w:val="TableofFigures"/>
        <w:tabs>
          <w:tab w:val="right" w:leader="dot" w:pos="9225"/>
        </w:tabs>
        <w:rPr>
          <w:ins w:author="toantk" w:date="2022-08-04T18:04:00Z" w:id="697"/>
          <w:rFonts w:asciiTheme="minorHAnsi" w:hAnsiTheme="minorHAnsi" w:eastAsiaTheme="minorEastAsia" w:cstheme="minorBidi"/>
          <w:noProof/>
          <w:sz w:val="22"/>
          <w:szCs w:val="22"/>
        </w:rPr>
      </w:pPr>
      <w:ins w:author="toantk" w:date="2022-08-04T18:04:00Z" w:id="698">
        <w:r w:rsidRPr="00B92246">
          <w:rPr>
            <w:rStyle w:val="Hyperlink"/>
            <w:noProof/>
          </w:rPr>
          <w:fldChar w:fldCharType="begin"/>
        </w:r>
        <w:r w:rsidRPr="00B92246">
          <w:rPr>
            <w:rStyle w:val="Hyperlink"/>
            <w:noProof/>
          </w:rPr>
          <w:instrText xml:space="preserve"> </w:instrText>
        </w:r>
        <w:r>
          <w:rPr>
            <w:noProof/>
          </w:rPr>
          <w:instrText>HYPERLINK \l "_Toc110529222"</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7.34 Luồng điều khiển Ping qua Mobile App</w:t>
        </w:r>
        <w:r>
          <w:rPr>
            <w:noProof/>
            <w:webHidden/>
          </w:rPr>
          <w:tab/>
        </w:r>
        <w:r>
          <w:rPr>
            <w:noProof/>
            <w:webHidden/>
          </w:rPr>
          <w:fldChar w:fldCharType="begin"/>
        </w:r>
        <w:r>
          <w:rPr>
            <w:noProof/>
            <w:webHidden/>
          </w:rPr>
          <w:instrText xml:space="preserve"> PAGEREF _Toc110529222 \h </w:instrText>
        </w:r>
      </w:ins>
      <w:r>
        <w:rPr>
          <w:noProof/>
          <w:webHidden/>
        </w:rPr>
      </w:r>
      <w:r>
        <w:rPr>
          <w:noProof/>
          <w:webHidden/>
        </w:rPr>
        <w:fldChar w:fldCharType="separate"/>
      </w:r>
      <w:r w:rsidR="00533729">
        <w:rPr>
          <w:noProof/>
          <w:webHidden/>
        </w:rPr>
        <w:t>113</w:t>
      </w:r>
      <w:ins w:author="toantk" w:date="2022-08-04T18:04:00Z" w:id="699">
        <w:r>
          <w:rPr>
            <w:noProof/>
            <w:webHidden/>
          </w:rPr>
          <w:fldChar w:fldCharType="end"/>
        </w:r>
        <w:r w:rsidRPr="00B92246">
          <w:rPr>
            <w:rStyle w:val="Hyperlink"/>
            <w:noProof/>
          </w:rPr>
          <w:fldChar w:fldCharType="end"/>
        </w:r>
      </w:ins>
    </w:p>
    <w:p w:rsidR="005F7785" w:rsidRDefault="005F7785" w14:paraId="579782A0" w14:textId="55162E71">
      <w:pPr>
        <w:pStyle w:val="TableofFigures"/>
        <w:tabs>
          <w:tab w:val="right" w:leader="dot" w:pos="9225"/>
        </w:tabs>
        <w:rPr>
          <w:ins w:author="toantk" w:date="2022-08-04T18:04:00Z" w:id="700"/>
          <w:rFonts w:asciiTheme="minorHAnsi" w:hAnsiTheme="minorHAnsi" w:eastAsiaTheme="minorEastAsia" w:cstheme="minorBidi"/>
          <w:noProof/>
          <w:sz w:val="22"/>
          <w:szCs w:val="22"/>
        </w:rPr>
      </w:pPr>
      <w:ins w:author="toantk" w:date="2022-08-04T18:04:00Z" w:id="701">
        <w:r w:rsidRPr="00B92246">
          <w:rPr>
            <w:rStyle w:val="Hyperlink"/>
            <w:noProof/>
          </w:rPr>
          <w:lastRenderedPageBreak/>
          <w:fldChar w:fldCharType="begin"/>
        </w:r>
        <w:r w:rsidRPr="00B92246">
          <w:rPr>
            <w:rStyle w:val="Hyperlink"/>
            <w:noProof/>
          </w:rPr>
          <w:instrText xml:space="preserve"> </w:instrText>
        </w:r>
        <w:r>
          <w:rPr>
            <w:noProof/>
          </w:rPr>
          <w:instrText>HYPERLINK \l "_Toc110529223"</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7.35 Luồng điều khiển Trace qua Mobile App</w:t>
        </w:r>
        <w:r>
          <w:rPr>
            <w:noProof/>
            <w:webHidden/>
          </w:rPr>
          <w:tab/>
        </w:r>
        <w:r>
          <w:rPr>
            <w:noProof/>
            <w:webHidden/>
          </w:rPr>
          <w:fldChar w:fldCharType="begin"/>
        </w:r>
        <w:r>
          <w:rPr>
            <w:noProof/>
            <w:webHidden/>
          </w:rPr>
          <w:instrText xml:space="preserve"> PAGEREF _Toc110529223 \h </w:instrText>
        </w:r>
      </w:ins>
      <w:r>
        <w:rPr>
          <w:noProof/>
          <w:webHidden/>
        </w:rPr>
      </w:r>
      <w:r>
        <w:rPr>
          <w:noProof/>
          <w:webHidden/>
        </w:rPr>
        <w:fldChar w:fldCharType="separate"/>
      </w:r>
      <w:r w:rsidR="00533729">
        <w:rPr>
          <w:noProof/>
          <w:webHidden/>
        </w:rPr>
        <w:t>116</w:t>
      </w:r>
      <w:ins w:author="toantk" w:date="2022-08-04T18:04:00Z" w:id="702">
        <w:r>
          <w:rPr>
            <w:noProof/>
            <w:webHidden/>
          </w:rPr>
          <w:fldChar w:fldCharType="end"/>
        </w:r>
        <w:r w:rsidRPr="00B92246">
          <w:rPr>
            <w:rStyle w:val="Hyperlink"/>
            <w:noProof/>
          </w:rPr>
          <w:fldChar w:fldCharType="end"/>
        </w:r>
      </w:ins>
    </w:p>
    <w:p w:rsidR="005F7785" w:rsidRDefault="005F7785" w14:paraId="6A7B11EF" w14:textId="63E2420A">
      <w:pPr>
        <w:pStyle w:val="TableofFigures"/>
        <w:tabs>
          <w:tab w:val="right" w:leader="dot" w:pos="9225"/>
        </w:tabs>
        <w:rPr>
          <w:ins w:author="toantk" w:date="2022-08-04T18:04:00Z" w:id="703"/>
          <w:rFonts w:asciiTheme="minorHAnsi" w:hAnsiTheme="minorHAnsi" w:eastAsiaTheme="minorEastAsia" w:cstheme="minorBidi"/>
          <w:noProof/>
          <w:sz w:val="22"/>
          <w:szCs w:val="22"/>
        </w:rPr>
      </w:pPr>
      <w:ins w:author="toantk" w:date="2022-08-04T18:04:00Z" w:id="704">
        <w:r w:rsidRPr="00B92246">
          <w:rPr>
            <w:rStyle w:val="Hyperlink"/>
            <w:noProof/>
          </w:rPr>
          <w:fldChar w:fldCharType="begin"/>
        </w:r>
        <w:r w:rsidRPr="00B92246">
          <w:rPr>
            <w:rStyle w:val="Hyperlink"/>
            <w:noProof/>
          </w:rPr>
          <w:instrText xml:space="preserve"> </w:instrText>
        </w:r>
        <w:r>
          <w:rPr>
            <w:noProof/>
          </w:rPr>
          <w:instrText>HYPERLINK \l "_Toc110529224"</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7.36 Luồng điều khiển Speedtest qua Mobile App</w:t>
        </w:r>
        <w:r>
          <w:rPr>
            <w:noProof/>
            <w:webHidden/>
          </w:rPr>
          <w:tab/>
        </w:r>
        <w:r>
          <w:rPr>
            <w:noProof/>
            <w:webHidden/>
          </w:rPr>
          <w:fldChar w:fldCharType="begin"/>
        </w:r>
        <w:r>
          <w:rPr>
            <w:noProof/>
            <w:webHidden/>
          </w:rPr>
          <w:instrText xml:space="preserve"> PAGEREF _Toc110529224 \h </w:instrText>
        </w:r>
      </w:ins>
      <w:r>
        <w:rPr>
          <w:noProof/>
          <w:webHidden/>
        </w:rPr>
      </w:r>
      <w:r>
        <w:rPr>
          <w:noProof/>
          <w:webHidden/>
        </w:rPr>
        <w:fldChar w:fldCharType="separate"/>
      </w:r>
      <w:r w:rsidR="00533729">
        <w:rPr>
          <w:noProof/>
          <w:webHidden/>
        </w:rPr>
        <w:t>120</w:t>
      </w:r>
      <w:ins w:author="toantk" w:date="2022-08-04T18:04:00Z" w:id="705">
        <w:r>
          <w:rPr>
            <w:noProof/>
            <w:webHidden/>
          </w:rPr>
          <w:fldChar w:fldCharType="end"/>
        </w:r>
        <w:r w:rsidRPr="00B92246">
          <w:rPr>
            <w:rStyle w:val="Hyperlink"/>
            <w:noProof/>
          </w:rPr>
          <w:fldChar w:fldCharType="end"/>
        </w:r>
      </w:ins>
    </w:p>
    <w:p w:rsidR="005F7785" w:rsidRDefault="005F7785" w14:paraId="0E6BE78D" w14:textId="461078F3">
      <w:pPr>
        <w:pStyle w:val="TableofFigures"/>
        <w:tabs>
          <w:tab w:val="right" w:leader="dot" w:pos="9225"/>
        </w:tabs>
        <w:rPr>
          <w:ins w:author="toantk" w:date="2022-08-04T18:04:00Z" w:id="706"/>
          <w:rFonts w:asciiTheme="minorHAnsi" w:hAnsiTheme="minorHAnsi" w:eastAsiaTheme="minorEastAsia" w:cstheme="minorBidi"/>
          <w:noProof/>
          <w:sz w:val="22"/>
          <w:szCs w:val="22"/>
        </w:rPr>
      </w:pPr>
      <w:ins w:author="toantk" w:date="2022-08-04T18:04:00Z" w:id="707">
        <w:r w:rsidRPr="00B92246">
          <w:rPr>
            <w:rStyle w:val="Hyperlink"/>
            <w:noProof/>
          </w:rPr>
          <w:fldChar w:fldCharType="begin"/>
        </w:r>
        <w:r w:rsidRPr="00B92246">
          <w:rPr>
            <w:rStyle w:val="Hyperlink"/>
            <w:noProof/>
          </w:rPr>
          <w:instrText xml:space="preserve"> </w:instrText>
        </w:r>
        <w:r>
          <w:rPr>
            <w:noProof/>
          </w:rPr>
          <w:instrText>HYPERLINK \l "_Toc110529225"</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7.37 Luồng điều khiển reboot thiết bị qua Mobile App</w:t>
        </w:r>
        <w:r>
          <w:rPr>
            <w:noProof/>
            <w:webHidden/>
          </w:rPr>
          <w:tab/>
        </w:r>
        <w:r>
          <w:rPr>
            <w:noProof/>
            <w:webHidden/>
          </w:rPr>
          <w:fldChar w:fldCharType="begin"/>
        </w:r>
        <w:r>
          <w:rPr>
            <w:noProof/>
            <w:webHidden/>
          </w:rPr>
          <w:instrText xml:space="preserve"> PAGEREF _Toc110529225 \h </w:instrText>
        </w:r>
      </w:ins>
      <w:r>
        <w:rPr>
          <w:noProof/>
          <w:webHidden/>
        </w:rPr>
      </w:r>
      <w:r>
        <w:rPr>
          <w:noProof/>
          <w:webHidden/>
        </w:rPr>
        <w:fldChar w:fldCharType="separate"/>
      </w:r>
      <w:r w:rsidR="00533729">
        <w:rPr>
          <w:noProof/>
          <w:webHidden/>
        </w:rPr>
        <w:t>123</w:t>
      </w:r>
      <w:ins w:author="toantk" w:date="2022-08-04T18:04:00Z" w:id="708">
        <w:r>
          <w:rPr>
            <w:noProof/>
            <w:webHidden/>
          </w:rPr>
          <w:fldChar w:fldCharType="end"/>
        </w:r>
        <w:r w:rsidRPr="00B92246">
          <w:rPr>
            <w:rStyle w:val="Hyperlink"/>
            <w:noProof/>
          </w:rPr>
          <w:fldChar w:fldCharType="end"/>
        </w:r>
      </w:ins>
    </w:p>
    <w:p w:rsidR="005F7785" w:rsidRDefault="005F7785" w14:paraId="5C9ECB03" w14:textId="7D3F5777">
      <w:pPr>
        <w:pStyle w:val="TableofFigures"/>
        <w:tabs>
          <w:tab w:val="right" w:leader="dot" w:pos="9225"/>
        </w:tabs>
        <w:rPr>
          <w:ins w:author="toantk" w:date="2022-08-04T18:04:00Z" w:id="709"/>
          <w:rFonts w:asciiTheme="minorHAnsi" w:hAnsiTheme="minorHAnsi" w:eastAsiaTheme="minorEastAsia" w:cstheme="minorBidi"/>
          <w:noProof/>
          <w:sz w:val="22"/>
          <w:szCs w:val="22"/>
        </w:rPr>
      </w:pPr>
      <w:ins w:author="toantk" w:date="2022-08-04T18:04:00Z" w:id="710">
        <w:r w:rsidRPr="00B92246">
          <w:rPr>
            <w:rStyle w:val="Hyperlink"/>
            <w:noProof/>
          </w:rPr>
          <w:fldChar w:fldCharType="begin"/>
        </w:r>
        <w:r w:rsidRPr="00B92246">
          <w:rPr>
            <w:rStyle w:val="Hyperlink"/>
            <w:noProof/>
          </w:rPr>
          <w:instrText xml:space="preserve"> </w:instrText>
        </w:r>
        <w:r>
          <w:rPr>
            <w:noProof/>
          </w:rPr>
          <w:instrText>HYPERLINK \l "_Toc110529226"</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7.38 Luồng điều khiển Reset thiết bị qua Mobile App</w:t>
        </w:r>
        <w:r>
          <w:rPr>
            <w:noProof/>
            <w:webHidden/>
          </w:rPr>
          <w:tab/>
        </w:r>
        <w:r>
          <w:rPr>
            <w:noProof/>
            <w:webHidden/>
          </w:rPr>
          <w:fldChar w:fldCharType="begin"/>
        </w:r>
        <w:r>
          <w:rPr>
            <w:noProof/>
            <w:webHidden/>
          </w:rPr>
          <w:instrText xml:space="preserve"> PAGEREF _Toc110529226 \h </w:instrText>
        </w:r>
      </w:ins>
      <w:r>
        <w:rPr>
          <w:noProof/>
          <w:webHidden/>
        </w:rPr>
      </w:r>
      <w:r>
        <w:rPr>
          <w:noProof/>
          <w:webHidden/>
        </w:rPr>
        <w:fldChar w:fldCharType="separate"/>
      </w:r>
      <w:r w:rsidR="00533729">
        <w:rPr>
          <w:noProof/>
          <w:webHidden/>
        </w:rPr>
        <w:t>126</w:t>
      </w:r>
      <w:ins w:author="toantk" w:date="2022-08-04T18:04:00Z" w:id="711">
        <w:r>
          <w:rPr>
            <w:noProof/>
            <w:webHidden/>
          </w:rPr>
          <w:fldChar w:fldCharType="end"/>
        </w:r>
        <w:r w:rsidRPr="00B92246">
          <w:rPr>
            <w:rStyle w:val="Hyperlink"/>
            <w:noProof/>
          </w:rPr>
          <w:fldChar w:fldCharType="end"/>
        </w:r>
      </w:ins>
    </w:p>
    <w:p w:rsidR="005F7785" w:rsidRDefault="005F7785" w14:paraId="52DF142C" w14:textId="0DCDD9A1">
      <w:pPr>
        <w:pStyle w:val="TableofFigures"/>
        <w:tabs>
          <w:tab w:val="right" w:leader="dot" w:pos="9225"/>
        </w:tabs>
        <w:rPr>
          <w:ins w:author="toantk" w:date="2022-08-04T18:04:00Z" w:id="712"/>
          <w:rFonts w:asciiTheme="minorHAnsi" w:hAnsiTheme="minorHAnsi" w:eastAsiaTheme="minorEastAsia" w:cstheme="minorBidi"/>
          <w:noProof/>
          <w:sz w:val="22"/>
          <w:szCs w:val="22"/>
        </w:rPr>
      </w:pPr>
      <w:ins w:author="toantk" w:date="2022-08-04T18:04:00Z" w:id="713">
        <w:r w:rsidRPr="00B92246">
          <w:rPr>
            <w:rStyle w:val="Hyperlink"/>
            <w:noProof/>
          </w:rPr>
          <w:fldChar w:fldCharType="begin"/>
        </w:r>
        <w:r w:rsidRPr="00B92246">
          <w:rPr>
            <w:rStyle w:val="Hyperlink"/>
            <w:noProof/>
          </w:rPr>
          <w:instrText xml:space="preserve"> </w:instrText>
        </w:r>
        <w:r>
          <w:rPr>
            <w:noProof/>
          </w:rPr>
          <w:instrText>HYPERLINK \l "_Toc110529227"</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7.39 Luồng điều khiển nâng cấp Firmware qua Mobile App</w:t>
        </w:r>
        <w:r>
          <w:rPr>
            <w:noProof/>
            <w:webHidden/>
          </w:rPr>
          <w:tab/>
        </w:r>
        <w:r>
          <w:rPr>
            <w:noProof/>
            <w:webHidden/>
          </w:rPr>
          <w:fldChar w:fldCharType="begin"/>
        </w:r>
        <w:r>
          <w:rPr>
            <w:noProof/>
            <w:webHidden/>
          </w:rPr>
          <w:instrText xml:space="preserve"> PAGEREF _Toc110529227 \h </w:instrText>
        </w:r>
      </w:ins>
      <w:r>
        <w:rPr>
          <w:noProof/>
          <w:webHidden/>
        </w:rPr>
      </w:r>
      <w:r>
        <w:rPr>
          <w:noProof/>
          <w:webHidden/>
        </w:rPr>
        <w:fldChar w:fldCharType="separate"/>
      </w:r>
      <w:r w:rsidR="00533729">
        <w:rPr>
          <w:noProof/>
          <w:webHidden/>
        </w:rPr>
        <w:t>129</w:t>
      </w:r>
      <w:ins w:author="toantk" w:date="2022-08-04T18:04:00Z" w:id="714">
        <w:r>
          <w:rPr>
            <w:noProof/>
            <w:webHidden/>
          </w:rPr>
          <w:fldChar w:fldCharType="end"/>
        </w:r>
        <w:r w:rsidRPr="00B92246">
          <w:rPr>
            <w:rStyle w:val="Hyperlink"/>
            <w:noProof/>
          </w:rPr>
          <w:fldChar w:fldCharType="end"/>
        </w:r>
      </w:ins>
    </w:p>
    <w:p w:rsidR="005F7785" w:rsidRDefault="005F7785" w14:paraId="5315ACE8" w14:textId="25099C4C">
      <w:pPr>
        <w:pStyle w:val="TableofFigures"/>
        <w:tabs>
          <w:tab w:val="right" w:leader="dot" w:pos="9225"/>
        </w:tabs>
        <w:rPr>
          <w:ins w:author="toantk" w:date="2022-08-04T18:04:00Z" w:id="715"/>
          <w:rFonts w:asciiTheme="minorHAnsi" w:hAnsiTheme="minorHAnsi" w:eastAsiaTheme="minorEastAsia" w:cstheme="minorBidi"/>
          <w:noProof/>
          <w:sz w:val="22"/>
          <w:szCs w:val="22"/>
        </w:rPr>
      </w:pPr>
      <w:ins w:author="toantk" w:date="2022-08-04T18:04:00Z" w:id="716">
        <w:r w:rsidRPr="00B92246">
          <w:rPr>
            <w:rStyle w:val="Hyperlink"/>
            <w:noProof/>
          </w:rPr>
          <w:fldChar w:fldCharType="begin"/>
        </w:r>
        <w:r w:rsidRPr="00B92246">
          <w:rPr>
            <w:rStyle w:val="Hyperlink"/>
            <w:noProof/>
          </w:rPr>
          <w:instrText xml:space="preserve"> </w:instrText>
        </w:r>
        <w:r>
          <w:rPr>
            <w:noProof/>
          </w:rPr>
          <w:instrText>HYPERLINK \l "_Toc110529228"</w:instrText>
        </w:r>
        <w:r w:rsidRPr="00B92246">
          <w:rPr>
            <w:rStyle w:val="Hyperlink"/>
            <w:noProof/>
          </w:rPr>
          <w:instrText xml:space="preserve"> </w:instrText>
        </w:r>
        <w:r w:rsidRPr="00B92246">
          <w:rPr>
            <w:rStyle w:val="Hyperlink"/>
            <w:noProof/>
          </w:rPr>
          <w:fldChar w:fldCharType="separate"/>
        </w:r>
        <w:r w:rsidRPr="00B92246">
          <w:rPr>
            <w:rStyle w:val="Hyperlink"/>
            <w:noProof/>
          </w:rPr>
          <w:t>Hình 7.40 Luồng điều khiển cập nhật Database từ Mobile App</w:t>
        </w:r>
        <w:r>
          <w:rPr>
            <w:noProof/>
            <w:webHidden/>
          </w:rPr>
          <w:tab/>
        </w:r>
        <w:r>
          <w:rPr>
            <w:noProof/>
            <w:webHidden/>
          </w:rPr>
          <w:fldChar w:fldCharType="begin"/>
        </w:r>
        <w:r>
          <w:rPr>
            <w:noProof/>
            <w:webHidden/>
          </w:rPr>
          <w:instrText xml:space="preserve"> PAGEREF _Toc110529228 \h </w:instrText>
        </w:r>
      </w:ins>
      <w:r>
        <w:rPr>
          <w:noProof/>
          <w:webHidden/>
        </w:rPr>
      </w:r>
      <w:r>
        <w:rPr>
          <w:noProof/>
          <w:webHidden/>
        </w:rPr>
        <w:fldChar w:fldCharType="separate"/>
      </w:r>
      <w:r w:rsidR="00533729">
        <w:rPr>
          <w:noProof/>
          <w:webHidden/>
        </w:rPr>
        <w:t>133</w:t>
      </w:r>
      <w:ins w:author="toantk" w:date="2022-08-04T18:04:00Z" w:id="717">
        <w:r>
          <w:rPr>
            <w:noProof/>
            <w:webHidden/>
          </w:rPr>
          <w:fldChar w:fldCharType="end"/>
        </w:r>
        <w:r w:rsidRPr="00B92246">
          <w:rPr>
            <w:rStyle w:val="Hyperlink"/>
            <w:noProof/>
          </w:rPr>
          <w:fldChar w:fldCharType="end"/>
        </w:r>
      </w:ins>
    </w:p>
    <w:p w:rsidR="005F7785" w:rsidDel="005F7785" w:rsidRDefault="005F7785" w14:paraId="2D48B2A6" w14:textId="77777777">
      <w:pPr>
        <w:pStyle w:val="TableofFigures"/>
        <w:tabs>
          <w:tab w:val="right" w:leader="dot" w:pos="9225"/>
        </w:tabs>
        <w:rPr>
          <w:del w:author="toantk" w:date="2022-08-04T18:04:00Z" w:id="718"/>
          <w:noProof/>
        </w:rPr>
      </w:pPr>
    </w:p>
    <w:p w:rsidR="005D4203" w:rsidDel="005D4203" w:rsidRDefault="003A62BA" w14:paraId="245D8613" w14:textId="2DA78021">
      <w:pPr>
        <w:pStyle w:val="TableofFigures"/>
        <w:tabs>
          <w:tab w:val="right" w:leader="dot" w:pos="9225"/>
        </w:tabs>
        <w:rPr>
          <w:del w:author="toantk" w:date="2022-07-28T14:12:00Z" w:id="719"/>
          <w:noProof/>
        </w:rPr>
      </w:pPr>
      <w:ins w:author="Tran Khanh Toan" w:date="2022-07-29T08:26:00Z" w:id="720">
        <w:del w:author="toantk" w:date="2022-08-04T18:04:00Z" w:id="721">
          <w:r w:rsidDel="005F7785">
            <w:rPr>
              <w:noProof/>
              <w:webHidden/>
            </w:rPr>
            <w:delText>121320283234363841444650535557606366697375777981838689929597100103106109112116120123125127129</w:delText>
          </w:r>
        </w:del>
      </w:ins>
    </w:p>
    <w:p w:rsidR="002611CE" w:rsidDel="002611CE" w:rsidRDefault="002611CE" w14:paraId="3BA62ACA" w14:textId="77777777">
      <w:pPr>
        <w:pStyle w:val="TableofFigures"/>
        <w:tabs>
          <w:tab w:val="right" w:leader="dot" w:pos="9225"/>
        </w:tabs>
        <w:rPr>
          <w:del w:author="toantk" w:date="2022-07-28T11:13:00Z" w:id="722"/>
          <w:noProof/>
        </w:rPr>
      </w:pPr>
    </w:p>
    <w:p w:rsidR="00881A01" w:rsidDel="00881A01" w:rsidRDefault="00881A01" w14:paraId="041C331F" w14:textId="77777777">
      <w:pPr>
        <w:pStyle w:val="TableofFigures"/>
        <w:tabs>
          <w:tab w:val="right" w:leader="dot" w:pos="9225"/>
        </w:tabs>
        <w:rPr>
          <w:del w:author="toantk" w:date="2022-07-28T09:55:00Z" w:id="723"/>
          <w:noProof/>
        </w:rPr>
      </w:pPr>
    </w:p>
    <w:p w:rsidR="00881A01" w:rsidDel="00881A01" w:rsidRDefault="00881A01" w14:paraId="20F9F888" w14:textId="77777777">
      <w:pPr>
        <w:pStyle w:val="TableofFigures"/>
        <w:tabs>
          <w:tab w:val="right" w:leader="dot" w:pos="9225"/>
        </w:tabs>
        <w:rPr>
          <w:del w:author="toantk" w:date="2022-07-28T09:54:00Z" w:id="724"/>
          <w:noProof/>
        </w:rPr>
      </w:pPr>
    </w:p>
    <w:p w:rsidR="00881A01" w:rsidDel="00881A01" w:rsidRDefault="00881A01" w14:paraId="7E3F4984" w14:textId="77777777">
      <w:pPr>
        <w:pStyle w:val="TableofFigures"/>
        <w:tabs>
          <w:tab w:val="right" w:leader="dot" w:pos="9225"/>
        </w:tabs>
        <w:rPr>
          <w:del w:author="toantk" w:date="2022-07-28T09:47:00Z" w:id="725"/>
          <w:noProof/>
        </w:rPr>
      </w:pPr>
    </w:p>
    <w:p w:rsidR="008F426B" w:rsidDel="008F426B" w:rsidRDefault="008F426B" w14:paraId="2FF4C3CD" w14:textId="77777777">
      <w:pPr>
        <w:pStyle w:val="TableofFigures"/>
        <w:tabs>
          <w:tab w:val="right" w:leader="dot" w:pos="9225"/>
        </w:tabs>
        <w:rPr>
          <w:del w:author="toantk" w:date="2022-07-27T18:09:00Z" w:id="726"/>
          <w:noProof/>
        </w:rPr>
      </w:pPr>
    </w:p>
    <w:p w:rsidR="008F426B" w:rsidDel="008F426B" w:rsidRDefault="008F426B" w14:paraId="4A08C596" w14:textId="77777777">
      <w:pPr>
        <w:pStyle w:val="TableofFigures"/>
        <w:tabs>
          <w:tab w:val="right" w:leader="dot" w:pos="9225"/>
        </w:tabs>
        <w:rPr>
          <w:del w:author="toantk" w:date="2022-07-27T18:08:00Z" w:id="727"/>
          <w:noProof/>
        </w:rPr>
      </w:pPr>
    </w:p>
    <w:p w:rsidR="008F426B" w:rsidDel="008F426B" w:rsidRDefault="008F426B" w14:paraId="3D1384CD" w14:textId="77777777">
      <w:pPr>
        <w:pStyle w:val="TableofFigures"/>
        <w:tabs>
          <w:tab w:val="right" w:leader="dot" w:pos="9225"/>
        </w:tabs>
        <w:rPr>
          <w:del w:author="toantk" w:date="2022-07-27T18:06:00Z" w:id="728"/>
          <w:noProof/>
        </w:rPr>
      </w:pPr>
    </w:p>
    <w:p w:rsidR="008F426B" w:rsidDel="008F426B" w:rsidRDefault="008F426B" w14:paraId="0059DDE2" w14:textId="77777777">
      <w:pPr>
        <w:pStyle w:val="TableofFigures"/>
        <w:tabs>
          <w:tab w:val="right" w:leader="dot" w:pos="9225"/>
        </w:tabs>
        <w:rPr>
          <w:del w:author="toantk" w:date="2022-07-27T18:04:00Z" w:id="729"/>
          <w:noProof/>
        </w:rPr>
      </w:pPr>
    </w:p>
    <w:p w:rsidR="008F426B" w:rsidDel="008F426B" w:rsidRDefault="008F426B" w14:paraId="70424347" w14:textId="77777777">
      <w:pPr>
        <w:pStyle w:val="TableofFigures"/>
        <w:tabs>
          <w:tab w:val="right" w:leader="dot" w:pos="9225"/>
        </w:tabs>
        <w:rPr>
          <w:del w:author="toantk" w:date="2022-07-27T18:01:00Z" w:id="730"/>
          <w:noProof/>
        </w:rPr>
      </w:pPr>
    </w:p>
    <w:p w:rsidR="004F5902" w:rsidDel="004F5902" w:rsidRDefault="004F5902" w14:paraId="608AB4F1" w14:textId="77777777">
      <w:pPr>
        <w:pStyle w:val="TableofFigures"/>
        <w:tabs>
          <w:tab w:val="right" w:leader="dot" w:pos="9225"/>
        </w:tabs>
        <w:rPr>
          <w:del w:author="toantk" w:date="2022-07-27T18:00:00Z" w:id="731"/>
          <w:noProof/>
        </w:rPr>
      </w:pPr>
    </w:p>
    <w:p w:rsidR="004F5902" w:rsidDel="004F5902" w:rsidRDefault="004F5902" w14:paraId="4DA8557A" w14:textId="77777777">
      <w:pPr>
        <w:pStyle w:val="TableofFigures"/>
        <w:tabs>
          <w:tab w:val="right" w:leader="dot" w:pos="9225"/>
        </w:tabs>
        <w:rPr>
          <w:del w:author="toantk" w:date="2022-07-27T17:58:00Z" w:id="732"/>
          <w:noProof/>
        </w:rPr>
      </w:pPr>
    </w:p>
    <w:p w:rsidR="003E1A5F" w:rsidDel="003E1A5F" w:rsidRDefault="003E1A5F" w14:paraId="2FB6F79B" w14:textId="77777777">
      <w:pPr>
        <w:pStyle w:val="TableofFigures"/>
        <w:tabs>
          <w:tab w:val="right" w:leader="dot" w:pos="9225"/>
        </w:tabs>
        <w:rPr>
          <w:del w:author="toantk" w:date="2022-07-27T17:39:00Z" w:id="733"/>
          <w:noProof/>
        </w:rPr>
      </w:pPr>
    </w:p>
    <w:p w:rsidR="003E1A5F" w:rsidDel="003E1A5F" w:rsidRDefault="003E1A5F" w14:paraId="6058168A" w14:textId="77777777">
      <w:pPr>
        <w:pStyle w:val="TableofFigures"/>
        <w:tabs>
          <w:tab w:val="right" w:leader="dot" w:pos="9225"/>
        </w:tabs>
        <w:rPr>
          <w:del w:author="toantk" w:date="2022-07-27T17:37:00Z" w:id="734"/>
          <w:noProof/>
        </w:rPr>
      </w:pPr>
    </w:p>
    <w:p w:rsidR="00866580" w:rsidDel="003E1A5F" w:rsidRDefault="00866580" w14:paraId="6A9B87DA" w14:textId="7DFE5F94">
      <w:pPr>
        <w:pStyle w:val="TableofFigures"/>
        <w:tabs>
          <w:tab w:val="right" w:leader="dot" w:pos="9225"/>
        </w:tabs>
        <w:rPr>
          <w:ins w:author="Tran Khanh Toan" w:date="2022-07-01T15:51:00Z" w:id="735"/>
          <w:del w:author="toantk" w:date="2022-07-27T17:37:00Z" w:id="736"/>
          <w:rFonts w:asciiTheme="minorHAnsi" w:hAnsiTheme="minorHAnsi" w:eastAsiaTheme="minorEastAsia" w:cstheme="minorBidi"/>
          <w:noProof/>
          <w:sz w:val="22"/>
          <w:szCs w:val="22"/>
        </w:rPr>
      </w:pPr>
      <w:ins w:author="Tran Khanh Toan" w:date="2022-07-01T15:51:00Z" w:id="737">
        <w:del w:author="toantk" w:date="2022-07-27T17:37:00Z" w:id="738">
          <w:r w:rsidRPr="003E1A5F" w:rsidDel="003E1A5F">
            <w:rPr>
              <w:rStyle w:val="Hyperlink"/>
              <w:noProof/>
            </w:rPr>
            <w:delText>Hình 6.1 Mô hình kết nối giữa ONT và OneLink App</w:delText>
          </w:r>
          <w:r w:rsidDel="003E1A5F">
            <w:rPr>
              <w:noProof/>
              <w:webHidden/>
            </w:rPr>
            <w:tab/>
          </w:r>
        </w:del>
      </w:ins>
      <w:ins w:author="Tran Khanh Toan" w:date="2022-07-01T15:52:00Z" w:id="739">
        <w:del w:author="toantk" w:date="2022-07-27T17:37:00Z" w:id="740">
          <w:r w:rsidDel="003E1A5F">
            <w:rPr>
              <w:noProof/>
              <w:webHidden/>
            </w:rPr>
            <w:delText>12</w:delText>
          </w:r>
        </w:del>
      </w:ins>
    </w:p>
    <w:p w:rsidR="00866580" w:rsidDel="003E1A5F" w:rsidRDefault="00866580" w14:paraId="6BB7A65C" w14:textId="3FA920C6">
      <w:pPr>
        <w:pStyle w:val="TableofFigures"/>
        <w:tabs>
          <w:tab w:val="right" w:leader="dot" w:pos="9225"/>
        </w:tabs>
        <w:rPr>
          <w:ins w:author="Tran Khanh Toan" w:date="2022-07-01T15:51:00Z" w:id="741"/>
          <w:del w:author="toantk" w:date="2022-07-27T17:37:00Z" w:id="742"/>
          <w:rFonts w:asciiTheme="minorHAnsi" w:hAnsiTheme="minorHAnsi" w:eastAsiaTheme="minorEastAsia" w:cstheme="minorBidi"/>
          <w:noProof/>
          <w:sz w:val="22"/>
          <w:szCs w:val="22"/>
        </w:rPr>
      </w:pPr>
      <w:ins w:author="Tran Khanh Toan" w:date="2022-07-01T15:51:00Z" w:id="743">
        <w:del w:author="toantk" w:date="2022-07-27T17:37:00Z" w:id="744">
          <w:r w:rsidRPr="003E1A5F" w:rsidDel="003E1A5F">
            <w:rPr>
              <w:rStyle w:val="Hyperlink"/>
              <w:noProof/>
            </w:rPr>
            <w:delText>Hình 6.2 Kiến trúc giải pháp trên ONT</w:delText>
          </w:r>
          <w:r w:rsidDel="003E1A5F">
            <w:rPr>
              <w:noProof/>
              <w:webHidden/>
            </w:rPr>
            <w:tab/>
          </w:r>
        </w:del>
      </w:ins>
      <w:ins w:author="Tran Khanh Toan" w:date="2022-07-01T15:52:00Z" w:id="745">
        <w:del w:author="toantk" w:date="2022-07-27T17:37:00Z" w:id="746">
          <w:r w:rsidDel="003E1A5F">
            <w:rPr>
              <w:noProof/>
              <w:webHidden/>
            </w:rPr>
            <w:delText>13</w:delText>
          </w:r>
        </w:del>
      </w:ins>
    </w:p>
    <w:p w:rsidR="00866580" w:rsidDel="003E1A5F" w:rsidRDefault="00866580" w14:paraId="7F761466" w14:textId="22D0DBC2">
      <w:pPr>
        <w:pStyle w:val="TableofFigures"/>
        <w:tabs>
          <w:tab w:val="right" w:leader="dot" w:pos="9225"/>
        </w:tabs>
        <w:rPr>
          <w:ins w:author="Tran Khanh Toan" w:date="2022-07-01T15:51:00Z" w:id="747"/>
          <w:del w:author="toantk" w:date="2022-07-27T17:37:00Z" w:id="748"/>
          <w:rFonts w:asciiTheme="minorHAnsi" w:hAnsiTheme="minorHAnsi" w:eastAsiaTheme="minorEastAsia" w:cstheme="minorBidi"/>
          <w:noProof/>
          <w:sz w:val="22"/>
          <w:szCs w:val="22"/>
        </w:rPr>
      </w:pPr>
      <w:ins w:author="Tran Khanh Toan" w:date="2022-07-01T15:51:00Z" w:id="749">
        <w:del w:author="toantk" w:date="2022-07-27T17:37:00Z" w:id="750">
          <w:r w:rsidRPr="003E1A5F" w:rsidDel="003E1A5F">
            <w:rPr>
              <w:rStyle w:val="Hyperlink"/>
              <w:noProof/>
            </w:rPr>
            <w:delText>Hình 7.1 Luồng dữ liệu dò tìm các thiết bị trong mạng</w:delText>
          </w:r>
          <w:r w:rsidDel="003E1A5F">
            <w:rPr>
              <w:noProof/>
              <w:webHidden/>
            </w:rPr>
            <w:tab/>
          </w:r>
        </w:del>
      </w:ins>
      <w:ins w:author="Tran Khanh Toan" w:date="2022-07-01T15:52:00Z" w:id="751">
        <w:del w:author="toantk" w:date="2022-07-27T17:37:00Z" w:id="752">
          <w:r w:rsidDel="003E1A5F">
            <w:rPr>
              <w:noProof/>
              <w:webHidden/>
            </w:rPr>
            <w:delText>21</w:delText>
          </w:r>
        </w:del>
      </w:ins>
    </w:p>
    <w:p w:rsidR="00866580" w:rsidDel="003E1A5F" w:rsidRDefault="00866580" w14:paraId="6FF98C5B" w14:textId="526F0BBE">
      <w:pPr>
        <w:pStyle w:val="TableofFigures"/>
        <w:tabs>
          <w:tab w:val="right" w:leader="dot" w:pos="9225"/>
        </w:tabs>
        <w:rPr>
          <w:ins w:author="Tran Khanh Toan" w:date="2022-07-01T15:51:00Z" w:id="753"/>
          <w:del w:author="toantk" w:date="2022-07-27T17:37:00Z" w:id="754"/>
          <w:rFonts w:asciiTheme="minorHAnsi" w:hAnsiTheme="minorHAnsi" w:eastAsiaTheme="minorEastAsia" w:cstheme="minorBidi"/>
          <w:noProof/>
          <w:sz w:val="22"/>
          <w:szCs w:val="22"/>
        </w:rPr>
      </w:pPr>
      <w:ins w:author="Tran Khanh Toan" w:date="2022-07-01T15:51:00Z" w:id="755">
        <w:del w:author="toantk" w:date="2022-07-27T17:37:00Z" w:id="756">
          <w:r w:rsidRPr="003E1A5F" w:rsidDel="003E1A5F">
            <w:rPr>
              <w:rStyle w:val="Hyperlink"/>
              <w:noProof/>
            </w:rPr>
            <w:delText>Hình 7.2 Luồng dữ liệu điều khiển Login vào thiết bị từ Mobile App với tài khoản không hợp lệ</w:delText>
          </w:r>
          <w:r w:rsidDel="003E1A5F">
            <w:rPr>
              <w:noProof/>
              <w:webHidden/>
            </w:rPr>
            <w:tab/>
          </w:r>
        </w:del>
      </w:ins>
      <w:ins w:author="Tran Khanh Toan" w:date="2022-07-01T15:52:00Z" w:id="757">
        <w:del w:author="toantk" w:date="2022-07-27T17:37:00Z" w:id="758">
          <w:r w:rsidDel="003E1A5F">
            <w:rPr>
              <w:noProof/>
              <w:webHidden/>
            </w:rPr>
            <w:delText>25</w:delText>
          </w:r>
        </w:del>
      </w:ins>
    </w:p>
    <w:p w:rsidR="00866580" w:rsidDel="003E1A5F" w:rsidRDefault="00866580" w14:paraId="538A7046" w14:textId="7CB86B23">
      <w:pPr>
        <w:pStyle w:val="TableofFigures"/>
        <w:tabs>
          <w:tab w:val="right" w:leader="dot" w:pos="9225"/>
        </w:tabs>
        <w:rPr>
          <w:ins w:author="Tran Khanh Toan" w:date="2022-07-01T15:51:00Z" w:id="759"/>
          <w:del w:author="toantk" w:date="2022-07-27T17:37:00Z" w:id="760"/>
          <w:rFonts w:asciiTheme="minorHAnsi" w:hAnsiTheme="minorHAnsi" w:eastAsiaTheme="minorEastAsia" w:cstheme="minorBidi"/>
          <w:noProof/>
          <w:sz w:val="22"/>
          <w:szCs w:val="22"/>
        </w:rPr>
      </w:pPr>
      <w:ins w:author="Tran Khanh Toan" w:date="2022-07-01T15:51:00Z" w:id="761">
        <w:del w:author="toantk" w:date="2022-07-27T17:37:00Z" w:id="762">
          <w:r w:rsidRPr="003E1A5F" w:rsidDel="003E1A5F">
            <w:rPr>
              <w:rStyle w:val="Hyperlink"/>
              <w:noProof/>
            </w:rPr>
            <w:delText>Hình 7.3 Luồng dữ liệu điều khiển lấy thông tin cấu hình SLID hiện tại từ Mobile App</w:delText>
          </w:r>
          <w:r w:rsidDel="003E1A5F">
            <w:rPr>
              <w:noProof/>
              <w:webHidden/>
            </w:rPr>
            <w:tab/>
          </w:r>
        </w:del>
      </w:ins>
      <w:ins w:author="Tran Khanh Toan" w:date="2022-07-01T15:52:00Z" w:id="763">
        <w:del w:author="toantk" w:date="2022-07-27T17:37:00Z" w:id="764">
          <w:r w:rsidDel="003E1A5F">
            <w:rPr>
              <w:noProof/>
              <w:webHidden/>
            </w:rPr>
            <w:delText>33</w:delText>
          </w:r>
        </w:del>
      </w:ins>
    </w:p>
    <w:p w:rsidR="00866580" w:rsidDel="003E1A5F" w:rsidRDefault="00866580" w14:paraId="010218F5" w14:textId="51F7A3B3">
      <w:pPr>
        <w:pStyle w:val="TableofFigures"/>
        <w:tabs>
          <w:tab w:val="right" w:leader="dot" w:pos="9225"/>
        </w:tabs>
        <w:rPr>
          <w:ins w:author="Tran Khanh Toan" w:date="2022-07-01T15:51:00Z" w:id="765"/>
          <w:del w:author="toantk" w:date="2022-07-27T17:37:00Z" w:id="766"/>
          <w:rFonts w:asciiTheme="minorHAnsi" w:hAnsiTheme="minorHAnsi" w:eastAsiaTheme="minorEastAsia" w:cstheme="minorBidi"/>
          <w:noProof/>
          <w:sz w:val="22"/>
          <w:szCs w:val="22"/>
        </w:rPr>
      </w:pPr>
      <w:ins w:author="Tran Khanh Toan" w:date="2022-07-01T15:51:00Z" w:id="767">
        <w:del w:author="toantk" w:date="2022-07-27T17:37:00Z" w:id="768">
          <w:r w:rsidRPr="003E1A5F" w:rsidDel="003E1A5F">
            <w:rPr>
              <w:rStyle w:val="Hyperlink"/>
              <w:noProof/>
            </w:rPr>
            <w:delText>Hình 7.4 Luồng dữ liệu điều khiển thay đổi cấu hình SLID từ Mobile App</w:delText>
          </w:r>
          <w:r w:rsidDel="003E1A5F">
            <w:rPr>
              <w:noProof/>
              <w:webHidden/>
            </w:rPr>
            <w:tab/>
          </w:r>
        </w:del>
      </w:ins>
      <w:ins w:author="Tran Khanh Toan" w:date="2022-07-01T15:52:00Z" w:id="769">
        <w:del w:author="toantk" w:date="2022-07-27T17:37:00Z" w:id="770">
          <w:r w:rsidDel="003E1A5F">
            <w:rPr>
              <w:noProof/>
              <w:webHidden/>
            </w:rPr>
            <w:delText>35</w:delText>
          </w:r>
        </w:del>
      </w:ins>
    </w:p>
    <w:p w:rsidR="00866580" w:rsidDel="003E1A5F" w:rsidRDefault="00866580" w14:paraId="48841538" w14:textId="4AAD467B">
      <w:pPr>
        <w:pStyle w:val="TableofFigures"/>
        <w:tabs>
          <w:tab w:val="right" w:leader="dot" w:pos="9225"/>
        </w:tabs>
        <w:rPr>
          <w:ins w:author="Tran Khanh Toan" w:date="2022-07-01T15:51:00Z" w:id="771"/>
          <w:del w:author="toantk" w:date="2022-07-27T17:37:00Z" w:id="772"/>
          <w:rFonts w:asciiTheme="minorHAnsi" w:hAnsiTheme="minorHAnsi" w:eastAsiaTheme="minorEastAsia" w:cstheme="minorBidi"/>
          <w:noProof/>
          <w:sz w:val="22"/>
          <w:szCs w:val="22"/>
        </w:rPr>
      </w:pPr>
      <w:ins w:author="Tran Khanh Toan" w:date="2022-07-01T15:51:00Z" w:id="773">
        <w:del w:author="toantk" w:date="2022-07-27T17:37:00Z" w:id="774">
          <w:r w:rsidRPr="003E1A5F" w:rsidDel="003E1A5F">
            <w:rPr>
              <w:rStyle w:val="Hyperlink"/>
              <w:noProof/>
            </w:rPr>
            <w:delText>Hình 7.5 Luồng dữ liệu điều khiển lấy thông tin cấu hình WAN hiện tại từ Mobile App</w:delText>
          </w:r>
          <w:r w:rsidDel="003E1A5F">
            <w:rPr>
              <w:noProof/>
              <w:webHidden/>
            </w:rPr>
            <w:tab/>
          </w:r>
        </w:del>
      </w:ins>
      <w:ins w:author="Tran Khanh Toan" w:date="2022-07-01T15:52:00Z" w:id="775">
        <w:del w:author="toantk" w:date="2022-07-27T17:37:00Z" w:id="776">
          <w:r w:rsidDel="003E1A5F">
            <w:rPr>
              <w:noProof/>
              <w:webHidden/>
            </w:rPr>
            <w:delText>37</w:delText>
          </w:r>
        </w:del>
      </w:ins>
    </w:p>
    <w:p w:rsidR="00866580" w:rsidDel="003E1A5F" w:rsidRDefault="00866580" w14:paraId="0E2ED140" w14:textId="03A9E9C6">
      <w:pPr>
        <w:pStyle w:val="TableofFigures"/>
        <w:tabs>
          <w:tab w:val="right" w:leader="dot" w:pos="9225"/>
        </w:tabs>
        <w:rPr>
          <w:ins w:author="Tran Khanh Toan" w:date="2022-07-01T15:51:00Z" w:id="777"/>
          <w:del w:author="toantk" w:date="2022-07-27T17:37:00Z" w:id="778"/>
          <w:rFonts w:asciiTheme="minorHAnsi" w:hAnsiTheme="minorHAnsi" w:eastAsiaTheme="minorEastAsia" w:cstheme="minorBidi"/>
          <w:noProof/>
          <w:sz w:val="22"/>
          <w:szCs w:val="22"/>
        </w:rPr>
      </w:pPr>
      <w:ins w:author="Tran Khanh Toan" w:date="2022-07-01T15:51:00Z" w:id="779">
        <w:del w:author="toantk" w:date="2022-07-27T17:37:00Z" w:id="780">
          <w:r w:rsidRPr="003E1A5F" w:rsidDel="003E1A5F">
            <w:rPr>
              <w:rStyle w:val="Hyperlink"/>
              <w:noProof/>
            </w:rPr>
            <w:lastRenderedPageBreak/>
            <w:delText>Hình 7.6</w:delText>
          </w:r>
          <w:r w:rsidDel="003E1A5F">
            <w:rPr>
              <w:noProof/>
              <w:webHidden/>
            </w:rPr>
            <w:tab/>
          </w:r>
        </w:del>
      </w:ins>
      <w:ins w:author="Tran Khanh Toan" w:date="2022-07-01T15:52:00Z" w:id="781">
        <w:del w:author="toantk" w:date="2022-07-27T17:37:00Z" w:id="782">
          <w:r w:rsidDel="003E1A5F">
            <w:rPr>
              <w:noProof/>
              <w:webHidden/>
            </w:rPr>
            <w:delText>40</w:delText>
          </w:r>
        </w:del>
      </w:ins>
    </w:p>
    <w:p w:rsidR="00866580" w:rsidDel="003E1A5F" w:rsidRDefault="00866580" w14:paraId="351E4344" w14:textId="1C62BF7C">
      <w:pPr>
        <w:pStyle w:val="TableofFigures"/>
        <w:tabs>
          <w:tab w:val="right" w:leader="dot" w:pos="9225"/>
        </w:tabs>
        <w:rPr>
          <w:ins w:author="Tran Khanh Toan" w:date="2022-07-01T15:51:00Z" w:id="783"/>
          <w:del w:author="toantk" w:date="2022-07-27T17:37:00Z" w:id="784"/>
          <w:rFonts w:asciiTheme="minorHAnsi" w:hAnsiTheme="minorHAnsi" w:eastAsiaTheme="minorEastAsia" w:cstheme="minorBidi"/>
          <w:noProof/>
          <w:sz w:val="22"/>
          <w:szCs w:val="22"/>
        </w:rPr>
      </w:pPr>
      <w:ins w:author="Tran Khanh Toan" w:date="2022-07-01T15:51:00Z" w:id="785">
        <w:del w:author="toantk" w:date="2022-07-27T17:37:00Z" w:id="786">
          <w:r w:rsidRPr="003E1A5F" w:rsidDel="003E1A5F">
            <w:rPr>
              <w:rStyle w:val="Hyperlink"/>
              <w:noProof/>
            </w:rPr>
            <w:delText>Hình 7.7 Luồng điều khiển cấu hình tạo WAN mới từ Mobile App</w:delText>
          </w:r>
          <w:r w:rsidDel="003E1A5F">
            <w:rPr>
              <w:noProof/>
              <w:webHidden/>
            </w:rPr>
            <w:tab/>
          </w:r>
        </w:del>
      </w:ins>
      <w:ins w:author="Tran Khanh Toan" w:date="2022-07-01T15:52:00Z" w:id="787">
        <w:del w:author="toantk" w:date="2022-07-27T17:37:00Z" w:id="788">
          <w:r w:rsidDel="003E1A5F">
            <w:rPr>
              <w:noProof/>
              <w:webHidden/>
            </w:rPr>
            <w:delText>44</w:delText>
          </w:r>
        </w:del>
      </w:ins>
    </w:p>
    <w:p w:rsidR="00866580" w:rsidDel="003E1A5F" w:rsidRDefault="00866580" w14:paraId="65075853" w14:textId="130DA3DD">
      <w:pPr>
        <w:pStyle w:val="TableofFigures"/>
        <w:tabs>
          <w:tab w:val="right" w:leader="dot" w:pos="9225"/>
        </w:tabs>
        <w:rPr>
          <w:ins w:author="Tran Khanh Toan" w:date="2022-07-01T15:51:00Z" w:id="789"/>
          <w:del w:author="toantk" w:date="2022-07-27T17:37:00Z" w:id="790"/>
          <w:rFonts w:asciiTheme="minorHAnsi" w:hAnsiTheme="minorHAnsi" w:eastAsiaTheme="minorEastAsia" w:cstheme="minorBidi"/>
          <w:noProof/>
          <w:sz w:val="22"/>
          <w:szCs w:val="22"/>
        </w:rPr>
      </w:pPr>
      <w:ins w:author="Tran Khanh Toan" w:date="2022-07-01T15:51:00Z" w:id="791">
        <w:del w:author="toantk" w:date="2022-07-27T17:37:00Z" w:id="792">
          <w:r w:rsidRPr="003E1A5F" w:rsidDel="003E1A5F">
            <w:rPr>
              <w:rStyle w:val="Hyperlink"/>
              <w:noProof/>
            </w:rPr>
            <w:delText>Hình 7.8 Luồng điều khiển cấu hình sửa một WAN hiện tại từ Mobile App</w:delText>
          </w:r>
          <w:r w:rsidDel="003E1A5F">
            <w:rPr>
              <w:noProof/>
              <w:webHidden/>
            </w:rPr>
            <w:tab/>
          </w:r>
        </w:del>
      </w:ins>
      <w:ins w:author="Tran Khanh Toan" w:date="2022-07-01T15:52:00Z" w:id="793">
        <w:del w:author="toantk" w:date="2022-07-27T17:37:00Z" w:id="794">
          <w:r w:rsidDel="003E1A5F">
            <w:rPr>
              <w:noProof/>
              <w:webHidden/>
            </w:rPr>
            <w:delText>48</w:delText>
          </w:r>
        </w:del>
      </w:ins>
    </w:p>
    <w:p w:rsidR="00866580" w:rsidDel="003E1A5F" w:rsidRDefault="00866580" w14:paraId="65D45313" w14:textId="2AC3F8AF">
      <w:pPr>
        <w:pStyle w:val="TableofFigures"/>
        <w:tabs>
          <w:tab w:val="right" w:leader="dot" w:pos="9225"/>
        </w:tabs>
        <w:rPr>
          <w:ins w:author="Tran Khanh Toan" w:date="2022-07-01T15:51:00Z" w:id="795"/>
          <w:del w:author="toantk" w:date="2022-07-27T17:37:00Z" w:id="796"/>
          <w:rFonts w:asciiTheme="minorHAnsi" w:hAnsiTheme="minorHAnsi" w:eastAsiaTheme="minorEastAsia" w:cstheme="minorBidi"/>
          <w:noProof/>
          <w:sz w:val="22"/>
          <w:szCs w:val="22"/>
        </w:rPr>
      </w:pPr>
      <w:ins w:author="Tran Khanh Toan" w:date="2022-07-01T15:51:00Z" w:id="797">
        <w:del w:author="toantk" w:date="2022-07-27T17:37:00Z" w:id="798">
          <w:r w:rsidRPr="003E1A5F" w:rsidDel="003E1A5F">
            <w:rPr>
              <w:rStyle w:val="Hyperlink"/>
              <w:noProof/>
            </w:rPr>
            <w:delText>Hình 7.9 Luồng điều khiển xóa cấu hình WAN hiện tại từ Mobile App</w:delText>
          </w:r>
          <w:r w:rsidDel="003E1A5F">
            <w:rPr>
              <w:noProof/>
              <w:webHidden/>
            </w:rPr>
            <w:tab/>
          </w:r>
        </w:del>
      </w:ins>
      <w:ins w:author="Tran Khanh Toan" w:date="2022-07-01T15:52:00Z" w:id="799">
        <w:del w:author="toantk" w:date="2022-07-27T17:37:00Z" w:id="800">
          <w:r w:rsidDel="003E1A5F">
            <w:rPr>
              <w:noProof/>
              <w:webHidden/>
            </w:rPr>
            <w:delText>51</w:delText>
          </w:r>
        </w:del>
      </w:ins>
    </w:p>
    <w:p w:rsidR="00866580" w:rsidDel="003E1A5F" w:rsidRDefault="00866580" w14:paraId="1D83E176" w14:textId="04F7F171">
      <w:pPr>
        <w:pStyle w:val="TableofFigures"/>
        <w:tabs>
          <w:tab w:val="right" w:leader="dot" w:pos="9225"/>
        </w:tabs>
        <w:rPr>
          <w:ins w:author="Tran Khanh Toan" w:date="2022-07-01T15:51:00Z" w:id="801"/>
          <w:del w:author="toantk" w:date="2022-07-27T17:37:00Z" w:id="802"/>
          <w:rFonts w:asciiTheme="minorHAnsi" w:hAnsiTheme="minorHAnsi" w:eastAsiaTheme="minorEastAsia" w:cstheme="minorBidi"/>
          <w:noProof/>
          <w:sz w:val="22"/>
          <w:szCs w:val="22"/>
        </w:rPr>
      </w:pPr>
      <w:ins w:author="Tran Khanh Toan" w:date="2022-07-01T15:51:00Z" w:id="803">
        <w:del w:author="toantk" w:date="2022-07-27T17:37:00Z" w:id="804">
          <w:r w:rsidRPr="003E1A5F" w:rsidDel="003E1A5F">
            <w:rPr>
              <w:rStyle w:val="Hyperlink"/>
              <w:noProof/>
            </w:rPr>
            <w:delText>Hình 7.10 Luồng điều khiển lấy cấu hình thông tin LAN hiện tại từ Mobile App</w:delText>
          </w:r>
          <w:r w:rsidDel="003E1A5F">
            <w:rPr>
              <w:noProof/>
              <w:webHidden/>
            </w:rPr>
            <w:tab/>
          </w:r>
        </w:del>
      </w:ins>
      <w:ins w:author="Tran Khanh Toan" w:date="2022-07-01T15:52:00Z" w:id="805">
        <w:del w:author="toantk" w:date="2022-07-27T17:37:00Z" w:id="806">
          <w:r w:rsidDel="003E1A5F">
            <w:rPr>
              <w:noProof/>
              <w:webHidden/>
            </w:rPr>
            <w:delText>53</w:delText>
          </w:r>
        </w:del>
      </w:ins>
    </w:p>
    <w:p w:rsidR="00866580" w:rsidDel="003E1A5F" w:rsidRDefault="00866580" w14:paraId="676D325F" w14:textId="537F5A4C">
      <w:pPr>
        <w:pStyle w:val="TableofFigures"/>
        <w:tabs>
          <w:tab w:val="right" w:leader="dot" w:pos="9225"/>
        </w:tabs>
        <w:rPr>
          <w:ins w:author="Tran Khanh Toan" w:date="2022-07-01T15:51:00Z" w:id="807"/>
          <w:del w:author="toantk" w:date="2022-07-27T17:37:00Z" w:id="808"/>
          <w:rFonts w:asciiTheme="minorHAnsi" w:hAnsiTheme="minorHAnsi" w:eastAsiaTheme="minorEastAsia" w:cstheme="minorBidi"/>
          <w:noProof/>
          <w:sz w:val="22"/>
          <w:szCs w:val="22"/>
        </w:rPr>
      </w:pPr>
      <w:ins w:author="Tran Khanh Toan" w:date="2022-07-01T15:51:00Z" w:id="809">
        <w:del w:author="toantk" w:date="2022-07-27T17:37:00Z" w:id="810">
          <w:r w:rsidRPr="003E1A5F" w:rsidDel="003E1A5F">
            <w:rPr>
              <w:rStyle w:val="Hyperlink"/>
              <w:noProof/>
            </w:rPr>
            <w:delText>Hình 7.11 Luồng điều khiển thay đổi cấu hình LAN hiện tại từ Mobile App</w:delText>
          </w:r>
          <w:r w:rsidDel="003E1A5F">
            <w:rPr>
              <w:noProof/>
              <w:webHidden/>
            </w:rPr>
            <w:tab/>
          </w:r>
        </w:del>
      </w:ins>
      <w:ins w:author="Tran Khanh Toan" w:date="2022-07-01T15:52:00Z" w:id="811">
        <w:del w:author="toantk" w:date="2022-07-27T17:37:00Z" w:id="812">
          <w:r w:rsidDel="003E1A5F">
            <w:rPr>
              <w:noProof/>
              <w:webHidden/>
            </w:rPr>
            <w:delText>55</w:delText>
          </w:r>
        </w:del>
      </w:ins>
    </w:p>
    <w:p w:rsidR="00866580" w:rsidDel="003E1A5F" w:rsidRDefault="00866580" w14:paraId="633263CA" w14:textId="4007489C">
      <w:pPr>
        <w:pStyle w:val="TableofFigures"/>
        <w:tabs>
          <w:tab w:val="right" w:leader="dot" w:pos="9225"/>
        </w:tabs>
        <w:rPr>
          <w:ins w:author="Tran Khanh Toan" w:date="2022-07-01T15:51:00Z" w:id="813"/>
          <w:del w:author="toantk" w:date="2022-07-27T17:37:00Z" w:id="814"/>
          <w:rFonts w:asciiTheme="minorHAnsi" w:hAnsiTheme="minorHAnsi" w:eastAsiaTheme="minorEastAsia" w:cstheme="minorBidi"/>
          <w:noProof/>
          <w:sz w:val="22"/>
          <w:szCs w:val="22"/>
        </w:rPr>
      </w:pPr>
      <w:ins w:author="Tran Khanh Toan" w:date="2022-07-01T15:51:00Z" w:id="815">
        <w:del w:author="toantk" w:date="2022-07-27T17:37:00Z" w:id="816">
          <w:r w:rsidRPr="003E1A5F" w:rsidDel="003E1A5F">
            <w:rPr>
              <w:rStyle w:val="Hyperlink"/>
              <w:noProof/>
            </w:rPr>
            <w:delText>Hình 7.12 Luồng điều khiển xem cấu hình Radio từ Mobile App</w:delText>
          </w:r>
          <w:r w:rsidDel="003E1A5F">
            <w:rPr>
              <w:noProof/>
              <w:webHidden/>
            </w:rPr>
            <w:tab/>
          </w:r>
        </w:del>
      </w:ins>
      <w:ins w:author="Tran Khanh Toan" w:date="2022-07-01T15:52:00Z" w:id="817">
        <w:del w:author="toantk" w:date="2022-07-27T17:37:00Z" w:id="818">
          <w:r w:rsidDel="003E1A5F">
            <w:rPr>
              <w:noProof/>
              <w:webHidden/>
            </w:rPr>
            <w:delText>58</w:delText>
          </w:r>
        </w:del>
      </w:ins>
    </w:p>
    <w:p w:rsidR="00866580" w:rsidDel="003E1A5F" w:rsidRDefault="00866580" w14:paraId="1F2B3133" w14:textId="20E709EA">
      <w:pPr>
        <w:pStyle w:val="TableofFigures"/>
        <w:tabs>
          <w:tab w:val="right" w:leader="dot" w:pos="9225"/>
        </w:tabs>
        <w:rPr>
          <w:ins w:author="Tran Khanh Toan" w:date="2022-07-01T15:51:00Z" w:id="819"/>
          <w:del w:author="toantk" w:date="2022-07-27T17:37:00Z" w:id="820"/>
          <w:rFonts w:asciiTheme="minorHAnsi" w:hAnsiTheme="minorHAnsi" w:eastAsiaTheme="minorEastAsia" w:cstheme="minorBidi"/>
          <w:noProof/>
          <w:sz w:val="22"/>
          <w:szCs w:val="22"/>
        </w:rPr>
      </w:pPr>
      <w:ins w:author="Tran Khanh Toan" w:date="2022-07-01T15:51:00Z" w:id="821">
        <w:del w:author="toantk" w:date="2022-07-27T17:37:00Z" w:id="822">
          <w:r w:rsidRPr="003E1A5F" w:rsidDel="003E1A5F">
            <w:rPr>
              <w:rStyle w:val="Hyperlink"/>
              <w:noProof/>
            </w:rPr>
            <w:delText>Hình 7.13 Luồng điều khiển thay đổi cấu hình Radio hiện tại</w:delText>
          </w:r>
          <w:r w:rsidDel="003E1A5F">
            <w:rPr>
              <w:noProof/>
              <w:webHidden/>
            </w:rPr>
            <w:tab/>
          </w:r>
        </w:del>
      </w:ins>
      <w:ins w:author="Tran Khanh Toan" w:date="2022-07-01T15:52:00Z" w:id="823">
        <w:del w:author="toantk" w:date="2022-07-27T17:37:00Z" w:id="824">
          <w:r w:rsidDel="003E1A5F">
            <w:rPr>
              <w:noProof/>
              <w:webHidden/>
            </w:rPr>
            <w:delText>61</w:delText>
          </w:r>
        </w:del>
      </w:ins>
    </w:p>
    <w:p w:rsidR="00866580" w:rsidDel="003E1A5F" w:rsidRDefault="00866580" w14:paraId="570B2BD2" w14:textId="3F738D4C">
      <w:pPr>
        <w:pStyle w:val="TableofFigures"/>
        <w:tabs>
          <w:tab w:val="right" w:leader="dot" w:pos="9225"/>
        </w:tabs>
        <w:rPr>
          <w:ins w:author="Tran Khanh Toan" w:date="2022-07-01T15:51:00Z" w:id="825"/>
          <w:del w:author="toantk" w:date="2022-07-27T17:37:00Z" w:id="826"/>
          <w:rFonts w:asciiTheme="minorHAnsi" w:hAnsiTheme="minorHAnsi" w:eastAsiaTheme="minorEastAsia" w:cstheme="minorBidi"/>
          <w:noProof/>
          <w:sz w:val="22"/>
          <w:szCs w:val="22"/>
        </w:rPr>
      </w:pPr>
      <w:ins w:author="Tran Khanh Toan" w:date="2022-07-01T15:51:00Z" w:id="827">
        <w:del w:author="toantk" w:date="2022-07-27T17:37:00Z" w:id="828">
          <w:r w:rsidRPr="003E1A5F" w:rsidDel="003E1A5F">
            <w:rPr>
              <w:rStyle w:val="Hyperlink"/>
              <w:noProof/>
            </w:rPr>
            <w:delText>Hình 7.14 Luồng điều khiển xem cấu hình SSID qua Mobile App</w:delText>
          </w:r>
          <w:r w:rsidDel="003E1A5F">
            <w:rPr>
              <w:noProof/>
              <w:webHidden/>
            </w:rPr>
            <w:tab/>
          </w:r>
        </w:del>
      </w:ins>
      <w:ins w:author="Tran Khanh Toan" w:date="2022-07-01T15:52:00Z" w:id="829">
        <w:del w:author="toantk" w:date="2022-07-27T17:37:00Z" w:id="830">
          <w:r w:rsidDel="003E1A5F">
            <w:rPr>
              <w:noProof/>
              <w:webHidden/>
            </w:rPr>
            <w:delText>64</w:delText>
          </w:r>
        </w:del>
      </w:ins>
    </w:p>
    <w:p w:rsidR="00866580" w:rsidDel="003E1A5F" w:rsidRDefault="00866580" w14:paraId="629CFD44" w14:textId="7433B5A2">
      <w:pPr>
        <w:pStyle w:val="TableofFigures"/>
        <w:tabs>
          <w:tab w:val="right" w:leader="dot" w:pos="9225"/>
        </w:tabs>
        <w:rPr>
          <w:ins w:author="Tran Khanh Toan" w:date="2022-07-01T15:51:00Z" w:id="831"/>
          <w:del w:author="toantk" w:date="2022-07-27T17:37:00Z" w:id="832"/>
          <w:rFonts w:asciiTheme="minorHAnsi" w:hAnsiTheme="minorHAnsi" w:eastAsiaTheme="minorEastAsia" w:cstheme="minorBidi"/>
          <w:noProof/>
          <w:sz w:val="22"/>
          <w:szCs w:val="22"/>
        </w:rPr>
      </w:pPr>
      <w:ins w:author="Tran Khanh Toan" w:date="2022-07-01T15:51:00Z" w:id="833">
        <w:del w:author="toantk" w:date="2022-07-27T17:37:00Z" w:id="834">
          <w:r w:rsidRPr="003E1A5F" w:rsidDel="003E1A5F">
            <w:rPr>
              <w:rStyle w:val="Hyperlink"/>
              <w:noProof/>
            </w:rPr>
            <w:delText>Hình 7.15 Luồng điều khiển thay đổi cấu hình SSID qua Mobile App</w:delText>
          </w:r>
          <w:r w:rsidDel="003E1A5F">
            <w:rPr>
              <w:noProof/>
              <w:webHidden/>
            </w:rPr>
            <w:tab/>
          </w:r>
        </w:del>
      </w:ins>
      <w:ins w:author="Tran Khanh Toan" w:date="2022-07-01T15:52:00Z" w:id="835">
        <w:del w:author="toantk" w:date="2022-07-27T17:37:00Z" w:id="836">
          <w:r w:rsidDel="003E1A5F">
            <w:rPr>
              <w:noProof/>
              <w:webHidden/>
            </w:rPr>
            <w:delText>67</w:delText>
          </w:r>
        </w:del>
      </w:ins>
    </w:p>
    <w:p w:rsidR="00866580" w:rsidDel="003E1A5F" w:rsidRDefault="00866580" w14:paraId="3BACFBB6" w14:textId="24B8883E">
      <w:pPr>
        <w:pStyle w:val="TableofFigures"/>
        <w:tabs>
          <w:tab w:val="right" w:leader="dot" w:pos="9225"/>
        </w:tabs>
        <w:rPr>
          <w:ins w:author="Tran Khanh Toan" w:date="2022-07-01T15:51:00Z" w:id="837"/>
          <w:del w:author="toantk" w:date="2022-07-27T17:37:00Z" w:id="838"/>
          <w:rFonts w:asciiTheme="minorHAnsi" w:hAnsiTheme="minorHAnsi" w:eastAsiaTheme="minorEastAsia" w:cstheme="minorBidi"/>
          <w:noProof/>
          <w:sz w:val="22"/>
          <w:szCs w:val="22"/>
        </w:rPr>
      </w:pPr>
      <w:ins w:author="Tran Khanh Toan" w:date="2022-07-01T15:51:00Z" w:id="839">
        <w:del w:author="toantk" w:date="2022-07-27T17:37:00Z" w:id="840">
          <w:r w:rsidRPr="003E1A5F" w:rsidDel="003E1A5F">
            <w:rPr>
              <w:rStyle w:val="Hyperlink"/>
              <w:noProof/>
            </w:rPr>
            <w:delText>Hình 7.16 Luồng dữ liệu điều khiển lấy thông tin cấu hình BandSteering hiện tại từ Mobile App</w:delText>
          </w:r>
          <w:r w:rsidDel="003E1A5F">
            <w:rPr>
              <w:noProof/>
              <w:webHidden/>
            </w:rPr>
            <w:tab/>
          </w:r>
        </w:del>
      </w:ins>
      <w:ins w:author="Tran Khanh Toan" w:date="2022-07-01T15:52:00Z" w:id="841">
        <w:del w:author="toantk" w:date="2022-07-27T17:37:00Z" w:id="842">
          <w:r w:rsidDel="003E1A5F">
            <w:rPr>
              <w:noProof/>
              <w:webHidden/>
            </w:rPr>
            <w:delText>71</w:delText>
          </w:r>
        </w:del>
      </w:ins>
    </w:p>
    <w:p w:rsidR="00866580" w:rsidDel="003E1A5F" w:rsidRDefault="00866580" w14:paraId="76413F12" w14:textId="79F35D48">
      <w:pPr>
        <w:pStyle w:val="TableofFigures"/>
        <w:tabs>
          <w:tab w:val="right" w:leader="dot" w:pos="9225"/>
        </w:tabs>
        <w:rPr>
          <w:ins w:author="Tran Khanh Toan" w:date="2022-07-01T15:51:00Z" w:id="843"/>
          <w:del w:author="toantk" w:date="2022-07-27T17:37:00Z" w:id="844"/>
          <w:rFonts w:asciiTheme="minorHAnsi" w:hAnsiTheme="minorHAnsi" w:eastAsiaTheme="minorEastAsia" w:cstheme="minorBidi"/>
          <w:noProof/>
          <w:sz w:val="22"/>
          <w:szCs w:val="22"/>
        </w:rPr>
      </w:pPr>
      <w:ins w:author="Tran Khanh Toan" w:date="2022-07-01T15:51:00Z" w:id="845">
        <w:del w:author="toantk" w:date="2022-07-27T17:37:00Z" w:id="846">
          <w:r w:rsidRPr="003E1A5F" w:rsidDel="003E1A5F">
            <w:rPr>
              <w:rStyle w:val="Hyperlink"/>
              <w:noProof/>
            </w:rPr>
            <w:delText>Hình 7.17 Luồng dữ liệu điều khiển thay đổi cấu hình BandSteering từ Mobile App</w:delText>
          </w:r>
          <w:r w:rsidDel="003E1A5F">
            <w:rPr>
              <w:noProof/>
              <w:webHidden/>
            </w:rPr>
            <w:tab/>
          </w:r>
        </w:del>
      </w:ins>
      <w:ins w:author="Tran Khanh Toan" w:date="2022-07-01T15:52:00Z" w:id="847">
        <w:del w:author="toantk" w:date="2022-07-27T17:37:00Z" w:id="848">
          <w:r w:rsidDel="003E1A5F">
            <w:rPr>
              <w:noProof/>
              <w:webHidden/>
            </w:rPr>
            <w:delText>73</w:delText>
          </w:r>
        </w:del>
      </w:ins>
    </w:p>
    <w:p w:rsidR="00866580" w:rsidDel="003E1A5F" w:rsidRDefault="00866580" w14:paraId="401D7A18" w14:textId="434CDD19">
      <w:pPr>
        <w:pStyle w:val="TableofFigures"/>
        <w:tabs>
          <w:tab w:val="right" w:leader="dot" w:pos="9225"/>
        </w:tabs>
        <w:rPr>
          <w:ins w:author="Tran Khanh Toan" w:date="2022-07-01T15:51:00Z" w:id="849"/>
          <w:del w:author="toantk" w:date="2022-07-27T17:37:00Z" w:id="850"/>
          <w:rFonts w:asciiTheme="minorHAnsi" w:hAnsiTheme="minorHAnsi" w:eastAsiaTheme="minorEastAsia" w:cstheme="minorBidi"/>
          <w:noProof/>
          <w:sz w:val="22"/>
          <w:szCs w:val="22"/>
        </w:rPr>
      </w:pPr>
      <w:ins w:author="Tran Khanh Toan" w:date="2022-07-01T15:51:00Z" w:id="851">
        <w:del w:author="toantk" w:date="2022-07-27T17:37:00Z" w:id="852">
          <w:r w:rsidRPr="003E1A5F" w:rsidDel="003E1A5F">
            <w:rPr>
              <w:rStyle w:val="Hyperlink"/>
              <w:noProof/>
            </w:rPr>
            <w:delText>Hình 7.18 Luồng điều khiển xem cấu hình Mesh qua Mobile App</w:delText>
          </w:r>
          <w:r w:rsidDel="003E1A5F">
            <w:rPr>
              <w:noProof/>
              <w:webHidden/>
            </w:rPr>
            <w:tab/>
          </w:r>
        </w:del>
      </w:ins>
      <w:ins w:author="Tran Khanh Toan" w:date="2022-07-01T15:52:00Z" w:id="853">
        <w:del w:author="toantk" w:date="2022-07-27T17:37:00Z" w:id="854">
          <w:r w:rsidDel="003E1A5F">
            <w:rPr>
              <w:noProof/>
              <w:webHidden/>
            </w:rPr>
            <w:delText>75</w:delText>
          </w:r>
        </w:del>
      </w:ins>
    </w:p>
    <w:p w:rsidR="00866580" w:rsidDel="003E1A5F" w:rsidRDefault="00866580" w14:paraId="45E1BB91" w14:textId="2CEE0164">
      <w:pPr>
        <w:pStyle w:val="TableofFigures"/>
        <w:tabs>
          <w:tab w:val="right" w:leader="dot" w:pos="9225"/>
        </w:tabs>
        <w:rPr>
          <w:ins w:author="Tran Khanh Toan" w:date="2022-07-01T15:51:00Z" w:id="855"/>
          <w:del w:author="toantk" w:date="2022-07-27T17:37:00Z" w:id="856"/>
          <w:rFonts w:asciiTheme="minorHAnsi" w:hAnsiTheme="minorHAnsi" w:eastAsiaTheme="minorEastAsia" w:cstheme="minorBidi"/>
          <w:noProof/>
          <w:sz w:val="22"/>
          <w:szCs w:val="22"/>
        </w:rPr>
      </w:pPr>
      <w:ins w:author="Tran Khanh Toan" w:date="2022-07-01T15:51:00Z" w:id="857">
        <w:del w:author="toantk" w:date="2022-07-27T17:37:00Z" w:id="858">
          <w:r w:rsidRPr="003E1A5F" w:rsidDel="003E1A5F">
            <w:rPr>
              <w:rStyle w:val="Hyperlink"/>
              <w:noProof/>
            </w:rPr>
            <w:delText>Hình 7.19 Luồng điều khiển thay đổi cấu hình Mesh qua Mobile App</w:delText>
          </w:r>
          <w:r w:rsidDel="003E1A5F">
            <w:rPr>
              <w:noProof/>
              <w:webHidden/>
            </w:rPr>
            <w:tab/>
          </w:r>
        </w:del>
      </w:ins>
      <w:ins w:author="Tran Khanh Toan" w:date="2022-07-01T15:52:00Z" w:id="859">
        <w:del w:author="toantk" w:date="2022-07-27T17:37:00Z" w:id="860">
          <w:r w:rsidDel="003E1A5F">
            <w:rPr>
              <w:noProof/>
              <w:webHidden/>
            </w:rPr>
            <w:delText>77</w:delText>
          </w:r>
        </w:del>
      </w:ins>
    </w:p>
    <w:p w:rsidR="00866580" w:rsidDel="003E1A5F" w:rsidRDefault="00866580" w14:paraId="7FE58323" w14:textId="77AD85EB">
      <w:pPr>
        <w:pStyle w:val="TableofFigures"/>
        <w:tabs>
          <w:tab w:val="right" w:leader="dot" w:pos="9225"/>
        </w:tabs>
        <w:rPr>
          <w:ins w:author="Tran Khanh Toan" w:date="2022-07-01T15:51:00Z" w:id="861"/>
          <w:del w:author="toantk" w:date="2022-07-27T17:37:00Z" w:id="862"/>
          <w:rFonts w:asciiTheme="minorHAnsi" w:hAnsiTheme="minorHAnsi" w:eastAsiaTheme="minorEastAsia" w:cstheme="minorBidi"/>
          <w:noProof/>
          <w:sz w:val="22"/>
          <w:szCs w:val="22"/>
        </w:rPr>
      </w:pPr>
      <w:ins w:author="Tran Khanh Toan" w:date="2022-07-01T15:51:00Z" w:id="863">
        <w:del w:author="toantk" w:date="2022-07-27T17:37:00Z" w:id="864">
          <w:r w:rsidRPr="003E1A5F" w:rsidDel="003E1A5F">
            <w:rPr>
              <w:rStyle w:val="Hyperlink"/>
              <w:noProof/>
            </w:rPr>
            <w:delText>Hình 7.20 Luồng điều khiển lấy cấu hình Voice hiện tại qua Mobile App</w:delText>
          </w:r>
          <w:r w:rsidDel="003E1A5F">
            <w:rPr>
              <w:noProof/>
              <w:webHidden/>
            </w:rPr>
            <w:tab/>
          </w:r>
        </w:del>
      </w:ins>
      <w:ins w:author="Tran Khanh Toan" w:date="2022-07-01T15:52:00Z" w:id="865">
        <w:del w:author="toantk" w:date="2022-07-27T17:37:00Z" w:id="866">
          <w:r w:rsidDel="003E1A5F">
            <w:rPr>
              <w:noProof/>
              <w:webHidden/>
            </w:rPr>
            <w:delText>79</w:delText>
          </w:r>
        </w:del>
      </w:ins>
    </w:p>
    <w:p w:rsidR="00866580" w:rsidDel="003E1A5F" w:rsidRDefault="00866580" w14:paraId="22E4D146" w14:textId="1B92C575">
      <w:pPr>
        <w:pStyle w:val="TableofFigures"/>
        <w:tabs>
          <w:tab w:val="right" w:leader="dot" w:pos="9225"/>
        </w:tabs>
        <w:rPr>
          <w:ins w:author="Tran Khanh Toan" w:date="2022-07-01T15:51:00Z" w:id="867"/>
          <w:del w:author="toantk" w:date="2022-07-27T17:37:00Z" w:id="868"/>
          <w:rFonts w:asciiTheme="minorHAnsi" w:hAnsiTheme="minorHAnsi" w:eastAsiaTheme="minorEastAsia" w:cstheme="minorBidi"/>
          <w:noProof/>
          <w:sz w:val="22"/>
          <w:szCs w:val="22"/>
        </w:rPr>
      </w:pPr>
      <w:ins w:author="Tran Khanh Toan" w:date="2022-07-01T15:51:00Z" w:id="869">
        <w:del w:author="toantk" w:date="2022-07-27T17:37:00Z" w:id="870">
          <w:r w:rsidRPr="003E1A5F" w:rsidDel="003E1A5F">
            <w:rPr>
              <w:rStyle w:val="Hyperlink"/>
              <w:noProof/>
            </w:rPr>
            <w:delText>Hình 7.21 Luồng điều khiển thay đổi thông tin cấu hình Voice</w:delText>
          </w:r>
          <w:r w:rsidDel="003E1A5F">
            <w:rPr>
              <w:noProof/>
              <w:webHidden/>
            </w:rPr>
            <w:tab/>
          </w:r>
        </w:del>
      </w:ins>
      <w:ins w:author="Tran Khanh Toan" w:date="2022-07-01T15:52:00Z" w:id="871">
        <w:del w:author="toantk" w:date="2022-07-27T17:37:00Z" w:id="872">
          <w:r w:rsidDel="003E1A5F">
            <w:rPr>
              <w:noProof/>
              <w:webHidden/>
            </w:rPr>
            <w:delText>83</w:delText>
          </w:r>
        </w:del>
      </w:ins>
    </w:p>
    <w:p w:rsidR="00866580" w:rsidDel="003E1A5F" w:rsidRDefault="00866580" w14:paraId="3F3D3223" w14:textId="0183A78E">
      <w:pPr>
        <w:pStyle w:val="TableofFigures"/>
        <w:tabs>
          <w:tab w:val="right" w:leader="dot" w:pos="9225"/>
        </w:tabs>
        <w:rPr>
          <w:ins w:author="Tran Khanh Toan" w:date="2022-07-01T15:51:00Z" w:id="873"/>
          <w:del w:author="toantk" w:date="2022-07-27T17:37:00Z" w:id="874"/>
          <w:rFonts w:asciiTheme="minorHAnsi" w:hAnsiTheme="minorHAnsi" w:eastAsiaTheme="minorEastAsia" w:cstheme="minorBidi"/>
          <w:noProof/>
          <w:sz w:val="22"/>
          <w:szCs w:val="22"/>
        </w:rPr>
      </w:pPr>
      <w:ins w:author="Tran Khanh Toan" w:date="2022-07-01T15:51:00Z" w:id="875">
        <w:del w:author="toantk" w:date="2022-07-27T17:37:00Z" w:id="876">
          <w:r w:rsidRPr="003E1A5F" w:rsidDel="003E1A5F">
            <w:rPr>
              <w:rStyle w:val="Hyperlink"/>
              <w:noProof/>
            </w:rPr>
            <w:delText>Hình 7.22 Luồng điều khiển lấy cấu hình DNS hiện tại qua Mobile App</w:delText>
          </w:r>
          <w:r w:rsidDel="003E1A5F">
            <w:rPr>
              <w:noProof/>
              <w:webHidden/>
            </w:rPr>
            <w:tab/>
          </w:r>
        </w:del>
      </w:ins>
      <w:ins w:author="Tran Khanh Toan" w:date="2022-07-01T15:52:00Z" w:id="877">
        <w:del w:author="toantk" w:date="2022-07-27T17:37:00Z" w:id="878">
          <w:r w:rsidDel="003E1A5F">
            <w:rPr>
              <w:noProof/>
              <w:webHidden/>
            </w:rPr>
            <w:delText>88</w:delText>
          </w:r>
        </w:del>
      </w:ins>
    </w:p>
    <w:p w:rsidR="00866580" w:rsidDel="003E1A5F" w:rsidRDefault="00866580" w14:paraId="29B93C09" w14:textId="25C72389">
      <w:pPr>
        <w:pStyle w:val="TableofFigures"/>
        <w:tabs>
          <w:tab w:val="right" w:leader="dot" w:pos="9225"/>
        </w:tabs>
        <w:rPr>
          <w:ins w:author="Tran Khanh Toan" w:date="2022-07-01T15:51:00Z" w:id="879"/>
          <w:del w:author="toantk" w:date="2022-07-27T17:37:00Z" w:id="880"/>
          <w:rFonts w:asciiTheme="minorHAnsi" w:hAnsiTheme="minorHAnsi" w:eastAsiaTheme="minorEastAsia" w:cstheme="minorBidi"/>
          <w:noProof/>
          <w:sz w:val="22"/>
          <w:szCs w:val="22"/>
        </w:rPr>
      </w:pPr>
      <w:ins w:author="Tran Khanh Toan" w:date="2022-07-01T15:51:00Z" w:id="881">
        <w:del w:author="toantk" w:date="2022-07-27T17:37:00Z" w:id="882">
          <w:r w:rsidRPr="003E1A5F" w:rsidDel="003E1A5F">
            <w:rPr>
              <w:rStyle w:val="Hyperlink"/>
              <w:noProof/>
            </w:rPr>
            <w:delText>Hình 7.23 Luồng điều khiển thay đổi thông tin cấu hình DNS qua Mobile App</w:delText>
          </w:r>
          <w:r w:rsidDel="003E1A5F">
            <w:rPr>
              <w:noProof/>
              <w:webHidden/>
            </w:rPr>
            <w:tab/>
          </w:r>
        </w:del>
      </w:ins>
      <w:ins w:author="Tran Khanh Toan" w:date="2022-07-01T15:52:00Z" w:id="883">
        <w:del w:author="toantk" w:date="2022-07-27T17:37:00Z" w:id="884">
          <w:r w:rsidDel="003E1A5F">
            <w:rPr>
              <w:noProof/>
              <w:webHidden/>
            </w:rPr>
            <w:delText>90</w:delText>
          </w:r>
        </w:del>
      </w:ins>
    </w:p>
    <w:p w:rsidR="00866580" w:rsidDel="003E1A5F" w:rsidRDefault="00866580" w14:paraId="4240FE82" w14:textId="56449BEC">
      <w:pPr>
        <w:pStyle w:val="TableofFigures"/>
        <w:tabs>
          <w:tab w:val="right" w:leader="dot" w:pos="9225"/>
        </w:tabs>
        <w:rPr>
          <w:ins w:author="Tran Khanh Toan" w:date="2022-07-01T15:51:00Z" w:id="885"/>
          <w:del w:author="toantk" w:date="2022-07-27T17:37:00Z" w:id="886"/>
          <w:rFonts w:asciiTheme="minorHAnsi" w:hAnsiTheme="minorHAnsi" w:eastAsiaTheme="minorEastAsia" w:cstheme="minorBidi"/>
          <w:noProof/>
          <w:sz w:val="22"/>
          <w:szCs w:val="22"/>
        </w:rPr>
      </w:pPr>
      <w:ins w:author="Tran Khanh Toan" w:date="2022-07-01T15:51:00Z" w:id="887">
        <w:del w:author="toantk" w:date="2022-07-27T17:37:00Z" w:id="888">
          <w:r w:rsidRPr="003E1A5F" w:rsidDel="003E1A5F">
            <w:rPr>
              <w:rStyle w:val="Hyperlink"/>
              <w:noProof/>
            </w:rPr>
            <w:delText>Hình 7.24 Luồng điều khiển lấy thông tin cấu hình Port Forwarding từ Mobile App</w:delText>
          </w:r>
          <w:r w:rsidDel="003E1A5F">
            <w:rPr>
              <w:noProof/>
              <w:webHidden/>
            </w:rPr>
            <w:tab/>
          </w:r>
        </w:del>
      </w:ins>
      <w:ins w:author="Tran Khanh Toan" w:date="2022-07-01T15:52:00Z" w:id="889">
        <w:del w:author="toantk" w:date="2022-07-27T17:37:00Z" w:id="890">
          <w:r w:rsidDel="003E1A5F">
            <w:rPr>
              <w:noProof/>
              <w:webHidden/>
            </w:rPr>
            <w:delText>93</w:delText>
          </w:r>
        </w:del>
      </w:ins>
    </w:p>
    <w:p w:rsidR="00866580" w:rsidDel="003E1A5F" w:rsidRDefault="00866580" w14:paraId="5270A7E1" w14:textId="35140791">
      <w:pPr>
        <w:pStyle w:val="TableofFigures"/>
        <w:tabs>
          <w:tab w:val="right" w:leader="dot" w:pos="9225"/>
        </w:tabs>
        <w:rPr>
          <w:ins w:author="Tran Khanh Toan" w:date="2022-07-01T15:51:00Z" w:id="891"/>
          <w:del w:author="toantk" w:date="2022-07-27T17:37:00Z" w:id="892"/>
          <w:rFonts w:asciiTheme="minorHAnsi" w:hAnsiTheme="minorHAnsi" w:eastAsiaTheme="minorEastAsia" w:cstheme="minorBidi"/>
          <w:noProof/>
          <w:sz w:val="22"/>
          <w:szCs w:val="22"/>
        </w:rPr>
      </w:pPr>
      <w:ins w:author="Tran Khanh Toan" w:date="2022-07-01T15:51:00Z" w:id="893">
        <w:del w:author="toantk" w:date="2022-07-27T17:37:00Z" w:id="894">
          <w:r w:rsidRPr="003E1A5F" w:rsidDel="003E1A5F">
            <w:rPr>
              <w:rStyle w:val="Hyperlink"/>
              <w:noProof/>
            </w:rPr>
            <w:delText>Hình 7.25 Luồng điều khiển cấu hình tạo một Rule Port Forwarding qua Mobile App</w:delText>
          </w:r>
          <w:r w:rsidDel="003E1A5F">
            <w:rPr>
              <w:noProof/>
              <w:webHidden/>
            </w:rPr>
            <w:tab/>
          </w:r>
        </w:del>
      </w:ins>
      <w:ins w:author="Tran Khanh Toan" w:date="2022-07-01T15:52:00Z" w:id="895">
        <w:del w:author="toantk" w:date="2022-07-27T17:37:00Z" w:id="896">
          <w:r w:rsidDel="003E1A5F">
            <w:rPr>
              <w:noProof/>
              <w:webHidden/>
            </w:rPr>
            <w:delText>96</w:delText>
          </w:r>
        </w:del>
      </w:ins>
    </w:p>
    <w:p w:rsidR="00866580" w:rsidDel="003E1A5F" w:rsidRDefault="00866580" w14:paraId="46E536BC" w14:textId="18675B6A">
      <w:pPr>
        <w:pStyle w:val="TableofFigures"/>
        <w:tabs>
          <w:tab w:val="right" w:leader="dot" w:pos="9225"/>
        </w:tabs>
        <w:rPr>
          <w:ins w:author="Tran Khanh Toan" w:date="2022-07-01T15:51:00Z" w:id="897"/>
          <w:del w:author="toantk" w:date="2022-07-27T17:37:00Z" w:id="898"/>
          <w:rFonts w:asciiTheme="minorHAnsi" w:hAnsiTheme="minorHAnsi" w:eastAsiaTheme="minorEastAsia" w:cstheme="minorBidi"/>
          <w:noProof/>
          <w:sz w:val="22"/>
          <w:szCs w:val="22"/>
        </w:rPr>
      </w:pPr>
      <w:ins w:author="Tran Khanh Toan" w:date="2022-07-01T15:51:00Z" w:id="899">
        <w:del w:author="toantk" w:date="2022-07-27T17:37:00Z" w:id="900">
          <w:r w:rsidRPr="003E1A5F" w:rsidDel="003E1A5F">
            <w:rPr>
              <w:rStyle w:val="Hyperlink"/>
              <w:noProof/>
            </w:rPr>
            <w:delText>Hình 7.26 Luồng điều khiển sửa cấu hình Rule Port Forwarding qua Mobile App</w:delText>
          </w:r>
          <w:r w:rsidDel="003E1A5F">
            <w:rPr>
              <w:noProof/>
              <w:webHidden/>
            </w:rPr>
            <w:tab/>
          </w:r>
        </w:del>
      </w:ins>
      <w:ins w:author="Tran Khanh Toan" w:date="2022-07-01T15:52:00Z" w:id="901">
        <w:del w:author="toantk" w:date="2022-07-27T17:37:00Z" w:id="902">
          <w:r w:rsidDel="003E1A5F">
            <w:rPr>
              <w:noProof/>
              <w:webHidden/>
            </w:rPr>
            <w:delText>99</w:delText>
          </w:r>
        </w:del>
      </w:ins>
    </w:p>
    <w:p w:rsidR="00866580" w:rsidDel="003E1A5F" w:rsidRDefault="00866580" w14:paraId="62719586" w14:textId="2332508D">
      <w:pPr>
        <w:pStyle w:val="TableofFigures"/>
        <w:tabs>
          <w:tab w:val="right" w:leader="dot" w:pos="9225"/>
        </w:tabs>
        <w:rPr>
          <w:ins w:author="Tran Khanh Toan" w:date="2022-07-01T15:51:00Z" w:id="903"/>
          <w:del w:author="toantk" w:date="2022-07-27T17:37:00Z" w:id="904"/>
          <w:rFonts w:asciiTheme="minorHAnsi" w:hAnsiTheme="minorHAnsi" w:eastAsiaTheme="minorEastAsia" w:cstheme="minorBidi"/>
          <w:noProof/>
          <w:sz w:val="22"/>
          <w:szCs w:val="22"/>
        </w:rPr>
      </w:pPr>
      <w:ins w:author="Tran Khanh Toan" w:date="2022-07-01T15:51:00Z" w:id="905">
        <w:del w:author="toantk" w:date="2022-07-27T17:37:00Z" w:id="906">
          <w:r w:rsidRPr="003E1A5F" w:rsidDel="003E1A5F">
            <w:rPr>
              <w:rStyle w:val="Hyperlink"/>
              <w:noProof/>
            </w:rPr>
            <w:delText>Hình 7.27 Luồng điều khiển xóa cấu hình Rule Port Forwarding qua Mobile App</w:delText>
          </w:r>
          <w:r w:rsidDel="003E1A5F">
            <w:rPr>
              <w:noProof/>
              <w:webHidden/>
            </w:rPr>
            <w:tab/>
          </w:r>
        </w:del>
      </w:ins>
      <w:ins w:author="Tran Khanh Toan" w:date="2022-07-01T15:52:00Z" w:id="907">
        <w:del w:author="toantk" w:date="2022-07-27T17:37:00Z" w:id="908">
          <w:r w:rsidDel="003E1A5F">
            <w:rPr>
              <w:noProof/>
              <w:webHidden/>
            </w:rPr>
            <w:delText>102</w:delText>
          </w:r>
        </w:del>
      </w:ins>
    </w:p>
    <w:p w:rsidR="00866580" w:rsidDel="003E1A5F" w:rsidRDefault="00866580" w14:paraId="3A821D9B" w14:textId="66FF294F">
      <w:pPr>
        <w:pStyle w:val="TableofFigures"/>
        <w:tabs>
          <w:tab w:val="right" w:leader="dot" w:pos="9225"/>
        </w:tabs>
        <w:rPr>
          <w:ins w:author="Tran Khanh Toan" w:date="2022-07-01T15:51:00Z" w:id="909"/>
          <w:del w:author="toantk" w:date="2022-07-27T17:37:00Z" w:id="910"/>
          <w:rFonts w:asciiTheme="minorHAnsi" w:hAnsiTheme="minorHAnsi" w:eastAsiaTheme="minorEastAsia" w:cstheme="minorBidi"/>
          <w:noProof/>
          <w:sz w:val="22"/>
          <w:szCs w:val="22"/>
        </w:rPr>
      </w:pPr>
      <w:ins w:author="Tran Khanh Toan" w:date="2022-07-01T15:51:00Z" w:id="911">
        <w:del w:author="toantk" w:date="2022-07-27T17:37:00Z" w:id="912">
          <w:r w:rsidRPr="003E1A5F" w:rsidDel="003E1A5F">
            <w:rPr>
              <w:rStyle w:val="Hyperlink"/>
              <w:noProof/>
            </w:rPr>
            <w:delText>Hình 7.28 Luồng điều khiển thay đổi mật khẩu truy cập qua Mobile App</w:delText>
          </w:r>
          <w:r w:rsidDel="003E1A5F">
            <w:rPr>
              <w:noProof/>
              <w:webHidden/>
            </w:rPr>
            <w:tab/>
          </w:r>
        </w:del>
      </w:ins>
      <w:ins w:author="Tran Khanh Toan" w:date="2022-07-01T15:52:00Z" w:id="913">
        <w:del w:author="toantk" w:date="2022-07-27T17:37:00Z" w:id="914">
          <w:r w:rsidDel="003E1A5F">
            <w:rPr>
              <w:noProof/>
              <w:webHidden/>
            </w:rPr>
            <w:delText>104</w:delText>
          </w:r>
        </w:del>
      </w:ins>
    </w:p>
    <w:p w:rsidR="00866580" w:rsidDel="003E1A5F" w:rsidRDefault="00866580" w14:paraId="2CB69AAD" w14:textId="301FBA6A">
      <w:pPr>
        <w:pStyle w:val="TableofFigures"/>
        <w:tabs>
          <w:tab w:val="right" w:leader="dot" w:pos="9225"/>
        </w:tabs>
        <w:rPr>
          <w:ins w:author="Tran Khanh Toan" w:date="2022-07-01T15:51:00Z" w:id="915"/>
          <w:del w:author="toantk" w:date="2022-07-27T17:37:00Z" w:id="916"/>
          <w:rFonts w:asciiTheme="minorHAnsi" w:hAnsiTheme="minorHAnsi" w:eastAsiaTheme="minorEastAsia" w:cstheme="minorBidi"/>
          <w:noProof/>
          <w:sz w:val="22"/>
          <w:szCs w:val="22"/>
        </w:rPr>
      </w:pPr>
      <w:ins w:author="Tran Khanh Toan" w:date="2022-07-01T15:51:00Z" w:id="917">
        <w:del w:author="toantk" w:date="2022-07-27T17:37:00Z" w:id="918">
          <w:r w:rsidRPr="003E1A5F" w:rsidDel="003E1A5F">
            <w:rPr>
              <w:rStyle w:val="Hyperlink"/>
              <w:noProof/>
            </w:rPr>
            <w:delText>Hình 7.29 Luồng điều khiển lấy thông tin cấu hình Parental Control hiện tại qua Mobile App</w:delText>
          </w:r>
          <w:r w:rsidDel="003E1A5F">
            <w:rPr>
              <w:noProof/>
              <w:webHidden/>
            </w:rPr>
            <w:tab/>
          </w:r>
        </w:del>
      </w:ins>
      <w:ins w:author="Tran Khanh Toan" w:date="2022-07-01T15:52:00Z" w:id="919">
        <w:del w:author="toantk" w:date="2022-07-27T17:37:00Z" w:id="920">
          <w:r w:rsidDel="003E1A5F">
            <w:rPr>
              <w:noProof/>
              <w:webHidden/>
            </w:rPr>
            <w:delText>107</w:delText>
          </w:r>
        </w:del>
      </w:ins>
    </w:p>
    <w:p w:rsidR="00866580" w:rsidDel="003E1A5F" w:rsidRDefault="00866580" w14:paraId="7458B0BE" w14:textId="7957B4AF">
      <w:pPr>
        <w:pStyle w:val="TableofFigures"/>
        <w:tabs>
          <w:tab w:val="right" w:leader="dot" w:pos="9225"/>
        </w:tabs>
        <w:rPr>
          <w:ins w:author="Tran Khanh Toan" w:date="2022-07-01T15:51:00Z" w:id="921"/>
          <w:del w:author="toantk" w:date="2022-07-27T17:37:00Z" w:id="922"/>
          <w:rFonts w:asciiTheme="minorHAnsi" w:hAnsiTheme="minorHAnsi" w:eastAsiaTheme="minorEastAsia" w:cstheme="minorBidi"/>
          <w:noProof/>
          <w:sz w:val="22"/>
          <w:szCs w:val="22"/>
        </w:rPr>
      </w:pPr>
      <w:ins w:author="Tran Khanh Toan" w:date="2022-07-01T15:51:00Z" w:id="923">
        <w:del w:author="toantk" w:date="2022-07-27T17:37:00Z" w:id="924">
          <w:r w:rsidRPr="003E1A5F" w:rsidDel="003E1A5F">
            <w:rPr>
              <w:rStyle w:val="Hyperlink"/>
              <w:noProof/>
            </w:rPr>
            <w:delText>Hình 7.30 Luồng điều khiển thay đổi cấu hình Parental Control từ Mobile App</w:delText>
          </w:r>
          <w:r w:rsidDel="003E1A5F">
            <w:rPr>
              <w:noProof/>
              <w:webHidden/>
            </w:rPr>
            <w:tab/>
          </w:r>
        </w:del>
      </w:ins>
      <w:ins w:author="Tran Khanh Toan" w:date="2022-07-01T15:52:00Z" w:id="925">
        <w:del w:author="toantk" w:date="2022-07-27T17:37:00Z" w:id="926">
          <w:r w:rsidDel="003E1A5F">
            <w:rPr>
              <w:noProof/>
              <w:webHidden/>
            </w:rPr>
            <w:delText>111</w:delText>
          </w:r>
        </w:del>
      </w:ins>
    </w:p>
    <w:p w:rsidR="00866580" w:rsidDel="003E1A5F" w:rsidRDefault="00866580" w14:paraId="09815752" w14:textId="4DB3F9D6">
      <w:pPr>
        <w:pStyle w:val="TableofFigures"/>
        <w:tabs>
          <w:tab w:val="right" w:leader="dot" w:pos="9225"/>
        </w:tabs>
        <w:rPr>
          <w:ins w:author="Tran Khanh Toan" w:date="2022-07-01T15:51:00Z" w:id="927"/>
          <w:del w:author="toantk" w:date="2022-07-27T17:37:00Z" w:id="928"/>
          <w:rFonts w:asciiTheme="minorHAnsi" w:hAnsiTheme="minorHAnsi" w:eastAsiaTheme="minorEastAsia" w:cstheme="minorBidi"/>
          <w:noProof/>
          <w:sz w:val="22"/>
          <w:szCs w:val="22"/>
        </w:rPr>
      </w:pPr>
      <w:ins w:author="Tran Khanh Toan" w:date="2022-07-01T15:51:00Z" w:id="929">
        <w:del w:author="toantk" w:date="2022-07-27T17:37:00Z" w:id="930">
          <w:r w:rsidRPr="003E1A5F" w:rsidDel="003E1A5F">
            <w:rPr>
              <w:rStyle w:val="Hyperlink"/>
              <w:noProof/>
            </w:rPr>
            <w:delText>Hình 7.31 Luồng điều khiển lấy thông tin cấu hình Wireless Scheduling hiện tại từ Mobile App</w:delText>
          </w:r>
          <w:r w:rsidDel="003E1A5F">
            <w:rPr>
              <w:noProof/>
              <w:webHidden/>
            </w:rPr>
            <w:tab/>
          </w:r>
        </w:del>
      </w:ins>
      <w:ins w:author="Tran Khanh Toan" w:date="2022-07-01T15:52:00Z" w:id="931">
        <w:del w:author="toantk" w:date="2022-07-27T17:37:00Z" w:id="932">
          <w:r w:rsidDel="003E1A5F">
            <w:rPr>
              <w:noProof/>
              <w:webHidden/>
            </w:rPr>
            <w:delText>114</w:delText>
          </w:r>
        </w:del>
      </w:ins>
    </w:p>
    <w:p w:rsidR="00866580" w:rsidDel="003E1A5F" w:rsidRDefault="00866580" w14:paraId="41FFA6A7" w14:textId="3137F89C">
      <w:pPr>
        <w:pStyle w:val="TableofFigures"/>
        <w:tabs>
          <w:tab w:val="right" w:leader="dot" w:pos="9225"/>
        </w:tabs>
        <w:rPr>
          <w:ins w:author="Tran Khanh Toan" w:date="2022-07-01T15:51:00Z" w:id="933"/>
          <w:del w:author="toantk" w:date="2022-07-27T17:37:00Z" w:id="934"/>
          <w:rFonts w:asciiTheme="minorHAnsi" w:hAnsiTheme="minorHAnsi" w:eastAsiaTheme="minorEastAsia" w:cstheme="minorBidi"/>
          <w:noProof/>
          <w:sz w:val="22"/>
          <w:szCs w:val="22"/>
        </w:rPr>
      </w:pPr>
      <w:ins w:author="Tran Khanh Toan" w:date="2022-07-01T15:51:00Z" w:id="935">
        <w:del w:author="toantk" w:date="2022-07-27T17:37:00Z" w:id="936">
          <w:r w:rsidRPr="003E1A5F" w:rsidDel="003E1A5F">
            <w:rPr>
              <w:rStyle w:val="Hyperlink"/>
              <w:noProof/>
            </w:rPr>
            <w:delText>Hình 7.32 Luồng điều khiển thay đổi cấu hình Wireless Scheduling qua Mobile App</w:delText>
          </w:r>
          <w:r w:rsidDel="003E1A5F">
            <w:rPr>
              <w:noProof/>
              <w:webHidden/>
            </w:rPr>
            <w:tab/>
          </w:r>
        </w:del>
      </w:ins>
      <w:ins w:author="Tran Khanh Toan" w:date="2022-07-01T15:52:00Z" w:id="937">
        <w:del w:author="toantk" w:date="2022-07-27T17:37:00Z" w:id="938">
          <w:r w:rsidDel="003E1A5F">
            <w:rPr>
              <w:noProof/>
              <w:webHidden/>
            </w:rPr>
            <w:delText>118</w:delText>
          </w:r>
        </w:del>
      </w:ins>
    </w:p>
    <w:p w:rsidR="00866580" w:rsidDel="003E1A5F" w:rsidRDefault="00866580" w14:paraId="07A9218C" w14:textId="7D32F631">
      <w:pPr>
        <w:pStyle w:val="TableofFigures"/>
        <w:tabs>
          <w:tab w:val="right" w:leader="dot" w:pos="9225"/>
        </w:tabs>
        <w:rPr>
          <w:ins w:author="Tran Khanh Toan" w:date="2022-07-01T15:51:00Z" w:id="939"/>
          <w:del w:author="toantk" w:date="2022-07-27T17:37:00Z" w:id="940"/>
          <w:rFonts w:asciiTheme="minorHAnsi" w:hAnsiTheme="minorHAnsi" w:eastAsiaTheme="minorEastAsia" w:cstheme="minorBidi"/>
          <w:noProof/>
          <w:sz w:val="22"/>
          <w:szCs w:val="22"/>
        </w:rPr>
      </w:pPr>
      <w:ins w:author="Tran Khanh Toan" w:date="2022-07-01T15:51:00Z" w:id="941">
        <w:del w:author="toantk" w:date="2022-07-27T17:37:00Z" w:id="942">
          <w:r w:rsidRPr="003E1A5F" w:rsidDel="003E1A5F">
            <w:rPr>
              <w:rStyle w:val="Hyperlink"/>
              <w:noProof/>
            </w:rPr>
            <w:delText>Hình 7.33 Luồng điều khiển lấy thông tin thiết bị mạng</w:delText>
          </w:r>
          <w:r w:rsidDel="003E1A5F">
            <w:rPr>
              <w:noProof/>
              <w:webHidden/>
            </w:rPr>
            <w:tab/>
          </w:r>
        </w:del>
      </w:ins>
      <w:ins w:author="Tran Khanh Toan" w:date="2022-07-01T15:52:00Z" w:id="943">
        <w:del w:author="toantk" w:date="2022-07-27T17:37:00Z" w:id="944">
          <w:r w:rsidDel="003E1A5F">
            <w:rPr>
              <w:noProof/>
              <w:webHidden/>
            </w:rPr>
            <w:delText>122</w:delText>
          </w:r>
        </w:del>
      </w:ins>
    </w:p>
    <w:p w:rsidR="00866580" w:rsidDel="003E1A5F" w:rsidRDefault="00866580" w14:paraId="7E78B945" w14:textId="097FB0F4">
      <w:pPr>
        <w:pStyle w:val="TableofFigures"/>
        <w:tabs>
          <w:tab w:val="right" w:leader="dot" w:pos="9225"/>
        </w:tabs>
        <w:rPr>
          <w:ins w:author="Tran Khanh Toan" w:date="2022-07-01T15:51:00Z" w:id="945"/>
          <w:del w:author="toantk" w:date="2022-07-27T17:37:00Z" w:id="946"/>
          <w:rFonts w:asciiTheme="minorHAnsi" w:hAnsiTheme="minorHAnsi" w:eastAsiaTheme="minorEastAsia" w:cstheme="minorBidi"/>
          <w:noProof/>
          <w:sz w:val="22"/>
          <w:szCs w:val="22"/>
        </w:rPr>
      </w:pPr>
      <w:ins w:author="Tran Khanh Toan" w:date="2022-07-01T15:51:00Z" w:id="947">
        <w:del w:author="toantk" w:date="2022-07-27T17:37:00Z" w:id="948">
          <w:r w:rsidRPr="003E1A5F" w:rsidDel="003E1A5F">
            <w:rPr>
              <w:rStyle w:val="Hyperlink"/>
              <w:noProof/>
            </w:rPr>
            <w:delText>Hình 7.34 Luồng điều khiển lấy thông tin mạng qua Mobile App</w:delText>
          </w:r>
          <w:r w:rsidDel="003E1A5F">
            <w:rPr>
              <w:noProof/>
              <w:webHidden/>
            </w:rPr>
            <w:tab/>
          </w:r>
        </w:del>
      </w:ins>
      <w:ins w:author="Tran Khanh Toan" w:date="2022-07-01T15:52:00Z" w:id="949">
        <w:del w:author="toantk" w:date="2022-07-27T17:37:00Z" w:id="950">
          <w:r w:rsidDel="003E1A5F">
            <w:rPr>
              <w:noProof/>
              <w:webHidden/>
            </w:rPr>
            <w:delText>125</w:delText>
          </w:r>
        </w:del>
      </w:ins>
    </w:p>
    <w:p w:rsidR="00866580" w:rsidDel="003E1A5F" w:rsidRDefault="00866580" w14:paraId="78687BDB" w14:textId="787CC93A">
      <w:pPr>
        <w:pStyle w:val="TableofFigures"/>
        <w:tabs>
          <w:tab w:val="right" w:leader="dot" w:pos="9225"/>
        </w:tabs>
        <w:rPr>
          <w:ins w:author="Tran Khanh Toan" w:date="2022-07-01T15:51:00Z" w:id="951"/>
          <w:del w:author="toantk" w:date="2022-07-27T17:37:00Z" w:id="952"/>
          <w:rFonts w:asciiTheme="minorHAnsi" w:hAnsiTheme="minorHAnsi" w:eastAsiaTheme="minorEastAsia" w:cstheme="minorBidi"/>
          <w:noProof/>
          <w:sz w:val="22"/>
          <w:szCs w:val="22"/>
        </w:rPr>
      </w:pPr>
      <w:ins w:author="Tran Khanh Toan" w:date="2022-07-01T15:51:00Z" w:id="953">
        <w:del w:author="toantk" w:date="2022-07-27T17:37:00Z" w:id="954">
          <w:r w:rsidRPr="003E1A5F" w:rsidDel="003E1A5F">
            <w:rPr>
              <w:rStyle w:val="Hyperlink"/>
              <w:noProof/>
            </w:rPr>
            <w:lastRenderedPageBreak/>
            <w:delText>Hình 7.35 Luồng điều khiển lấy thông tin thiết bị khách đang kết nối với ONT qua Mobile App</w:delText>
          </w:r>
          <w:r w:rsidDel="003E1A5F">
            <w:rPr>
              <w:noProof/>
              <w:webHidden/>
            </w:rPr>
            <w:tab/>
          </w:r>
        </w:del>
      </w:ins>
      <w:ins w:author="Tran Khanh Toan" w:date="2022-07-01T15:52:00Z" w:id="955">
        <w:del w:author="toantk" w:date="2022-07-27T17:37:00Z" w:id="956">
          <w:r w:rsidDel="003E1A5F">
            <w:rPr>
              <w:noProof/>
              <w:webHidden/>
            </w:rPr>
            <w:delText>128</w:delText>
          </w:r>
        </w:del>
      </w:ins>
    </w:p>
    <w:p w:rsidR="00866580" w:rsidDel="003E1A5F" w:rsidRDefault="00866580" w14:paraId="5B64810F" w14:textId="0E788646">
      <w:pPr>
        <w:pStyle w:val="TableofFigures"/>
        <w:tabs>
          <w:tab w:val="right" w:leader="dot" w:pos="9225"/>
        </w:tabs>
        <w:rPr>
          <w:ins w:author="Tran Khanh Toan" w:date="2022-07-01T15:51:00Z" w:id="957"/>
          <w:del w:author="toantk" w:date="2022-07-27T17:37:00Z" w:id="958"/>
          <w:rFonts w:asciiTheme="minorHAnsi" w:hAnsiTheme="minorHAnsi" w:eastAsiaTheme="minorEastAsia" w:cstheme="minorBidi"/>
          <w:noProof/>
          <w:sz w:val="22"/>
          <w:szCs w:val="22"/>
        </w:rPr>
      </w:pPr>
      <w:ins w:author="Tran Khanh Toan" w:date="2022-07-01T15:51:00Z" w:id="959">
        <w:del w:author="toantk" w:date="2022-07-27T17:37:00Z" w:id="960">
          <w:r w:rsidRPr="003E1A5F" w:rsidDel="003E1A5F">
            <w:rPr>
              <w:rStyle w:val="Hyperlink"/>
              <w:noProof/>
            </w:rPr>
            <w:delText>Hình 7.36 Luồng điều khiển Ping qua Mobile App</w:delText>
          </w:r>
          <w:r w:rsidDel="003E1A5F">
            <w:rPr>
              <w:noProof/>
              <w:webHidden/>
            </w:rPr>
            <w:tab/>
          </w:r>
        </w:del>
      </w:ins>
      <w:ins w:author="Tran Khanh Toan" w:date="2022-07-01T15:52:00Z" w:id="961">
        <w:del w:author="toantk" w:date="2022-07-27T17:37:00Z" w:id="962">
          <w:r w:rsidDel="003E1A5F">
            <w:rPr>
              <w:noProof/>
              <w:webHidden/>
            </w:rPr>
            <w:delText>131</w:delText>
          </w:r>
        </w:del>
      </w:ins>
    </w:p>
    <w:p w:rsidR="00866580" w:rsidDel="003E1A5F" w:rsidRDefault="00866580" w14:paraId="39B80A12" w14:textId="62339C47">
      <w:pPr>
        <w:pStyle w:val="TableofFigures"/>
        <w:tabs>
          <w:tab w:val="right" w:leader="dot" w:pos="9225"/>
        </w:tabs>
        <w:rPr>
          <w:ins w:author="Tran Khanh Toan" w:date="2022-07-01T15:51:00Z" w:id="963"/>
          <w:del w:author="toantk" w:date="2022-07-27T17:37:00Z" w:id="964"/>
          <w:rFonts w:asciiTheme="minorHAnsi" w:hAnsiTheme="minorHAnsi" w:eastAsiaTheme="minorEastAsia" w:cstheme="minorBidi"/>
          <w:noProof/>
          <w:sz w:val="22"/>
          <w:szCs w:val="22"/>
        </w:rPr>
      </w:pPr>
      <w:ins w:author="Tran Khanh Toan" w:date="2022-07-01T15:51:00Z" w:id="965">
        <w:del w:author="toantk" w:date="2022-07-27T17:37:00Z" w:id="966">
          <w:r w:rsidRPr="003E1A5F" w:rsidDel="003E1A5F">
            <w:rPr>
              <w:rStyle w:val="Hyperlink"/>
              <w:noProof/>
            </w:rPr>
            <w:delText>Hình 7.37 Luồng điều khiển Trace qua Mobile App</w:delText>
          </w:r>
          <w:r w:rsidDel="003E1A5F">
            <w:rPr>
              <w:noProof/>
              <w:webHidden/>
            </w:rPr>
            <w:tab/>
          </w:r>
        </w:del>
      </w:ins>
      <w:ins w:author="Tran Khanh Toan" w:date="2022-07-01T15:52:00Z" w:id="967">
        <w:del w:author="toantk" w:date="2022-07-27T17:37:00Z" w:id="968">
          <w:r w:rsidDel="003E1A5F">
            <w:rPr>
              <w:noProof/>
              <w:webHidden/>
            </w:rPr>
            <w:delText>134</w:delText>
          </w:r>
        </w:del>
      </w:ins>
    </w:p>
    <w:p w:rsidR="00866580" w:rsidDel="003E1A5F" w:rsidRDefault="00866580" w14:paraId="64672469" w14:textId="1D45C58D">
      <w:pPr>
        <w:pStyle w:val="TableofFigures"/>
        <w:tabs>
          <w:tab w:val="right" w:leader="dot" w:pos="9225"/>
        </w:tabs>
        <w:rPr>
          <w:ins w:author="Tran Khanh Toan" w:date="2022-07-01T15:51:00Z" w:id="969"/>
          <w:del w:author="toantk" w:date="2022-07-27T17:37:00Z" w:id="970"/>
          <w:rFonts w:asciiTheme="minorHAnsi" w:hAnsiTheme="minorHAnsi" w:eastAsiaTheme="minorEastAsia" w:cstheme="minorBidi"/>
          <w:noProof/>
          <w:sz w:val="22"/>
          <w:szCs w:val="22"/>
        </w:rPr>
      </w:pPr>
      <w:ins w:author="Tran Khanh Toan" w:date="2022-07-01T15:51:00Z" w:id="971">
        <w:del w:author="toantk" w:date="2022-07-27T17:37:00Z" w:id="972">
          <w:r w:rsidRPr="003E1A5F" w:rsidDel="003E1A5F">
            <w:rPr>
              <w:rStyle w:val="Hyperlink"/>
              <w:noProof/>
            </w:rPr>
            <w:delText>Hình 7.38 Luồng điều khiển Speedtest qua Mobile App</w:delText>
          </w:r>
          <w:r w:rsidDel="003E1A5F">
            <w:rPr>
              <w:noProof/>
              <w:webHidden/>
            </w:rPr>
            <w:tab/>
          </w:r>
        </w:del>
      </w:ins>
      <w:ins w:author="Tran Khanh Toan" w:date="2022-07-01T15:52:00Z" w:id="973">
        <w:del w:author="toantk" w:date="2022-07-27T17:37:00Z" w:id="974">
          <w:r w:rsidDel="003E1A5F">
            <w:rPr>
              <w:noProof/>
              <w:webHidden/>
            </w:rPr>
            <w:delText>137</w:delText>
          </w:r>
        </w:del>
      </w:ins>
    </w:p>
    <w:p w:rsidR="00866580" w:rsidDel="003E1A5F" w:rsidRDefault="00866580" w14:paraId="63ECC21C" w14:textId="63136107">
      <w:pPr>
        <w:pStyle w:val="TableofFigures"/>
        <w:tabs>
          <w:tab w:val="right" w:leader="dot" w:pos="9225"/>
        </w:tabs>
        <w:rPr>
          <w:ins w:author="Tran Khanh Toan" w:date="2022-07-01T15:51:00Z" w:id="975"/>
          <w:del w:author="toantk" w:date="2022-07-27T17:37:00Z" w:id="976"/>
          <w:rFonts w:asciiTheme="minorHAnsi" w:hAnsiTheme="minorHAnsi" w:eastAsiaTheme="minorEastAsia" w:cstheme="minorBidi"/>
          <w:noProof/>
          <w:sz w:val="22"/>
          <w:szCs w:val="22"/>
        </w:rPr>
      </w:pPr>
      <w:ins w:author="Tran Khanh Toan" w:date="2022-07-01T15:51:00Z" w:id="977">
        <w:del w:author="toantk" w:date="2022-07-27T17:37:00Z" w:id="978">
          <w:r w:rsidRPr="003E1A5F" w:rsidDel="003E1A5F">
            <w:rPr>
              <w:rStyle w:val="Hyperlink"/>
              <w:noProof/>
            </w:rPr>
            <w:delText>Hình 7.39 Luồng điều khiển reboot thiết bị qua Mobile App</w:delText>
          </w:r>
          <w:r w:rsidDel="003E1A5F">
            <w:rPr>
              <w:noProof/>
              <w:webHidden/>
            </w:rPr>
            <w:tab/>
          </w:r>
        </w:del>
      </w:ins>
      <w:ins w:author="Tran Khanh Toan" w:date="2022-07-01T15:52:00Z" w:id="979">
        <w:del w:author="toantk" w:date="2022-07-27T17:37:00Z" w:id="980">
          <w:r w:rsidDel="003E1A5F">
            <w:rPr>
              <w:noProof/>
              <w:webHidden/>
            </w:rPr>
            <w:delText>139</w:delText>
          </w:r>
        </w:del>
      </w:ins>
    </w:p>
    <w:p w:rsidR="00866580" w:rsidDel="003E1A5F" w:rsidRDefault="00866580" w14:paraId="0CDF9094" w14:textId="4C9F17F2">
      <w:pPr>
        <w:pStyle w:val="TableofFigures"/>
        <w:tabs>
          <w:tab w:val="right" w:leader="dot" w:pos="9225"/>
        </w:tabs>
        <w:rPr>
          <w:ins w:author="Tran Khanh Toan" w:date="2022-07-01T15:51:00Z" w:id="981"/>
          <w:del w:author="toantk" w:date="2022-07-27T17:37:00Z" w:id="982"/>
          <w:rFonts w:asciiTheme="minorHAnsi" w:hAnsiTheme="minorHAnsi" w:eastAsiaTheme="minorEastAsia" w:cstheme="minorBidi"/>
          <w:noProof/>
          <w:sz w:val="22"/>
          <w:szCs w:val="22"/>
        </w:rPr>
      </w:pPr>
      <w:ins w:author="Tran Khanh Toan" w:date="2022-07-01T15:51:00Z" w:id="983">
        <w:del w:author="toantk" w:date="2022-07-27T17:37:00Z" w:id="984">
          <w:r w:rsidRPr="003E1A5F" w:rsidDel="003E1A5F">
            <w:rPr>
              <w:rStyle w:val="Hyperlink"/>
              <w:noProof/>
            </w:rPr>
            <w:delText>Hình 7.40 Luồng điều khiển Reset thiết bị qua Mobile App</w:delText>
          </w:r>
          <w:r w:rsidDel="003E1A5F">
            <w:rPr>
              <w:noProof/>
              <w:webHidden/>
            </w:rPr>
            <w:tab/>
          </w:r>
        </w:del>
      </w:ins>
      <w:ins w:author="Tran Khanh Toan" w:date="2022-07-01T15:52:00Z" w:id="985">
        <w:del w:author="toantk" w:date="2022-07-27T17:37:00Z" w:id="986">
          <w:r w:rsidDel="003E1A5F">
            <w:rPr>
              <w:noProof/>
              <w:webHidden/>
            </w:rPr>
            <w:delText>141</w:delText>
          </w:r>
        </w:del>
      </w:ins>
    </w:p>
    <w:p w:rsidR="00866580" w:rsidDel="003E1A5F" w:rsidRDefault="00866580" w14:paraId="77BA4086" w14:textId="52251F4B">
      <w:pPr>
        <w:pStyle w:val="TableofFigures"/>
        <w:tabs>
          <w:tab w:val="right" w:leader="dot" w:pos="9225"/>
        </w:tabs>
        <w:rPr>
          <w:ins w:author="Tran Khanh Toan" w:date="2022-07-01T15:51:00Z" w:id="987"/>
          <w:del w:author="toantk" w:date="2022-07-27T17:37:00Z" w:id="988"/>
          <w:rFonts w:asciiTheme="minorHAnsi" w:hAnsiTheme="minorHAnsi" w:eastAsiaTheme="minorEastAsia" w:cstheme="minorBidi"/>
          <w:noProof/>
          <w:sz w:val="22"/>
          <w:szCs w:val="22"/>
        </w:rPr>
      </w:pPr>
      <w:ins w:author="Tran Khanh Toan" w:date="2022-07-01T15:51:00Z" w:id="989">
        <w:del w:author="toantk" w:date="2022-07-27T17:37:00Z" w:id="990">
          <w:r w:rsidRPr="003E1A5F" w:rsidDel="003E1A5F">
            <w:rPr>
              <w:rStyle w:val="Hyperlink"/>
              <w:noProof/>
            </w:rPr>
            <w:delText>Hình 7.41 Luồng điều khiển lưu file backup config qua Mobile App</w:delText>
          </w:r>
          <w:r w:rsidDel="003E1A5F">
            <w:rPr>
              <w:noProof/>
              <w:webHidden/>
            </w:rPr>
            <w:tab/>
          </w:r>
        </w:del>
      </w:ins>
      <w:ins w:author="Tran Khanh Toan" w:date="2022-07-01T15:52:00Z" w:id="991">
        <w:del w:author="toantk" w:date="2022-07-27T17:37:00Z" w:id="992">
          <w:r w:rsidDel="003E1A5F">
            <w:rPr>
              <w:noProof/>
              <w:webHidden/>
            </w:rPr>
            <w:delText>143</w:delText>
          </w:r>
        </w:del>
      </w:ins>
    </w:p>
    <w:p w:rsidR="00866580" w:rsidDel="003E1A5F" w:rsidRDefault="00866580" w14:paraId="3F4A4ED0" w14:textId="360710EA">
      <w:pPr>
        <w:pStyle w:val="TableofFigures"/>
        <w:tabs>
          <w:tab w:val="right" w:leader="dot" w:pos="9225"/>
        </w:tabs>
        <w:rPr>
          <w:ins w:author="Tran Khanh Toan" w:date="2022-07-01T15:51:00Z" w:id="993"/>
          <w:del w:author="toantk" w:date="2022-07-27T17:37:00Z" w:id="994"/>
          <w:rFonts w:asciiTheme="minorHAnsi" w:hAnsiTheme="minorHAnsi" w:eastAsiaTheme="minorEastAsia" w:cstheme="minorBidi"/>
          <w:noProof/>
          <w:sz w:val="22"/>
          <w:szCs w:val="22"/>
        </w:rPr>
      </w:pPr>
      <w:ins w:author="Tran Khanh Toan" w:date="2022-07-01T15:51:00Z" w:id="995">
        <w:del w:author="toantk" w:date="2022-07-27T17:37:00Z" w:id="996">
          <w:r w:rsidRPr="003E1A5F" w:rsidDel="003E1A5F">
            <w:rPr>
              <w:rStyle w:val="Hyperlink"/>
              <w:noProof/>
            </w:rPr>
            <w:delText>Hình 7.42 Luồng điều khiển khôi phục cấu hình bằng file config qua Mobile App</w:delText>
          </w:r>
          <w:r w:rsidDel="003E1A5F">
            <w:rPr>
              <w:noProof/>
              <w:webHidden/>
            </w:rPr>
            <w:tab/>
          </w:r>
        </w:del>
      </w:ins>
      <w:ins w:author="Tran Khanh Toan" w:date="2022-07-01T15:52:00Z" w:id="997">
        <w:del w:author="toantk" w:date="2022-07-27T17:37:00Z" w:id="998">
          <w:r w:rsidDel="003E1A5F">
            <w:rPr>
              <w:noProof/>
              <w:webHidden/>
            </w:rPr>
            <w:delText>145</w:delText>
          </w:r>
        </w:del>
      </w:ins>
    </w:p>
    <w:p w:rsidR="00866580" w:rsidDel="003E1A5F" w:rsidRDefault="00866580" w14:paraId="20BE5E67" w14:textId="3A11ECCD">
      <w:pPr>
        <w:pStyle w:val="TableofFigures"/>
        <w:tabs>
          <w:tab w:val="right" w:leader="dot" w:pos="9225"/>
        </w:tabs>
        <w:rPr>
          <w:ins w:author="Tran Khanh Toan" w:date="2022-07-01T15:51:00Z" w:id="999"/>
          <w:del w:author="toantk" w:date="2022-07-27T17:37:00Z" w:id="1000"/>
          <w:rFonts w:asciiTheme="minorHAnsi" w:hAnsiTheme="minorHAnsi" w:eastAsiaTheme="minorEastAsia" w:cstheme="minorBidi"/>
          <w:noProof/>
          <w:sz w:val="22"/>
          <w:szCs w:val="22"/>
        </w:rPr>
      </w:pPr>
      <w:ins w:author="Tran Khanh Toan" w:date="2022-07-01T15:51:00Z" w:id="1001">
        <w:del w:author="toantk" w:date="2022-07-27T17:37:00Z" w:id="1002">
          <w:r w:rsidRPr="003E1A5F" w:rsidDel="003E1A5F">
            <w:rPr>
              <w:rStyle w:val="Hyperlink"/>
              <w:noProof/>
            </w:rPr>
            <w:delText>Hình 7.43 Luồng điều khiển nâng cấp Firmware qua Mobile App</w:delText>
          </w:r>
          <w:r w:rsidDel="003E1A5F">
            <w:rPr>
              <w:noProof/>
              <w:webHidden/>
            </w:rPr>
            <w:tab/>
          </w:r>
        </w:del>
      </w:ins>
      <w:ins w:author="Tran Khanh Toan" w:date="2022-07-01T15:52:00Z" w:id="1003">
        <w:del w:author="toantk" w:date="2022-07-27T17:37:00Z" w:id="1004">
          <w:r w:rsidDel="003E1A5F">
            <w:rPr>
              <w:noProof/>
              <w:webHidden/>
            </w:rPr>
            <w:delText>147</w:delText>
          </w:r>
        </w:del>
      </w:ins>
    </w:p>
    <w:p w:rsidR="00866580" w:rsidDel="003E1A5F" w:rsidRDefault="00866580" w14:paraId="42384AEB" w14:textId="717B3703">
      <w:pPr>
        <w:pStyle w:val="TableofFigures"/>
        <w:tabs>
          <w:tab w:val="right" w:leader="dot" w:pos="9225"/>
        </w:tabs>
        <w:rPr>
          <w:ins w:author="Tran Khanh Toan" w:date="2022-07-01T15:51:00Z" w:id="1005"/>
          <w:del w:author="toantk" w:date="2022-07-27T17:37:00Z" w:id="1006"/>
          <w:rFonts w:asciiTheme="minorHAnsi" w:hAnsiTheme="minorHAnsi" w:eastAsiaTheme="minorEastAsia" w:cstheme="minorBidi"/>
          <w:noProof/>
          <w:sz w:val="22"/>
          <w:szCs w:val="22"/>
        </w:rPr>
      </w:pPr>
      <w:ins w:author="Tran Khanh Toan" w:date="2022-07-01T15:51:00Z" w:id="1007">
        <w:del w:author="toantk" w:date="2022-07-27T17:37:00Z" w:id="1008">
          <w:r w:rsidRPr="003E1A5F" w:rsidDel="003E1A5F">
            <w:rPr>
              <w:rStyle w:val="Hyperlink"/>
              <w:noProof/>
            </w:rPr>
            <w:delText>Hình 7.44 Luồng điều khiển lấy log từ thiết bị qua Mobile App</w:delText>
          </w:r>
          <w:r w:rsidDel="003E1A5F">
            <w:rPr>
              <w:noProof/>
              <w:webHidden/>
            </w:rPr>
            <w:tab/>
          </w:r>
        </w:del>
      </w:ins>
      <w:ins w:author="Tran Khanh Toan" w:date="2022-07-01T15:52:00Z" w:id="1009">
        <w:del w:author="toantk" w:date="2022-07-27T17:37:00Z" w:id="1010">
          <w:r w:rsidDel="003E1A5F">
            <w:rPr>
              <w:noProof/>
              <w:webHidden/>
            </w:rPr>
            <w:delText>149</w:delText>
          </w:r>
        </w:del>
      </w:ins>
    </w:p>
    <w:p w:rsidR="00866580" w:rsidDel="003E1A5F" w:rsidRDefault="00866580" w14:paraId="049EE760" w14:textId="1217B7BB">
      <w:pPr>
        <w:pStyle w:val="TableofFigures"/>
        <w:tabs>
          <w:tab w:val="right" w:leader="dot" w:pos="9225"/>
        </w:tabs>
        <w:rPr>
          <w:ins w:author="Tran Khanh Toan" w:date="2022-07-01T15:51:00Z" w:id="1011"/>
          <w:del w:author="toantk" w:date="2022-07-27T17:37:00Z" w:id="1012"/>
          <w:rFonts w:asciiTheme="minorHAnsi" w:hAnsiTheme="minorHAnsi" w:eastAsiaTheme="minorEastAsia" w:cstheme="minorBidi"/>
          <w:noProof/>
          <w:sz w:val="22"/>
          <w:szCs w:val="22"/>
        </w:rPr>
      </w:pPr>
      <w:ins w:author="Tran Khanh Toan" w:date="2022-07-01T15:51:00Z" w:id="1013">
        <w:del w:author="toantk" w:date="2022-07-27T17:37:00Z" w:id="1014">
          <w:r w:rsidRPr="003E1A5F" w:rsidDel="003E1A5F">
            <w:rPr>
              <w:rStyle w:val="Hyperlink"/>
              <w:noProof/>
            </w:rPr>
            <w:delText>Hình 7.45 Luồng điều khiển cập nhật Database từ Mobile App</w:delText>
          </w:r>
          <w:r w:rsidDel="003E1A5F">
            <w:rPr>
              <w:noProof/>
              <w:webHidden/>
            </w:rPr>
            <w:tab/>
          </w:r>
        </w:del>
      </w:ins>
      <w:ins w:author="Tran Khanh Toan" w:date="2022-07-01T15:52:00Z" w:id="1015">
        <w:del w:author="toantk" w:date="2022-07-27T17:37:00Z" w:id="1016">
          <w:r w:rsidDel="003E1A5F">
            <w:rPr>
              <w:noProof/>
              <w:webHidden/>
            </w:rPr>
            <w:delText>151</w:delText>
          </w:r>
        </w:del>
      </w:ins>
    </w:p>
    <w:p w:rsidR="00866580" w:rsidDel="003E1A5F" w:rsidP="00E86FAE" w:rsidRDefault="00866580" w14:paraId="21162BD0" w14:textId="77777777">
      <w:pPr>
        <w:rPr>
          <w:del w:author="toantk" w:date="2022-07-27T17:37:00Z" w:id="1017"/>
          <w:noProof/>
        </w:rPr>
      </w:pPr>
    </w:p>
    <w:p w:rsidR="002E5CA8" w:rsidP="00E86FAE" w:rsidRDefault="00866580" w14:paraId="1C1D3411" w14:textId="3CF86A63">
      <w:pPr>
        <w:rPr>
          <w:rStyle w:val="st"/>
          <w:rFonts w:cs="Times New Roman"/>
          <w:b/>
          <w:szCs w:val="26"/>
        </w:rPr>
      </w:pPr>
      <w:ins w:author="Tran Khanh Toan" w:date="2022-07-01T15:51:00Z" w:id="1018">
        <w:r>
          <w:rPr>
            <w:rStyle w:val="st"/>
            <w:rFonts w:cs="Times New Roman"/>
            <w:b/>
            <w:szCs w:val="26"/>
          </w:rPr>
          <w:fldChar w:fldCharType="end"/>
        </w:r>
      </w:ins>
    </w:p>
    <w:p w:rsidR="000359A1" w:rsidP="00E86FAE" w:rsidRDefault="000359A1" w14:paraId="4241B60A" w14:textId="7BB360E6">
      <w:pPr>
        <w:rPr>
          <w:rStyle w:val="st"/>
          <w:rFonts w:cs="Times New Roman"/>
          <w:b/>
          <w:szCs w:val="26"/>
        </w:rPr>
      </w:pPr>
    </w:p>
    <w:p w:rsidR="000359A1" w:rsidP="00E86FAE" w:rsidRDefault="000359A1" w14:paraId="2B995716" w14:textId="287F8459">
      <w:pPr>
        <w:rPr>
          <w:rStyle w:val="st"/>
          <w:rFonts w:cs="Times New Roman"/>
          <w:b/>
          <w:szCs w:val="26"/>
        </w:rPr>
      </w:pPr>
    </w:p>
    <w:p w:rsidR="000359A1" w:rsidDel="003E1A5F" w:rsidP="00E86FAE" w:rsidRDefault="000359A1" w14:paraId="3F05102A" w14:textId="542C27C3">
      <w:pPr>
        <w:rPr>
          <w:del w:author="Tran Khanh Toan" w:date="2022-07-01T15:52:00Z" w:id="1019"/>
          <w:rStyle w:val="st"/>
          <w:rFonts w:cs="Times New Roman"/>
          <w:b/>
          <w:szCs w:val="26"/>
        </w:rPr>
      </w:pPr>
    </w:p>
    <w:p w:rsidR="003E1A5F" w:rsidP="00E86FAE" w:rsidRDefault="003E1A5F" w14:paraId="3CFE3D61" w14:textId="6EE3F970">
      <w:pPr>
        <w:rPr>
          <w:ins w:author="toantk" w:date="2022-07-27T17:37:00Z" w:id="1020"/>
          <w:rStyle w:val="st"/>
          <w:rFonts w:cs="Times New Roman"/>
          <w:b/>
          <w:szCs w:val="26"/>
        </w:rPr>
      </w:pPr>
    </w:p>
    <w:p w:rsidR="003E1A5F" w:rsidP="00E86FAE" w:rsidRDefault="003E1A5F" w14:paraId="3AE52A56" w14:textId="0376B615">
      <w:pPr>
        <w:rPr>
          <w:ins w:author="toantk" w:date="2022-07-27T17:37:00Z" w:id="1021"/>
          <w:rStyle w:val="st"/>
          <w:rFonts w:cs="Times New Roman"/>
          <w:b/>
          <w:szCs w:val="26"/>
        </w:rPr>
      </w:pPr>
    </w:p>
    <w:p w:rsidR="003E1A5F" w:rsidP="00E86FAE" w:rsidRDefault="003E1A5F" w14:paraId="7C33F7ED" w14:textId="76958EEC">
      <w:pPr>
        <w:rPr>
          <w:ins w:author="toantk" w:date="2022-07-27T17:37:00Z" w:id="1022"/>
          <w:rStyle w:val="st"/>
          <w:rFonts w:cs="Times New Roman"/>
          <w:b/>
          <w:szCs w:val="26"/>
        </w:rPr>
      </w:pPr>
    </w:p>
    <w:p w:rsidR="003E1A5F" w:rsidP="00E86FAE" w:rsidRDefault="003E1A5F" w14:paraId="6298E1A7" w14:textId="7D679DFD">
      <w:pPr>
        <w:rPr>
          <w:ins w:author="toantk" w:date="2022-07-27T17:37:00Z" w:id="1023"/>
          <w:rStyle w:val="st"/>
          <w:rFonts w:cs="Times New Roman"/>
          <w:b/>
          <w:szCs w:val="26"/>
        </w:rPr>
      </w:pPr>
    </w:p>
    <w:p w:rsidR="003E1A5F" w:rsidP="00E86FAE" w:rsidRDefault="003E1A5F" w14:paraId="0B24E7F4" w14:textId="77777777">
      <w:pPr>
        <w:rPr>
          <w:ins w:author="toantk" w:date="2022-07-27T17:37:00Z" w:id="1024"/>
          <w:rStyle w:val="st"/>
          <w:rFonts w:cs="Times New Roman"/>
          <w:b/>
          <w:szCs w:val="26"/>
        </w:rPr>
      </w:pPr>
    </w:p>
    <w:p w:rsidR="000359A1" w:rsidDel="003E1A5F" w:rsidP="00E86FAE" w:rsidRDefault="000359A1" w14:paraId="76D3EB2B" w14:textId="15A10B13">
      <w:pPr>
        <w:rPr>
          <w:del w:author="Tran Khanh Toan" w:date="2022-07-01T15:52:00Z" w:id="1025"/>
          <w:rStyle w:val="st"/>
          <w:rFonts w:cs="Times New Roman"/>
          <w:b/>
          <w:szCs w:val="26"/>
        </w:rPr>
      </w:pPr>
    </w:p>
    <w:p w:rsidR="003E1A5F" w:rsidP="00E86FAE" w:rsidRDefault="003E1A5F" w14:paraId="5E3294AB" w14:textId="63D82E81">
      <w:pPr>
        <w:rPr>
          <w:ins w:author="toantk" w:date="2022-07-27T17:37:00Z" w:id="1026"/>
          <w:rStyle w:val="st"/>
          <w:rFonts w:cs="Times New Roman"/>
          <w:b/>
          <w:szCs w:val="26"/>
        </w:rPr>
      </w:pPr>
    </w:p>
    <w:p w:rsidR="003E1A5F" w:rsidP="00E86FAE" w:rsidRDefault="003E1A5F" w14:paraId="777CFBB4" w14:textId="78E5CBE5">
      <w:pPr>
        <w:rPr>
          <w:ins w:author="toantk" w:date="2022-07-27T17:37:00Z" w:id="1027"/>
          <w:rStyle w:val="st"/>
          <w:rFonts w:cs="Times New Roman"/>
          <w:b/>
          <w:szCs w:val="26"/>
        </w:rPr>
      </w:pPr>
    </w:p>
    <w:p w:rsidR="003E1A5F" w:rsidP="00E86FAE" w:rsidRDefault="003E1A5F" w14:paraId="22CBF92B" w14:textId="53986FF8">
      <w:pPr>
        <w:rPr>
          <w:ins w:author="toantk" w:date="2022-07-27T17:37:00Z" w:id="1028"/>
          <w:rStyle w:val="st"/>
          <w:rFonts w:cs="Times New Roman"/>
          <w:b/>
          <w:szCs w:val="26"/>
        </w:rPr>
      </w:pPr>
    </w:p>
    <w:p w:rsidR="003E1A5F" w:rsidP="00E86FAE" w:rsidRDefault="003E1A5F" w14:paraId="1A0C5D61" w14:textId="3EE7D298">
      <w:pPr>
        <w:rPr>
          <w:ins w:author="toantk" w:date="2022-07-27T17:37:00Z" w:id="1029"/>
          <w:rStyle w:val="st"/>
          <w:rFonts w:cs="Times New Roman"/>
          <w:b/>
          <w:szCs w:val="26"/>
        </w:rPr>
      </w:pPr>
    </w:p>
    <w:p w:rsidR="003E1A5F" w:rsidP="00E86FAE" w:rsidRDefault="003E1A5F" w14:paraId="5E86EBA8" w14:textId="2B53EFEF">
      <w:pPr>
        <w:rPr>
          <w:ins w:author="toantk" w:date="2022-07-27T17:37:00Z" w:id="1030"/>
          <w:rStyle w:val="st"/>
          <w:rFonts w:cs="Times New Roman"/>
          <w:b/>
          <w:szCs w:val="26"/>
        </w:rPr>
      </w:pPr>
    </w:p>
    <w:p w:rsidR="003E1A5F" w:rsidP="00E86FAE" w:rsidRDefault="003E1A5F" w14:paraId="4E286277" w14:textId="356C7CBC">
      <w:pPr>
        <w:rPr>
          <w:ins w:author="toantk" w:date="2022-07-27T17:37:00Z" w:id="1031"/>
          <w:rStyle w:val="st"/>
          <w:rFonts w:cs="Times New Roman"/>
          <w:b/>
          <w:szCs w:val="26"/>
        </w:rPr>
      </w:pPr>
    </w:p>
    <w:p w:rsidR="003E1A5F" w:rsidP="00E86FAE" w:rsidRDefault="003E1A5F" w14:paraId="1DFA0A92" w14:textId="07D84622">
      <w:pPr>
        <w:rPr>
          <w:ins w:author="toantk" w:date="2022-07-27T17:37:00Z" w:id="1032"/>
          <w:rStyle w:val="st"/>
          <w:rFonts w:cs="Times New Roman"/>
          <w:b/>
          <w:szCs w:val="26"/>
        </w:rPr>
      </w:pPr>
    </w:p>
    <w:p w:rsidR="003E1A5F" w:rsidP="00E86FAE" w:rsidRDefault="003E1A5F" w14:paraId="0F074C30" w14:textId="11396051">
      <w:pPr>
        <w:rPr>
          <w:ins w:author="toantk" w:date="2022-07-27T17:37:00Z" w:id="1033"/>
          <w:rStyle w:val="st"/>
          <w:rFonts w:cs="Times New Roman"/>
          <w:b/>
          <w:szCs w:val="26"/>
        </w:rPr>
      </w:pPr>
    </w:p>
    <w:p w:rsidR="003E1A5F" w:rsidP="00E86FAE" w:rsidRDefault="003E1A5F" w14:paraId="6130CE47" w14:textId="6E87B029">
      <w:pPr>
        <w:rPr>
          <w:ins w:author="toantk" w:date="2022-07-27T17:37:00Z" w:id="1034"/>
          <w:rStyle w:val="st"/>
          <w:rFonts w:cs="Times New Roman"/>
          <w:b/>
          <w:szCs w:val="26"/>
        </w:rPr>
      </w:pPr>
    </w:p>
    <w:p w:rsidR="003E1A5F" w:rsidP="00E86FAE" w:rsidRDefault="003E1A5F" w14:paraId="667E10C0" w14:textId="0F719B03">
      <w:pPr>
        <w:rPr>
          <w:ins w:author="toantk" w:date="2022-07-27T17:37:00Z" w:id="1035"/>
          <w:rStyle w:val="st"/>
          <w:rFonts w:cs="Times New Roman"/>
          <w:b/>
          <w:szCs w:val="26"/>
        </w:rPr>
      </w:pPr>
    </w:p>
    <w:p w:rsidR="003E1A5F" w:rsidP="00E86FAE" w:rsidRDefault="003E1A5F" w14:paraId="1454842E" w14:textId="248E0CC8">
      <w:pPr>
        <w:rPr>
          <w:ins w:author="toantk" w:date="2022-07-27T17:37:00Z" w:id="1036"/>
          <w:rStyle w:val="st"/>
          <w:rFonts w:cs="Times New Roman"/>
          <w:b/>
          <w:szCs w:val="26"/>
        </w:rPr>
      </w:pPr>
    </w:p>
    <w:p w:rsidR="003E1A5F" w:rsidP="00E86FAE" w:rsidRDefault="003E1A5F" w14:paraId="788D0CA0" w14:textId="4145F670">
      <w:pPr>
        <w:rPr>
          <w:ins w:author="toantk" w:date="2022-07-27T17:37:00Z" w:id="1037"/>
          <w:rStyle w:val="st"/>
          <w:rFonts w:cs="Times New Roman"/>
          <w:b/>
          <w:szCs w:val="26"/>
        </w:rPr>
      </w:pPr>
    </w:p>
    <w:p w:rsidR="003E1A5F" w:rsidP="00E86FAE" w:rsidRDefault="003E1A5F" w14:paraId="340C06D2" w14:textId="47D3A6CB">
      <w:pPr>
        <w:rPr>
          <w:ins w:author="toantk" w:date="2022-07-27T17:37:00Z" w:id="1038"/>
          <w:rStyle w:val="st"/>
          <w:rFonts w:cs="Times New Roman"/>
          <w:b/>
          <w:szCs w:val="26"/>
        </w:rPr>
      </w:pPr>
    </w:p>
    <w:p w:rsidR="003E1A5F" w:rsidP="00E86FAE" w:rsidRDefault="003E1A5F" w14:paraId="1DB29D2E" w14:textId="751941F8">
      <w:pPr>
        <w:rPr>
          <w:ins w:author="toantk" w:date="2022-07-27T17:37:00Z" w:id="1039"/>
          <w:rStyle w:val="st"/>
          <w:rFonts w:cs="Times New Roman"/>
          <w:b/>
          <w:szCs w:val="26"/>
        </w:rPr>
      </w:pPr>
    </w:p>
    <w:p w:rsidR="003E1A5F" w:rsidP="00E86FAE" w:rsidRDefault="003E1A5F" w14:paraId="6504AA72" w14:textId="1BAA92E8">
      <w:pPr>
        <w:rPr>
          <w:ins w:author="toantk" w:date="2022-07-27T17:37:00Z" w:id="1040"/>
          <w:rStyle w:val="st"/>
          <w:rFonts w:cs="Times New Roman"/>
          <w:b/>
          <w:szCs w:val="26"/>
        </w:rPr>
      </w:pPr>
    </w:p>
    <w:p w:rsidR="003E1A5F" w:rsidP="00E86FAE" w:rsidRDefault="003E1A5F" w14:paraId="79D2844D" w14:textId="485FEFD4">
      <w:pPr>
        <w:rPr>
          <w:ins w:author="toantk" w:date="2022-07-28T14:12:00Z" w:id="1041"/>
          <w:rStyle w:val="st"/>
          <w:rFonts w:cs="Times New Roman"/>
          <w:b/>
          <w:szCs w:val="26"/>
        </w:rPr>
      </w:pPr>
    </w:p>
    <w:p w:rsidR="005D4203" w:rsidP="00E86FAE" w:rsidRDefault="005D4203" w14:paraId="238063D8" w14:textId="77777777">
      <w:pPr>
        <w:rPr>
          <w:ins w:author="toantk" w:date="2022-07-27T17:38:00Z" w:id="1042"/>
          <w:rStyle w:val="st"/>
          <w:rFonts w:cs="Times New Roman"/>
          <w:b/>
          <w:szCs w:val="26"/>
        </w:rPr>
      </w:pPr>
    </w:p>
    <w:p w:rsidR="003E1A5F" w:rsidP="00E86FAE" w:rsidRDefault="003E1A5F" w14:paraId="0532F1E3" w14:textId="77777777">
      <w:pPr>
        <w:rPr>
          <w:ins w:author="toantk" w:date="2022-07-27T17:37:00Z" w:id="1043"/>
          <w:rStyle w:val="st"/>
          <w:rFonts w:cs="Times New Roman"/>
          <w:b/>
          <w:szCs w:val="26"/>
        </w:rPr>
      </w:pPr>
    </w:p>
    <w:p w:rsidR="000359A1" w:rsidDel="00655F3E" w:rsidP="00E86FAE" w:rsidRDefault="000359A1" w14:paraId="6BD4CF98" w14:textId="0F99C933">
      <w:pPr>
        <w:rPr>
          <w:del w:author="Tran Khanh Toan" w:date="2022-07-01T15:52:00Z" w:id="1044"/>
          <w:rStyle w:val="st"/>
          <w:rFonts w:cs="Times New Roman"/>
          <w:b/>
          <w:szCs w:val="26"/>
        </w:rPr>
      </w:pPr>
    </w:p>
    <w:p w:rsidR="00655F3E" w:rsidP="00E86FAE" w:rsidRDefault="00655F3E" w14:paraId="19C85A88" w14:textId="6028467C">
      <w:pPr>
        <w:rPr>
          <w:ins w:author="Tran Khanh Toan" w:date="2022-08-03T09:18:00Z" w:id="1045"/>
          <w:rStyle w:val="st"/>
          <w:rFonts w:cs="Times New Roman"/>
          <w:b/>
          <w:szCs w:val="26"/>
        </w:rPr>
      </w:pPr>
    </w:p>
    <w:p w:rsidR="00655F3E" w:rsidP="00E86FAE" w:rsidRDefault="00655F3E" w14:paraId="0424EA74" w14:textId="77777777">
      <w:pPr>
        <w:rPr>
          <w:ins w:author="Tran Khanh Toan" w:date="2022-08-03T09:18:00Z" w:id="1046"/>
          <w:rStyle w:val="st"/>
          <w:rFonts w:cs="Times New Roman"/>
          <w:b/>
          <w:szCs w:val="26"/>
        </w:rPr>
      </w:pPr>
    </w:p>
    <w:p w:rsidR="000359A1" w:rsidDel="00866580" w:rsidP="00E86FAE" w:rsidRDefault="000359A1" w14:paraId="50B5DCB3" w14:textId="2FFCE57D">
      <w:pPr>
        <w:rPr>
          <w:del w:author="Tran Khanh Toan" w:date="2022-07-01T15:52:00Z" w:id="1047"/>
          <w:rStyle w:val="st"/>
          <w:rFonts w:cs="Times New Roman"/>
          <w:b/>
          <w:szCs w:val="26"/>
        </w:rPr>
      </w:pPr>
    </w:p>
    <w:p w:rsidR="000359A1" w:rsidDel="00866580" w:rsidP="00E86FAE" w:rsidRDefault="000359A1" w14:paraId="13FCAC41" w14:textId="234E647E">
      <w:pPr>
        <w:rPr>
          <w:del w:author="Tran Khanh Toan" w:date="2022-07-01T15:52:00Z" w:id="1048"/>
          <w:rStyle w:val="st"/>
          <w:rFonts w:cs="Times New Roman"/>
          <w:b/>
          <w:szCs w:val="26"/>
        </w:rPr>
      </w:pPr>
    </w:p>
    <w:p w:rsidR="000359A1" w:rsidDel="00092049" w:rsidP="00E86FAE" w:rsidRDefault="000359A1" w14:paraId="1171FBE9" w14:textId="209ACC57">
      <w:pPr>
        <w:rPr>
          <w:del w:author="Tran Khanh Toan" w:date="2022-07-01T15:24:00Z" w:id="1049"/>
          <w:rStyle w:val="st"/>
          <w:rFonts w:cs="Times New Roman"/>
          <w:b/>
          <w:szCs w:val="26"/>
        </w:rPr>
      </w:pPr>
    </w:p>
    <w:p w:rsidR="000359A1" w:rsidDel="00092049" w:rsidP="00E86FAE" w:rsidRDefault="000359A1" w14:paraId="6D9DF6D3" w14:textId="51852161">
      <w:pPr>
        <w:rPr>
          <w:del w:author="Tran Khanh Toan" w:date="2022-07-01T15:24:00Z" w:id="1050"/>
          <w:rStyle w:val="st"/>
          <w:rFonts w:cs="Times New Roman"/>
          <w:b/>
          <w:szCs w:val="26"/>
        </w:rPr>
      </w:pPr>
    </w:p>
    <w:p w:rsidR="000359A1" w:rsidDel="00092049" w:rsidP="00E86FAE" w:rsidRDefault="000359A1" w14:paraId="7B5E6339" w14:textId="2515E495">
      <w:pPr>
        <w:rPr>
          <w:del w:author="Tran Khanh Toan" w:date="2022-07-01T15:24:00Z" w:id="1051"/>
          <w:rStyle w:val="st"/>
          <w:rFonts w:cs="Times New Roman"/>
          <w:b/>
          <w:szCs w:val="26"/>
        </w:rPr>
      </w:pPr>
    </w:p>
    <w:p w:rsidR="000359A1" w:rsidDel="00092049" w:rsidP="00E86FAE" w:rsidRDefault="000359A1" w14:paraId="53EF0065" w14:textId="2D877130">
      <w:pPr>
        <w:rPr>
          <w:del w:author="Tran Khanh Toan" w:date="2022-07-01T15:24:00Z" w:id="1052"/>
          <w:rStyle w:val="st"/>
          <w:rFonts w:cs="Times New Roman"/>
          <w:b/>
          <w:szCs w:val="26"/>
        </w:rPr>
      </w:pPr>
    </w:p>
    <w:p w:rsidR="000359A1" w:rsidDel="00092049" w:rsidP="00E86FAE" w:rsidRDefault="000359A1" w14:paraId="400E077E" w14:textId="0D29FFA5">
      <w:pPr>
        <w:rPr>
          <w:del w:author="Tran Khanh Toan" w:date="2022-07-01T15:24:00Z" w:id="1053"/>
          <w:rStyle w:val="st"/>
          <w:rFonts w:cs="Times New Roman"/>
          <w:b/>
          <w:szCs w:val="26"/>
        </w:rPr>
      </w:pPr>
    </w:p>
    <w:p w:rsidR="000359A1" w:rsidDel="00092049" w:rsidP="00E86FAE" w:rsidRDefault="000359A1" w14:paraId="1F411EE1" w14:textId="4FFF9CD3">
      <w:pPr>
        <w:rPr>
          <w:del w:author="Tran Khanh Toan" w:date="2022-07-01T15:24:00Z" w:id="1054"/>
          <w:rStyle w:val="st"/>
          <w:rFonts w:cs="Times New Roman"/>
          <w:b/>
          <w:szCs w:val="26"/>
        </w:rPr>
      </w:pPr>
    </w:p>
    <w:p w:rsidR="000359A1" w:rsidDel="00092049" w:rsidP="00E86FAE" w:rsidRDefault="000359A1" w14:paraId="1C302146" w14:textId="6DA8E97D">
      <w:pPr>
        <w:rPr>
          <w:del w:author="Tran Khanh Toan" w:date="2022-07-01T15:24:00Z" w:id="1055"/>
          <w:rStyle w:val="st"/>
          <w:rFonts w:cs="Times New Roman"/>
          <w:b/>
          <w:szCs w:val="26"/>
        </w:rPr>
      </w:pPr>
    </w:p>
    <w:p w:rsidR="000359A1" w:rsidDel="00092049" w:rsidP="00E86FAE" w:rsidRDefault="000359A1" w14:paraId="04125E72" w14:textId="40528491">
      <w:pPr>
        <w:rPr>
          <w:del w:author="Tran Khanh Toan" w:date="2022-07-01T15:24:00Z" w:id="1056"/>
          <w:rStyle w:val="st"/>
          <w:rFonts w:cs="Times New Roman"/>
          <w:b/>
          <w:szCs w:val="26"/>
        </w:rPr>
      </w:pPr>
    </w:p>
    <w:p w:rsidR="000359A1" w:rsidDel="00092049" w:rsidP="00E86FAE" w:rsidRDefault="000359A1" w14:paraId="38B49494" w14:textId="442576D3">
      <w:pPr>
        <w:rPr>
          <w:del w:author="Tran Khanh Toan" w:date="2022-07-01T15:24:00Z" w:id="1057"/>
          <w:rStyle w:val="st"/>
          <w:rFonts w:cs="Times New Roman"/>
          <w:b/>
          <w:szCs w:val="26"/>
        </w:rPr>
      </w:pPr>
    </w:p>
    <w:p w:rsidR="000359A1" w:rsidP="00E86FAE" w:rsidRDefault="000359A1" w14:paraId="6C4C67DF" w14:textId="77777777">
      <w:pPr>
        <w:rPr>
          <w:rStyle w:val="st"/>
          <w:rFonts w:cs="Times New Roman"/>
          <w:b/>
          <w:szCs w:val="26"/>
        </w:rPr>
      </w:pPr>
    </w:p>
    <w:p w:rsidRPr="005A4F74" w:rsidR="00DC6DCB" w:rsidP="005A4F74" w:rsidRDefault="00146162" w14:paraId="276338DC" w14:textId="77777777">
      <w:pPr>
        <w:pStyle w:val="Heading1"/>
        <w:rPr>
          <w:rStyle w:val="st"/>
          <w:rFonts w:cs="Times New Roman"/>
        </w:rPr>
      </w:pPr>
      <w:bookmarkStart w:name="_Toc111217566" w:id="1058"/>
      <w:r>
        <w:rPr>
          <w:rStyle w:val="st"/>
          <w:rFonts w:cs="Times New Roman"/>
        </w:rPr>
        <w:t>Mục đích</w:t>
      </w:r>
      <w:bookmarkEnd w:id="1058"/>
    </w:p>
    <w:p w:rsidR="00ED7FD7" w:rsidP="005A409F" w:rsidRDefault="00CD4758" w14:paraId="24890ABE" w14:textId="59F987AF">
      <w:pPr>
        <w:pStyle w:val="FirstLevelBullet"/>
      </w:pPr>
      <w:r>
        <w:t>Tài liệu</w:t>
      </w:r>
      <w:r w:rsidR="00ED7FD7">
        <w:t xml:space="preserve"> cung cấp</w:t>
      </w:r>
      <w:r w:rsidR="00EA6E85">
        <w:t xml:space="preserve"> đặc tả </w:t>
      </w:r>
      <w:r w:rsidR="00EB0680">
        <w:t xml:space="preserve">chi tiết </w:t>
      </w:r>
      <w:r w:rsidR="005A409F">
        <w:t xml:space="preserve">module </w:t>
      </w:r>
      <w:del w:author="Tran Khanh Toan" w:date="2022-07-01T15:45:00Z" w:id="1059">
        <w:r w:rsidDel="007A6979" w:rsidR="005A409F">
          <w:delText xml:space="preserve">Onelink </w:delText>
        </w:r>
      </w:del>
      <w:r w:rsidR="005A409F">
        <w:t>Mobile App Agent trên ONT.</w:t>
      </w:r>
    </w:p>
    <w:p w:rsidR="00BD7F06" w:rsidP="00434F43" w:rsidRDefault="00CD4758" w14:paraId="386DE50E" w14:textId="77777777">
      <w:pPr>
        <w:pStyle w:val="FirstLevelBullet"/>
      </w:pPr>
      <w:r>
        <w:t>Tài liệu</w:t>
      </w:r>
      <w:r w:rsidR="00EB0680">
        <w:t xml:space="preserve"> là đ</w:t>
      </w:r>
      <w:r w:rsidR="00ED7FD7">
        <w:t xml:space="preserve">ầu vào cho các </w:t>
      </w:r>
      <w:r w:rsidR="00434F43">
        <w:t>giai đoạn thiết kế, phát triển và kiểm thử sản phẩm.</w:t>
      </w:r>
    </w:p>
    <w:p w:rsidR="00772CB4" w:rsidP="00772CB4" w:rsidRDefault="00772CB4" w14:paraId="6AF90F3E" w14:textId="77777777">
      <w:pPr>
        <w:pStyle w:val="Heading1"/>
      </w:pPr>
      <w:bookmarkStart w:name="_Toc111217567" w:id="1060"/>
      <w:r>
        <w:t>Phạm vi</w:t>
      </w:r>
      <w:bookmarkEnd w:id="1060"/>
    </w:p>
    <w:p w:rsidRPr="005A409F" w:rsidR="005A409F" w:rsidP="005A409F" w:rsidRDefault="005A409F" w14:paraId="6FCAB076" w14:textId="77777777"/>
    <w:p w:rsidR="00772CB4" w:rsidP="00772CB4" w:rsidRDefault="00772CB4" w14:paraId="4DE09148" w14:textId="77777777">
      <w:pPr>
        <w:pStyle w:val="Heading1"/>
      </w:pPr>
      <w:bookmarkStart w:name="_Toc111217568" w:id="1061"/>
      <w:r>
        <w:lastRenderedPageBreak/>
        <w:t>Đối tượng</w:t>
      </w:r>
      <w:bookmarkEnd w:id="1061"/>
    </w:p>
    <w:p w:rsidR="001D0FE8" w:rsidP="001D0FE8" w:rsidRDefault="001D0FE8" w14:paraId="3B325F15" w14:textId="466D956D">
      <w:pPr>
        <w:pStyle w:val="FirstLevelBullet"/>
      </w:pPr>
      <w:r>
        <w:t>Kỹ sư thiết kế để viết HLD</w:t>
      </w:r>
    </w:p>
    <w:p w:rsidR="00E92038" w:rsidP="001D0FE8" w:rsidRDefault="00E92038" w14:paraId="750A5561" w14:textId="08A5669D">
      <w:pPr>
        <w:pStyle w:val="FirstLevelBullet"/>
      </w:pPr>
      <w:r>
        <w:t>Kỹ sư phát triển</w:t>
      </w:r>
    </w:p>
    <w:p w:rsidR="001D0FE8" w:rsidP="001D0FE8" w:rsidRDefault="001D0FE8" w14:paraId="16768000" w14:textId="4C5E50C1">
      <w:pPr>
        <w:pStyle w:val="FirstLevelBullet"/>
      </w:pPr>
      <w:r>
        <w:t xml:space="preserve">Kỹ sư kiểm thử </w:t>
      </w:r>
    </w:p>
    <w:p w:rsidR="00EC11BA" w:rsidP="00EC11BA" w:rsidRDefault="00EC11BA" w14:paraId="5B192B88" w14:textId="77777777">
      <w:pPr>
        <w:pStyle w:val="FirstLevelBullet"/>
        <w:numPr>
          <w:ilvl w:val="0"/>
          <w:numId w:val="0"/>
        </w:numPr>
      </w:pPr>
    </w:p>
    <w:p w:rsidRPr="00CD4758" w:rsidR="00EC11BA" w:rsidP="00EC11BA" w:rsidRDefault="00DC6DCB" w14:paraId="6FA7EEB3" w14:textId="77777777">
      <w:pPr>
        <w:pStyle w:val="Heading1"/>
      </w:pPr>
      <w:bookmarkStart w:name="_Toc474824653" w:id="1062"/>
      <w:bookmarkStart w:name="_Toc111217569" w:id="1063"/>
      <w:r>
        <w:rPr>
          <w:rStyle w:val="st"/>
          <w:rFonts w:cs="Times New Roman"/>
        </w:rPr>
        <w:t>Đ</w:t>
      </w:r>
      <w:r w:rsidR="00D340E1">
        <w:rPr>
          <w:rStyle w:val="st"/>
          <w:rFonts w:cs="Times New Roman"/>
        </w:rPr>
        <w:t>ịnh nghĩa và viết tắt</w:t>
      </w:r>
      <w:bookmarkEnd w:id="1062"/>
      <w:bookmarkEnd w:id="1063"/>
    </w:p>
    <w:tbl>
      <w:tblPr>
        <w:tblW w:w="9540" w:type="dxa"/>
        <w:tblInd w:w="-5" w:type="dxa"/>
        <w:tblLook w:val="04A0" w:firstRow="1" w:lastRow="0" w:firstColumn="1" w:lastColumn="0" w:noHBand="0" w:noVBand="1"/>
      </w:tblPr>
      <w:tblGrid>
        <w:gridCol w:w="2523"/>
        <w:gridCol w:w="7017"/>
      </w:tblGrid>
      <w:tr w:rsidRPr="00D56E44" w:rsidR="00DC6DCB" w:rsidTr="00353A9D" w14:paraId="01471E10" w14:textId="77777777">
        <w:tc>
          <w:tcPr>
            <w:tcW w:w="2523" w:type="dxa"/>
            <w:vAlign w:val="center"/>
          </w:tcPr>
          <w:p w:rsidRPr="00353A9D" w:rsidR="00DC6DCB" w:rsidP="00EC2D75" w:rsidRDefault="00177287" w14:paraId="187D3141" w14:textId="77777777">
            <w:pPr>
              <w:spacing w:before="60"/>
              <w:ind w:left="-108" w:right="-108"/>
              <w:rPr>
                <w:b/>
                <w:szCs w:val="26"/>
              </w:rPr>
            </w:pPr>
            <w:r w:rsidRPr="00353A9D">
              <w:rPr>
                <w:b/>
                <w:szCs w:val="26"/>
              </w:rPr>
              <w:t>Từ viết tắt</w:t>
            </w:r>
          </w:p>
        </w:tc>
        <w:tc>
          <w:tcPr>
            <w:tcW w:w="7017" w:type="dxa"/>
            <w:vAlign w:val="center"/>
          </w:tcPr>
          <w:p w:rsidRPr="00353A9D" w:rsidR="00DC6DCB" w:rsidP="00177287" w:rsidRDefault="00177287" w14:paraId="15D75791" w14:textId="77777777">
            <w:pPr>
              <w:spacing w:before="60"/>
              <w:ind w:left="34" w:right="33" w:hanging="142"/>
              <w:rPr>
                <w:b/>
                <w:szCs w:val="26"/>
              </w:rPr>
            </w:pPr>
            <w:r w:rsidRPr="00353A9D">
              <w:rPr>
                <w:b/>
                <w:szCs w:val="26"/>
              </w:rPr>
              <w:t>Mô tả</w:t>
            </w:r>
          </w:p>
        </w:tc>
      </w:tr>
    </w:tbl>
    <w:p w:rsidR="00154A36" w:rsidRDefault="00154A36" w14:paraId="2058EAC3" w14:textId="77777777">
      <w:pPr>
        <w:overflowPunct/>
        <w:autoSpaceDE/>
        <w:autoSpaceDN/>
        <w:adjustRightInd/>
        <w:spacing w:after="0"/>
        <w:jc w:val="left"/>
        <w:textAlignment w:val="auto"/>
        <w:rPr>
          <w:rStyle w:val="st"/>
          <w:rFonts w:cs="Times New Roman"/>
        </w:rPr>
      </w:pPr>
      <w:bookmarkStart w:name="_Toc474824656" w:id="1064"/>
      <w:r>
        <w:rPr>
          <w:rStyle w:val="st"/>
          <w:rFonts w:cs="Times New Roman"/>
        </w:rPr>
        <w:t>UC</w:t>
      </w:r>
      <w:r>
        <w:rPr>
          <w:rStyle w:val="st"/>
          <w:rFonts w:cs="Times New Roman"/>
        </w:rPr>
        <w:tab/>
      </w:r>
      <w:r>
        <w:rPr>
          <w:rStyle w:val="st"/>
          <w:rFonts w:cs="Times New Roman"/>
        </w:rPr>
        <w:tab/>
      </w:r>
      <w:r>
        <w:rPr>
          <w:rStyle w:val="st"/>
          <w:rFonts w:cs="Times New Roman"/>
        </w:rPr>
        <w:tab/>
      </w:r>
      <w:r>
        <w:rPr>
          <w:rStyle w:val="st"/>
          <w:rFonts w:cs="Times New Roman"/>
        </w:rPr>
        <w:t>Use case</w:t>
      </w:r>
    </w:p>
    <w:p w:rsidR="002E5CA8" w:rsidRDefault="002E5CA8" w14:paraId="0E32EEFF" w14:textId="77777777">
      <w:pPr>
        <w:overflowPunct/>
        <w:autoSpaceDE/>
        <w:autoSpaceDN/>
        <w:adjustRightInd/>
        <w:spacing w:after="0"/>
        <w:jc w:val="left"/>
        <w:textAlignment w:val="auto"/>
        <w:rPr>
          <w:rStyle w:val="st"/>
          <w:rFonts w:cs="Times New Roman"/>
        </w:rPr>
      </w:pPr>
    </w:p>
    <w:p w:rsidR="002E5CA8" w:rsidP="001A5AE9" w:rsidRDefault="001A5AE9" w14:paraId="5307556F" w14:textId="77777777">
      <w:pPr>
        <w:pStyle w:val="Heading1"/>
        <w:rPr>
          <w:rStyle w:val="st"/>
          <w:rFonts w:cs="Times New Roman"/>
        </w:rPr>
      </w:pPr>
      <w:bookmarkStart w:name="_Toc111217570" w:id="1065"/>
      <w:r>
        <w:rPr>
          <w:rStyle w:val="st"/>
          <w:rFonts w:cs="Times New Roman"/>
        </w:rPr>
        <w:t>Tài liệu tham khảo</w:t>
      </w:r>
      <w:bookmarkEnd w:id="1065"/>
    </w:p>
    <w:p w:rsidR="001A5AE9" w:rsidP="001A5AE9" w:rsidRDefault="001A5AE9" w14:paraId="5B656CA2" w14:textId="77777777"/>
    <w:p w:rsidRPr="001A5AE9" w:rsidR="001A5AE9" w:rsidP="001A5AE9" w:rsidRDefault="001A5AE9" w14:paraId="5D057B2F" w14:textId="77777777"/>
    <w:p w:rsidRPr="001A5AE9" w:rsidR="001A5AE9" w:rsidP="001A5AE9" w:rsidRDefault="001A5AE9" w14:paraId="3653AF57" w14:textId="77777777"/>
    <w:p w:rsidR="002E5CA8" w:rsidRDefault="002E5CA8" w14:paraId="437A5A59" w14:textId="77777777">
      <w:pPr>
        <w:overflowPunct/>
        <w:autoSpaceDE/>
        <w:autoSpaceDN/>
        <w:adjustRightInd/>
        <w:spacing w:after="0"/>
        <w:jc w:val="left"/>
        <w:textAlignment w:val="auto"/>
        <w:rPr>
          <w:rStyle w:val="st"/>
          <w:rFonts w:cs="Times New Roman"/>
        </w:rPr>
      </w:pPr>
    </w:p>
    <w:p w:rsidR="00B12513" w:rsidRDefault="00B12513" w14:paraId="47E8D595" w14:textId="77777777">
      <w:pPr>
        <w:overflowPunct/>
        <w:autoSpaceDE/>
        <w:autoSpaceDN/>
        <w:adjustRightInd/>
        <w:spacing w:after="0"/>
        <w:jc w:val="left"/>
        <w:textAlignment w:val="auto"/>
        <w:rPr>
          <w:rStyle w:val="st"/>
          <w:rFonts w:cs="Times New Roman"/>
          <w:b/>
          <w:kern w:val="28"/>
          <w:sz w:val="28"/>
          <w:szCs w:val="24"/>
        </w:rPr>
      </w:pPr>
      <w:r>
        <w:rPr>
          <w:rStyle w:val="st"/>
          <w:rFonts w:cs="Times New Roman"/>
        </w:rPr>
        <w:br w:type="page"/>
      </w:r>
    </w:p>
    <w:p w:rsidR="00772CB4" w:rsidP="008B7923" w:rsidRDefault="00772CB4" w14:paraId="4A569962" w14:textId="77777777">
      <w:pPr>
        <w:pStyle w:val="Heading1"/>
        <w:rPr>
          <w:rStyle w:val="st"/>
          <w:rFonts w:cs="Times New Roman"/>
        </w:rPr>
      </w:pPr>
      <w:bookmarkStart w:name="_Toc111217571" w:id="1066"/>
      <w:r>
        <w:rPr>
          <w:rStyle w:val="st"/>
          <w:rFonts w:cs="Times New Roman"/>
        </w:rPr>
        <w:lastRenderedPageBreak/>
        <w:t xml:space="preserve">Tổng quan về </w:t>
      </w:r>
      <w:r w:rsidR="00096FBE">
        <w:rPr>
          <w:rStyle w:val="st"/>
          <w:rFonts w:cs="Times New Roman"/>
        </w:rPr>
        <w:t>chức năng</w:t>
      </w:r>
      <w:bookmarkEnd w:id="1066"/>
    </w:p>
    <w:p w:rsidRPr="001C708E" w:rsidR="001C708E" w:rsidRDefault="00D421DA" w14:paraId="77471FC9" w14:textId="77777777">
      <w:pPr>
        <w:pStyle w:val="Heading2"/>
      </w:pPr>
      <w:bookmarkStart w:name="_Toc111217572" w:id="1067"/>
      <w:r>
        <w:t xml:space="preserve">Định nghĩa </w:t>
      </w:r>
      <w:r w:rsidR="00096FBE">
        <w:t>chức năng</w:t>
      </w:r>
      <w:r w:rsidR="00B66EE2">
        <w:t xml:space="preserve"> và các đối tượng sử dụng</w:t>
      </w:r>
      <w:bookmarkEnd w:id="1067"/>
    </w:p>
    <w:p w:rsidR="00434F43" w:rsidP="003B6332" w:rsidRDefault="00096FBE" w14:paraId="7E9B6464" w14:textId="69045A77">
      <w:pPr>
        <w:pStyle w:val="Heading3"/>
      </w:pPr>
      <w:bookmarkStart w:name="_Toc111217573" w:id="1068"/>
      <w:r>
        <w:t>Định nghĩa chức năng</w:t>
      </w:r>
      <w:bookmarkEnd w:id="1068"/>
    </w:p>
    <w:p w:rsidR="00B94824" w:rsidP="00B94824" w:rsidRDefault="002A2223" w14:paraId="670F8542" w14:textId="5FDFD75C">
      <w:pPr>
        <w:rPr>
          <w:b/>
          <w:bCs/>
        </w:rPr>
      </w:pPr>
      <w:r>
        <w:rPr>
          <w:b/>
          <w:bCs/>
        </w:rPr>
        <w:t xml:space="preserve">Kiến trúc giải pháp tổng thể - </w:t>
      </w:r>
      <w:r w:rsidR="00B94824">
        <w:rPr>
          <w:b/>
          <w:bCs/>
        </w:rPr>
        <w:t>Mô hình tổng thể kết nối giữa ONT và OneLink App:</w:t>
      </w:r>
    </w:p>
    <w:p w:rsidR="00CD5D6C" w:rsidP="002611CE" w:rsidRDefault="00B94824" w14:paraId="0068C7D1" w14:textId="77777777">
      <w:pPr>
        <w:keepNext/>
        <w:jc w:val="center"/>
        <w:rPr>
          <w:ins w:author="toantk" w:date="2022-07-28T08:27:00Z" w:id="1069"/>
        </w:rPr>
      </w:pPr>
      <w:del w:author="toantk" w:date="2022-07-28T08:27:00Z" w:id="1070">
        <w:r w:rsidRPr="00B94824" w:rsidDel="00CD5D6C">
          <w:rPr>
            <w:b/>
            <w:bCs/>
            <w:noProof/>
          </w:rPr>
          <w:lastRenderedPageBreak/>
          <w:drawing>
            <wp:inline distT="0" distB="0" distL="0" distR="0" wp14:anchorId="37220CF4" wp14:editId="226433B9">
              <wp:extent cx="5864225" cy="3943985"/>
              <wp:effectExtent l="0" t="0" r="3175" b="0"/>
              <wp:docPr id="1" name="Picture 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5"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64225" cy="3943985"/>
                      </a:xfrm>
                      <a:prstGeom prst="rect">
                        <a:avLst/>
                      </a:prstGeom>
                    </pic:spPr>
                  </pic:pic>
                </a:graphicData>
              </a:graphic>
            </wp:inline>
          </w:drawing>
        </w:r>
      </w:del>
      <w:ins w:author="toantk" w:date="2022-07-28T08:27:00Z" w:id="1071">
        <w:r w:rsidR="00CD5D6C">
          <w:rPr>
            <w:noProof/>
          </w:rPr>
          <w:drawing>
            <wp:inline distT="0" distB="0" distL="0" distR="0" wp14:anchorId="3BB288E2" wp14:editId="3F4864ED">
              <wp:extent cx="5864225" cy="3604204"/>
              <wp:effectExtent l="0" t="0" r="3175" b="0"/>
              <wp:docPr id="468089077" name="Picture 46808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4225" cy="3604204"/>
                      </a:xfrm>
                      <a:prstGeom prst="rect">
                        <a:avLst/>
                      </a:prstGeom>
                    </pic:spPr>
                  </pic:pic>
                </a:graphicData>
              </a:graphic>
            </wp:inline>
          </w:drawing>
        </w:r>
      </w:ins>
    </w:p>
    <w:p w:rsidR="0001007B" w:rsidRDefault="00CD5D6C" w14:paraId="086B07AF" w14:textId="082B1E30">
      <w:pPr>
        <w:pStyle w:val="Caption"/>
        <w:rPr>
          <w:ins w:author="toantk" w:date="2022-07-28T11:11:00Z" w:id="1072"/>
        </w:rPr>
        <w:pPrChange w:author="toantk" w:date="2022-07-28T08:27:00Z" w:id="1073">
          <w:pPr>
            <w:keepNext/>
            <w:jc w:val="center"/>
          </w:pPr>
        </w:pPrChange>
      </w:pPr>
      <w:bookmarkStart w:name="_Toc110529188" w:id="1074"/>
      <w:ins w:author="toantk" w:date="2022-07-28T08:27:00Z" w:id="1075">
        <w:r>
          <w:t xml:space="preserve">Hình </w:t>
        </w:r>
      </w:ins>
      <w:ins w:author="toantk" w:date="2022-07-28T09:55:00Z" w:id="1076">
        <w:r w:rsidR="00881A01">
          <w:fldChar w:fldCharType="begin"/>
        </w:r>
        <w:r w:rsidR="00881A01">
          <w:instrText xml:space="preserve"> STYLEREF 1 \s </w:instrText>
        </w:r>
      </w:ins>
      <w:r w:rsidR="00881A01">
        <w:fldChar w:fldCharType="separate"/>
      </w:r>
      <w:r w:rsidR="00533729">
        <w:rPr>
          <w:noProof/>
        </w:rPr>
        <w:t>6</w:t>
      </w:r>
      <w:ins w:author="toantk" w:date="2022-07-28T09:55:00Z" w:id="1077">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1</w:t>
      </w:r>
      <w:ins w:author="toantk" w:date="2022-07-28T09:55:00Z" w:id="1078">
        <w:r w:rsidR="00881A01">
          <w:fldChar w:fldCharType="end"/>
        </w:r>
      </w:ins>
      <w:ins w:author="toantk" w:date="2022-07-28T08:27:00Z" w:id="1079">
        <w:r>
          <w:t xml:space="preserve"> Tổng quan kết nối </w:t>
        </w:r>
      </w:ins>
      <w:ins w:author="toantk" w:date="2022-07-28T08:28:00Z" w:id="1080">
        <w:r>
          <w:t>ONT và OneLink</w:t>
        </w:r>
      </w:ins>
      <w:bookmarkEnd w:id="1074"/>
    </w:p>
    <w:p w:rsidR="002611CE" w:rsidRDefault="002611CE" w14:paraId="31AD3A60" w14:textId="6F132DB1">
      <w:pPr>
        <w:rPr>
          <w:ins w:author="toantk" w:date="2022-07-28T11:11:00Z" w:id="1081"/>
        </w:rPr>
        <w:pPrChange w:author="toantk" w:date="2022-07-28T11:11:00Z" w:id="1082">
          <w:pPr>
            <w:keepNext/>
            <w:jc w:val="center"/>
          </w:pPr>
        </w:pPrChange>
      </w:pPr>
    </w:p>
    <w:p w:rsidR="002611CE" w:rsidRDefault="002611CE" w14:paraId="4DCCE3B3" w14:textId="6EC978F6">
      <w:pPr>
        <w:rPr>
          <w:ins w:author="toantk" w:date="2022-07-28T11:11:00Z" w:id="1083"/>
        </w:rPr>
        <w:pPrChange w:author="toantk" w:date="2022-07-28T11:11:00Z" w:id="1084">
          <w:pPr>
            <w:keepNext/>
            <w:jc w:val="center"/>
          </w:pPr>
        </w:pPrChange>
      </w:pPr>
    </w:p>
    <w:p w:rsidR="002611CE" w:rsidRDefault="002611CE" w14:paraId="423256D9" w14:textId="0B51553F">
      <w:pPr>
        <w:rPr>
          <w:ins w:author="toantk" w:date="2022-07-28T11:11:00Z" w:id="1085"/>
        </w:rPr>
        <w:pPrChange w:author="toantk" w:date="2022-07-28T11:11:00Z" w:id="1086">
          <w:pPr>
            <w:keepNext/>
            <w:jc w:val="center"/>
          </w:pPr>
        </w:pPrChange>
      </w:pPr>
    </w:p>
    <w:p w:rsidR="002611CE" w:rsidRDefault="002611CE" w14:paraId="4A40122D" w14:textId="70BF3A35">
      <w:pPr>
        <w:rPr>
          <w:ins w:author="toantk" w:date="2022-07-28T11:11:00Z" w:id="1087"/>
        </w:rPr>
        <w:pPrChange w:author="toantk" w:date="2022-07-28T11:11:00Z" w:id="1088">
          <w:pPr>
            <w:keepNext/>
            <w:jc w:val="center"/>
          </w:pPr>
        </w:pPrChange>
      </w:pPr>
    </w:p>
    <w:p w:rsidR="002611CE" w:rsidRDefault="002611CE" w14:paraId="7328F451" w14:textId="353B45AC">
      <w:pPr>
        <w:rPr>
          <w:ins w:author="toantk" w:date="2022-07-28T11:11:00Z" w:id="1089"/>
        </w:rPr>
        <w:pPrChange w:author="toantk" w:date="2022-07-28T11:11:00Z" w:id="1090">
          <w:pPr>
            <w:keepNext/>
            <w:jc w:val="center"/>
          </w:pPr>
        </w:pPrChange>
      </w:pPr>
    </w:p>
    <w:p w:rsidR="002611CE" w:rsidRDefault="002611CE" w14:paraId="3DECB346" w14:textId="01845F60">
      <w:pPr>
        <w:rPr>
          <w:ins w:author="toantk" w:date="2022-07-28T11:11:00Z" w:id="1091"/>
        </w:rPr>
        <w:pPrChange w:author="toantk" w:date="2022-07-28T11:11:00Z" w:id="1092">
          <w:pPr>
            <w:keepNext/>
            <w:jc w:val="center"/>
          </w:pPr>
        </w:pPrChange>
      </w:pPr>
    </w:p>
    <w:p w:rsidR="002611CE" w:rsidRDefault="002611CE" w14:paraId="4E4B9AA0" w14:textId="7CE16033">
      <w:pPr>
        <w:rPr>
          <w:ins w:author="toantk" w:date="2022-07-28T11:11:00Z" w:id="1093"/>
        </w:rPr>
        <w:pPrChange w:author="toantk" w:date="2022-07-28T11:11:00Z" w:id="1094">
          <w:pPr>
            <w:keepNext/>
            <w:jc w:val="center"/>
          </w:pPr>
        </w:pPrChange>
      </w:pPr>
    </w:p>
    <w:p w:rsidR="002611CE" w:rsidRDefault="002611CE" w14:paraId="6D347A76" w14:textId="0489ED58">
      <w:pPr>
        <w:rPr>
          <w:ins w:author="toantk" w:date="2022-07-28T11:11:00Z" w:id="1095"/>
        </w:rPr>
        <w:pPrChange w:author="toantk" w:date="2022-07-28T11:11:00Z" w:id="1096">
          <w:pPr>
            <w:keepNext/>
            <w:jc w:val="center"/>
          </w:pPr>
        </w:pPrChange>
      </w:pPr>
    </w:p>
    <w:p w:rsidR="002611CE" w:rsidRDefault="002611CE" w14:paraId="3A630DAE" w14:textId="6F0F7194">
      <w:pPr>
        <w:rPr>
          <w:ins w:author="toantk" w:date="2022-07-28T11:11:00Z" w:id="1097"/>
        </w:rPr>
        <w:pPrChange w:author="toantk" w:date="2022-07-28T11:11:00Z" w:id="1098">
          <w:pPr>
            <w:keepNext/>
            <w:jc w:val="center"/>
          </w:pPr>
        </w:pPrChange>
      </w:pPr>
    </w:p>
    <w:p w:rsidR="002611CE" w:rsidRDefault="002611CE" w14:paraId="3E8521F1" w14:textId="4874C11D">
      <w:pPr>
        <w:rPr>
          <w:ins w:author="toantk" w:date="2022-07-28T11:11:00Z" w:id="1099"/>
        </w:rPr>
        <w:pPrChange w:author="toantk" w:date="2022-07-28T11:11:00Z" w:id="1100">
          <w:pPr>
            <w:keepNext/>
            <w:jc w:val="center"/>
          </w:pPr>
        </w:pPrChange>
      </w:pPr>
    </w:p>
    <w:p w:rsidR="002611CE" w:rsidRDefault="002611CE" w14:paraId="422142CA" w14:textId="2212AF43">
      <w:pPr>
        <w:rPr>
          <w:ins w:author="toantk" w:date="2022-07-28T11:11:00Z" w:id="1101"/>
        </w:rPr>
        <w:pPrChange w:author="toantk" w:date="2022-07-28T11:11:00Z" w:id="1102">
          <w:pPr>
            <w:keepNext/>
            <w:jc w:val="center"/>
          </w:pPr>
        </w:pPrChange>
      </w:pPr>
    </w:p>
    <w:p w:rsidRPr="002611CE" w:rsidR="002611CE" w:rsidRDefault="002611CE" w14:paraId="41DA6306" w14:textId="77777777">
      <w:pPr>
        <w:pPrChange w:author="toantk" w:date="2022-07-28T11:11:00Z" w:id="1103">
          <w:pPr>
            <w:keepNext/>
            <w:jc w:val="center"/>
          </w:pPr>
        </w:pPrChange>
      </w:pPr>
    </w:p>
    <w:p w:rsidR="00B94824" w:rsidDel="00CD5D6C" w:rsidP="0001007B" w:rsidRDefault="0001007B" w14:paraId="210144F6" w14:textId="615A62FB">
      <w:pPr>
        <w:pStyle w:val="Caption"/>
        <w:rPr>
          <w:del w:author="toantk" w:date="2022-07-28T08:27:00Z" w:id="1104"/>
        </w:rPr>
      </w:pPr>
      <w:del w:author="toantk" w:date="2022-07-28T08:27:00Z" w:id="1105">
        <w:r w:rsidDel="00CD5D6C">
          <w:delText xml:space="preserve">Hình </w:delText>
        </w:r>
      </w:del>
      <w:ins w:author="Tran Khanh Toan" w:date="2022-07-01T17:42:00Z" w:id="1106">
        <w:del w:author="toantk" w:date="2022-07-27T09:26:00Z" w:id="1107">
          <w:r w:rsidDel="006A7679" w:rsidR="00076894">
            <w:fldChar w:fldCharType="begin"/>
          </w:r>
          <w:r w:rsidDel="006A7679" w:rsidR="00076894">
            <w:delInstrText xml:space="preserve"> STYLEREF 1 \s </w:delInstrText>
          </w:r>
        </w:del>
      </w:ins>
      <w:del w:author="toantk" w:date="2022-07-27T09:26:00Z" w:id="1108">
        <w:r w:rsidDel="006A7679" w:rsidR="00076894">
          <w:fldChar w:fldCharType="separate"/>
        </w:r>
        <w:r w:rsidDel="006A7679" w:rsidR="00076894">
          <w:rPr>
            <w:noProof/>
          </w:rPr>
          <w:delText>6</w:delText>
        </w:r>
      </w:del>
      <w:ins w:author="Tran Khanh Toan" w:date="2022-07-01T17:42:00Z" w:id="1109">
        <w:del w:author="toantk" w:date="2022-07-27T09:26:00Z" w:id="1110">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111">
        <w:r w:rsidDel="006A7679" w:rsidR="00076894">
          <w:fldChar w:fldCharType="separate"/>
        </w:r>
      </w:del>
      <w:ins w:author="Tran Khanh Toan" w:date="2022-07-01T17:42:00Z" w:id="1112">
        <w:del w:author="toantk" w:date="2022-07-27T09:26:00Z" w:id="1113">
          <w:r w:rsidDel="006A7679" w:rsidR="00076894">
            <w:rPr>
              <w:noProof/>
            </w:rPr>
            <w:delText>1</w:delText>
          </w:r>
          <w:r w:rsidDel="006A7679" w:rsidR="00076894">
            <w:fldChar w:fldCharType="end"/>
          </w:r>
        </w:del>
      </w:ins>
      <w:del w:author="toantk" w:date="2022-07-28T08:27:00Z" w:id="1114">
        <w:r w:rsidDel="00CD5D6C" w:rsidR="003F0BD0">
          <w:fldChar w:fldCharType="begin"/>
        </w:r>
        <w:r w:rsidDel="00CD5D6C" w:rsidR="003F0BD0">
          <w:rPr>
            <w:noProof/>
          </w:rPr>
          <w:delInstrText xml:space="preserve"> STYLEREF 1 \s </w:delInstrText>
        </w:r>
        <w:r w:rsidDel="00CD5D6C" w:rsidR="003F0BD0">
          <w:fldChar w:fldCharType="separate"/>
        </w:r>
        <w:r w:rsidDel="00CD5D6C" w:rsidR="00CE3D0F">
          <w:rPr>
            <w:noProof/>
          </w:rPr>
          <w:delText>6</w:delText>
        </w:r>
        <w:r w:rsidDel="00CD5D6C" w:rsidR="003F0BD0">
          <w:fldChar w:fldCharType="end"/>
        </w:r>
        <w:r w:rsidDel="00CD5D6C" w:rsidR="00CE3D0F">
          <w:delText>.</w:delText>
        </w:r>
        <w:r w:rsidDel="00CD5D6C" w:rsidR="003F0BD0">
          <w:fldChar w:fldCharType="begin"/>
        </w:r>
        <w:r w:rsidDel="00CD5D6C" w:rsidR="003F0BD0">
          <w:rPr>
            <w:noProof/>
          </w:rPr>
          <w:delInstrText xml:space="preserve"> SEQ Hình \* ARABIC \s 1 </w:delInstrText>
        </w:r>
        <w:r w:rsidDel="00CD5D6C" w:rsidR="003F0BD0">
          <w:fldChar w:fldCharType="separate"/>
        </w:r>
        <w:r w:rsidDel="00CD5D6C" w:rsidR="00CE3D0F">
          <w:rPr>
            <w:noProof/>
          </w:rPr>
          <w:delText>1</w:delText>
        </w:r>
        <w:r w:rsidDel="00CD5D6C" w:rsidR="003F0BD0">
          <w:fldChar w:fldCharType="end"/>
        </w:r>
        <w:r w:rsidDel="00CD5D6C">
          <w:delText xml:space="preserve"> Mô hình kết nối giữa ONT và OneLink App</w:delText>
        </w:r>
      </w:del>
    </w:p>
    <w:p w:rsidR="00CE3D0F" w:rsidP="00CE3D0F" w:rsidRDefault="00CE3D0F" w14:paraId="116ED904" w14:textId="101E1745">
      <w:pPr>
        <w:rPr>
          <w:b/>
          <w:bCs/>
        </w:rPr>
      </w:pPr>
      <w:r w:rsidRPr="00CE3D0F">
        <w:rPr>
          <w:b/>
          <w:bCs/>
        </w:rPr>
        <w:t>Kiến trúc giải pháp trên ONT</w:t>
      </w:r>
      <w:r>
        <w:rPr>
          <w:b/>
          <w:bCs/>
        </w:rPr>
        <w:t>:</w:t>
      </w:r>
    </w:p>
    <w:p w:rsidR="00CE3D0F" w:rsidP="00CE3D0F" w:rsidRDefault="00CE3D0F" w14:paraId="78BDDC29" w14:textId="77777777">
      <w:pPr>
        <w:keepNext/>
        <w:jc w:val="center"/>
      </w:pPr>
      <w:r w:rsidRPr="00CE3D0F">
        <w:rPr>
          <w:b/>
          <w:bCs/>
          <w:lang w:val="en-GB"/>
        </w:rPr>
        <w:object w:dxaOrig="15346" w:dyaOrig="12136" w14:anchorId="35C7C16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1.25pt;height:365.25pt" o:ole="" type="#_x0000_t75">
            <v:imagedata o:title="" r:id="rId11"/>
          </v:shape>
          <o:OLEObject Type="Embed" ProgID="Visio.Drawing.15" ShapeID="_x0000_i1025" DrawAspect="Content" ObjectID="_1721885950" r:id="rId12"/>
        </w:object>
      </w:r>
    </w:p>
    <w:p w:rsidRPr="00CE3D0F" w:rsidR="00CE3D0F" w:rsidP="00CE3D0F" w:rsidRDefault="00CE3D0F" w14:paraId="7B37018C" w14:textId="0ED20E62">
      <w:pPr>
        <w:pStyle w:val="Caption"/>
        <w:rPr>
          <w:b w:val="0"/>
          <w:bCs w:val="0"/>
        </w:rPr>
      </w:pPr>
      <w:bookmarkStart w:name="_Toc110529189" w:id="1115"/>
      <w:r>
        <w:t xml:space="preserve">Hình </w:t>
      </w:r>
      <w:ins w:author="toantk" w:date="2022-07-28T09:55:00Z" w:id="1116">
        <w:r w:rsidR="00881A01">
          <w:fldChar w:fldCharType="begin"/>
        </w:r>
        <w:r w:rsidR="00881A01">
          <w:instrText xml:space="preserve"> STYLEREF 1 \s </w:instrText>
        </w:r>
      </w:ins>
      <w:r w:rsidR="00881A01">
        <w:fldChar w:fldCharType="separate"/>
      </w:r>
      <w:r w:rsidR="00533729">
        <w:rPr>
          <w:noProof/>
        </w:rPr>
        <w:t>6</w:t>
      </w:r>
      <w:ins w:author="toantk" w:date="2022-07-28T09:55:00Z" w:id="1117">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2</w:t>
      </w:r>
      <w:ins w:author="toantk" w:date="2022-07-28T09:55:00Z" w:id="1118">
        <w:r w:rsidR="00881A01">
          <w:fldChar w:fldCharType="end"/>
        </w:r>
      </w:ins>
      <w:ins w:author="Tran Khanh Toan" w:date="2022-07-01T17:42:00Z" w:id="1119">
        <w:del w:author="toantk" w:date="2022-07-27T09:26:00Z" w:id="1120">
          <w:r w:rsidDel="006A7679" w:rsidR="00076894">
            <w:fldChar w:fldCharType="begin"/>
          </w:r>
          <w:r w:rsidDel="006A7679" w:rsidR="00076894">
            <w:delInstrText xml:space="preserve"> STYLEREF 1 \s </w:delInstrText>
          </w:r>
        </w:del>
      </w:ins>
      <w:del w:author="toantk" w:date="2022-07-27T09:26:00Z" w:id="1121">
        <w:r w:rsidDel="006A7679" w:rsidR="00076894">
          <w:fldChar w:fldCharType="separate"/>
        </w:r>
        <w:r w:rsidDel="006A7679" w:rsidR="00076894">
          <w:rPr>
            <w:noProof/>
          </w:rPr>
          <w:delText>6</w:delText>
        </w:r>
      </w:del>
      <w:ins w:author="Tran Khanh Toan" w:date="2022-07-01T17:42:00Z" w:id="1122">
        <w:del w:author="toantk" w:date="2022-07-27T09:26:00Z" w:id="1123">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124">
        <w:r w:rsidDel="006A7679" w:rsidR="00076894">
          <w:fldChar w:fldCharType="separate"/>
        </w:r>
      </w:del>
      <w:ins w:author="Tran Khanh Toan" w:date="2022-07-01T17:42:00Z" w:id="1125">
        <w:del w:author="toantk" w:date="2022-07-27T09:26:00Z" w:id="1126">
          <w:r w:rsidDel="006A7679" w:rsidR="00076894">
            <w:rPr>
              <w:noProof/>
            </w:rPr>
            <w:delText>2</w:delText>
          </w:r>
          <w:r w:rsidDel="006A7679" w:rsidR="00076894">
            <w:fldChar w:fldCharType="end"/>
          </w:r>
        </w:del>
      </w:ins>
      <w:del w:author="Tran Khanh Toan" w:date="2022-07-01T14:55:00Z" w:id="1127">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Pr>
            <w:noProof/>
          </w:rPr>
          <w:delText>6</w:delText>
        </w:r>
        <w:r w:rsidDel="00A87875" w:rsidR="003F0BD0">
          <w:rPr>
            <w:noProof/>
          </w:rPr>
          <w:fldChar w:fldCharType="end"/>
        </w:r>
        <w:r w:rsidDel="00A87875">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Pr>
            <w:noProof/>
          </w:rPr>
          <w:delText>2</w:delText>
        </w:r>
        <w:r w:rsidDel="00A87875" w:rsidR="003F0BD0">
          <w:rPr>
            <w:noProof/>
          </w:rPr>
          <w:fldChar w:fldCharType="end"/>
        </w:r>
      </w:del>
      <w:r>
        <w:t xml:space="preserve"> Kiến trúc giải pháp trên ONT</w:t>
      </w:r>
      <w:bookmarkEnd w:id="1115"/>
    </w:p>
    <w:p w:rsidRPr="00CE3D0F" w:rsidR="00CE3D0F" w:rsidP="00CE3D0F" w:rsidRDefault="00CE3D0F" w14:paraId="40CFF5C4" w14:textId="77777777">
      <w:pPr>
        <w:pStyle w:val="FirstLevelBullet"/>
        <w:rPr>
          <w:lang w:val="en-GB"/>
        </w:rPr>
      </w:pPr>
      <w:r w:rsidRPr="00CE3D0F">
        <w:t>Phát triển Firmware mới của ONT bổ sung thêm module Mobile App Agent nằm ở lớp User space. Vị trí của Mobile App Agent trong kiến trúc Firmware tổng thể ONT Dualband như trong hình vẽ.</w:t>
      </w:r>
    </w:p>
    <w:p w:rsidR="005A409F" w:rsidP="00DF7B9D" w:rsidRDefault="00DF7B9D" w14:paraId="2A6752A1" w14:textId="4CDCB5B4">
      <w:pPr>
        <w:pStyle w:val="FirstLevelBullet"/>
      </w:pPr>
      <w:r>
        <w:t xml:space="preserve">Mobile App Agent trên ONT giao tiếp với OneLink sử dụng giao thức HTTPS, </w:t>
      </w:r>
      <w:ins w:author="toantk" w:date="2022-07-28T11:14:00Z" w:id="1128">
        <w:r w:rsidR="0034292E">
          <w:t xml:space="preserve">giao tiếp </w:t>
        </w:r>
      </w:ins>
      <w:r>
        <w:t>thông qua</w:t>
      </w:r>
      <w:ins w:author="toantk" w:date="2022-07-28T11:14:00Z" w:id="1129">
        <w:r w:rsidR="0034292E">
          <w:t xml:space="preserve"> IP điều khiển của thiết bị và</w:t>
        </w:r>
      </w:ins>
      <w:r>
        <w:t xml:space="preserve"> port 9000.</w:t>
      </w:r>
    </w:p>
    <w:p w:rsidR="00DF7B9D" w:rsidP="00DF7B9D" w:rsidRDefault="00DF7B9D" w14:paraId="0CEBBE08" w14:textId="5CC0CF68">
      <w:pPr>
        <w:pStyle w:val="FirstLevelBullet"/>
      </w:pPr>
      <w:del w:author="toantk" w:date="2022-07-28T11:15:00Z" w:id="1130">
        <w:r w:rsidDel="0034292E">
          <w:delText>Tài khoản truy cập từ OneLink</w:delText>
        </w:r>
      </w:del>
      <w:ins w:author="toantk" w:date="2022-07-28T11:15:00Z" w:id="1131">
        <w:r w:rsidR="0034292E">
          <w:t>Việc xác thực</w:t>
        </w:r>
      </w:ins>
      <w:del w:author="toantk" w:date="2022-07-28T11:15:00Z" w:id="1132">
        <w:r w:rsidDel="0034292E">
          <w:delText xml:space="preserve"> vào</w:delText>
        </w:r>
      </w:del>
      <w:ins w:author="toantk" w:date="2022-07-28T11:15:00Z" w:id="1133">
        <w:r w:rsidR="0034292E">
          <w:t xml:space="preserve"> của Mobile App với</w:t>
        </w:r>
      </w:ins>
      <w:r>
        <w:t xml:space="preserve"> ONT sử dụng </w:t>
      </w:r>
      <w:del w:author="toantk" w:date="2022-07-27T09:10:00Z" w:id="1134">
        <w:r w:rsidDel="00510F49">
          <w:delText>cùng tài khoản với đăng nhập Web GUI của ONT.</w:delText>
        </w:r>
      </w:del>
      <w:ins w:author="toantk" w:date="2022-07-28T11:15:00Z" w:id="1135">
        <w:r w:rsidR="0034292E">
          <w:t>phương thức xác thực</w:t>
        </w:r>
      </w:ins>
      <w:ins w:author="toantk" w:date="2022-07-27T09:10:00Z" w:id="1136">
        <w:r w:rsidR="00510F49">
          <w:t xml:space="preserve"> khác với tài khoản Web GUI, </w:t>
        </w:r>
      </w:ins>
      <w:ins w:author="toantk" w:date="2022-07-28T11:15:00Z" w:id="1137">
        <w:r w:rsidR="0034292E">
          <w:t>chuỗi xác thực</w:t>
        </w:r>
      </w:ins>
      <w:ins w:author="toantk" w:date="2022-07-27T09:10:00Z" w:id="1138">
        <w:r w:rsidR="00510F49">
          <w:t xml:space="preserve"> sẽ sử dụng thuật toán </w:t>
        </w:r>
      </w:ins>
      <w:ins w:author="toantk" w:date="2022-07-27T09:11:00Z" w:id="1139">
        <w:r w:rsidR="00510F49">
          <w:t>để</w:t>
        </w:r>
      </w:ins>
      <w:ins w:author="toantk" w:date="2022-07-27T09:10:00Z" w:id="1140">
        <w:r w:rsidR="00510F49">
          <w:t xml:space="preserve"> generate từ MAC của thiết bị</w:t>
        </w:r>
      </w:ins>
      <w:ins w:author="toantk" w:date="2022-07-27T09:11:00Z" w:id="1141">
        <w:r w:rsidR="00510F49">
          <w:t xml:space="preserve"> để đảm bảo mỗi thiết bị có thông tin xác thực riêng.</w:t>
        </w:r>
      </w:ins>
    </w:p>
    <w:p w:rsidR="00DF7B9D" w:rsidP="004D4761" w:rsidRDefault="004D4761" w14:paraId="0ED2790F" w14:textId="47200DD2">
      <w:pPr>
        <w:pStyle w:val="FirstLevelBullet"/>
      </w:pPr>
      <w:r>
        <w:t xml:space="preserve">Mobile App Agent chứa một database khai báo template </w:t>
      </w:r>
      <w:r w:rsidR="00917867">
        <w:t>á</w:t>
      </w:r>
      <w:r>
        <w:t xml:space="preserve">nh xạ các trường bản tin trong giao tiếp giữa </w:t>
      </w:r>
      <w:r w:rsidR="00917867">
        <w:t xml:space="preserve">OneLink - Mobile App Agent và câu lệnh thực thi trên ONT. Mục đích để tránh phải nâng cấp Firmware của ONT khi Mobile App muốn phát triển thêm nghiệp vụ cấu hình xuống ONT. </w:t>
      </w:r>
    </w:p>
    <w:p w:rsidRPr="005A409F" w:rsidR="00917867" w:rsidP="004D4761" w:rsidRDefault="00917867" w14:paraId="33BF0CB4" w14:textId="4EC1D1FF">
      <w:pPr>
        <w:pStyle w:val="FirstLevelBullet"/>
      </w:pPr>
      <w:r>
        <w:t>Database được cập nhật thông qua Mobile App khi có sự khác biệt về phiên bản trên ONT và phiên bản trên Mobile App.</w:t>
      </w:r>
    </w:p>
    <w:p w:rsidRPr="003B6332" w:rsidR="003B6332" w:rsidP="003B6332" w:rsidRDefault="009A52AF" w14:paraId="3495A477" w14:textId="1BE84FF0">
      <w:pPr>
        <w:pStyle w:val="Heading3"/>
      </w:pPr>
      <w:bookmarkStart w:name="_Toc111217574" w:id="1142"/>
      <w:r>
        <w:lastRenderedPageBreak/>
        <w:t>Các đối tượng sử dụng</w:t>
      </w:r>
      <w:bookmarkEnd w:id="1142"/>
    </w:p>
    <w:p w:rsidR="003B6332" w:rsidP="00044E06" w:rsidRDefault="00044E06" w14:paraId="6BD33DD2" w14:textId="21CCAE60">
      <w:pPr>
        <w:keepNext/>
        <w:ind w:left="720"/>
      </w:pPr>
      <w:del w:author="toantk" w:date="2022-07-28T11:16:00Z" w:id="1143">
        <w:r w:rsidDel="0034292E">
          <w:delText xml:space="preserve">OneLink </w:delText>
        </w:r>
      </w:del>
      <w:ins w:author="toantk" w:date="2022-07-28T11:16:00Z" w:id="1144">
        <w:r w:rsidR="0034292E">
          <w:t xml:space="preserve">Mobile </w:t>
        </w:r>
      </w:ins>
      <w:r>
        <w:t xml:space="preserve">App </w:t>
      </w:r>
      <w:r w:rsidR="007144FE">
        <w:t>thực hiện kết nối đến Mobile App Agent</w:t>
      </w:r>
      <w:ins w:author="toantk" w:date="2022-07-28T11:16:00Z" w:id="1145">
        <w:r w:rsidR="0034292E">
          <w:t xml:space="preserve"> qua local.</w:t>
        </w:r>
      </w:ins>
      <w:del w:author="toantk" w:date="2022-07-28T11:16:00Z" w:id="1146">
        <w:r w:rsidDel="0034292E" w:rsidR="007144FE">
          <w:delText>.</w:delText>
        </w:r>
      </w:del>
    </w:p>
    <w:p w:rsidR="00251080" w:rsidRDefault="00251080" w14:paraId="34658BA9" w14:textId="77777777">
      <w:pPr>
        <w:pStyle w:val="Heading2"/>
      </w:pPr>
      <w:bookmarkStart w:name="_Toc111217575" w:id="1147"/>
      <w:r>
        <w:t>Bảng mô tả các chức năng</w:t>
      </w:r>
      <w:bookmarkEnd w:id="1147"/>
    </w:p>
    <w:p w:rsidRPr="006B0A05" w:rsidR="006B0A05" w:rsidP="006B0A05" w:rsidRDefault="006B0A05" w14:paraId="36ABACC2" w14:textId="77777777"/>
    <w:p w:rsidR="006B0A05" w:rsidP="006B0A05" w:rsidRDefault="006B0A05" w14:paraId="730F6A90" w14:textId="19D63BF1">
      <w:pPr>
        <w:pStyle w:val="Caption"/>
        <w:keepNext/>
      </w:pPr>
      <w:bookmarkStart w:name="_Toc110529149" w:id="1148"/>
      <w:r>
        <w:t xml:space="preserve">Bảng </w:t>
      </w:r>
      <w:ins w:author="toantk" w:date="2022-08-04T17:50:00Z" w:id="1149">
        <w:r w:rsidR="0035117C">
          <w:fldChar w:fldCharType="begin"/>
        </w:r>
        <w:r w:rsidR="0035117C">
          <w:instrText xml:space="preserve"> STYLEREF 1 \s </w:instrText>
        </w:r>
      </w:ins>
      <w:r w:rsidR="0035117C">
        <w:fldChar w:fldCharType="separate"/>
      </w:r>
      <w:r w:rsidR="00533729">
        <w:rPr>
          <w:noProof/>
        </w:rPr>
        <w:t>6</w:t>
      </w:r>
      <w:ins w:author="toantk" w:date="2022-08-04T17:50:00Z" w:id="1150">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1</w:t>
      </w:r>
      <w:ins w:author="toantk" w:date="2022-08-04T17:50:00Z" w:id="1151">
        <w:r w:rsidR="0035117C">
          <w:fldChar w:fldCharType="end"/>
        </w:r>
      </w:ins>
      <w:ins w:author="Tran Khanh Toan" w:date="2022-08-04T09:32:00Z" w:id="1152">
        <w:del w:author="toantk" w:date="2022-08-04T17:50:00Z" w:id="1153">
          <w:r w:rsidDel="0035117C" w:rsidR="00F227FB">
            <w:fldChar w:fldCharType="begin"/>
          </w:r>
          <w:r w:rsidDel="0035117C" w:rsidR="00F227FB">
            <w:delInstrText xml:space="preserve"> STYLEREF 1 \s </w:delInstrText>
          </w:r>
        </w:del>
      </w:ins>
      <w:del w:author="toantk" w:date="2022-08-04T17:50:00Z" w:id="1154">
        <w:r w:rsidDel="0035117C" w:rsidR="00F227FB">
          <w:fldChar w:fldCharType="separate"/>
        </w:r>
        <w:r w:rsidDel="0035117C" w:rsidR="00F227FB">
          <w:rPr>
            <w:noProof/>
          </w:rPr>
          <w:delText>6</w:delText>
        </w:r>
      </w:del>
      <w:ins w:author="Tran Khanh Toan" w:date="2022-08-04T09:32:00Z" w:id="1155">
        <w:del w:author="toantk" w:date="2022-08-04T17:50:00Z" w:id="1156">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157">
        <w:r w:rsidDel="0035117C" w:rsidR="00F227FB">
          <w:fldChar w:fldCharType="separate"/>
        </w:r>
      </w:del>
      <w:ins w:author="Tran Khanh Toan" w:date="2022-08-04T09:32:00Z" w:id="1158">
        <w:del w:author="toantk" w:date="2022-08-04T17:50:00Z" w:id="1159">
          <w:r w:rsidDel="0035117C" w:rsidR="00F227FB">
            <w:rPr>
              <w:noProof/>
            </w:rPr>
            <w:delText>1</w:delText>
          </w:r>
          <w:r w:rsidDel="0035117C" w:rsidR="00F227FB">
            <w:fldChar w:fldCharType="end"/>
          </w:r>
        </w:del>
      </w:ins>
      <w:ins w:author="toantk" w:date="2022-07-28T09:18:00Z" w:id="1160">
        <w:del w:author="Tran Khanh Toan" w:date="2022-08-03T15:31:00Z" w:id="1161">
          <w:r w:rsidDel="0087204C" w:rsidR="005A0D0F">
            <w:fldChar w:fldCharType="begin"/>
          </w:r>
          <w:r w:rsidDel="0087204C" w:rsidR="005A0D0F">
            <w:delInstrText xml:space="preserve"> STYLEREF 1 \s </w:delInstrText>
          </w:r>
        </w:del>
      </w:ins>
      <w:del w:author="Tran Khanh Toan" w:date="2022-08-03T15:31:00Z" w:id="1162">
        <w:r w:rsidDel="0087204C" w:rsidR="005A0D0F">
          <w:fldChar w:fldCharType="separate"/>
        </w:r>
        <w:r w:rsidDel="0087204C" w:rsidR="005A0D0F">
          <w:rPr>
            <w:noProof/>
          </w:rPr>
          <w:delText>6</w:delText>
        </w:r>
      </w:del>
      <w:ins w:author="toantk" w:date="2022-07-28T09:18:00Z" w:id="1163">
        <w:del w:author="Tran Khanh Toan" w:date="2022-08-03T15:31:00Z" w:id="1164">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165">
        <w:r w:rsidDel="0087204C" w:rsidR="005A0D0F">
          <w:fldChar w:fldCharType="separate"/>
        </w:r>
      </w:del>
      <w:ins w:author="toantk" w:date="2022-07-28T09:18:00Z" w:id="1166">
        <w:del w:author="Tran Khanh Toan" w:date="2022-08-03T15:31:00Z" w:id="1167">
          <w:r w:rsidDel="0087204C" w:rsidR="005A0D0F">
            <w:rPr>
              <w:noProof/>
            </w:rPr>
            <w:delText>1</w:delText>
          </w:r>
          <w:r w:rsidDel="0087204C" w:rsidR="005A0D0F">
            <w:fldChar w:fldCharType="end"/>
          </w:r>
        </w:del>
      </w:ins>
      <w:ins w:author="Tran Khanh Toan" w:date="2022-07-01T17:36:00Z" w:id="1168">
        <w:del w:author="toantk" w:date="2022-07-27T10:00:00Z" w:id="1169">
          <w:r w:rsidDel="006366F4" w:rsidR="0036606E">
            <w:fldChar w:fldCharType="begin"/>
          </w:r>
          <w:r w:rsidDel="006366F4" w:rsidR="0036606E">
            <w:delInstrText xml:space="preserve"> STYLEREF 1 \s </w:delInstrText>
          </w:r>
        </w:del>
      </w:ins>
      <w:del w:author="toantk" w:date="2022-07-27T10:00:00Z" w:id="1170">
        <w:r w:rsidDel="006366F4" w:rsidR="0036606E">
          <w:fldChar w:fldCharType="separate"/>
        </w:r>
        <w:r w:rsidDel="006366F4" w:rsidR="0036606E">
          <w:rPr>
            <w:noProof/>
          </w:rPr>
          <w:delText>6</w:delText>
        </w:r>
      </w:del>
      <w:ins w:author="Tran Khanh Toan" w:date="2022-07-01T17:36:00Z" w:id="1171">
        <w:del w:author="toantk" w:date="2022-07-27T10:00:00Z" w:id="1172">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1173">
        <w:r w:rsidDel="006366F4" w:rsidR="0036606E">
          <w:fldChar w:fldCharType="separate"/>
        </w:r>
      </w:del>
      <w:ins w:author="Tran Khanh Toan" w:date="2022-07-01T17:36:00Z" w:id="1174">
        <w:del w:author="toantk" w:date="2022-07-27T10:00:00Z" w:id="1175">
          <w:r w:rsidDel="006366F4" w:rsidR="0036606E">
            <w:rPr>
              <w:noProof/>
            </w:rPr>
            <w:delText>1</w:delText>
          </w:r>
          <w:r w:rsidDel="006366F4" w:rsidR="0036606E">
            <w:fldChar w:fldCharType="end"/>
          </w:r>
        </w:del>
      </w:ins>
      <w:del w:author="Tran Khanh Toan" w:date="2022-07-01T14:56:00Z" w:id="1176">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6</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1</w:delText>
        </w:r>
        <w:r w:rsidDel="00A87875" w:rsidR="003F0BD0">
          <w:rPr>
            <w:noProof/>
          </w:rPr>
          <w:fldChar w:fldCharType="end"/>
        </w:r>
      </w:del>
      <w:r w:rsidR="009276E3">
        <w:t xml:space="preserve"> Bảng mô tả các chức năng</w:t>
      </w:r>
      <w:bookmarkEnd w:id="1148"/>
    </w:p>
    <w:tbl>
      <w:tblPr>
        <w:tblStyle w:val="TableGrid"/>
        <w:tblW w:w="5000" w:type="pct"/>
        <w:tblLook w:val="04A0" w:firstRow="1" w:lastRow="0" w:firstColumn="1" w:lastColumn="0" w:noHBand="0" w:noVBand="1"/>
      </w:tblPr>
      <w:tblGrid>
        <w:gridCol w:w="901"/>
        <w:gridCol w:w="1052"/>
        <w:gridCol w:w="1893"/>
        <w:gridCol w:w="1221"/>
        <w:gridCol w:w="1892"/>
        <w:gridCol w:w="2266"/>
      </w:tblGrid>
      <w:tr w:rsidRPr="00B753B6" w:rsidR="00A90BE3" w:rsidTr="00B43F59" w14:paraId="2744DB30" w14:textId="77777777">
        <w:trPr>
          <w:trHeight w:val="1017"/>
        </w:trPr>
        <w:tc>
          <w:tcPr>
            <w:tcW w:w="488" w:type="pct"/>
            <w:vMerge w:val="restart"/>
          </w:tcPr>
          <w:p w:rsidR="00A90BE3" w:rsidP="001E03FB" w:rsidRDefault="00A90BE3" w14:paraId="3F661B2C" w14:textId="1C35065F">
            <w:pPr>
              <w:pStyle w:val="TableHeader"/>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Nhóm chức năng </w:t>
            </w:r>
          </w:p>
        </w:tc>
        <w:tc>
          <w:tcPr>
            <w:tcW w:w="1596" w:type="pct"/>
            <w:gridSpan w:val="2"/>
            <w:shd w:val="clear" w:color="auto" w:fill="auto"/>
            <w:vAlign w:val="center"/>
          </w:tcPr>
          <w:p w:rsidRPr="001E03FB" w:rsidR="00A90BE3" w:rsidP="001E03FB" w:rsidRDefault="00A90BE3" w14:paraId="3177F938" w14:textId="47666CBB">
            <w:pPr>
              <w:pStyle w:val="TableHeader"/>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C</w:t>
            </w:r>
            <w:r w:rsidRPr="001E03FB">
              <w:rPr>
                <w:rFonts w:ascii="Times New Roman" w:hAnsi="Times New Roman" w:cs="Times New Roman"/>
                <w:i/>
                <w:color w:val="000000" w:themeColor="text1"/>
                <w:sz w:val="26"/>
                <w:szCs w:val="26"/>
              </w:rPr>
              <w:t>hức năng</w:t>
            </w:r>
          </w:p>
        </w:tc>
        <w:tc>
          <w:tcPr>
            <w:tcW w:w="1687" w:type="pct"/>
            <w:gridSpan w:val="2"/>
            <w:shd w:val="clear" w:color="auto" w:fill="auto"/>
          </w:tcPr>
          <w:p w:rsidRPr="001E03FB" w:rsidR="00A90BE3" w:rsidP="001E03FB" w:rsidRDefault="00A90BE3" w14:paraId="62A0AA31" w14:textId="33CBF7DA">
            <w:pPr>
              <w:pStyle w:val="TableHeader"/>
              <w:jc w:val="center"/>
              <w:rPr>
                <w:rFonts w:ascii="Times New Roman" w:hAnsi="Times New Roman" w:cs="Times New Roman"/>
                <w:i/>
                <w:color w:val="000000" w:themeColor="text1"/>
                <w:sz w:val="26"/>
                <w:szCs w:val="26"/>
              </w:rPr>
            </w:pPr>
          </w:p>
          <w:p w:rsidRPr="001E03FB" w:rsidR="00A90BE3" w:rsidP="001E03FB" w:rsidRDefault="00A90BE3" w14:paraId="48ADF344" w14:textId="77777777">
            <w:pPr>
              <w:pStyle w:val="TableHeader"/>
              <w:jc w:val="center"/>
              <w:rPr>
                <w:rFonts w:ascii="Times New Roman" w:hAnsi="Times New Roman" w:cs="Times New Roman"/>
                <w:i/>
                <w:color w:val="000000" w:themeColor="text1"/>
                <w:sz w:val="26"/>
                <w:szCs w:val="26"/>
              </w:rPr>
            </w:pPr>
            <w:r w:rsidRPr="001E03FB">
              <w:rPr>
                <w:rFonts w:ascii="Times New Roman" w:hAnsi="Times New Roman" w:cs="Times New Roman"/>
                <w:i/>
                <w:color w:val="000000" w:themeColor="text1"/>
                <w:sz w:val="26"/>
                <w:szCs w:val="26"/>
              </w:rPr>
              <w:t>Use case</w:t>
            </w:r>
          </w:p>
        </w:tc>
        <w:tc>
          <w:tcPr>
            <w:tcW w:w="1228" w:type="pct"/>
            <w:vMerge w:val="restart"/>
            <w:shd w:val="clear" w:color="auto" w:fill="auto"/>
            <w:vAlign w:val="center"/>
          </w:tcPr>
          <w:p w:rsidRPr="001E03FB" w:rsidR="00A90BE3" w:rsidP="001E03FB" w:rsidRDefault="00A90BE3" w14:paraId="545A4CE5" w14:textId="77777777">
            <w:pPr>
              <w:pStyle w:val="TableHeader"/>
              <w:jc w:val="center"/>
              <w:rPr>
                <w:rFonts w:ascii="Times New Roman" w:hAnsi="Times New Roman" w:cs="Times New Roman"/>
                <w:i/>
                <w:color w:val="000000" w:themeColor="text1"/>
                <w:sz w:val="26"/>
                <w:szCs w:val="26"/>
              </w:rPr>
            </w:pPr>
            <w:r w:rsidRPr="001E03FB">
              <w:rPr>
                <w:rFonts w:ascii="Times New Roman" w:hAnsi="Times New Roman" w:cs="Times New Roman"/>
                <w:i/>
                <w:color w:val="000000" w:themeColor="text1"/>
                <w:sz w:val="26"/>
                <w:szCs w:val="26"/>
              </w:rPr>
              <w:t>Mô tả</w:t>
            </w:r>
          </w:p>
        </w:tc>
      </w:tr>
      <w:tr w:rsidRPr="00B753B6" w:rsidR="00A90BE3" w:rsidTr="00B43F59" w14:paraId="6D7D4B77" w14:textId="77777777">
        <w:trPr>
          <w:trHeight w:val="303"/>
        </w:trPr>
        <w:tc>
          <w:tcPr>
            <w:tcW w:w="488" w:type="pct"/>
            <w:vMerge/>
          </w:tcPr>
          <w:p w:rsidRPr="001E03FB" w:rsidR="00A90BE3" w:rsidP="00930DF6" w:rsidRDefault="00A90BE3" w14:paraId="24083A36" w14:textId="77777777">
            <w:pPr>
              <w:pStyle w:val="TableHeader"/>
              <w:rPr>
                <w:rFonts w:ascii="Times New Roman" w:hAnsi="Times New Roman" w:cs="Times New Roman"/>
                <w:b w:val="0"/>
                <w:bCs w:val="0"/>
                <w:iCs/>
                <w:color w:val="000000" w:themeColor="text1"/>
                <w:sz w:val="26"/>
                <w:szCs w:val="26"/>
              </w:rPr>
            </w:pPr>
          </w:p>
        </w:tc>
        <w:tc>
          <w:tcPr>
            <w:tcW w:w="570" w:type="pct"/>
            <w:shd w:val="clear" w:color="auto" w:fill="auto"/>
            <w:vAlign w:val="center"/>
          </w:tcPr>
          <w:p w:rsidRPr="001E03FB" w:rsidR="00A90BE3" w:rsidP="00930DF6" w:rsidRDefault="00A90BE3" w14:paraId="17998CCB" w14:textId="6DED8961">
            <w:pPr>
              <w:pStyle w:val="TableHeader"/>
              <w:rPr>
                <w:rFonts w:ascii="Times New Roman" w:hAnsi="Times New Roman" w:cs="Times New Roman"/>
                <w:b w:val="0"/>
                <w:bCs w:val="0"/>
                <w:iCs/>
                <w:color w:val="000000" w:themeColor="text1"/>
                <w:sz w:val="26"/>
                <w:szCs w:val="26"/>
              </w:rPr>
            </w:pPr>
            <w:r>
              <w:rPr>
                <w:rFonts w:ascii="Times New Roman" w:hAnsi="Times New Roman" w:cs="Times New Roman"/>
                <w:b w:val="0"/>
                <w:bCs w:val="0"/>
                <w:iCs/>
                <w:color w:val="000000" w:themeColor="text1"/>
                <w:sz w:val="26"/>
                <w:szCs w:val="26"/>
              </w:rPr>
              <w:t>ID</w:t>
            </w:r>
          </w:p>
        </w:tc>
        <w:tc>
          <w:tcPr>
            <w:tcW w:w="1026" w:type="pct"/>
            <w:shd w:val="clear" w:color="auto" w:fill="auto"/>
            <w:vAlign w:val="center"/>
          </w:tcPr>
          <w:p w:rsidRPr="001E03FB" w:rsidR="00A90BE3" w:rsidP="00DD2982" w:rsidRDefault="00A90BE3" w14:paraId="78BAFEBE" w14:textId="4B83AFDF">
            <w:pPr>
              <w:pStyle w:val="TableHead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Tên chức năng </w:t>
            </w:r>
          </w:p>
        </w:tc>
        <w:tc>
          <w:tcPr>
            <w:tcW w:w="662" w:type="pct"/>
            <w:shd w:val="clear" w:color="auto" w:fill="auto"/>
          </w:tcPr>
          <w:p w:rsidRPr="001E03FB" w:rsidR="00A90BE3" w:rsidP="001E03FB" w:rsidRDefault="00A90BE3" w14:paraId="38CBA54D" w14:textId="45DE0A8E">
            <w:pPr>
              <w:pStyle w:val="TableHeader"/>
              <w:jc w:val="center"/>
              <w:rPr>
                <w:rFonts w:ascii="Times New Roman" w:hAnsi="Times New Roman" w:cs="Times New Roman"/>
                <w:i/>
                <w:color w:val="000000" w:themeColor="text1"/>
                <w:sz w:val="26"/>
                <w:szCs w:val="26"/>
              </w:rPr>
            </w:pPr>
            <w:r w:rsidRPr="001E03FB">
              <w:rPr>
                <w:rFonts w:ascii="Times New Roman" w:hAnsi="Times New Roman" w:cs="Times New Roman"/>
                <w:i/>
                <w:color w:val="000000" w:themeColor="text1"/>
                <w:sz w:val="26"/>
                <w:szCs w:val="26"/>
              </w:rPr>
              <w:t>ID</w:t>
            </w:r>
          </w:p>
        </w:tc>
        <w:tc>
          <w:tcPr>
            <w:tcW w:w="1025" w:type="pct"/>
            <w:shd w:val="clear" w:color="auto" w:fill="auto"/>
          </w:tcPr>
          <w:p w:rsidRPr="001E03FB" w:rsidR="00A90BE3" w:rsidP="001E03FB" w:rsidRDefault="00A90BE3" w14:paraId="77915290" w14:textId="77777777">
            <w:pPr>
              <w:pStyle w:val="TableHeader"/>
              <w:jc w:val="center"/>
              <w:rPr>
                <w:rFonts w:ascii="Times New Roman" w:hAnsi="Times New Roman" w:cs="Times New Roman"/>
                <w:i/>
                <w:color w:val="000000" w:themeColor="text1"/>
                <w:sz w:val="26"/>
                <w:szCs w:val="26"/>
              </w:rPr>
            </w:pPr>
            <w:r w:rsidRPr="001E03FB">
              <w:rPr>
                <w:rFonts w:ascii="Times New Roman" w:hAnsi="Times New Roman" w:cs="Times New Roman"/>
                <w:i/>
                <w:color w:val="000000" w:themeColor="text1"/>
                <w:sz w:val="26"/>
                <w:szCs w:val="26"/>
              </w:rPr>
              <w:t>Tên UC</w:t>
            </w:r>
          </w:p>
        </w:tc>
        <w:tc>
          <w:tcPr>
            <w:tcW w:w="1228" w:type="pct"/>
            <w:vMerge/>
            <w:shd w:val="clear" w:color="auto" w:fill="auto"/>
            <w:vAlign w:val="center"/>
          </w:tcPr>
          <w:p w:rsidRPr="001E03FB" w:rsidR="00A90BE3" w:rsidP="001E03FB" w:rsidRDefault="00A90BE3" w14:paraId="1D19451E" w14:textId="77777777">
            <w:pPr>
              <w:pStyle w:val="TableHeader"/>
              <w:jc w:val="center"/>
              <w:rPr>
                <w:rFonts w:ascii="Times New Roman" w:hAnsi="Times New Roman" w:cs="Times New Roman"/>
                <w:b w:val="0"/>
                <w:bCs w:val="0"/>
                <w:iCs/>
                <w:color w:val="000000" w:themeColor="text1"/>
                <w:sz w:val="26"/>
                <w:szCs w:val="26"/>
              </w:rPr>
            </w:pPr>
          </w:p>
        </w:tc>
      </w:tr>
      <w:tr w:rsidRPr="00B753B6" w:rsidR="00A90BE3" w:rsidTr="00B43F59" w14:paraId="10421623" w14:textId="77777777">
        <w:trPr>
          <w:trHeight w:val="591"/>
        </w:trPr>
        <w:tc>
          <w:tcPr>
            <w:tcW w:w="488" w:type="pct"/>
          </w:tcPr>
          <w:p w:rsidR="00A90BE3" w:rsidP="00930DF6" w:rsidRDefault="00A90BE3" w14:paraId="2E96EA65" w14:textId="6BB3B94C">
            <w:r>
              <w:t>Dò tìm thiết bị</w:t>
            </w:r>
          </w:p>
        </w:tc>
        <w:tc>
          <w:tcPr>
            <w:tcW w:w="570" w:type="pct"/>
          </w:tcPr>
          <w:p w:rsidRPr="00B753B6" w:rsidR="00A90BE3" w:rsidP="00930DF6" w:rsidRDefault="00A90BE3" w14:paraId="7AC4FD94" w14:textId="6AADF4D8">
            <w:r>
              <w:t>CN-1</w:t>
            </w:r>
          </w:p>
        </w:tc>
        <w:tc>
          <w:tcPr>
            <w:tcW w:w="1026" w:type="pct"/>
          </w:tcPr>
          <w:p w:rsidRPr="00B753B6" w:rsidR="00A90BE3" w:rsidP="00930DF6" w:rsidRDefault="00A90BE3" w14:paraId="7240FF96" w14:textId="77777777">
            <w:pPr>
              <w:rPr>
                <w:color w:val="000000"/>
              </w:rPr>
            </w:pPr>
            <w:r>
              <w:rPr>
                <w:color w:val="000000"/>
              </w:rPr>
              <w:t>Tính năng dò tìm thiết bị trong mạng</w:t>
            </w:r>
          </w:p>
        </w:tc>
        <w:tc>
          <w:tcPr>
            <w:tcW w:w="662" w:type="pct"/>
          </w:tcPr>
          <w:p w:rsidR="00A90BE3" w:rsidP="00930DF6" w:rsidRDefault="00A90BE3" w14:paraId="429A2231" w14:textId="44357462">
            <w:pPr>
              <w:rPr>
                <w:color w:val="000000"/>
              </w:rPr>
            </w:pPr>
            <w:r>
              <w:rPr>
                <w:color w:val="000000"/>
              </w:rPr>
              <w:t>UC-1</w:t>
            </w:r>
          </w:p>
        </w:tc>
        <w:tc>
          <w:tcPr>
            <w:tcW w:w="1025" w:type="pct"/>
          </w:tcPr>
          <w:p w:rsidRPr="00B753B6" w:rsidR="00A90BE3" w:rsidP="00930DF6" w:rsidRDefault="00A90BE3" w14:paraId="2E1E7FA7" w14:textId="77777777">
            <w:pPr>
              <w:rPr>
                <w:color w:val="000000"/>
              </w:rPr>
            </w:pPr>
            <w:r>
              <w:rPr>
                <w:color w:val="000000"/>
              </w:rPr>
              <w:t>Dò tìm thiết bị trong mạng</w:t>
            </w:r>
          </w:p>
        </w:tc>
        <w:tc>
          <w:tcPr>
            <w:tcW w:w="1228" w:type="pct"/>
          </w:tcPr>
          <w:p w:rsidRPr="00B753B6" w:rsidR="00A90BE3" w:rsidP="00930DF6" w:rsidRDefault="00A90BE3" w14:paraId="6313F8F1" w14:textId="10C1C57B">
            <w:r>
              <w:t xml:space="preserve">Trên thiết bị phản hồi thông tin thiết bị khi </w:t>
            </w:r>
            <w:del w:author="Tran Khanh Toan" w:date="2022-07-01T15:45:00Z" w:id="1177">
              <w:r w:rsidDel="007A6979">
                <w:delText>OneLink</w:delText>
              </w:r>
            </w:del>
            <w:ins w:author="Tran Khanh Toan" w:date="2022-07-01T15:45:00Z" w:id="1178">
              <w:r w:rsidR="007A6979">
                <w:t>Mobile App</w:t>
              </w:r>
            </w:ins>
            <w:r>
              <w:t xml:space="preserve"> thực hiện dò tìm thiết bị đang có trong mạng </w:t>
            </w:r>
          </w:p>
        </w:tc>
      </w:tr>
      <w:tr w:rsidRPr="00B753B6" w:rsidR="00CE35A2" w:rsidTr="00B43F59" w14:paraId="267AC798" w14:textId="77777777">
        <w:trPr>
          <w:trHeight w:val="591"/>
        </w:trPr>
        <w:tc>
          <w:tcPr>
            <w:tcW w:w="488" w:type="pct"/>
            <w:vMerge w:val="restart"/>
          </w:tcPr>
          <w:p w:rsidR="00CE35A2" w:rsidP="005A0938" w:rsidRDefault="00CE35A2" w14:paraId="4570A3F2" w14:textId="02F377EE">
            <w:r>
              <w:t>Thiết lập kết nối</w:t>
            </w:r>
          </w:p>
        </w:tc>
        <w:tc>
          <w:tcPr>
            <w:tcW w:w="570" w:type="pct"/>
            <w:vMerge w:val="restart"/>
          </w:tcPr>
          <w:p w:rsidR="00CE35A2" w:rsidP="005A0938" w:rsidRDefault="00CE35A2" w14:paraId="0D4E573B" w14:textId="205C5ECF">
            <w:r>
              <w:t>CN-2</w:t>
            </w:r>
          </w:p>
        </w:tc>
        <w:tc>
          <w:tcPr>
            <w:tcW w:w="1026" w:type="pct"/>
            <w:vMerge w:val="restart"/>
          </w:tcPr>
          <w:p w:rsidR="00CE35A2" w:rsidP="005A0938" w:rsidRDefault="00CE35A2" w14:paraId="11751D85" w14:textId="35914CDA">
            <w:pPr>
              <w:rPr>
                <w:color w:val="000000"/>
              </w:rPr>
            </w:pPr>
            <w:r>
              <w:rPr>
                <w:color w:val="000000"/>
              </w:rPr>
              <w:t>Tính năng thiết lập kết nối đến OneLink</w:t>
            </w:r>
          </w:p>
        </w:tc>
        <w:tc>
          <w:tcPr>
            <w:tcW w:w="662" w:type="pct"/>
          </w:tcPr>
          <w:p w:rsidR="00CE35A2" w:rsidP="00930DF6" w:rsidRDefault="00CE35A2" w14:paraId="54FA3BCD" w14:textId="68963373">
            <w:pPr>
              <w:rPr>
                <w:color w:val="000000"/>
              </w:rPr>
            </w:pPr>
            <w:r>
              <w:rPr>
                <w:color w:val="000000"/>
              </w:rPr>
              <w:t>UC-2</w:t>
            </w:r>
          </w:p>
        </w:tc>
        <w:tc>
          <w:tcPr>
            <w:tcW w:w="1025" w:type="pct"/>
          </w:tcPr>
          <w:p w:rsidR="00CE35A2" w:rsidP="00930DF6" w:rsidRDefault="00CE35A2" w14:paraId="1ED50210" w14:textId="4706CBB3">
            <w:pPr>
              <w:rPr>
                <w:color w:val="000000"/>
              </w:rPr>
            </w:pPr>
            <w:del w:author="Tran Khanh Toan" w:date="2022-07-01T15:45:00Z" w:id="1179">
              <w:r w:rsidDel="007A6979">
                <w:rPr>
                  <w:color w:val="000000"/>
                </w:rPr>
                <w:delText>OneLink</w:delText>
              </w:r>
            </w:del>
            <w:ins w:author="Tran Khanh Toan" w:date="2022-07-01T15:45:00Z" w:id="1180">
              <w:r w:rsidR="007A6979">
                <w:rPr>
                  <w:color w:val="000000"/>
                </w:rPr>
                <w:t>Mobile App</w:t>
              </w:r>
            </w:ins>
            <w:r>
              <w:rPr>
                <w:color w:val="000000"/>
              </w:rPr>
              <w:t xml:space="preserve"> mở phiên kết nối đến Agent</w:t>
            </w:r>
          </w:p>
        </w:tc>
        <w:tc>
          <w:tcPr>
            <w:tcW w:w="1228" w:type="pct"/>
            <w:vMerge w:val="restart"/>
          </w:tcPr>
          <w:p w:rsidR="00CE35A2" w:rsidP="005A0938" w:rsidRDefault="00CE35A2" w14:paraId="6CBCEA70" w14:textId="6233C6C6">
            <w:r>
              <w:t xml:space="preserve">Thiết lập kết nối với </w:t>
            </w:r>
            <w:del w:author="Tran Khanh Toan" w:date="2022-07-01T15:45:00Z" w:id="1181">
              <w:r w:rsidDel="007A6979">
                <w:delText>OneLink</w:delText>
              </w:r>
            </w:del>
            <w:ins w:author="Tran Khanh Toan" w:date="2022-07-01T15:45:00Z" w:id="1182">
              <w:r w:rsidR="007A6979">
                <w:t>Mobile App</w:t>
              </w:r>
            </w:ins>
            <w:r>
              <w:t xml:space="preserve"> với tài khoản hợp lệ</w:t>
            </w:r>
          </w:p>
        </w:tc>
      </w:tr>
      <w:tr w:rsidRPr="00B753B6" w:rsidR="00F86672" w:rsidTr="00B43F59" w14:paraId="630756E9" w14:textId="77777777">
        <w:tc>
          <w:tcPr>
            <w:tcW w:w="488" w:type="pct"/>
            <w:vMerge/>
          </w:tcPr>
          <w:p w:rsidR="00F86672" w:rsidP="00F86672" w:rsidRDefault="00F86672" w14:paraId="30949D59" w14:textId="4D66FC8C"/>
        </w:tc>
        <w:tc>
          <w:tcPr>
            <w:tcW w:w="570" w:type="pct"/>
            <w:vMerge/>
          </w:tcPr>
          <w:p w:rsidRPr="00B753B6" w:rsidR="00F86672" w:rsidP="00F86672" w:rsidRDefault="00F86672" w14:paraId="5257F55C" w14:textId="3C29883D"/>
        </w:tc>
        <w:tc>
          <w:tcPr>
            <w:tcW w:w="1026" w:type="pct"/>
            <w:vMerge/>
          </w:tcPr>
          <w:p w:rsidRPr="00B753B6" w:rsidR="00F86672" w:rsidP="00F86672" w:rsidRDefault="00F86672" w14:paraId="136CB08D" w14:textId="4D8D01F7">
            <w:pPr>
              <w:rPr>
                <w:color w:val="000000"/>
              </w:rPr>
            </w:pPr>
          </w:p>
        </w:tc>
        <w:tc>
          <w:tcPr>
            <w:tcW w:w="662" w:type="pct"/>
          </w:tcPr>
          <w:p w:rsidRPr="00B753B6" w:rsidR="00F86672" w:rsidP="00F86672" w:rsidRDefault="00F86672" w14:paraId="4BBDDACD" w14:textId="02CE8A87">
            <w:pPr>
              <w:rPr>
                <w:color w:val="000000"/>
              </w:rPr>
            </w:pPr>
            <w:ins w:author="toantk" w:date="2022-07-28T09:03:00Z" w:id="1183">
              <w:r>
                <w:rPr>
                  <w:color w:val="000000"/>
                </w:rPr>
                <w:t>UC-3</w:t>
              </w:r>
            </w:ins>
            <w:del w:author="toantk" w:date="2022-07-28T09:03:00Z" w:id="1184">
              <w:r w:rsidDel="00F86672">
                <w:rPr>
                  <w:color w:val="000000"/>
                </w:rPr>
                <w:delText>UC-3</w:delText>
              </w:r>
            </w:del>
          </w:p>
        </w:tc>
        <w:tc>
          <w:tcPr>
            <w:tcW w:w="1025" w:type="pct"/>
          </w:tcPr>
          <w:p w:rsidRPr="00B753B6" w:rsidR="00F86672" w:rsidP="00F86672" w:rsidRDefault="00F86672" w14:paraId="4D7FD28C" w14:textId="3D2C1042">
            <w:pPr>
              <w:rPr>
                <w:color w:val="000000"/>
              </w:rPr>
            </w:pPr>
            <w:ins w:author="toantk" w:date="2022-07-28T09:03:00Z" w:id="1185">
              <w:r>
                <w:rPr>
                  <w:color w:val="000000"/>
                </w:rPr>
                <w:t>Đăng nhập với tài khoản hợp lệ và hiện không tồn tại phiên truy nhập nào</w:t>
              </w:r>
            </w:ins>
            <w:del w:author="toantk" w:date="2022-07-28T09:03:00Z" w:id="1186">
              <w:r w:rsidDel="00F86672">
                <w:rPr>
                  <w:color w:val="000000"/>
                </w:rPr>
                <w:delText>Đăng nhập với tài khoản không hợp lệ</w:delText>
              </w:r>
            </w:del>
          </w:p>
        </w:tc>
        <w:tc>
          <w:tcPr>
            <w:tcW w:w="1228" w:type="pct"/>
            <w:vMerge/>
          </w:tcPr>
          <w:p w:rsidRPr="00B753B6" w:rsidR="00F86672" w:rsidP="00F86672" w:rsidRDefault="00F86672" w14:paraId="3BBD2A2A" w14:textId="45DDDAB2"/>
        </w:tc>
      </w:tr>
      <w:tr w:rsidRPr="00B753B6" w:rsidR="00F86672" w:rsidTr="00B43F59" w14:paraId="55156B68" w14:textId="77777777">
        <w:trPr>
          <w:ins w:author="toantk" w:date="2022-07-28T09:03:00Z" w:id="1187"/>
        </w:trPr>
        <w:tc>
          <w:tcPr>
            <w:tcW w:w="488" w:type="pct"/>
            <w:vMerge/>
          </w:tcPr>
          <w:p w:rsidR="00F86672" w:rsidP="00F86672" w:rsidRDefault="00F86672" w14:paraId="05A44743" w14:textId="77777777">
            <w:pPr>
              <w:rPr>
                <w:ins w:author="toantk" w:date="2022-07-28T09:03:00Z" w:id="1188"/>
              </w:rPr>
            </w:pPr>
          </w:p>
        </w:tc>
        <w:tc>
          <w:tcPr>
            <w:tcW w:w="570" w:type="pct"/>
            <w:vMerge/>
          </w:tcPr>
          <w:p w:rsidRPr="00B753B6" w:rsidR="00F86672" w:rsidP="00F86672" w:rsidRDefault="00F86672" w14:paraId="0A4E981B" w14:textId="77777777">
            <w:pPr>
              <w:rPr>
                <w:ins w:author="toantk" w:date="2022-07-28T09:03:00Z" w:id="1189"/>
              </w:rPr>
            </w:pPr>
          </w:p>
        </w:tc>
        <w:tc>
          <w:tcPr>
            <w:tcW w:w="1026" w:type="pct"/>
            <w:vMerge/>
          </w:tcPr>
          <w:p w:rsidRPr="00B753B6" w:rsidR="00F86672" w:rsidP="00F86672" w:rsidRDefault="00F86672" w14:paraId="042DF138" w14:textId="77777777">
            <w:pPr>
              <w:rPr>
                <w:ins w:author="toantk" w:date="2022-07-28T09:03:00Z" w:id="1190"/>
                <w:color w:val="000000"/>
              </w:rPr>
            </w:pPr>
          </w:p>
        </w:tc>
        <w:tc>
          <w:tcPr>
            <w:tcW w:w="662" w:type="pct"/>
          </w:tcPr>
          <w:p w:rsidR="00F86672" w:rsidP="00F86672" w:rsidRDefault="00F86672" w14:paraId="718BA7AA" w14:textId="100542F4">
            <w:pPr>
              <w:rPr>
                <w:ins w:author="toantk" w:date="2022-07-28T09:03:00Z" w:id="1191"/>
                <w:color w:val="000000"/>
              </w:rPr>
            </w:pPr>
            <w:ins w:author="toantk" w:date="2022-07-28T09:03:00Z" w:id="1192">
              <w:r>
                <w:rPr>
                  <w:color w:val="000000"/>
                </w:rPr>
                <w:t>UC-4</w:t>
              </w:r>
            </w:ins>
          </w:p>
        </w:tc>
        <w:tc>
          <w:tcPr>
            <w:tcW w:w="1025" w:type="pct"/>
          </w:tcPr>
          <w:p w:rsidR="00F86672" w:rsidP="00F86672" w:rsidRDefault="00F86672" w14:paraId="15AC190D" w14:textId="20BEE7EC">
            <w:pPr>
              <w:rPr>
                <w:ins w:author="toantk" w:date="2022-07-28T09:03:00Z" w:id="1193"/>
                <w:color w:val="000000"/>
              </w:rPr>
            </w:pPr>
            <w:ins w:author="toantk" w:date="2022-07-28T09:03:00Z" w:id="1194">
              <w:r>
                <w:rPr>
                  <w:color w:val="000000"/>
                </w:rPr>
                <w:t>Đăng nhập với tài khoản không hợp lệ</w:t>
              </w:r>
            </w:ins>
          </w:p>
        </w:tc>
        <w:tc>
          <w:tcPr>
            <w:tcW w:w="1228" w:type="pct"/>
            <w:vMerge/>
          </w:tcPr>
          <w:p w:rsidRPr="00B753B6" w:rsidR="00F86672" w:rsidP="00F86672" w:rsidRDefault="00F86672" w14:paraId="0649B79B" w14:textId="77777777">
            <w:pPr>
              <w:rPr>
                <w:ins w:author="toantk" w:date="2022-07-28T09:03:00Z" w:id="1195"/>
              </w:rPr>
            </w:pPr>
          </w:p>
        </w:tc>
      </w:tr>
      <w:tr w:rsidRPr="00B753B6" w:rsidR="00F86672" w:rsidTr="00B43F59" w14:paraId="53963266" w14:textId="77777777">
        <w:tc>
          <w:tcPr>
            <w:tcW w:w="488" w:type="pct"/>
            <w:vMerge/>
          </w:tcPr>
          <w:p w:rsidR="00F86672" w:rsidP="00F86672" w:rsidRDefault="00F86672" w14:paraId="55094603" w14:textId="77777777"/>
        </w:tc>
        <w:tc>
          <w:tcPr>
            <w:tcW w:w="570" w:type="pct"/>
            <w:vMerge/>
          </w:tcPr>
          <w:p w:rsidR="00F86672" w:rsidP="00F86672" w:rsidRDefault="00F86672" w14:paraId="4B9571C7" w14:textId="73DF3536"/>
        </w:tc>
        <w:tc>
          <w:tcPr>
            <w:tcW w:w="1026" w:type="pct"/>
            <w:vMerge/>
          </w:tcPr>
          <w:p w:rsidR="00F86672" w:rsidP="00F86672" w:rsidRDefault="00F86672" w14:paraId="3F3AC652" w14:textId="77777777">
            <w:pPr>
              <w:rPr>
                <w:color w:val="000000"/>
              </w:rPr>
            </w:pPr>
          </w:p>
        </w:tc>
        <w:tc>
          <w:tcPr>
            <w:tcW w:w="662" w:type="pct"/>
          </w:tcPr>
          <w:p w:rsidR="00F86672" w:rsidP="00F86672" w:rsidRDefault="00F86672" w14:paraId="4CD70843" w14:textId="6491B382">
            <w:pPr>
              <w:rPr>
                <w:color w:val="000000"/>
              </w:rPr>
            </w:pPr>
            <w:r>
              <w:rPr>
                <w:color w:val="000000"/>
              </w:rPr>
              <w:t>UC-</w:t>
            </w:r>
            <w:ins w:author="toantk" w:date="2022-07-27T17:09:00Z" w:id="1196">
              <w:r>
                <w:rPr>
                  <w:color w:val="000000"/>
                </w:rPr>
                <w:t>5</w:t>
              </w:r>
            </w:ins>
            <w:del w:author="toantk" w:date="2022-07-27T17:09:00Z" w:id="1197">
              <w:r w:rsidDel="00B43F59">
                <w:rPr>
                  <w:color w:val="000000"/>
                </w:rPr>
                <w:delText>8</w:delText>
              </w:r>
            </w:del>
          </w:p>
        </w:tc>
        <w:tc>
          <w:tcPr>
            <w:tcW w:w="1025" w:type="pct"/>
          </w:tcPr>
          <w:p w:rsidR="00F86672" w:rsidP="00F86672" w:rsidRDefault="00F86672" w14:paraId="7064CF53" w14:textId="77777777">
            <w:pPr>
              <w:rPr>
                <w:color w:val="000000"/>
              </w:rPr>
            </w:pPr>
            <w:r>
              <w:rPr>
                <w:color w:val="000000"/>
              </w:rPr>
              <w:t>Đăng nhập với tài khoản hợp lệ và hiện đang tồn tại phiên truy nhập từ thiết bị khác</w:t>
            </w:r>
          </w:p>
        </w:tc>
        <w:tc>
          <w:tcPr>
            <w:tcW w:w="1228" w:type="pct"/>
            <w:vMerge/>
          </w:tcPr>
          <w:p w:rsidRPr="00B753B6" w:rsidR="00F86672" w:rsidP="00F86672" w:rsidRDefault="00F86672" w14:paraId="66728CF3" w14:textId="77777777"/>
        </w:tc>
      </w:tr>
      <w:tr w:rsidRPr="00B753B6" w:rsidR="00F86672" w:rsidTr="00B43F59" w14:paraId="36F1B103" w14:textId="77777777">
        <w:tc>
          <w:tcPr>
            <w:tcW w:w="488" w:type="pct"/>
            <w:vMerge/>
          </w:tcPr>
          <w:p w:rsidR="00F86672" w:rsidP="00F86672" w:rsidRDefault="00F86672" w14:paraId="40628133" w14:textId="77777777"/>
        </w:tc>
        <w:tc>
          <w:tcPr>
            <w:tcW w:w="570" w:type="pct"/>
            <w:vMerge/>
          </w:tcPr>
          <w:p w:rsidR="00F86672" w:rsidP="00F86672" w:rsidRDefault="00F86672" w14:paraId="44185104" w14:textId="5FCFC26C"/>
        </w:tc>
        <w:tc>
          <w:tcPr>
            <w:tcW w:w="1026" w:type="pct"/>
            <w:vMerge/>
          </w:tcPr>
          <w:p w:rsidR="00F86672" w:rsidP="00F86672" w:rsidRDefault="00F86672" w14:paraId="73E8D7BF" w14:textId="77777777">
            <w:pPr>
              <w:rPr>
                <w:color w:val="000000"/>
              </w:rPr>
            </w:pPr>
          </w:p>
        </w:tc>
        <w:tc>
          <w:tcPr>
            <w:tcW w:w="662" w:type="pct"/>
          </w:tcPr>
          <w:p w:rsidR="00F86672" w:rsidP="00F86672" w:rsidRDefault="00F86672" w14:paraId="46A9BDA9" w14:textId="3810AB0E">
            <w:pPr>
              <w:rPr>
                <w:color w:val="000000"/>
              </w:rPr>
            </w:pPr>
            <w:r>
              <w:rPr>
                <w:color w:val="000000"/>
              </w:rPr>
              <w:t>UC-</w:t>
            </w:r>
            <w:ins w:author="toantk" w:date="2022-07-27T17:09:00Z" w:id="1198">
              <w:r>
                <w:rPr>
                  <w:color w:val="000000"/>
                </w:rPr>
                <w:t>6</w:t>
              </w:r>
            </w:ins>
            <w:del w:author="toantk" w:date="2022-07-27T17:09:00Z" w:id="1199">
              <w:r w:rsidDel="00B43F59">
                <w:rPr>
                  <w:color w:val="000000"/>
                </w:rPr>
                <w:delText>9</w:delText>
              </w:r>
            </w:del>
          </w:p>
        </w:tc>
        <w:tc>
          <w:tcPr>
            <w:tcW w:w="1025" w:type="pct"/>
          </w:tcPr>
          <w:p w:rsidR="00F86672" w:rsidP="00F86672" w:rsidRDefault="00F86672" w14:paraId="78DDDF39" w14:textId="6A0B0BBB">
            <w:pPr>
              <w:rPr>
                <w:color w:val="000000"/>
              </w:rPr>
            </w:pPr>
            <w:r>
              <w:rPr>
                <w:color w:val="000000"/>
              </w:rPr>
              <w:t xml:space="preserve">Ngắt phiên truy nhập khi không có tương tác từ </w:t>
            </w:r>
            <w:del w:author="Tran Khanh Toan" w:date="2022-07-01T15:45:00Z" w:id="1200">
              <w:r w:rsidDel="007A6979">
                <w:rPr>
                  <w:color w:val="000000"/>
                </w:rPr>
                <w:delText>OneLink</w:delText>
              </w:r>
            </w:del>
            <w:ins w:author="Tran Khanh Toan" w:date="2022-07-01T15:45:00Z" w:id="1201">
              <w:r>
                <w:rPr>
                  <w:color w:val="000000"/>
                </w:rPr>
                <w:t>Mobile App</w:t>
              </w:r>
            </w:ins>
            <w:r>
              <w:rPr>
                <w:color w:val="000000"/>
              </w:rPr>
              <w:t xml:space="preserve"> trong một khoảng thời gian timeout</w:t>
            </w:r>
          </w:p>
        </w:tc>
        <w:tc>
          <w:tcPr>
            <w:tcW w:w="1228" w:type="pct"/>
            <w:vMerge/>
          </w:tcPr>
          <w:p w:rsidRPr="00B753B6" w:rsidR="00F86672" w:rsidP="00F86672" w:rsidRDefault="00F86672" w14:paraId="72C97DF2" w14:textId="77777777"/>
        </w:tc>
      </w:tr>
      <w:tr w:rsidRPr="00B753B6" w:rsidR="00F86672" w:rsidTr="00B43F59" w14:paraId="0DE13B86" w14:textId="77777777">
        <w:tc>
          <w:tcPr>
            <w:tcW w:w="488" w:type="pct"/>
            <w:vMerge/>
          </w:tcPr>
          <w:p w:rsidR="00F86672" w:rsidP="00F86672" w:rsidRDefault="00F86672" w14:paraId="033F2687" w14:textId="77777777"/>
        </w:tc>
        <w:tc>
          <w:tcPr>
            <w:tcW w:w="570" w:type="pct"/>
            <w:vMerge/>
          </w:tcPr>
          <w:p w:rsidR="00F86672" w:rsidP="00F86672" w:rsidRDefault="00F86672" w14:paraId="7120A2EB" w14:textId="1E0364CF"/>
        </w:tc>
        <w:tc>
          <w:tcPr>
            <w:tcW w:w="1026" w:type="pct"/>
            <w:vMerge/>
          </w:tcPr>
          <w:p w:rsidR="00F86672" w:rsidP="00F86672" w:rsidRDefault="00F86672" w14:paraId="0C17019E" w14:textId="77777777">
            <w:pPr>
              <w:rPr>
                <w:color w:val="000000"/>
              </w:rPr>
            </w:pPr>
          </w:p>
        </w:tc>
        <w:tc>
          <w:tcPr>
            <w:tcW w:w="662" w:type="pct"/>
          </w:tcPr>
          <w:p w:rsidR="00F86672" w:rsidP="00F86672" w:rsidRDefault="00F86672" w14:paraId="69A5C1C5" w14:textId="0FA00ED1">
            <w:pPr>
              <w:rPr>
                <w:color w:val="000000"/>
              </w:rPr>
            </w:pPr>
            <w:r>
              <w:rPr>
                <w:color w:val="000000"/>
              </w:rPr>
              <w:t>UC-</w:t>
            </w:r>
            <w:ins w:author="toantk" w:date="2022-07-27T17:09:00Z" w:id="1202">
              <w:r>
                <w:rPr>
                  <w:color w:val="000000"/>
                </w:rPr>
                <w:t>7</w:t>
              </w:r>
            </w:ins>
            <w:del w:author="toantk" w:date="2022-07-27T17:09:00Z" w:id="1203">
              <w:r w:rsidDel="00B43F59">
                <w:rPr>
                  <w:color w:val="000000"/>
                </w:rPr>
                <w:delText>10</w:delText>
              </w:r>
            </w:del>
          </w:p>
        </w:tc>
        <w:tc>
          <w:tcPr>
            <w:tcW w:w="1025" w:type="pct"/>
          </w:tcPr>
          <w:p w:rsidR="00F86672" w:rsidP="00F86672" w:rsidRDefault="00F86672" w14:paraId="17078553" w14:textId="521D0B52">
            <w:pPr>
              <w:rPr>
                <w:color w:val="000000"/>
              </w:rPr>
            </w:pPr>
            <w:r>
              <w:rPr>
                <w:color w:val="000000"/>
              </w:rPr>
              <w:t xml:space="preserve">Ngắt phiên truy cập từ </w:t>
            </w:r>
            <w:del w:author="Tran Khanh Toan" w:date="2022-07-01T15:45:00Z" w:id="1204">
              <w:r w:rsidDel="007A6979">
                <w:rPr>
                  <w:color w:val="000000"/>
                </w:rPr>
                <w:delText>OneLink</w:delText>
              </w:r>
            </w:del>
            <w:ins w:author="Tran Khanh Toan" w:date="2022-07-01T15:45:00Z" w:id="1205">
              <w:r>
                <w:rPr>
                  <w:color w:val="000000"/>
                </w:rPr>
                <w:t>Mobile App</w:t>
              </w:r>
            </w:ins>
          </w:p>
        </w:tc>
        <w:tc>
          <w:tcPr>
            <w:tcW w:w="1228" w:type="pct"/>
            <w:vMerge/>
          </w:tcPr>
          <w:p w:rsidRPr="00B753B6" w:rsidR="00F86672" w:rsidP="00F86672" w:rsidRDefault="00F86672" w14:paraId="16928411" w14:textId="77777777"/>
        </w:tc>
      </w:tr>
      <w:tr w:rsidRPr="00B753B6" w:rsidR="00F86672" w:rsidTr="00B43F59" w14:paraId="660E93C5" w14:textId="77777777">
        <w:tc>
          <w:tcPr>
            <w:tcW w:w="488" w:type="pct"/>
            <w:vMerge w:val="restart"/>
          </w:tcPr>
          <w:p w:rsidR="00F86672" w:rsidP="00F86672" w:rsidRDefault="00F86672" w14:paraId="61A8EDFC" w14:textId="174FD036">
            <w:r>
              <w:t>Cấu hình thiết bị</w:t>
            </w:r>
          </w:p>
        </w:tc>
        <w:tc>
          <w:tcPr>
            <w:tcW w:w="570" w:type="pct"/>
            <w:vMerge w:val="restart"/>
          </w:tcPr>
          <w:p w:rsidR="00F86672" w:rsidP="00F86672" w:rsidRDefault="00F86672" w14:paraId="14B531C3" w14:textId="28B5CDE7">
            <w:r>
              <w:t>CN-3</w:t>
            </w:r>
          </w:p>
        </w:tc>
        <w:tc>
          <w:tcPr>
            <w:tcW w:w="1026" w:type="pct"/>
            <w:vMerge w:val="restart"/>
          </w:tcPr>
          <w:p w:rsidR="00F86672" w:rsidP="00F86672" w:rsidRDefault="00F86672" w14:paraId="0642D485" w14:textId="327A7614">
            <w:pPr>
              <w:rPr>
                <w:color w:val="000000"/>
              </w:rPr>
            </w:pPr>
            <w:r>
              <w:rPr>
                <w:color w:val="000000"/>
              </w:rPr>
              <w:t xml:space="preserve">Tính năng quản lý cấu hình SLID qua </w:t>
            </w:r>
            <w:del w:author="Tran Khanh Toan" w:date="2022-07-01T15:45:00Z" w:id="1206">
              <w:r w:rsidDel="007A6979">
                <w:rPr>
                  <w:color w:val="000000"/>
                </w:rPr>
                <w:delText>OneLink</w:delText>
              </w:r>
            </w:del>
            <w:ins w:author="Tran Khanh Toan" w:date="2022-07-01T15:45:00Z" w:id="1207">
              <w:r>
                <w:rPr>
                  <w:color w:val="000000"/>
                </w:rPr>
                <w:t>Mobile App</w:t>
              </w:r>
            </w:ins>
          </w:p>
        </w:tc>
        <w:tc>
          <w:tcPr>
            <w:tcW w:w="662" w:type="pct"/>
          </w:tcPr>
          <w:p w:rsidR="00F86672" w:rsidP="00F86672" w:rsidRDefault="00F86672" w14:paraId="4CDF9B27" w14:textId="29480CB0">
            <w:pPr>
              <w:rPr>
                <w:color w:val="000000"/>
              </w:rPr>
            </w:pPr>
            <w:r>
              <w:rPr>
                <w:color w:val="000000"/>
              </w:rPr>
              <w:t>UC-</w:t>
            </w:r>
            <w:ins w:author="toantk" w:date="2022-07-27T17:10:00Z" w:id="1208">
              <w:r>
                <w:rPr>
                  <w:color w:val="000000"/>
                </w:rPr>
                <w:t>8</w:t>
              </w:r>
            </w:ins>
            <w:del w:author="toantk" w:date="2022-07-27T17:10:00Z" w:id="1209">
              <w:r w:rsidDel="00B43F59">
                <w:rPr>
                  <w:color w:val="000000"/>
                </w:rPr>
                <w:delText>11</w:delText>
              </w:r>
            </w:del>
          </w:p>
        </w:tc>
        <w:tc>
          <w:tcPr>
            <w:tcW w:w="1025" w:type="pct"/>
          </w:tcPr>
          <w:p w:rsidR="00F86672" w:rsidP="00F86672" w:rsidRDefault="00F86672" w14:paraId="395000C8" w14:textId="77777777">
            <w:pPr>
              <w:rPr>
                <w:color w:val="000000"/>
              </w:rPr>
            </w:pPr>
            <w:r>
              <w:rPr>
                <w:color w:val="000000"/>
              </w:rPr>
              <w:t>Lấy thông tin cấu hình SLID hiện tại</w:t>
            </w:r>
          </w:p>
        </w:tc>
        <w:tc>
          <w:tcPr>
            <w:tcW w:w="1228" w:type="pct"/>
            <w:vMerge w:val="restart"/>
          </w:tcPr>
          <w:p w:rsidRPr="00B753B6" w:rsidR="00F86672" w:rsidP="00F86672" w:rsidRDefault="00F86672" w14:paraId="4D3ADBC9" w14:textId="41BE220F">
            <w:r>
              <w:t xml:space="preserve">Quản lý thông tin cấu hình SLID từ </w:t>
            </w:r>
            <w:del w:author="Tran Khanh Toan" w:date="2022-07-01T15:45:00Z" w:id="1210">
              <w:r w:rsidDel="007A6979">
                <w:delText>OneLink</w:delText>
              </w:r>
            </w:del>
            <w:ins w:author="Tran Khanh Toan" w:date="2022-07-01T15:45:00Z" w:id="1211">
              <w:r>
                <w:t>Mobile App</w:t>
              </w:r>
            </w:ins>
          </w:p>
        </w:tc>
      </w:tr>
      <w:tr w:rsidRPr="00B753B6" w:rsidR="00F86672" w:rsidTr="00B43F59" w14:paraId="48D0655D" w14:textId="77777777">
        <w:tc>
          <w:tcPr>
            <w:tcW w:w="488" w:type="pct"/>
            <w:vMerge/>
          </w:tcPr>
          <w:p w:rsidR="00F86672" w:rsidP="00F86672" w:rsidRDefault="00F86672" w14:paraId="3B3BF98A" w14:textId="77777777"/>
        </w:tc>
        <w:tc>
          <w:tcPr>
            <w:tcW w:w="570" w:type="pct"/>
            <w:vMerge/>
          </w:tcPr>
          <w:p w:rsidR="00F86672" w:rsidP="00F86672" w:rsidRDefault="00F86672" w14:paraId="5847E008" w14:textId="28BECFF0"/>
        </w:tc>
        <w:tc>
          <w:tcPr>
            <w:tcW w:w="1026" w:type="pct"/>
            <w:vMerge/>
          </w:tcPr>
          <w:p w:rsidR="00F86672" w:rsidP="00F86672" w:rsidRDefault="00F86672" w14:paraId="586A6939" w14:textId="77777777">
            <w:pPr>
              <w:rPr>
                <w:color w:val="000000"/>
              </w:rPr>
            </w:pPr>
          </w:p>
        </w:tc>
        <w:tc>
          <w:tcPr>
            <w:tcW w:w="662" w:type="pct"/>
          </w:tcPr>
          <w:p w:rsidR="00F86672" w:rsidP="00F86672" w:rsidRDefault="00F86672" w14:paraId="05539324" w14:textId="0B4BBBE7">
            <w:pPr>
              <w:rPr>
                <w:color w:val="000000"/>
              </w:rPr>
            </w:pPr>
            <w:r>
              <w:rPr>
                <w:color w:val="000000"/>
              </w:rPr>
              <w:t>UC-</w:t>
            </w:r>
            <w:ins w:author="toantk" w:date="2022-07-27T17:10:00Z" w:id="1212">
              <w:r>
                <w:rPr>
                  <w:color w:val="000000"/>
                </w:rPr>
                <w:t>9</w:t>
              </w:r>
            </w:ins>
            <w:del w:author="toantk" w:date="2022-07-27T17:10:00Z" w:id="1213">
              <w:r w:rsidDel="00B43F59">
                <w:rPr>
                  <w:color w:val="000000"/>
                </w:rPr>
                <w:delText>12</w:delText>
              </w:r>
            </w:del>
          </w:p>
        </w:tc>
        <w:tc>
          <w:tcPr>
            <w:tcW w:w="1025" w:type="pct"/>
          </w:tcPr>
          <w:p w:rsidR="00F86672" w:rsidP="00F86672" w:rsidRDefault="00F86672" w14:paraId="724080FA" w14:textId="77777777">
            <w:pPr>
              <w:rPr>
                <w:color w:val="000000"/>
              </w:rPr>
            </w:pPr>
            <w:r>
              <w:rPr>
                <w:color w:val="000000"/>
              </w:rPr>
              <w:t>Điểu khiển thay đổi cấu hình SLID</w:t>
            </w:r>
          </w:p>
        </w:tc>
        <w:tc>
          <w:tcPr>
            <w:tcW w:w="1228" w:type="pct"/>
            <w:vMerge/>
          </w:tcPr>
          <w:p w:rsidRPr="00B753B6" w:rsidR="00F86672" w:rsidP="00F86672" w:rsidRDefault="00F86672" w14:paraId="2FA0D9CD" w14:textId="77777777"/>
        </w:tc>
      </w:tr>
      <w:tr w:rsidRPr="00B753B6" w:rsidR="00F86672" w:rsidTr="00B43F59" w14:paraId="72A177B8" w14:textId="77777777">
        <w:trPr>
          <w:ins w:author="toantk" w:date="2022-07-27T17:10:00Z" w:id="1214"/>
        </w:trPr>
        <w:tc>
          <w:tcPr>
            <w:tcW w:w="488" w:type="pct"/>
            <w:vMerge/>
          </w:tcPr>
          <w:p w:rsidR="00F86672" w:rsidP="00F86672" w:rsidRDefault="00F86672" w14:paraId="19E8DDFB" w14:textId="77777777">
            <w:pPr>
              <w:rPr>
                <w:ins w:author="toantk" w:date="2022-07-27T17:10:00Z" w:id="1215"/>
              </w:rPr>
            </w:pPr>
          </w:p>
        </w:tc>
        <w:tc>
          <w:tcPr>
            <w:tcW w:w="570" w:type="pct"/>
            <w:vMerge w:val="restart"/>
          </w:tcPr>
          <w:p w:rsidR="00F86672" w:rsidP="00F86672" w:rsidRDefault="00F86672" w14:paraId="1598A979" w14:textId="78E321F5">
            <w:pPr>
              <w:rPr>
                <w:ins w:author="toantk" w:date="2022-07-27T17:10:00Z" w:id="1216"/>
              </w:rPr>
            </w:pPr>
            <w:ins w:author="toantk" w:date="2022-07-27T17:10:00Z" w:id="1217">
              <w:r>
                <w:t>CN-4</w:t>
              </w:r>
            </w:ins>
          </w:p>
        </w:tc>
        <w:tc>
          <w:tcPr>
            <w:tcW w:w="1026" w:type="pct"/>
            <w:vMerge w:val="restart"/>
          </w:tcPr>
          <w:p w:rsidR="00F86672" w:rsidP="00F86672" w:rsidRDefault="00F86672" w14:paraId="1CAA3EC8" w14:textId="2EBB0917">
            <w:pPr>
              <w:rPr>
                <w:ins w:author="toantk" w:date="2022-07-27T17:10:00Z" w:id="1218"/>
                <w:color w:val="000000"/>
              </w:rPr>
            </w:pPr>
            <w:ins w:author="toantk" w:date="2022-07-27T17:11:00Z" w:id="1219">
              <w:r>
                <w:rPr>
                  <w:color w:val="000000"/>
                </w:rPr>
                <w:t>Tính năng quản lý cấu hình OLT Model qua Mobile App</w:t>
              </w:r>
            </w:ins>
          </w:p>
        </w:tc>
        <w:tc>
          <w:tcPr>
            <w:tcW w:w="662" w:type="pct"/>
          </w:tcPr>
          <w:p w:rsidR="00F86672" w:rsidP="00F86672" w:rsidRDefault="00F86672" w14:paraId="4A373E7F" w14:textId="41FBBB9B">
            <w:pPr>
              <w:rPr>
                <w:ins w:author="toantk" w:date="2022-07-27T17:10:00Z" w:id="1220"/>
                <w:color w:val="000000"/>
              </w:rPr>
            </w:pPr>
            <w:ins w:author="toantk" w:date="2022-07-27T17:11:00Z" w:id="1221">
              <w:r>
                <w:rPr>
                  <w:color w:val="000000"/>
                </w:rPr>
                <w:t>UC-10</w:t>
              </w:r>
            </w:ins>
          </w:p>
        </w:tc>
        <w:tc>
          <w:tcPr>
            <w:tcW w:w="1025" w:type="pct"/>
          </w:tcPr>
          <w:p w:rsidR="00F86672" w:rsidP="00F86672" w:rsidRDefault="00F86672" w14:paraId="44655EAF" w14:textId="58A13E82">
            <w:pPr>
              <w:rPr>
                <w:ins w:author="toantk" w:date="2022-07-27T17:10:00Z" w:id="1222"/>
                <w:color w:val="000000"/>
              </w:rPr>
            </w:pPr>
            <w:ins w:author="toantk" w:date="2022-07-27T17:11:00Z" w:id="1223">
              <w:r>
                <w:rPr>
                  <w:color w:val="000000"/>
                </w:rPr>
                <w:t>Lấy thông tin cấu hình OLT Model hiện tại</w:t>
              </w:r>
            </w:ins>
          </w:p>
        </w:tc>
        <w:tc>
          <w:tcPr>
            <w:tcW w:w="1228" w:type="pct"/>
            <w:vMerge w:val="restart"/>
          </w:tcPr>
          <w:p w:rsidR="00F86672" w:rsidP="00F86672" w:rsidRDefault="00F86672" w14:paraId="7FEE4386" w14:textId="7775382D">
            <w:pPr>
              <w:rPr>
                <w:ins w:author="toantk" w:date="2022-07-27T17:10:00Z" w:id="1224"/>
              </w:rPr>
            </w:pPr>
            <w:ins w:author="toantk" w:date="2022-07-27T17:11:00Z" w:id="1225">
              <w:r>
                <w:t>Quản lý thông tin cấu hình OLT Model từ Mobile App</w:t>
              </w:r>
            </w:ins>
          </w:p>
        </w:tc>
      </w:tr>
      <w:tr w:rsidRPr="00B753B6" w:rsidR="00F86672" w:rsidTr="00B43F59" w14:paraId="03977359" w14:textId="77777777">
        <w:trPr>
          <w:ins w:author="toantk" w:date="2022-07-27T17:11:00Z" w:id="1226"/>
        </w:trPr>
        <w:tc>
          <w:tcPr>
            <w:tcW w:w="488" w:type="pct"/>
            <w:vMerge/>
          </w:tcPr>
          <w:p w:rsidR="00F86672" w:rsidP="00F86672" w:rsidRDefault="00F86672" w14:paraId="0A70FF0C" w14:textId="77777777">
            <w:pPr>
              <w:rPr>
                <w:ins w:author="toantk" w:date="2022-07-27T17:11:00Z" w:id="1227"/>
              </w:rPr>
            </w:pPr>
          </w:p>
        </w:tc>
        <w:tc>
          <w:tcPr>
            <w:tcW w:w="570" w:type="pct"/>
            <w:vMerge/>
          </w:tcPr>
          <w:p w:rsidR="00F86672" w:rsidP="00F86672" w:rsidRDefault="00F86672" w14:paraId="2BF53019" w14:textId="5DDAC8B9">
            <w:pPr>
              <w:rPr>
                <w:ins w:author="toantk" w:date="2022-07-27T17:11:00Z" w:id="1228"/>
              </w:rPr>
            </w:pPr>
          </w:p>
        </w:tc>
        <w:tc>
          <w:tcPr>
            <w:tcW w:w="1026" w:type="pct"/>
            <w:vMerge/>
          </w:tcPr>
          <w:p w:rsidR="00F86672" w:rsidP="00F86672" w:rsidRDefault="00F86672" w14:paraId="78430685" w14:textId="77777777">
            <w:pPr>
              <w:rPr>
                <w:ins w:author="toantk" w:date="2022-07-27T17:11:00Z" w:id="1229"/>
                <w:color w:val="000000"/>
              </w:rPr>
            </w:pPr>
          </w:p>
        </w:tc>
        <w:tc>
          <w:tcPr>
            <w:tcW w:w="662" w:type="pct"/>
          </w:tcPr>
          <w:p w:rsidR="00F86672" w:rsidP="00F86672" w:rsidRDefault="00F86672" w14:paraId="3E5E1B8C" w14:textId="5631BEE2">
            <w:pPr>
              <w:rPr>
                <w:ins w:author="toantk" w:date="2022-07-27T17:11:00Z" w:id="1230"/>
                <w:color w:val="000000"/>
              </w:rPr>
            </w:pPr>
            <w:ins w:author="toantk" w:date="2022-07-27T17:12:00Z" w:id="1231">
              <w:r>
                <w:rPr>
                  <w:color w:val="000000"/>
                </w:rPr>
                <w:t>UC-11</w:t>
              </w:r>
            </w:ins>
          </w:p>
        </w:tc>
        <w:tc>
          <w:tcPr>
            <w:tcW w:w="1025" w:type="pct"/>
          </w:tcPr>
          <w:p w:rsidR="00F86672" w:rsidP="00F86672" w:rsidRDefault="00F86672" w14:paraId="3B538DD2" w14:textId="664F67A0">
            <w:pPr>
              <w:rPr>
                <w:ins w:author="toantk" w:date="2022-07-27T17:11:00Z" w:id="1232"/>
                <w:color w:val="000000"/>
              </w:rPr>
            </w:pPr>
            <w:ins w:author="toantk" w:date="2022-07-27T17:12:00Z" w:id="1233">
              <w:r>
                <w:rPr>
                  <w:color w:val="000000"/>
                </w:rPr>
                <w:t>Điều khiển thay đổi cấu hình OLT Model</w:t>
              </w:r>
            </w:ins>
          </w:p>
        </w:tc>
        <w:tc>
          <w:tcPr>
            <w:tcW w:w="1228" w:type="pct"/>
            <w:vMerge/>
          </w:tcPr>
          <w:p w:rsidR="00F86672" w:rsidP="00F86672" w:rsidRDefault="00F86672" w14:paraId="0F748177" w14:textId="77777777">
            <w:pPr>
              <w:rPr>
                <w:ins w:author="toantk" w:date="2022-07-27T17:11:00Z" w:id="1234"/>
              </w:rPr>
            </w:pPr>
          </w:p>
        </w:tc>
      </w:tr>
      <w:tr w:rsidRPr="00B753B6" w:rsidR="00F86672" w:rsidTr="00B43F59" w14:paraId="0BDEEB40" w14:textId="77777777">
        <w:tc>
          <w:tcPr>
            <w:tcW w:w="488" w:type="pct"/>
            <w:vMerge/>
          </w:tcPr>
          <w:p w:rsidR="00F86672" w:rsidP="00F86672" w:rsidRDefault="00F86672" w14:paraId="7CA3F8AC" w14:textId="77777777"/>
        </w:tc>
        <w:tc>
          <w:tcPr>
            <w:tcW w:w="570" w:type="pct"/>
            <w:vMerge w:val="restart"/>
          </w:tcPr>
          <w:p w:rsidR="00F86672" w:rsidP="00F86672" w:rsidRDefault="00F86672" w14:paraId="7DCD7D18" w14:textId="55914678">
            <w:r>
              <w:t>CN-</w:t>
            </w:r>
            <w:ins w:author="toantk" w:date="2022-07-27T17:12:00Z" w:id="1235">
              <w:r>
                <w:t>5</w:t>
              </w:r>
            </w:ins>
            <w:del w:author="toantk" w:date="2022-07-27T17:12:00Z" w:id="1236">
              <w:r w:rsidDel="00B43F59">
                <w:delText>4</w:delText>
              </w:r>
            </w:del>
          </w:p>
        </w:tc>
        <w:tc>
          <w:tcPr>
            <w:tcW w:w="1026" w:type="pct"/>
            <w:vMerge w:val="restart"/>
          </w:tcPr>
          <w:p w:rsidR="00F86672" w:rsidP="00F86672" w:rsidRDefault="00F86672" w14:paraId="4F44F987" w14:textId="3457BDE6">
            <w:pPr>
              <w:rPr>
                <w:color w:val="000000"/>
              </w:rPr>
            </w:pPr>
            <w:r>
              <w:rPr>
                <w:color w:val="000000"/>
              </w:rPr>
              <w:t xml:space="preserve">Tính năng quản lý cấu hình WAN qua </w:t>
            </w:r>
            <w:del w:author="Tran Khanh Toan" w:date="2022-07-01T15:45:00Z" w:id="1237">
              <w:r w:rsidDel="007A6979">
                <w:rPr>
                  <w:color w:val="000000"/>
                </w:rPr>
                <w:delText>OneLink</w:delText>
              </w:r>
            </w:del>
            <w:ins w:author="Tran Khanh Toan" w:date="2022-07-01T15:45:00Z" w:id="1238">
              <w:r>
                <w:rPr>
                  <w:color w:val="000000"/>
                </w:rPr>
                <w:t>Mobile App</w:t>
              </w:r>
            </w:ins>
          </w:p>
        </w:tc>
        <w:tc>
          <w:tcPr>
            <w:tcW w:w="662" w:type="pct"/>
          </w:tcPr>
          <w:p w:rsidR="00F86672" w:rsidP="00F86672" w:rsidRDefault="00F86672" w14:paraId="24259AF8" w14:textId="3C489E39">
            <w:pPr>
              <w:rPr>
                <w:color w:val="000000"/>
              </w:rPr>
            </w:pPr>
            <w:r>
              <w:rPr>
                <w:color w:val="000000"/>
              </w:rPr>
              <w:t>UC-1</w:t>
            </w:r>
            <w:ins w:author="toantk" w:date="2022-07-27T17:13:00Z" w:id="1239">
              <w:r>
                <w:rPr>
                  <w:color w:val="000000"/>
                </w:rPr>
                <w:t>2</w:t>
              </w:r>
            </w:ins>
            <w:del w:author="toantk" w:date="2022-07-27T17:13:00Z" w:id="1240">
              <w:r w:rsidDel="00B43F59">
                <w:rPr>
                  <w:color w:val="000000"/>
                </w:rPr>
                <w:delText>3</w:delText>
              </w:r>
            </w:del>
          </w:p>
        </w:tc>
        <w:tc>
          <w:tcPr>
            <w:tcW w:w="1025" w:type="pct"/>
          </w:tcPr>
          <w:p w:rsidR="00F86672" w:rsidP="00F86672" w:rsidRDefault="00F86672" w14:paraId="51B6D749" w14:textId="77777777">
            <w:pPr>
              <w:rPr>
                <w:color w:val="000000"/>
              </w:rPr>
            </w:pPr>
            <w:r>
              <w:rPr>
                <w:color w:val="000000"/>
              </w:rPr>
              <w:t>Lấy thông tin cấu hình WAN hiện tại</w:t>
            </w:r>
          </w:p>
        </w:tc>
        <w:tc>
          <w:tcPr>
            <w:tcW w:w="1228" w:type="pct"/>
            <w:vMerge w:val="restart"/>
          </w:tcPr>
          <w:p w:rsidRPr="00B753B6" w:rsidR="00F86672" w:rsidP="00F86672" w:rsidRDefault="00F86672" w14:paraId="6E6DF863" w14:textId="5DD0A698">
            <w:r>
              <w:t xml:space="preserve">Quản lý thông tin cấu hình WAN từ </w:t>
            </w:r>
            <w:del w:author="Tran Khanh Toan" w:date="2022-07-01T15:45:00Z" w:id="1241">
              <w:r w:rsidDel="007A6979">
                <w:delText>OneLink</w:delText>
              </w:r>
            </w:del>
            <w:ins w:author="Tran Khanh Toan" w:date="2022-07-01T15:45:00Z" w:id="1242">
              <w:r>
                <w:t>Mobile App</w:t>
              </w:r>
            </w:ins>
          </w:p>
        </w:tc>
      </w:tr>
      <w:tr w:rsidRPr="00B753B6" w:rsidR="00F86672" w:rsidTr="00B43F59" w14:paraId="70E3F789" w14:textId="77777777">
        <w:trPr>
          <w:ins w:author="Tran Khanh Toan" w:date="2022-07-01T15:24:00Z" w:id="1243"/>
        </w:trPr>
        <w:tc>
          <w:tcPr>
            <w:tcW w:w="488" w:type="pct"/>
            <w:vMerge/>
          </w:tcPr>
          <w:p w:rsidR="00F86672" w:rsidP="00F86672" w:rsidRDefault="00F86672" w14:paraId="550C757A" w14:textId="77777777">
            <w:pPr>
              <w:rPr>
                <w:ins w:author="Tran Khanh Toan" w:date="2022-07-01T15:24:00Z" w:id="1244"/>
              </w:rPr>
            </w:pPr>
          </w:p>
        </w:tc>
        <w:tc>
          <w:tcPr>
            <w:tcW w:w="570" w:type="pct"/>
            <w:vMerge/>
          </w:tcPr>
          <w:p w:rsidR="00F86672" w:rsidP="00F86672" w:rsidRDefault="00F86672" w14:paraId="5A03B451" w14:textId="77777777">
            <w:pPr>
              <w:rPr>
                <w:ins w:author="Tran Khanh Toan" w:date="2022-07-01T15:24:00Z" w:id="1245"/>
              </w:rPr>
            </w:pPr>
          </w:p>
        </w:tc>
        <w:tc>
          <w:tcPr>
            <w:tcW w:w="1026" w:type="pct"/>
            <w:vMerge/>
          </w:tcPr>
          <w:p w:rsidR="00F86672" w:rsidP="00F86672" w:rsidRDefault="00F86672" w14:paraId="5B296FF3" w14:textId="77777777">
            <w:pPr>
              <w:rPr>
                <w:ins w:author="Tran Khanh Toan" w:date="2022-07-01T15:24:00Z" w:id="1246"/>
                <w:color w:val="000000"/>
              </w:rPr>
            </w:pPr>
          </w:p>
        </w:tc>
        <w:tc>
          <w:tcPr>
            <w:tcW w:w="662" w:type="pct"/>
          </w:tcPr>
          <w:p w:rsidR="00F86672" w:rsidP="00F86672" w:rsidRDefault="00F86672" w14:paraId="5FB8A607" w14:textId="39A47186">
            <w:pPr>
              <w:rPr>
                <w:ins w:author="Tran Khanh Toan" w:date="2022-07-01T15:24:00Z" w:id="1247"/>
                <w:color w:val="000000"/>
              </w:rPr>
            </w:pPr>
            <w:ins w:author="Tran Khanh Toan" w:date="2022-07-01T15:25:00Z" w:id="1248">
              <w:r>
                <w:rPr>
                  <w:color w:val="000000"/>
                </w:rPr>
                <w:t>UC-1</w:t>
              </w:r>
            </w:ins>
            <w:ins w:author="toantk" w:date="2022-07-27T17:13:00Z" w:id="1249">
              <w:r>
                <w:rPr>
                  <w:color w:val="000000"/>
                </w:rPr>
                <w:t>3</w:t>
              </w:r>
            </w:ins>
            <w:ins w:author="Tran Khanh Toan" w:date="2022-07-01T15:25:00Z" w:id="1250">
              <w:del w:author="toantk" w:date="2022-07-27T17:13:00Z" w:id="1251">
                <w:r w:rsidDel="00B43F59">
                  <w:rPr>
                    <w:color w:val="000000"/>
                  </w:rPr>
                  <w:delText>4</w:delText>
                </w:r>
              </w:del>
            </w:ins>
          </w:p>
        </w:tc>
        <w:tc>
          <w:tcPr>
            <w:tcW w:w="1025" w:type="pct"/>
          </w:tcPr>
          <w:p w:rsidR="00F86672" w:rsidP="00F86672" w:rsidRDefault="00F86672" w14:paraId="49C631D6" w14:textId="1D524C07">
            <w:pPr>
              <w:rPr>
                <w:ins w:author="Tran Khanh Toan" w:date="2022-07-01T15:24:00Z" w:id="1252"/>
                <w:color w:val="000000"/>
              </w:rPr>
            </w:pPr>
            <w:ins w:author="Tran Khanh Toan" w:date="2022-07-01T15:25:00Z" w:id="1253">
              <w:r>
                <w:rPr>
                  <w:color w:val="000000"/>
                </w:rPr>
                <w:t>Lấy trạng thái kết nối hiện tại của WAN</w:t>
              </w:r>
            </w:ins>
          </w:p>
        </w:tc>
        <w:tc>
          <w:tcPr>
            <w:tcW w:w="1228" w:type="pct"/>
            <w:vMerge/>
          </w:tcPr>
          <w:p w:rsidR="00F86672" w:rsidP="00F86672" w:rsidRDefault="00F86672" w14:paraId="5372A9AB" w14:textId="77777777">
            <w:pPr>
              <w:rPr>
                <w:ins w:author="Tran Khanh Toan" w:date="2022-07-01T15:24:00Z" w:id="1254"/>
              </w:rPr>
            </w:pPr>
          </w:p>
        </w:tc>
      </w:tr>
      <w:tr w:rsidRPr="00B753B6" w:rsidR="00F86672" w:rsidTr="00B43F59" w14:paraId="55DCD4F1" w14:textId="77777777">
        <w:tc>
          <w:tcPr>
            <w:tcW w:w="488" w:type="pct"/>
            <w:vMerge/>
          </w:tcPr>
          <w:p w:rsidR="00F86672" w:rsidP="00F86672" w:rsidRDefault="00F86672" w14:paraId="143F074F" w14:textId="77777777"/>
        </w:tc>
        <w:tc>
          <w:tcPr>
            <w:tcW w:w="570" w:type="pct"/>
            <w:vMerge/>
          </w:tcPr>
          <w:p w:rsidR="00F86672" w:rsidP="00F86672" w:rsidRDefault="00F86672" w14:paraId="1C59D22F" w14:textId="32B63C96"/>
        </w:tc>
        <w:tc>
          <w:tcPr>
            <w:tcW w:w="1026" w:type="pct"/>
            <w:vMerge/>
          </w:tcPr>
          <w:p w:rsidR="00F86672" w:rsidP="00F86672" w:rsidRDefault="00F86672" w14:paraId="3CE119A2" w14:textId="77777777">
            <w:pPr>
              <w:rPr>
                <w:color w:val="000000"/>
              </w:rPr>
            </w:pPr>
          </w:p>
        </w:tc>
        <w:tc>
          <w:tcPr>
            <w:tcW w:w="662" w:type="pct"/>
          </w:tcPr>
          <w:p w:rsidR="00F86672" w:rsidP="00F86672" w:rsidRDefault="00F86672" w14:paraId="22A13D69" w14:textId="40518132">
            <w:pPr>
              <w:rPr>
                <w:color w:val="000000"/>
              </w:rPr>
            </w:pPr>
            <w:r>
              <w:rPr>
                <w:color w:val="000000"/>
              </w:rPr>
              <w:t>UC-1</w:t>
            </w:r>
            <w:ins w:author="toantk" w:date="2022-07-27T17:13:00Z" w:id="1255">
              <w:r>
                <w:rPr>
                  <w:color w:val="000000"/>
                </w:rPr>
                <w:t>4</w:t>
              </w:r>
            </w:ins>
            <w:ins w:author="Tran Khanh Toan" w:date="2022-07-01T15:26:00Z" w:id="1256">
              <w:del w:author="toantk" w:date="2022-07-27T17:13:00Z" w:id="1257">
                <w:r w:rsidDel="00B43F59">
                  <w:rPr>
                    <w:color w:val="000000"/>
                  </w:rPr>
                  <w:delText>6</w:delText>
                </w:r>
              </w:del>
            </w:ins>
            <w:del w:author="Tran Khanh Toan" w:date="2022-07-01T15:26:00Z" w:id="1258">
              <w:r w:rsidDel="00653B24">
                <w:rPr>
                  <w:color w:val="000000"/>
                </w:rPr>
                <w:delText>5</w:delText>
              </w:r>
            </w:del>
          </w:p>
        </w:tc>
        <w:tc>
          <w:tcPr>
            <w:tcW w:w="1025" w:type="pct"/>
          </w:tcPr>
          <w:p w:rsidR="00F86672" w:rsidP="00F86672" w:rsidRDefault="00F86672" w14:paraId="1EBDABA8" w14:textId="77777777">
            <w:pPr>
              <w:rPr>
                <w:color w:val="000000"/>
              </w:rPr>
            </w:pPr>
            <w:r>
              <w:rPr>
                <w:color w:val="000000"/>
              </w:rPr>
              <w:t>Điều khiển cấu hình tạo một WAN mới</w:t>
            </w:r>
          </w:p>
        </w:tc>
        <w:tc>
          <w:tcPr>
            <w:tcW w:w="1228" w:type="pct"/>
            <w:vMerge/>
          </w:tcPr>
          <w:p w:rsidRPr="00B753B6" w:rsidR="00F86672" w:rsidP="00F86672" w:rsidRDefault="00F86672" w14:paraId="6D6EFC95" w14:textId="77777777"/>
        </w:tc>
      </w:tr>
      <w:tr w:rsidRPr="00B753B6" w:rsidR="00F86672" w:rsidTr="00B43F59" w14:paraId="00E72BFB" w14:textId="77777777">
        <w:tc>
          <w:tcPr>
            <w:tcW w:w="488" w:type="pct"/>
            <w:vMerge/>
          </w:tcPr>
          <w:p w:rsidR="00F86672" w:rsidP="00F86672" w:rsidRDefault="00F86672" w14:paraId="3ED08922" w14:textId="77777777"/>
        </w:tc>
        <w:tc>
          <w:tcPr>
            <w:tcW w:w="570" w:type="pct"/>
            <w:vMerge/>
          </w:tcPr>
          <w:p w:rsidR="00F86672" w:rsidP="00F86672" w:rsidRDefault="00F86672" w14:paraId="13E20249" w14:textId="510819BF"/>
        </w:tc>
        <w:tc>
          <w:tcPr>
            <w:tcW w:w="1026" w:type="pct"/>
            <w:vMerge/>
          </w:tcPr>
          <w:p w:rsidR="00F86672" w:rsidP="00F86672" w:rsidRDefault="00F86672" w14:paraId="607E711A" w14:textId="77777777">
            <w:pPr>
              <w:rPr>
                <w:color w:val="000000"/>
              </w:rPr>
            </w:pPr>
          </w:p>
        </w:tc>
        <w:tc>
          <w:tcPr>
            <w:tcW w:w="662" w:type="pct"/>
          </w:tcPr>
          <w:p w:rsidR="00F86672" w:rsidP="00F86672" w:rsidRDefault="00F86672" w14:paraId="6DC5D054" w14:textId="54051FF9">
            <w:pPr>
              <w:rPr>
                <w:color w:val="000000"/>
              </w:rPr>
            </w:pPr>
            <w:r>
              <w:rPr>
                <w:color w:val="000000"/>
              </w:rPr>
              <w:t>UC-1</w:t>
            </w:r>
            <w:ins w:author="toantk" w:date="2022-07-27T17:13:00Z" w:id="1259">
              <w:r>
                <w:rPr>
                  <w:color w:val="000000"/>
                </w:rPr>
                <w:t>5</w:t>
              </w:r>
            </w:ins>
            <w:ins w:author="Tran Khanh Toan" w:date="2022-07-01T15:26:00Z" w:id="1260">
              <w:del w:author="toantk" w:date="2022-07-27T17:13:00Z" w:id="1261">
                <w:r w:rsidDel="00B43F59">
                  <w:rPr>
                    <w:color w:val="000000"/>
                  </w:rPr>
                  <w:delText>7</w:delText>
                </w:r>
              </w:del>
            </w:ins>
            <w:del w:author="Tran Khanh Toan" w:date="2022-07-01T15:26:00Z" w:id="1262">
              <w:r w:rsidDel="00653B24">
                <w:rPr>
                  <w:color w:val="000000"/>
                </w:rPr>
                <w:delText>6</w:delText>
              </w:r>
            </w:del>
          </w:p>
        </w:tc>
        <w:tc>
          <w:tcPr>
            <w:tcW w:w="1025" w:type="pct"/>
          </w:tcPr>
          <w:p w:rsidR="00F86672" w:rsidP="00F86672" w:rsidRDefault="00F86672" w14:paraId="58D61735" w14:textId="77777777">
            <w:pPr>
              <w:rPr>
                <w:color w:val="000000"/>
              </w:rPr>
            </w:pPr>
            <w:r>
              <w:rPr>
                <w:color w:val="000000"/>
              </w:rPr>
              <w:t>Điều khiển cấu hình sửa một WAN hiện tại</w:t>
            </w:r>
          </w:p>
        </w:tc>
        <w:tc>
          <w:tcPr>
            <w:tcW w:w="1228" w:type="pct"/>
            <w:vMerge/>
          </w:tcPr>
          <w:p w:rsidRPr="00B753B6" w:rsidR="00F86672" w:rsidP="00F86672" w:rsidRDefault="00F86672" w14:paraId="28452D4A" w14:textId="77777777"/>
        </w:tc>
      </w:tr>
      <w:tr w:rsidRPr="00B753B6" w:rsidR="00F86672" w:rsidTr="00B43F59" w14:paraId="00DA7D05" w14:textId="77777777">
        <w:tc>
          <w:tcPr>
            <w:tcW w:w="488" w:type="pct"/>
            <w:vMerge/>
          </w:tcPr>
          <w:p w:rsidR="00F86672" w:rsidP="00F86672" w:rsidRDefault="00F86672" w14:paraId="1526E9DA" w14:textId="77777777"/>
        </w:tc>
        <w:tc>
          <w:tcPr>
            <w:tcW w:w="570" w:type="pct"/>
            <w:vMerge/>
          </w:tcPr>
          <w:p w:rsidR="00F86672" w:rsidP="00F86672" w:rsidRDefault="00F86672" w14:paraId="3F8EE339" w14:textId="6129A189"/>
        </w:tc>
        <w:tc>
          <w:tcPr>
            <w:tcW w:w="1026" w:type="pct"/>
            <w:vMerge/>
          </w:tcPr>
          <w:p w:rsidR="00F86672" w:rsidP="00F86672" w:rsidRDefault="00F86672" w14:paraId="67AFCD89" w14:textId="77777777">
            <w:pPr>
              <w:rPr>
                <w:color w:val="000000"/>
              </w:rPr>
            </w:pPr>
          </w:p>
        </w:tc>
        <w:tc>
          <w:tcPr>
            <w:tcW w:w="662" w:type="pct"/>
          </w:tcPr>
          <w:p w:rsidR="00F86672" w:rsidP="00F86672" w:rsidRDefault="00F86672" w14:paraId="5E6CDF2D" w14:textId="20A317F1">
            <w:pPr>
              <w:rPr>
                <w:color w:val="000000"/>
              </w:rPr>
            </w:pPr>
            <w:r>
              <w:rPr>
                <w:color w:val="000000"/>
              </w:rPr>
              <w:t>UC-1</w:t>
            </w:r>
            <w:ins w:author="toantk" w:date="2022-07-27T17:13:00Z" w:id="1263">
              <w:r>
                <w:rPr>
                  <w:color w:val="000000"/>
                </w:rPr>
                <w:t>6</w:t>
              </w:r>
            </w:ins>
            <w:ins w:author="Tran Khanh Toan" w:date="2022-07-01T15:26:00Z" w:id="1264">
              <w:del w:author="toantk" w:date="2022-07-27T17:13:00Z" w:id="1265">
                <w:r w:rsidDel="00B43F59">
                  <w:rPr>
                    <w:color w:val="000000"/>
                  </w:rPr>
                  <w:delText>8</w:delText>
                </w:r>
              </w:del>
            </w:ins>
            <w:del w:author="Tran Khanh Toan" w:date="2022-07-01T15:26:00Z" w:id="1266">
              <w:r w:rsidDel="00653B24">
                <w:rPr>
                  <w:color w:val="000000"/>
                </w:rPr>
                <w:delText>7</w:delText>
              </w:r>
            </w:del>
          </w:p>
        </w:tc>
        <w:tc>
          <w:tcPr>
            <w:tcW w:w="1025" w:type="pct"/>
          </w:tcPr>
          <w:p w:rsidR="00F86672" w:rsidP="00F86672" w:rsidRDefault="00F86672" w14:paraId="11BABC75" w14:textId="77777777">
            <w:pPr>
              <w:rPr>
                <w:color w:val="000000"/>
              </w:rPr>
            </w:pPr>
            <w:r>
              <w:rPr>
                <w:color w:val="000000"/>
              </w:rPr>
              <w:t>Điều khiển cấu hình xóa một WAN hiện tại</w:t>
            </w:r>
          </w:p>
        </w:tc>
        <w:tc>
          <w:tcPr>
            <w:tcW w:w="1228" w:type="pct"/>
            <w:vMerge/>
          </w:tcPr>
          <w:p w:rsidRPr="00B753B6" w:rsidR="00F86672" w:rsidP="00F86672" w:rsidRDefault="00F86672" w14:paraId="43DC98B0" w14:textId="77777777"/>
        </w:tc>
      </w:tr>
      <w:tr w:rsidRPr="00B753B6" w:rsidR="00F86672" w:rsidTr="00B43F59" w14:paraId="04C15AE0" w14:textId="77777777">
        <w:tc>
          <w:tcPr>
            <w:tcW w:w="488" w:type="pct"/>
            <w:vMerge/>
          </w:tcPr>
          <w:p w:rsidR="00F86672" w:rsidP="00F86672" w:rsidRDefault="00F86672" w14:paraId="63588CF5" w14:textId="77777777"/>
        </w:tc>
        <w:tc>
          <w:tcPr>
            <w:tcW w:w="570" w:type="pct"/>
            <w:vMerge w:val="restart"/>
          </w:tcPr>
          <w:p w:rsidR="00F86672" w:rsidP="00F86672" w:rsidRDefault="00F86672" w14:paraId="58FADD91" w14:textId="7E58F776">
            <w:r>
              <w:t>CN-</w:t>
            </w:r>
            <w:ins w:author="toantk" w:date="2022-07-27T17:18:00Z" w:id="1267">
              <w:r>
                <w:t>6</w:t>
              </w:r>
            </w:ins>
            <w:del w:author="toantk" w:date="2022-07-27T17:18:00Z" w:id="1268">
              <w:r w:rsidDel="00370E58">
                <w:delText>5</w:delText>
              </w:r>
            </w:del>
          </w:p>
        </w:tc>
        <w:tc>
          <w:tcPr>
            <w:tcW w:w="1026" w:type="pct"/>
            <w:vMerge w:val="restart"/>
          </w:tcPr>
          <w:p w:rsidR="00F86672" w:rsidP="00F86672" w:rsidRDefault="00F86672" w14:paraId="2B12D8B9" w14:textId="111F408F">
            <w:pPr>
              <w:rPr>
                <w:color w:val="000000"/>
              </w:rPr>
            </w:pPr>
            <w:r>
              <w:rPr>
                <w:color w:val="000000"/>
              </w:rPr>
              <w:t xml:space="preserve">Tính năng quản lý cấu hình LAN qua </w:t>
            </w:r>
            <w:del w:author="Tran Khanh Toan" w:date="2022-07-01T15:45:00Z" w:id="1269">
              <w:r w:rsidDel="007A6979">
                <w:rPr>
                  <w:color w:val="000000"/>
                </w:rPr>
                <w:delText>OneLink</w:delText>
              </w:r>
            </w:del>
            <w:ins w:author="Tran Khanh Toan" w:date="2022-07-01T15:45:00Z" w:id="1270">
              <w:r>
                <w:rPr>
                  <w:color w:val="000000"/>
                </w:rPr>
                <w:t>Mobile App</w:t>
              </w:r>
            </w:ins>
          </w:p>
        </w:tc>
        <w:tc>
          <w:tcPr>
            <w:tcW w:w="662" w:type="pct"/>
          </w:tcPr>
          <w:p w:rsidR="00F86672" w:rsidP="00F86672" w:rsidRDefault="00F86672" w14:paraId="0D10F65F" w14:textId="2D09E1AA">
            <w:pPr>
              <w:rPr>
                <w:color w:val="000000"/>
              </w:rPr>
            </w:pPr>
            <w:r>
              <w:rPr>
                <w:color w:val="000000"/>
              </w:rPr>
              <w:t>UC-1</w:t>
            </w:r>
            <w:ins w:author="toantk" w:date="2022-07-27T17:18:00Z" w:id="1271">
              <w:r>
                <w:rPr>
                  <w:color w:val="000000"/>
                </w:rPr>
                <w:t>7</w:t>
              </w:r>
            </w:ins>
            <w:ins w:author="Tran Khanh Toan" w:date="2022-07-01T15:26:00Z" w:id="1272">
              <w:del w:author="toantk" w:date="2022-07-27T17:18:00Z" w:id="1273">
                <w:r w:rsidDel="00370E58">
                  <w:rPr>
                    <w:color w:val="000000"/>
                  </w:rPr>
                  <w:delText>9</w:delText>
                </w:r>
              </w:del>
            </w:ins>
            <w:del w:author="Tran Khanh Toan" w:date="2022-07-01T15:26:00Z" w:id="1274">
              <w:r w:rsidDel="00653B24">
                <w:rPr>
                  <w:color w:val="000000"/>
                </w:rPr>
                <w:delText>8</w:delText>
              </w:r>
            </w:del>
          </w:p>
        </w:tc>
        <w:tc>
          <w:tcPr>
            <w:tcW w:w="1025" w:type="pct"/>
          </w:tcPr>
          <w:p w:rsidR="00F86672" w:rsidP="00F86672" w:rsidRDefault="00F86672" w14:paraId="5EC840B9" w14:textId="77777777">
            <w:pPr>
              <w:rPr>
                <w:color w:val="000000"/>
              </w:rPr>
            </w:pPr>
            <w:r>
              <w:rPr>
                <w:color w:val="000000"/>
              </w:rPr>
              <w:t>Lấy thông tin cấu hình LAN hiện tại</w:t>
            </w:r>
          </w:p>
        </w:tc>
        <w:tc>
          <w:tcPr>
            <w:tcW w:w="1228" w:type="pct"/>
            <w:vMerge w:val="restart"/>
          </w:tcPr>
          <w:p w:rsidRPr="00B753B6" w:rsidR="00F86672" w:rsidP="00F86672" w:rsidRDefault="00F86672" w14:paraId="4367EB79" w14:textId="3707F8E0">
            <w:r>
              <w:t xml:space="preserve">Quản lý thông tin cấu hình LAN từ </w:t>
            </w:r>
            <w:del w:author="Tran Khanh Toan" w:date="2022-07-01T15:45:00Z" w:id="1275">
              <w:r w:rsidDel="007A6979">
                <w:delText>OneLink</w:delText>
              </w:r>
            </w:del>
            <w:ins w:author="Tran Khanh Toan" w:date="2022-07-01T15:45:00Z" w:id="1276">
              <w:r>
                <w:t>Mobile App</w:t>
              </w:r>
            </w:ins>
          </w:p>
        </w:tc>
      </w:tr>
      <w:tr w:rsidRPr="00B753B6" w:rsidR="00F86672" w:rsidTr="00B43F59" w14:paraId="61D1D036" w14:textId="77777777">
        <w:tc>
          <w:tcPr>
            <w:tcW w:w="488" w:type="pct"/>
            <w:vMerge/>
          </w:tcPr>
          <w:p w:rsidR="00F86672" w:rsidP="00F86672" w:rsidRDefault="00F86672" w14:paraId="2C5F0168" w14:textId="77777777"/>
        </w:tc>
        <w:tc>
          <w:tcPr>
            <w:tcW w:w="570" w:type="pct"/>
            <w:vMerge/>
          </w:tcPr>
          <w:p w:rsidR="00F86672" w:rsidP="00F86672" w:rsidRDefault="00F86672" w14:paraId="08C7F5A8" w14:textId="57247310"/>
        </w:tc>
        <w:tc>
          <w:tcPr>
            <w:tcW w:w="1026" w:type="pct"/>
            <w:vMerge/>
          </w:tcPr>
          <w:p w:rsidR="00F86672" w:rsidP="00F86672" w:rsidRDefault="00F86672" w14:paraId="7A27DCEF" w14:textId="77777777">
            <w:pPr>
              <w:rPr>
                <w:color w:val="000000"/>
              </w:rPr>
            </w:pPr>
          </w:p>
        </w:tc>
        <w:tc>
          <w:tcPr>
            <w:tcW w:w="662" w:type="pct"/>
          </w:tcPr>
          <w:p w:rsidR="00F86672" w:rsidP="00F86672" w:rsidRDefault="00F86672" w14:paraId="6653B1C9" w14:textId="4BAB4937">
            <w:pPr>
              <w:rPr>
                <w:color w:val="000000"/>
              </w:rPr>
            </w:pPr>
            <w:r>
              <w:rPr>
                <w:color w:val="000000"/>
              </w:rPr>
              <w:t>UC-</w:t>
            </w:r>
            <w:ins w:author="toantk" w:date="2022-07-27T17:18:00Z" w:id="1277">
              <w:r>
                <w:rPr>
                  <w:color w:val="000000"/>
                </w:rPr>
                <w:t>18</w:t>
              </w:r>
            </w:ins>
            <w:ins w:author="Tran Khanh Toan" w:date="2022-07-01T15:26:00Z" w:id="1278">
              <w:del w:author="toantk" w:date="2022-07-27T17:18:00Z" w:id="1279">
                <w:r w:rsidDel="00370E58">
                  <w:rPr>
                    <w:color w:val="000000"/>
                  </w:rPr>
                  <w:delText>20</w:delText>
                </w:r>
              </w:del>
            </w:ins>
            <w:del w:author="Tran Khanh Toan" w:date="2022-07-01T15:26:00Z" w:id="1280">
              <w:r w:rsidDel="00653B24">
                <w:rPr>
                  <w:color w:val="000000"/>
                </w:rPr>
                <w:delText>19</w:delText>
              </w:r>
            </w:del>
          </w:p>
        </w:tc>
        <w:tc>
          <w:tcPr>
            <w:tcW w:w="1025" w:type="pct"/>
          </w:tcPr>
          <w:p w:rsidR="00F86672" w:rsidP="00F86672" w:rsidRDefault="00F86672" w14:paraId="33D85AB1" w14:textId="77777777">
            <w:pPr>
              <w:rPr>
                <w:color w:val="000000"/>
              </w:rPr>
            </w:pPr>
            <w:r>
              <w:rPr>
                <w:color w:val="000000"/>
              </w:rPr>
              <w:t>Điều khiển thay đổi cấu hình LAN</w:t>
            </w:r>
          </w:p>
        </w:tc>
        <w:tc>
          <w:tcPr>
            <w:tcW w:w="1228" w:type="pct"/>
            <w:vMerge/>
          </w:tcPr>
          <w:p w:rsidRPr="00B753B6" w:rsidR="00F86672" w:rsidP="00F86672" w:rsidRDefault="00F86672" w14:paraId="0E1BF6A5" w14:textId="77777777"/>
        </w:tc>
      </w:tr>
      <w:tr w:rsidRPr="00B753B6" w:rsidR="00F86672" w:rsidTr="00B43F59" w14:paraId="665DDF94" w14:textId="77777777">
        <w:tc>
          <w:tcPr>
            <w:tcW w:w="488" w:type="pct"/>
            <w:vMerge/>
          </w:tcPr>
          <w:p w:rsidR="00F86672" w:rsidP="00F86672" w:rsidRDefault="00F86672" w14:paraId="66B21CA5" w14:textId="77777777"/>
        </w:tc>
        <w:tc>
          <w:tcPr>
            <w:tcW w:w="570" w:type="pct"/>
            <w:vMerge w:val="restart"/>
          </w:tcPr>
          <w:p w:rsidR="00F86672" w:rsidP="00F86672" w:rsidRDefault="00F86672" w14:paraId="492D9144" w14:textId="521DDAD2">
            <w:r>
              <w:t>CN-</w:t>
            </w:r>
            <w:ins w:author="toantk" w:date="2022-07-27T17:19:00Z" w:id="1281">
              <w:r>
                <w:t>7</w:t>
              </w:r>
            </w:ins>
            <w:del w:author="toantk" w:date="2022-07-27T17:19:00Z" w:id="1282">
              <w:r w:rsidDel="00370E58">
                <w:delText>6</w:delText>
              </w:r>
            </w:del>
          </w:p>
        </w:tc>
        <w:tc>
          <w:tcPr>
            <w:tcW w:w="1026" w:type="pct"/>
            <w:vMerge w:val="restart"/>
          </w:tcPr>
          <w:p w:rsidR="00F86672" w:rsidP="00F86672" w:rsidRDefault="00F86672" w14:paraId="742ABBE3" w14:textId="614D72DE">
            <w:pPr>
              <w:rPr>
                <w:color w:val="000000"/>
              </w:rPr>
            </w:pPr>
            <w:r>
              <w:rPr>
                <w:color w:val="000000"/>
              </w:rPr>
              <w:t xml:space="preserve">Tính năng quản lý cấu hình Radio qua </w:t>
            </w:r>
            <w:del w:author="Tran Khanh Toan" w:date="2022-07-01T15:45:00Z" w:id="1283">
              <w:r w:rsidDel="007A6979">
                <w:rPr>
                  <w:color w:val="000000"/>
                </w:rPr>
                <w:delText>OneLink</w:delText>
              </w:r>
            </w:del>
            <w:ins w:author="Tran Khanh Toan" w:date="2022-07-01T15:45:00Z" w:id="1284">
              <w:r>
                <w:rPr>
                  <w:color w:val="000000"/>
                </w:rPr>
                <w:t>Mobile App</w:t>
              </w:r>
            </w:ins>
          </w:p>
        </w:tc>
        <w:tc>
          <w:tcPr>
            <w:tcW w:w="662" w:type="pct"/>
          </w:tcPr>
          <w:p w:rsidR="00F86672" w:rsidP="00F86672" w:rsidRDefault="00F86672" w14:paraId="2676D9AB" w14:textId="1F6FD9F0">
            <w:pPr>
              <w:rPr>
                <w:color w:val="000000"/>
              </w:rPr>
            </w:pPr>
            <w:r>
              <w:rPr>
                <w:color w:val="000000"/>
              </w:rPr>
              <w:t>UC-</w:t>
            </w:r>
            <w:ins w:author="toantk" w:date="2022-07-27T17:19:00Z" w:id="1285">
              <w:r>
                <w:rPr>
                  <w:color w:val="000000"/>
                </w:rPr>
                <w:t>19</w:t>
              </w:r>
            </w:ins>
            <w:del w:author="toantk" w:date="2022-07-27T17:19:00Z" w:id="1286">
              <w:r w:rsidDel="00370E58">
                <w:rPr>
                  <w:color w:val="000000"/>
                </w:rPr>
                <w:delText>2</w:delText>
              </w:r>
            </w:del>
            <w:ins w:author="Tran Khanh Toan" w:date="2022-07-01T15:26:00Z" w:id="1287">
              <w:del w:author="toantk" w:date="2022-07-27T17:19:00Z" w:id="1288">
                <w:r w:rsidDel="00370E58">
                  <w:rPr>
                    <w:color w:val="000000"/>
                  </w:rPr>
                  <w:delText>1</w:delText>
                </w:r>
              </w:del>
            </w:ins>
            <w:del w:author="Tran Khanh Toan" w:date="2022-07-01T15:26:00Z" w:id="1289">
              <w:r w:rsidDel="00653B24">
                <w:rPr>
                  <w:color w:val="000000"/>
                </w:rPr>
                <w:delText>0</w:delText>
              </w:r>
            </w:del>
          </w:p>
        </w:tc>
        <w:tc>
          <w:tcPr>
            <w:tcW w:w="1025" w:type="pct"/>
          </w:tcPr>
          <w:p w:rsidR="00F86672" w:rsidP="00F86672" w:rsidRDefault="00F86672" w14:paraId="388945AB" w14:textId="77777777">
            <w:pPr>
              <w:rPr>
                <w:color w:val="000000"/>
              </w:rPr>
            </w:pPr>
            <w:r>
              <w:rPr>
                <w:color w:val="000000"/>
              </w:rPr>
              <w:t>Lấy thông tin cấu hình Radio hiện tại</w:t>
            </w:r>
          </w:p>
        </w:tc>
        <w:tc>
          <w:tcPr>
            <w:tcW w:w="1228" w:type="pct"/>
            <w:vMerge w:val="restart"/>
          </w:tcPr>
          <w:p w:rsidRPr="00B753B6" w:rsidR="00F86672" w:rsidP="00F86672" w:rsidRDefault="00F86672" w14:paraId="05429514" w14:textId="519CAE9C">
            <w:r>
              <w:t xml:space="preserve">Quản lý thông tin cấu hình Radio từ </w:t>
            </w:r>
            <w:del w:author="Tran Khanh Toan" w:date="2022-07-01T15:45:00Z" w:id="1290">
              <w:r w:rsidDel="007A6979">
                <w:delText>OneLink</w:delText>
              </w:r>
            </w:del>
            <w:ins w:author="Tran Khanh Toan" w:date="2022-07-01T15:45:00Z" w:id="1291">
              <w:r>
                <w:t>Mobile App</w:t>
              </w:r>
            </w:ins>
          </w:p>
        </w:tc>
      </w:tr>
      <w:tr w:rsidRPr="00B753B6" w:rsidR="00F86672" w:rsidTr="00B43F59" w14:paraId="478BAE34" w14:textId="77777777">
        <w:tc>
          <w:tcPr>
            <w:tcW w:w="488" w:type="pct"/>
            <w:vMerge/>
          </w:tcPr>
          <w:p w:rsidR="00F86672" w:rsidP="00F86672" w:rsidRDefault="00F86672" w14:paraId="15FB0A36" w14:textId="77777777"/>
        </w:tc>
        <w:tc>
          <w:tcPr>
            <w:tcW w:w="570" w:type="pct"/>
            <w:vMerge/>
          </w:tcPr>
          <w:p w:rsidR="00F86672" w:rsidP="00F86672" w:rsidRDefault="00F86672" w14:paraId="3A571D43" w14:textId="5A01E6AB"/>
        </w:tc>
        <w:tc>
          <w:tcPr>
            <w:tcW w:w="1026" w:type="pct"/>
            <w:vMerge/>
          </w:tcPr>
          <w:p w:rsidR="00F86672" w:rsidP="00F86672" w:rsidRDefault="00F86672" w14:paraId="3B0A6DC7" w14:textId="77777777">
            <w:pPr>
              <w:rPr>
                <w:color w:val="000000"/>
              </w:rPr>
            </w:pPr>
          </w:p>
        </w:tc>
        <w:tc>
          <w:tcPr>
            <w:tcW w:w="662" w:type="pct"/>
          </w:tcPr>
          <w:p w:rsidR="00F86672" w:rsidP="00F86672" w:rsidRDefault="00F86672" w14:paraId="1A224E5A" w14:textId="00D88E13">
            <w:pPr>
              <w:rPr>
                <w:color w:val="000000"/>
              </w:rPr>
            </w:pPr>
            <w:r>
              <w:rPr>
                <w:color w:val="000000"/>
              </w:rPr>
              <w:t>UC-2</w:t>
            </w:r>
            <w:ins w:author="toantk" w:date="2022-07-27T17:19:00Z" w:id="1292">
              <w:r>
                <w:rPr>
                  <w:color w:val="000000"/>
                </w:rPr>
                <w:t>0</w:t>
              </w:r>
            </w:ins>
            <w:ins w:author="Tran Khanh Toan" w:date="2022-07-01T15:26:00Z" w:id="1293">
              <w:del w:author="toantk" w:date="2022-07-27T17:19:00Z" w:id="1294">
                <w:r w:rsidDel="00370E58">
                  <w:rPr>
                    <w:color w:val="000000"/>
                  </w:rPr>
                  <w:delText>2</w:delText>
                </w:r>
              </w:del>
            </w:ins>
            <w:del w:author="Tran Khanh Toan" w:date="2022-07-01T15:26:00Z" w:id="1295">
              <w:r w:rsidDel="00653B24">
                <w:rPr>
                  <w:color w:val="000000"/>
                </w:rPr>
                <w:delText>1</w:delText>
              </w:r>
            </w:del>
          </w:p>
        </w:tc>
        <w:tc>
          <w:tcPr>
            <w:tcW w:w="1025" w:type="pct"/>
          </w:tcPr>
          <w:p w:rsidR="00F86672" w:rsidP="00F86672" w:rsidRDefault="00F86672" w14:paraId="31248B1E" w14:textId="77777777">
            <w:pPr>
              <w:rPr>
                <w:color w:val="000000"/>
              </w:rPr>
            </w:pPr>
            <w:r>
              <w:rPr>
                <w:color w:val="000000"/>
              </w:rPr>
              <w:t>Điều khiển cấu hình Radio</w:t>
            </w:r>
          </w:p>
        </w:tc>
        <w:tc>
          <w:tcPr>
            <w:tcW w:w="1228" w:type="pct"/>
            <w:vMerge/>
          </w:tcPr>
          <w:p w:rsidRPr="00B753B6" w:rsidR="00F86672" w:rsidP="00F86672" w:rsidRDefault="00F86672" w14:paraId="61F9CF1E" w14:textId="77777777"/>
        </w:tc>
      </w:tr>
      <w:tr w:rsidRPr="00B753B6" w:rsidR="00F86672" w:rsidTr="00B43F59" w14:paraId="687784C0" w14:textId="77777777">
        <w:tc>
          <w:tcPr>
            <w:tcW w:w="488" w:type="pct"/>
            <w:vMerge/>
          </w:tcPr>
          <w:p w:rsidR="00F86672" w:rsidP="00F86672" w:rsidRDefault="00F86672" w14:paraId="1798D3BF" w14:textId="77777777"/>
        </w:tc>
        <w:tc>
          <w:tcPr>
            <w:tcW w:w="570" w:type="pct"/>
            <w:vMerge w:val="restart"/>
          </w:tcPr>
          <w:p w:rsidR="00F86672" w:rsidP="00F86672" w:rsidRDefault="00F86672" w14:paraId="54A6E7D7" w14:textId="6C0A9EA7">
            <w:r>
              <w:t>CN-</w:t>
            </w:r>
            <w:ins w:author="toantk" w:date="2022-07-27T17:19:00Z" w:id="1296">
              <w:r>
                <w:t>8</w:t>
              </w:r>
            </w:ins>
            <w:del w:author="toantk" w:date="2022-07-27T17:19:00Z" w:id="1297">
              <w:r w:rsidDel="00370E58">
                <w:delText>7</w:delText>
              </w:r>
            </w:del>
          </w:p>
        </w:tc>
        <w:tc>
          <w:tcPr>
            <w:tcW w:w="1026" w:type="pct"/>
            <w:vMerge w:val="restart"/>
          </w:tcPr>
          <w:p w:rsidR="00F86672" w:rsidP="00F86672" w:rsidRDefault="00F86672" w14:paraId="221912FA" w14:textId="2DB1BC4B">
            <w:pPr>
              <w:rPr>
                <w:color w:val="000000"/>
              </w:rPr>
            </w:pPr>
            <w:r>
              <w:rPr>
                <w:color w:val="000000"/>
              </w:rPr>
              <w:t xml:space="preserve">Tính năng quản lý cấu hình SSID qua </w:t>
            </w:r>
            <w:del w:author="Tran Khanh Toan" w:date="2022-07-01T15:46:00Z" w:id="1298">
              <w:r w:rsidDel="007A6979">
                <w:rPr>
                  <w:color w:val="000000"/>
                </w:rPr>
                <w:delText>OneLink</w:delText>
              </w:r>
            </w:del>
            <w:ins w:author="Tran Khanh Toan" w:date="2022-07-01T15:46:00Z" w:id="1299">
              <w:r>
                <w:rPr>
                  <w:color w:val="000000"/>
                </w:rPr>
                <w:t>Mobile App</w:t>
              </w:r>
            </w:ins>
          </w:p>
        </w:tc>
        <w:tc>
          <w:tcPr>
            <w:tcW w:w="662" w:type="pct"/>
          </w:tcPr>
          <w:p w:rsidR="00F86672" w:rsidP="00F86672" w:rsidRDefault="00F86672" w14:paraId="36F9BB91" w14:textId="27399CF7">
            <w:pPr>
              <w:rPr>
                <w:color w:val="000000"/>
              </w:rPr>
            </w:pPr>
            <w:r>
              <w:rPr>
                <w:color w:val="000000"/>
              </w:rPr>
              <w:t>UC-2</w:t>
            </w:r>
            <w:ins w:author="toantk" w:date="2022-07-27T17:19:00Z" w:id="1300">
              <w:r>
                <w:rPr>
                  <w:color w:val="000000"/>
                </w:rPr>
                <w:t>1</w:t>
              </w:r>
            </w:ins>
            <w:del w:author="toantk" w:date="2022-07-27T17:19:00Z" w:id="1301">
              <w:r w:rsidDel="00370E58">
                <w:rPr>
                  <w:color w:val="000000"/>
                </w:rPr>
                <w:delText>2</w:delText>
              </w:r>
            </w:del>
          </w:p>
        </w:tc>
        <w:tc>
          <w:tcPr>
            <w:tcW w:w="1025" w:type="pct"/>
          </w:tcPr>
          <w:p w:rsidR="00F86672" w:rsidP="00F86672" w:rsidRDefault="00F86672" w14:paraId="259D6CBD" w14:textId="77777777">
            <w:pPr>
              <w:rPr>
                <w:color w:val="000000"/>
              </w:rPr>
            </w:pPr>
            <w:r>
              <w:rPr>
                <w:color w:val="000000"/>
              </w:rPr>
              <w:t>Lấy thông tin cấu hình SSID</w:t>
            </w:r>
          </w:p>
        </w:tc>
        <w:tc>
          <w:tcPr>
            <w:tcW w:w="1228" w:type="pct"/>
            <w:vMerge w:val="restart"/>
          </w:tcPr>
          <w:p w:rsidRPr="00B753B6" w:rsidR="00F86672" w:rsidP="00F86672" w:rsidRDefault="00F86672" w14:paraId="236157F1" w14:textId="4B68D5B8">
            <w:r>
              <w:t xml:space="preserve">Quản lý thông tin cấu hình SSID từ </w:t>
            </w:r>
            <w:del w:author="Tran Khanh Toan" w:date="2022-07-01T15:46:00Z" w:id="1302">
              <w:r w:rsidDel="007A6979">
                <w:delText>OneLink</w:delText>
              </w:r>
            </w:del>
            <w:ins w:author="Tran Khanh Toan" w:date="2022-07-01T15:46:00Z" w:id="1303">
              <w:r>
                <w:t>Mobile App</w:t>
              </w:r>
            </w:ins>
          </w:p>
        </w:tc>
      </w:tr>
      <w:tr w:rsidRPr="00B753B6" w:rsidR="00F86672" w:rsidTr="00B43F59" w14:paraId="43A4F7E6" w14:textId="77777777">
        <w:tc>
          <w:tcPr>
            <w:tcW w:w="488" w:type="pct"/>
            <w:vMerge/>
          </w:tcPr>
          <w:p w:rsidR="00F86672" w:rsidP="00F86672" w:rsidRDefault="00F86672" w14:paraId="6313059A" w14:textId="77777777"/>
        </w:tc>
        <w:tc>
          <w:tcPr>
            <w:tcW w:w="570" w:type="pct"/>
            <w:vMerge/>
          </w:tcPr>
          <w:p w:rsidR="00F86672" w:rsidP="00F86672" w:rsidRDefault="00F86672" w14:paraId="4C2CAF89" w14:textId="5CFFF97D"/>
        </w:tc>
        <w:tc>
          <w:tcPr>
            <w:tcW w:w="1026" w:type="pct"/>
            <w:vMerge/>
          </w:tcPr>
          <w:p w:rsidR="00F86672" w:rsidP="00F86672" w:rsidRDefault="00F86672" w14:paraId="69570949" w14:textId="77777777">
            <w:pPr>
              <w:rPr>
                <w:color w:val="000000"/>
              </w:rPr>
            </w:pPr>
          </w:p>
        </w:tc>
        <w:tc>
          <w:tcPr>
            <w:tcW w:w="662" w:type="pct"/>
          </w:tcPr>
          <w:p w:rsidR="00F86672" w:rsidP="00F86672" w:rsidRDefault="00F86672" w14:paraId="4B0C32A6" w14:textId="527ECFDA">
            <w:pPr>
              <w:rPr>
                <w:color w:val="000000"/>
              </w:rPr>
            </w:pPr>
            <w:r>
              <w:rPr>
                <w:color w:val="000000"/>
              </w:rPr>
              <w:t>UC-2</w:t>
            </w:r>
            <w:ins w:author="toantk" w:date="2022-07-27T17:19:00Z" w:id="1304">
              <w:r>
                <w:rPr>
                  <w:color w:val="000000"/>
                </w:rPr>
                <w:t>2</w:t>
              </w:r>
            </w:ins>
            <w:del w:author="toantk" w:date="2022-07-27T17:19:00Z" w:id="1305">
              <w:r w:rsidDel="00370E58">
                <w:rPr>
                  <w:color w:val="000000"/>
                </w:rPr>
                <w:delText>3</w:delText>
              </w:r>
            </w:del>
          </w:p>
        </w:tc>
        <w:tc>
          <w:tcPr>
            <w:tcW w:w="1025" w:type="pct"/>
          </w:tcPr>
          <w:p w:rsidR="00F86672" w:rsidP="00F86672" w:rsidRDefault="00F86672" w14:paraId="2DFFF12F" w14:textId="77777777">
            <w:pPr>
              <w:rPr>
                <w:color w:val="000000"/>
              </w:rPr>
            </w:pPr>
            <w:r>
              <w:rPr>
                <w:color w:val="000000"/>
              </w:rPr>
              <w:t>Điều khiển cấu hình SSID</w:t>
            </w:r>
          </w:p>
        </w:tc>
        <w:tc>
          <w:tcPr>
            <w:tcW w:w="1228" w:type="pct"/>
            <w:vMerge/>
          </w:tcPr>
          <w:p w:rsidRPr="00B753B6" w:rsidR="00F86672" w:rsidP="00F86672" w:rsidRDefault="00F86672" w14:paraId="4ED45A9C" w14:textId="77777777"/>
        </w:tc>
      </w:tr>
      <w:tr w:rsidRPr="00B753B6" w:rsidR="00F86672" w:rsidTr="00B43F59" w14:paraId="416840FD" w14:textId="77777777">
        <w:trPr>
          <w:trHeight w:val="834"/>
          <w:ins w:author="Tran Khanh Toan" w:date="2022-07-01T15:28:00Z" w:id="1306"/>
        </w:trPr>
        <w:tc>
          <w:tcPr>
            <w:tcW w:w="488" w:type="pct"/>
            <w:vMerge/>
          </w:tcPr>
          <w:p w:rsidR="00F86672" w:rsidP="00F86672" w:rsidRDefault="00F86672" w14:paraId="3D3D3887" w14:textId="77777777">
            <w:pPr>
              <w:rPr>
                <w:ins w:author="Tran Khanh Toan" w:date="2022-07-01T15:28:00Z" w:id="1307"/>
              </w:rPr>
            </w:pPr>
          </w:p>
        </w:tc>
        <w:tc>
          <w:tcPr>
            <w:tcW w:w="570" w:type="pct"/>
            <w:vMerge w:val="restart"/>
          </w:tcPr>
          <w:p w:rsidR="00F86672" w:rsidP="00F86672" w:rsidRDefault="00F86672" w14:paraId="70AE7785" w14:textId="26947F08">
            <w:pPr>
              <w:rPr>
                <w:ins w:author="Tran Khanh Toan" w:date="2022-07-01T15:28:00Z" w:id="1308"/>
              </w:rPr>
            </w:pPr>
            <w:ins w:author="Tran Khanh Toan" w:date="2022-07-01T15:28:00Z" w:id="1309">
              <w:r>
                <w:t>CN-</w:t>
              </w:r>
            </w:ins>
            <w:ins w:author="toantk" w:date="2022-07-27T17:21:00Z" w:id="1310">
              <w:r>
                <w:t>9</w:t>
              </w:r>
            </w:ins>
            <w:ins w:author="Tran Khanh Toan" w:date="2022-07-01T15:28:00Z" w:id="1311">
              <w:del w:author="toantk" w:date="2022-07-27T17:21:00Z" w:id="1312">
                <w:r w:rsidDel="00861799">
                  <w:delText>8</w:delText>
                </w:r>
              </w:del>
            </w:ins>
          </w:p>
        </w:tc>
        <w:tc>
          <w:tcPr>
            <w:tcW w:w="1026" w:type="pct"/>
            <w:vMerge w:val="restart"/>
          </w:tcPr>
          <w:p w:rsidR="00F86672" w:rsidP="00F86672" w:rsidRDefault="00F86672" w14:paraId="702C1968" w14:textId="1A8361A7">
            <w:pPr>
              <w:rPr>
                <w:ins w:author="Tran Khanh Toan" w:date="2022-07-01T15:28:00Z" w:id="1313"/>
                <w:color w:val="000000"/>
              </w:rPr>
            </w:pPr>
            <w:ins w:author="Tran Khanh Toan" w:date="2022-07-01T15:28:00Z" w:id="1314">
              <w:r>
                <w:rPr>
                  <w:color w:val="000000"/>
                </w:rPr>
                <w:t xml:space="preserve">Tính năng quản lý cấu hình Bandsteering qua </w:t>
              </w:r>
            </w:ins>
            <w:ins w:author="Tran Khanh Toan" w:date="2022-07-01T15:46:00Z" w:id="1315">
              <w:r>
                <w:rPr>
                  <w:color w:val="000000"/>
                </w:rPr>
                <w:t>Mobile App</w:t>
              </w:r>
            </w:ins>
          </w:p>
        </w:tc>
        <w:tc>
          <w:tcPr>
            <w:tcW w:w="662" w:type="pct"/>
          </w:tcPr>
          <w:p w:rsidR="00F86672" w:rsidP="00F86672" w:rsidRDefault="00F86672" w14:paraId="66D7A0CB" w14:textId="2CB8B7CB">
            <w:pPr>
              <w:rPr>
                <w:ins w:author="Tran Khanh Toan" w:date="2022-07-01T15:28:00Z" w:id="1316"/>
                <w:color w:val="000000"/>
              </w:rPr>
            </w:pPr>
            <w:ins w:author="Tran Khanh Toan" w:date="2022-07-01T15:29:00Z" w:id="1317">
              <w:r>
                <w:rPr>
                  <w:color w:val="000000"/>
                </w:rPr>
                <w:t>UC-2</w:t>
              </w:r>
            </w:ins>
            <w:ins w:author="toantk" w:date="2022-07-27T17:21:00Z" w:id="1318">
              <w:r>
                <w:rPr>
                  <w:color w:val="000000"/>
                </w:rPr>
                <w:t>3</w:t>
              </w:r>
            </w:ins>
            <w:ins w:author="Tran Khanh Toan" w:date="2022-07-01T15:29:00Z" w:id="1319">
              <w:del w:author="toantk" w:date="2022-07-27T17:21:00Z" w:id="1320">
                <w:r w:rsidDel="00861799">
                  <w:rPr>
                    <w:color w:val="000000"/>
                  </w:rPr>
                  <w:delText>4</w:delText>
                </w:r>
              </w:del>
            </w:ins>
          </w:p>
        </w:tc>
        <w:tc>
          <w:tcPr>
            <w:tcW w:w="1025" w:type="pct"/>
          </w:tcPr>
          <w:p w:rsidR="00F86672" w:rsidP="00F86672" w:rsidRDefault="00F86672" w14:paraId="794068E1" w14:textId="2394C42C">
            <w:pPr>
              <w:rPr>
                <w:ins w:author="Tran Khanh Toan" w:date="2022-07-01T15:28:00Z" w:id="1321"/>
                <w:color w:val="000000"/>
              </w:rPr>
            </w:pPr>
            <w:ins w:author="Tran Khanh Toan" w:date="2022-07-01T15:30:00Z" w:id="1322">
              <w:r>
                <w:rPr>
                  <w:color w:val="000000"/>
                </w:rPr>
                <w:t>Lấy thông tin cấu hình Bandsteering</w:t>
              </w:r>
            </w:ins>
          </w:p>
        </w:tc>
        <w:tc>
          <w:tcPr>
            <w:tcW w:w="1228" w:type="pct"/>
            <w:vMerge w:val="restart"/>
          </w:tcPr>
          <w:p w:rsidR="00F86672" w:rsidP="00F86672" w:rsidRDefault="00F86672" w14:paraId="37047779" w14:textId="34463BEF">
            <w:pPr>
              <w:rPr>
                <w:ins w:author="Tran Khanh Toan" w:date="2022-07-01T15:28:00Z" w:id="1323"/>
              </w:rPr>
            </w:pPr>
            <w:ins w:author="Tran Khanh Toan" w:date="2022-07-01T15:31:00Z" w:id="1324">
              <w:r>
                <w:t xml:space="preserve">Quản lý thông tin cấu hình Bandsteering qua </w:t>
              </w:r>
            </w:ins>
            <w:ins w:author="Tran Khanh Toan" w:date="2022-07-01T15:46:00Z" w:id="1325">
              <w:r>
                <w:t>Mobile App</w:t>
              </w:r>
            </w:ins>
          </w:p>
        </w:tc>
      </w:tr>
      <w:tr w:rsidRPr="00B753B6" w:rsidR="00F86672" w:rsidTr="00B43F59" w14:paraId="6AF5F14C" w14:textId="77777777">
        <w:trPr>
          <w:ins w:author="Tran Khanh Toan" w:date="2022-07-01T15:29:00Z" w:id="1326"/>
        </w:trPr>
        <w:tc>
          <w:tcPr>
            <w:tcW w:w="488" w:type="pct"/>
            <w:vMerge/>
          </w:tcPr>
          <w:p w:rsidR="00F86672" w:rsidP="00F86672" w:rsidRDefault="00F86672" w14:paraId="3B5488DC" w14:textId="77777777">
            <w:pPr>
              <w:rPr>
                <w:ins w:author="Tran Khanh Toan" w:date="2022-07-01T15:29:00Z" w:id="1327"/>
              </w:rPr>
            </w:pPr>
          </w:p>
        </w:tc>
        <w:tc>
          <w:tcPr>
            <w:tcW w:w="570" w:type="pct"/>
            <w:vMerge/>
          </w:tcPr>
          <w:p w:rsidR="00F86672" w:rsidP="00F86672" w:rsidRDefault="00F86672" w14:paraId="3513338B" w14:textId="77777777">
            <w:pPr>
              <w:rPr>
                <w:ins w:author="Tran Khanh Toan" w:date="2022-07-01T15:29:00Z" w:id="1328"/>
              </w:rPr>
            </w:pPr>
          </w:p>
        </w:tc>
        <w:tc>
          <w:tcPr>
            <w:tcW w:w="1026" w:type="pct"/>
            <w:vMerge/>
          </w:tcPr>
          <w:p w:rsidR="00F86672" w:rsidP="00F86672" w:rsidRDefault="00F86672" w14:paraId="3CAD2A3F" w14:textId="77777777">
            <w:pPr>
              <w:rPr>
                <w:ins w:author="Tran Khanh Toan" w:date="2022-07-01T15:29:00Z" w:id="1329"/>
                <w:color w:val="000000"/>
              </w:rPr>
            </w:pPr>
          </w:p>
        </w:tc>
        <w:tc>
          <w:tcPr>
            <w:tcW w:w="662" w:type="pct"/>
          </w:tcPr>
          <w:p w:rsidR="00F86672" w:rsidP="00F86672" w:rsidRDefault="00F86672" w14:paraId="5A3A890E" w14:textId="463E24D0">
            <w:pPr>
              <w:rPr>
                <w:ins w:author="Tran Khanh Toan" w:date="2022-07-01T15:29:00Z" w:id="1330"/>
                <w:color w:val="000000"/>
              </w:rPr>
            </w:pPr>
            <w:ins w:author="Tran Khanh Toan" w:date="2022-07-01T15:29:00Z" w:id="1331">
              <w:r>
                <w:rPr>
                  <w:color w:val="000000"/>
                </w:rPr>
                <w:t>UC-2</w:t>
              </w:r>
            </w:ins>
            <w:ins w:author="toantk" w:date="2022-07-27T17:21:00Z" w:id="1332">
              <w:r>
                <w:rPr>
                  <w:color w:val="000000"/>
                </w:rPr>
                <w:t>4</w:t>
              </w:r>
            </w:ins>
            <w:ins w:author="Tran Khanh Toan" w:date="2022-07-01T15:29:00Z" w:id="1333">
              <w:del w:author="toantk" w:date="2022-07-27T17:21:00Z" w:id="1334">
                <w:r w:rsidDel="00861799">
                  <w:rPr>
                    <w:color w:val="000000"/>
                  </w:rPr>
                  <w:delText>5</w:delText>
                </w:r>
              </w:del>
            </w:ins>
          </w:p>
        </w:tc>
        <w:tc>
          <w:tcPr>
            <w:tcW w:w="1025" w:type="pct"/>
          </w:tcPr>
          <w:p w:rsidR="00F86672" w:rsidP="00F86672" w:rsidRDefault="00F86672" w14:paraId="12A8B395" w14:textId="12220A9A">
            <w:pPr>
              <w:rPr>
                <w:ins w:author="Tran Khanh Toan" w:date="2022-07-01T15:29:00Z" w:id="1335"/>
                <w:color w:val="000000"/>
              </w:rPr>
            </w:pPr>
            <w:ins w:author="Tran Khanh Toan" w:date="2022-07-01T15:30:00Z" w:id="1336">
              <w:r>
                <w:rPr>
                  <w:color w:val="000000"/>
                </w:rPr>
                <w:t>Điều khiển cấu hình Bandsteering</w:t>
              </w:r>
            </w:ins>
          </w:p>
        </w:tc>
        <w:tc>
          <w:tcPr>
            <w:tcW w:w="1228" w:type="pct"/>
            <w:vMerge/>
          </w:tcPr>
          <w:p w:rsidR="00F86672" w:rsidP="00F86672" w:rsidRDefault="00F86672" w14:paraId="6CFE1845" w14:textId="77777777">
            <w:pPr>
              <w:rPr>
                <w:ins w:author="Tran Khanh Toan" w:date="2022-07-01T15:29:00Z" w:id="1337"/>
              </w:rPr>
            </w:pPr>
          </w:p>
        </w:tc>
      </w:tr>
      <w:tr w:rsidRPr="00B753B6" w:rsidR="00F86672" w:rsidTr="00B43F59" w14:paraId="1F79A885" w14:textId="77777777">
        <w:tc>
          <w:tcPr>
            <w:tcW w:w="488" w:type="pct"/>
            <w:vMerge/>
          </w:tcPr>
          <w:p w:rsidR="00F86672" w:rsidP="00F86672" w:rsidRDefault="00F86672" w14:paraId="5F0B33E7" w14:textId="77777777"/>
        </w:tc>
        <w:tc>
          <w:tcPr>
            <w:tcW w:w="570" w:type="pct"/>
            <w:vMerge w:val="restart"/>
          </w:tcPr>
          <w:p w:rsidR="00F86672" w:rsidP="00F86672" w:rsidRDefault="00F86672" w14:paraId="2AC71B9B" w14:textId="510D82A9">
            <w:r>
              <w:t>CN-</w:t>
            </w:r>
            <w:ins w:author="toantk" w:date="2022-07-27T17:22:00Z" w:id="1338">
              <w:r>
                <w:t>10</w:t>
              </w:r>
            </w:ins>
            <w:ins w:author="Tran Khanh Toan" w:date="2022-07-01T15:52:00Z" w:id="1339">
              <w:del w:author="toantk" w:date="2022-07-27T17:22:00Z" w:id="1340">
                <w:r w:rsidDel="00861799">
                  <w:delText>9</w:delText>
                </w:r>
              </w:del>
            </w:ins>
            <w:del w:author="Tran Khanh Toan" w:date="2022-07-01T15:52:00Z" w:id="1341">
              <w:r w:rsidDel="008C2DAD">
                <w:delText>8</w:delText>
              </w:r>
            </w:del>
          </w:p>
        </w:tc>
        <w:tc>
          <w:tcPr>
            <w:tcW w:w="1026" w:type="pct"/>
            <w:vMerge w:val="restart"/>
          </w:tcPr>
          <w:p w:rsidR="00F86672" w:rsidP="00F86672" w:rsidRDefault="00F86672" w14:paraId="337AD61C" w14:textId="20C35E3A">
            <w:pPr>
              <w:rPr>
                <w:color w:val="000000"/>
              </w:rPr>
            </w:pPr>
            <w:r>
              <w:rPr>
                <w:color w:val="000000"/>
              </w:rPr>
              <w:t xml:space="preserve">Tính năng quản lý cấu hình Mesh qua </w:t>
            </w:r>
            <w:del w:author="Tran Khanh Toan" w:date="2022-07-01T15:32:00Z" w:id="1342">
              <w:r w:rsidDel="00633976">
                <w:rPr>
                  <w:color w:val="000000"/>
                </w:rPr>
                <w:delText>OneLink</w:delText>
              </w:r>
            </w:del>
            <w:ins w:author="Tran Khanh Toan" w:date="2022-07-01T15:32:00Z" w:id="1343">
              <w:r>
                <w:rPr>
                  <w:color w:val="000000"/>
                </w:rPr>
                <w:t>Mobile App</w:t>
              </w:r>
            </w:ins>
          </w:p>
        </w:tc>
        <w:tc>
          <w:tcPr>
            <w:tcW w:w="662" w:type="pct"/>
          </w:tcPr>
          <w:p w:rsidR="00F86672" w:rsidP="00F86672" w:rsidRDefault="00F86672" w14:paraId="0A74D0FC" w14:textId="4215223A">
            <w:pPr>
              <w:rPr>
                <w:color w:val="000000"/>
              </w:rPr>
            </w:pPr>
            <w:r>
              <w:rPr>
                <w:color w:val="000000"/>
              </w:rPr>
              <w:t>UC-2</w:t>
            </w:r>
            <w:ins w:author="toantk" w:date="2022-07-27T17:22:00Z" w:id="1344">
              <w:r>
                <w:rPr>
                  <w:color w:val="000000"/>
                </w:rPr>
                <w:t>5</w:t>
              </w:r>
            </w:ins>
            <w:ins w:author="Tran Khanh Toan" w:date="2022-07-01T15:52:00Z" w:id="1345">
              <w:del w:author="toantk" w:date="2022-07-27T17:22:00Z" w:id="1346">
                <w:r w:rsidDel="00861799">
                  <w:rPr>
                    <w:color w:val="000000"/>
                  </w:rPr>
                  <w:delText>6</w:delText>
                </w:r>
              </w:del>
            </w:ins>
            <w:del w:author="Tran Khanh Toan" w:date="2022-07-01T15:52:00Z" w:id="1347">
              <w:r w:rsidDel="008C2DAD">
                <w:rPr>
                  <w:color w:val="000000"/>
                </w:rPr>
                <w:delText>4</w:delText>
              </w:r>
            </w:del>
          </w:p>
        </w:tc>
        <w:tc>
          <w:tcPr>
            <w:tcW w:w="1025" w:type="pct"/>
          </w:tcPr>
          <w:p w:rsidR="00F86672" w:rsidP="00F86672" w:rsidRDefault="00F86672" w14:paraId="3E81FABC" w14:textId="77777777">
            <w:pPr>
              <w:rPr>
                <w:color w:val="000000"/>
              </w:rPr>
            </w:pPr>
            <w:r>
              <w:rPr>
                <w:color w:val="000000"/>
              </w:rPr>
              <w:t>Lấy thông tin cấu hình Mesh</w:t>
            </w:r>
          </w:p>
        </w:tc>
        <w:tc>
          <w:tcPr>
            <w:tcW w:w="1228" w:type="pct"/>
            <w:vMerge w:val="restart"/>
          </w:tcPr>
          <w:p w:rsidRPr="00B753B6" w:rsidR="00F86672" w:rsidP="00F86672" w:rsidRDefault="00F86672" w14:paraId="1B7CD810" w14:textId="6ABA9F39">
            <w:r>
              <w:t xml:space="preserve">Quản lý thông tin cấu hình Mesh từ </w:t>
            </w:r>
            <w:del w:author="Tran Khanh Toan" w:date="2022-07-01T15:32:00Z" w:id="1348">
              <w:r w:rsidDel="00633976">
                <w:delText>OneLink</w:delText>
              </w:r>
            </w:del>
            <w:ins w:author="Tran Khanh Toan" w:date="2022-07-01T15:32:00Z" w:id="1349">
              <w:r>
                <w:t>Mobile App</w:t>
              </w:r>
            </w:ins>
          </w:p>
        </w:tc>
      </w:tr>
      <w:tr w:rsidRPr="00B753B6" w:rsidR="00F86672" w:rsidTr="00B43F59" w14:paraId="0351085C" w14:textId="77777777">
        <w:tc>
          <w:tcPr>
            <w:tcW w:w="488" w:type="pct"/>
            <w:vMerge/>
          </w:tcPr>
          <w:p w:rsidR="00F86672" w:rsidP="00F86672" w:rsidRDefault="00F86672" w14:paraId="790E23F0" w14:textId="77777777"/>
        </w:tc>
        <w:tc>
          <w:tcPr>
            <w:tcW w:w="570" w:type="pct"/>
            <w:vMerge/>
          </w:tcPr>
          <w:p w:rsidR="00F86672" w:rsidP="00F86672" w:rsidRDefault="00F86672" w14:paraId="1942AD77" w14:textId="4BD3025A"/>
        </w:tc>
        <w:tc>
          <w:tcPr>
            <w:tcW w:w="1026" w:type="pct"/>
            <w:vMerge/>
          </w:tcPr>
          <w:p w:rsidR="00F86672" w:rsidP="00F86672" w:rsidRDefault="00F86672" w14:paraId="2E057C15" w14:textId="77777777">
            <w:pPr>
              <w:rPr>
                <w:color w:val="000000"/>
              </w:rPr>
            </w:pPr>
          </w:p>
        </w:tc>
        <w:tc>
          <w:tcPr>
            <w:tcW w:w="662" w:type="pct"/>
          </w:tcPr>
          <w:p w:rsidR="00F86672" w:rsidP="00F86672" w:rsidRDefault="00F86672" w14:paraId="237600E8" w14:textId="47CBC5BC">
            <w:pPr>
              <w:rPr>
                <w:color w:val="000000"/>
              </w:rPr>
            </w:pPr>
            <w:r>
              <w:rPr>
                <w:color w:val="000000"/>
              </w:rPr>
              <w:t>UC-2</w:t>
            </w:r>
            <w:ins w:author="toantk" w:date="2022-07-27T17:22:00Z" w:id="1350">
              <w:r>
                <w:rPr>
                  <w:color w:val="000000"/>
                </w:rPr>
                <w:t>6</w:t>
              </w:r>
            </w:ins>
            <w:ins w:author="Tran Khanh Toan" w:date="2022-07-01T15:52:00Z" w:id="1351">
              <w:del w:author="toantk" w:date="2022-07-27T17:22:00Z" w:id="1352">
                <w:r w:rsidDel="00861799">
                  <w:rPr>
                    <w:color w:val="000000"/>
                  </w:rPr>
                  <w:delText>7</w:delText>
                </w:r>
              </w:del>
            </w:ins>
            <w:del w:author="Tran Khanh Toan" w:date="2022-07-01T15:52:00Z" w:id="1353">
              <w:r w:rsidDel="008C2DAD">
                <w:rPr>
                  <w:color w:val="000000"/>
                </w:rPr>
                <w:delText>5</w:delText>
              </w:r>
            </w:del>
          </w:p>
        </w:tc>
        <w:tc>
          <w:tcPr>
            <w:tcW w:w="1025" w:type="pct"/>
          </w:tcPr>
          <w:p w:rsidR="00F86672" w:rsidP="00F86672" w:rsidRDefault="00F86672" w14:paraId="010D7E81" w14:textId="77777777">
            <w:pPr>
              <w:rPr>
                <w:color w:val="000000"/>
              </w:rPr>
            </w:pPr>
            <w:r>
              <w:rPr>
                <w:color w:val="000000"/>
              </w:rPr>
              <w:t>Điều khiển cấu hình Mesh</w:t>
            </w:r>
          </w:p>
        </w:tc>
        <w:tc>
          <w:tcPr>
            <w:tcW w:w="1228" w:type="pct"/>
            <w:vMerge/>
          </w:tcPr>
          <w:p w:rsidRPr="00B753B6" w:rsidR="00F86672" w:rsidP="00F86672" w:rsidRDefault="00F86672" w14:paraId="7DBAD381" w14:textId="77777777"/>
        </w:tc>
      </w:tr>
      <w:tr w:rsidRPr="00B753B6" w:rsidR="00F86672" w:rsidTr="00B43F59" w14:paraId="520DA819" w14:textId="77777777">
        <w:tc>
          <w:tcPr>
            <w:tcW w:w="488" w:type="pct"/>
            <w:vMerge/>
          </w:tcPr>
          <w:p w:rsidR="00F86672" w:rsidP="00F86672" w:rsidRDefault="00F86672" w14:paraId="3B6E3526" w14:textId="77777777"/>
        </w:tc>
        <w:tc>
          <w:tcPr>
            <w:tcW w:w="570" w:type="pct"/>
            <w:vMerge w:val="restart"/>
          </w:tcPr>
          <w:p w:rsidR="00F86672" w:rsidP="00F86672" w:rsidRDefault="00F86672" w14:paraId="20E19D17" w14:textId="3459565F">
            <w:r>
              <w:t>CN-1</w:t>
            </w:r>
            <w:ins w:author="Tran Khanh Toan" w:date="2022-07-01T15:52:00Z" w:id="1354">
              <w:r>
                <w:t>1</w:t>
              </w:r>
            </w:ins>
            <w:del w:author="Tran Khanh Toan" w:date="2022-07-01T15:52:00Z" w:id="1355">
              <w:r w:rsidDel="008C2DAD">
                <w:delText>0</w:delText>
              </w:r>
            </w:del>
          </w:p>
        </w:tc>
        <w:tc>
          <w:tcPr>
            <w:tcW w:w="1026" w:type="pct"/>
            <w:vMerge w:val="restart"/>
          </w:tcPr>
          <w:p w:rsidR="00F86672" w:rsidP="00F86672" w:rsidRDefault="00F86672" w14:paraId="0A543DBF" w14:textId="62552AF8">
            <w:pPr>
              <w:rPr>
                <w:color w:val="000000"/>
              </w:rPr>
            </w:pPr>
            <w:r>
              <w:rPr>
                <w:color w:val="000000"/>
              </w:rPr>
              <w:t xml:space="preserve">Tính năng quản lý cấu hình DNS qua </w:t>
            </w:r>
            <w:del w:author="Tran Khanh Toan" w:date="2022-07-01T15:32:00Z" w:id="1356">
              <w:r w:rsidDel="00633976">
                <w:rPr>
                  <w:color w:val="000000"/>
                </w:rPr>
                <w:delText>OneLink</w:delText>
              </w:r>
            </w:del>
            <w:ins w:author="Tran Khanh Toan" w:date="2022-07-01T15:32:00Z" w:id="1357">
              <w:r>
                <w:rPr>
                  <w:color w:val="000000"/>
                </w:rPr>
                <w:t>Mobile App</w:t>
              </w:r>
            </w:ins>
          </w:p>
        </w:tc>
        <w:tc>
          <w:tcPr>
            <w:tcW w:w="662" w:type="pct"/>
          </w:tcPr>
          <w:p w:rsidR="00F86672" w:rsidP="00F86672" w:rsidRDefault="00F86672" w14:paraId="5CD17950" w14:textId="1C2FF3FD">
            <w:pPr>
              <w:rPr>
                <w:color w:val="000000"/>
              </w:rPr>
            </w:pPr>
            <w:r>
              <w:rPr>
                <w:color w:val="000000"/>
              </w:rPr>
              <w:t>UC-</w:t>
            </w:r>
            <w:ins w:author="toantk" w:date="2022-07-27T17:24:00Z" w:id="1358">
              <w:r>
                <w:rPr>
                  <w:color w:val="000000"/>
                </w:rPr>
                <w:t>27</w:t>
              </w:r>
            </w:ins>
            <w:ins w:author="Tran Khanh Toan" w:date="2022-07-01T15:52:00Z" w:id="1359">
              <w:del w:author="toantk" w:date="2022-07-27T17:24:00Z" w:id="1360">
                <w:r w:rsidDel="00861799">
                  <w:rPr>
                    <w:color w:val="000000"/>
                  </w:rPr>
                  <w:delText>30</w:delText>
                </w:r>
              </w:del>
            </w:ins>
            <w:del w:author="Tran Khanh Toan" w:date="2022-07-01T15:52:00Z" w:id="1361">
              <w:r w:rsidDel="008C2DAD">
                <w:rPr>
                  <w:color w:val="000000"/>
                </w:rPr>
                <w:delText>28</w:delText>
              </w:r>
            </w:del>
          </w:p>
        </w:tc>
        <w:tc>
          <w:tcPr>
            <w:tcW w:w="1025" w:type="pct"/>
          </w:tcPr>
          <w:p w:rsidR="00F86672" w:rsidP="00F86672" w:rsidRDefault="00F86672" w14:paraId="6B27E35A" w14:textId="77777777">
            <w:pPr>
              <w:rPr>
                <w:color w:val="000000"/>
              </w:rPr>
            </w:pPr>
            <w:r>
              <w:rPr>
                <w:color w:val="000000"/>
              </w:rPr>
              <w:t>Lấy thông tin cấu hình DNS hiện tại</w:t>
            </w:r>
          </w:p>
        </w:tc>
        <w:tc>
          <w:tcPr>
            <w:tcW w:w="1228" w:type="pct"/>
            <w:vMerge w:val="restart"/>
          </w:tcPr>
          <w:p w:rsidRPr="00B753B6" w:rsidR="00F86672" w:rsidP="00F86672" w:rsidRDefault="00F86672" w14:paraId="7449E61C" w14:textId="6E621D47">
            <w:r>
              <w:t xml:space="preserve">Quản lý thông tin cấu hình DNS từ </w:t>
            </w:r>
            <w:del w:author="Tran Khanh Toan" w:date="2022-07-01T15:32:00Z" w:id="1362">
              <w:r w:rsidDel="00633976">
                <w:delText>OneLink</w:delText>
              </w:r>
            </w:del>
            <w:ins w:author="Tran Khanh Toan" w:date="2022-07-01T15:32:00Z" w:id="1363">
              <w:r>
                <w:t>Mobile App</w:t>
              </w:r>
            </w:ins>
          </w:p>
        </w:tc>
      </w:tr>
      <w:tr w:rsidRPr="00B753B6" w:rsidR="00F86672" w:rsidTr="00B43F59" w14:paraId="561A42A2" w14:textId="77777777">
        <w:tc>
          <w:tcPr>
            <w:tcW w:w="488" w:type="pct"/>
            <w:vMerge/>
          </w:tcPr>
          <w:p w:rsidR="00F86672" w:rsidP="00F86672" w:rsidRDefault="00F86672" w14:paraId="4215D428" w14:textId="77777777"/>
        </w:tc>
        <w:tc>
          <w:tcPr>
            <w:tcW w:w="570" w:type="pct"/>
            <w:vMerge/>
          </w:tcPr>
          <w:p w:rsidR="00F86672" w:rsidP="00F86672" w:rsidRDefault="00F86672" w14:paraId="70F69E85" w14:textId="0DF9C561"/>
        </w:tc>
        <w:tc>
          <w:tcPr>
            <w:tcW w:w="1026" w:type="pct"/>
            <w:vMerge/>
          </w:tcPr>
          <w:p w:rsidR="00F86672" w:rsidP="00F86672" w:rsidRDefault="00F86672" w14:paraId="402C538C" w14:textId="77777777">
            <w:pPr>
              <w:rPr>
                <w:color w:val="000000"/>
              </w:rPr>
            </w:pPr>
          </w:p>
        </w:tc>
        <w:tc>
          <w:tcPr>
            <w:tcW w:w="662" w:type="pct"/>
          </w:tcPr>
          <w:p w:rsidR="00F86672" w:rsidP="00F86672" w:rsidRDefault="00F86672" w14:paraId="7F8DE5D1" w14:textId="4E1E0FD4">
            <w:pPr>
              <w:rPr>
                <w:color w:val="000000"/>
              </w:rPr>
            </w:pPr>
            <w:r>
              <w:rPr>
                <w:color w:val="000000"/>
              </w:rPr>
              <w:t>UC-</w:t>
            </w:r>
            <w:ins w:author="Tran Khanh Toan" w:date="2022-07-01T15:55:00Z" w:id="1364">
              <w:del w:author="toantk" w:date="2022-07-27T17:24:00Z" w:id="1365">
                <w:r w:rsidDel="00861799">
                  <w:rPr>
                    <w:color w:val="000000"/>
                  </w:rPr>
                  <w:delText>31</w:delText>
                </w:r>
              </w:del>
            </w:ins>
            <w:ins w:author="toantk" w:date="2022-07-27T17:24:00Z" w:id="1366">
              <w:r>
                <w:rPr>
                  <w:color w:val="000000"/>
                </w:rPr>
                <w:t>28</w:t>
              </w:r>
            </w:ins>
            <w:del w:author="Tran Khanh Toan" w:date="2022-07-01T15:55:00Z" w:id="1367">
              <w:r w:rsidDel="008C2DAD">
                <w:rPr>
                  <w:color w:val="000000"/>
                </w:rPr>
                <w:delText>29</w:delText>
              </w:r>
            </w:del>
          </w:p>
        </w:tc>
        <w:tc>
          <w:tcPr>
            <w:tcW w:w="1025" w:type="pct"/>
          </w:tcPr>
          <w:p w:rsidR="00F86672" w:rsidP="00F86672" w:rsidRDefault="00F86672" w14:paraId="01B67977" w14:textId="77777777">
            <w:pPr>
              <w:rPr>
                <w:color w:val="000000"/>
              </w:rPr>
            </w:pPr>
            <w:r>
              <w:rPr>
                <w:color w:val="000000"/>
              </w:rPr>
              <w:t>Điều khiển cấu hình DNS</w:t>
            </w:r>
          </w:p>
        </w:tc>
        <w:tc>
          <w:tcPr>
            <w:tcW w:w="1228" w:type="pct"/>
            <w:vMerge/>
          </w:tcPr>
          <w:p w:rsidRPr="00B753B6" w:rsidR="00F86672" w:rsidP="00F86672" w:rsidRDefault="00F86672" w14:paraId="505E8B7E" w14:textId="77777777"/>
        </w:tc>
      </w:tr>
      <w:tr w:rsidRPr="00B753B6" w:rsidR="00F86672" w:rsidTr="00B43F59" w14:paraId="37E1DE62" w14:textId="77777777">
        <w:tc>
          <w:tcPr>
            <w:tcW w:w="488" w:type="pct"/>
            <w:vMerge/>
          </w:tcPr>
          <w:p w:rsidR="00F86672" w:rsidP="00F86672" w:rsidRDefault="00F86672" w14:paraId="6C03BF27" w14:textId="77777777"/>
        </w:tc>
        <w:tc>
          <w:tcPr>
            <w:tcW w:w="570" w:type="pct"/>
            <w:vMerge w:val="restart"/>
          </w:tcPr>
          <w:p w:rsidR="00F86672" w:rsidP="00F86672" w:rsidRDefault="00F86672" w14:paraId="487B13DF" w14:textId="124B584A">
            <w:r>
              <w:t>CN-1</w:t>
            </w:r>
            <w:ins w:author="Tran Khanh Toan" w:date="2022-07-01T15:55:00Z" w:id="1368">
              <w:r>
                <w:t>2</w:t>
              </w:r>
            </w:ins>
            <w:del w:author="Tran Khanh Toan" w:date="2022-07-01T15:55:00Z" w:id="1369">
              <w:r w:rsidDel="008C2DAD">
                <w:delText>1</w:delText>
              </w:r>
            </w:del>
          </w:p>
        </w:tc>
        <w:tc>
          <w:tcPr>
            <w:tcW w:w="1026" w:type="pct"/>
            <w:vMerge w:val="restart"/>
          </w:tcPr>
          <w:p w:rsidR="00F86672" w:rsidP="00F86672" w:rsidRDefault="00F86672" w14:paraId="34B635BE" w14:textId="0B7BAEBA">
            <w:pPr>
              <w:rPr>
                <w:color w:val="000000"/>
              </w:rPr>
            </w:pPr>
            <w:r>
              <w:rPr>
                <w:color w:val="000000"/>
              </w:rPr>
              <w:t xml:space="preserve">Tính năng quản lý cấu hình Port Forwarding qua </w:t>
            </w:r>
            <w:del w:author="Tran Khanh Toan" w:date="2022-07-01T15:32:00Z" w:id="1370">
              <w:r w:rsidDel="00633976">
                <w:rPr>
                  <w:color w:val="000000"/>
                </w:rPr>
                <w:delText>OneLink</w:delText>
              </w:r>
            </w:del>
            <w:ins w:author="Tran Khanh Toan" w:date="2022-07-01T15:32:00Z" w:id="1371">
              <w:r>
                <w:rPr>
                  <w:color w:val="000000"/>
                </w:rPr>
                <w:t>Mobile App</w:t>
              </w:r>
            </w:ins>
          </w:p>
        </w:tc>
        <w:tc>
          <w:tcPr>
            <w:tcW w:w="662" w:type="pct"/>
          </w:tcPr>
          <w:p w:rsidR="00F86672" w:rsidP="00F86672" w:rsidRDefault="00F86672" w14:paraId="4D388ACC" w14:textId="74335B2C">
            <w:pPr>
              <w:rPr>
                <w:color w:val="000000"/>
              </w:rPr>
            </w:pPr>
            <w:r>
              <w:rPr>
                <w:color w:val="000000"/>
              </w:rPr>
              <w:t>UC-</w:t>
            </w:r>
            <w:del w:author="toantk" w:date="2022-07-27T17:24:00Z" w:id="1372">
              <w:r w:rsidDel="00861799">
                <w:rPr>
                  <w:color w:val="000000"/>
                </w:rPr>
                <w:delText>3</w:delText>
              </w:r>
            </w:del>
            <w:ins w:author="Tran Khanh Toan" w:date="2022-07-01T15:55:00Z" w:id="1373">
              <w:del w:author="toantk" w:date="2022-07-27T17:24:00Z" w:id="1374">
                <w:r w:rsidDel="00861799">
                  <w:rPr>
                    <w:color w:val="000000"/>
                  </w:rPr>
                  <w:delText>2</w:delText>
                </w:r>
              </w:del>
            </w:ins>
            <w:ins w:author="toantk" w:date="2022-07-27T17:24:00Z" w:id="1375">
              <w:r>
                <w:rPr>
                  <w:color w:val="000000"/>
                </w:rPr>
                <w:t>29</w:t>
              </w:r>
            </w:ins>
            <w:del w:author="Tran Khanh Toan" w:date="2022-07-01T15:55:00Z" w:id="1376">
              <w:r w:rsidDel="008C2DAD">
                <w:rPr>
                  <w:color w:val="000000"/>
                </w:rPr>
                <w:delText>0</w:delText>
              </w:r>
            </w:del>
          </w:p>
        </w:tc>
        <w:tc>
          <w:tcPr>
            <w:tcW w:w="1025" w:type="pct"/>
          </w:tcPr>
          <w:p w:rsidR="00F86672" w:rsidP="00F86672" w:rsidRDefault="00F86672" w14:paraId="0D31869C" w14:textId="77777777">
            <w:pPr>
              <w:rPr>
                <w:color w:val="000000"/>
              </w:rPr>
            </w:pPr>
            <w:r>
              <w:rPr>
                <w:color w:val="000000"/>
              </w:rPr>
              <w:t>Lấy thông tin cấu hình Port Forwarding hiện tại</w:t>
            </w:r>
          </w:p>
        </w:tc>
        <w:tc>
          <w:tcPr>
            <w:tcW w:w="1228" w:type="pct"/>
            <w:vMerge w:val="restart"/>
          </w:tcPr>
          <w:p w:rsidRPr="00B753B6" w:rsidR="00F86672" w:rsidP="00F86672" w:rsidRDefault="00F86672" w14:paraId="4005C1A0" w14:textId="3BF95C49">
            <w:r>
              <w:t xml:space="preserve">Quản lý thông tin cấu hình Port Forwarding từ </w:t>
            </w:r>
            <w:del w:author="Tran Khanh Toan" w:date="2022-07-01T15:32:00Z" w:id="1377">
              <w:r w:rsidDel="00633976">
                <w:delText>OneLink</w:delText>
              </w:r>
            </w:del>
            <w:ins w:author="Tran Khanh Toan" w:date="2022-07-01T15:32:00Z" w:id="1378">
              <w:r>
                <w:t>Mobile App</w:t>
              </w:r>
            </w:ins>
          </w:p>
        </w:tc>
      </w:tr>
      <w:tr w:rsidRPr="00B753B6" w:rsidR="00F86672" w:rsidTr="00B43F59" w14:paraId="00316A58" w14:textId="77777777">
        <w:tc>
          <w:tcPr>
            <w:tcW w:w="488" w:type="pct"/>
            <w:vMerge/>
          </w:tcPr>
          <w:p w:rsidR="00F86672" w:rsidP="00F86672" w:rsidRDefault="00F86672" w14:paraId="4E4E3BFC" w14:textId="77777777"/>
        </w:tc>
        <w:tc>
          <w:tcPr>
            <w:tcW w:w="570" w:type="pct"/>
            <w:vMerge/>
          </w:tcPr>
          <w:p w:rsidR="00F86672" w:rsidP="00F86672" w:rsidRDefault="00F86672" w14:paraId="6F1D2579" w14:textId="66C9299C"/>
        </w:tc>
        <w:tc>
          <w:tcPr>
            <w:tcW w:w="1026" w:type="pct"/>
            <w:vMerge/>
          </w:tcPr>
          <w:p w:rsidR="00F86672" w:rsidP="00F86672" w:rsidRDefault="00F86672" w14:paraId="4C3384EC" w14:textId="77777777">
            <w:pPr>
              <w:rPr>
                <w:color w:val="000000"/>
              </w:rPr>
            </w:pPr>
          </w:p>
        </w:tc>
        <w:tc>
          <w:tcPr>
            <w:tcW w:w="662" w:type="pct"/>
          </w:tcPr>
          <w:p w:rsidR="00F86672" w:rsidP="00F86672" w:rsidRDefault="00F86672" w14:paraId="6F7F3636" w14:textId="4F506B48">
            <w:pPr>
              <w:rPr>
                <w:color w:val="000000"/>
              </w:rPr>
            </w:pPr>
            <w:r>
              <w:rPr>
                <w:color w:val="000000"/>
              </w:rPr>
              <w:t>UC-3</w:t>
            </w:r>
            <w:ins w:author="toantk" w:date="2022-07-27T17:24:00Z" w:id="1379">
              <w:r>
                <w:rPr>
                  <w:color w:val="000000"/>
                </w:rPr>
                <w:t>0</w:t>
              </w:r>
            </w:ins>
            <w:ins w:author="Tran Khanh Toan" w:date="2022-07-01T15:55:00Z" w:id="1380">
              <w:del w:author="toantk" w:date="2022-07-27T17:24:00Z" w:id="1381">
                <w:r w:rsidDel="00861799">
                  <w:rPr>
                    <w:color w:val="000000"/>
                  </w:rPr>
                  <w:delText>3</w:delText>
                </w:r>
              </w:del>
            </w:ins>
            <w:del w:author="Tran Khanh Toan" w:date="2022-07-01T15:55:00Z" w:id="1382">
              <w:r w:rsidDel="008C2DAD">
                <w:rPr>
                  <w:color w:val="000000"/>
                </w:rPr>
                <w:delText>1</w:delText>
              </w:r>
            </w:del>
          </w:p>
        </w:tc>
        <w:tc>
          <w:tcPr>
            <w:tcW w:w="1025" w:type="pct"/>
          </w:tcPr>
          <w:p w:rsidR="00F86672" w:rsidP="00F86672" w:rsidRDefault="00F86672" w14:paraId="7E4FA5B5" w14:textId="77777777">
            <w:pPr>
              <w:rPr>
                <w:color w:val="000000"/>
              </w:rPr>
            </w:pPr>
            <w:r>
              <w:rPr>
                <w:color w:val="000000"/>
              </w:rPr>
              <w:t xml:space="preserve">Điều khiển cấu hình tạo một </w:t>
            </w:r>
            <w:r>
              <w:rPr>
                <w:color w:val="000000"/>
              </w:rPr>
              <w:lastRenderedPageBreak/>
              <w:t>rule Port Forwarding mới</w:t>
            </w:r>
          </w:p>
        </w:tc>
        <w:tc>
          <w:tcPr>
            <w:tcW w:w="1228" w:type="pct"/>
            <w:vMerge/>
          </w:tcPr>
          <w:p w:rsidRPr="00B753B6" w:rsidR="00F86672" w:rsidP="00F86672" w:rsidRDefault="00F86672" w14:paraId="509506C4" w14:textId="77777777"/>
        </w:tc>
      </w:tr>
      <w:tr w:rsidRPr="00B753B6" w:rsidR="00F86672" w:rsidTr="00B43F59" w14:paraId="40D5CCA1" w14:textId="77777777">
        <w:tc>
          <w:tcPr>
            <w:tcW w:w="488" w:type="pct"/>
            <w:vMerge/>
          </w:tcPr>
          <w:p w:rsidR="00F86672" w:rsidP="00F86672" w:rsidRDefault="00F86672" w14:paraId="40B1302E" w14:textId="77777777"/>
        </w:tc>
        <w:tc>
          <w:tcPr>
            <w:tcW w:w="570" w:type="pct"/>
            <w:vMerge/>
          </w:tcPr>
          <w:p w:rsidR="00F86672" w:rsidP="00F86672" w:rsidRDefault="00F86672" w14:paraId="02C95CFB" w14:textId="2A60051F"/>
        </w:tc>
        <w:tc>
          <w:tcPr>
            <w:tcW w:w="1026" w:type="pct"/>
            <w:vMerge/>
          </w:tcPr>
          <w:p w:rsidR="00F86672" w:rsidP="00F86672" w:rsidRDefault="00F86672" w14:paraId="0200C6B5" w14:textId="77777777">
            <w:pPr>
              <w:rPr>
                <w:color w:val="000000"/>
              </w:rPr>
            </w:pPr>
          </w:p>
        </w:tc>
        <w:tc>
          <w:tcPr>
            <w:tcW w:w="662" w:type="pct"/>
          </w:tcPr>
          <w:p w:rsidR="00F86672" w:rsidP="00F86672" w:rsidRDefault="00F86672" w14:paraId="72D3AE1C" w14:textId="56EC34DB">
            <w:pPr>
              <w:rPr>
                <w:color w:val="000000"/>
              </w:rPr>
            </w:pPr>
            <w:r>
              <w:rPr>
                <w:color w:val="000000"/>
              </w:rPr>
              <w:t>UC-3</w:t>
            </w:r>
            <w:ins w:author="toantk" w:date="2022-07-27T17:24:00Z" w:id="1383">
              <w:r>
                <w:rPr>
                  <w:color w:val="000000"/>
                </w:rPr>
                <w:t>1</w:t>
              </w:r>
            </w:ins>
            <w:ins w:author="Tran Khanh Toan" w:date="2022-07-01T15:55:00Z" w:id="1384">
              <w:del w:author="toantk" w:date="2022-07-27T17:24:00Z" w:id="1385">
                <w:r w:rsidDel="00861799">
                  <w:rPr>
                    <w:color w:val="000000"/>
                  </w:rPr>
                  <w:delText>4</w:delText>
                </w:r>
              </w:del>
            </w:ins>
            <w:del w:author="Tran Khanh Toan" w:date="2022-07-01T15:55:00Z" w:id="1386">
              <w:r w:rsidDel="008C2DAD">
                <w:rPr>
                  <w:color w:val="000000"/>
                </w:rPr>
                <w:delText>2</w:delText>
              </w:r>
            </w:del>
          </w:p>
        </w:tc>
        <w:tc>
          <w:tcPr>
            <w:tcW w:w="1025" w:type="pct"/>
          </w:tcPr>
          <w:p w:rsidR="00F86672" w:rsidP="00F86672" w:rsidRDefault="00F86672" w14:paraId="3DCB541B" w14:textId="77777777">
            <w:pPr>
              <w:rPr>
                <w:color w:val="000000"/>
              </w:rPr>
            </w:pPr>
            <w:r>
              <w:rPr>
                <w:color w:val="000000"/>
              </w:rPr>
              <w:t>Điều khiển cấu hình sửa một rule Port Forwarding hiện tại</w:t>
            </w:r>
          </w:p>
        </w:tc>
        <w:tc>
          <w:tcPr>
            <w:tcW w:w="1228" w:type="pct"/>
            <w:vMerge/>
          </w:tcPr>
          <w:p w:rsidRPr="00B753B6" w:rsidR="00F86672" w:rsidP="00F86672" w:rsidRDefault="00F86672" w14:paraId="3C666FA4" w14:textId="77777777"/>
        </w:tc>
      </w:tr>
      <w:tr w:rsidRPr="00B753B6" w:rsidR="00F86672" w:rsidTr="00B43F59" w14:paraId="46D71BDF" w14:textId="77777777">
        <w:tc>
          <w:tcPr>
            <w:tcW w:w="488" w:type="pct"/>
            <w:vMerge/>
          </w:tcPr>
          <w:p w:rsidR="00F86672" w:rsidP="00F86672" w:rsidRDefault="00F86672" w14:paraId="4D696DDD" w14:textId="77777777"/>
        </w:tc>
        <w:tc>
          <w:tcPr>
            <w:tcW w:w="570" w:type="pct"/>
            <w:vMerge/>
          </w:tcPr>
          <w:p w:rsidR="00F86672" w:rsidP="00F86672" w:rsidRDefault="00F86672" w14:paraId="65182576" w14:textId="68923E35"/>
        </w:tc>
        <w:tc>
          <w:tcPr>
            <w:tcW w:w="1026" w:type="pct"/>
            <w:vMerge/>
          </w:tcPr>
          <w:p w:rsidR="00F86672" w:rsidP="00F86672" w:rsidRDefault="00F86672" w14:paraId="6A620C10" w14:textId="77777777">
            <w:pPr>
              <w:rPr>
                <w:color w:val="000000"/>
              </w:rPr>
            </w:pPr>
          </w:p>
        </w:tc>
        <w:tc>
          <w:tcPr>
            <w:tcW w:w="662" w:type="pct"/>
          </w:tcPr>
          <w:p w:rsidR="00F86672" w:rsidP="00F86672" w:rsidRDefault="00F86672" w14:paraId="4E75A6BE" w14:textId="07C83656">
            <w:pPr>
              <w:rPr>
                <w:color w:val="000000"/>
              </w:rPr>
            </w:pPr>
            <w:r>
              <w:rPr>
                <w:color w:val="000000"/>
              </w:rPr>
              <w:t>UC-3</w:t>
            </w:r>
            <w:ins w:author="toantk" w:date="2022-07-27T17:24:00Z" w:id="1387">
              <w:r>
                <w:rPr>
                  <w:color w:val="000000"/>
                </w:rPr>
                <w:t>2</w:t>
              </w:r>
            </w:ins>
            <w:ins w:author="Tran Khanh Toan" w:date="2022-07-01T15:55:00Z" w:id="1388">
              <w:del w:author="toantk" w:date="2022-07-27T17:24:00Z" w:id="1389">
                <w:r w:rsidDel="00861799">
                  <w:rPr>
                    <w:color w:val="000000"/>
                  </w:rPr>
                  <w:delText>5</w:delText>
                </w:r>
              </w:del>
            </w:ins>
            <w:del w:author="Tran Khanh Toan" w:date="2022-07-01T15:55:00Z" w:id="1390">
              <w:r w:rsidDel="008C2DAD">
                <w:rPr>
                  <w:color w:val="000000"/>
                </w:rPr>
                <w:delText>3</w:delText>
              </w:r>
            </w:del>
          </w:p>
        </w:tc>
        <w:tc>
          <w:tcPr>
            <w:tcW w:w="1025" w:type="pct"/>
          </w:tcPr>
          <w:p w:rsidR="00F86672" w:rsidP="00F86672" w:rsidRDefault="00F86672" w14:paraId="128A9434" w14:textId="77777777">
            <w:pPr>
              <w:rPr>
                <w:color w:val="000000"/>
              </w:rPr>
            </w:pPr>
            <w:r>
              <w:rPr>
                <w:color w:val="000000"/>
              </w:rPr>
              <w:t>Điều khiển cấu hình xóa một rule Port Forwarding hiện tại</w:t>
            </w:r>
          </w:p>
        </w:tc>
        <w:tc>
          <w:tcPr>
            <w:tcW w:w="1228" w:type="pct"/>
            <w:vMerge/>
          </w:tcPr>
          <w:p w:rsidRPr="00B753B6" w:rsidR="00F86672" w:rsidP="00F86672" w:rsidRDefault="00F86672" w14:paraId="696445D0" w14:textId="77777777"/>
        </w:tc>
      </w:tr>
      <w:tr w:rsidRPr="00B753B6" w:rsidR="00F86672" w:rsidTr="00B43F59" w14:paraId="3038412E" w14:textId="77777777">
        <w:trPr>
          <w:ins w:author="toantk" w:date="2022-07-27T17:26:00Z" w:id="1391"/>
        </w:trPr>
        <w:tc>
          <w:tcPr>
            <w:tcW w:w="488" w:type="pct"/>
            <w:vMerge/>
          </w:tcPr>
          <w:p w:rsidR="00F86672" w:rsidP="00F86672" w:rsidRDefault="00F86672" w14:paraId="514DFAD2" w14:textId="77777777">
            <w:pPr>
              <w:rPr>
                <w:ins w:author="toantk" w:date="2022-07-27T17:26:00Z" w:id="1392"/>
              </w:rPr>
            </w:pPr>
          </w:p>
        </w:tc>
        <w:tc>
          <w:tcPr>
            <w:tcW w:w="570" w:type="pct"/>
            <w:vMerge w:val="restart"/>
          </w:tcPr>
          <w:p w:rsidR="00F86672" w:rsidP="00F86672" w:rsidRDefault="00F86672" w14:paraId="379C35F6" w14:textId="419C4DF0">
            <w:pPr>
              <w:rPr>
                <w:ins w:author="toantk" w:date="2022-07-27T17:26:00Z" w:id="1393"/>
              </w:rPr>
            </w:pPr>
            <w:ins w:author="toantk" w:date="2022-07-27T17:26:00Z" w:id="1394">
              <w:r>
                <w:t>CN-13</w:t>
              </w:r>
            </w:ins>
          </w:p>
        </w:tc>
        <w:tc>
          <w:tcPr>
            <w:tcW w:w="1026" w:type="pct"/>
            <w:vMerge w:val="restart"/>
          </w:tcPr>
          <w:p w:rsidR="00F86672" w:rsidP="00F86672" w:rsidRDefault="00F86672" w14:paraId="7ECEF8E1" w14:textId="36081FC5">
            <w:pPr>
              <w:rPr>
                <w:ins w:author="toantk" w:date="2022-07-27T17:26:00Z" w:id="1395"/>
                <w:color w:val="000000"/>
              </w:rPr>
            </w:pPr>
            <w:ins w:author="toantk" w:date="2022-07-27T17:26:00Z" w:id="1396">
              <w:r>
                <w:rPr>
                  <w:color w:val="000000"/>
                </w:rPr>
                <w:t>Tính năng quản lý cấu hình DDNS qua Mobile App</w:t>
              </w:r>
            </w:ins>
          </w:p>
        </w:tc>
        <w:tc>
          <w:tcPr>
            <w:tcW w:w="662" w:type="pct"/>
          </w:tcPr>
          <w:p w:rsidR="00F86672" w:rsidP="00F86672" w:rsidRDefault="00F86672" w14:paraId="652EB9C3" w14:textId="3ECDED3B">
            <w:pPr>
              <w:rPr>
                <w:ins w:author="toantk" w:date="2022-07-27T17:26:00Z" w:id="1397"/>
                <w:color w:val="000000"/>
              </w:rPr>
            </w:pPr>
            <w:ins w:author="toantk" w:date="2022-07-27T17:26:00Z" w:id="1398">
              <w:r>
                <w:rPr>
                  <w:color w:val="000000"/>
                </w:rPr>
                <w:t>UC-33</w:t>
              </w:r>
            </w:ins>
          </w:p>
        </w:tc>
        <w:tc>
          <w:tcPr>
            <w:tcW w:w="1025" w:type="pct"/>
          </w:tcPr>
          <w:p w:rsidR="00F86672" w:rsidP="00F86672" w:rsidRDefault="00F86672" w14:paraId="4C994894" w14:textId="62BA4A0F">
            <w:pPr>
              <w:rPr>
                <w:ins w:author="toantk" w:date="2022-07-27T17:26:00Z" w:id="1399"/>
                <w:color w:val="000000"/>
              </w:rPr>
            </w:pPr>
            <w:ins w:author="toantk" w:date="2022-07-27T17:27:00Z" w:id="1400">
              <w:r>
                <w:rPr>
                  <w:color w:val="000000"/>
                </w:rPr>
                <w:t>Lấy thông tin cấu hình DDNS hiện tại</w:t>
              </w:r>
            </w:ins>
          </w:p>
        </w:tc>
        <w:tc>
          <w:tcPr>
            <w:tcW w:w="1228" w:type="pct"/>
            <w:vMerge w:val="restart"/>
          </w:tcPr>
          <w:p w:rsidR="00F86672" w:rsidP="00F86672" w:rsidRDefault="00F86672" w14:paraId="2F822E55" w14:textId="4295EF5F">
            <w:pPr>
              <w:rPr>
                <w:ins w:author="toantk" w:date="2022-07-27T17:26:00Z" w:id="1401"/>
              </w:rPr>
            </w:pPr>
            <w:ins w:author="toantk" w:date="2022-07-27T17:28:00Z" w:id="1402">
              <w:r>
                <w:t>Quản lý thông tin cấu hình DDNS từ Mobile App</w:t>
              </w:r>
            </w:ins>
          </w:p>
        </w:tc>
      </w:tr>
      <w:tr w:rsidRPr="00B753B6" w:rsidR="00F86672" w:rsidTr="00B43F59" w14:paraId="37C3F37A" w14:textId="77777777">
        <w:trPr>
          <w:ins w:author="toantk" w:date="2022-07-27T17:26:00Z" w:id="1403"/>
        </w:trPr>
        <w:tc>
          <w:tcPr>
            <w:tcW w:w="488" w:type="pct"/>
            <w:vMerge/>
          </w:tcPr>
          <w:p w:rsidR="00F86672" w:rsidP="00F86672" w:rsidRDefault="00F86672" w14:paraId="681CDA2A" w14:textId="77777777">
            <w:pPr>
              <w:rPr>
                <w:ins w:author="toantk" w:date="2022-07-27T17:26:00Z" w:id="1404"/>
              </w:rPr>
            </w:pPr>
          </w:p>
        </w:tc>
        <w:tc>
          <w:tcPr>
            <w:tcW w:w="570" w:type="pct"/>
            <w:vMerge/>
          </w:tcPr>
          <w:p w:rsidR="00F86672" w:rsidP="00F86672" w:rsidRDefault="00F86672" w14:paraId="35EA6EC6" w14:textId="77777777">
            <w:pPr>
              <w:rPr>
                <w:ins w:author="toantk" w:date="2022-07-27T17:26:00Z" w:id="1405"/>
              </w:rPr>
            </w:pPr>
          </w:p>
        </w:tc>
        <w:tc>
          <w:tcPr>
            <w:tcW w:w="1026" w:type="pct"/>
            <w:vMerge/>
          </w:tcPr>
          <w:p w:rsidR="00F86672" w:rsidP="00F86672" w:rsidRDefault="00F86672" w14:paraId="7DA882E2" w14:textId="77777777">
            <w:pPr>
              <w:rPr>
                <w:ins w:author="toantk" w:date="2022-07-27T17:26:00Z" w:id="1406"/>
                <w:color w:val="000000"/>
              </w:rPr>
            </w:pPr>
          </w:p>
        </w:tc>
        <w:tc>
          <w:tcPr>
            <w:tcW w:w="662" w:type="pct"/>
          </w:tcPr>
          <w:p w:rsidR="00F86672" w:rsidP="00F86672" w:rsidRDefault="00F86672" w14:paraId="44B219F4" w14:textId="06C757D1">
            <w:pPr>
              <w:rPr>
                <w:ins w:author="toantk" w:date="2022-07-27T17:26:00Z" w:id="1407"/>
                <w:color w:val="000000"/>
              </w:rPr>
            </w:pPr>
            <w:ins w:author="toantk" w:date="2022-07-27T17:27:00Z" w:id="1408">
              <w:r>
                <w:rPr>
                  <w:color w:val="000000"/>
                </w:rPr>
                <w:t>UC-34</w:t>
              </w:r>
            </w:ins>
          </w:p>
        </w:tc>
        <w:tc>
          <w:tcPr>
            <w:tcW w:w="1025" w:type="pct"/>
          </w:tcPr>
          <w:p w:rsidR="00F86672" w:rsidP="00F86672" w:rsidRDefault="00F86672" w14:paraId="7F9A773C" w14:textId="758769E0">
            <w:pPr>
              <w:rPr>
                <w:ins w:author="toantk" w:date="2022-07-27T17:26:00Z" w:id="1409"/>
                <w:color w:val="000000"/>
              </w:rPr>
            </w:pPr>
            <w:ins w:author="toantk" w:date="2022-07-27T17:27:00Z" w:id="1410">
              <w:r>
                <w:rPr>
                  <w:color w:val="000000"/>
                </w:rPr>
                <w:t>Điều khiển thay đổi cấu hình DDNS</w:t>
              </w:r>
            </w:ins>
          </w:p>
        </w:tc>
        <w:tc>
          <w:tcPr>
            <w:tcW w:w="1228" w:type="pct"/>
            <w:vMerge/>
          </w:tcPr>
          <w:p w:rsidR="00F86672" w:rsidP="00F86672" w:rsidRDefault="00F86672" w14:paraId="63DD3194" w14:textId="77777777">
            <w:pPr>
              <w:rPr>
                <w:ins w:author="toantk" w:date="2022-07-27T17:26:00Z" w:id="1411"/>
              </w:rPr>
            </w:pPr>
          </w:p>
        </w:tc>
      </w:tr>
      <w:tr w:rsidRPr="00B753B6" w:rsidR="00F86672" w:rsidTr="00B43F59" w14:paraId="73AC1AB0" w14:textId="77777777">
        <w:tc>
          <w:tcPr>
            <w:tcW w:w="488" w:type="pct"/>
            <w:vMerge/>
          </w:tcPr>
          <w:p w:rsidR="00F86672" w:rsidP="00F86672" w:rsidRDefault="00F86672" w14:paraId="11E58127" w14:textId="77777777"/>
        </w:tc>
        <w:tc>
          <w:tcPr>
            <w:tcW w:w="570" w:type="pct"/>
          </w:tcPr>
          <w:p w:rsidR="00F86672" w:rsidP="00F86672" w:rsidRDefault="00F86672" w14:paraId="2C9865CC" w14:textId="02B7ED5B">
            <w:r>
              <w:t>CN-1</w:t>
            </w:r>
            <w:ins w:author="toantk" w:date="2022-07-27T17:29:00Z" w:id="1412">
              <w:r>
                <w:t>4</w:t>
              </w:r>
            </w:ins>
            <w:ins w:author="Tran Khanh Toan" w:date="2022-07-01T15:55:00Z" w:id="1413">
              <w:del w:author="toantk" w:date="2022-07-27T17:29:00Z" w:id="1414">
                <w:r w:rsidDel="00861799">
                  <w:delText>3</w:delText>
                </w:r>
              </w:del>
            </w:ins>
            <w:del w:author="Tran Khanh Toan" w:date="2022-07-01T15:55:00Z" w:id="1415">
              <w:r w:rsidDel="008C2DAD">
                <w:delText>2</w:delText>
              </w:r>
            </w:del>
          </w:p>
        </w:tc>
        <w:tc>
          <w:tcPr>
            <w:tcW w:w="1026" w:type="pct"/>
          </w:tcPr>
          <w:p w:rsidR="00F86672" w:rsidP="00F86672" w:rsidRDefault="00F86672" w14:paraId="6D861886" w14:textId="2D8C0E09">
            <w:pPr>
              <w:rPr>
                <w:color w:val="000000"/>
              </w:rPr>
            </w:pPr>
            <w:r>
              <w:rPr>
                <w:color w:val="000000"/>
              </w:rPr>
              <w:t>Tính năng đổi mật khẩu truy cập WebUI</w:t>
            </w:r>
            <w:ins w:author="toantk" w:date="2022-07-27T17:26:00Z" w:id="1416">
              <w:r>
                <w:rPr>
                  <w:color w:val="000000"/>
                </w:rPr>
                <w:t xml:space="preserve"> qua Mobile App</w:t>
              </w:r>
            </w:ins>
            <w:del w:author="toantk" w:date="2022-07-27T17:24:00Z" w:id="1417">
              <w:r w:rsidDel="00861799">
                <w:rPr>
                  <w:color w:val="000000"/>
                </w:rPr>
                <w:delText>/giao diện MobileApp qua OneLink</w:delText>
              </w:r>
            </w:del>
            <w:ins w:author="Tran Khanh Toan" w:date="2022-07-01T15:32:00Z" w:id="1418">
              <w:del w:author="toantk" w:date="2022-07-27T17:24:00Z" w:id="1419">
                <w:r w:rsidDel="00861799">
                  <w:rPr>
                    <w:color w:val="000000"/>
                  </w:rPr>
                  <w:delText>Mobile App</w:delText>
                </w:r>
              </w:del>
            </w:ins>
          </w:p>
        </w:tc>
        <w:tc>
          <w:tcPr>
            <w:tcW w:w="662" w:type="pct"/>
          </w:tcPr>
          <w:p w:rsidR="00F86672" w:rsidP="00F86672" w:rsidRDefault="00F86672" w14:paraId="45934731" w14:textId="371D0E50">
            <w:pPr>
              <w:rPr>
                <w:color w:val="000000"/>
              </w:rPr>
            </w:pPr>
            <w:r>
              <w:rPr>
                <w:color w:val="000000"/>
              </w:rPr>
              <w:t>UC-3</w:t>
            </w:r>
            <w:ins w:author="toantk" w:date="2022-07-27T17:25:00Z" w:id="1420">
              <w:r>
                <w:rPr>
                  <w:color w:val="000000"/>
                </w:rPr>
                <w:t>5</w:t>
              </w:r>
            </w:ins>
            <w:ins w:author="Tran Khanh Toan" w:date="2022-07-01T15:55:00Z" w:id="1421">
              <w:del w:author="toantk" w:date="2022-07-27T17:25:00Z" w:id="1422">
                <w:r w:rsidDel="00861799">
                  <w:rPr>
                    <w:color w:val="000000"/>
                  </w:rPr>
                  <w:delText>6</w:delText>
                </w:r>
              </w:del>
            </w:ins>
            <w:del w:author="Tran Khanh Toan" w:date="2022-07-01T15:55:00Z" w:id="1423">
              <w:r w:rsidDel="008C2DAD">
                <w:rPr>
                  <w:color w:val="000000"/>
                </w:rPr>
                <w:delText>4</w:delText>
              </w:r>
            </w:del>
          </w:p>
        </w:tc>
        <w:tc>
          <w:tcPr>
            <w:tcW w:w="1025" w:type="pct"/>
          </w:tcPr>
          <w:p w:rsidR="00F86672" w:rsidP="00F86672" w:rsidRDefault="00F86672" w14:paraId="3E1F0841" w14:textId="170B237F">
            <w:pPr>
              <w:rPr>
                <w:color w:val="000000"/>
              </w:rPr>
            </w:pPr>
            <w:r>
              <w:rPr>
                <w:color w:val="000000"/>
              </w:rPr>
              <w:t>Điều khiển đổi cấu hình mật khẩu truy cập</w:t>
            </w:r>
          </w:p>
        </w:tc>
        <w:tc>
          <w:tcPr>
            <w:tcW w:w="1228" w:type="pct"/>
          </w:tcPr>
          <w:p w:rsidRPr="00B753B6" w:rsidR="00F86672" w:rsidP="00F86672" w:rsidRDefault="00F86672" w14:paraId="478C7D34" w14:textId="180220A9">
            <w:r>
              <w:t>Đổi mật khẩu truy cập từ Web GUI</w:t>
            </w:r>
          </w:p>
        </w:tc>
      </w:tr>
      <w:tr w:rsidRPr="00B753B6" w:rsidR="00F86672" w:rsidTr="00B43F59" w14:paraId="17BEFD58" w14:textId="77777777">
        <w:tc>
          <w:tcPr>
            <w:tcW w:w="488" w:type="pct"/>
            <w:vMerge w:val="restart"/>
          </w:tcPr>
          <w:p w:rsidR="00F86672" w:rsidP="00F86672" w:rsidRDefault="00F86672" w14:paraId="40EAC6BC" w14:textId="092011D1">
            <w:r>
              <w:t>Xem thông tin thiết bị</w:t>
            </w:r>
          </w:p>
        </w:tc>
        <w:tc>
          <w:tcPr>
            <w:tcW w:w="570" w:type="pct"/>
          </w:tcPr>
          <w:p w:rsidR="00F86672" w:rsidP="00F86672" w:rsidRDefault="00F86672" w14:paraId="455515A6" w14:textId="2A6E3515">
            <w:r>
              <w:t>CN-1</w:t>
            </w:r>
            <w:ins w:author="toantk" w:date="2022-07-27T17:30:00Z" w:id="1424">
              <w:r>
                <w:t>5</w:t>
              </w:r>
            </w:ins>
            <w:ins w:author="Tran Khanh Toan" w:date="2022-07-01T15:56:00Z" w:id="1425">
              <w:del w:author="toantk" w:date="2022-07-27T17:30:00Z" w:id="1426">
                <w:r w:rsidDel="00861799">
                  <w:delText>6</w:delText>
                </w:r>
              </w:del>
            </w:ins>
            <w:del w:author="Tran Khanh Toan" w:date="2022-07-01T15:56:00Z" w:id="1427">
              <w:r w:rsidDel="008C2DAD">
                <w:delText>5</w:delText>
              </w:r>
            </w:del>
          </w:p>
        </w:tc>
        <w:tc>
          <w:tcPr>
            <w:tcW w:w="1026" w:type="pct"/>
          </w:tcPr>
          <w:p w:rsidR="00F86672" w:rsidP="00F86672" w:rsidRDefault="00F86672" w14:paraId="6C2C60C3" w14:textId="33364735">
            <w:pPr>
              <w:rPr>
                <w:color w:val="000000"/>
              </w:rPr>
            </w:pPr>
            <w:r>
              <w:rPr>
                <w:color w:val="000000"/>
              </w:rPr>
              <w:t xml:space="preserve">Tính năng xem thông tin thiết bị mạng qua </w:t>
            </w:r>
            <w:del w:author="Tran Khanh Toan" w:date="2022-07-01T15:32:00Z" w:id="1428">
              <w:r w:rsidDel="00633976">
                <w:rPr>
                  <w:color w:val="000000"/>
                </w:rPr>
                <w:delText>OneLink</w:delText>
              </w:r>
            </w:del>
            <w:ins w:author="Tran Khanh Toan" w:date="2022-07-01T15:32:00Z" w:id="1429">
              <w:r>
                <w:rPr>
                  <w:color w:val="000000"/>
                </w:rPr>
                <w:t>Mobile App</w:t>
              </w:r>
            </w:ins>
          </w:p>
        </w:tc>
        <w:tc>
          <w:tcPr>
            <w:tcW w:w="662" w:type="pct"/>
          </w:tcPr>
          <w:p w:rsidR="00F86672" w:rsidP="00F86672" w:rsidRDefault="00F86672" w14:paraId="7D890269" w14:textId="7BC1DAB2">
            <w:pPr>
              <w:rPr>
                <w:color w:val="000000"/>
              </w:rPr>
            </w:pPr>
            <w:r>
              <w:rPr>
                <w:color w:val="000000"/>
              </w:rPr>
              <w:t>UC-</w:t>
            </w:r>
            <w:ins w:author="toantk" w:date="2022-07-27T17:30:00Z" w:id="1430">
              <w:r>
                <w:rPr>
                  <w:color w:val="000000"/>
                </w:rPr>
                <w:t>36</w:t>
              </w:r>
            </w:ins>
            <w:ins w:author="Tran Khanh Toan" w:date="2022-07-01T15:56:00Z" w:id="1431">
              <w:del w:author="toantk" w:date="2022-07-27T17:30:00Z" w:id="1432">
                <w:r w:rsidDel="00861799">
                  <w:rPr>
                    <w:color w:val="000000"/>
                  </w:rPr>
                  <w:delText>41</w:delText>
                </w:r>
              </w:del>
            </w:ins>
            <w:del w:author="Tran Khanh Toan" w:date="2022-07-01T15:56:00Z" w:id="1433">
              <w:r w:rsidDel="008C2DAD">
                <w:rPr>
                  <w:color w:val="000000"/>
                </w:rPr>
                <w:delText>39</w:delText>
              </w:r>
            </w:del>
          </w:p>
        </w:tc>
        <w:tc>
          <w:tcPr>
            <w:tcW w:w="1025" w:type="pct"/>
          </w:tcPr>
          <w:p w:rsidR="00F86672" w:rsidP="00F86672" w:rsidRDefault="00F86672" w14:paraId="0C2E73CE" w14:textId="77777777">
            <w:pPr>
              <w:rPr>
                <w:color w:val="000000"/>
              </w:rPr>
            </w:pPr>
            <w:r>
              <w:rPr>
                <w:color w:val="000000"/>
              </w:rPr>
              <w:t>Lấy thông tin thiết bị mạng</w:t>
            </w:r>
          </w:p>
        </w:tc>
        <w:tc>
          <w:tcPr>
            <w:tcW w:w="1228" w:type="pct"/>
          </w:tcPr>
          <w:p w:rsidRPr="00B753B6" w:rsidR="00F86672" w:rsidP="00F86672" w:rsidRDefault="00F86672" w14:paraId="6D1D4A79" w14:textId="4F00A513">
            <w:r>
              <w:t>Xem thông tin của thiết bị ONT</w:t>
            </w:r>
          </w:p>
        </w:tc>
      </w:tr>
      <w:tr w:rsidRPr="00B753B6" w:rsidR="00F86672" w:rsidTr="00B43F59" w14:paraId="45C87245" w14:textId="77777777">
        <w:tc>
          <w:tcPr>
            <w:tcW w:w="488" w:type="pct"/>
            <w:vMerge/>
          </w:tcPr>
          <w:p w:rsidR="00F86672" w:rsidP="00F86672" w:rsidRDefault="00F86672" w14:paraId="133338FD" w14:textId="77777777"/>
        </w:tc>
        <w:tc>
          <w:tcPr>
            <w:tcW w:w="570" w:type="pct"/>
          </w:tcPr>
          <w:p w:rsidR="00F86672" w:rsidP="00F86672" w:rsidRDefault="00F86672" w14:paraId="1509D657" w14:textId="008FD5B2">
            <w:r>
              <w:t>CN-1</w:t>
            </w:r>
            <w:ins w:author="toantk" w:date="2022-07-27T17:30:00Z" w:id="1434">
              <w:r>
                <w:t>6</w:t>
              </w:r>
            </w:ins>
            <w:ins w:author="Tran Khanh Toan" w:date="2022-07-01T15:56:00Z" w:id="1435">
              <w:del w:author="toantk" w:date="2022-07-27T17:30:00Z" w:id="1436">
                <w:r w:rsidDel="00861799">
                  <w:delText>7</w:delText>
                </w:r>
              </w:del>
            </w:ins>
            <w:del w:author="Tran Khanh Toan" w:date="2022-07-01T15:56:00Z" w:id="1437">
              <w:r w:rsidDel="008C2DAD">
                <w:delText>6</w:delText>
              </w:r>
            </w:del>
          </w:p>
        </w:tc>
        <w:tc>
          <w:tcPr>
            <w:tcW w:w="1026" w:type="pct"/>
          </w:tcPr>
          <w:p w:rsidR="00F86672" w:rsidP="00F86672" w:rsidRDefault="00F86672" w14:paraId="35707204" w14:textId="715277AC">
            <w:pPr>
              <w:rPr>
                <w:color w:val="000000"/>
              </w:rPr>
            </w:pPr>
            <w:r>
              <w:rPr>
                <w:color w:val="000000"/>
              </w:rPr>
              <w:t xml:space="preserve">Tính năng xem thông tin mạng qua </w:t>
            </w:r>
            <w:del w:author="Tran Khanh Toan" w:date="2022-07-01T15:32:00Z" w:id="1438">
              <w:r w:rsidDel="00633976">
                <w:rPr>
                  <w:color w:val="000000"/>
                </w:rPr>
                <w:delText>OneLink</w:delText>
              </w:r>
            </w:del>
            <w:ins w:author="Tran Khanh Toan" w:date="2022-07-01T15:32:00Z" w:id="1439">
              <w:r>
                <w:rPr>
                  <w:color w:val="000000"/>
                </w:rPr>
                <w:t>Mobile App</w:t>
              </w:r>
            </w:ins>
          </w:p>
        </w:tc>
        <w:tc>
          <w:tcPr>
            <w:tcW w:w="662" w:type="pct"/>
          </w:tcPr>
          <w:p w:rsidR="00F86672" w:rsidP="00F86672" w:rsidRDefault="00F86672" w14:paraId="35D2D5F3" w14:textId="0D3F7159">
            <w:pPr>
              <w:rPr>
                <w:color w:val="000000"/>
              </w:rPr>
            </w:pPr>
            <w:r>
              <w:rPr>
                <w:color w:val="000000"/>
              </w:rPr>
              <w:t>UC-</w:t>
            </w:r>
            <w:ins w:author="toantk" w:date="2022-07-27T17:30:00Z" w:id="1440">
              <w:r>
                <w:rPr>
                  <w:color w:val="000000"/>
                </w:rPr>
                <w:t>37</w:t>
              </w:r>
            </w:ins>
            <w:del w:author="toantk" w:date="2022-07-27T17:30:00Z" w:id="1441">
              <w:r w:rsidDel="00861799">
                <w:rPr>
                  <w:color w:val="000000"/>
                </w:rPr>
                <w:delText>4</w:delText>
              </w:r>
            </w:del>
            <w:ins w:author="Tran Khanh Toan" w:date="2022-07-01T15:56:00Z" w:id="1442">
              <w:del w:author="toantk" w:date="2022-07-27T17:30:00Z" w:id="1443">
                <w:r w:rsidDel="00861799">
                  <w:rPr>
                    <w:color w:val="000000"/>
                  </w:rPr>
                  <w:delText>2</w:delText>
                </w:r>
              </w:del>
            </w:ins>
            <w:del w:author="Tran Khanh Toan" w:date="2022-07-01T15:56:00Z" w:id="1444">
              <w:r w:rsidDel="008C2DAD">
                <w:rPr>
                  <w:color w:val="000000"/>
                </w:rPr>
                <w:delText>0</w:delText>
              </w:r>
            </w:del>
          </w:p>
        </w:tc>
        <w:tc>
          <w:tcPr>
            <w:tcW w:w="1025" w:type="pct"/>
          </w:tcPr>
          <w:p w:rsidR="00F86672" w:rsidP="00F86672" w:rsidRDefault="00F86672" w14:paraId="7466A497" w14:textId="77777777">
            <w:pPr>
              <w:rPr>
                <w:color w:val="000000"/>
              </w:rPr>
            </w:pPr>
            <w:r>
              <w:rPr>
                <w:color w:val="000000"/>
              </w:rPr>
              <w:t>Lấy thông tin mạng</w:t>
            </w:r>
          </w:p>
        </w:tc>
        <w:tc>
          <w:tcPr>
            <w:tcW w:w="1228" w:type="pct"/>
          </w:tcPr>
          <w:p w:rsidRPr="00B753B6" w:rsidR="00F86672" w:rsidP="00F86672" w:rsidRDefault="00F86672" w14:paraId="20C5227A" w14:textId="0A5D65B4">
            <w:r>
              <w:t>Xem thông tin Network</w:t>
            </w:r>
          </w:p>
        </w:tc>
      </w:tr>
      <w:tr w:rsidRPr="00B753B6" w:rsidR="00F86672" w:rsidTr="00B43F59" w14:paraId="3A61DF1C" w14:textId="77777777">
        <w:tc>
          <w:tcPr>
            <w:tcW w:w="488" w:type="pct"/>
            <w:vMerge w:val="restart"/>
          </w:tcPr>
          <w:p w:rsidR="00F86672" w:rsidP="00F86672" w:rsidRDefault="00F86672" w14:paraId="1E63B6E3" w14:textId="336A2C3A">
            <w:r>
              <w:t>Chẩn đoán lỗi</w:t>
            </w:r>
          </w:p>
        </w:tc>
        <w:tc>
          <w:tcPr>
            <w:tcW w:w="570" w:type="pct"/>
          </w:tcPr>
          <w:p w:rsidR="00F86672" w:rsidP="00F86672" w:rsidRDefault="00F86672" w14:paraId="631DD9EB" w14:textId="1720453F">
            <w:r>
              <w:t>CN-1</w:t>
            </w:r>
            <w:ins w:author="toantk" w:date="2022-07-27T17:31:00Z" w:id="1445">
              <w:r w:rsidR="000409DA">
                <w:t>7</w:t>
              </w:r>
            </w:ins>
            <w:ins w:author="Tran Khanh Toan" w:date="2022-07-01T15:56:00Z" w:id="1446">
              <w:del w:author="toantk" w:date="2022-07-27T17:31:00Z" w:id="1447">
                <w:r w:rsidDel="00861799">
                  <w:delText>9</w:delText>
                </w:r>
              </w:del>
            </w:ins>
            <w:del w:author="Tran Khanh Toan" w:date="2022-07-01T15:56:00Z" w:id="1448">
              <w:r w:rsidDel="008C2DAD">
                <w:delText>8</w:delText>
              </w:r>
            </w:del>
          </w:p>
        </w:tc>
        <w:tc>
          <w:tcPr>
            <w:tcW w:w="1026" w:type="pct"/>
          </w:tcPr>
          <w:p w:rsidR="00F86672" w:rsidP="00F86672" w:rsidRDefault="00F86672" w14:paraId="0B3DF4E6" w14:textId="6A0B0BBB">
            <w:pPr>
              <w:rPr>
                <w:color w:val="000000"/>
              </w:rPr>
            </w:pPr>
            <w:r>
              <w:rPr>
                <w:color w:val="000000"/>
              </w:rPr>
              <w:t xml:space="preserve">Tính năng Ping qua </w:t>
            </w:r>
            <w:del w:author="Tran Khanh Toan" w:date="2022-07-01T15:32:00Z" w:id="1449">
              <w:r w:rsidDel="00633976">
                <w:rPr>
                  <w:color w:val="000000"/>
                </w:rPr>
                <w:lastRenderedPageBreak/>
                <w:delText>OneLink</w:delText>
              </w:r>
            </w:del>
            <w:ins w:author="Tran Khanh Toan" w:date="2022-07-01T15:32:00Z" w:id="1450">
              <w:r>
                <w:rPr>
                  <w:color w:val="000000"/>
                </w:rPr>
                <w:t>Mobile App</w:t>
              </w:r>
            </w:ins>
          </w:p>
        </w:tc>
        <w:tc>
          <w:tcPr>
            <w:tcW w:w="662" w:type="pct"/>
          </w:tcPr>
          <w:p w:rsidR="00F86672" w:rsidP="00F86672" w:rsidRDefault="00F86672" w14:paraId="62E8DDF0" w14:textId="4ACCC7F1">
            <w:pPr>
              <w:rPr>
                <w:color w:val="000000"/>
              </w:rPr>
            </w:pPr>
            <w:r>
              <w:rPr>
                <w:color w:val="000000"/>
              </w:rPr>
              <w:lastRenderedPageBreak/>
              <w:t>UC-</w:t>
            </w:r>
            <w:ins w:author="Tran Khanh Toan" w:date="2022-07-01T15:56:00Z" w:id="1451">
              <w:del w:author="toantk" w:date="2022-07-27T17:31:00Z" w:id="1452">
                <w:r w:rsidDel="00EE7D9E">
                  <w:rPr>
                    <w:color w:val="000000"/>
                  </w:rPr>
                  <w:delText>44</w:delText>
                </w:r>
              </w:del>
            </w:ins>
            <w:ins w:author="toantk" w:date="2022-07-27T17:31:00Z" w:id="1453">
              <w:r>
                <w:rPr>
                  <w:color w:val="000000"/>
                </w:rPr>
                <w:t>3</w:t>
              </w:r>
              <w:r w:rsidR="000409DA">
                <w:rPr>
                  <w:color w:val="000000"/>
                </w:rPr>
                <w:t>8</w:t>
              </w:r>
            </w:ins>
            <w:del w:author="Tran Khanh Toan" w:date="2022-07-01T15:56:00Z" w:id="1454">
              <w:r w:rsidDel="008C2DAD">
                <w:rPr>
                  <w:color w:val="000000"/>
                </w:rPr>
                <w:delText>42</w:delText>
              </w:r>
            </w:del>
          </w:p>
        </w:tc>
        <w:tc>
          <w:tcPr>
            <w:tcW w:w="1025" w:type="pct"/>
          </w:tcPr>
          <w:p w:rsidR="00F86672" w:rsidP="00F86672" w:rsidRDefault="00F86672" w14:paraId="1A973DD8" w14:textId="77777777">
            <w:pPr>
              <w:rPr>
                <w:color w:val="000000"/>
              </w:rPr>
            </w:pPr>
            <w:r>
              <w:rPr>
                <w:color w:val="000000"/>
              </w:rPr>
              <w:t xml:space="preserve">Điều khiển ping </w:t>
            </w:r>
          </w:p>
        </w:tc>
        <w:tc>
          <w:tcPr>
            <w:tcW w:w="1228" w:type="pct"/>
          </w:tcPr>
          <w:p w:rsidRPr="00B753B6" w:rsidR="00F86672" w:rsidP="00F86672" w:rsidRDefault="00F86672" w14:paraId="372C5266" w14:textId="5A378A4F">
            <w:r>
              <w:t>Điều khiển ONT ping đến một địa chỉ đích</w:t>
            </w:r>
          </w:p>
        </w:tc>
      </w:tr>
      <w:tr w:rsidRPr="00B753B6" w:rsidR="00F86672" w:rsidTr="00B43F59" w14:paraId="07EC1E58" w14:textId="77777777">
        <w:tc>
          <w:tcPr>
            <w:tcW w:w="488" w:type="pct"/>
            <w:vMerge/>
          </w:tcPr>
          <w:p w:rsidR="00F86672" w:rsidP="00F86672" w:rsidRDefault="00F86672" w14:paraId="3014D80A" w14:textId="77777777"/>
        </w:tc>
        <w:tc>
          <w:tcPr>
            <w:tcW w:w="570" w:type="pct"/>
          </w:tcPr>
          <w:p w:rsidR="00F86672" w:rsidP="00F86672" w:rsidRDefault="00F86672" w14:paraId="57B8F6A8" w14:textId="7073D1E8">
            <w:r>
              <w:t>CN-</w:t>
            </w:r>
            <w:ins w:author="toantk" w:date="2022-07-27T17:31:00Z" w:id="1455">
              <w:r>
                <w:t>1</w:t>
              </w:r>
              <w:r w:rsidR="000409DA">
                <w:t>8</w:t>
              </w:r>
            </w:ins>
            <w:ins w:author="Tran Khanh Toan" w:date="2022-07-01T15:56:00Z" w:id="1456">
              <w:del w:author="toantk" w:date="2022-07-27T17:31:00Z" w:id="1457">
                <w:r w:rsidDel="00861799">
                  <w:delText>20</w:delText>
                </w:r>
              </w:del>
            </w:ins>
            <w:del w:author="Tran Khanh Toan" w:date="2022-07-01T15:56:00Z" w:id="1458">
              <w:r w:rsidDel="008C2DAD">
                <w:delText>19</w:delText>
              </w:r>
            </w:del>
          </w:p>
        </w:tc>
        <w:tc>
          <w:tcPr>
            <w:tcW w:w="1026" w:type="pct"/>
          </w:tcPr>
          <w:p w:rsidR="00F86672" w:rsidP="00F86672" w:rsidRDefault="00F86672" w14:paraId="6DDB81CA" w14:textId="6CE3E90D">
            <w:pPr>
              <w:rPr>
                <w:color w:val="000000"/>
              </w:rPr>
            </w:pPr>
            <w:r>
              <w:rPr>
                <w:color w:val="000000"/>
              </w:rPr>
              <w:t xml:space="preserve">Tính năng Trace qua </w:t>
            </w:r>
            <w:del w:author="Tran Khanh Toan" w:date="2022-07-01T15:32:00Z" w:id="1459">
              <w:r w:rsidDel="00633976">
                <w:rPr>
                  <w:color w:val="000000"/>
                </w:rPr>
                <w:delText>OneLink</w:delText>
              </w:r>
            </w:del>
            <w:ins w:author="Tran Khanh Toan" w:date="2022-07-01T15:32:00Z" w:id="1460">
              <w:r>
                <w:rPr>
                  <w:color w:val="000000"/>
                </w:rPr>
                <w:t>Mobile App</w:t>
              </w:r>
            </w:ins>
          </w:p>
        </w:tc>
        <w:tc>
          <w:tcPr>
            <w:tcW w:w="662" w:type="pct"/>
          </w:tcPr>
          <w:p w:rsidR="00F86672" w:rsidP="00F86672" w:rsidRDefault="00F86672" w14:paraId="190F1EC4" w14:textId="6B36EF44">
            <w:pPr>
              <w:rPr>
                <w:color w:val="000000"/>
              </w:rPr>
            </w:pPr>
            <w:r>
              <w:rPr>
                <w:color w:val="000000"/>
              </w:rPr>
              <w:t>UC-</w:t>
            </w:r>
            <w:ins w:author="toantk" w:date="2022-07-28T14:05:00Z" w:id="1461">
              <w:r w:rsidR="000409DA">
                <w:rPr>
                  <w:color w:val="000000"/>
                </w:rPr>
                <w:t>39</w:t>
              </w:r>
            </w:ins>
            <w:del w:author="toantk" w:date="2022-07-28T14:05:00Z" w:id="1462">
              <w:r w:rsidDel="000409DA">
                <w:rPr>
                  <w:color w:val="000000"/>
                </w:rPr>
                <w:delText>4</w:delText>
              </w:r>
            </w:del>
            <w:ins w:author="Tran Khanh Toan" w:date="2022-07-01T15:56:00Z" w:id="1463">
              <w:del w:author="toantk" w:date="2022-07-27T17:31:00Z" w:id="1464">
                <w:r w:rsidDel="00EE7D9E">
                  <w:rPr>
                    <w:color w:val="000000"/>
                  </w:rPr>
                  <w:delText>5</w:delText>
                </w:r>
              </w:del>
            </w:ins>
            <w:del w:author="Tran Khanh Toan" w:date="2022-07-01T15:56:00Z" w:id="1465">
              <w:r w:rsidDel="008C2DAD">
                <w:rPr>
                  <w:color w:val="000000"/>
                </w:rPr>
                <w:delText>3</w:delText>
              </w:r>
            </w:del>
          </w:p>
        </w:tc>
        <w:tc>
          <w:tcPr>
            <w:tcW w:w="1025" w:type="pct"/>
          </w:tcPr>
          <w:p w:rsidR="00F86672" w:rsidP="00F86672" w:rsidRDefault="00F86672" w14:paraId="741C0CC2" w14:textId="77777777">
            <w:pPr>
              <w:rPr>
                <w:color w:val="000000"/>
              </w:rPr>
            </w:pPr>
            <w:r>
              <w:rPr>
                <w:color w:val="000000"/>
              </w:rPr>
              <w:t>Điều khiển trace</w:t>
            </w:r>
          </w:p>
        </w:tc>
        <w:tc>
          <w:tcPr>
            <w:tcW w:w="1228" w:type="pct"/>
          </w:tcPr>
          <w:p w:rsidRPr="00B753B6" w:rsidR="00F86672" w:rsidP="00F86672" w:rsidRDefault="00F86672" w14:paraId="73225A38" w14:textId="57272350">
            <w:r>
              <w:t>Điều khiển ONT trace đến một địa chỉ đích</w:t>
            </w:r>
          </w:p>
        </w:tc>
      </w:tr>
      <w:tr w:rsidRPr="00B753B6" w:rsidR="00F86672" w:rsidTr="00B43F59" w14:paraId="53C34EE3" w14:textId="77777777">
        <w:tc>
          <w:tcPr>
            <w:tcW w:w="488" w:type="pct"/>
            <w:vMerge/>
          </w:tcPr>
          <w:p w:rsidR="00F86672" w:rsidP="00F86672" w:rsidRDefault="00F86672" w14:paraId="5BD12718" w14:textId="77777777"/>
        </w:tc>
        <w:tc>
          <w:tcPr>
            <w:tcW w:w="570" w:type="pct"/>
          </w:tcPr>
          <w:p w:rsidR="00F86672" w:rsidP="00F86672" w:rsidRDefault="00F86672" w14:paraId="0854BD29" w14:textId="7CE3505B">
            <w:r>
              <w:t>CN-</w:t>
            </w:r>
            <w:ins w:author="toantk" w:date="2022-07-28T14:05:00Z" w:id="1466">
              <w:r w:rsidR="000409DA">
                <w:t>19</w:t>
              </w:r>
            </w:ins>
            <w:del w:author="toantk" w:date="2022-07-28T14:05:00Z" w:id="1467">
              <w:r w:rsidDel="000409DA">
                <w:delText>2</w:delText>
              </w:r>
            </w:del>
            <w:ins w:author="Tran Khanh Toan" w:date="2022-07-01T15:56:00Z" w:id="1468">
              <w:del w:author="toantk" w:date="2022-07-27T17:31:00Z" w:id="1469">
                <w:r w:rsidDel="00861799">
                  <w:delText>1</w:delText>
                </w:r>
              </w:del>
            </w:ins>
            <w:del w:author="Tran Khanh Toan" w:date="2022-07-01T15:56:00Z" w:id="1470">
              <w:r w:rsidDel="008C2DAD">
                <w:delText>0</w:delText>
              </w:r>
            </w:del>
          </w:p>
        </w:tc>
        <w:tc>
          <w:tcPr>
            <w:tcW w:w="1026" w:type="pct"/>
          </w:tcPr>
          <w:p w:rsidR="00F86672" w:rsidP="00F86672" w:rsidRDefault="00F86672" w14:paraId="35E9814C" w14:textId="7FAACB9B">
            <w:pPr>
              <w:rPr>
                <w:color w:val="000000"/>
              </w:rPr>
            </w:pPr>
            <w:r>
              <w:rPr>
                <w:color w:val="000000"/>
              </w:rPr>
              <w:t xml:space="preserve">Tính năng Speedtest qua </w:t>
            </w:r>
            <w:del w:author="Tran Khanh Toan" w:date="2022-07-01T15:32:00Z" w:id="1471">
              <w:r w:rsidDel="00633976">
                <w:rPr>
                  <w:color w:val="000000"/>
                </w:rPr>
                <w:delText>OneLink</w:delText>
              </w:r>
            </w:del>
            <w:ins w:author="Tran Khanh Toan" w:date="2022-07-01T15:32:00Z" w:id="1472">
              <w:r>
                <w:rPr>
                  <w:color w:val="000000"/>
                </w:rPr>
                <w:t>Mobile App</w:t>
              </w:r>
            </w:ins>
          </w:p>
        </w:tc>
        <w:tc>
          <w:tcPr>
            <w:tcW w:w="662" w:type="pct"/>
          </w:tcPr>
          <w:p w:rsidR="00F86672" w:rsidP="00F86672" w:rsidRDefault="00F86672" w14:paraId="5A120B50" w14:textId="11316D90">
            <w:pPr>
              <w:rPr>
                <w:color w:val="000000"/>
              </w:rPr>
            </w:pPr>
            <w:r>
              <w:rPr>
                <w:color w:val="000000"/>
              </w:rPr>
              <w:t>UC-4</w:t>
            </w:r>
            <w:ins w:author="toantk" w:date="2022-07-27T17:31:00Z" w:id="1473">
              <w:r w:rsidR="000409DA">
                <w:rPr>
                  <w:color w:val="000000"/>
                </w:rPr>
                <w:t>0</w:t>
              </w:r>
            </w:ins>
            <w:ins w:author="Tran Khanh Toan" w:date="2022-07-01T15:56:00Z" w:id="1474">
              <w:del w:author="toantk" w:date="2022-07-27T17:31:00Z" w:id="1475">
                <w:r w:rsidDel="00EE7D9E">
                  <w:rPr>
                    <w:color w:val="000000"/>
                  </w:rPr>
                  <w:delText>6</w:delText>
                </w:r>
              </w:del>
            </w:ins>
            <w:del w:author="Tran Khanh Toan" w:date="2022-07-01T15:56:00Z" w:id="1476">
              <w:r w:rsidDel="008C2DAD">
                <w:rPr>
                  <w:color w:val="000000"/>
                </w:rPr>
                <w:delText>4</w:delText>
              </w:r>
            </w:del>
          </w:p>
        </w:tc>
        <w:tc>
          <w:tcPr>
            <w:tcW w:w="1025" w:type="pct"/>
          </w:tcPr>
          <w:p w:rsidR="00F86672" w:rsidP="00F86672" w:rsidRDefault="00F86672" w14:paraId="0148D994" w14:textId="77777777">
            <w:pPr>
              <w:rPr>
                <w:color w:val="000000"/>
              </w:rPr>
            </w:pPr>
            <w:r>
              <w:rPr>
                <w:color w:val="000000"/>
              </w:rPr>
              <w:t>Điều khiển Speedtest</w:t>
            </w:r>
          </w:p>
        </w:tc>
        <w:tc>
          <w:tcPr>
            <w:tcW w:w="1228" w:type="pct"/>
          </w:tcPr>
          <w:p w:rsidRPr="00B753B6" w:rsidR="00F86672" w:rsidP="00F86672" w:rsidRDefault="00F86672" w14:paraId="62CFAA40" w14:textId="6F2121E9">
            <w:r>
              <w:t>Điều khiển ONT thực hiện speedtest</w:t>
            </w:r>
          </w:p>
        </w:tc>
      </w:tr>
      <w:tr w:rsidRPr="00B753B6" w:rsidR="00F86672" w:rsidTr="00B43F59" w14:paraId="32FA3CB9" w14:textId="77777777">
        <w:tc>
          <w:tcPr>
            <w:tcW w:w="488" w:type="pct"/>
            <w:vMerge w:val="restart"/>
          </w:tcPr>
          <w:p w:rsidR="00F86672" w:rsidP="00F86672" w:rsidRDefault="00F86672" w14:paraId="3227C3B5" w14:textId="1AA2CAB6">
            <w:r>
              <w:t>Tính năng hệ thống</w:t>
            </w:r>
          </w:p>
        </w:tc>
        <w:tc>
          <w:tcPr>
            <w:tcW w:w="570" w:type="pct"/>
          </w:tcPr>
          <w:p w:rsidR="00F86672" w:rsidP="00F86672" w:rsidRDefault="00F86672" w14:paraId="0755E966" w14:textId="375D55FD">
            <w:r>
              <w:t>CN-2</w:t>
            </w:r>
            <w:ins w:author="toantk" w:date="2022-07-27T17:32:00Z" w:id="1477">
              <w:r w:rsidR="000409DA">
                <w:t>0</w:t>
              </w:r>
            </w:ins>
            <w:ins w:author="Tran Khanh Toan" w:date="2022-07-01T15:56:00Z" w:id="1478">
              <w:del w:author="toantk" w:date="2022-07-27T17:32:00Z" w:id="1479">
                <w:r w:rsidDel="00EE7D9E">
                  <w:delText>2</w:delText>
                </w:r>
              </w:del>
            </w:ins>
            <w:del w:author="Tran Khanh Toan" w:date="2022-07-01T15:56:00Z" w:id="1480">
              <w:r w:rsidDel="008C2DAD">
                <w:delText>1</w:delText>
              </w:r>
            </w:del>
          </w:p>
        </w:tc>
        <w:tc>
          <w:tcPr>
            <w:tcW w:w="1026" w:type="pct"/>
          </w:tcPr>
          <w:p w:rsidR="00F86672" w:rsidP="00F86672" w:rsidRDefault="00F86672" w14:paraId="05E7AE1F" w14:textId="09883DC0">
            <w:pPr>
              <w:rPr>
                <w:color w:val="000000"/>
              </w:rPr>
            </w:pPr>
            <w:r>
              <w:rPr>
                <w:color w:val="000000"/>
              </w:rPr>
              <w:t xml:space="preserve">Tính năng Reboot thiết bị qua </w:t>
            </w:r>
            <w:del w:author="Tran Khanh Toan" w:date="2022-07-01T15:32:00Z" w:id="1481">
              <w:r w:rsidDel="00633976">
                <w:rPr>
                  <w:color w:val="000000"/>
                </w:rPr>
                <w:delText>OneLink</w:delText>
              </w:r>
            </w:del>
            <w:ins w:author="Tran Khanh Toan" w:date="2022-07-01T15:32:00Z" w:id="1482">
              <w:r>
                <w:rPr>
                  <w:color w:val="000000"/>
                </w:rPr>
                <w:t>Mobile App</w:t>
              </w:r>
            </w:ins>
          </w:p>
        </w:tc>
        <w:tc>
          <w:tcPr>
            <w:tcW w:w="662" w:type="pct"/>
          </w:tcPr>
          <w:p w:rsidR="00F86672" w:rsidP="00F86672" w:rsidRDefault="00F86672" w14:paraId="240F9A5A" w14:textId="0BA0A18E">
            <w:pPr>
              <w:rPr>
                <w:color w:val="000000"/>
              </w:rPr>
            </w:pPr>
            <w:r>
              <w:rPr>
                <w:color w:val="000000"/>
              </w:rPr>
              <w:t>UC-4</w:t>
            </w:r>
            <w:ins w:author="toantk" w:date="2022-07-27T17:32:00Z" w:id="1483">
              <w:r w:rsidR="000409DA">
                <w:rPr>
                  <w:color w:val="000000"/>
                </w:rPr>
                <w:t>1</w:t>
              </w:r>
            </w:ins>
            <w:ins w:author="Tran Khanh Toan" w:date="2022-07-01T15:56:00Z" w:id="1484">
              <w:del w:author="toantk" w:date="2022-07-27T17:32:00Z" w:id="1485">
                <w:r w:rsidDel="00EE7D9E">
                  <w:rPr>
                    <w:color w:val="000000"/>
                  </w:rPr>
                  <w:delText>7</w:delText>
                </w:r>
              </w:del>
            </w:ins>
            <w:del w:author="Tran Khanh Toan" w:date="2022-07-01T15:56:00Z" w:id="1486">
              <w:r w:rsidDel="008C2DAD">
                <w:rPr>
                  <w:color w:val="000000"/>
                </w:rPr>
                <w:delText>5</w:delText>
              </w:r>
            </w:del>
          </w:p>
        </w:tc>
        <w:tc>
          <w:tcPr>
            <w:tcW w:w="1025" w:type="pct"/>
          </w:tcPr>
          <w:p w:rsidR="00F86672" w:rsidP="00F86672" w:rsidRDefault="00F86672" w14:paraId="05A1464A" w14:textId="77777777">
            <w:pPr>
              <w:rPr>
                <w:color w:val="000000"/>
              </w:rPr>
            </w:pPr>
            <w:r>
              <w:rPr>
                <w:color w:val="000000"/>
              </w:rPr>
              <w:t xml:space="preserve">Điều khiển khởi động lại thiết bị </w:t>
            </w:r>
          </w:p>
        </w:tc>
        <w:tc>
          <w:tcPr>
            <w:tcW w:w="1228" w:type="pct"/>
          </w:tcPr>
          <w:p w:rsidRPr="00B753B6" w:rsidR="00F86672" w:rsidP="00F86672" w:rsidRDefault="00F86672" w14:paraId="17124553" w14:textId="57D9913A">
            <w:r>
              <w:t>Điều khiển ONT khởi động lại</w:t>
            </w:r>
          </w:p>
        </w:tc>
      </w:tr>
      <w:tr w:rsidRPr="00B753B6" w:rsidR="00F86672" w:rsidTr="00B43F59" w14:paraId="016B0CA7" w14:textId="77777777">
        <w:tc>
          <w:tcPr>
            <w:tcW w:w="488" w:type="pct"/>
            <w:vMerge/>
          </w:tcPr>
          <w:p w:rsidR="00F86672" w:rsidP="00F86672" w:rsidRDefault="00F86672" w14:paraId="1DF6E99D" w14:textId="77777777"/>
        </w:tc>
        <w:tc>
          <w:tcPr>
            <w:tcW w:w="570" w:type="pct"/>
          </w:tcPr>
          <w:p w:rsidR="00F86672" w:rsidP="00F86672" w:rsidRDefault="00F86672" w14:paraId="44F84831" w14:textId="5D951D64">
            <w:r>
              <w:t>CN-2</w:t>
            </w:r>
            <w:ins w:author="toantk" w:date="2022-07-27T17:32:00Z" w:id="1487">
              <w:r w:rsidR="000409DA">
                <w:t>1</w:t>
              </w:r>
            </w:ins>
            <w:ins w:author="Tran Khanh Toan" w:date="2022-07-01T15:57:00Z" w:id="1488">
              <w:del w:author="toantk" w:date="2022-07-27T17:32:00Z" w:id="1489">
                <w:r w:rsidDel="00EE7D9E">
                  <w:delText>3</w:delText>
                </w:r>
              </w:del>
            </w:ins>
            <w:del w:author="Tran Khanh Toan" w:date="2022-07-01T15:57:00Z" w:id="1490">
              <w:r w:rsidDel="008C2DAD">
                <w:delText>2</w:delText>
              </w:r>
            </w:del>
          </w:p>
        </w:tc>
        <w:tc>
          <w:tcPr>
            <w:tcW w:w="1026" w:type="pct"/>
          </w:tcPr>
          <w:p w:rsidR="00F86672" w:rsidP="00F86672" w:rsidRDefault="00F86672" w14:paraId="03F6687B" w14:textId="3D5FE06D">
            <w:pPr>
              <w:rPr>
                <w:color w:val="000000"/>
              </w:rPr>
            </w:pPr>
            <w:r>
              <w:rPr>
                <w:color w:val="000000"/>
              </w:rPr>
              <w:t xml:space="preserve">Tính năng Reset Factory thiết bị qua </w:t>
            </w:r>
            <w:del w:author="Tran Khanh Toan" w:date="2022-07-01T15:32:00Z" w:id="1491">
              <w:r w:rsidDel="00633976">
                <w:rPr>
                  <w:color w:val="000000"/>
                </w:rPr>
                <w:delText>OneLink</w:delText>
              </w:r>
            </w:del>
            <w:ins w:author="Tran Khanh Toan" w:date="2022-07-01T15:32:00Z" w:id="1492">
              <w:r>
                <w:rPr>
                  <w:color w:val="000000"/>
                </w:rPr>
                <w:t>Mobile App</w:t>
              </w:r>
            </w:ins>
          </w:p>
        </w:tc>
        <w:tc>
          <w:tcPr>
            <w:tcW w:w="662" w:type="pct"/>
          </w:tcPr>
          <w:p w:rsidR="00F86672" w:rsidP="00F86672" w:rsidRDefault="00F86672" w14:paraId="1F12E0A5" w14:textId="67E482D7">
            <w:pPr>
              <w:rPr>
                <w:color w:val="000000"/>
              </w:rPr>
            </w:pPr>
            <w:r>
              <w:rPr>
                <w:color w:val="000000"/>
              </w:rPr>
              <w:t>UC-4</w:t>
            </w:r>
            <w:ins w:author="toantk" w:date="2022-07-27T17:32:00Z" w:id="1493">
              <w:r w:rsidR="000409DA">
                <w:rPr>
                  <w:color w:val="000000"/>
                </w:rPr>
                <w:t>2</w:t>
              </w:r>
            </w:ins>
            <w:ins w:author="Tran Khanh Toan" w:date="2022-07-01T15:56:00Z" w:id="1494">
              <w:del w:author="toantk" w:date="2022-07-27T17:32:00Z" w:id="1495">
                <w:r w:rsidDel="00EE7D9E">
                  <w:rPr>
                    <w:color w:val="000000"/>
                  </w:rPr>
                  <w:delText>8</w:delText>
                </w:r>
              </w:del>
            </w:ins>
            <w:del w:author="Tran Khanh Toan" w:date="2022-07-01T15:56:00Z" w:id="1496">
              <w:r w:rsidDel="008C2DAD">
                <w:rPr>
                  <w:color w:val="000000"/>
                </w:rPr>
                <w:delText>6</w:delText>
              </w:r>
            </w:del>
          </w:p>
        </w:tc>
        <w:tc>
          <w:tcPr>
            <w:tcW w:w="1025" w:type="pct"/>
          </w:tcPr>
          <w:p w:rsidR="00F86672" w:rsidP="00F86672" w:rsidRDefault="00F86672" w14:paraId="3240E8FE" w14:textId="77777777">
            <w:pPr>
              <w:rPr>
                <w:color w:val="000000"/>
              </w:rPr>
            </w:pPr>
            <w:r>
              <w:rPr>
                <w:color w:val="000000"/>
              </w:rPr>
              <w:t>Điều khiển đưa thiết bị về cấu hình gốc</w:t>
            </w:r>
          </w:p>
        </w:tc>
        <w:tc>
          <w:tcPr>
            <w:tcW w:w="1228" w:type="pct"/>
          </w:tcPr>
          <w:p w:rsidRPr="00B753B6" w:rsidR="00F86672" w:rsidP="00F86672" w:rsidRDefault="00F86672" w14:paraId="7F3723F3" w14:textId="72B01CA4">
            <w:r>
              <w:t>Điều khiển ONT đưa về cấu hình xuất xưởng</w:t>
            </w:r>
          </w:p>
        </w:tc>
      </w:tr>
      <w:tr w:rsidRPr="00B753B6" w:rsidR="00F86672" w:rsidTr="00B43F59" w14:paraId="3CB4E932" w14:textId="77777777">
        <w:tc>
          <w:tcPr>
            <w:tcW w:w="488" w:type="pct"/>
            <w:vMerge/>
          </w:tcPr>
          <w:p w:rsidR="00F86672" w:rsidP="00F86672" w:rsidRDefault="00F86672" w14:paraId="4401188B" w14:textId="77777777"/>
        </w:tc>
        <w:tc>
          <w:tcPr>
            <w:tcW w:w="570" w:type="pct"/>
          </w:tcPr>
          <w:p w:rsidR="00F86672" w:rsidP="00F86672" w:rsidRDefault="00F86672" w14:paraId="026E5679" w14:textId="782B814A">
            <w:r>
              <w:t>CN-2</w:t>
            </w:r>
            <w:ins w:author="toantk" w:date="2022-07-27T17:32:00Z" w:id="1497">
              <w:r w:rsidR="000409DA">
                <w:t>2</w:t>
              </w:r>
            </w:ins>
            <w:ins w:author="Tran Khanh Toan" w:date="2022-07-01T15:57:00Z" w:id="1498">
              <w:del w:author="toantk" w:date="2022-07-27T17:32:00Z" w:id="1499">
                <w:r w:rsidDel="00EE7D9E">
                  <w:delText>6</w:delText>
                </w:r>
              </w:del>
            </w:ins>
            <w:del w:author="Tran Khanh Toan" w:date="2022-07-01T15:57:00Z" w:id="1500">
              <w:r w:rsidDel="008C2DAD">
                <w:delText>5</w:delText>
              </w:r>
            </w:del>
          </w:p>
        </w:tc>
        <w:tc>
          <w:tcPr>
            <w:tcW w:w="1026" w:type="pct"/>
          </w:tcPr>
          <w:p w:rsidR="00F86672" w:rsidP="00F86672" w:rsidRDefault="00F86672" w14:paraId="5DF80173" w14:textId="370C0FA5">
            <w:pPr>
              <w:rPr>
                <w:color w:val="000000"/>
              </w:rPr>
            </w:pPr>
            <w:r>
              <w:rPr>
                <w:color w:val="000000"/>
              </w:rPr>
              <w:t xml:space="preserve">Tính năng nâng cấp Firmware qua </w:t>
            </w:r>
            <w:del w:author="Tran Khanh Toan" w:date="2022-07-01T15:33:00Z" w:id="1501">
              <w:r w:rsidDel="00633976">
                <w:rPr>
                  <w:color w:val="000000"/>
                </w:rPr>
                <w:delText>OneLink</w:delText>
              </w:r>
            </w:del>
            <w:ins w:author="Tran Khanh Toan" w:date="2022-07-01T15:33:00Z" w:id="1502">
              <w:r>
                <w:rPr>
                  <w:color w:val="000000"/>
                </w:rPr>
                <w:t>Mobile App</w:t>
              </w:r>
            </w:ins>
          </w:p>
        </w:tc>
        <w:tc>
          <w:tcPr>
            <w:tcW w:w="662" w:type="pct"/>
          </w:tcPr>
          <w:p w:rsidR="00F86672" w:rsidP="00F86672" w:rsidRDefault="00F86672" w14:paraId="0E5C7A0A" w14:textId="68328F2D">
            <w:pPr>
              <w:rPr>
                <w:color w:val="000000"/>
              </w:rPr>
            </w:pPr>
            <w:r>
              <w:rPr>
                <w:color w:val="000000"/>
              </w:rPr>
              <w:t>UC-</w:t>
            </w:r>
            <w:ins w:author="toantk" w:date="2022-07-28T14:06:00Z" w:id="1503">
              <w:r w:rsidR="000409DA">
                <w:rPr>
                  <w:color w:val="000000"/>
                </w:rPr>
                <w:t>43</w:t>
              </w:r>
            </w:ins>
            <w:ins w:author="Tran Khanh Toan" w:date="2022-07-01T15:57:00Z" w:id="1504">
              <w:del w:author="toantk" w:date="2022-07-28T14:06:00Z" w:id="1505">
                <w:r w:rsidDel="000409DA">
                  <w:rPr>
                    <w:color w:val="000000"/>
                  </w:rPr>
                  <w:delText>5</w:delText>
                </w:r>
              </w:del>
              <w:del w:author="toantk" w:date="2022-07-27T17:32:00Z" w:id="1506">
                <w:r w:rsidDel="00EE7D9E">
                  <w:rPr>
                    <w:color w:val="000000"/>
                  </w:rPr>
                  <w:delText>1</w:delText>
                </w:r>
              </w:del>
            </w:ins>
            <w:del w:author="Tran Khanh Toan" w:date="2022-07-01T15:57:00Z" w:id="1507">
              <w:r w:rsidDel="008C2DAD">
                <w:rPr>
                  <w:color w:val="000000"/>
                </w:rPr>
                <w:delText>49</w:delText>
              </w:r>
            </w:del>
          </w:p>
        </w:tc>
        <w:tc>
          <w:tcPr>
            <w:tcW w:w="1025" w:type="pct"/>
          </w:tcPr>
          <w:p w:rsidR="00F86672" w:rsidP="00F86672" w:rsidRDefault="00F86672" w14:paraId="0CC29346" w14:textId="77777777">
            <w:pPr>
              <w:rPr>
                <w:color w:val="000000"/>
              </w:rPr>
            </w:pPr>
            <w:r>
              <w:rPr>
                <w:color w:val="000000"/>
              </w:rPr>
              <w:t>Điều khiển nâng cấp Firmware</w:t>
            </w:r>
          </w:p>
        </w:tc>
        <w:tc>
          <w:tcPr>
            <w:tcW w:w="1228" w:type="pct"/>
          </w:tcPr>
          <w:p w:rsidRPr="00B753B6" w:rsidR="00F86672" w:rsidP="00F86672" w:rsidRDefault="00F86672" w14:paraId="1F989C67" w14:textId="15779104">
            <w:r>
              <w:t xml:space="preserve">Điều khiển nâng cấp Firmware cho ONT bằng cách gửi file Firmware từ </w:t>
            </w:r>
            <w:del w:author="Tran Khanh Toan" w:date="2022-07-01T15:33:00Z" w:id="1508">
              <w:r w:rsidDel="00633976">
                <w:delText>OneLink</w:delText>
              </w:r>
            </w:del>
            <w:ins w:author="Tran Khanh Toan" w:date="2022-07-01T15:33:00Z" w:id="1509">
              <w:r>
                <w:t>Mobile App</w:t>
              </w:r>
            </w:ins>
            <w:r>
              <w:t xml:space="preserve"> đến ONT</w:t>
            </w:r>
          </w:p>
        </w:tc>
      </w:tr>
      <w:tr w:rsidRPr="00B753B6" w:rsidR="00F86672" w:rsidTr="00B43F59" w14:paraId="417798CF" w14:textId="77777777">
        <w:tc>
          <w:tcPr>
            <w:tcW w:w="488" w:type="pct"/>
            <w:vMerge/>
          </w:tcPr>
          <w:p w:rsidR="00F86672" w:rsidP="00F86672" w:rsidRDefault="00F86672" w14:paraId="1C91B43C" w14:textId="77777777"/>
        </w:tc>
        <w:tc>
          <w:tcPr>
            <w:tcW w:w="570" w:type="pct"/>
            <w:vMerge w:val="restart"/>
          </w:tcPr>
          <w:p w:rsidR="00F86672" w:rsidP="00F86672" w:rsidRDefault="00F86672" w14:paraId="25F6DD44" w14:textId="1EE7317B">
            <w:r>
              <w:t>CN-2</w:t>
            </w:r>
            <w:ins w:author="toantk" w:date="2022-07-27T17:32:00Z" w:id="1510">
              <w:r w:rsidR="000409DA">
                <w:t>3</w:t>
              </w:r>
            </w:ins>
            <w:ins w:author="Tran Khanh Toan" w:date="2022-07-01T15:57:00Z" w:id="1511">
              <w:del w:author="toantk" w:date="2022-07-27T17:32:00Z" w:id="1512">
                <w:r w:rsidDel="00EE7D9E">
                  <w:delText>8</w:delText>
                </w:r>
              </w:del>
            </w:ins>
            <w:del w:author="Tran Khanh Toan" w:date="2022-07-01T15:57:00Z" w:id="1513">
              <w:r w:rsidDel="008C2DAD">
                <w:delText>7</w:delText>
              </w:r>
            </w:del>
          </w:p>
        </w:tc>
        <w:tc>
          <w:tcPr>
            <w:tcW w:w="1026" w:type="pct"/>
            <w:vMerge w:val="restart"/>
          </w:tcPr>
          <w:p w:rsidR="00F86672" w:rsidP="00F86672" w:rsidRDefault="00F86672" w14:paraId="0A935379" w14:textId="5FDA7D9E">
            <w:pPr>
              <w:rPr>
                <w:color w:val="000000"/>
              </w:rPr>
            </w:pPr>
            <w:r>
              <w:rPr>
                <w:color w:val="000000"/>
              </w:rPr>
              <w:t xml:space="preserve">Tính năng database </w:t>
            </w:r>
          </w:p>
        </w:tc>
        <w:tc>
          <w:tcPr>
            <w:tcW w:w="662" w:type="pct"/>
          </w:tcPr>
          <w:p w:rsidR="00F86672" w:rsidP="00F86672" w:rsidRDefault="00F86672" w14:paraId="50F5ED4C" w14:textId="28EA68FF">
            <w:pPr>
              <w:rPr>
                <w:color w:val="000000"/>
              </w:rPr>
            </w:pPr>
            <w:r>
              <w:rPr>
                <w:color w:val="000000"/>
              </w:rPr>
              <w:t>UC-</w:t>
            </w:r>
            <w:ins w:author="toantk" w:date="2022-07-27T17:32:00Z" w:id="1514">
              <w:r w:rsidR="000409DA">
                <w:rPr>
                  <w:color w:val="000000"/>
                </w:rPr>
                <w:t>44</w:t>
              </w:r>
            </w:ins>
            <w:del w:author="toantk" w:date="2022-07-27T17:32:00Z" w:id="1515">
              <w:r w:rsidDel="00EE7D9E">
                <w:rPr>
                  <w:color w:val="000000"/>
                </w:rPr>
                <w:delText>5</w:delText>
              </w:r>
            </w:del>
            <w:ins w:author="Tran Khanh Toan" w:date="2022-07-01T15:57:00Z" w:id="1516">
              <w:del w:author="toantk" w:date="2022-07-27T17:32:00Z" w:id="1517">
                <w:r w:rsidDel="00EE7D9E">
                  <w:rPr>
                    <w:color w:val="000000"/>
                  </w:rPr>
                  <w:delText>3</w:delText>
                </w:r>
              </w:del>
            </w:ins>
            <w:del w:author="Tran Khanh Toan" w:date="2022-07-01T15:57:00Z" w:id="1518">
              <w:r w:rsidDel="008C2DAD">
                <w:rPr>
                  <w:color w:val="000000"/>
                </w:rPr>
                <w:delText>1</w:delText>
              </w:r>
            </w:del>
          </w:p>
        </w:tc>
        <w:tc>
          <w:tcPr>
            <w:tcW w:w="1025" w:type="pct"/>
          </w:tcPr>
          <w:p w:rsidR="00F86672" w:rsidP="00F86672" w:rsidRDefault="00F86672" w14:paraId="059D5A20" w14:textId="291886F1">
            <w:pPr>
              <w:rPr>
                <w:color w:val="000000"/>
              </w:rPr>
            </w:pPr>
            <w:r>
              <w:rPr>
                <w:color w:val="000000"/>
              </w:rPr>
              <w:t xml:space="preserve">Cập nhật lại database từ </w:t>
            </w:r>
            <w:del w:author="Tran Khanh Toan" w:date="2022-07-01T15:33:00Z" w:id="1519">
              <w:r w:rsidDel="00633976">
                <w:rPr>
                  <w:color w:val="000000"/>
                </w:rPr>
                <w:delText>OneLink</w:delText>
              </w:r>
            </w:del>
            <w:ins w:author="Tran Khanh Toan" w:date="2022-07-01T15:33:00Z" w:id="1520">
              <w:r>
                <w:rPr>
                  <w:color w:val="000000"/>
                </w:rPr>
                <w:t>Mobile App</w:t>
              </w:r>
            </w:ins>
          </w:p>
        </w:tc>
        <w:tc>
          <w:tcPr>
            <w:tcW w:w="1228" w:type="pct"/>
            <w:vMerge w:val="restart"/>
          </w:tcPr>
          <w:p w:rsidRPr="00B753B6" w:rsidR="00F86672" w:rsidP="00F86672" w:rsidRDefault="00F86672" w14:paraId="0097251E" w14:textId="31CDD9AA">
            <w:r>
              <w:t>Database của Mobile Agent</w:t>
            </w:r>
          </w:p>
        </w:tc>
      </w:tr>
      <w:tr w:rsidRPr="00B753B6" w:rsidR="00F86672" w:rsidTr="00B43F59" w14:paraId="4116D855" w14:textId="77777777">
        <w:tc>
          <w:tcPr>
            <w:tcW w:w="488" w:type="pct"/>
            <w:vMerge/>
          </w:tcPr>
          <w:p w:rsidR="00F86672" w:rsidP="00F86672" w:rsidRDefault="00F86672" w14:paraId="3B421664" w14:textId="77777777"/>
        </w:tc>
        <w:tc>
          <w:tcPr>
            <w:tcW w:w="570" w:type="pct"/>
            <w:vMerge/>
          </w:tcPr>
          <w:p w:rsidR="00F86672" w:rsidP="00F86672" w:rsidRDefault="00F86672" w14:paraId="7161C2EE" w14:textId="77777777"/>
        </w:tc>
        <w:tc>
          <w:tcPr>
            <w:tcW w:w="1026" w:type="pct"/>
            <w:vMerge/>
          </w:tcPr>
          <w:p w:rsidR="00F86672" w:rsidP="00F86672" w:rsidRDefault="00F86672" w14:paraId="4E80250A" w14:textId="77777777">
            <w:pPr>
              <w:rPr>
                <w:color w:val="000000"/>
              </w:rPr>
            </w:pPr>
          </w:p>
        </w:tc>
        <w:tc>
          <w:tcPr>
            <w:tcW w:w="662" w:type="pct"/>
          </w:tcPr>
          <w:p w:rsidR="00F86672" w:rsidP="00F86672" w:rsidRDefault="00F86672" w14:paraId="2519BEC9" w14:textId="15D06BBF">
            <w:pPr>
              <w:rPr>
                <w:color w:val="000000"/>
              </w:rPr>
            </w:pPr>
            <w:r>
              <w:rPr>
                <w:color w:val="000000"/>
              </w:rPr>
              <w:t>UC-</w:t>
            </w:r>
            <w:ins w:author="toantk" w:date="2022-07-27T17:32:00Z" w:id="1521">
              <w:r w:rsidR="000409DA">
                <w:rPr>
                  <w:color w:val="000000"/>
                </w:rPr>
                <w:t>45</w:t>
              </w:r>
            </w:ins>
            <w:del w:author="toantk" w:date="2022-07-27T17:32:00Z" w:id="1522">
              <w:r w:rsidDel="00EE7D9E">
                <w:rPr>
                  <w:color w:val="000000"/>
                </w:rPr>
                <w:delText>5</w:delText>
              </w:r>
            </w:del>
            <w:ins w:author="Tran Khanh Toan" w:date="2022-07-01T15:57:00Z" w:id="1523">
              <w:del w:author="toantk" w:date="2022-07-27T17:32:00Z" w:id="1524">
                <w:r w:rsidDel="00EE7D9E">
                  <w:rPr>
                    <w:color w:val="000000"/>
                  </w:rPr>
                  <w:delText>4</w:delText>
                </w:r>
              </w:del>
            </w:ins>
            <w:del w:author="Tran Khanh Toan" w:date="2022-07-01T15:57:00Z" w:id="1525">
              <w:r w:rsidDel="008C2DAD">
                <w:rPr>
                  <w:color w:val="000000"/>
                </w:rPr>
                <w:delText>2</w:delText>
              </w:r>
            </w:del>
          </w:p>
        </w:tc>
        <w:tc>
          <w:tcPr>
            <w:tcW w:w="1025" w:type="pct"/>
          </w:tcPr>
          <w:p w:rsidR="00F86672" w:rsidP="00F86672" w:rsidRDefault="00F86672" w14:paraId="67B8E9CD" w14:textId="6724C4DB">
            <w:pPr>
              <w:rPr>
                <w:color w:val="000000"/>
              </w:rPr>
            </w:pPr>
            <w:r>
              <w:rPr>
                <w:color w:val="000000"/>
              </w:rPr>
              <w:t xml:space="preserve">Truy vấn database khi nhận được request từ </w:t>
            </w:r>
            <w:del w:author="Tran Khanh Toan" w:date="2022-07-01T15:33:00Z" w:id="1526">
              <w:r w:rsidDel="00633976">
                <w:rPr>
                  <w:color w:val="000000"/>
                </w:rPr>
                <w:delText>Onelink</w:delText>
              </w:r>
            </w:del>
            <w:ins w:author="Tran Khanh Toan" w:date="2022-07-01T15:33:00Z" w:id="1527">
              <w:r>
                <w:rPr>
                  <w:color w:val="000000"/>
                </w:rPr>
                <w:t>Mobile App</w:t>
              </w:r>
            </w:ins>
            <w:r>
              <w:rPr>
                <w:color w:val="000000"/>
              </w:rPr>
              <w:t xml:space="preserve"> </w:t>
            </w:r>
          </w:p>
        </w:tc>
        <w:tc>
          <w:tcPr>
            <w:tcW w:w="1228" w:type="pct"/>
            <w:vMerge/>
          </w:tcPr>
          <w:p w:rsidRPr="00B753B6" w:rsidR="00F86672" w:rsidP="00F86672" w:rsidRDefault="00F86672" w14:paraId="3BEE53EF" w14:textId="77777777"/>
        </w:tc>
      </w:tr>
    </w:tbl>
    <w:p w:rsidR="00231E84" w:rsidRDefault="00231E84" w14:paraId="242E1DC9" w14:textId="77777777">
      <w:pPr>
        <w:pStyle w:val="ANSVNormal"/>
        <w:pPrChange w:author="Tran Khanh Toan" w:date="2022-08-03T15:33:00Z" w:id="1528">
          <w:pPr/>
        </w:pPrChange>
      </w:pPr>
    </w:p>
    <w:p w:rsidR="005E427F" w:rsidP="00184483" w:rsidRDefault="00184483" w14:paraId="18396C22" w14:textId="7549FB0B">
      <w:pPr>
        <w:pStyle w:val="Heading1"/>
      </w:pPr>
      <w:bookmarkStart w:name="_Toc111217576" w:id="1529"/>
      <w:r>
        <w:lastRenderedPageBreak/>
        <w:t xml:space="preserve">Đặc tả yêu cầu </w:t>
      </w:r>
      <w:r w:rsidR="00B943A6">
        <w:t>chức năng</w:t>
      </w:r>
      <w:bookmarkEnd w:id="1529"/>
    </w:p>
    <w:p w:rsidR="00BB2E34" w:rsidRDefault="00BB2E34" w14:paraId="398228E6" w14:textId="2F6783FD">
      <w:pPr>
        <w:pStyle w:val="FirstLevelBullet"/>
        <w:numPr>
          <w:ilvl w:val="0"/>
          <w:numId w:val="0"/>
        </w:numPr>
        <w:ind w:left="360"/>
        <w:pPrChange w:author="toantk" w:date="2022-07-28T10:45:00Z" w:id="1530">
          <w:pPr>
            <w:pStyle w:val="FirstLevelBullet"/>
          </w:pPr>
        </w:pPrChange>
      </w:pPr>
      <w:r w:rsidRPr="00C22284">
        <w:rPr>
          <w:b/>
          <w:rPrChange w:author="toantk" w:date="2022-07-28T10:45:00Z" w:id="1531">
            <w:rPr/>
          </w:rPrChange>
        </w:rPr>
        <w:t>Lưu ý</w:t>
      </w:r>
      <w:ins w:author="toantk" w:date="2022-07-28T10:45:00Z" w:id="1532">
        <w:r w:rsidR="00C22284">
          <w:rPr>
            <w:b/>
          </w:rPr>
          <w:t xml:space="preserve"> chung</w:t>
        </w:r>
      </w:ins>
      <w:r w:rsidRPr="00C22284">
        <w:rPr>
          <w:b/>
          <w:rPrChange w:author="toantk" w:date="2022-07-28T10:45:00Z" w:id="1533">
            <w:rPr/>
          </w:rPrChange>
        </w:rPr>
        <w:t>:</w:t>
      </w:r>
      <w:r>
        <w:t xml:space="preserve"> Với tất cả các request từ </w:t>
      </w:r>
      <w:del w:author="Tran Khanh Toan" w:date="2022-07-01T15:33:00Z" w:id="1534">
        <w:r w:rsidDel="00633976">
          <w:delText>OneLink</w:delText>
        </w:r>
      </w:del>
      <w:ins w:author="Tran Khanh Toan" w:date="2022-07-01T15:33:00Z" w:id="1535">
        <w:r w:rsidR="00633976">
          <w:t>Mobile App</w:t>
        </w:r>
      </w:ins>
      <w:r>
        <w:t xml:space="preserve"> đến agent, trong payload có gửi thêm giá trị requestId</w:t>
      </w:r>
      <w:r w:rsidR="003E0981">
        <w:t xml:space="preserve"> kiểu int</w:t>
      </w:r>
      <w:r>
        <w:t xml:space="preserve">. Giá trị requestId sử dụng để đánh số cho từng request của </w:t>
      </w:r>
      <w:del w:author="Tran Khanh Toan" w:date="2022-07-01T15:33:00Z" w:id="1536">
        <w:r w:rsidDel="00633976">
          <w:delText>OneLink</w:delText>
        </w:r>
      </w:del>
      <w:ins w:author="Tran Khanh Toan" w:date="2022-07-01T15:33:00Z" w:id="1537">
        <w:r w:rsidR="00633976">
          <w:t>Mobile App</w:t>
        </w:r>
      </w:ins>
      <w:r>
        <w:t xml:space="preserve"> gửi đến ONT để phân biệt các request khác nhau trong trường hợp gửi nhiều request cùng một lúc. ONT nhận được request và phản hồi lại sẽ đóng lại giá trị requestId trong bản tin phản hồi để </w:t>
      </w:r>
      <w:del w:author="Tran Khanh Toan" w:date="2022-07-01T15:33:00Z" w:id="1538">
        <w:r w:rsidDel="00633976">
          <w:delText>OneLink</w:delText>
        </w:r>
      </w:del>
      <w:ins w:author="Tran Khanh Toan" w:date="2022-07-01T15:33:00Z" w:id="1539">
        <w:r w:rsidR="00633976">
          <w:t>Mobile App</w:t>
        </w:r>
      </w:ins>
      <w:r>
        <w:t xml:space="preserve"> biết được phản hồi nào dành cho request nào.</w:t>
      </w:r>
    </w:p>
    <w:p w:rsidRPr="00BB2E34" w:rsidR="00BB2E34" w:rsidP="00BB2E34" w:rsidRDefault="00BB2E34" w14:paraId="2D1CE54A" w14:textId="32712416"/>
    <w:p w:rsidRPr="00E249FC" w:rsidR="00184483" w:rsidRDefault="00231E84" w14:paraId="6DF60C19" w14:textId="77777777">
      <w:pPr>
        <w:pStyle w:val="Heading2"/>
        <w:rPr>
          <w:rPrChange w:author="toantk" w:date="2022-07-27T13:39:00Z" w:id="1540">
            <w:rPr>
              <w:highlight w:val="green"/>
            </w:rPr>
          </w:rPrChange>
        </w:rPr>
      </w:pPr>
      <w:bookmarkStart w:name="_Toc111217577" w:id="1541"/>
      <w:r w:rsidRPr="00E249FC">
        <w:rPr>
          <w:rPrChange w:author="toantk" w:date="2022-07-27T13:39:00Z" w:id="1542">
            <w:rPr>
              <w:highlight w:val="green"/>
            </w:rPr>
          </w:rPrChange>
        </w:rPr>
        <w:t xml:space="preserve">Tính năng </w:t>
      </w:r>
      <w:r w:rsidRPr="00E249FC" w:rsidR="007A4749">
        <w:rPr>
          <w:rPrChange w:author="toantk" w:date="2022-07-27T13:39:00Z" w:id="1543">
            <w:rPr>
              <w:highlight w:val="green"/>
            </w:rPr>
          </w:rPrChange>
        </w:rPr>
        <w:t>dò tìm thiết bị trong mạng</w:t>
      </w:r>
      <w:bookmarkEnd w:id="1541"/>
    </w:p>
    <w:tbl>
      <w:tblPr>
        <w:tblStyle w:val="TableGrid"/>
        <w:tblW w:w="0" w:type="auto"/>
        <w:tblLook w:val="04A0" w:firstRow="1" w:lastRow="0" w:firstColumn="1" w:lastColumn="0" w:noHBand="0" w:noVBand="1"/>
      </w:tblPr>
      <w:tblGrid>
        <w:gridCol w:w="1885"/>
        <w:gridCol w:w="7340"/>
      </w:tblGrid>
      <w:tr w:rsidR="00231E84" w:rsidTr="00231E84" w14:paraId="51D5BE2B" w14:textId="77777777">
        <w:tc>
          <w:tcPr>
            <w:tcW w:w="1885" w:type="dxa"/>
          </w:tcPr>
          <w:p w:rsidR="00231E84" w:rsidP="00231E84" w:rsidRDefault="00231E84" w14:paraId="133AFA52" w14:textId="77777777">
            <w:r>
              <w:t>ID</w:t>
            </w:r>
          </w:p>
        </w:tc>
        <w:tc>
          <w:tcPr>
            <w:tcW w:w="7340" w:type="dxa"/>
          </w:tcPr>
          <w:p w:rsidR="00231E84" w:rsidP="00231E84" w:rsidRDefault="00231E84" w14:paraId="58A1CA2B" w14:textId="77777777">
            <w:r>
              <w:t>CN-1</w:t>
            </w:r>
          </w:p>
        </w:tc>
      </w:tr>
      <w:tr w:rsidR="00FB2B11" w:rsidTr="00231E84" w14:paraId="3E99AC1F" w14:textId="77777777">
        <w:tc>
          <w:tcPr>
            <w:tcW w:w="1885" w:type="dxa"/>
          </w:tcPr>
          <w:p w:rsidR="00FB2B11" w:rsidP="00FB2B11" w:rsidRDefault="00FB2B11" w14:paraId="0FED5CB4" w14:textId="77777777">
            <w:r>
              <w:t>Name</w:t>
            </w:r>
          </w:p>
        </w:tc>
        <w:tc>
          <w:tcPr>
            <w:tcW w:w="7340" w:type="dxa"/>
          </w:tcPr>
          <w:p w:rsidR="00FB2B11" w:rsidP="00FB2B11" w:rsidRDefault="006600B4" w14:paraId="200A1A24" w14:textId="77777777">
            <w:r>
              <w:t>Tính năng dò tìm thiết bị trong mạng</w:t>
            </w:r>
          </w:p>
        </w:tc>
      </w:tr>
      <w:tr w:rsidR="00FB2B11" w:rsidTr="00231E84" w14:paraId="24023B37" w14:textId="77777777">
        <w:tc>
          <w:tcPr>
            <w:tcW w:w="1885" w:type="dxa"/>
          </w:tcPr>
          <w:p w:rsidR="00FB2B11" w:rsidP="00FB2B11" w:rsidRDefault="00FB2B11" w14:paraId="286D0152" w14:textId="77777777">
            <w:r>
              <w:t>Description</w:t>
            </w:r>
          </w:p>
        </w:tc>
        <w:tc>
          <w:tcPr>
            <w:tcW w:w="7340" w:type="dxa"/>
          </w:tcPr>
          <w:p w:rsidR="00FB2B11" w:rsidP="00FB2B11" w:rsidRDefault="006600B4" w14:paraId="78D87B61" w14:textId="150B822E">
            <w:r>
              <w:t xml:space="preserve">Khi người quản trị thực hiện Scan thiết bị trong mạng trên </w:t>
            </w:r>
            <w:del w:author="Tran Khanh Toan" w:date="2022-07-01T15:33:00Z" w:id="1544">
              <w:r w:rsidDel="00633976">
                <w:delText>OneLink</w:delText>
              </w:r>
            </w:del>
            <w:ins w:author="Tran Khanh Toan" w:date="2022-07-01T15:33:00Z" w:id="1545">
              <w:r w:rsidR="00633976">
                <w:t>Mobile App</w:t>
              </w:r>
            </w:ins>
            <w:r>
              <w:t xml:space="preserve">, </w:t>
            </w:r>
            <w:del w:author="Tran Khanh Toan" w:date="2022-07-01T15:33:00Z" w:id="1546">
              <w:r w:rsidDel="00633976">
                <w:delText>OneLink</w:delText>
              </w:r>
            </w:del>
            <w:ins w:author="Tran Khanh Toan" w:date="2022-07-01T15:33:00Z" w:id="1547">
              <w:r w:rsidR="00633976">
                <w:t>Mobile App</w:t>
              </w:r>
            </w:ins>
            <w:r>
              <w:t xml:space="preserve"> sẽ thực hiện dò tìm các thiết bị trong mạng và hiển thị lên giao diện.</w:t>
            </w:r>
          </w:p>
        </w:tc>
      </w:tr>
      <w:tr w:rsidR="00FB2B11" w:rsidTr="00231E84" w14:paraId="117B3550" w14:textId="77777777">
        <w:tc>
          <w:tcPr>
            <w:tcW w:w="1885" w:type="dxa"/>
          </w:tcPr>
          <w:p w:rsidR="00FB2B11" w:rsidP="00FB2B11" w:rsidRDefault="00FB2B11" w14:paraId="04A673F1" w14:textId="77777777">
            <w:r>
              <w:t>Actor</w:t>
            </w:r>
          </w:p>
        </w:tc>
        <w:tc>
          <w:tcPr>
            <w:tcW w:w="7340" w:type="dxa"/>
          </w:tcPr>
          <w:p w:rsidR="00FB2B11" w:rsidP="00FB2B11" w:rsidRDefault="006600B4" w14:paraId="00BA988E" w14:textId="77777777">
            <w:r>
              <w:t>Admin</w:t>
            </w:r>
          </w:p>
        </w:tc>
      </w:tr>
      <w:tr w:rsidR="00FB2B11" w:rsidTr="00231E84" w14:paraId="478799FB" w14:textId="77777777">
        <w:tc>
          <w:tcPr>
            <w:tcW w:w="1885" w:type="dxa"/>
          </w:tcPr>
          <w:p w:rsidR="00FB2B11" w:rsidP="00FB2B11" w:rsidRDefault="00FB2B11" w14:paraId="3EB8FA9B" w14:textId="77777777">
            <w:r>
              <w:t>Pre-condition</w:t>
            </w:r>
          </w:p>
        </w:tc>
        <w:tc>
          <w:tcPr>
            <w:tcW w:w="7340" w:type="dxa"/>
          </w:tcPr>
          <w:p w:rsidR="008D2E3E" w:rsidP="00FB2B11" w:rsidRDefault="008D2E3E" w14:paraId="5972E8A8" w14:textId="77777777">
            <w:r>
              <w:t xml:space="preserve">- </w:t>
            </w:r>
            <w:r w:rsidR="006600B4">
              <w:t>Thiết bị hoạt động bình thường và có phát Wifi</w:t>
            </w:r>
            <w:r>
              <w:t xml:space="preserve">. </w:t>
            </w:r>
          </w:p>
          <w:p w:rsidR="00FB2B11" w:rsidP="00FB2B11" w:rsidRDefault="008D2E3E" w14:paraId="28545D2F" w14:textId="4CAFC286">
            <w:r>
              <w:t xml:space="preserve">- Điện thoại sử dụng </w:t>
            </w:r>
            <w:del w:author="Tran Khanh Toan" w:date="2022-07-01T15:33:00Z" w:id="1548">
              <w:r w:rsidDel="00633976">
                <w:delText>OneLink</w:delText>
              </w:r>
            </w:del>
            <w:ins w:author="Tran Khanh Toan" w:date="2022-07-01T15:33:00Z" w:id="1549">
              <w:r w:rsidR="00633976">
                <w:t>Mobile App</w:t>
              </w:r>
            </w:ins>
            <w:r>
              <w:t xml:space="preserve"> đã kết nối vào Wifi do thiết bị ONT phát ra.</w:t>
            </w:r>
          </w:p>
        </w:tc>
      </w:tr>
      <w:tr w:rsidR="00FB2B11" w:rsidTr="00231E84" w14:paraId="1E451B3D" w14:textId="77777777">
        <w:tc>
          <w:tcPr>
            <w:tcW w:w="1885" w:type="dxa"/>
          </w:tcPr>
          <w:p w:rsidR="00FB2B11" w:rsidP="00FB2B11" w:rsidRDefault="00FB2B11" w14:paraId="382B1E15" w14:textId="77777777">
            <w:r>
              <w:t>Post-condition</w:t>
            </w:r>
          </w:p>
        </w:tc>
        <w:tc>
          <w:tcPr>
            <w:tcW w:w="7340" w:type="dxa"/>
          </w:tcPr>
          <w:p w:rsidR="00FB2B11" w:rsidP="00FB2B11" w:rsidRDefault="00376676" w14:paraId="692DD4AF" w14:textId="37047779">
            <w:r>
              <w:t xml:space="preserve">Thiết bị phản hồi đầy đủ các thông tin phục vụ quá trình dò tìm của </w:t>
            </w:r>
            <w:del w:author="Tran Khanh Toan" w:date="2022-07-01T15:33:00Z" w:id="1550">
              <w:r w:rsidDel="00633976">
                <w:delText>OneLink</w:delText>
              </w:r>
            </w:del>
            <w:ins w:author="Tran Khanh Toan" w:date="2022-07-01T15:33:00Z" w:id="1551">
              <w:r w:rsidR="00633976">
                <w:t>Mobile App</w:t>
              </w:r>
            </w:ins>
          </w:p>
        </w:tc>
      </w:tr>
    </w:tbl>
    <w:p w:rsidRPr="00231E84" w:rsidR="00231E84" w:rsidP="00231E84" w:rsidRDefault="00231E84" w14:paraId="5C32A895" w14:textId="77777777"/>
    <w:p w:rsidR="00184483" w:rsidP="003B6332" w:rsidRDefault="00D87DC6" w14:paraId="1E7A4987" w14:textId="77777777">
      <w:pPr>
        <w:pStyle w:val="Heading3"/>
      </w:pPr>
      <w:bookmarkStart w:name="_Toc111217578" w:id="1552"/>
      <w:r>
        <w:t xml:space="preserve">Usecase – </w:t>
      </w:r>
      <w:r w:rsidR="008D2E3E">
        <w:t>Dò tìm thiết bị trong mạng</w:t>
      </w:r>
      <w:bookmarkEnd w:id="1552"/>
    </w:p>
    <w:tbl>
      <w:tblPr>
        <w:tblStyle w:val="TableGrid"/>
        <w:tblW w:w="0" w:type="auto"/>
        <w:tblLook w:val="04A0" w:firstRow="1" w:lastRow="0" w:firstColumn="1" w:lastColumn="0" w:noHBand="0" w:noVBand="1"/>
      </w:tblPr>
      <w:tblGrid>
        <w:gridCol w:w="1885"/>
        <w:gridCol w:w="7340"/>
      </w:tblGrid>
      <w:tr w:rsidR="008D2E3E" w:rsidTr="00E5021C" w14:paraId="60EFCE5D" w14:textId="77777777">
        <w:tc>
          <w:tcPr>
            <w:tcW w:w="1885" w:type="dxa"/>
          </w:tcPr>
          <w:p w:rsidR="008D2E3E" w:rsidP="00E5021C" w:rsidRDefault="008D2E3E" w14:paraId="54637B03" w14:textId="77777777">
            <w:r>
              <w:t>ID</w:t>
            </w:r>
          </w:p>
        </w:tc>
        <w:tc>
          <w:tcPr>
            <w:tcW w:w="7340" w:type="dxa"/>
          </w:tcPr>
          <w:p w:rsidR="008D2E3E" w:rsidP="00E5021C" w:rsidRDefault="008D2E3E" w14:paraId="0772FA0F" w14:textId="77777777">
            <w:r>
              <w:t>UC-1</w:t>
            </w:r>
          </w:p>
        </w:tc>
      </w:tr>
      <w:tr w:rsidR="008D2E3E" w:rsidTr="00E5021C" w14:paraId="179BB5DB" w14:textId="77777777">
        <w:tc>
          <w:tcPr>
            <w:tcW w:w="1885" w:type="dxa"/>
          </w:tcPr>
          <w:p w:rsidR="008D2E3E" w:rsidP="00E5021C" w:rsidRDefault="008D2E3E" w14:paraId="6ACCB979" w14:textId="77777777">
            <w:r>
              <w:t>Name</w:t>
            </w:r>
          </w:p>
        </w:tc>
        <w:tc>
          <w:tcPr>
            <w:tcW w:w="7340" w:type="dxa"/>
          </w:tcPr>
          <w:p w:rsidR="008D2E3E" w:rsidP="00E5021C" w:rsidRDefault="008D2E3E" w14:paraId="4AF4422E" w14:textId="77777777">
            <w:r>
              <w:t>Dò tìm thiết bị trong mạng</w:t>
            </w:r>
          </w:p>
        </w:tc>
      </w:tr>
      <w:tr w:rsidR="008D2E3E" w:rsidTr="00E5021C" w14:paraId="38FECA97" w14:textId="77777777">
        <w:tc>
          <w:tcPr>
            <w:tcW w:w="1885" w:type="dxa"/>
          </w:tcPr>
          <w:p w:rsidR="008D2E3E" w:rsidP="00E5021C" w:rsidRDefault="008D2E3E" w14:paraId="4B9C4F8D" w14:textId="77777777">
            <w:r>
              <w:t>Description</w:t>
            </w:r>
          </w:p>
        </w:tc>
        <w:tc>
          <w:tcPr>
            <w:tcW w:w="7340" w:type="dxa"/>
          </w:tcPr>
          <w:p w:rsidR="008D2E3E" w:rsidP="00E5021C" w:rsidRDefault="004E3AF2" w14:paraId="46A4A884" w14:textId="6BC7AF8B">
            <w:del w:author="Tran Khanh Toan" w:date="2022-07-01T15:33:00Z" w:id="1553">
              <w:r w:rsidDel="00633976">
                <w:delText>OneLink</w:delText>
              </w:r>
            </w:del>
            <w:ins w:author="Tran Khanh Toan" w:date="2022-07-01T15:33:00Z" w:id="1554">
              <w:r w:rsidR="00633976">
                <w:t>Mobile App</w:t>
              </w:r>
            </w:ins>
            <w:r>
              <w:t xml:space="preserve"> sau khi kết nối thành công vào Wifi, App thực hiện tìm kiếm các thiết bị bằng cách gửi bản tin Discovery Broadcast đến tất cả các thiết bị trong mạng</w:t>
            </w:r>
            <w:ins w:author="toantk" w:date="2022-07-26T16:25:00Z" w:id="1555">
              <w:r w:rsidR="00580F04">
                <w:t xml:space="preserve">. </w:t>
              </w:r>
            </w:ins>
            <w:ins w:author="toantk" w:date="2022-07-26T16:26:00Z" w:id="1556">
              <w:r w:rsidR="00580F04">
                <w:t xml:space="preserve">Bản tin Broadcast sẽ gửi thông qua socket UDP với </w:t>
              </w:r>
            </w:ins>
            <w:ins w:author="toantk" w:date="2022-07-27T08:47:00Z" w:id="1557">
              <w:r w:rsidR="008931D7">
                <w:t xml:space="preserve">destination IP là 255.255.255.255 và </w:t>
              </w:r>
            </w:ins>
            <w:ins w:author="toantk" w:date="2022-07-26T16:26:00Z" w:id="1558">
              <w:r w:rsidR="00580F04">
                <w:t>port 9000.</w:t>
              </w:r>
            </w:ins>
            <w:del w:author="toantk" w:date="2022-07-26T16:25:00Z" w:id="1559">
              <w:r w:rsidDel="00580F04">
                <w:delText xml:space="preserve">. </w:delText>
              </w:r>
            </w:del>
          </w:p>
          <w:p w:rsidR="004E3AF2" w:rsidDel="00580F04" w:rsidP="004E3AF2" w:rsidRDefault="004E3AF2" w14:paraId="35E1B70E" w14:textId="3D5BE453">
            <w:pPr>
              <w:pStyle w:val="FirstLevelBullet"/>
              <w:rPr>
                <w:del w:author="toantk" w:date="2022-07-26T16:28:00Z" w:id="1560"/>
              </w:rPr>
            </w:pPr>
            <w:del w:author="toantk" w:date="2022-07-26T16:28:00Z" w:id="1561">
              <w:r w:rsidDel="00580F04">
                <w:delText>Bản tin Discovery bao gồm:</w:delText>
              </w:r>
              <w:r w:rsidDel="00580F04" w:rsidR="00BA2489">
                <w:delText xml:space="preserve"> header và payload</w:delText>
              </w:r>
            </w:del>
          </w:p>
          <w:p w:rsidR="00BA2489" w:rsidDel="00580F04" w:rsidP="004E3AF2" w:rsidRDefault="00BA2489" w14:paraId="24B51405" w14:textId="7F6B7480">
            <w:pPr>
              <w:pStyle w:val="FirstLevelBullet"/>
              <w:rPr>
                <w:del w:author="toantk" w:date="2022-07-26T16:28:00Z" w:id="1562"/>
              </w:rPr>
            </w:pPr>
            <w:del w:author="toantk" w:date="2022-07-26T16:28:00Z" w:id="1563">
              <w:r w:rsidDel="00580F04">
                <w:delText xml:space="preserve">Header bao gồm các thông tin cơ bản của một https request và URL sử dụng là </w:delText>
              </w:r>
              <w:r w:rsidDel="00580F04" w:rsidR="00BC2A53">
                <w:delText>https://&lt;ip</w:delText>
              </w:r>
              <w:r w:rsidDel="00580F04">
                <w:delText>&gt;</w:delText>
              </w:r>
            </w:del>
            <w:ins w:author="Administrator" w:date="2022-07-01T11:21:00Z" w:id="1564">
              <w:del w:author="toantk" w:date="2022-07-26T16:28:00Z" w:id="1565">
                <w:r w:rsidDel="00580F04" w:rsidR="00B81874">
                  <w:delText>:&lt;port&gt;</w:delText>
                </w:r>
              </w:del>
            </w:ins>
            <w:del w:author="toantk" w:date="2022-07-26T16:28:00Z" w:id="1566">
              <w:r w:rsidDel="00580F04">
                <w:delText>/onelinkdiscovery:&lt;port&gt;</w:delText>
              </w:r>
            </w:del>
          </w:p>
          <w:p w:rsidR="00BA2489" w:rsidP="004E3AF2" w:rsidRDefault="00BA2489" w14:paraId="41C84378" w14:textId="3D613012">
            <w:pPr>
              <w:pStyle w:val="FirstLevelBullet"/>
            </w:pPr>
            <w:r>
              <w:t>Payload</w:t>
            </w:r>
            <w:ins w:author="toantk" w:date="2022-07-26T16:28:00Z" w:id="1567">
              <w:r w:rsidR="00580F04">
                <w:t xml:space="preserve"> bản</w:t>
              </w:r>
            </w:ins>
            <w:r>
              <w:t xml:space="preserve"> bao gồm:</w:t>
            </w:r>
          </w:p>
          <w:p w:rsidR="004E3AF2" w:rsidP="004E3AF2" w:rsidRDefault="0030116D" w14:paraId="2F386B87" w14:textId="379366A0">
            <w:pPr>
              <w:pStyle w:val="SecondLevelBullet"/>
            </w:pPr>
            <w:r>
              <w:t>Thông tin MAC của thiết bị di động</w:t>
            </w:r>
            <w:ins w:author="Tran Khanh Toan" w:date="2022-07-04T09:45:00Z" w:id="1568">
              <w:r w:rsidR="00630EDC">
                <w:t>.</w:t>
              </w:r>
            </w:ins>
          </w:p>
          <w:p w:rsidR="0018597F" w:rsidRDefault="00543800" w14:paraId="60A5AA50" w14:textId="53F84B0A">
            <w:pPr>
              <w:pStyle w:val="SecondLevelBullet"/>
              <w:rPr>
                <w:ins w:author="Tran Khanh Toan" w:date="2022-07-04T09:45:00Z" w:id="1569"/>
              </w:rPr>
            </w:pPr>
            <w:ins w:author="Tran Khanh Toan" w:date="2022-07-04T10:54:00Z" w:id="1570">
              <w:r>
                <w:t xml:space="preserve">Chuỗi xác thực là mã hóa MD5 của chuỗi ký tự “VNPT” ghép với MAC của thiết bị di động. </w:t>
              </w:r>
              <w:r w:rsidRPr="0018597F">
                <w:t>Chẳng hạn, địa chỉ MAC của thiết bị là A0:65:18:04:31:</w:t>
              </w:r>
              <w:r>
                <w:t xml:space="preserve">C6”, </w:t>
              </w:r>
              <w:r>
                <w:lastRenderedPageBreak/>
                <w:t>khi đó chuỗi được mã hóa MD</w:t>
              </w:r>
              <w:r w:rsidRPr="0018597F">
                <w:t>5 là : “</w:t>
              </w:r>
              <w:r w:rsidRPr="00A87529">
                <w:rPr>
                  <w:b/>
                </w:rPr>
                <w:t>VNPTA0:65:18:04:31:C6</w:t>
              </w:r>
              <w:r w:rsidRPr="0018597F">
                <w:t>”,</w:t>
              </w:r>
              <w:r>
                <w:t xml:space="preserve"> với salt = “</w:t>
              </w:r>
              <w:r w:rsidRPr="00A87529">
                <w:rPr>
                  <w:b/>
                </w:rPr>
                <w:t>D2...40.</w:t>
              </w:r>
              <w:r>
                <w:t>”</w:t>
              </w:r>
              <w:r w:rsidRPr="0018597F">
                <w:t xml:space="preserve"> chuỗi được tạo thành là: </w:t>
              </w:r>
              <w:r w:rsidRPr="00A87529">
                <w:rPr>
                  <w:b/>
                </w:rPr>
                <w:t>$1$D2...40.$JLskos587JsIh0nqY8Q0a/</w:t>
              </w:r>
              <w:r w:rsidRPr="0018597F">
                <w:t xml:space="preserve"> .</w:t>
              </w:r>
              <w:r>
                <w:t xml:space="preserve"> Trong chuỗi mã hóa gửi kèm salt sử dụng cho mã hóa.</w:t>
              </w:r>
              <w:r w:rsidRPr="0018597F" w:rsidDel="0018597F">
                <w:t xml:space="preserve"> </w:t>
              </w:r>
              <w:r w:rsidRPr="007F756F">
                <w:t>Thuật toán mã hóa MD5 được sử dụng theo link sau:</w:t>
              </w:r>
              <w:r w:rsidRPr="007F756F">
                <w:rPr>
                  <w:b/>
                </w:rPr>
                <w:t xml:space="preserve"> https://man7.org/linux/man-pages/man3/crypt.3.html</w:t>
              </w:r>
            </w:ins>
            <w:del w:author="Tran Khanh Toan" w:date="2022-07-04T10:54:00Z" w:id="1571">
              <w:r w:rsidDel="00543800" w:rsidR="0030116D">
                <w:delText xml:space="preserve">Chuỗi xác thực </w:delText>
              </w:r>
            </w:del>
            <w:del w:author="Tran Khanh Toan" w:date="2022-07-04T09:44:00Z" w:id="1572">
              <w:r w:rsidDel="0018597F" w:rsidR="0030116D">
                <w:delText>là 32 bytes được</w:delText>
              </w:r>
            </w:del>
            <w:del w:author="Tran Khanh Toan" w:date="2022-07-04T10:54:00Z" w:id="1573">
              <w:r w:rsidDel="00543800" w:rsidR="0030116D">
                <w:delText xml:space="preserve"> mã hóa MD5 của chuỗi ký tự “VNPT” ghép với MAC của thiết bị di động. </w:delText>
              </w:r>
            </w:del>
            <w:ins w:author="Administrator" w:date="2022-07-04T10:09:00Z" w:id="1574">
              <w:del w:author="Tran Khanh Toan" w:date="2022-07-04T10:54:00Z" w:id="1575">
                <w:r w:rsidDel="00543800" w:rsidR="00B26D52">
                  <w:delText>ỗ</w:delText>
                </w:r>
              </w:del>
            </w:ins>
            <w:del w:author="Tran Khanh Toan" w:date="2022-07-04T09:45:00Z" w:id="1576">
              <w:r w:rsidDel="0018597F" w:rsidR="0030116D">
                <w:delText xml:space="preserve">Chẳng hạn, địa chỉ MAC của thiết bị là A0:65:18:04:31:C6”, </w:delText>
              </w:r>
              <w:r w:rsidDel="0018597F" w:rsidR="001E1093">
                <w:delText>khi đó chuỗ</w:delText>
              </w:r>
              <w:r w:rsidDel="0018597F" w:rsidR="00B7380E">
                <w:delText xml:space="preserve">i được mã hóa md5 là </w:delText>
              </w:r>
              <w:r w:rsidDel="0018597F" w:rsidR="0030116D">
                <w:delText xml:space="preserve">: </w:delText>
              </w:r>
              <w:r w:rsidDel="0018597F" w:rsidR="00B7380E">
                <w:delText xml:space="preserve">“VNPTA0:65:18:0:31:C6”, chuỗi được tạo thành là: </w:delText>
              </w:r>
              <w:r w:rsidRPr="00B7380E" w:rsidDel="0018597F" w:rsidR="00B7380E">
                <w:delText>332b7a2e6d40e94fe048f1dd4c987bdd.</w:delText>
              </w:r>
            </w:del>
          </w:p>
          <w:p w:rsidR="0018597F" w:rsidDel="00630EDC" w:rsidRDefault="0018597F" w14:paraId="1FF9FFF7" w14:textId="1DE6AB3A">
            <w:pPr>
              <w:pStyle w:val="SecondLevelBullet"/>
              <w:numPr>
                <w:ilvl w:val="0"/>
                <w:numId w:val="0"/>
              </w:numPr>
              <w:ind w:left="1080"/>
              <w:jc w:val="left"/>
              <w:rPr>
                <w:del w:author="Tran Khanh Toan" w:date="2022-07-04T09:47:00Z" w:id="1577"/>
              </w:rPr>
              <w:pPrChange w:author="Tran Khanh Toan" w:date="2022-07-04T09:47:00Z" w:id="1578">
                <w:pPr>
                  <w:pStyle w:val="SecondLevelBullet"/>
                </w:pPr>
              </w:pPrChange>
            </w:pPr>
          </w:p>
          <w:p w:rsidR="00B7380E" w:rsidP="00B7380E" w:rsidRDefault="00B7380E" w14:paraId="6E509874" w14:textId="77777777">
            <w:pPr>
              <w:pStyle w:val="FirstLevelBullet"/>
            </w:pPr>
            <w:r>
              <w:t>Device nhận được bản tin Discovery Broadcast, thực hiện xác minh chuỗi xác thực và trả lại Discovery Response trong trường hợp chuỗi xác thực hợp lệ. Bản tin Discovery Response bao gồm các thông tin:</w:t>
            </w:r>
          </w:p>
          <w:p w:rsidR="00B7380E" w:rsidP="00B7380E" w:rsidRDefault="00B7380E" w14:paraId="24F582BE" w14:textId="77777777">
            <w:pPr>
              <w:pStyle w:val="SecondLevelBullet"/>
            </w:pPr>
            <w:r>
              <w:t>Model N</w:t>
            </w:r>
            <w:r w:rsidR="00AB7254">
              <w:t>ame</w:t>
            </w:r>
          </w:p>
          <w:p w:rsidR="00AB7254" w:rsidP="00B7380E" w:rsidRDefault="00AB7254" w14:paraId="79A57C60" w14:textId="77777777">
            <w:pPr>
              <w:pStyle w:val="SecondLevelBullet"/>
            </w:pPr>
            <w:r>
              <w:t>Device MAC (MAC của interface eth0)</w:t>
            </w:r>
          </w:p>
          <w:p w:rsidR="004F777A" w:rsidP="00B7380E" w:rsidRDefault="004F777A" w14:paraId="5CA16868" w14:textId="1B55653C">
            <w:pPr>
              <w:pStyle w:val="SecondLevelBullet"/>
            </w:pPr>
            <w:del w:author="toantk" w:date="2022-07-26T16:28:00Z" w:id="1579">
              <w:r w:rsidDel="00580F04">
                <w:delText xml:space="preserve">GPON </w:delText>
              </w:r>
            </w:del>
            <w:r>
              <w:t>Serial Number</w:t>
            </w:r>
          </w:p>
          <w:p w:rsidR="00AB7254" w:rsidP="00B7380E" w:rsidRDefault="00AB7254" w14:paraId="372F4F99" w14:textId="0511D195">
            <w:pPr>
              <w:pStyle w:val="SecondLevelBullet"/>
            </w:pPr>
            <w:r>
              <w:t xml:space="preserve">IP </w:t>
            </w:r>
            <w:del w:author="toantk" w:date="2022-07-26T16:40:00Z" w:id="1580">
              <w:r w:rsidDel="0096095B">
                <w:delText>Gateway</w:delText>
              </w:r>
            </w:del>
            <w:ins w:author="toantk" w:date="2022-07-26T16:40:00Z" w:id="1581">
              <w:r w:rsidR="0096095B">
                <w:t>điều khiển</w:t>
              </w:r>
            </w:ins>
            <w:ins w:author="toantk" w:date="2022-07-28T10:50:00Z" w:id="1582">
              <w:r w:rsidR="00D81ADE">
                <w:t xml:space="preserve"> (IP này sẽ được Mobile App sử dụng làm địa chỉ đích để gửi bản tin điều khiển thiết bị)</w:t>
              </w:r>
            </w:ins>
          </w:p>
          <w:p w:rsidR="00AB7254" w:rsidP="00B7380E" w:rsidRDefault="00AB7254" w14:paraId="2D0D770D" w14:textId="59F1C833">
            <w:pPr>
              <w:pStyle w:val="SecondLevelBullet"/>
              <w:rPr>
                <w:ins w:author="toantk" w:date="2022-07-26T16:28:00Z" w:id="1583"/>
              </w:rPr>
            </w:pPr>
            <w:r>
              <w:t>Database version</w:t>
            </w:r>
          </w:p>
          <w:p w:rsidR="00580F04" w:rsidP="00B7380E" w:rsidRDefault="00265B01" w14:paraId="2B9A228C" w14:textId="2C90D1F6">
            <w:pPr>
              <w:pStyle w:val="SecondLevelBullet"/>
              <w:rPr>
                <w:ins w:author="toantk" w:date="2022-07-26T17:06:00Z" w:id="1584"/>
              </w:rPr>
            </w:pPr>
            <w:ins w:author="toantk" w:date="2022-07-26T17:06:00Z" w:id="1585">
              <w:r>
                <w:t>Device Type</w:t>
              </w:r>
            </w:ins>
          </w:p>
          <w:p w:rsidR="00265B01" w:rsidP="00B7380E" w:rsidRDefault="00265B01" w14:paraId="4AD3899B" w14:textId="00D1ADFD">
            <w:pPr>
              <w:pStyle w:val="SecondLevelBullet"/>
            </w:pPr>
            <w:ins w:author="toantk" w:date="2022-07-26T17:06:00Z" w:id="1586">
              <w:r>
                <w:t>Device List</w:t>
              </w:r>
            </w:ins>
          </w:p>
          <w:p w:rsidR="00AB7254" w:rsidRDefault="00AB7254" w14:paraId="789CF8B9" w14:textId="7D8B1477">
            <w:pPr>
              <w:pStyle w:val="SecondLevelBullet"/>
            </w:pPr>
            <w:r>
              <w:t xml:space="preserve">Chuỗi xác thực </w:t>
            </w:r>
            <w:del w:author="Tran Khanh Toan" w:date="2022-07-04T09:54:00Z" w:id="1587">
              <w:r w:rsidDel="00F50578">
                <w:delText xml:space="preserve">là 32bytes </w:delText>
              </w:r>
            </w:del>
            <w:r>
              <w:t>được mã hóa MD5 của chuỗi ký tự “VNPT” ghép với MAC của device</w:t>
            </w:r>
            <w:ins w:author="Tran Khanh Toan" w:date="2022-07-04T09:54:00Z" w:id="1588">
              <w:r w:rsidR="00F50578">
                <w:t xml:space="preserve">. Thuật toán mã hóa </w:t>
              </w:r>
            </w:ins>
            <w:ins w:author="Tran Khanh Toan" w:date="2022-07-04T09:55:00Z" w:id="1589">
              <w:r w:rsidR="00F50578">
                <w:t>MD5 sử dụng thuật toán tương tự như trên.</w:t>
              </w:r>
            </w:ins>
            <w:del w:author="Tran Khanh Toan" w:date="2022-07-04T09:54:00Z" w:id="1590">
              <w:r w:rsidDel="00F50578">
                <w:delText>.</w:delText>
              </w:r>
            </w:del>
          </w:p>
        </w:tc>
      </w:tr>
      <w:tr w:rsidR="008D2E3E" w:rsidTr="00E5021C" w14:paraId="602BD833" w14:textId="77777777">
        <w:tc>
          <w:tcPr>
            <w:tcW w:w="1885" w:type="dxa"/>
          </w:tcPr>
          <w:p w:rsidR="008D2E3E" w:rsidP="00E5021C" w:rsidRDefault="008D2E3E" w14:paraId="21AEE696" w14:textId="77777777">
            <w:r>
              <w:lastRenderedPageBreak/>
              <w:t>Actor</w:t>
            </w:r>
          </w:p>
        </w:tc>
        <w:tc>
          <w:tcPr>
            <w:tcW w:w="7340" w:type="dxa"/>
          </w:tcPr>
          <w:p w:rsidR="008D2E3E" w:rsidP="00E5021C" w:rsidRDefault="008D2E3E" w14:paraId="4DD0D944" w14:textId="77777777">
            <w:r>
              <w:t>Admin</w:t>
            </w:r>
          </w:p>
        </w:tc>
      </w:tr>
      <w:tr w:rsidR="008D2E3E" w:rsidTr="00E5021C" w14:paraId="7E077D71" w14:textId="77777777">
        <w:tc>
          <w:tcPr>
            <w:tcW w:w="1885" w:type="dxa"/>
          </w:tcPr>
          <w:p w:rsidR="008D2E3E" w:rsidP="00E5021C" w:rsidRDefault="008D2E3E" w14:paraId="0D11F5D8" w14:textId="77777777">
            <w:r>
              <w:t>Pre-condition</w:t>
            </w:r>
          </w:p>
        </w:tc>
        <w:tc>
          <w:tcPr>
            <w:tcW w:w="7340" w:type="dxa"/>
          </w:tcPr>
          <w:p w:rsidR="008D2E3E" w:rsidP="00E5021C" w:rsidRDefault="008D2E3E" w14:paraId="051126BB" w14:textId="77777777">
            <w:r>
              <w:t>Thiết bị hoạt động bình thường và có phát Wifi</w:t>
            </w:r>
          </w:p>
        </w:tc>
      </w:tr>
      <w:tr w:rsidR="008D2E3E" w:rsidTr="00E5021C" w14:paraId="7F051D8D" w14:textId="77777777">
        <w:tc>
          <w:tcPr>
            <w:tcW w:w="1885" w:type="dxa"/>
          </w:tcPr>
          <w:p w:rsidR="008D2E3E" w:rsidP="00E5021C" w:rsidRDefault="008D2E3E" w14:paraId="00644A05" w14:textId="77777777">
            <w:r>
              <w:t>Post-condition</w:t>
            </w:r>
          </w:p>
        </w:tc>
        <w:tc>
          <w:tcPr>
            <w:tcW w:w="7340" w:type="dxa"/>
          </w:tcPr>
          <w:p w:rsidR="008D2E3E" w:rsidP="00E5021C" w:rsidRDefault="00EA41B6" w14:paraId="22785FEF" w14:textId="66F6A39A">
            <w:r>
              <w:t xml:space="preserve">Thiết bị phản hồi đầy đủ các thông tin phục vụ quá trình dò tìm của </w:t>
            </w:r>
            <w:del w:author="Tran Khanh Toan" w:date="2022-07-01T15:33:00Z" w:id="1591">
              <w:r w:rsidDel="00633976">
                <w:delText>OneLink</w:delText>
              </w:r>
            </w:del>
            <w:ins w:author="Tran Khanh Toan" w:date="2022-07-01T15:33:00Z" w:id="1592">
              <w:r w:rsidR="00633976">
                <w:t>Mobile App</w:t>
              </w:r>
            </w:ins>
          </w:p>
        </w:tc>
      </w:tr>
    </w:tbl>
    <w:p w:rsidR="008D2E3E" w:rsidP="008D2E3E" w:rsidRDefault="008D2E3E" w14:paraId="024BAEA0" w14:textId="77777777"/>
    <w:p w:rsidR="00AB7254" w:rsidP="008D2E3E" w:rsidRDefault="0030134C" w14:paraId="2C76E21B" w14:textId="77777777">
      <w:pPr>
        <w:rPr>
          <w:b/>
          <w:bCs/>
        </w:rPr>
      </w:pPr>
      <w:r>
        <w:rPr>
          <w:b/>
          <w:bCs/>
        </w:rPr>
        <w:t>Luồng dữ liệu:</w:t>
      </w:r>
    </w:p>
    <w:p w:rsidR="004F5902" w:rsidRDefault="004F777A" w14:paraId="2B2E0851" w14:textId="77777777">
      <w:pPr>
        <w:keepNext/>
        <w:rPr>
          <w:ins w:author="toantk" w:date="2022-07-27T18:00:00Z" w:id="1593"/>
        </w:rPr>
      </w:pPr>
      <w:del w:author="toantk" w:date="2022-07-27T16:30:00Z" w:id="1594">
        <w:r w:rsidDel="00431032">
          <w:object w:dxaOrig="9180" w:dyaOrig="5295" w14:anchorId="6522C787">
            <v:shape id="_x0000_i1026" style="width:460.5pt;height:266.25pt" o:ole="" type="#_x0000_t75">
              <v:imagedata o:title="" r:id="rId13"/>
            </v:shape>
            <o:OLEObject Type="Embed" ProgID="Visio.Drawing.15" ShapeID="_x0000_i1026" DrawAspect="Content" ObjectID="_1721885951" r:id="rId14"/>
          </w:object>
        </w:r>
      </w:del>
      <w:ins w:author="toantk" w:date="2022-07-27T16:30:00Z" w:id="1595">
        <w:r w:rsidRPr="00431032" w:rsidR="00431032">
          <w:rPr>
            <w:noProof/>
          </w:rPr>
          <w:drawing>
            <wp:inline distT="0" distB="0" distL="0" distR="0" wp14:anchorId="12294E47" wp14:editId="4F5C9EAA">
              <wp:extent cx="5864225" cy="3378304"/>
              <wp:effectExtent l="0" t="0" r="3175" b="0"/>
              <wp:docPr id="9" name="Picture 9" descr="C:\Users\toantk\Downloads\onelink-P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C:\Users\toantk\Downloads\onelink-Page-1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4225" cy="3378304"/>
                      </a:xfrm>
                      <a:prstGeom prst="rect">
                        <a:avLst/>
                      </a:prstGeom>
                      <a:noFill/>
                      <a:ln>
                        <a:noFill/>
                      </a:ln>
                    </pic:spPr>
                  </pic:pic>
                </a:graphicData>
              </a:graphic>
            </wp:inline>
          </w:drawing>
        </w:r>
      </w:ins>
    </w:p>
    <w:p w:rsidR="0030134C" w:rsidDel="00431032" w:rsidRDefault="004F5902" w14:paraId="67CCDF34" w14:textId="3A8430C8">
      <w:pPr>
        <w:pStyle w:val="Caption"/>
        <w:rPr>
          <w:del w:author="toantk" w:date="2022-07-27T16:30:00Z" w:id="1596"/>
        </w:rPr>
        <w:pPrChange w:author="toantk" w:date="2022-07-27T18:00:00Z" w:id="1597">
          <w:pPr>
            <w:keepNext/>
          </w:pPr>
        </w:pPrChange>
      </w:pPr>
      <w:bookmarkStart w:name="_Toc110529190" w:id="1598"/>
      <w:ins w:author="toantk" w:date="2022-07-27T18:00:00Z" w:id="1599">
        <w:r>
          <w:t xml:space="preserve">Hình </w:t>
        </w:r>
      </w:ins>
      <w:ins w:author="toantk" w:date="2022-07-28T09:55:00Z" w:id="1600">
        <w:r w:rsidR="00881A01">
          <w:fldChar w:fldCharType="begin"/>
        </w:r>
        <w:r w:rsidR="00881A01">
          <w:instrText xml:space="preserve"> STYLEREF 1 \s </w:instrText>
        </w:r>
      </w:ins>
      <w:r w:rsidR="00881A01">
        <w:fldChar w:fldCharType="separate"/>
      </w:r>
      <w:r w:rsidR="00533729">
        <w:rPr>
          <w:noProof/>
        </w:rPr>
        <w:t>7</w:t>
      </w:r>
      <w:ins w:author="toantk" w:date="2022-07-28T09:55:00Z" w:id="1601">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1</w:t>
      </w:r>
      <w:ins w:author="toantk" w:date="2022-07-28T09:55:00Z" w:id="1602">
        <w:r w:rsidR="00881A01">
          <w:fldChar w:fldCharType="end"/>
        </w:r>
      </w:ins>
      <w:ins w:author="toantk" w:date="2022-07-27T18:00:00Z" w:id="1603">
        <w:r>
          <w:t xml:space="preserve"> Luồng dữ liệu dò tìm các thiết bị trong mạng</w:t>
        </w:r>
      </w:ins>
      <w:bookmarkEnd w:id="1598"/>
    </w:p>
    <w:p w:rsidRPr="004F5902" w:rsidR="004F5902" w:rsidRDefault="0030134C" w14:paraId="303A2912" w14:textId="6D909891">
      <w:pPr>
        <w:pStyle w:val="Caption"/>
      </w:pPr>
      <w:del w:author="toantk" w:date="2022-07-27T16:30:00Z" w:id="1604">
        <w:r w:rsidDel="00431032">
          <w:delText xml:space="preserve">Hình </w:delText>
        </w:r>
      </w:del>
      <w:ins w:author="Tran Khanh Toan" w:date="2022-07-01T17:42:00Z" w:id="1605">
        <w:del w:author="toantk" w:date="2022-07-27T09:26:00Z" w:id="1606">
          <w:r w:rsidDel="006A7679" w:rsidR="00076894">
            <w:fldChar w:fldCharType="begin"/>
          </w:r>
          <w:r w:rsidDel="006A7679" w:rsidR="00076894">
            <w:delInstrText xml:space="preserve"> STYLEREF 1 \s </w:delInstrText>
          </w:r>
        </w:del>
      </w:ins>
      <w:del w:author="toantk" w:date="2022-07-27T09:26:00Z" w:id="1607">
        <w:r w:rsidDel="006A7679" w:rsidR="00076894">
          <w:fldChar w:fldCharType="separate"/>
        </w:r>
        <w:r w:rsidDel="006A7679" w:rsidR="00076894">
          <w:rPr>
            <w:noProof/>
          </w:rPr>
          <w:delText>7</w:delText>
        </w:r>
      </w:del>
      <w:ins w:author="Tran Khanh Toan" w:date="2022-07-01T17:42:00Z" w:id="1608">
        <w:del w:author="toantk" w:date="2022-07-27T09:26:00Z" w:id="1609">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610">
        <w:r w:rsidDel="006A7679" w:rsidR="00076894">
          <w:fldChar w:fldCharType="separate"/>
        </w:r>
      </w:del>
      <w:ins w:author="Tran Khanh Toan" w:date="2022-07-01T17:42:00Z" w:id="1611">
        <w:del w:author="toantk" w:date="2022-07-27T09:26:00Z" w:id="1612">
          <w:r w:rsidDel="006A7679" w:rsidR="00076894">
            <w:rPr>
              <w:noProof/>
            </w:rPr>
            <w:delText>1</w:delText>
          </w:r>
          <w:r w:rsidDel="006A7679" w:rsidR="00076894">
            <w:fldChar w:fldCharType="end"/>
          </w:r>
        </w:del>
      </w:ins>
      <w:del w:author="toantk" w:date="2022-07-27T18:00:00Z" w:id="1613">
        <w:r w:rsidDel="004F5902" w:rsidR="003F0BD0">
          <w:rPr>
            <w:noProof/>
          </w:rPr>
          <w:fldChar w:fldCharType="begin"/>
        </w:r>
        <w:r w:rsidDel="004F5902" w:rsidR="003F0BD0">
          <w:rPr>
            <w:noProof/>
          </w:rPr>
          <w:delInstrText xml:space="preserve"> STYLEREF 1 \s </w:delInstrText>
        </w:r>
        <w:r w:rsidDel="004F5902" w:rsidR="003F0BD0">
          <w:rPr>
            <w:noProof/>
          </w:rPr>
          <w:fldChar w:fldCharType="separate"/>
        </w:r>
        <w:r w:rsidDel="004F5902" w:rsidR="00CE3D0F">
          <w:rPr>
            <w:noProof/>
          </w:rPr>
          <w:delText>7</w:delText>
        </w:r>
        <w:r w:rsidDel="004F5902" w:rsidR="003F0BD0">
          <w:rPr>
            <w:noProof/>
          </w:rPr>
          <w:fldChar w:fldCharType="end"/>
        </w:r>
        <w:r w:rsidDel="004F5902" w:rsidR="00CE3D0F">
          <w:delText>.</w:delText>
        </w:r>
        <w:r w:rsidDel="004F5902" w:rsidR="003F0BD0">
          <w:rPr>
            <w:noProof/>
          </w:rPr>
          <w:fldChar w:fldCharType="begin"/>
        </w:r>
        <w:r w:rsidDel="004F5902" w:rsidR="003F0BD0">
          <w:rPr>
            <w:noProof/>
          </w:rPr>
          <w:delInstrText xml:space="preserve"> SEQ Hình \* ARABIC \s 1 </w:delInstrText>
        </w:r>
        <w:r w:rsidDel="004F5902" w:rsidR="003F0BD0">
          <w:rPr>
            <w:noProof/>
          </w:rPr>
          <w:fldChar w:fldCharType="separate"/>
        </w:r>
        <w:r w:rsidDel="004F5902" w:rsidR="00CE3D0F">
          <w:rPr>
            <w:noProof/>
          </w:rPr>
          <w:delText>1</w:delText>
        </w:r>
        <w:r w:rsidDel="004F5902" w:rsidR="003F0BD0">
          <w:rPr>
            <w:noProof/>
          </w:rPr>
          <w:fldChar w:fldCharType="end"/>
        </w:r>
      </w:del>
      <w:del w:author="toantk" w:date="2022-07-27T17:58:00Z" w:id="1614">
        <w:r w:rsidDel="004F5902">
          <w:delText xml:space="preserve"> </w:delText>
        </w:r>
      </w:del>
      <w:del w:author="toantk" w:date="2022-07-27T18:00:00Z" w:id="1615">
        <w:r w:rsidDel="004F5902">
          <w:delText>Luồng dữ liệu dò tìm các thiết bị trong mạng</w:delText>
        </w:r>
      </w:del>
    </w:p>
    <w:p w:rsidR="0030134C" w:rsidP="0030134C" w:rsidRDefault="0030134C" w14:paraId="27BA31DA" w14:textId="7035F2BF">
      <w:pPr>
        <w:rPr>
          <w:b/>
          <w:bCs/>
        </w:rPr>
      </w:pPr>
      <w:del w:author="Tran Khanh Toan" w:date="2022-07-04T09:52:00Z" w:id="1616">
        <w:r w:rsidDel="006F3D29">
          <w:rPr>
            <w:b/>
            <w:bCs/>
          </w:rPr>
          <w:delText xml:space="preserve">Cấu trúc dữ liệu </w:delText>
        </w:r>
      </w:del>
      <w:ins w:author="Tran Khanh Toan" w:date="2022-07-04T09:52:00Z" w:id="1617">
        <w:r w:rsidR="006F3D29">
          <w:rPr>
            <w:b/>
            <w:bCs/>
          </w:rPr>
          <w:t xml:space="preserve">Cấu trúc payload </w:t>
        </w:r>
      </w:ins>
      <w:r>
        <w:rPr>
          <w:b/>
          <w:bCs/>
        </w:rPr>
        <w:t>của bản tin:</w:t>
      </w:r>
    </w:p>
    <w:p w:rsidR="0030134C" w:rsidP="0030134C" w:rsidRDefault="0030134C" w14:paraId="2D173E7B" w14:textId="77777777">
      <w:pPr>
        <w:pStyle w:val="FirstLevelBullet"/>
        <w:numPr>
          <w:ilvl w:val="0"/>
          <w:numId w:val="9"/>
        </w:numPr>
      </w:pPr>
      <w:r>
        <w:t>Discovery Request:</w:t>
      </w:r>
    </w:p>
    <w:p w:rsidR="0030134C" w:rsidP="0030134C" w:rsidRDefault="0030134C" w14:paraId="6FC4B6B1" w14:textId="2CF03C16">
      <w:pPr>
        <w:pStyle w:val="FirstLevelBullet"/>
        <w:numPr>
          <w:ilvl w:val="0"/>
          <w:numId w:val="0"/>
        </w:numPr>
        <w:ind w:left="720"/>
      </w:pPr>
      <w:r>
        <w:lastRenderedPageBreak/>
        <w:t>{</w:t>
      </w:r>
      <w:ins w:author="Tran Khanh Toan" w:date="2022-07-01T13:53:00Z" w:id="1618">
        <w:r w:rsidR="00572564">
          <w:t xml:space="preserve">“action” : “discovery”, </w:t>
        </w:r>
      </w:ins>
      <w:r>
        <w:t>“clientMac” : “&lt;clientM</w:t>
      </w:r>
      <w:r w:rsidR="00DD6183">
        <w:t>ac</w:t>
      </w:r>
      <w:r>
        <w:t>&gt;”, “authenString” : “&lt;authenString&gt;”</w:t>
      </w:r>
      <w:r w:rsidR="007422D2">
        <w:t>, “</w:t>
      </w:r>
      <w:ins w:author="Tran Khanh Toan" w:date="2022-07-01T13:49:00Z" w:id="1619">
        <w:r w:rsidR="0006291A">
          <w:t>requestId</w:t>
        </w:r>
      </w:ins>
      <w:del w:author="Tran Khanh Toan" w:date="2022-07-01T13:49:00Z" w:id="1620">
        <w:r w:rsidDel="0006291A" w:rsidR="006830FB">
          <w:delText>yp</w:delText>
        </w:r>
      </w:del>
      <w:r w:rsidR="007422D2">
        <w:t xml:space="preserve">” : </w:t>
      </w:r>
      <w:r w:rsidR="003E0981">
        <w:t>&lt;requestId&gt;</w:t>
      </w:r>
      <w:r>
        <w:t>}</w:t>
      </w:r>
    </w:p>
    <w:p w:rsidR="0030134C" w:rsidP="0030134C" w:rsidRDefault="0030134C" w14:paraId="68A1A57A" w14:textId="17390AAF">
      <w:pPr>
        <w:pStyle w:val="FirstLevelBullet"/>
        <w:numPr>
          <w:ilvl w:val="0"/>
          <w:numId w:val="9"/>
        </w:numPr>
        <w:rPr>
          <w:ins w:author="Tran Khanh Toan" w:date="2022-07-01T13:46:00Z" w:id="1621"/>
        </w:rPr>
      </w:pPr>
      <w:r>
        <w:t>Discovery Response:</w:t>
      </w:r>
    </w:p>
    <w:p w:rsidR="0006291A" w:rsidDel="008F3EFA" w:rsidRDefault="0006291A" w14:paraId="025BABFA" w14:textId="1D646237">
      <w:pPr>
        <w:pStyle w:val="FirstLevelBullet"/>
        <w:numPr>
          <w:ilvl w:val="1"/>
          <w:numId w:val="9"/>
        </w:numPr>
        <w:rPr>
          <w:del w:author="Tran Khanh Toan" w:date="2022-07-01T14:01:00Z" w:id="1622"/>
        </w:rPr>
        <w:pPrChange w:author="Tran Khanh Toan" w:date="2022-07-01T13:46:00Z" w:id="1623">
          <w:pPr>
            <w:pStyle w:val="FirstLevelBullet"/>
            <w:numPr>
              <w:numId w:val="9"/>
            </w:numPr>
          </w:pPr>
        </w:pPrChange>
      </w:pPr>
      <w:ins w:author="Tran Khanh Toan" w:date="2022-07-01T13:48:00Z" w:id="1624">
        <w:r>
          <w:t xml:space="preserve">Discovery </w:t>
        </w:r>
      </w:ins>
      <w:ins w:author="Tran Khanh Toan" w:date="2022-07-01T13:49:00Z" w:id="1625">
        <w:r>
          <w:t>Response Success:</w:t>
        </w:r>
      </w:ins>
    </w:p>
    <w:p w:rsidR="00572564" w:rsidRDefault="00091FE1" w14:paraId="6F91EA28" w14:textId="1CC5C89B">
      <w:pPr>
        <w:pStyle w:val="FirstLevelBullet"/>
        <w:numPr>
          <w:ilvl w:val="1"/>
          <w:numId w:val="9"/>
        </w:numPr>
        <w:rPr>
          <w:ins w:author="Tran Khanh Toan" w:date="2022-07-01T13:55:00Z" w:id="1626"/>
        </w:rPr>
        <w:pPrChange w:author="Tran Khanh Toan" w:date="2022-07-01T14:01:00Z" w:id="1627">
          <w:pPr>
            <w:pStyle w:val="FirstLevelBullet"/>
            <w:numPr>
              <w:numId w:val="0"/>
            </w:numPr>
            <w:ind w:left="0" w:firstLine="0"/>
          </w:pPr>
        </w:pPrChange>
      </w:pPr>
      <w:del w:author="Tran Khanh Toan" w:date="2022-07-01T14:01:00Z" w:id="1628">
        <w:r w:rsidDel="008F3EFA">
          <w:delText>{</w:delText>
        </w:r>
        <w:r w:rsidDel="008F3EFA" w:rsidR="0030134C">
          <w:delText>“modelName” : “&lt;modelName&gt;”, “</w:delText>
        </w:r>
        <w:r w:rsidDel="008F3EFA" w:rsidR="00DD6183">
          <w:delText xml:space="preserve">deviceMac” : “&lt;deviceMac&gt;” , </w:delText>
        </w:r>
        <w:r w:rsidDel="008F3EFA" w:rsidR="004F777A">
          <w:delText xml:space="preserve">“gponSerial” : “&lt;gponSerial&gt;”, </w:delText>
        </w:r>
        <w:r w:rsidDel="008F3EFA" w:rsidR="00DD6183">
          <w:delText>“ipAddr” : “&lt;ipAddr&gt;”, “authenString” : “&lt;authenString&gt;”</w:delText>
        </w:r>
        <w:r w:rsidDel="008F3EFA" w:rsidR="007422D2">
          <w:delText>, “requestId” : “&lt;requestId&gt;”</w:delText>
        </w:r>
        <w:r w:rsidDel="008F3EFA">
          <w:delText>}</w:delText>
        </w:r>
      </w:del>
    </w:p>
    <w:p w:rsidR="008F3EFA" w:rsidRDefault="008F3EFA" w14:paraId="09CDB9B4" w14:textId="6542321F">
      <w:pPr>
        <w:pStyle w:val="FirstLevelBullet"/>
        <w:numPr>
          <w:ilvl w:val="0"/>
          <w:numId w:val="0"/>
        </w:numPr>
        <w:rPr>
          <w:ins w:author="Tran Khanh Toan" w:date="2022-07-01T14:05:00Z" w:id="1629"/>
        </w:rPr>
      </w:pPr>
      <w:ins w:author="Tran Khanh Toan" w:date="2022-07-01T14:05:00Z" w:id="1630">
        <w:r>
          <w:t>{</w:t>
        </w:r>
      </w:ins>
    </w:p>
    <w:p w:rsidR="00572564" w:rsidRDefault="00572564" w14:paraId="219E78E4" w14:textId="43BECD10">
      <w:pPr>
        <w:pStyle w:val="FirstLevelBullet"/>
        <w:numPr>
          <w:ilvl w:val="0"/>
          <w:numId w:val="0"/>
        </w:numPr>
        <w:rPr>
          <w:ins w:author="Tran Khanh Toan" w:date="2022-07-01T13:55:00Z" w:id="1631"/>
        </w:rPr>
      </w:pPr>
      <w:ins w:author="Tran Khanh Toan" w:date="2022-07-01T13:55:00Z" w:id="1632">
        <w:r>
          <w:t>"status": 0,</w:t>
        </w:r>
      </w:ins>
    </w:p>
    <w:p w:rsidR="00572564" w:rsidRDefault="00572564" w14:paraId="57909121" w14:textId="77777777">
      <w:pPr>
        <w:pStyle w:val="FirstLevelBullet"/>
        <w:numPr>
          <w:ilvl w:val="0"/>
          <w:numId w:val="0"/>
        </w:numPr>
        <w:rPr>
          <w:ins w:author="Tran Khanh Toan" w:date="2022-07-01T13:55:00Z" w:id="1633"/>
        </w:rPr>
      </w:pPr>
      <w:ins w:author="Tran Khanh Toan" w:date="2022-07-01T13:55:00Z" w:id="1634">
        <w:r>
          <w:t>“message”: “Success”,</w:t>
        </w:r>
      </w:ins>
    </w:p>
    <w:p w:rsidR="00572564" w:rsidRDefault="00572564" w14:paraId="601C71B5" w14:textId="4BE25844">
      <w:pPr>
        <w:pStyle w:val="FirstLevelBullet"/>
        <w:numPr>
          <w:ilvl w:val="0"/>
          <w:numId w:val="0"/>
        </w:numPr>
        <w:rPr>
          <w:ins w:author="Tran Khanh Toan" w:date="2022-07-01T13:55:00Z" w:id="1635"/>
        </w:rPr>
      </w:pPr>
      <w:ins w:author="Tran Khanh Toan" w:date="2022-07-01T13:55:00Z" w:id="1636">
        <w:r>
          <w:t xml:space="preserve">“requestId” : </w:t>
        </w:r>
      </w:ins>
      <w:r w:rsidR="003E0981">
        <w:t>&lt;requestId&gt;</w:t>
      </w:r>
      <w:ins w:author="Tran Khanh Toan" w:date="2022-07-01T13:55:00Z" w:id="1637">
        <w:r>
          <w:t>,</w:t>
        </w:r>
      </w:ins>
    </w:p>
    <w:p w:rsidR="00572564" w:rsidRDefault="00572564" w14:paraId="3E431AF9" w14:textId="076184C7">
      <w:pPr>
        <w:pStyle w:val="FirstLevelBullet"/>
        <w:numPr>
          <w:ilvl w:val="0"/>
          <w:numId w:val="0"/>
        </w:numPr>
        <w:rPr>
          <w:ins w:author="Tran Khanh Toan" w:date="2022-07-01T14:03:00Z" w:id="1638"/>
        </w:rPr>
      </w:pPr>
      <w:ins w:author="Tran Khanh Toan" w:date="2022-07-01T13:55:00Z" w:id="1639">
        <w:r>
          <w:t>"data": {</w:t>
        </w:r>
      </w:ins>
    </w:p>
    <w:p w:rsidR="008F3EFA" w:rsidRDefault="008F3EFA" w14:paraId="432F7054" w14:textId="4A246C5F">
      <w:pPr>
        <w:pStyle w:val="FirstLevelBullet"/>
        <w:numPr>
          <w:ilvl w:val="0"/>
          <w:numId w:val="0"/>
        </w:numPr>
        <w:rPr>
          <w:ins w:author="Tran Khanh Toan" w:date="2022-07-01T14:04:00Z" w:id="1640"/>
        </w:rPr>
      </w:pPr>
      <w:ins w:author="Tran Khanh Toan" w:date="2022-07-01T14:03:00Z" w:id="1641">
        <w:r>
          <w:tab/>
        </w:r>
        <w:r>
          <w:tab/>
        </w:r>
        <w:r>
          <w:t>“action” : “discovery</w:t>
        </w:r>
      </w:ins>
      <w:ins w:author="Tran Khanh Toan" w:date="2022-07-01T14:04:00Z" w:id="1642">
        <w:r>
          <w:t>”,</w:t>
        </w:r>
      </w:ins>
    </w:p>
    <w:p w:rsidR="00572564" w:rsidP="2ADD6C4A" w:rsidRDefault="008F3EFA" w14:paraId="2F6EA3B7" w14:textId="154D3F54">
      <w:pPr>
        <w:pStyle w:val="FirstLevelBullet"/>
        <w:numPr>
          <w:numId w:val="0"/>
        </w:numPr>
        <w:rPr>
          <w:ins w:author="Tran Khanh Toan" w:date="2022-07-01T13:55:00Z" w:id="1643"/>
        </w:rPr>
        <w:pPrChange w:author="toantk" w:date="2022-08-04T17:59:00Z" w:id="1644">
          <w:pPr>
            <w:pStyle w:val="FirstLevelBullet"/>
            <w:numPr>
              <w:numId w:val="0"/>
            </w:numPr>
            <w:ind w:left="0" w:firstLine="720"/>
          </w:pPr>
        </w:pPrChange>
      </w:pPr>
      <w:ins w:author="Tran Khanh Toan" w:date="2022-07-01T14:04:00Z" w:id="1645">
        <w:r>
          <w:tab/>
        </w:r>
        <w:r>
          <w:tab/>
        </w:r>
        <w:r w:rsidR="01CB3818">
          <w:t>“result</w:t>
        </w:r>
      </w:ins>
      <w:ins w:author="Tran Khanh Toan" w:date="2022-07-01T14:06:00Z" w:id="404754691">
        <w:r w:rsidR="01CB3818">
          <w:t>s</w:t>
        </w:r>
      </w:ins>
      <w:ins w:author="Tran Khanh Toan" w:date="2022-07-01T14:04:00Z" w:id="1141225988">
        <w:r w:rsidR="01CB3818">
          <w:t>” :</w:t>
        </w:r>
      </w:ins>
      <w:ins w:author="Tran Khanh Toan" w:date="2022-07-01T14:05:00Z" w:id="619032120">
        <w:r w:rsidR="01CB3818">
          <w:t xml:space="preserve"> </w:t>
        </w:r>
      </w:ins>
      <w:ins w:author="Tran Khanh Toan" w:date="2022-07-01T13:55:00Z" w:id="1179229439">
        <w:r w:rsidR="0E442B2C">
          <w:t>[</w:t>
        </w:r>
      </w:ins>
    </w:p>
    <w:p w:rsidR="00572564" w:rsidP="2ADD6C4A" w:rsidRDefault="00572564" w14:paraId="428B747A" w14:textId="77777777">
      <w:pPr>
        <w:pStyle w:val="FirstLevelBullet"/>
        <w:numPr>
          <w:numId w:val="0"/>
        </w:numPr>
        <w:ind w:left="1440"/>
        <w:rPr>
          <w:ins w:author="Tran Khanh Toan" w:date="2022-07-01T13:55:00Z" w:id="1650"/>
        </w:rPr>
        <w:pPrChange w:author="toantk" w:date="2022-08-04T17:59:00Z" w:id="1651">
          <w:pPr>
            <w:pStyle w:val="FirstLevelBullet"/>
            <w:numPr>
              <w:numId w:val="0"/>
            </w:numPr>
            <w:ind w:left="0" w:firstLine="0"/>
          </w:pPr>
        </w:pPrChange>
      </w:pPr>
      <w:ins w:author="Tran Khanh Toan" w:date="2022-07-01T13:55:00Z" w:id="1652">
        <w:r>
          <w:tab/>
        </w:r>
        <w:r>
          <w:tab/>
        </w:r>
        <w:r w:rsidR="0E442B2C">
          <w:t>{</w:t>
        </w:r>
      </w:ins>
    </w:p>
    <w:p w:rsidR="00572564" w:rsidP="2ADD6C4A" w:rsidRDefault="00572564" w14:paraId="26F7CFD7" w14:textId="77777777">
      <w:pPr>
        <w:pStyle w:val="FirstLevelBullet"/>
        <w:numPr>
          <w:numId w:val="0"/>
        </w:numPr>
        <w:ind w:left="1440"/>
        <w:rPr>
          <w:ins w:author="Tran Khanh Toan" w:date="2022-07-01T14:01:00Z" w:id="1653"/>
        </w:rPr>
        <w:pPrChange w:author="toantk" w:date="2022-08-04T17:59:00Z" w:id="1654">
          <w:pPr>
            <w:pStyle w:val="FirstLevelBullet"/>
            <w:numPr>
              <w:numId w:val="0"/>
            </w:numPr>
            <w:ind w:left="0" w:firstLine="0"/>
          </w:pPr>
        </w:pPrChange>
      </w:pPr>
      <w:ins w:author="Tran Khanh Toan" w:date="2022-07-01T13:55:00Z" w:id="1655">
        <w:r>
          <w:tab/>
        </w:r>
        <w:r>
          <w:tab/>
        </w:r>
        <w:r>
          <w:tab/>
        </w:r>
      </w:ins>
      <w:ins w:author="Tran Khanh Toan" w:date="2022-07-01T14:00:00Z" w:id="2045198289">
        <w:r w:rsidR="0E442B2C">
          <w:t xml:space="preserve">“modelName” : “&lt;modelName&gt;”, </w:t>
        </w:r>
      </w:ins>
    </w:p>
    <w:p w:rsidR="00572564" w:rsidP="2ADD6C4A" w:rsidRDefault="012F9156" w14:paraId="3E0737BC" w14:textId="77777777">
      <w:pPr>
        <w:pStyle w:val="FirstLevelBullet"/>
        <w:numPr>
          <w:numId w:val="0"/>
        </w:numPr>
        <w:ind w:left="2880" w:firstLine="720"/>
        <w:rPr>
          <w:ins w:author="Tran Khanh Toan" w:date="2022-07-01T14:01:00Z" w:id="1657"/>
        </w:rPr>
        <w:pPrChange w:author="toantk" w:date="2022-08-04T17:59:00Z" w:id="1658">
          <w:pPr>
            <w:pStyle w:val="FirstLevelBullet"/>
            <w:numPr>
              <w:numId w:val="0"/>
            </w:numPr>
            <w:ind w:left="0" w:firstLine="0"/>
          </w:pPr>
        </w:pPrChange>
      </w:pPr>
      <w:ins w:author="Tran Khanh Toan" w:date="2022-07-01T14:00:00Z" w:id="1943393263">
        <w:r w:rsidR="0E442B2C">
          <w:t xml:space="preserve">“deviceMac” : “&lt;deviceMac&gt;”, </w:t>
        </w:r>
      </w:ins>
    </w:p>
    <w:p w:rsidR="00572564" w:rsidP="2ADD6C4A" w:rsidRDefault="012F9156" w14:paraId="09B54A86" w14:textId="13CBA010">
      <w:pPr>
        <w:pStyle w:val="FirstLevelBullet"/>
        <w:numPr>
          <w:numId w:val="0"/>
        </w:numPr>
        <w:ind w:left="2880" w:firstLine="720"/>
        <w:rPr>
          <w:ins w:author="Tran Khanh Toan" w:date="2022-07-01T14:00:00Z" w:id="1660"/>
        </w:rPr>
        <w:pPrChange w:author="toantk" w:date="2022-08-04T17:59:00Z" w:id="1661">
          <w:pPr>
            <w:pStyle w:val="FirstLevelBullet"/>
            <w:numPr>
              <w:numId w:val="0"/>
            </w:numPr>
            <w:ind w:left="0" w:firstLine="0"/>
          </w:pPr>
        </w:pPrChange>
      </w:pPr>
      <w:ins w:author="Tran Khanh Toan" w:date="2022-07-01T14:00:00Z" w:id="316820929">
        <w:r w:rsidR="0E442B2C">
          <w:t>“</w:t>
        </w:r>
      </w:ins>
      <w:del w:author="toantk" w:date="2022-07-27T16:29:00Z" w:id="654016355">
        <w:r w:rsidDel="7B1942F0">
          <w:delText>gpon</w:delText>
        </w:r>
      </w:del>
      <w:ins w:author="toantk" w:date="2022-07-27T16:29:00Z" w:id="184515405">
        <w:r w:rsidR="65AA3DC6">
          <w:t>serialNumber</w:t>
        </w:r>
      </w:ins>
      <w:del w:author="toantk" w:date="2022-07-27T16:29:00Z" w:id="917853917">
        <w:r w:rsidDel="7B1942F0">
          <w:delText>Serial</w:delText>
        </w:r>
      </w:del>
      <w:ins w:author="Tran Khanh Toan" w:date="2022-07-01T14:00:00Z" w:id="1218001531">
        <w:r w:rsidR="0E442B2C">
          <w:t>” : “&lt;</w:t>
        </w:r>
      </w:ins>
      <w:ins w:author="toantk" w:date="2022-07-27T16:29:00Z" w:id="1196531937">
        <w:r w:rsidR="65AA3DC6">
          <w:t>serialNumber</w:t>
        </w:r>
      </w:ins>
      <w:del w:author="toantk" w:date="2022-07-27T16:29:00Z" w:id="2005457879">
        <w:r w:rsidDel="7B1942F0">
          <w:delText>gponSerial</w:delText>
        </w:r>
      </w:del>
      <w:ins w:author="Tran Khanh Toan" w:date="2022-07-01T14:00:00Z" w:id="1527563799">
        <w:r w:rsidR="0E442B2C">
          <w:t>&gt;”,</w:t>
        </w:r>
      </w:ins>
    </w:p>
    <w:p w:rsidR="00572564" w:rsidP="2ADD6C4A" w:rsidRDefault="012F9156" w14:paraId="5D82178E" w14:textId="7BDE3200">
      <w:pPr>
        <w:pStyle w:val="FirstLevelBullet"/>
        <w:numPr>
          <w:numId w:val="0"/>
        </w:numPr>
        <w:ind w:left="2880" w:firstLine="720"/>
        <w:rPr>
          <w:ins w:author="Tran Khanh Toan" w:date="2022-08-04T15:06:00Z" w:id="1670"/>
        </w:rPr>
        <w:pPrChange w:author="toantk" w:date="2022-08-04T17:59:00Z" w:id="1671">
          <w:pPr>
            <w:pStyle w:val="FirstLevelBullet"/>
            <w:numPr>
              <w:numId w:val="0"/>
            </w:numPr>
            <w:ind w:left="0" w:firstLine="0"/>
          </w:pPr>
        </w:pPrChange>
      </w:pPr>
      <w:ins w:author="Tran Khanh Toan" w:date="2022-07-01T14:00:00Z" w:id="685317741">
        <w:r w:rsidR="0E442B2C">
          <w:t xml:space="preserve">“ipAddr” : “&lt;ipAddr&gt;”, </w:t>
        </w:r>
      </w:ins>
    </w:p>
    <w:p w:rsidR="00FB5FB5" w:rsidP="2ADD6C4A" w:rsidRDefault="098E90CF" w14:paraId="16312D94" w14:textId="2041E0F3">
      <w:pPr>
        <w:pStyle w:val="FirstLevelBullet"/>
        <w:numPr>
          <w:numId w:val="0"/>
        </w:numPr>
        <w:ind w:left="2880" w:firstLine="720"/>
        <w:rPr>
          <w:ins w:author="toantk" w:date="2022-07-26T17:06:00Z" w:id="1673"/>
        </w:rPr>
        <w:pPrChange w:author="toantk" w:date="2022-08-04T17:59:00Z" w:id="1674">
          <w:pPr>
            <w:pStyle w:val="FirstLevelBullet"/>
            <w:numPr>
              <w:numId w:val="0"/>
            </w:numPr>
            <w:ind w:left="0" w:firstLine="0"/>
          </w:pPr>
        </w:pPrChange>
      </w:pPr>
      <w:ins w:author="Tran Khanh Toan" w:date="2022-08-04T15:06:00Z" w:id="1885678369">
        <w:r w:rsidR="601B96EC">
          <w:t>“d</w:t>
        </w:r>
      </w:ins>
      <w:ins w:author="Tran Khanh Toan" w:date="2022-08-04T15:09:00Z" w:id="874964385">
        <w:r w:rsidR="601B96EC">
          <w:t>b</w:t>
        </w:r>
      </w:ins>
      <w:ins w:author="Tran Khanh Toan" w:date="2022-08-04T15:06:00Z" w:id="551623920">
        <w:r w:rsidR="601B96EC">
          <w:t>Version</w:t>
        </w:r>
      </w:ins>
      <w:ins w:author="Tran Khanh Toan" w:date="2022-08-04T15:07:00Z" w:id="1512893724">
        <w:r w:rsidR="601B96EC">
          <w:t>”</w:t>
        </w:r>
      </w:ins>
      <w:ins w:author="Tran Khanh Toan" w:date="2022-08-04T15:08:00Z" w:id="1258138288">
        <w:r w:rsidR="601B96EC">
          <w:t xml:space="preserve"> : &lt;</w:t>
        </w:r>
      </w:ins>
      <w:ins w:author="Tran Khanh Toan" w:date="2022-08-04T15:09:00Z" w:id="1124255285">
        <w:r w:rsidR="601B96EC">
          <w:t>dbVersion</w:t>
        </w:r>
      </w:ins>
      <w:ins w:author="Tran Khanh Toan" w:date="2022-08-04T15:08:00Z" w:id="634155022">
        <w:r w:rsidR="601B96EC">
          <w:t>&gt;,</w:t>
        </w:r>
      </w:ins>
    </w:p>
    <w:p w:rsidR="00265B01" w:rsidP="2ADD6C4A" w:rsidRDefault="561DA7C5" w14:paraId="06FC163A" w14:textId="60DEE764">
      <w:pPr>
        <w:pStyle w:val="FirstLevelBullet"/>
        <w:numPr>
          <w:numId w:val="0"/>
        </w:numPr>
        <w:ind w:left="2880" w:firstLine="720"/>
        <w:rPr>
          <w:ins w:author="toantk" w:date="2022-07-26T17:07:00Z" w:id="1682"/>
        </w:rPr>
        <w:pPrChange w:author="toantk" w:date="2022-08-04T17:59:00Z" w:id="1683">
          <w:pPr>
            <w:pStyle w:val="FirstLevelBullet"/>
            <w:numPr>
              <w:numId w:val="0"/>
            </w:numPr>
            <w:ind w:left="0" w:firstLine="0"/>
          </w:pPr>
        </w:pPrChange>
      </w:pPr>
      <w:ins w:author="toantk" w:date="2022-07-26T17:06:00Z" w:id="1090984761">
        <w:r w:rsidR="2482C5B8">
          <w:t>“deviceType” : &lt;</w:t>
        </w:r>
      </w:ins>
      <w:ins w:author="toantk" w:date="2022-07-26T17:07:00Z" w:id="528909909">
        <w:r w:rsidR="2482C5B8">
          <w:t>deviceType</w:t>
        </w:r>
      </w:ins>
      <w:ins w:author="toantk" w:date="2022-07-26T17:06:00Z" w:id="514744201">
        <w:r w:rsidR="2482C5B8">
          <w:t>&gt;,</w:t>
        </w:r>
      </w:ins>
    </w:p>
    <w:p w:rsidR="00EA6B8E" w:rsidP="2ADD6C4A" w:rsidRDefault="561DA7C5" w14:paraId="6F7086AB" w14:textId="7B8C44C3">
      <w:pPr>
        <w:pStyle w:val="FirstLevelBullet"/>
        <w:numPr>
          <w:numId w:val="0"/>
        </w:numPr>
        <w:ind w:left="2880" w:firstLine="720"/>
        <w:rPr>
          <w:ins w:author="toantk" w:date="2022-08-04T17:57:00Z" w:id="1687"/>
        </w:rPr>
        <w:pPrChange w:author="toantk" w:date="2022-08-04T17:59:00Z" w:id="1688">
          <w:pPr>
            <w:pStyle w:val="FirstLevelBullet"/>
            <w:numPr>
              <w:numId w:val="0"/>
            </w:numPr>
            <w:ind w:left="0" w:firstLine="0"/>
          </w:pPr>
        </w:pPrChange>
      </w:pPr>
      <w:ins w:author="toantk" w:date="2022-07-26T17:07:00Z" w:id="238961411">
        <w:r w:rsidR="2482C5B8">
          <w:t>“deviceList” :</w:t>
        </w:r>
      </w:ins>
      <w:ins w:author="toantk" w:date="2022-08-04T17:57:00Z" w:id="99817767">
        <w:r w:rsidR="59106F2D">
          <w:t xml:space="preserve"> [</w:t>
        </w:r>
      </w:ins>
    </w:p>
    <w:p w:rsidR="00EA6B8E" w:rsidP="2ADD6C4A" w:rsidRDefault="51674D39" w14:paraId="6EE27893" w14:textId="22214B5A">
      <w:pPr>
        <w:pStyle w:val="FirstLevelBullet"/>
        <w:numPr>
          <w:numId w:val="0"/>
        </w:numPr>
        <w:ind w:left="4320" w:firstLine="720"/>
        <w:rPr>
          <w:ins w:author="toantk" w:date="2022-08-04T17:57:00Z" w:id="1691"/>
        </w:rPr>
        <w:pPrChange w:author="toantk" w:date="2022-08-04T17:59:00Z" w:id="1692">
          <w:pPr>
            <w:pStyle w:val="FirstLevelBullet"/>
            <w:numPr>
              <w:numId w:val="0"/>
            </w:numPr>
            <w:ind w:left="2880" w:firstLine="0"/>
          </w:pPr>
        </w:pPrChange>
      </w:pPr>
      <w:ins w:author="toantk" w:date="2022-08-04T17:57:00Z" w:id="735556249">
        <w:r w:rsidR="59106F2D">
          <w:t xml:space="preserve"> {</w:t>
        </w:r>
      </w:ins>
    </w:p>
    <w:p w:rsidR="00EA6B8E" w:rsidP="2ADD6C4A" w:rsidRDefault="51674D39" w14:paraId="7F215A6E" w14:textId="31679C43">
      <w:pPr>
        <w:pStyle w:val="FirstLevelBullet"/>
        <w:numPr>
          <w:numId w:val="0"/>
        </w:numPr>
        <w:ind w:left="4320" w:firstLine="720"/>
        <w:rPr>
          <w:ins w:author="toantk" w:date="2022-08-04T17:57:00Z" w:id="1694"/>
        </w:rPr>
        <w:pPrChange w:author="toantk" w:date="2022-08-04T17:59:00Z" w:id="1695">
          <w:pPr>
            <w:pStyle w:val="FirstLevelBullet"/>
            <w:numPr>
              <w:numId w:val="0"/>
            </w:numPr>
            <w:ind w:left="2880" w:firstLine="0"/>
          </w:pPr>
        </w:pPrChange>
      </w:pPr>
      <w:ins w:author="toantk" w:date="2022-08-04T17:57:00Z" w:id="1815449214">
        <w:r w:rsidR="59106F2D">
          <w:t xml:space="preserve">“modelName” : “&lt;modelName&gt;”, </w:t>
        </w:r>
      </w:ins>
    </w:p>
    <w:p w:rsidR="00EA6B8E" w:rsidRDefault="00EA6B8E" w14:paraId="3D9736DB" w14:textId="77777777">
      <w:pPr>
        <w:pStyle w:val="FirstLevelBullet"/>
        <w:numPr>
          <w:ilvl w:val="0"/>
          <w:numId w:val="0"/>
        </w:numPr>
        <w:ind w:left="4320" w:firstLine="720"/>
        <w:rPr>
          <w:ins w:author="toantk" w:date="2022-08-04T17:57:00Z" w:id="1697"/>
        </w:rPr>
      </w:pPr>
      <w:ins w:author="toantk" w:date="2022-08-04T17:57:00Z" w:id="1698">
        <w:r>
          <w:t xml:space="preserve">“deviceMac” : “&lt;deviceMac&gt;”, </w:t>
        </w:r>
      </w:ins>
    </w:p>
    <w:p w:rsidR="00EA6B8E" w:rsidRDefault="00EA6B8E" w14:paraId="6D204400" w14:textId="77777777">
      <w:pPr>
        <w:pStyle w:val="FirstLevelBullet"/>
        <w:numPr>
          <w:ilvl w:val="0"/>
          <w:numId w:val="0"/>
        </w:numPr>
        <w:ind w:left="4320" w:firstLine="720"/>
        <w:rPr>
          <w:ins w:author="toantk" w:date="2022-08-04T17:57:00Z" w:id="1699"/>
        </w:rPr>
      </w:pPr>
      <w:ins w:author="toantk" w:date="2022-08-04T17:57:00Z" w:id="1700">
        <w:r>
          <w:t>“serialNumber” : “&lt;serialNumber&gt;”,</w:t>
        </w:r>
      </w:ins>
    </w:p>
    <w:p w:rsidR="00EA6B8E" w:rsidRDefault="00EA6B8E" w14:paraId="1D8A2816" w14:textId="77777777">
      <w:pPr>
        <w:pStyle w:val="FirstLevelBullet"/>
        <w:numPr>
          <w:ilvl w:val="0"/>
          <w:numId w:val="0"/>
        </w:numPr>
        <w:ind w:left="4320" w:firstLine="720"/>
        <w:rPr>
          <w:ins w:author="toantk" w:date="2022-08-04T17:58:00Z" w:id="1701"/>
        </w:rPr>
      </w:pPr>
      <w:ins w:author="toantk" w:date="2022-08-04T17:58:00Z" w:id="1702">
        <w:r>
          <w:t xml:space="preserve">“ipAddr” : “&lt;ipAddr&gt;”, </w:t>
        </w:r>
      </w:ins>
    </w:p>
    <w:p w:rsidR="00EA6B8E" w:rsidP="2ADD6C4A" w:rsidRDefault="51674D39" w14:paraId="02FFD1A6" w14:textId="1A6C42BD">
      <w:pPr>
        <w:pStyle w:val="FirstLevelBullet"/>
        <w:numPr>
          <w:numId w:val="0"/>
        </w:numPr>
        <w:ind w:left="4320" w:firstLine="720"/>
        <w:rPr>
          <w:ins w:author="toantk" w:date="2022-08-04T17:58:00Z" w:id="1703"/>
        </w:rPr>
        <w:pPrChange w:author="toantk" w:date="2022-08-04T17:59:00Z" w:id="1704">
          <w:pPr>
            <w:pStyle w:val="FirstLevelBullet"/>
            <w:numPr>
              <w:numId w:val="0"/>
            </w:numPr>
            <w:ind w:left="0" w:firstLine="0"/>
          </w:pPr>
        </w:pPrChange>
      </w:pPr>
      <w:ins w:author="toantk" w:date="2022-08-04T17:58:00Z" w:id="1052552783">
        <w:r w:rsidR="59106F2D">
          <w:t>“deviceType” : &lt;deviceType&gt;</w:t>
        </w:r>
      </w:ins>
    </w:p>
    <w:p w:rsidR="00EA6B8E" w:rsidP="2ADD6C4A" w:rsidRDefault="51674D39" w14:paraId="584137A2" w14:textId="59D30FA6">
      <w:pPr>
        <w:pStyle w:val="FirstLevelBullet"/>
        <w:numPr>
          <w:numId w:val="0"/>
        </w:numPr>
        <w:ind w:left="4320" w:firstLine="720"/>
        <w:rPr>
          <w:ins w:author="toantk" w:date="2022-08-04T17:58:00Z" w:id="1706"/>
        </w:rPr>
        <w:pPrChange w:author="toantk" w:date="2022-08-04T17:59:00Z" w:id="1707">
          <w:pPr>
            <w:pStyle w:val="FirstLevelBullet"/>
            <w:numPr>
              <w:numId w:val="0"/>
            </w:numPr>
            <w:ind w:left="0" w:firstLine="0"/>
          </w:pPr>
        </w:pPrChange>
      </w:pPr>
      <w:ins w:author="toantk" w:date="2022-08-04T17:58:00Z" w:id="1931488179">
        <w:r w:rsidR="59106F2D">
          <w:t>},</w:t>
        </w:r>
      </w:ins>
    </w:p>
    <w:p w:rsidR="00EA6B8E" w:rsidRDefault="00EA6B8E" w14:paraId="073D4012" w14:textId="77777777">
      <w:pPr>
        <w:pStyle w:val="FirstLevelBullet"/>
        <w:numPr>
          <w:ilvl w:val="0"/>
          <w:numId w:val="0"/>
        </w:numPr>
        <w:ind w:left="4320" w:firstLine="720"/>
        <w:rPr>
          <w:ins w:author="toantk" w:date="2022-08-04T17:58:00Z" w:id="1709"/>
        </w:rPr>
      </w:pPr>
      <w:ins w:author="toantk" w:date="2022-08-04T17:58:00Z" w:id="1710">
        <w:r>
          <w:t>{</w:t>
        </w:r>
      </w:ins>
    </w:p>
    <w:p w:rsidR="00EA6B8E" w:rsidRDefault="00EA6B8E" w14:paraId="53CF9B86" w14:textId="77777777">
      <w:pPr>
        <w:pStyle w:val="FirstLevelBullet"/>
        <w:numPr>
          <w:ilvl w:val="0"/>
          <w:numId w:val="0"/>
        </w:numPr>
        <w:ind w:left="4320" w:firstLine="720"/>
        <w:rPr>
          <w:ins w:author="toantk" w:date="2022-08-04T17:58:00Z" w:id="1711"/>
        </w:rPr>
      </w:pPr>
      <w:ins w:author="toantk" w:date="2022-08-04T17:58:00Z" w:id="1712">
        <w:r>
          <w:t xml:space="preserve">“modelName” : “&lt;modelName&gt;”, </w:t>
        </w:r>
      </w:ins>
    </w:p>
    <w:p w:rsidR="00EA6B8E" w:rsidRDefault="00EA6B8E" w14:paraId="5E8E4B3B" w14:textId="77777777">
      <w:pPr>
        <w:pStyle w:val="FirstLevelBullet"/>
        <w:numPr>
          <w:ilvl w:val="0"/>
          <w:numId w:val="0"/>
        </w:numPr>
        <w:ind w:left="4320" w:firstLine="720"/>
        <w:rPr>
          <w:ins w:author="toantk" w:date="2022-08-04T17:58:00Z" w:id="1713"/>
        </w:rPr>
      </w:pPr>
      <w:ins w:author="toantk" w:date="2022-08-04T17:58:00Z" w:id="1714">
        <w:r>
          <w:t xml:space="preserve">“deviceMac” : “&lt;deviceMac&gt;”, </w:t>
        </w:r>
      </w:ins>
    </w:p>
    <w:p w:rsidR="00EA6B8E" w:rsidRDefault="00EA6B8E" w14:paraId="13E8F153" w14:textId="77777777">
      <w:pPr>
        <w:pStyle w:val="FirstLevelBullet"/>
        <w:numPr>
          <w:ilvl w:val="0"/>
          <w:numId w:val="0"/>
        </w:numPr>
        <w:ind w:left="4320" w:firstLine="720"/>
        <w:rPr>
          <w:ins w:author="toantk" w:date="2022-08-04T17:58:00Z" w:id="1715"/>
        </w:rPr>
      </w:pPr>
      <w:ins w:author="toantk" w:date="2022-08-04T17:58:00Z" w:id="1716">
        <w:r>
          <w:t>“serialNumber” : “&lt;serialNumber&gt;”,</w:t>
        </w:r>
      </w:ins>
    </w:p>
    <w:p w:rsidR="00EA6B8E" w:rsidRDefault="00EA6B8E" w14:paraId="6A7EBD4A" w14:textId="77777777">
      <w:pPr>
        <w:pStyle w:val="FirstLevelBullet"/>
        <w:numPr>
          <w:ilvl w:val="0"/>
          <w:numId w:val="0"/>
        </w:numPr>
        <w:ind w:left="4320" w:firstLine="720"/>
        <w:rPr>
          <w:ins w:author="toantk" w:date="2022-08-04T17:58:00Z" w:id="1717"/>
        </w:rPr>
      </w:pPr>
      <w:ins w:author="toantk" w:date="2022-08-04T17:58:00Z" w:id="1718">
        <w:r>
          <w:t xml:space="preserve">“ipAddr” : “&lt;ipAddr&gt;”, </w:t>
        </w:r>
      </w:ins>
    </w:p>
    <w:p w:rsidR="00EA6B8E" w:rsidRDefault="00EA6B8E" w14:paraId="1B30AC4E" w14:textId="368FBF05">
      <w:pPr>
        <w:pStyle w:val="FirstLevelBullet"/>
        <w:numPr>
          <w:ilvl w:val="0"/>
          <w:numId w:val="0"/>
        </w:numPr>
        <w:ind w:left="4320" w:firstLine="720"/>
        <w:rPr>
          <w:ins w:author="toantk" w:date="2022-08-04T17:58:00Z" w:id="1719"/>
        </w:rPr>
      </w:pPr>
      <w:ins w:author="toantk" w:date="2022-08-04T17:58:00Z" w:id="1720">
        <w:r>
          <w:t>“deviceType” : &lt;deviceType&gt;</w:t>
        </w:r>
      </w:ins>
    </w:p>
    <w:p w:rsidR="00EA6B8E" w:rsidP="2ADD6C4A" w:rsidRDefault="51674D39" w14:paraId="42608A7C" w14:textId="380663E2">
      <w:pPr>
        <w:pStyle w:val="FirstLevelBullet"/>
        <w:numPr>
          <w:numId w:val="0"/>
        </w:numPr>
        <w:ind w:left="4320" w:firstLine="720"/>
        <w:rPr>
          <w:ins w:author="toantk" w:date="2022-08-04T17:58:00Z" w:id="1721"/>
        </w:rPr>
        <w:pPrChange w:author="toantk" w:date="2022-08-04T17:59:00Z" w:id="1722">
          <w:pPr>
            <w:pStyle w:val="FirstLevelBullet"/>
            <w:numPr>
              <w:numId w:val="0"/>
            </w:numPr>
            <w:ind w:left="0" w:firstLine="0"/>
          </w:pPr>
        </w:pPrChange>
      </w:pPr>
      <w:ins w:author="toantk" w:date="2022-08-04T17:58:00Z" w:id="2031831300">
        <w:r w:rsidR="59106F2D">
          <w:t>},</w:t>
        </w:r>
      </w:ins>
    </w:p>
    <w:p w:rsidR="00EA6B8E" w:rsidP="2ADD6C4A" w:rsidRDefault="51674D39" w14:paraId="6832B3F5" w14:textId="01D59800">
      <w:pPr>
        <w:pStyle w:val="FirstLevelBullet"/>
        <w:numPr>
          <w:numId w:val="0"/>
        </w:numPr>
        <w:ind w:left="4320" w:firstLine="720"/>
        <w:rPr>
          <w:ins w:author="toantk" w:date="2022-08-04T17:57:00Z" w:id="1724"/>
        </w:rPr>
        <w:pPrChange w:author="toantk" w:date="2022-08-04T17:59:00Z" w:id="1725">
          <w:pPr>
            <w:pStyle w:val="FirstLevelBullet"/>
            <w:numPr>
              <w:numId w:val="0"/>
            </w:numPr>
            <w:ind w:left="0" w:firstLine="0"/>
          </w:pPr>
        </w:pPrChange>
      </w:pPr>
      <w:ins w:author="toantk" w:date="2022-08-04T17:58:00Z" w:id="657945540">
        <w:r w:rsidR="59106F2D">
          <w:t>…</w:t>
        </w:r>
      </w:ins>
    </w:p>
    <w:p w:rsidR="00265B01" w:rsidP="2ADD6C4A" w:rsidRDefault="51674D39" w14:paraId="526020A5" w14:textId="377C9B5A">
      <w:pPr>
        <w:pStyle w:val="FirstLevelBullet"/>
        <w:numPr>
          <w:numId w:val="0"/>
        </w:numPr>
        <w:ind w:left="2880" w:firstLine="720"/>
        <w:rPr>
          <w:ins w:author="Tran Khanh Toan" w:date="2022-07-01T14:01:00Z" w:id="1727"/>
        </w:rPr>
        <w:pPrChange w:author="toantk" w:date="2022-08-04T17:59:00Z" w:id="1728">
          <w:pPr>
            <w:pStyle w:val="FirstLevelBullet"/>
            <w:numPr>
              <w:numId w:val="0"/>
            </w:numPr>
            <w:ind w:left="0" w:firstLine="0"/>
          </w:pPr>
        </w:pPrChange>
      </w:pPr>
      <w:ins w:author="toantk" w:date="2022-08-04T17:57:00Z" w:id="1496942710">
        <w:r w:rsidR="59106F2D">
          <w:t>],</w:t>
        </w:r>
      </w:ins>
    </w:p>
    <w:p w:rsidR="00572564" w:rsidP="2ADD6C4A" w:rsidRDefault="012F9156" w14:paraId="7B0053B8" w14:textId="4F00FE13">
      <w:pPr>
        <w:pStyle w:val="FirstLevelBullet"/>
        <w:numPr>
          <w:numId w:val="0"/>
        </w:numPr>
        <w:ind w:left="2880" w:firstLine="720"/>
        <w:rPr>
          <w:ins w:author="Tran Khanh Toan" w:date="2022-07-01T13:55:00Z" w:id="1730"/>
        </w:rPr>
        <w:pPrChange w:author="toantk" w:date="2022-08-04T17:59:00Z" w:id="1731">
          <w:pPr>
            <w:pStyle w:val="FirstLevelBullet"/>
            <w:numPr>
              <w:numId w:val="0"/>
            </w:numPr>
            <w:ind w:left="0" w:firstLine="0"/>
          </w:pPr>
        </w:pPrChange>
      </w:pPr>
      <w:ins w:author="Tran Khanh Toan" w:date="2022-07-01T14:00:00Z" w:id="871029693">
        <w:r w:rsidR="0E442B2C">
          <w:t>“authenString” : “&lt;authenString&gt;”</w:t>
        </w:r>
      </w:ins>
    </w:p>
    <w:p w:rsidR="00572564" w:rsidP="2ADD6C4A" w:rsidRDefault="012F9156" w14:paraId="5698AD28" w14:textId="77777777">
      <w:pPr>
        <w:pStyle w:val="FirstLevelBullet"/>
        <w:numPr>
          <w:numId w:val="0"/>
        </w:numPr>
        <w:ind w:left="2160" w:firstLine="720"/>
        <w:rPr>
          <w:ins w:author="Tran Khanh Toan" w:date="2022-07-01T13:55:00Z" w:id="1733"/>
        </w:rPr>
        <w:pPrChange w:author="toantk" w:date="2022-08-04T17:59:00Z" w:id="1734">
          <w:pPr>
            <w:pStyle w:val="FirstLevelBullet"/>
            <w:numPr>
              <w:numId w:val="0"/>
            </w:numPr>
            <w:ind w:left="1440" w:firstLine="720"/>
          </w:pPr>
        </w:pPrChange>
      </w:pPr>
      <w:ins w:author="Tran Khanh Toan" w:date="2022-07-01T13:55:00Z" w:id="828292667">
        <w:r w:rsidR="0E442B2C">
          <w:t>}</w:t>
        </w:r>
      </w:ins>
    </w:p>
    <w:p w:rsidR="00572564" w:rsidP="2ADD6C4A" w:rsidRDefault="669BCFDF" w14:paraId="3A37C65A" w14:textId="6700A55E">
      <w:pPr>
        <w:pStyle w:val="FirstLevelBullet"/>
        <w:numPr>
          <w:numId w:val="0"/>
        </w:numPr>
        <w:ind w:left="2160"/>
        <w:rPr>
          <w:ins w:author="Tran Khanh Toan" w:date="2022-07-01T13:55:00Z" w:id="1736"/>
        </w:rPr>
        <w:pPrChange w:author="toantk" w:date="2022-08-04T17:59:00Z" w:id="1737">
          <w:pPr>
            <w:pStyle w:val="FirstLevelBullet"/>
            <w:numPr>
              <w:numId w:val="0"/>
            </w:numPr>
            <w:ind w:left="0" w:firstLine="720"/>
          </w:pPr>
        </w:pPrChange>
      </w:pPr>
      <w:ins w:author="Tran Khanh Toan" w:date="2022-07-01T14:05:00Z" w:id="835982697">
        <w:r w:rsidR="01CB3818">
          <w:t xml:space="preserve">     </w:t>
        </w:r>
      </w:ins>
      <w:ins w:author="Tran Khanh Toan" w:date="2022-07-01T13:55:00Z" w:id="1403031266">
        <w:r w:rsidR="0E442B2C">
          <w:t>]</w:t>
        </w:r>
      </w:ins>
    </w:p>
    <w:p w:rsidR="00572564" w:rsidDel="00B424CC" w:rsidP="2ADD6C4A" w:rsidRDefault="012F9156" w14:paraId="08C136FA" w14:textId="77777777">
      <w:pPr>
        <w:pStyle w:val="FirstLevelBullet"/>
        <w:numPr>
          <w:numId w:val="0"/>
        </w:numPr>
        <w:ind w:firstLine="720"/>
        <w:rPr>
          <w:ins w:author="Tran Khanh Toan" w:date="2022-07-01T13:55:00Z" w:id="1740"/>
          <w:del w:author="toantk" w:date="2022-08-04T17:59:00Z" w:id="1741"/>
        </w:rPr>
        <w:pPrChange w:author="toantk" w:date="2022-08-04T17:59:00Z" w:id="1742">
          <w:pPr>
            <w:pStyle w:val="FirstLevelBullet"/>
            <w:numPr>
              <w:numId w:val="0"/>
            </w:numPr>
            <w:ind w:left="0" w:firstLine="0"/>
          </w:pPr>
        </w:pPrChange>
      </w:pPr>
      <w:ins w:author="Tran Khanh Toan" w:date="2022-07-01T13:55:00Z" w:id="2081241834">
        <w:r w:rsidR="0E442B2C">
          <w:t>}</w:t>
        </w:r>
      </w:ins>
    </w:p>
    <w:p w:rsidR="008F3EFA" w:rsidP="2ADD6C4A" w:rsidRDefault="008F3EFA" w14:paraId="75478F29" w14:textId="4CB6221C">
      <w:pPr>
        <w:pStyle w:val="FirstLevelBullet"/>
        <w:numPr>
          <w:numId w:val="0"/>
        </w:numPr>
        <w:ind w:firstLine="720"/>
        <w:rPr>
          <w:ins w:author="Tran Khanh Toan" w:date="2022-07-01T14:05:00Z" w:id="1744"/>
        </w:rPr>
        <w:pPrChange w:author="toantk" w:date="2022-08-04T17:59:00Z" w:id="1745">
          <w:pPr>
            <w:pStyle w:val="FirstLevelBullet"/>
            <w:numPr>
              <w:numId w:val="0"/>
            </w:numPr>
            <w:ind w:left="0" w:firstLine="0"/>
          </w:pPr>
        </w:pPrChange>
      </w:pPr>
    </w:p>
    <w:p w:rsidR="008F3EFA" w:rsidP="2ADD6C4A" w:rsidRDefault="008F3EFA" w14:paraId="0B369CA1" w14:textId="77777777">
      <w:pPr>
        <w:pStyle w:val="FirstLevelBullet"/>
        <w:numPr>
          <w:numId w:val="0"/>
        </w:numPr>
        <w:ind w:left="1440"/>
        <w:rPr>
          <w:ins w:author="Tran Khanh Toan" w:date="2022-07-01T13:49:00Z" w:id="1746"/>
        </w:rPr>
        <w:pPrChange w:author="Tran Khanh Toan" w:date="2022-07-01T13:47:00Z" w:id="1747">
          <w:pPr>
            <w:pStyle w:val="FirstLevelBullet"/>
            <w:numPr>
              <w:numId w:val="0"/>
            </w:numPr>
            <w:ind w:left="0" w:firstLine="0"/>
          </w:pPr>
        </w:pPrChange>
      </w:pPr>
    </w:p>
    <w:p w:rsidR="0006291A" w:rsidP="0006291A" w:rsidRDefault="0006291A" w14:paraId="42D8FC93" w14:textId="7B755FCB">
      <w:pPr>
        <w:pStyle w:val="FirstLevelBullet"/>
        <w:numPr>
          <w:ilvl w:val="1"/>
          <w:numId w:val="9"/>
        </w:numPr>
        <w:rPr>
          <w:ins w:author="Tran Khanh Toan" w:date="2022-07-01T13:49:00Z" w:id="1748"/>
        </w:rPr>
      </w:pPr>
      <w:ins w:author="Tran Khanh Toan" w:date="2022-07-01T13:49:00Z" w:id="1749">
        <w:r>
          <w:t>Discovery Response Error:</w:t>
        </w:r>
      </w:ins>
    </w:p>
    <w:p w:rsidR="0006291A" w:rsidP="2ADD6C4A" w:rsidRDefault="0006291A" w14:paraId="32FBDD54" w14:textId="77777777">
      <w:pPr>
        <w:pStyle w:val="FirstLevelBullet"/>
        <w:numPr>
          <w:numId w:val="0"/>
        </w:numPr>
        <w:ind w:left="1440"/>
        <w:pPrChange w:author="Tran Khanh Toan" w:date="2022-07-01T13:47:00Z" w:id="1750">
          <w:pPr>
            <w:pStyle w:val="FirstLevelBullet"/>
            <w:numPr>
              <w:numId w:val="0"/>
            </w:numPr>
            <w:ind w:left="0" w:firstLine="0"/>
          </w:pPr>
        </w:pPrChange>
      </w:pPr>
    </w:p>
    <w:p w:rsidR="00A426C7" w:rsidP="00A426C7" w:rsidRDefault="00A426C7" w14:paraId="48E8920B" w14:textId="77777777">
      <w:pPr>
        <w:pStyle w:val="FirstLevelBullet"/>
        <w:numPr>
          <w:ilvl w:val="0"/>
          <w:numId w:val="0"/>
        </w:numPr>
        <w:ind w:left="1440"/>
        <w:rPr>
          <w:ins w:author="Tran Khanh Toan" w:date="2022-07-01T14:06:00Z" w:id="1751"/>
        </w:rPr>
      </w:pPr>
      <w:ins w:author="Tran Khanh Toan" w:date="2022-07-01T14:06:00Z" w:id="1752">
        <w:r>
          <w:t>{</w:t>
        </w:r>
      </w:ins>
    </w:p>
    <w:p w:rsidR="00A426C7" w:rsidP="00A426C7" w:rsidRDefault="00A426C7" w14:paraId="1D378E68" w14:textId="7F746D3D">
      <w:pPr>
        <w:pStyle w:val="FirstLevelBullet"/>
        <w:numPr>
          <w:ilvl w:val="0"/>
          <w:numId w:val="0"/>
        </w:numPr>
        <w:ind w:left="1440"/>
        <w:rPr>
          <w:ins w:author="Tran Khanh Toan" w:date="2022-07-01T14:06:00Z" w:id="1753"/>
        </w:rPr>
      </w:pPr>
      <w:ins w:author="Tran Khanh Toan" w:date="2022-07-01T14:06:00Z" w:id="1754">
        <w:r>
          <w:t>"status": 13,</w:t>
        </w:r>
      </w:ins>
    </w:p>
    <w:p w:rsidR="00A426C7" w:rsidP="00A426C7" w:rsidRDefault="00A426C7" w14:paraId="775F0086" w14:textId="39C3E853">
      <w:pPr>
        <w:pStyle w:val="FirstLevelBullet"/>
        <w:numPr>
          <w:ilvl w:val="0"/>
          <w:numId w:val="0"/>
        </w:numPr>
        <w:ind w:left="1440"/>
        <w:rPr>
          <w:ins w:author="Tran Khanh Toan" w:date="2022-07-01T14:06:00Z" w:id="1755"/>
        </w:rPr>
      </w:pPr>
      <w:ins w:author="Tran Khanh Toan" w:date="2022-07-01T14:06:00Z" w:id="1756">
        <w:r>
          <w:t>"message": “</w:t>
        </w:r>
      </w:ins>
      <w:ins w:author="Tran Khanh Toan" w:date="2022-07-01T14:07:00Z" w:id="1757">
        <w:r>
          <w:t>Discovery Failed</w:t>
        </w:r>
      </w:ins>
      <w:ins w:author="Tran Khanh Toan" w:date="2022-07-01T14:06:00Z" w:id="1758">
        <w:r>
          <w:t>”,</w:t>
        </w:r>
      </w:ins>
    </w:p>
    <w:p w:rsidR="00A426C7" w:rsidP="00A426C7" w:rsidRDefault="00A426C7" w14:paraId="12A3FF3B" w14:textId="33EAF458">
      <w:pPr>
        <w:pStyle w:val="FirstLevelBullet"/>
        <w:numPr>
          <w:ilvl w:val="0"/>
          <w:numId w:val="0"/>
        </w:numPr>
        <w:ind w:left="1440"/>
        <w:rPr>
          <w:ins w:author="Tran Khanh Toan" w:date="2022-07-01T14:06:00Z" w:id="1759"/>
        </w:rPr>
      </w:pPr>
      <w:ins w:author="Tran Khanh Toan" w:date="2022-07-01T14:06:00Z" w:id="1760">
        <w:r>
          <w:t xml:space="preserve">“requestId” : </w:t>
        </w:r>
      </w:ins>
      <w:r w:rsidR="003E0981">
        <w:t>&lt;requestId&gt;</w:t>
      </w:r>
      <w:ins w:author="Tran Khanh Toan" w:date="2022-07-01T14:06:00Z" w:id="1761">
        <w:r>
          <w:t>,</w:t>
        </w:r>
      </w:ins>
    </w:p>
    <w:p w:rsidR="00A426C7" w:rsidP="00A426C7" w:rsidRDefault="00A426C7" w14:paraId="3883394D" w14:textId="77777777">
      <w:pPr>
        <w:pStyle w:val="FirstLevelBullet"/>
        <w:numPr>
          <w:ilvl w:val="0"/>
          <w:numId w:val="0"/>
        </w:numPr>
        <w:ind w:left="1440"/>
        <w:rPr>
          <w:ins w:author="Tran Khanh Toan" w:date="2022-07-01T14:06:00Z" w:id="1762"/>
        </w:rPr>
      </w:pPr>
      <w:ins w:author="Tran Khanh Toan" w:date="2022-07-01T14:06:00Z" w:id="1763">
        <w:r>
          <w:t>"data": {</w:t>
        </w:r>
      </w:ins>
    </w:p>
    <w:p w:rsidR="00A426C7" w:rsidP="00A426C7" w:rsidRDefault="00A426C7" w14:paraId="1D3A01A9" w14:textId="77777777">
      <w:pPr>
        <w:pStyle w:val="FirstLevelBullet"/>
        <w:numPr>
          <w:ilvl w:val="0"/>
          <w:numId w:val="0"/>
        </w:numPr>
        <w:ind w:left="1440"/>
        <w:rPr>
          <w:ins w:author="Tran Khanh Toan" w:date="2022-07-01T14:06:00Z" w:id="1764"/>
        </w:rPr>
      </w:pPr>
      <w:ins w:author="Tran Khanh Toan" w:date="2022-07-01T14:06:00Z" w:id="1765">
        <w:r>
          <w:t>}</w:t>
        </w:r>
      </w:ins>
    </w:p>
    <w:p w:rsidR="00A426C7" w:rsidP="00A426C7" w:rsidRDefault="00A426C7" w14:paraId="555E7D32" w14:textId="4A5D5BB4">
      <w:pPr>
        <w:pStyle w:val="FirstLevelBullet"/>
        <w:numPr>
          <w:ilvl w:val="0"/>
          <w:numId w:val="0"/>
        </w:numPr>
        <w:ind w:left="1440"/>
        <w:rPr>
          <w:ins w:author="toantk" w:date="2022-07-27T16:56:00Z" w:id="1766"/>
        </w:rPr>
      </w:pPr>
      <w:ins w:author="Tran Khanh Toan" w:date="2022-07-01T14:06:00Z" w:id="1767">
        <w:r>
          <w:t>}</w:t>
        </w:r>
      </w:ins>
    </w:p>
    <w:p w:rsidR="00F457A5" w:rsidP="00A426C7" w:rsidRDefault="00F457A5" w14:paraId="7A93F329" w14:textId="022C2B09">
      <w:pPr>
        <w:pStyle w:val="FirstLevelBullet"/>
        <w:numPr>
          <w:ilvl w:val="0"/>
          <w:numId w:val="0"/>
        </w:numPr>
        <w:ind w:left="1440"/>
        <w:rPr>
          <w:ins w:author="toantk" w:date="2022-08-04T18:01:00Z" w:id="1768"/>
        </w:rPr>
      </w:pPr>
    </w:p>
    <w:p w:rsidR="00DE0AD6" w:rsidP="00A426C7" w:rsidRDefault="00DE0AD6" w14:paraId="737B9CC2" w14:textId="7A72E2B7">
      <w:pPr>
        <w:pStyle w:val="FirstLevelBullet"/>
        <w:numPr>
          <w:ilvl w:val="0"/>
          <w:numId w:val="0"/>
        </w:numPr>
        <w:ind w:left="1440"/>
        <w:rPr>
          <w:ins w:author="toantk" w:date="2022-08-04T18:01:00Z" w:id="1769"/>
        </w:rPr>
      </w:pPr>
    </w:p>
    <w:p w:rsidR="00DE0AD6" w:rsidP="00A426C7" w:rsidRDefault="00DE0AD6" w14:paraId="24708C28" w14:textId="77777777">
      <w:pPr>
        <w:pStyle w:val="FirstLevelBullet"/>
        <w:numPr>
          <w:ilvl w:val="0"/>
          <w:numId w:val="0"/>
        </w:numPr>
        <w:ind w:left="1440"/>
        <w:rPr>
          <w:ins w:author="Tran Khanh Toan" w:date="2022-07-01T14:06:00Z" w:id="1770"/>
        </w:rPr>
      </w:pPr>
    </w:p>
    <w:p w:rsidR="00A6330E" w:rsidRDefault="00A6330E" w14:paraId="16997932" w14:textId="3CFBF13A">
      <w:pPr>
        <w:pStyle w:val="Caption"/>
        <w:keepNext/>
        <w:rPr>
          <w:ins w:author="toantk" w:date="2022-07-27T17:05:00Z" w:id="1771"/>
        </w:rPr>
        <w:pPrChange w:author="toantk" w:date="2022-07-27T17:05:00Z" w:id="1772">
          <w:pPr/>
        </w:pPrChange>
      </w:pPr>
      <w:bookmarkStart w:name="_Toc110529150" w:id="1773"/>
      <w:ins w:author="toantk" w:date="2022-07-27T17:05:00Z" w:id="1774">
        <w:r>
          <w:t xml:space="preserve">Bảng </w:t>
        </w:r>
      </w:ins>
      <w:ins w:author="toantk" w:date="2022-08-04T17:50:00Z" w:id="1775">
        <w:r w:rsidR="0035117C">
          <w:fldChar w:fldCharType="begin"/>
        </w:r>
        <w:r w:rsidR="0035117C">
          <w:instrText xml:space="preserve"> STYLEREF 1 \s </w:instrText>
        </w:r>
      </w:ins>
      <w:r w:rsidR="0035117C">
        <w:fldChar w:fldCharType="separate"/>
      </w:r>
      <w:r w:rsidR="00533729">
        <w:rPr>
          <w:noProof/>
        </w:rPr>
        <w:t>7</w:t>
      </w:r>
      <w:ins w:author="toantk" w:date="2022-08-04T17:50:00Z" w:id="1776">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1</w:t>
      </w:r>
      <w:ins w:author="toantk" w:date="2022-08-04T17:50:00Z" w:id="1777">
        <w:r w:rsidR="0035117C">
          <w:fldChar w:fldCharType="end"/>
        </w:r>
      </w:ins>
      <w:ins w:author="Tran Khanh Toan" w:date="2022-08-04T09:32:00Z" w:id="1778">
        <w:del w:author="toantk" w:date="2022-08-04T17:50:00Z" w:id="1779">
          <w:r w:rsidDel="0035117C" w:rsidR="00F227FB">
            <w:fldChar w:fldCharType="begin"/>
          </w:r>
          <w:r w:rsidDel="0035117C" w:rsidR="00F227FB">
            <w:delInstrText xml:space="preserve"> STYLEREF 1 \s </w:delInstrText>
          </w:r>
        </w:del>
      </w:ins>
      <w:del w:author="toantk" w:date="2022-08-04T17:50:00Z" w:id="1780">
        <w:r w:rsidDel="0035117C" w:rsidR="00F227FB">
          <w:fldChar w:fldCharType="separate"/>
        </w:r>
        <w:r w:rsidDel="0035117C" w:rsidR="00F227FB">
          <w:rPr>
            <w:noProof/>
          </w:rPr>
          <w:delText>7</w:delText>
        </w:r>
      </w:del>
      <w:ins w:author="Tran Khanh Toan" w:date="2022-08-04T09:32:00Z" w:id="1781">
        <w:del w:author="toantk" w:date="2022-08-04T17:50:00Z" w:id="1782">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783">
        <w:r w:rsidDel="0035117C" w:rsidR="00F227FB">
          <w:fldChar w:fldCharType="separate"/>
        </w:r>
      </w:del>
      <w:ins w:author="Tran Khanh Toan" w:date="2022-08-04T09:32:00Z" w:id="1784">
        <w:del w:author="toantk" w:date="2022-08-04T17:50:00Z" w:id="1785">
          <w:r w:rsidDel="0035117C" w:rsidR="00F227FB">
            <w:rPr>
              <w:noProof/>
            </w:rPr>
            <w:delText>1</w:delText>
          </w:r>
          <w:r w:rsidDel="0035117C" w:rsidR="00F227FB">
            <w:fldChar w:fldCharType="end"/>
          </w:r>
        </w:del>
      </w:ins>
      <w:ins w:author="toantk" w:date="2022-07-28T09:18:00Z" w:id="1786">
        <w:del w:author="Tran Khanh Toan" w:date="2022-08-03T15:31:00Z" w:id="1787">
          <w:r w:rsidDel="0087204C" w:rsidR="005A0D0F">
            <w:fldChar w:fldCharType="begin"/>
          </w:r>
          <w:r w:rsidDel="0087204C" w:rsidR="005A0D0F">
            <w:delInstrText xml:space="preserve"> STYLEREF 1 \s </w:delInstrText>
          </w:r>
        </w:del>
      </w:ins>
      <w:del w:author="Tran Khanh Toan" w:date="2022-08-03T15:31:00Z" w:id="1788">
        <w:r w:rsidDel="0087204C" w:rsidR="005A0D0F">
          <w:fldChar w:fldCharType="separate"/>
        </w:r>
        <w:r w:rsidDel="0087204C" w:rsidR="005A0D0F">
          <w:rPr>
            <w:noProof/>
          </w:rPr>
          <w:delText>7</w:delText>
        </w:r>
      </w:del>
      <w:ins w:author="toantk" w:date="2022-07-28T09:18:00Z" w:id="1789">
        <w:del w:author="Tran Khanh Toan" w:date="2022-08-03T15:31:00Z" w:id="1790">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791">
        <w:r w:rsidDel="0087204C" w:rsidR="005A0D0F">
          <w:fldChar w:fldCharType="separate"/>
        </w:r>
      </w:del>
      <w:ins w:author="toantk" w:date="2022-07-28T09:18:00Z" w:id="1792">
        <w:del w:author="Tran Khanh Toan" w:date="2022-08-03T15:31:00Z" w:id="1793">
          <w:r w:rsidDel="0087204C" w:rsidR="005A0D0F">
            <w:rPr>
              <w:noProof/>
            </w:rPr>
            <w:delText>1</w:delText>
          </w:r>
          <w:r w:rsidDel="0087204C" w:rsidR="005A0D0F">
            <w:fldChar w:fldCharType="end"/>
          </w:r>
        </w:del>
      </w:ins>
      <w:ins w:author="toantk" w:date="2022-07-27T17:05:00Z" w:id="1794">
        <w:r>
          <w:t xml:space="preserve"> Bảng mô tả tham số</w:t>
        </w:r>
        <w:bookmarkEnd w:id="1773"/>
        <w:r>
          <w:t xml:space="preserve"> </w:t>
        </w:r>
      </w:ins>
    </w:p>
    <w:tbl>
      <w:tblPr>
        <w:tblStyle w:val="TableGrid"/>
        <w:tblW w:w="0" w:type="auto"/>
        <w:tblInd w:w="175" w:type="dxa"/>
        <w:tblLook w:val="04A0" w:firstRow="1" w:lastRow="0" w:firstColumn="1" w:lastColumn="0" w:noHBand="0" w:noVBand="1"/>
        <w:tblPrChange w:author="toantk" w:date="2022-07-27T17:05:00Z" w:id="1795">
          <w:tblPr>
            <w:tblStyle w:val="TableGrid"/>
            <w:tblW w:w="0" w:type="auto"/>
            <w:tblInd w:w="175" w:type="dxa"/>
            <w:tblLook w:val="04A0" w:firstRow="1" w:lastRow="0" w:firstColumn="1" w:lastColumn="0" w:noHBand="0" w:noVBand="1"/>
          </w:tblPr>
        </w:tblPrChange>
      </w:tblPr>
      <w:tblGrid>
        <w:gridCol w:w="883"/>
        <w:gridCol w:w="1739"/>
        <w:gridCol w:w="1996"/>
        <w:gridCol w:w="955"/>
        <w:gridCol w:w="1845"/>
        <w:gridCol w:w="1632"/>
        <w:tblGridChange w:id="1796">
          <w:tblGrid>
            <w:gridCol w:w="883"/>
            <w:gridCol w:w="1739"/>
            <w:gridCol w:w="1996"/>
            <w:gridCol w:w="955"/>
            <w:gridCol w:w="1845"/>
            <w:gridCol w:w="1632"/>
          </w:tblGrid>
        </w:tblGridChange>
      </w:tblGrid>
      <w:tr w:rsidR="00F457A5" w:rsidTr="00A6330E" w14:paraId="570E5E72" w14:textId="77777777">
        <w:trPr>
          <w:ins w:author="toantk" w:date="2022-07-27T16:56:00Z" w:id="1797"/>
        </w:trPr>
        <w:tc>
          <w:tcPr>
            <w:tcW w:w="883" w:type="dxa"/>
            <w:tcPrChange w:author="toantk" w:date="2022-07-27T17:05:00Z" w:id="1798">
              <w:tcPr>
                <w:tcW w:w="900" w:type="dxa"/>
              </w:tcPr>
            </w:tcPrChange>
          </w:tcPr>
          <w:p w:rsidR="00F457A5" w:rsidP="00861799" w:rsidRDefault="00F457A5" w14:paraId="60EC4304" w14:textId="77777777">
            <w:pPr>
              <w:pStyle w:val="ListParagraph"/>
              <w:ind w:left="0"/>
              <w:rPr>
                <w:ins w:author="toantk" w:date="2022-07-27T16:56:00Z" w:id="1799"/>
                <w:b/>
                <w:bCs/>
              </w:rPr>
            </w:pPr>
            <w:ins w:author="toantk" w:date="2022-07-27T16:56:00Z" w:id="1800">
              <w:r>
                <w:rPr>
                  <w:b/>
                  <w:bCs/>
                </w:rPr>
                <w:t>STT</w:t>
              </w:r>
            </w:ins>
          </w:p>
        </w:tc>
        <w:tc>
          <w:tcPr>
            <w:tcW w:w="1739" w:type="dxa"/>
            <w:tcPrChange w:author="toantk" w:date="2022-07-27T17:05:00Z" w:id="1801">
              <w:tcPr>
                <w:tcW w:w="1800" w:type="dxa"/>
              </w:tcPr>
            </w:tcPrChange>
          </w:tcPr>
          <w:p w:rsidR="00F457A5" w:rsidP="00861799" w:rsidRDefault="00F457A5" w14:paraId="62D3D980" w14:textId="77777777">
            <w:pPr>
              <w:pStyle w:val="ListParagraph"/>
              <w:ind w:left="0"/>
              <w:rPr>
                <w:ins w:author="toantk" w:date="2022-07-27T16:56:00Z" w:id="1802"/>
                <w:b/>
                <w:bCs/>
              </w:rPr>
            </w:pPr>
            <w:ins w:author="toantk" w:date="2022-07-27T16:56:00Z" w:id="1803">
              <w:r>
                <w:rPr>
                  <w:b/>
                  <w:bCs/>
                </w:rPr>
                <w:t>Tham số</w:t>
              </w:r>
            </w:ins>
          </w:p>
        </w:tc>
        <w:tc>
          <w:tcPr>
            <w:tcW w:w="1996" w:type="dxa"/>
            <w:tcPrChange w:author="toantk" w:date="2022-07-27T17:05:00Z" w:id="1804">
              <w:tcPr>
                <w:tcW w:w="2096" w:type="dxa"/>
              </w:tcPr>
            </w:tcPrChange>
          </w:tcPr>
          <w:p w:rsidR="00F457A5" w:rsidP="00861799" w:rsidRDefault="00F457A5" w14:paraId="744BF6A9" w14:textId="77777777">
            <w:pPr>
              <w:pStyle w:val="ListParagraph"/>
              <w:ind w:left="0"/>
              <w:rPr>
                <w:ins w:author="toantk" w:date="2022-07-27T16:56:00Z" w:id="1805"/>
                <w:b/>
                <w:bCs/>
              </w:rPr>
            </w:pPr>
            <w:ins w:author="toantk" w:date="2022-07-27T16:56:00Z" w:id="1806">
              <w:r>
                <w:rPr>
                  <w:b/>
                  <w:bCs/>
                </w:rPr>
                <w:t>Mô tả</w:t>
              </w:r>
            </w:ins>
          </w:p>
        </w:tc>
        <w:tc>
          <w:tcPr>
            <w:tcW w:w="955" w:type="dxa"/>
            <w:tcPrChange w:author="toantk" w:date="2022-07-27T17:05:00Z" w:id="1807">
              <w:tcPr>
                <w:tcW w:w="964" w:type="dxa"/>
              </w:tcPr>
            </w:tcPrChange>
          </w:tcPr>
          <w:p w:rsidR="00F457A5" w:rsidP="00861799" w:rsidRDefault="00F457A5" w14:paraId="2142B891" w14:textId="77777777">
            <w:pPr>
              <w:pStyle w:val="ListParagraph"/>
              <w:ind w:left="0"/>
              <w:rPr>
                <w:ins w:author="toantk" w:date="2022-07-27T16:56:00Z" w:id="1808"/>
                <w:b/>
                <w:bCs/>
              </w:rPr>
            </w:pPr>
            <w:ins w:author="toantk" w:date="2022-07-27T16:56:00Z" w:id="1809">
              <w:r>
                <w:rPr>
                  <w:b/>
                  <w:bCs/>
                </w:rPr>
                <w:t>Kiểu</w:t>
              </w:r>
            </w:ins>
          </w:p>
        </w:tc>
        <w:tc>
          <w:tcPr>
            <w:tcW w:w="1845" w:type="dxa"/>
            <w:tcPrChange w:author="toantk" w:date="2022-07-27T17:05:00Z" w:id="1810">
              <w:tcPr>
                <w:tcW w:w="1872" w:type="dxa"/>
              </w:tcPr>
            </w:tcPrChange>
          </w:tcPr>
          <w:p w:rsidR="00F457A5" w:rsidP="00861799" w:rsidRDefault="00F457A5" w14:paraId="17AF603B" w14:textId="77777777">
            <w:pPr>
              <w:pStyle w:val="ListParagraph"/>
              <w:ind w:left="0"/>
              <w:rPr>
                <w:ins w:author="toantk" w:date="2022-07-27T16:56:00Z" w:id="1811"/>
                <w:b/>
                <w:bCs/>
              </w:rPr>
            </w:pPr>
            <w:ins w:author="toantk" w:date="2022-07-27T16:56:00Z" w:id="1812">
              <w:r>
                <w:rPr>
                  <w:b/>
                  <w:bCs/>
                </w:rPr>
                <w:t>Giá trị</w:t>
              </w:r>
            </w:ins>
          </w:p>
        </w:tc>
        <w:tc>
          <w:tcPr>
            <w:tcW w:w="1632" w:type="dxa"/>
            <w:tcPrChange w:author="toantk" w:date="2022-07-27T17:05:00Z" w:id="1813">
              <w:tcPr>
                <w:tcW w:w="1418" w:type="dxa"/>
              </w:tcPr>
            </w:tcPrChange>
          </w:tcPr>
          <w:p w:rsidR="00F457A5" w:rsidP="00861799" w:rsidRDefault="00F457A5" w14:paraId="3E0B6AD6" w14:textId="77777777">
            <w:pPr>
              <w:pStyle w:val="ListParagraph"/>
              <w:ind w:left="0"/>
              <w:rPr>
                <w:ins w:author="toantk" w:date="2022-07-27T16:56:00Z" w:id="1814"/>
                <w:b/>
                <w:bCs/>
              </w:rPr>
            </w:pPr>
            <w:ins w:author="toantk" w:date="2022-07-27T16:56:00Z" w:id="1815">
              <w:r>
                <w:rPr>
                  <w:b/>
                  <w:bCs/>
                </w:rPr>
                <w:t>Json Key</w:t>
              </w:r>
            </w:ins>
          </w:p>
        </w:tc>
      </w:tr>
      <w:tr w:rsidR="00F457A5" w:rsidTr="00A6330E" w14:paraId="0D42AA76" w14:textId="77777777">
        <w:trPr>
          <w:ins w:author="toantk" w:date="2022-07-27T16:56:00Z" w:id="1816"/>
        </w:trPr>
        <w:tc>
          <w:tcPr>
            <w:tcW w:w="883" w:type="dxa"/>
            <w:tcPrChange w:author="toantk" w:date="2022-07-27T17:05:00Z" w:id="1817">
              <w:tcPr>
                <w:tcW w:w="900" w:type="dxa"/>
              </w:tcPr>
            </w:tcPrChange>
          </w:tcPr>
          <w:p w:rsidRPr="00020A9F" w:rsidR="00F457A5" w:rsidP="00861799" w:rsidRDefault="00F457A5" w14:paraId="5D4A18EC" w14:textId="77777777">
            <w:pPr>
              <w:pStyle w:val="ListParagraph"/>
              <w:ind w:left="0"/>
              <w:rPr>
                <w:ins w:author="toantk" w:date="2022-07-27T16:56:00Z" w:id="1818"/>
              </w:rPr>
            </w:pPr>
            <w:ins w:author="toantk" w:date="2022-07-27T16:56:00Z" w:id="1819">
              <w:r w:rsidRPr="00020A9F">
                <w:t>1</w:t>
              </w:r>
            </w:ins>
          </w:p>
        </w:tc>
        <w:tc>
          <w:tcPr>
            <w:tcW w:w="1739" w:type="dxa"/>
            <w:tcPrChange w:author="toantk" w:date="2022-07-27T17:05:00Z" w:id="1820">
              <w:tcPr>
                <w:tcW w:w="1800" w:type="dxa"/>
              </w:tcPr>
            </w:tcPrChange>
          </w:tcPr>
          <w:p w:rsidRPr="00020A9F" w:rsidR="00F457A5" w:rsidP="00861799" w:rsidRDefault="00F457A5" w14:paraId="7EAB09F2" w14:textId="679F2E77">
            <w:pPr>
              <w:pStyle w:val="ListParagraph"/>
              <w:ind w:left="0"/>
              <w:rPr>
                <w:ins w:author="toantk" w:date="2022-07-27T16:56:00Z" w:id="1821"/>
              </w:rPr>
            </w:pPr>
            <w:ins w:author="toantk" w:date="2022-07-27T16:58:00Z" w:id="1822">
              <w:r>
                <w:t>Client MAC Address</w:t>
              </w:r>
            </w:ins>
          </w:p>
        </w:tc>
        <w:tc>
          <w:tcPr>
            <w:tcW w:w="1996" w:type="dxa"/>
            <w:tcPrChange w:author="toantk" w:date="2022-07-27T17:05:00Z" w:id="1823">
              <w:tcPr>
                <w:tcW w:w="2096" w:type="dxa"/>
              </w:tcPr>
            </w:tcPrChange>
          </w:tcPr>
          <w:p w:rsidRPr="00020A9F" w:rsidR="00F457A5" w:rsidP="00861799" w:rsidRDefault="00F457A5" w14:paraId="02A97E8E" w14:textId="3A63515D">
            <w:pPr>
              <w:pStyle w:val="ListParagraph"/>
              <w:ind w:left="0"/>
              <w:rPr>
                <w:ins w:author="toantk" w:date="2022-07-27T16:56:00Z" w:id="1824"/>
              </w:rPr>
            </w:pPr>
            <w:ins w:author="toantk" w:date="2022-07-27T16:58:00Z" w:id="1825">
              <w:r>
                <w:t>Địa chỉ MAC của thiết bị điện thoại</w:t>
              </w:r>
            </w:ins>
          </w:p>
        </w:tc>
        <w:tc>
          <w:tcPr>
            <w:tcW w:w="955" w:type="dxa"/>
            <w:tcPrChange w:author="toantk" w:date="2022-07-27T17:05:00Z" w:id="1826">
              <w:tcPr>
                <w:tcW w:w="964" w:type="dxa"/>
              </w:tcPr>
            </w:tcPrChange>
          </w:tcPr>
          <w:p w:rsidRPr="00020A9F" w:rsidR="00F457A5" w:rsidP="00861799" w:rsidRDefault="00F457A5" w14:paraId="3B68C7F5" w14:textId="50788132">
            <w:pPr>
              <w:pStyle w:val="ListParagraph"/>
              <w:ind w:left="0"/>
              <w:rPr>
                <w:ins w:author="toantk" w:date="2022-07-27T16:56:00Z" w:id="1827"/>
              </w:rPr>
            </w:pPr>
            <w:ins w:author="toantk" w:date="2022-07-27T16:58:00Z" w:id="1828">
              <w:r>
                <w:t>String</w:t>
              </w:r>
            </w:ins>
          </w:p>
        </w:tc>
        <w:tc>
          <w:tcPr>
            <w:tcW w:w="1845" w:type="dxa"/>
            <w:tcPrChange w:author="toantk" w:date="2022-07-27T17:05:00Z" w:id="1829">
              <w:tcPr>
                <w:tcW w:w="1872" w:type="dxa"/>
              </w:tcPr>
            </w:tcPrChange>
          </w:tcPr>
          <w:p w:rsidRPr="00020A9F" w:rsidR="00F457A5" w:rsidP="00861799" w:rsidRDefault="00A6330E" w14:paraId="691CCBDD" w14:textId="49D6970B">
            <w:pPr>
              <w:pStyle w:val="ListParagraph"/>
              <w:ind w:left="0"/>
              <w:rPr>
                <w:ins w:author="toantk" w:date="2022-07-27T16:56:00Z" w:id="1830"/>
              </w:rPr>
            </w:pPr>
            <w:ins w:author="toantk" w:date="2022-07-27T17:06:00Z" w:id="1831">
              <w:r>
                <w:t>Chuỗi ký tự MAC</w:t>
              </w:r>
            </w:ins>
          </w:p>
        </w:tc>
        <w:tc>
          <w:tcPr>
            <w:tcW w:w="1632" w:type="dxa"/>
            <w:tcPrChange w:author="toantk" w:date="2022-07-27T17:05:00Z" w:id="1832">
              <w:tcPr>
                <w:tcW w:w="1418" w:type="dxa"/>
              </w:tcPr>
            </w:tcPrChange>
          </w:tcPr>
          <w:p w:rsidRPr="00020A9F" w:rsidR="00F457A5" w:rsidP="00861799" w:rsidRDefault="00F457A5" w14:paraId="10C5BF25" w14:textId="373937E6">
            <w:pPr>
              <w:pStyle w:val="ListParagraph"/>
              <w:ind w:left="0"/>
              <w:rPr>
                <w:ins w:author="toantk" w:date="2022-07-27T16:56:00Z" w:id="1833"/>
              </w:rPr>
            </w:pPr>
            <w:ins w:author="toantk" w:date="2022-07-27T16:58:00Z" w:id="1834">
              <w:r>
                <w:t>clientMac</w:t>
              </w:r>
            </w:ins>
          </w:p>
        </w:tc>
      </w:tr>
      <w:tr w:rsidR="00A6330E" w:rsidTr="00A6330E" w14:paraId="52C18CB6" w14:textId="77777777">
        <w:trPr>
          <w:ins w:author="toantk" w:date="2022-07-27T16:57:00Z" w:id="1835"/>
        </w:trPr>
        <w:tc>
          <w:tcPr>
            <w:tcW w:w="883" w:type="dxa"/>
          </w:tcPr>
          <w:p w:rsidRPr="00020A9F" w:rsidR="00F457A5" w:rsidP="00F457A5" w:rsidRDefault="00F457A5" w14:paraId="7298A774" w14:textId="6D00B98B">
            <w:pPr>
              <w:pStyle w:val="ListParagraph"/>
              <w:ind w:left="0"/>
              <w:rPr>
                <w:ins w:author="toantk" w:date="2022-07-27T16:57:00Z" w:id="1836"/>
              </w:rPr>
            </w:pPr>
            <w:ins w:author="toantk" w:date="2022-07-27T16:57:00Z" w:id="1837">
              <w:r>
                <w:t>2</w:t>
              </w:r>
            </w:ins>
          </w:p>
        </w:tc>
        <w:tc>
          <w:tcPr>
            <w:tcW w:w="1739" w:type="dxa"/>
          </w:tcPr>
          <w:p w:rsidR="00F457A5" w:rsidP="00F457A5" w:rsidRDefault="00F457A5" w14:paraId="655D0BD8" w14:textId="79C44A1C">
            <w:pPr>
              <w:pStyle w:val="ListParagraph"/>
              <w:ind w:left="0"/>
              <w:rPr>
                <w:ins w:author="toantk" w:date="2022-07-27T16:57:00Z" w:id="1838"/>
              </w:rPr>
            </w:pPr>
            <w:ins w:author="toantk" w:date="2022-07-27T16:58:00Z" w:id="1839">
              <w:r>
                <w:t>Model Name</w:t>
              </w:r>
            </w:ins>
          </w:p>
        </w:tc>
        <w:tc>
          <w:tcPr>
            <w:tcW w:w="1996" w:type="dxa"/>
          </w:tcPr>
          <w:p w:rsidR="00F457A5" w:rsidP="00F457A5" w:rsidRDefault="00F457A5" w14:paraId="3D9C3D4D" w14:textId="7A5C0D1A">
            <w:pPr>
              <w:pStyle w:val="ListParagraph"/>
              <w:ind w:left="0"/>
              <w:rPr>
                <w:ins w:author="toantk" w:date="2022-07-27T16:57:00Z" w:id="1840"/>
              </w:rPr>
            </w:pPr>
            <w:ins w:author="toantk" w:date="2022-07-27T16:58:00Z" w:id="1841">
              <w:r>
                <w:t>Model thiết bị</w:t>
              </w:r>
            </w:ins>
          </w:p>
        </w:tc>
        <w:tc>
          <w:tcPr>
            <w:tcW w:w="955" w:type="dxa"/>
          </w:tcPr>
          <w:p w:rsidR="00F457A5" w:rsidP="00F457A5" w:rsidRDefault="00F457A5" w14:paraId="2DE89907" w14:textId="386FA53E">
            <w:pPr>
              <w:pStyle w:val="ListParagraph"/>
              <w:ind w:left="0"/>
              <w:rPr>
                <w:ins w:author="toantk" w:date="2022-07-27T16:57:00Z" w:id="1842"/>
              </w:rPr>
            </w:pPr>
            <w:ins w:author="toantk" w:date="2022-07-27T16:58:00Z" w:id="1843">
              <w:r>
                <w:t>String</w:t>
              </w:r>
            </w:ins>
          </w:p>
        </w:tc>
        <w:tc>
          <w:tcPr>
            <w:tcW w:w="1845" w:type="dxa"/>
          </w:tcPr>
          <w:p w:rsidR="00F457A5" w:rsidP="00F457A5" w:rsidRDefault="00A6330E" w14:paraId="08DE3831" w14:textId="77777777">
            <w:pPr>
              <w:pStyle w:val="ListParagraph"/>
              <w:ind w:left="0"/>
              <w:rPr>
                <w:ins w:author="toantk" w:date="2022-07-27T17:06:00Z" w:id="1844"/>
              </w:rPr>
            </w:pPr>
            <w:ins w:author="toantk" w:date="2022-07-27T17:06:00Z" w:id="1845">
              <w:r>
                <w:t>Ví dụ:</w:t>
              </w:r>
            </w:ins>
          </w:p>
          <w:p w:rsidRPr="00020A9F" w:rsidR="00A6330E" w:rsidP="00F457A5" w:rsidRDefault="00A6330E" w14:paraId="4F436427" w14:textId="5959D6FA">
            <w:pPr>
              <w:pStyle w:val="ListParagraph"/>
              <w:ind w:left="0"/>
              <w:rPr>
                <w:ins w:author="toantk" w:date="2022-07-27T16:57:00Z" w:id="1846"/>
              </w:rPr>
            </w:pPr>
            <w:ins w:author="toantk" w:date="2022-07-27T17:06:00Z" w:id="1847">
              <w:r>
                <w:t>GW040-H</w:t>
              </w:r>
            </w:ins>
          </w:p>
        </w:tc>
        <w:tc>
          <w:tcPr>
            <w:tcW w:w="1632" w:type="dxa"/>
          </w:tcPr>
          <w:p w:rsidR="00F457A5" w:rsidP="00F457A5" w:rsidRDefault="00F457A5" w14:paraId="6766185D" w14:textId="2E230CAC">
            <w:pPr>
              <w:pStyle w:val="ListParagraph"/>
              <w:ind w:left="0"/>
              <w:rPr>
                <w:ins w:author="toantk" w:date="2022-07-27T16:57:00Z" w:id="1848"/>
              </w:rPr>
            </w:pPr>
            <w:ins w:author="toantk" w:date="2022-07-27T16:58:00Z" w:id="1849">
              <w:r>
                <w:t>modelName</w:t>
              </w:r>
            </w:ins>
          </w:p>
        </w:tc>
      </w:tr>
      <w:tr w:rsidR="00F457A5" w:rsidTr="00A6330E" w14:paraId="51BB6684" w14:textId="77777777">
        <w:trPr>
          <w:ins w:author="toantk" w:date="2022-07-27T16:58:00Z" w:id="1850"/>
        </w:trPr>
        <w:tc>
          <w:tcPr>
            <w:tcW w:w="883" w:type="dxa"/>
            <w:tcPrChange w:author="toantk" w:date="2022-07-27T17:05:00Z" w:id="1851">
              <w:tcPr>
                <w:tcW w:w="900" w:type="dxa"/>
              </w:tcPr>
            </w:tcPrChange>
          </w:tcPr>
          <w:p w:rsidR="00F457A5" w:rsidP="00F457A5" w:rsidRDefault="00F457A5" w14:paraId="53506C35" w14:textId="3C39BA86">
            <w:pPr>
              <w:pStyle w:val="ListParagraph"/>
              <w:ind w:left="0"/>
              <w:rPr>
                <w:ins w:author="toantk" w:date="2022-07-27T16:58:00Z" w:id="1852"/>
              </w:rPr>
            </w:pPr>
            <w:ins w:author="toantk" w:date="2022-07-27T16:58:00Z" w:id="1853">
              <w:r>
                <w:t>3</w:t>
              </w:r>
            </w:ins>
          </w:p>
        </w:tc>
        <w:tc>
          <w:tcPr>
            <w:tcW w:w="1739" w:type="dxa"/>
            <w:tcPrChange w:author="toantk" w:date="2022-07-27T17:05:00Z" w:id="1854">
              <w:tcPr>
                <w:tcW w:w="1800" w:type="dxa"/>
              </w:tcPr>
            </w:tcPrChange>
          </w:tcPr>
          <w:p w:rsidR="00F457A5" w:rsidP="00F457A5" w:rsidRDefault="00F457A5" w14:paraId="4F53FEDA" w14:textId="4012A49C">
            <w:pPr>
              <w:pStyle w:val="ListParagraph"/>
              <w:ind w:left="0"/>
              <w:rPr>
                <w:ins w:author="toantk" w:date="2022-07-27T16:58:00Z" w:id="1855"/>
              </w:rPr>
            </w:pPr>
            <w:ins w:author="toantk" w:date="2022-07-27T16:58:00Z" w:id="1856">
              <w:r>
                <w:t xml:space="preserve">Device MAC </w:t>
              </w:r>
            </w:ins>
            <w:ins w:author="toantk" w:date="2022-07-27T16:59:00Z" w:id="1857">
              <w:r>
                <w:t>Address</w:t>
              </w:r>
            </w:ins>
          </w:p>
        </w:tc>
        <w:tc>
          <w:tcPr>
            <w:tcW w:w="1996" w:type="dxa"/>
            <w:tcPrChange w:author="toantk" w:date="2022-07-27T17:05:00Z" w:id="1858">
              <w:tcPr>
                <w:tcW w:w="2096" w:type="dxa"/>
              </w:tcPr>
            </w:tcPrChange>
          </w:tcPr>
          <w:p w:rsidR="00F457A5" w:rsidP="00F457A5" w:rsidRDefault="00F457A5" w14:paraId="6464C39D" w14:textId="00F8B3E3">
            <w:pPr>
              <w:pStyle w:val="ListParagraph"/>
              <w:ind w:left="0"/>
              <w:rPr>
                <w:ins w:author="toantk" w:date="2022-07-27T16:58:00Z" w:id="1859"/>
              </w:rPr>
            </w:pPr>
            <w:ins w:author="toantk" w:date="2022-07-27T16:59:00Z" w:id="1860">
              <w:r>
                <w:t>Địa chỉ MAC của thiết bị ONT</w:t>
              </w:r>
            </w:ins>
          </w:p>
        </w:tc>
        <w:tc>
          <w:tcPr>
            <w:tcW w:w="955" w:type="dxa"/>
            <w:tcPrChange w:author="toantk" w:date="2022-07-27T17:05:00Z" w:id="1861">
              <w:tcPr>
                <w:tcW w:w="964" w:type="dxa"/>
              </w:tcPr>
            </w:tcPrChange>
          </w:tcPr>
          <w:p w:rsidR="00F457A5" w:rsidP="00F457A5" w:rsidRDefault="00F457A5" w14:paraId="08B156C0" w14:textId="083675A8">
            <w:pPr>
              <w:pStyle w:val="ListParagraph"/>
              <w:ind w:left="0"/>
              <w:rPr>
                <w:ins w:author="toantk" w:date="2022-07-27T16:58:00Z" w:id="1862"/>
              </w:rPr>
            </w:pPr>
            <w:ins w:author="toantk" w:date="2022-07-27T16:59:00Z" w:id="1863">
              <w:r>
                <w:t>String</w:t>
              </w:r>
            </w:ins>
          </w:p>
        </w:tc>
        <w:tc>
          <w:tcPr>
            <w:tcW w:w="1845" w:type="dxa"/>
            <w:tcPrChange w:author="toantk" w:date="2022-07-27T17:05:00Z" w:id="1864">
              <w:tcPr>
                <w:tcW w:w="1872" w:type="dxa"/>
              </w:tcPr>
            </w:tcPrChange>
          </w:tcPr>
          <w:p w:rsidRPr="00020A9F" w:rsidR="00F457A5" w:rsidP="00F457A5" w:rsidRDefault="00A6330E" w14:paraId="1659A8C4" w14:textId="72F6C9A0">
            <w:pPr>
              <w:pStyle w:val="ListParagraph"/>
              <w:ind w:left="0"/>
              <w:rPr>
                <w:ins w:author="toantk" w:date="2022-07-27T16:58:00Z" w:id="1865"/>
              </w:rPr>
            </w:pPr>
            <w:ins w:author="toantk" w:date="2022-07-27T17:06:00Z" w:id="1866">
              <w:r>
                <w:t>Chuỗi ký tự MAC</w:t>
              </w:r>
            </w:ins>
          </w:p>
        </w:tc>
        <w:tc>
          <w:tcPr>
            <w:tcW w:w="1632" w:type="dxa"/>
            <w:tcPrChange w:author="toantk" w:date="2022-07-27T17:05:00Z" w:id="1867">
              <w:tcPr>
                <w:tcW w:w="1418" w:type="dxa"/>
              </w:tcPr>
            </w:tcPrChange>
          </w:tcPr>
          <w:p w:rsidR="00F457A5" w:rsidP="00F457A5" w:rsidRDefault="00F457A5" w14:paraId="08AC36B5" w14:textId="0779DCDD">
            <w:pPr>
              <w:pStyle w:val="ListParagraph"/>
              <w:ind w:left="0"/>
              <w:rPr>
                <w:ins w:author="toantk" w:date="2022-07-27T16:58:00Z" w:id="1868"/>
              </w:rPr>
            </w:pPr>
            <w:ins w:author="toantk" w:date="2022-07-27T16:58:00Z" w:id="1869">
              <w:r>
                <w:t>deviceMac</w:t>
              </w:r>
            </w:ins>
          </w:p>
        </w:tc>
      </w:tr>
      <w:tr w:rsidR="00F457A5" w:rsidTr="00A6330E" w14:paraId="7DD3B584" w14:textId="77777777">
        <w:trPr>
          <w:ins w:author="toantk" w:date="2022-07-27T16:59:00Z" w:id="1870"/>
        </w:trPr>
        <w:tc>
          <w:tcPr>
            <w:tcW w:w="883" w:type="dxa"/>
            <w:tcPrChange w:author="toantk" w:date="2022-07-27T17:05:00Z" w:id="1871">
              <w:tcPr>
                <w:tcW w:w="900" w:type="dxa"/>
              </w:tcPr>
            </w:tcPrChange>
          </w:tcPr>
          <w:p w:rsidR="00F457A5" w:rsidP="00F457A5" w:rsidRDefault="00F457A5" w14:paraId="4FB71022" w14:textId="58689449">
            <w:pPr>
              <w:pStyle w:val="ListParagraph"/>
              <w:ind w:left="0"/>
              <w:rPr>
                <w:ins w:author="toantk" w:date="2022-07-27T16:59:00Z" w:id="1872"/>
              </w:rPr>
            </w:pPr>
            <w:ins w:author="toantk" w:date="2022-07-27T16:59:00Z" w:id="1873">
              <w:r>
                <w:t>4</w:t>
              </w:r>
            </w:ins>
          </w:p>
        </w:tc>
        <w:tc>
          <w:tcPr>
            <w:tcW w:w="1739" w:type="dxa"/>
            <w:tcPrChange w:author="toantk" w:date="2022-07-27T17:05:00Z" w:id="1874">
              <w:tcPr>
                <w:tcW w:w="1800" w:type="dxa"/>
              </w:tcPr>
            </w:tcPrChange>
          </w:tcPr>
          <w:p w:rsidR="00F457A5" w:rsidP="00F457A5" w:rsidRDefault="00F457A5" w14:paraId="3CF2C078" w14:textId="49AC5B71">
            <w:pPr>
              <w:pStyle w:val="ListParagraph"/>
              <w:ind w:left="0"/>
              <w:rPr>
                <w:ins w:author="toantk" w:date="2022-07-27T16:59:00Z" w:id="1875"/>
              </w:rPr>
            </w:pPr>
            <w:ins w:author="toantk" w:date="2022-07-27T16:59:00Z" w:id="1876">
              <w:r>
                <w:t>Serial Number</w:t>
              </w:r>
            </w:ins>
          </w:p>
        </w:tc>
        <w:tc>
          <w:tcPr>
            <w:tcW w:w="1996" w:type="dxa"/>
            <w:tcPrChange w:author="toantk" w:date="2022-07-27T17:05:00Z" w:id="1877">
              <w:tcPr>
                <w:tcW w:w="2096" w:type="dxa"/>
              </w:tcPr>
            </w:tcPrChange>
          </w:tcPr>
          <w:p w:rsidR="00F457A5" w:rsidP="00F457A5" w:rsidRDefault="00F457A5" w14:paraId="47CE8672" w14:textId="0C756A85">
            <w:pPr>
              <w:pStyle w:val="ListParagraph"/>
              <w:ind w:left="0"/>
              <w:rPr>
                <w:ins w:author="toantk" w:date="2022-07-27T16:59:00Z" w:id="1878"/>
              </w:rPr>
            </w:pPr>
            <w:ins w:author="toantk" w:date="2022-07-27T16:59:00Z" w:id="1879">
              <w:r>
                <w:t>Số Serial thiết bị</w:t>
              </w:r>
            </w:ins>
          </w:p>
        </w:tc>
        <w:tc>
          <w:tcPr>
            <w:tcW w:w="955" w:type="dxa"/>
            <w:tcPrChange w:author="toantk" w:date="2022-07-27T17:05:00Z" w:id="1880">
              <w:tcPr>
                <w:tcW w:w="964" w:type="dxa"/>
              </w:tcPr>
            </w:tcPrChange>
          </w:tcPr>
          <w:p w:rsidR="00F457A5" w:rsidP="00F457A5" w:rsidRDefault="00F457A5" w14:paraId="5908AEDC" w14:textId="6477932C">
            <w:pPr>
              <w:pStyle w:val="ListParagraph"/>
              <w:ind w:left="0"/>
              <w:rPr>
                <w:ins w:author="toantk" w:date="2022-07-27T16:59:00Z" w:id="1881"/>
              </w:rPr>
            </w:pPr>
            <w:ins w:author="toantk" w:date="2022-07-27T16:59:00Z" w:id="1882">
              <w:r>
                <w:t>String</w:t>
              </w:r>
            </w:ins>
          </w:p>
        </w:tc>
        <w:tc>
          <w:tcPr>
            <w:tcW w:w="1845" w:type="dxa"/>
            <w:tcPrChange w:author="toantk" w:date="2022-07-27T17:05:00Z" w:id="1883">
              <w:tcPr>
                <w:tcW w:w="1872" w:type="dxa"/>
              </w:tcPr>
            </w:tcPrChange>
          </w:tcPr>
          <w:p w:rsidRPr="00020A9F" w:rsidR="00F457A5" w:rsidP="00F457A5" w:rsidRDefault="00F457A5" w14:paraId="3D2919E5" w14:textId="03A17560">
            <w:pPr>
              <w:pStyle w:val="ListParagraph"/>
              <w:ind w:left="0"/>
              <w:rPr>
                <w:ins w:author="toantk" w:date="2022-07-27T16:59:00Z" w:id="1884"/>
              </w:rPr>
            </w:pPr>
            <w:ins w:author="toantk" w:date="2022-07-27T16:59:00Z" w:id="1885">
              <w:r>
                <w:t>Đối với ONT là PON Serial Number</w:t>
              </w:r>
            </w:ins>
            <w:ins w:author="toantk" w:date="2022-08-04T17:59:00Z" w:id="1886">
              <w:r w:rsidR="00B424CC">
                <w:t>.</w:t>
              </w:r>
            </w:ins>
          </w:p>
        </w:tc>
        <w:tc>
          <w:tcPr>
            <w:tcW w:w="1632" w:type="dxa"/>
            <w:tcPrChange w:author="toantk" w:date="2022-07-27T17:05:00Z" w:id="1887">
              <w:tcPr>
                <w:tcW w:w="1418" w:type="dxa"/>
              </w:tcPr>
            </w:tcPrChange>
          </w:tcPr>
          <w:p w:rsidR="00F457A5" w:rsidP="00F457A5" w:rsidRDefault="00F457A5" w14:paraId="6CD33636" w14:textId="107CB6C3">
            <w:pPr>
              <w:pStyle w:val="ListParagraph"/>
              <w:ind w:left="0"/>
              <w:rPr>
                <w:ins w:author="toantk" w:date="2022-07-27T16:59:00Z" w:id="1888"/>
              </w:rPr>
            </w:pPr>
            <w:ins w:author="toantk" w:date="2022-07-27T16:59:00Z" w:id="1889">
              <w:r>
                <w:t>serialNumber</w:t>
              </w:r>
            </w:ins>
          </w:p>
        </w:tc>
      </w:tr>
      <w:tr w:rsidR="00F457A5" w:rsidTr="00A6330E" w14:paraId="3D52558F" w14:textId="77777777">
        <w:trPr>
          <w:ins w:author="toantk" w:date="2022-07-27T16:59:00Z" w:id="1890"/>
        </w:trPr>
        <w:tc>
          <w:tcPr>
            <w:tcW w:w="883" w:type="dxa"/>
            <w:tcPrChange w:author="toantk" w:date="2022-07-27T17:05:00Z" w:id="1891">
              <w:tcPr>
                <w:tcW w:w="900" w:type="dxa"/>
              </w:tcPr>
            </w:tcPrChange>
          </w:tcPr>
          <w:p w:rsidR="00F457A5" w:rsidP="00F457A5" w:rsidRDefault="00F457A5" w14:paraId="44758B85" w14:textId="603E4C14">
            <w:pPr>
              <w:pStyle w:val="ListParagraph"/>
              <w:ind w:left="0"/>
              <w:rPr>
                <w:ins w:author="toantk" w:date="2022-07-27T16:59:00Z" w:id="1892"/>
              </w:rPr>
            </w:pPr>
            <w:ins w:author="toantk" w:date="2022-07-27T16:59:00Z" w:id="1893">
              <w:r>
                <w:t>5</w:t>
              </w:r>
            </w:ins>
          </w:p>
        </w:tc>
        <w:tc>
          <w:tcPr>
            <w:tcW w:w="1739" w:type="dxa"/>
            <w:tcPrChange w:author="toantk" w:date="2022-07-27T17:05:00Z" w:id="1894">
              <w:tcPr>
                <w:tcW w:w="1800" w:type="dxa"/>
              </w:tcPr>
            </w:tcPrChange>
          </w:tcPr>
          <w:p w:rsidR="00F457A5" w:rsidRDefault="00F457A5" w14:paraId="6C7643DB" w14:textId="6FA2F1F8">
            <w:pPr>
              <w:pStyle w:val="ListParagraph"/>
              <w:ind w:left="0"/>
              <w:rPr>
                <w:ins w:author="toantk" w:date="2022-07-27T16:59:00Z" w:id="1895"/>
              </w:rPr>
            </w:pPr>
            <w:ins w:author="toantk" w:date="2022-07-27T17:00:00Z" w:id="1896">
              <w:r>
                <w:t>IP Address</w:t>
              </w:r>
            </w:ins>
          </w:p>
        </w:tc>
        <w:tc>
          <w:tcPr>
            <w:tcW w:w="1996" w:type="dxa"/>
            <w:tcPrChange w:author="toantk" w:date="2022-07-27T17:05:00Z" w:id="1897">
              <w:tcPr>
                <w:tcW w:w="2096" w:type="dxa"/>
              </w:tcPr>
            </w:tcPrChange>
          </w:tcPr>
          <w:p w:rsidR="00F457A5" w:rsidRDefault="00F457A5" w14:paraId="101620E6" w14:textId="5AF48554">
            <w:pPr>
              <w:pStyle w:val="ListParagraph"/>
              <w:ind w:left="0"/>
              <w:rPr>
                <w:ins w:author="toantk" w:date="2022-07-27T16:59:00Z" w:id="1898"/>
              </w:rPr>
            </w:pPr>
            <w:ins w:author="toantk" w:date="2022-07-27T17:00:00Z" w:id="1899">
              <w:r>
                <w:t xml:space="preserve">IP điều khiển thiết bị </w:t>
              </w:r>
            </w:ins>
          </w:p>
        </w:tc>
        <w:tc>
          <w:tcPr>
            <w:tcW w:w="955" w:type="dxa"/>
            <w:tcPrChange w:author="toantk" w:date="2022-07-27T17:05:00Z" w:id="1900">
              <w:tcPr>
                <w:tcW w:w="964" w:type="dxa"/>
              </w:tcPr>
            </w:tcPrChange>
          </w:tcPr>
          <w:p w:rsidR="00F457A5" w:rsidP="00F457A5" w:rsidRDefault="00F457A5" w14:paraId="3BF8C03E" w14:textId="19B751DD">
            <w:pPr>
              <w:pStyle w:val="ListParagraph"/>
              <w:ind w:left="0"/>
              <w:rPr>
                <w:ins w:author="toantk" w:date="2022-07-27T16:59:00Z" w:id="1901"/>
              </w:rPr>
            </w:pPr>
            <w:ins w:author="toantk" w:date="2022-07-27T17:00:00Z" w:id="1902">
              <w:r>
                <w:t>String</w:t>
              </w:r>
            </w:ins>
          </w:p>
        </w:tc>
        <w:tc>
          <w:tcPr>
            <w:tcW w:w="1845" w:type="dxa"/>
            <w:tcPrChange w:author="toantk" w:date="2022-07-27T17:05:00Z" w:id="1903">
              <w:tcPr>
                <w:tcW w:w="1872" w:type="dxa"/>
              </w:tcPr>
            </w:tcPrChange>
          </w:tcPr>
          <w:p w:rsidR="00F457A5" w:rsidP="00F457A5" w:rsidRDefault="00280DBA" w14:paraId="50F3D633" w14:textId="7E941379">
            <w:pPr>
              <w:pStyle w:val="ListParagraph"/>
              <w:ind w:left="0"/>
              <w:rPr>
                <w:ins w:author="toantk" w:date="2022-07-27T16:59:00Z" w:id="1904"/>
              </w:rPr>
            </w:pPr>
            <w:ins w:author="toantk" w:date="2022-07-27T17:07:00Z" w:id="1905">
              <w:r>
                <w:t>Chuỗi ký tự IPv4</w:t>
              </w:r>
            </w:ins>
          </w:p>
        </w:tc>
        <w:tc>
          <w:tcPr>
            <w:tcW w:w="1632" w:type="dxa"/>
            <w:tcPrChange w:author="toantk" w:date="2022-07-27T17:05:00Z" w:id="1906">
              <w:tcPr>
                <w:tcW w:w="1418" w:type="dxa"/>
              </w:tcPr>
            </w:tcPrChange>
          </w:tcPr>
          <w:p w:rsidR="00F457A5" w:rsidP="00F457A5" w:rsidRDefault="00F457A5" w14:paraId="356D4DE7" w14:textId="50E59A7F">
            <w:pPr>
              <w:pStyle w:val="ListParagraph"/>
              <w:ind w:left="0"/>
              <w:rPr>
                <w:ins w:author="toantk" w:date="2022-07-27T16:59:00Z" w:id="1907"/>
              </w:rPr>
            </w:pPr>
            <w:ins w:author="toantk" w:date="2022-07-27T17:00:00Z" w:id="1908">
              <w:r>
                <w:t>ipAddr</w:t>
              </w:r>
            </w:ins>
          </w:p>
        </w:tc>
      </w:tr>
      <w:tr w:rsidR="00FB5FB5" w:rsidTr="00A6330E" w14:paraId="2155BDCB" w14:textId="77777777">
        <w:trPr>
          <w:ins w:author="Tran Khanh Toan" w:date="2022-08-04T15:08:00Z" w:id="1909"/>
        </w:trPr>
        <w:tc>
          <w:tcPr>
            <w:tcW w:w="883" w:type="dxa"/>
          </w:tcPr>
          <w:p w:rsidR="00FB5FB5" w:rsidP="00FB5FB5" w:rsidRDefault="00FB5FB5" w14:paraId="01B6A3BE" w14:textId="3EFE2C0F">
            <w:pPr>
              <w:pStyle w:val="ListParagraph"/>
              <w:ind w:left="0"/>
              <w:rPr>
                <w:ins w:author="Tran Khanh Toan" w:date="2022-08-04T15:08:00Z" w:id="1910"/>
              </w:rPr>
            </w:pPr>
            <w:ins w:author="toantk" w:date="2022-08-04T15:08:00Z" w:id="1911">
              <w:r>
                <w:t>6</w:t>
              </w:r>
            </w:ins>
          </w:p>
        </w:tc>
        <w:tc>
          <w:tcPr>
            <w:tcW w:w="1739" w:type="dxa"/>
          </w:tcPr>
          <w:p w:rsidR="00FB5FB5" w:rsidP="00FB5FB5" w:rsidRDefault="00FB5FB5" w14:paraId="56B46512" w14:textId="2CD282B4">
            <w:pPr>
              <w:pStyle w:val="ListParagraph"/>
              <w:ind w:left="0"/>
              <w:rPr>
                <w:ins w:author="Tran Khanh Toan" w:date="2022-08-04T15:08:00Z" w:id="1912"/>
              </w:rPr>
            </w:pPr>
            <w:ins w:author="Tran Khanh Toan" w:date="2022-08-04T15:08:00Z" w:id="1913">
              <w:r>
                <w:t>Database Version</w:t>
              </w:r>
            </w:ins>
          </w:p>
        </w:tc>
        <w:tc>
          <w:tcPr>
            <w:tcW w:w="1996" w:type="dxa"/>
          </w:tcPr>
          <w:p w:rsidR="00FB5FB5" w:rsidP="00FB5FB5" w:rsidRDefault="00FB5FB5" w14:paraId="61965475" w14:textId="590FF210">
            <w:pPr>
              <w:pStyle w:val="ListParagraph"/>
              <w:ind w:left="0"/>
              <w:rPr>
                <w:ins w:author="Tran Khanh Toan" w:date="2022-08-04T15:08:00Z" w:id="1914"/>
              </w:rPr>
            </w:pPr>
            <w:ins w:author="Tran Khanh Toan" w:date="2022-08-04T15:09:00Z" w:id="1915">
              <w:r>
                <w:t>Phiên bản Database</w:t>
              </w:r>
            </w:ins>
          </w:p>
        </w:tc>
        <w:tc>
          <w:tcPr>
            <w:tcW w:w="955" w:type="dxa"/>
          </w:tcPr>
          <w:p w:rsidR="00FB5FB5" w:rsidP="00FB5FB5" w:rsidRDefault="00FB5FB5" w14:paraId="5F32F314" w14:textId="71E730AB">
            <w:pPr>
              <w:pStyle w:val="ListParagraph"/>
              <w:ind w:left="0"/>
              <w:rPr>
                <w:ins w:author="Tran Khanh Toan" w:date="2022-08-04T15:08:00Z" w:id="1916"/>
              </w:rPr>
            </w:pPr>
            <w:ins w:author="Tran Khanh Toan" w:date="2022-08-04T15:09:00Z" w:id="1917">
              <w:r>
                <w:t>int</w:t>
              </w:r>
            </w:ins>
          </w:p>
        </w:tc>
        <w:tc>
          <w:tcPr>
            <w:tcW w:w="1845" w:type="dxa"/>
          </w:tcPr>
          <w:p w:rsidR="00FB5FB5" w:rsidP="00FB5FB5" w:rsidRDefault="00FB5FB5" w14:paraId="40A439A8" w14:textId="77777777">
            <w:pPr>
              <w:pStyle w:val="ListParagraph"/>
              <w:ind w:left="0"/>
              <w:rPr>
                <w:ins w:author="Tran Khanh Toan" w:date="2022-08-04T15:08:00Z" w:id="1918"/>
              </w:rPr>
            </w:pPr>
          </w:p>
        </w:tc>
        <w:tc>
          <w:tcPr>
            <w:tcW w:w="1632" w:type="dxa"/>
          </w:tcPr>
          <w:p w:rsidR="00FB5FB5" w:rsidP="00FB5FB5" w:rsidRDefault="00FB5FB5" w14:paraId="7744B161" w14:textId="0508C2E9">
            <w:pPr>
              <w:pStyle w:val="ListParagraph"/>
              <w:ind w:left="0"/>
              <w:rPr>
                <w:ins w:author="Tran Khanh Toan" w:date="2022-08-04T15:08:00Z" w:id="1919"/>
              </w:rPr>
            </w:pPr>
            <w:ins w:author="Tran Khanh Toan" w:date="2022-08-04T15:09:00Z" w:id="1920">
              <w:r>
                <w:t>dbVersion</w:t>
              </w:r>
            </w:ins>
          </w:p>
        </w:tc>
      </w:tr>
      <w:tr w:rsidR="00FB5FB5" w:rsidTr="00A6330E" w14:paraId="7460CF88" w14:textId="77777777">
        <w:trPr>
          <w:ins w:author="toantk" w:date="2022-07-27T17:00:00Z" w:id="1921"/>
        </w:trPr>
        <w:tc>
          <w:tcPr>
            <w:tcW w:w="883" w:type="dxa"/>
            <w:tcPrChange w:author="toantk" w:date="2022-07-27T17:05:00Z" w:id="1922">
              <w:tcPr>
                <w:tcW w:w="900" w:type="dxa"/>
              </w:tcPr>
            </w:tcPrChange>
          </w:tcPr>
          <w:p w:rsidR="00FB5FB5" w:rsidP="00FB5FB5" w:rsidRDefault="00FB5FB5" w14:paraId="6B1D67D5" w14:textId="585CA717">
            <w:pPr>
              <w:pStyle w:val="ListParagraph"/>
              <w:ind w:left="0"/>
              <w:rPr>
                <w:ins w:author="toantk" w:date="2022-07-27T17:00:00Z" w:id="1923"/>
              </w:rPr>
            </w:pPr>
            <w:ins w:author="toantk" w:date="2022-08-04T15:08:00Z" w:id="1924">
              <w:r>
                <w:t>7</w:t>
              </w:r>
            </w:ins>
          </w:p>
        </w:tc>
        <w:tc>
          <w:tcPr>
            <w:tcW w:w="1739" w:type="dxa"/>
            <w:tcPrChange w:author="toantk" w:date="2022-07-27T17:05:00Z" w:id="1925">
              <w:tcPr>
                <w:tcW w:w="1800" w:type="dxa"/>
              </w:tcPr>
            </w:tcPrChange>
          </w:tcPr>
          <w:p w:rsidR="00FB5FB5" w:rsidP="00FB5FB5" w:rsidRDefault="00FB5FB5" w14:paraId="62253D2E" w14:textId="67E221BA">
            <w:pPr>
              <w:pStyle w:val="ListParagraph"/>
              <w:ind w:left="0"/>
              <w:rPr>
                <w:ins w:author="toantk" w:date="2022-07-27T17:00:00Z" w:id="1926"/>
              </w:rPr>
            </w:pPr>
            <w:ins w:author="toantk" w:date="2022-07-27T17:00:00Z" w:id="1927">
              <w:r>
                <w:t>Device Type</w:t>
              </w:r>
            </w:ins>
          </w:p>
        </w:tc>
        <w:tc>
          <w:tcPr>
            <w:tcW w:w="1996" w:type="dxa"/>
            <w:tcPrChange w:author="toantk" w:date="2022-07-27T17:05:00Z" w:id="1928">
              <w:tcPr>
                <w:tcW w:w="2096" w:type="dxa"/>
              </w:tcPr>
            </w:tcPrChange>
          </w:tcPr>
          <w:p w:rsidR="00FB5FB5" w:rsidP="00FB5FB5" w:rsidRDefault="00FB5FB5" w14:paraId="49A8EFA4" w14:textId="2EEEF566">
            <w:pPr>
              <w:pStyle w:val="ListParagraph"/>
              <w:ind w:left="0"/>
              <w:rPr>
                <w:ins w:author="toantk" w:date="2022-07-27T17:00:00Z" w:id="1929"/>
              </w:rPr>
            </w:pPr>
            <w:ins w:author="toantk" w:date="2022-07-27T17:00:00Z" w:id="1930">
              <w:r>
                <w:t>Loại thiết bị</w:t>
              </w:r>
            </w:ins>
          </w:p>
        </w:tc>
        <w:tc>
          <w:tcPr>
            <w:tcW w:w="955" w:type="dxa"/>
            <w:tcPrChange w:author="toantk" w:date="2022-07-27T17:05:00Z" w:id="1931">
              <w:tcPr>
                <w:tcW w:w="964" w:type="dxa"/>
              </w:tcPr>
            </w:tcPrChange>
          </w:tcPr>
          <w:p w:rsidR="00FB5FB5" w:rsidP="00FB5FB5" w:rsidRDefault="001428B6" w14:paraId="70FE4FED" w14:textId="4595E7FE">
            <w:pPr>
              <w:pStyle w:val="ListParagraph"/>
              <w:ind w:left="0"/>
              <w:rPr>
                <w:ins w:author="toantk" w:date="2022-07-27T17:00:00Z" w:id="1932"/>
              </w:rPr>
            </w:pPr>
            <w:r>
              <w:t>int</w:t>
            </w:r>
          </w:p>
        </w:tc>
        <w:tc>
          <w:tcPr>
            <w:tcW w:w="1845" w:type="dxa"/>
            <w:tcPrChange w:author="toantk" w:date="2022-07-27T17:05:00Z" w:id="1933">
              <w:tcPr>
                <w:tcW w:w="1872" w:type="dxa"/>
              </w:tcPr>
            </w:tcPrChange>
          </w:tcPr>
          <w:p w:rsidR="001428B6" w:rsidP="00FB5FB5" w:rsidRDefault="001428B6" w14:paraId="4F397063" w14:textId="77777777">
            <w:pPr>
              <w:pStyle w:val="ListParagraph"/>
              <w:ind w:left="0"/>
              <w:rPr>
                <w:color w:val="242424"/>
                <w:szCs w:val="26"/>
                <w:shd w:val="clear" w:color="auto" w:fill="FFFFFF"/>
              </w:rPr>
            </w:pPr>
            <w:r w:rsidRPr="001428B6">
              <w:rPr>
                <w:color w:val="242424"/>
                <w:szCs w:val="26"/>
                <w:shd w:val="clear" w:color="auto" w:fill="FFFFFF"/>
              </w:rPr>
              <w:t>CAP = 0,</w:t>
            </w:r>
            <w:r w:rsidRPr="001428B6">
              <w:rPr>
                <w:color w:val="242424"/>
                <w:szCs w:val="26"/>
              </w:rPr>
              <w:br/>
            </w:r>
            <w:r w:rsidRPr="001428B6">
              <w:rPr>
                <w:color w:val="242424"/>
                <w:szCs w:val="26"/>
                <w:shd w:val="clear" w:color="auto" w:fill="FFFFFF"/>
              </w:rPr>
              <w:t>MRE = 1,</w:t>
            </w:r>
            <w:r w:rsidRPr="001428B6">
              <w:rPr>
                <w:color w:val="242424"/>
                <w:szCs w:val="26"/>
              </w:rPr>
              <w:br/>
            </w:r>
            <w:r w:rsidRPr="001428B6">
              <w:rPr>
                <w:color w:val="242424"/>
                <w:szCs w:val="26"/>
                <w:shd w:val="clear" w:color="auto" w:fill="FFFFFF"/>
              </w:rPr>
              <w:t>NONE = 2,</w:t>
            </w:r>
            <w:r w:rsidRPr="001428B6">
              <w:rPr>
                <w:color w:val="242424"/>
                <w:szCs w:val="26"/>
              </w:rPr>
              <w:br/>
            </w:r>
            <w:r w:rsidRPr="001428B6">
              <w:rPr>
                <w:color w:val="242424"/>
                <w:szCs w:val="26"/>
                <w:shd w:val="clear" w:color="auto" w:fill="FFFFFF"/>
              </w:rPr>
              <w:t>ONT</w:t>
            </w:r>
            <w:r>
              <w:rPr>
                <w:color w:val="242424"/>
                <w:szCs w:val="26"/>
                <w:shd w:val="clear" w:color="auto" w:fill="FFFFFF"/>
              </w:rPr>
              <w:t>MESH</w:t>
            </w:r>
            <w:r w:rsidRPr="001428B6">
              <w:rPr>
                <w:color w:val="242424"/>
                <w:szCs w:val="26"/>
                <w:shd w:val="clear" w:color="auto" w:fill="FFFFFF"/>
              </w:rPr>
              <w:t xml:space="preserve"> = 3</w:t>
            </w:r>
          </w:p>
          <w:p w:rsidRPr="001428B6" w:rsidR="00FB5FB5" w:rsidP="00FB5FB5" w:rsidRDefault="001428B6" w14:paraId="674D1FC5" w14:textId="431F5126">
            <w:pPr>
              <w:pStyle w:val="ListParagraph"/>
              <w:ind w:left="0"/>
              <w:rPr>
                <w:ins w:author="toantk" w:date="2022-07-27T17:00:00Z" w:id="1934"/>
                <w:szCs w:val="26"/>
              </w:rPr>
            </w:pPr>
            <w:r>
              <w:rPr>
                <w:color w:val="242424"/>
                <w:szCs w:val="26"/>
                <w:shd w:val="clear" w:color="auto" w:fill="FFFFFF"/>
              </w:rPr>
              <w:t>ONTONLY = 4</w:t>
            </w:r>
          </w:p>
        </w:tc>
        <w:tc>
          <w:tcPr>
            <w:tcW w:w="1632" w:type="dxa"/>
            <w:tcPrChange w:author="toantk" w:date="2022-07-27T17:05:00Z" w:id="1935">
              <w:tcPr>
                <w:tcW w:w="1418" w:type="dxa"/>
              </w:tcPr>
            </w:tcPrChange>
          </w:tcPr>
          <w:p w:rsidR="00FB5FB5" w:rsidP="00FB5FB5" w:rsidRDefault="00FB5FB5" w14:paraId="14C8BF55" w14:textId="7C102518">
            <w:pPr>
              <w:pStyle w:val="ListParagraph"/>
              <w:ind w:left="0"/>
              <w:rPr>
                <w:ins w:author="toantk" w:date="2022-07-27T17:00:00Z" w:id="1936"/>
              </w:rPr>
            </w:pPr>
            <w:ins w:author="toantk" w:date="2022-07-27T17:03:00Z" w:id="1937">
              <w:r>
                <w:t>deviceType</w:t>
              </w:r>
            </w:ins>
          </w:p>
        </w:tc>
      </w:tr>
      <w:tr w:rsidR="00FB5FB5" w:rsidTr="00A6330E" w14:paraId="6822B4B4" w14:textId="77777777">
        <w:trPr>
          <w:ins w:author="toantk" w:date="2022-07-27T17:00:00Z" w:id="1938"/>
        </w:trPr>
        <w:tc>
          <w:tcPr>
            <w:tcW w:w="883" w:type="dxa"/>
            <w:tcPrChange w:author="toantk" w:date="2022-07-27T17:05:00Z" w:id="1939">
              <w:tcPr>
                <w:tcW w:w="900" w:type="dxa"/>
              </w:tcPr>
            </w:tcPrChange>
          </w:tcPr>
          <w:p w:rsidR="00FB5FB5" w:rsidP="00FB5FB5" w:rsidRDefault="00FB5FB5" w14:paraId="5FE78B2B" w14:textId="05E94283">
            <w:pPr>
              <w:pStyle w:val="ListParagraph"/>
              <w:ind w:left="0"/>
              <w:rPr>
                <w:ins w:author="toantk" w:date="2022-07-27T17:00:00Z" w:id="1940"/>
              </w:rPr>
            </w:pPr>
            <w:ins w:author="toantk" w:date="2022-08-04T15:08:00Z" w:id="1941">
              <w:r>
                <w:t>8</w:t>
              </w:r>
            </w:ins>
          </w:p>
        </w:tc>
        <w:tc>
          <w:tcPr>
            <w:tcW w:w="1739" w:type="dxa"/>
            <w:tcPrChange w:author="toantk" w:date="2022-07-27T17:05:00Z" w:id="1942">
              <w:tcPr>
                <w:tcW w:w="1800" w:type="dxa"/>
              </w:tcPr>
            </w:tcPrChange>
          </w:tcPr>
          <w:p w:rsidR="00FB5FB5" w:rsidP="00FB5FB5" w:rsidRDefault="00FB5FB5" w14:paraId="50D2D21A" w14:textId="72DAF484">
            <w:pPr>
              <w:pStyle w:val="ListParagraph"/>
              <w:ind w:left="0"/>
              <w:rPr>
                <w:ins w:author="toantk" w:date="2022-07-27T17:00:00Z" w:id="1943"/>
              </w:rPr>
            </w:pPr>
            <w:ins w:author="toantk" w:date="2022-07-27T17:01:00Z" w:id="1944">
              <w:r>
                <w:t>Device List</w:t>
              </w:r>
            </w:ins>
          </w:p>
        </w:tc>
        <w:tc>
          <w:tcPr>
            <w:tcW w:w="1996" w:type="dxa"/>
            <w:tcPrChange w:author="toantk" w:date="2022-07-27T17:05:00Z" w:id="1945">
              <w:tcPr>
                <w:tcW w:w="2096" w:type="dxa"/>
              </w:tcPr>
            </w:tcPrChange>
          </w:tcPr>
          <w:p w:rsidR="00FB5FB5" w:rsidP="00FB5FB5" w:rsidRDefault="00FB5FB5" w14:paraId="42D31559" w14:textId="4EABAEA6">
            <w:pPr>
              <w:pStyle w:val="ListParagraph"/>
              <w:ind w:left="0"/>
              <w:rPr>
                <w:ins w:author="toantk" w:date="2022-07-27T17:00:00Z" w:id="1946"/>
              </w:rPr>
            </w:pPr>
            <w:ins w:author="toantk" w:date="2022-07-27T17:01:00Z" w:id="1947">
              <w:r>
                <w:t xml:space="preserve">Danh sách các thiết bị </w:t>
              </w:r>
            </w:ins>
            <w:ins w:author="toantk" w:date="2022-07-28T09:07:00Z" w:id="1948">
              <w:r>
                <w:t xml:space="preserve">như Mesh thiết lập </w:t>
              </w:r>
              <w:r>
                <w:lastRenderedPageBreak/>
                <w:t>mạng Mesh với ONT</w:t>
              </w:r>
            </w:ins>
          </w:p>
        </w:tc>
        <w:tc>
          <w:tcPr>
            <w:tcW w:w="955" w:type="dxa"/>
            <w:tcPrChange w:author="toantk" w:date="2022-07-27T17:05:00Z" w:id="1949">
              <w:tcPr>
                <w:tcW w:w="964" w:type="dxa"/>
              </w:tcPr>
            </w:tcPrChange>
          </w:tcPr>
          <w:p w:rsidR="00FB5FB5" w:rsidP="00FB5FB5" w:rsidRDefault="00FB5FB5" w14:paraId="36E6D25F" w14:textId="6A2FA77E">
            <w:pPr>
              <w:pStyle w:val="ListParagraph"/>
              <w:ind w:left="0"/>
              <w:rPr>
                <w:ins w:author="toantk" w:date="2022-07-27T17:00:00Z" w:id="1950"/>
              </w:rPr>
            </w:pPr>
            <w:ins w:author="toantk" w:date="2022-07-27T17:01:00Z" w:id="1951">
              <w:r>
                <w:lastRenderedPageBreak/>
                <w:t>String</w:t>
              </w:r>
            </w:ins>
          </w:p>
        </w:tc>
        <w:tc>
          <w:tcPr>
            <w:tcW w:w="1845" w:type="dxa"/>
            <w:tcPrChange w:author="toantk" w:date="2022-07-27T17:05:00Z" w:id="1952">
              <w:tcPr>
                <w:tcW w:w="1872" w:type="dxa"/>
              </w:tcPr>
            </w:tcPrChange>
          </w:tcPr>
          <w:p w:rsidR="00FB5FB5" w:rsidP="00FB5FB5" w:rsidRDefault="00FB5FB5" w14:paraId="50215496" w14:textId="77777777">
            <w:pPr>
              <w:pStyle w:val="ListParagraph"/>
              <w:ind w:left="0"/>
              <w:rPr>
                <w:ins w:author="toantk" w:date="2022-07-27T17:00:00Z" w:id="1953"/>
              </w:rPr>
            </w:pPr>
          </w:p>
        </w:tc>
        <w:tc>
          <w:tcPr>
            <w:tcW w:w="1632" w:type="dxa"/>
            <w:tcPrChange w:author="toantk" w:date="2022-07-27T17:05:00Z" w:id="1954">
              <w:tcPr>
                <w:tcW w:w="1418" w:type="dxa"/>
              </w:tcPr>
            </w:tcPrChange>
          </w:tcPr>
          <w:p w:rsidR="00FB5FB5" w:rsidP="00FB5FB5" w:rsidRDefault="00FB5FB5" w14:paraId="29B6E2AC" w14:textId="006F7B1F">
            <w:pPr>
              <w:pStyle w:val="ListParagraph"/>
              <w:ind w:left="0"/>
              <w:rPr>
                <w:ins w:author="toantk" w:date="2022-07-27T17:00:00Z" w:id="1955"/>
              </w:rPr>
            </w:pPr>
            <w:ins w:author="toantk" w:date="2022-07-27T17:01:00Z" w:id="1956">
              <w:r>
                <w:t>deviceList</w:t>
              </w:r>
            </w:ins>
          </w:p>
        </w:tc>
      </w:tr>
      <w:tr w:rsidR="00FB5FB5" w:rsidTr="00A6330E" w14:paraId="2866335E" w14:textId="77777777">
        <w:trPr>
          <w:ins w:author="toantk" w:date="2022-07-27T17:01:00Z" w:id="1957"/>
        </w:trPr>
        <w:tc>
          <w:tcPr>
            <w:tcW w:w="883" w:type="dxa"/>
            <w:tcPrChange w:author="toantk" w:date="2022-07-27T17:05:00Z" w:id="1958">
              <w:tcPr>
                <w:tcW w:w="900" w:type="dxa"/>
              </w:tcPr>
            </w:tcPrChange>
          </w:tcPr>
          <w:p w:rsidR="00FB5FB5" w:rsidP="00FB5FB5" w:rsidRDefault="00FB5FB5" w14:paraId="79CA8CC9" w14:textId="56B913F5">
            <w:pPr>
              <w:pStyle w:val="ListParagraph"/>
              <w:ind w:left="0"/>
              <w:rPr>
                <w:ins w:author="toantk" w:date="2022-07-27T17:01:00Z" w:id="1959"/>
              </w:rPr>
            </w:pPr>
            <w:ins w:author="Tran Khanh Toan" w:date="2022-08-04T15:08:00Z" w:id="1960">
              <w:r>
                <w:t>9</w:t>
              </w:r>
            </w:ins>
            <w:ins w:author="toantk" w:date="2022-07-27T17:02:00Z" w:id="1961">
              <w:del w:author="Tran Khanh Toan" w:date="2022-08-04T15:08:00Z" w:id="1962">
                <w:r w:rsidDel="00FB5FB5">
                  <w:delText>8</w:delText>
                </w:r>
              </w:del>
            </w:ins>
          </w:p>
        </w:tc>
        <w:tc>
          <w:tcPr>
            <w:tcW w:w="1739" w:type="dxa"/>
            <w:tcPrChange w:author="toantk" w:date="2022-07-27T17:05:00Z" w:id="1963">
              <w:tcPr>
                <w:tcW w:w="1800" w:type="dxa"/>
              </w:tcPr>
            </w:tcPrChange>
          </w:tcPr>
          <w:p w:rsidR="00FB5FB5" w:rsidP="00FB5FB5" w:rsidRDefault="00FB5FB5" w14:paraId="6A880483" w14:textId="41B815E6">
            <w:pPr>
              <w:pStyle w:val="ListParagraph"/>
              <w:ind w:left="0"/>
              <w:rPr>
                <w:ins w:author="toantk" w:date="2022-07-27T17:01:00Z" w:id="1964"/>
              </w:rPr>
            </w:pPr>
            <w:ins w:author="toantk" w:date="2022-07-27T17:02:00Z" w:id="1965">
              <w:r>
                <w:t>Authen String</w:t>
              </w:r>
            </w:ins>
          </w:p>
        </w:tc>
        <w:tc>
          <w:tcPr>
            <w:tcW w:w="1996" w:type="dxa"/>
            <w:tcPrChange w:author="toantk" w:date="2022-07-27T17:05:00Z" w:id="1966">
              <w:tcPr>
                <w:tcW w:w="2096" w:type="dxa"/>
              </w:tcPr>
            </w:tcPrChange>
          </w:tcPr>
          <w:p w:rsidR="00FB5FB5" w:rsidP="00FB5FB5" w:rsidRDefault="00FB5FB5" w14:paraId="7F2206F4" w14:textId="5E374391">
            <w:pPr>
              <w:pStyle w:val="ListParagraph"/>
              <w:ind w:left="0"/>
              <w:rPr>
                <w:ins w:author="toantk" w:date="2022-07-27T17:01:00Z" w:id="1967"/>
              </w:rPr>
            </w:pPr>
            <w:ins w:author="toantk" w:date="2022-07-27T17:02:00Z" w:id="1968">
              <w:r>
                <w:t>Chuỗi MD5 sử dụng để xác thực</w:t>
              </w:r>
            </w:ins>
          </w:p>
        </w:tc>
        <w:tc>
          <w:tcPr>
            <w:tcW w:w="955" w:type="dxa"/>
            <w:tcPrChange w:author="toantk" w:date="2022-07-27T17:05:00Z" w:id="1969">
              <w:tcPr>
                <w:tcW w:w="964" w:type="dxa"/>
              </w:tcPr>
            </w:tcPrChange>
          </w:tcPr>
          <w:p w:rsidR="00FB5FB5" w:rsidP="00FB5FB5" w:rsidRDefault="002826A3" w14:paraId="5771B806" w14:textId="57F9F00F">
            <w:pPr>
              <w:pStyle w:val="ListParagraph"/>
              <w:ind w:left="0"/>
              <w:rPr>
                <w:ins w:author="toantk" w:date="2022-07-27T17:01:00Z" w:id="1970"/>
              </w:rPr>
            </w:pPr>
            <w:ins w:author="Tran Khanh Toan" w:date="2022-08-04T15:21:00Z" w:id="1971">
              <w:r>
                <w:t>String</w:t>
              </w:r>
            </w:ins>
          </w:p>
        </w:tc>
        <w:tc>
          <w:tcPr>
            <w:tcW w:w="1845" w:type="dxa"/>
            <w:tcPrChange w:author="toantk" w:date="2022-07-27T17:05:00Z" w:id="1972">
              <w:tcPr>
                <w:tcW w:w="1872" w:type="dxa"/>
              </w:tcPr>
            </w:tcPrChange>
          </w:tcPr>
          <w:p w:rsidR="00FB5FB5" w:rsidP="00FB5FB5" w:rsidRDefault="00FB5FB5" w14:paraId="40ADA1E9" w14:textId="7B698EC5">
            <w:pPr>
              <w:pStyle w:val="ListParagraph"/>
              <w:ind w:left="0"/>
              <w:rPr>
                <w:ins w:author="toantk" w:date="2022-07-27T17:01:00Z" w:id="1973"/>
              </w:rPr>
            </w:pPr>
            <w:ins w:author="toantk" w:date="2022-07-27T17:02:00Z" w:id="1974">
              <w:r>
                <w:t>Authen String đối với trường hợp thiết bị là điện thoại và ONT</w:t>
              </w:r>
            </w:ins>
            <w:ins w:author="toantk" w:date="2022-07-27T17:03:00Z" w:id="1975">
              <w:r>
                <w:t xml:space="preserve"> được mô tả trong nội dung Usecase</w:t>
              </w:r>
            </w:ins>
            <w:r w:rsidR="009B087E">
              <w:t>. Độ dài tối đa 128 ký tự</w:t>
            </w:r>
          </w:p>
        </w:tc>
        <w:tc>
          <w:tcPr>
            <w:tcW w:w="1632" w:type="dxa"/>
            <w:tcPrChange w:author="toantk" w:date="2022-07-27T17:05:00Z" w:id="1976">
              <w:tcPr>
                <w:tcW w:w="1418" w:type="dxa"/>
              </w:tcPr>
            </w:tcPrChange>
          </w:tcPr>
          <w:p w:rsidR="00FB5FB5" w:rsidP="00FB5FB5" w:rsidRDefault="00FB5FB5" w14:paraId="6029386A" w14:textId="2CDDE351">
            <w:pPr>
              <w:pStyle w:val="ListParagraph"/>
              <w:ind w:left="0"/>
              <w:rPr>
                <w:ins w:author="toantk" w:date="2022-07-27T17:01:00Z" w:id="1977"/>
              </w:rPr>
            </w:pPr>
            <w:ins w:author="toantk" w:date="2022-07-27T17:02:00Z" w:id="1978">
              <w:r>
                <w:t>authenString</w:t>
              </w:r>
            </w:ins>
          </w:p>
        </w:tc>
      </w:tr>
    </w:tbl>
    <w:p w:rsidRPr="004C730E" w:rsidR="004C730E" w:rsidP="2ADD6C4A" w:rsidRDefault="004C730E" w14:paraId="2E0453BD" w14:textId="77777777">
      <w:pPr>
        <w:pStyle w:val="FirstLevelBullet"/>
        <w:numPr>
          <w:numId w:val="0"/>
        </w:numPr>
        <w:ind w:left="720" w:hanging="360"/>
        <w:pPrChange w:author="toantk" w:date="2022-07-27T16:34:00Z" w:id="1979">
          <w:pPr>
            <w:pStyle w:val="FirstLevelBullet"/>
            <w:numPr>
              <w:numId w:val="0"/>
            </w:numPr>
            <w:ind w:left="0" w:firstLine="0"/>
          </w:pPr>
        </w:pPrChange>
      </w:pPr>
    </w:p>
    <w:p w:rsidRPr="00E249FC" w:rsidR="007E4D20" w:rsidRDefault="00BE2F84" w14:paraId="770D4CC1" w14:textId="2FA1BC96">
      <w:pPr>
        <w:pStyle w:val="Heading2"/>
        <w:rPr>
          <w:rPrChange w:author="toantk" w:date="2022-07-27T13:40:00Z" w:id="1980">
            <w:rPr>
              <w:highlight w:val="green"/>
            </w:rPr>
          </w:rPrChange>
        </w:rPr>
      </w:pPr>
      <w:bookmarkStart w:name="_Toc111217579" w:id="1981"/>
      <w:r w:rsidRPr="00E249FC">
        <w:rPr>
          <w:rPrChange w:author="toantk" w:date="2022-07-27T13:40:00Z" w:id="1982">
            <w:rPr>
              <w:highlight w:val="green"/>
            </w:rPr>
          </w:rPrChange>
        </w:rPr>
        <w:t xml:space="preserve">Tính năng </w:t>
      </w:r>
      <w:r w:rsidRPr="00E249FC" w:rsidR="004C730E">
        <w:rPr>
          <w:rPrChange w:author="toantk" w:date="2022-07-27T13:40:00Z" w:id="1983">
            <w:rPr>
              <w:highlight w:val="green"/>
            </w:rPr>
          </w:rPrChange>
        </w:rPr>
        <w:t xml:space="preserve">thiết lập kết nối đến </w:t>
      </w:r>
      <w:del w:author="Tran Khanh Toan" w:date="2022-07-01T15:33:00Z" w:id="1984">
        <w:r w:rsidRPr="00E249FC" w:rsidDel="00633976" w:rsidR="004C730E">
          <w:rPr>
            <w:rPrChange w:author="toantk" w:date="2022-07-27T13:40:00Z" w:id="1985">
              <w:rPr>
                <w:highlight w:val="green"/>
              </w:rPr>
            </w:rPrChange>
          </w:rPr>
          <w:delText>OneLink</w:delText>
        </w:r>
      </w:del>
      <w:ins w:author="Tran Khanh Toan" w:date="2022-07-01T15:33:00Z" w:id="1986">
        <w:r w:rsidRPr="00E249FC" w:rsidR="00633976">
          <w:rPr>
            <w:rPrChange w:author="toantk" w:date="2022-07-27T13:40:00Z" w:id="1987">
              <w:rPr>
                <w:highlight w:val="green"/>
              </w:rPr>
            </w:rPrChange>
          </w:rPr>
          <w:t>Mobile App</w:t>
        </w:r>
      </w:ins>
      <w:bookmarkEnd w:id="1981"/>
    </w:p>
    <w:tbl>
      <w:tblPr>
        <w:tblStyle w:val="TableGrid"/>
        <w:tblW w:w="0" w:type="auto"/>
        <w:tblLook w:val="04A0" w:firstRow="1" w:lastRow="0" w:firstColumn="1" w:lastColumn="0" w:noHBand="0" w:noVBand="1"/>
      </w:tblPr>
      <w:tblGrid>
        <w:gridCol w:w="1885"/>
        <w:gridCol w:w="7340"/>
      </w:tblGrid>
      <w:tr w:rsidR="00BE2F84" w:rsidTr="00E5021C" w14:paraId="3C57AADA" w14:textId="77777777">
        <w:tc>
          <w:tcPr>
            <w:tcW w:w="1885" w:type="dxa"/>
          </w:tcPr>
          <w:p w:rsidR="00BE2F84" w:rsidP="00E5021C" w:rsidRDefault="00BE2F84" w14:paraId="544672CF" w14:textId="77777777">
            <w:r>
              <w:t>ID</w:t>
            </w:r>
          </w:p>
        </w:tc>
        <w:tc>
          <w:tcPr>
            <w:tcW w:w="7340" w:type="dxa"/>
          </w:tcPr>
          <w:p w:rsidR="00BE2F84" w:rsidP="00E5021C" w:rsidRDefault="00BE2F84" w14:paraId="2DAF6237" w14:textId="77777777">
            <w:r>
              <w:t>CN-2</w:t>
            </w:r>
          </w:p>
        </w:tc>
      </w:tr>
      <w:tr w:rsidR="00FB2B11" w:rsidTr="00E5021C" w14:paraId="3C2CA1D8" w14:textId="77777777">
        <w:tc>
          <w:tcPr>
            <w:tcW w:w="1885" w:type="dxa"/>
          </w:tcPr>
          <w:p w:rsidR="00FB2B11" w:rsidP="00FB2B11" w:rsidRDefault="00FB2B11" w14:paraId="0A4242FE" w14:textId="77777777">
            <w:r>
              <w:t>Name</w:t>
            </w:r>
          </w:p>
        </w:tc>
        <w:tc>
          <w:tcPr>
            <w:tcW w:w="7340" w:type="dxa"/>
          </w:tcPr>
          <w:p w:rsidR="00FB2B11" w:rsidP="00FB2B11" w:rsidRDefault="004C4AFE" w14:paraId="2B10BCED" w14:textId="7EE8ED0A">
            <w:r>
              <w:t xml:space="preserve">Tính năng thiết lập kết nối đến </w:t>
            </w:r>
            <w:del w:author="Tran Khanh Toan" w:date="2022-07-01T15:33:00Z" w:id="1988">
              <w:r w:rsidDel="00633976">
                <w:delText>OneLink</w:delText>
              </w:r>
            </w:del>
            <w:ins w:author="Tran Khanh Toan" w:date="2022-07-01T15:33:00Z" w:id="1989">
              <w:r w:rsidR="00633976">
                <w:t>Mobile App</w:t>
              </w:r>
            </w:ins>
          </w:p>
        </w:tc>
      </w:tr>
      <w:tr w:rsidR="00FB2B11" w:rsidTr="00E5021C" w14:paraId="546E3763" w14:textId="77777777">
        <w:tc>
          <w:tcPr>
            <w:tcW w:w="1885" w:type="dxa"/>
          </w:tcPr>
          <w:p w:rsidR="00FB2B11" w:rsidP="00FB2B11" w:rsidRDefault="00FB2B11" w14:paraId="1749BBD4" w14:textId="77777777">
            <w:r>
              <w:t>Description</w:t>
            </w:r>
          </w:p>
        </w:tc>
        <w:tc>
          <w:tcPr>
            <w:tcW w:w="7340" w:type="dxa"/>
          </w:tcPr>
          <w:p w:rsidR="00FB2B11" w:rsidP="00FB2B11" w:rsidRDefault="004C4AFE" w14:paraId="02B77E20" w14:textId="6D6A2D7A">
            <w:r>
              <w:t xml:space="preserve">Sau khi dò tìm được cá thiết bị trong mạng, người quản trị lựa chọn một thiết bị trong danh sách scan được để truy cập. Khi đó kết nối sẽ được thiết lập giữa </w:t>
            </w:r>
            <w:del w:author="Tran Khanh Toan" w:date="2022-07-01T15:33:00Z" w:id="1990">
              <w:r w:rsidDel="00633976">
                <w:delText>OneLink</w:delText>
              </w:r>
            </w:del>
            <w:ins w:author="Tran Khanh Toan" w:date="2022-07-01T15:33:00Z" w:id="1991">
              <w:r w:rsidR="00633976">
                <w:t>Mobile App</w:t>
              </w:r>
            </w:ins>
            <w:r>
              <w:t xml:space="preserve"> và thiết bị </w:t>
            </w:r>
          </w:p>
        </w:tc>
      </w:tr>
      <w:tr w:rsidR="00FB2B11" w:rsidTr="00E5021C" w14:paraId="76A4084C" w14:textId="77777777">
        <w:tc>
          <w:tcPr>
            <w:tcW w:w="1885" w:type="dxa"/>
          </w:tcPr>
          <w:p w:rsidR="00FB2B11" w:rsidP="00FB2B11" w:rsidRDefault="00FB2B11" w14:paraId="234FBFCA" w14:textId="77777777">
            <w:r>
              <w:t>Actor</w:t>
            </w:r>
          </w:p>
        </w:tc>
        <w:tc>
          <w:tcPr>
            <w:tcW w:w="7340" w:type="dxa"/>
          </w:tcPr>
          <w:p w:rsidR="00FB2B11" w:rsidP="00FB2B11" w:rsidRDefault="004C4AFE" w14:paraId="457D654D" w14:textId="77777777">
            <w:r>
              <w:t>Admin</w:t>
            </w:r>
          </w:p>
        </w:tc>
      </w:tr>
      <w:tr w:rsidR="00FB2B11" w:rsidTr="00E5021C" w14:paraId="1E02E7C8" w14:textId="77777777">
        <w:tc>
          <w:tcPr>
            <w:tcW w:w="1885" w:type="dxa"/>
          </w:tcPr>
          <w:p w:rsidR="00FB2B11" w:rsidP="00FB2B11" w:rsidRDefault="00FB2B11" w14:paraId="0DDF36D6" w14:textId="77777777">
            <w:r>
              <w:t>Pre-condition</w:t>
            </w:r>
          </w:p>
        </w:tc>
        <w:tc>
          <w:tcPr>
            <w:tcW w:w="7340" w:type="dxa"/>
          </w:tcPr>
          <w:p w:rsidR="00FB2B11" w:rsidP="00FB2B11" w:rsidRDefault="004C4AFE" w14:paraId="47476085" w14:textId="77777777">
            <w:r>
              <w:t>- Thiết bị hoạt động bình thường và có phát Wifi.</w:t>
            </w:r>
          </w:p>
          <w:p w:rsidR="004C4AFE" w:rsidP="00FB2B11" w:rsidRDefault="004C4AFE" w14:paraId="184EB1AD" w14:textId="2D65E00C">
            <w:r>
              <w:t xml:space="preserve">- </w:t>
            </w:r>
            <w:del w:author="Tran Khanh Toan" w:date="2022-07-01T15:33:00Z" w:id="1992">
              <w:r w:rsidDel="00633976">
                <w:delText>OneLink</w:delText>
              </w:r>
            </w:del>
            <w:ins w:author="Tran Khanh Toan" w:date="2022-07-01T15:33:00Z" w:id="1993">
              <w:r w:rsidR="00633976">
                <w:t>Mobile App</w:t>
              </w:r>
            </w:ins>
            <w:r>
              <w:t xml:space="preserve"> đã dò tìm được thiết bị.</w:t>
            </w:r>
          </w:p>
        </w:tc>
      </w:tr>
      <w:tr w:rsidR="00FB2B11" w:rsidTr="00E5021C" w14:paraId="40FE874B" w14:textId="77777777">
        <w:tc>
          <w:tcPr>
            <w:tcW w:w="1885" w:type="dxa"/>
          </w:tcPr>
          <w:p w:rsidR="00FB2B11" w:rsidP="00FB2B11" w:rsidRDefault="00FB2B11" w14:paraId="7082A464" w14:textId="77777777">
            <w:r>
              <w:t>Post-condition</w:t>
            </w:r>
          </w:p>
        </w:tc>
        <w:tc>
          <w:tcPr>
            <w:tcW w:w="7340" w:type="dxa"/>
          </w:tcPr>
          <w:p w:rsidR="00FB2B11" w:rsidP="00FB2B11" w:rsidRDefault="004C4AFE" w14:paraId="5EE98E22" w14:textId="44B241A6">
            <w:r>
              <w:t xml:space="preserve">Kết nối thành công đến </w:t>
            </w:r>
            <w:del w:author="Tran Khanh Toan" w:date="2022-07-01T15:33:00Z" w:id="1994">
              <w:r w:rsidDel="00633976">
                <w:delText>OneLink</w:delText>
              </w:r>
            </w:del>
            <w:ins w:author="Tran Khanh Toan" w:date="2022-07-01T15:33:00Z" w:id="1995">
              <w:r w:rsidR="00633976">
                <w:t>Mobile App</w:t>
              </w:r>
            </w:ins>
            <w:r>
              <w:t>.</w:t>
            </w:r>
          </w:p>
        </w:tc>
      </w:tr>
    </w:tbl>
    <w:p w:rsidR="00BE2F84" w:rsidP="00BE2F84" w:rsidRDefault="00BE2F84" w14:paraId="7F991305" w14:textId="77777777"/>
    <w:p w:rsidR="00CE35A2" w:rsidP="00CE35A2" w:rsidRDefault="00CE35A2" w14:paraId="5FD31E7A" w14:textId="77777777">
      <w:pPr>
        <w:pStyle w:val="Heading3"/>
      </w:pPr>
      <w:bookmarkStart w:name="_Toc105503501" w:id="1996"/>
      <w:bookmarkStart w:name="_Toc111217580" w:id="1997"/>
      <w:r>
        <w:t>Usecase – Mở phiên kết nối đến agent</w:t>
      </w:r>
      <w:bookmarkEnd w:id="1996"/>
      <w:bookmarkEnd w:id="1997"/>
    </w:p>
    <w:tbl>
      <w:tblPr>
        <w:tblStyle w:val="TableGrid"/>
        <w:tblW w:w="0" w:type="auto"/>
        <w:tblLook w:val="04A0" w:firstRow="1" w:lastRow="0" w:firstColumn="1" w:lastColumn="0" w:noHBand="0" w:noVBand="1"/>
      </w:tblPr>
      <w:tblGrid>
        <w:gridCol w:w="1885"/>
        <w:gridCol w:w="7340"/>
      </w:tblGrid>
      <w:tr w:rsidR="00CE35A2" w:rsidTr="2ADD6C4A" w14:paraId="611DDA8C" w14:textId="77777777">
        <w:tc>
          <w:tcPr>
            <w:tcW w:w="1885" w:type="dxa"/>
            <w:tcMar/>
          </w:tcPr>
          <w:p w:rsidR="00CE35A2" w:rsidP="00E5021C" w:rsidRDefault="00CE35A2" w14:paraId="414525FB" w14:textId="77777777">
            <w:r>
              <w:t>ID</w:t>
            </w:r>
          </w:p>
        </w:tc>
        <w:tc>
          <w:tcPr>
            <w:tcW w:w="7340" w:type="dxa"/>
            <w:tcMar/>
          </w:tcPr>
          <w:p w:rsidR="00CE35A2" w:rsidP="00E5021C" w:rsidRDefault="00CE35A2" w14:paraId="14CEEB19" w14:textId="4AF86FD0">
            <w:r>
              <w:t>UC-2</w:t>
            </w:r>
          </w:p>
        </w:tc>
      </w:tr>
      <w:tr w:rsidR="00CE35A2" w:rsidTr="2ADD6C4A" w14:paraId="001CA3BB" w14:textId="77777777">
        <w:tc>
          <w:tcPr>
            <w:tcW w:w="1885" w:type="dxa"/>
            <w:tcMar/>
          </w:tcPr>
          <w:p w:rsidR="00CE35A2" w:rsidP="00E5021C" w:rsidRDefault="00CE35A2" w14:paraId="51561D1A" w14:textId="77777777">
            <w:r>
              <w:t>Name</w:t>
            </w:r>
          </w:p>
        </w:tc>
        <w:tc>
          <w:tcPr>
            <w:tcW w:w="7340" w:type="dxa"/>
            <w:tcMar/>
          </w:tcPr>
          <w:p w:rsidR="00CE35A2" w:rsidP="00E5021C" w:rsidRDefault="00CE35A2" w14:paraId="6FA74C07" w14:textId="1CD65464">
            <w:r>
              <w:t>Mở phiên kết nối đến agent</w:t>
            </w:r>
          </w:p>
        </w:tc>
      </w:tr>
      <w:tr w:rsidR="00CE35A2" w:rsidTr="2ADD6C4A" w14:paraId="6640D5DE" w14:textId="77777777">
        <w:tc>
          <w:tcPr>
            <w:tcW w:w="1885" w:type="dxa"/>
            <w:tcMar/>
          </w:tcPr>
          <w:p w:rsidR="00CE35A2" w:rsidP="00E5021C" w:rsidRDefault="00CE35A2" w14:paraId="65C1E1B9" w14:textId="77777777">
            <w:r>
              <w:t>Description</w:t>
            </w:r>
          </w:p>
        </w:tc>
        <w:tc>
          <w:tcPr>
            <w:tcW w:w="7340" w:type="dxa"/>
            <w:tcMar/>
          </w:tcPr>
          <w:p w:rsidR="00CE35A2" w:rsidP="00E5021C" w:rsidRDefault="00CE35A2" w14:paraId="59FD572A" w14:textId="30394B47">
            <w:pPr>
              <w:pStyle w:val="FirstLevelBullet"/>
            </w:pPr>
            <w:r>
              <w:t xml:space="preserve">Người sử dụng </w:t>
            </w:r>
            <w:del w:author="Tran Khanh Toan" w:date="2022-07-01T15:33:00Z" w:id="1998">
              <w:r w:rsidDel="00633976">
                <w:delText>OneLink</w:delText>
              </w:r>
            </w:del>
            <w:ins w:author="Tran Khanh Toan" w:date="2022-07-01T15:33:00Z" w:id="1999">
              <w:r w:rsidR="00633976">
                <w:t>Mobile App</w:t>
              </w:r>
            </w:ins>
            <w:r>
              <w:t xml:space="preserve"> mobile app thực hiện lựa chọn thiết bị (agent) muốn kết nối đến</w:t>
            </w:r>
          </w:p>
          <w:p w:rsidR="00CE35A2" w:rsidP="00E5021C" w:rsidRDefault="00CE35A2" w14:paraId="6705D021" w14:textId="21F01010">
            <w:pPr>
              <w:pStyle w:val="FirstLevelBullet"/>
            </w:pPr>
            <w:del w:author="Tran Khanh Toan" w:date="2022-07-01T15:33:00Z" w:id="2000">
              <w:r w:rsidDel="00633976">
                <w:delText>OneLink</w:delText>
              </w:r>
            </w:del>
            <w:ins w:author="Tran Khanh Toan" w:date="2022-07-01T15:33:00Z" w:id="2001">
              <w:r w:rsidR="00633976">
                <w:t>Mobile App</w:t>
              </w:r>
            </w:ins>
            <w:r>
              <w:t xml:space="preserve"> mobile app gửi một https request đến agent trên thiết bị đó với thông tin:</w:t>
            </w:r>
          </w:p>
          <w:p w:rsidR="00CE35A2" w:rsidP="00E5021C" w:rsidRDefault="00CE35A2" w14:paraId="650E7514" w14:textId="3FECBCAF">
            <w:pPr>
              <w:pStyle w:val="SecondLevelBullet"/>
            </w:pPr>
            <w:r>
              <w:t>Header</w:t>
            </w:r>
            <w:ins w:author="toantk" w:date="2022-07-28T14:09:00Z" w:id="2002">
              <w:r w:rsidR="00912E71">
                <w:t>:</w:t>
              </w:r>
            </w:ins>
            <w:del w:author="toantk" w:date="2022-07-28T14:09:00Z" w:id="2003">
              <w:r w:rsidDel="00912E71">
                <w:delText xml:space="preserve"> </w:delText>
              </w:r>
            </w:del>
          </w:p>
          <w:p w:rsidR="00CE35A2" w:rsidP="00E5021C" w:rsidRDefault="2D5DFDED" w14:paraId="76AE5A1A" w14:textId="38E1D980">
            <w:pPr>
              <w:pStyle w:val="SecondLevelBullet"/>
              <w:numPr>
                <w:ilvl w:val="2"/>
                <w:numId w:val="1"/>
              </w:numPr>
              <w:rPr/>
            </w:pPr>
            <w:r w:rsidR="682E6F3C">
              <w:rPr/>
              <w:t xml:space="preserve">url: </w:t>
            </w:r>
            <w:ins w:author="toantk" w:date="2022-07-28T10:53:00Z" w:id="1411043267">
              <w:r>
                <w:fldChar w:fldCharType="begin"/>
              </w:r>
              <w:r>
                <w:instrText xml:space="preserve"> HYPERLINK "</w:instrText>
              </w:r>
            </w:ins>
            <w:r>
              <w:instrText xml:space="preserve">https://&lt;ip&gt;</w:instrText>
            </w:r>
            <w:ins w:author="Administrator" w:date="2022-07-01T11:26:00Z" w:id="852408502">
              <w:r>
                <w:instrText xml:space="preserve">:&lt;port&gt;</w:instrText>
              </w:r>
            </w:ins>
            <w:r>
              <w:instrText xml:space="preserve">/</w:instrText>
            </w:r>
            <w:ins w:author="Administrator" w:date="2022-07-01T11:25:00Z" w:id="1227447623">
              <w:r>
                <w:instrText xml:space="preserve">onelinklogin</w:instrText>
              </w:r>
            </w:ins>
            <w:ins w:author="toantk" w:date="2022-07-28T10:53:00Z" w:id="1949560375">
              <w:r>
                <w:instrText xml:space="preserve">" </w:instrText>
              </w:r>
              <w:r>
                <w:fldChar w:fldCharType="separate"/>
              </w:r>
            </w:ins>
            <w:r w:rsidRPr="2ADD6C4A" w:rsidR="6347EB19">
              <w:rPr>
                <w:rStyle w:val="Hyperlink"/>
              </w:rPr>
              <w:t>https://&lt;ip&gt;</w:t>
            </w:r>
            <w:ins w:author="Administrator" w:date="2022-07-01T11:26:00Z" w:id="979040120">
              <w:r w:rsidRPr="2ADD6C4A" w:rsidR="6347EB19">
                <w:rPr>
                  <w:rStyle w:val="Hyperlink"/>
                </w:rPr>
                <w:t>:&lt;port&gt;</w:t>
              </w:r>
            </w:ins>
            <w:r w:rsidRPr="2ADD6C4A" w:rsidR="6347EB19">
              <w:rPr>
                <w:rStyle w:val="Hyperlink"/>
              </w:rPr>
              <w:t>/</w:t>
            </w:r>
            <w:del w:author="Administrator" w:date="2022-07-01T11:25:00Z" w:id="2101673837">
              <w:r w:rsidRPr="2ADD6C4A" w:rsidDel="682E6F3C">
                <w:rPr>
                  <w:rStyle w:val="Hyperlink"/>
                </w:rPr>
                <w:delText>onelinkagent</w:delText>
              </w:r>
            </w:del>
            <w:ins w:author="Administrator" w:date="2022-07-01T11:25:00Z" w:id="1096714170">
              <w:r w:rsidRPr="2ADD6C4A" w:rsidR="6347EB19">
                <w:rPr>
                  <w:rStyle w:val="Hyperlink"/>
                </w:rPr>
                <w:t>onelinklogin</w:t>
              </w:r>
            </w:ins>
            <w:ins w:author="toantk" w:date="2022-07-28T10:53:00Z" w:id="98549062">
              <w:r>
                <w:fldChar w:fldCharType="end"/>
              </w:r>
              <w:r w:rsidR="6347EB19">
                <w:t xml:space="preserve"> với &lt;ip&gt; là IP điều khiển được cung cấp trong bản tin phản hồi </w:t>
              </w:r>
            </w:ins>
            <w:ins w:author="toantk" w:date="2022-07-28T10:54:00Z" w:id="516971112">
              <w:r w:rsidR="6347EB19">
                <w:t xml:space="preserve">Discovery của thiết bị, </w:t>
              </w:r>
            </w:ins>
            <w:ins w:author="toantk" w:date="2022-07-28T10:55:00Z" w:id="190008665">
              <w:r w:rsidR="6347EB19">
                <w:t>&lt;</w:t>
              </w:r>
            </w:ins>
            <w:ins w:author="toantk" w:date="2022-07-28T10:54:00Z" w:id="381448769">
              <w:r w:rsidR="6347EB19">
                <w:t>port</w:t>
              </w:r>
            </w:ins>
            <w:ins w:author="toantk" w:date="2022-07-28T10:55:00Z" w:id="1780248605">
              <w:r w:rsidR="6347EB19">
                <w:t>&gt;</w:t>
              </w:r>
            </w:ins>
            <w:ins w:author="toantk" w:date="2022-07-28T10:54:00Z" w:id="1337261133">
              <w:r w:rsidR="6347EB19">
                <w:t xml:space="preserve"> là 9000.</w:t>
              </w:r>
            </w:ins>
            <w:del w:author="Administrator" w:date="2022-07-01T11:26:00Z" w:id="431707645">
              <w:r w:rsidDel="682E6F3C">
                <w:delText>:&lt;port&gt;</w:delText>
              </w:r>
            </w:del>
          </w:p>
          <w:p w:rsidR="00CE35A2" w:rsidP="00E5021C" w:rsidRDefault="00CE35A2" w14:paraId="19C38F7C" w14:textId="34A65237">
            <w:pPr>
              <w:pStyle w:val="SecondLevelBullet"/>
              <w:numPr>
                <w:ilvl w:val="2"/>
                <w:numId w:val="1"/>
              </w:numPr>
              <w:rPr>
                <w:ins w:author="toantk" w:date="2022-07-28T10:39:00Z" w:id="2018"/>
              </w:rPr>
            </w:pPr>
            <w:r>
              <w:lastRenderedPageBreak/>
              <w:t>Cookies: rỗng</w:t>
            </w:r>
          </w:p>
          <w:p w:rsidR="00392D11" w:rsidP="00E5021C" w:rsidRDefault="00392D11" w14:paraId="6BACD707" w14:textId="16D9C8EB">
            <w:pPr>
              <w:pStyle w:val="SecondLevelBullet"/>
              <w:numPr>
                <w:ilvl w:val="2"/>
                <w:numId w:val="1"/>
              </w:numPr>
              <w:rPr>
                <w:ins w:author="toantk" w:date="2022-07-28T10:39:00Z" w:id="2019"/>
              </w:rPr>
            </w:pPr>
            <w:ins w:author="toantk" w:date="2022-07-28T10:39:00Z" w:id="2020">
              <w:r>
                <w:t>Mẫu header:</w:t>
              </w:r>
            </w:ins>
          </w:p>
          <w:p w:rsidRPr="00C11B58" w:rsidR="00392D11" w:rsidRDefault="00392D11" w14:paraId="389BC3CB" w14:textId="77777777">
            <w:pPr>
              <w:pStyle w:val="ANSVNormal"/>
              <w:rPr>
                <w:ins w:author="toantk" w:date="2022-07-28T10:39:00Z" w:id="2021"/>
              </w:rPr>
              <w:pPrChange w:author="Tran Khanh Toan" w:date="2022-08-03T15:33:00Z" w:id="2022">
                <w:pPr>
                  <w:pStyle w:val="SecondLevelBullet"/>
                  <w:ind w:left="2160"/>
                </w:pPr>
              </w:pPrChange>
            </w:pPr>
            <w:ins w:author="toantk" w:date="2022-07-28T10:39:00Z" w:id="2023">
              <w:r w:rsidRPr="00C11B58">
                <w:t>Content is POST /onelinklogin HTTP/1.1</w:t>
              </w:r>
            </w:ins>
          </w:p>
          <w:p w:rsidRPr="00C11B58" w:rsidR="00392D11" w:rsidRDefault="00392D11" w14:paraId="4AB310D2" w14:textId="77777777">
            <w:pPr>
              <w:pStyle w:val="ANSVNormal"/>
              <w:rPr>
                <w:ins w:author="toantk" w:date="2022-07-28T10:39:00Z" w:id="2024"/>
              </w:rPr>
              <w:pPrChange w:author="Tran Khanh Toan" w:date="2022-08-03T15:33:00Z" w:id="2025">
                <w:pPr>
                  <w:pStyle w:val="SecondLevelBullet"/>
                  <w:ind w:left="2160"/>
                </w:pPr>
              </w:pPrChange>
            </w:pPr>
            <w:ins w:author="toantk" w:date="2022-07-28T10:39:00Z" w:id="2026">
              <w:r w:rsidRPr="00C11B58">
                <w:t>Host: 192.168.1.1:9000</w:t>
              </w:r>
            </w:ins>
          </w:p>
          <w:p w:rsidRPr="00C11B58" w:rsidR="00392D11" w:rsidRDefault="00392D11" w14:paraId="52992C78" w14:textId="77777777">
            <w:pPr>
              <w:pStyle w:val="ANSVNormal"/>
              <w:rPr>
                <w:ins w:author="toantk" w:date="2022-07-28T10:39:00Z" w:id="2027"/>
              </w:rPr>
              <w:pPrChange w:author="Tran Khanh Toan" w:date="2022-08-03T15:33:00Z" w:id="2028">
                <w:pPr>
                  <w:pStyle w:val="SecondLevelBullet"/>
                  <w:ind w:left="2160"/>
                </w:pPr>
              </w:pPrChange>
            </w:pPr>
            <w:ins w:author="toantk" w:date="2022-07-28T10:39:00Z" w:id="2029">
              <w:r w:rsidRPr="00C11B58">
                <w:t>User-Agent: curl/7.82.0</w:t>
              </w:r>
            </w:ins>
          </w:p>
          <w:p w:rsidRPr="00C11B58" w:rsidR="00392D11" w:rsidRDefault="00392D11" w14:paraId="594BCBD0" w14:textId="77777777">
            <w:pPr>
              <w:pStyle w:val="ANSVNormal"/>
              <w:rPr>
                <w:ins w:author="toantk" w:date="2022-07-28T10:39:00Z" w:id="2030"/>
              </w:rPr>
              <w:pPrChange w:author="Tran Khanh Toan" w:date="2022-08-03T15:33:00Z" w:id="2031">
                <w:pPr>
                  <w:pStyle w:val="SecondLevelBullet"/>
                  <w:ind w:left="2160"/>
                </w:pPr>
              </w:pPrChange>
            </w:pPr>
            <w:ins w:author="toantk" w:date="2022-07-28T10:39:00Z" w:id="2032">
              <w:r w:rsidRPr="00C11B58">
                <w:t>Content-Type: application/json</w:t>
              </w:r>
            </w:ins>
          </w:p>
          <w:p w:rsidRPr="00C11B58" w:rsidR="00392D11" w:rsidRDefault="00392D11" w14:paraId="4BD6CAB2" w14:textId="77777777">
            <w:pPr>
              <w:pStyle w:val="ANSVNormal"/>
              <w:rPr>
                <w:ins w:author="toantk" w:date="2022-07-28T10:39:00Z" w:id="2033"/>
              </w:rPr>
              <w:pPrChange w:author="Tran Khanh Toan" w:date="2022-08-03T15:33:00Z" w:id="2034">
                <w:pPr>
                  <w:pStyle w:val="SecondLevelBullet"/>
                  <w:ind w:left="2160"/>
                </w:pPr>
              </w:pPrChange>
            </w:pPr>
            <w:ins w:author="toantk" w:date="2022-07-28T10:39:00Z" w:id="2035">
              <w:r w:rsidRPr="00C11B58">
                <w:t>Accept: application/json</w:t>
              </w:r>
            </w:ins>
          </w:p>
          <w:p w:rsidRPr="00C11B58" w:rsidR="00392D11" w:rsidP="2ADD6C4A" w:rsidRDefault="3E5E87E2" w14:paraId="3BFDA3B5" w14:textId="0A2AEA3B">
            <w:pPr>
              <w:pStyle w:val="ANSVNormal"/>
              <w:pPrChange w:author="Tran Khanh Toan" w:date="2022-08-03T15:33:00Z" w:id="2036">
                <w:pPr>
                  <w:pStyle w:val="SecondLevelBullet"/>
                  <w:numPr>
                    <w:ilvl w:val="2"/>
                  </w:numPr>
                  <w:ind w:left="2160"/>
                </w:pPr>
              </w:pPrChange>
            </w:pPr>
            <w:ins w:author="toantk" w:date="2022-07-28T10:39:00Z" w:id="667276267">
              <w:r w:rsidR="2F19265A">
                <w:t>Content-Length: 124</w:t>
              </w:r>
            </w:ins>
          </w:p>
          <w:p w:rsidR="00E6640D" w:rsidP="00E6640D" w:rsidRDefault="00CE35A2" w14:paraId="519800B1" w14:textId="77777777">
            <w:pPr>
              <w:pStyle w:val="SecondLevelBullet"/>
              <w:rPr>
                <w:ins w:author="Tran Khanh Toan" w:date="2022-07-01T16:42:00Z" w:id="2038"/>
              </w:rPr>
            </w:pPr>
            <w:r>
              <w:t>Payload</w:t>
            </w:r>
            <w:ins w:author="Tran Khanh Toan" w:date="2022-07-01T16:42:00Z" w:id="2039">
              <w:r w:rsidR="00E6640D">
                <w:t xml:space="preserve"> bao gồm</w:t>
              </w:r>
            </w:ins>
            <w:r>
              <w:t xml:space="preserve">: </w:t>
            </w:r>
          </w:p>
          <w:p w:rsidR="00DE7866" w:rsidRDefault="00DE7866" w14:paraId="7E5385CA" w14:textId="77777777">
            <w:pPr>
              <w:pStyle w:val="SecondLevelBullet"/>
              <w:numPr>
                <w:ilvl w:val="2"/>
                <w:numId w:val="1"/>
              </w:numPr>
              <w:rPr>
                <w:ins w:author="Tran Khanh Toan" w:date="2022-07-04T09:53:00Z" w:id="2040"/>
              </w:rPr>
              <w:pPrChange w:author="Tran Khanh Toan" w:date="2022-07-04T09:53:00Z" w:id="2041">
                <w:pPr>
                  <w:pStyle w:val="SecondLevelBullet"/>
                </w:pPr>
              </w:pPrChange>
            </w:pPr>
            <w:ins w:author="Tran Khanh Toan" w:date="2022-07-04T09:53:00Z" w:id="2042">
              <w:r>
                <w:t>Thông tin MAC của thiết bị di động.</w:t>
              </w:r>
            </w:ins>
          </w:p>
          <w:p w:rsidR="00CE35A2" w:rsidRDefault="00DE7866" w14:paraId="7E643B38" w14:textId="15C58E5B">
            <w:pPr>
              <w:pStyle w:val="SecondLevelBullet"/>
              <w:numPr>
                <w:ilvl w:val="2"/>
                <w:numId w:val="1"/>
              </w:numPr>
              <w:jc w:val="left"/>
              <w:pPrChange w:author="Tran Khanh Toan" w:date="2022-07-04T10:52:00Z" w:id="2043">
                <w:pPr>
                  <w:pStyle w:val="SecondLevelBullet"/>
                </w:pPr>
              </w:pPrChange>
            </w:pPr>
            <w:ins w:author="Tran Khanh Toan" w:date="2022-07-04T09:53:00Z" w:id="2044">
              <w:r>
                <w:t xml:space="preserve">Chuỗi xác thực là mã hóa MD5 của chuỗi ký tự “VNPT” ghép với MAC của thiết bị di động. </w:t>
              </w:r>
              <w:r w:rsidRPr="0018597F">
                <w:t>Chẳng hạn, địa chỉ MAC của thiết bị là A0:65:18:04:31:</w:t>
              </w:r>
              <w:r>
                <w:t>C6”, khi đó chu</w:t>
              </w:r>
            </w:ins>
            <w:ins w:author="Administrator" w:date="2022-07-04T10:09:00Z" w:id="2045">
              <w:r w:rsidR="00B26D52">
                <w:t>ỗ</w:t>
              </w:r>
            </w:ins>
            <w:del w:author="Administrator" w:date="2022-07-04T10:09:00Z" w:id="2046">
              <w:r w:rsidDel="00B26D52">
                <w:delText>ố</w:delText>
              </w:r>
            </w:del>
            <w:ins w:author="Tran Khanh Toan" w:date="2022-07-04T09:53:00Z" w:id="2047">
              <w:r>
                <w:t>i được mã hóa MD</w:t>
              </w:r>
              <w:r w:rsidRPr="0018597F">
                <w:t>5 là : “</w:t>
              </w:r>
              <w:r w:rsidRPr="00147D97">
                <w:rPr>
                  <w:b/>
                  <w:rPrChange w:author="Tran Khanh Toan" w:date="2022-07-04T10:52:00Z" w:id="2048">
                    <w:rPr/>
                  </w:rPrChange>
                </w:rPr>
                <w:t>VNPTA0:65:18:04:31:C6</w:t>
              </w:r>
              <w:r w:rsidRPr="0018597F">
                <w:t>”,</w:t>
              </w:r>
            </w:ins>
            <w:ins w:author="Tran Khanh Toan" w:date="2022-07-04T10:51:00Z" w:id="2049">
              <w:r w:rsidR="00147D97">
                <w:t xml:space="preserve"> với salt </w:t>
              </w:r>
            </w:ins>
            <w:ins w:author="Tran Khanh Toan" w:date="2022-07-04T10:52:00Z" w:id="2050">
              <w:r w:rsidR="00147D97">
                <w:t>=</w:t>
              </w:r>
            </w:ins>
            <w:ins w:author="Tran Khanh Toan" w:date="2022-07-04T10:51:00Z" w:id="2051">
              <w:r w:rsidR="00147D97">
                <w:t xml:space="preserve"> </w:t>
              </w:r>
            </w:ins>
            <w:ins w:author="Tran Khanh Toan" w:date="2022-07-04T10:52:00Z" w:id="2052">
              <w:r w:rsidR="00147D97">
                <w:t>“</w:t>
              </w:r>
            </w:ins>
            <w:ins w:author="Tran Khanh Toan" w:date="2022-07-04T10:51:00Z" w:id="2053">
              <w:r w:rsidRPr="00147D97" w:rsidR="00147D97">
                <w:rPr>
                  <w:b/>
                  <w:rPrChange w:author="Tran Khanh Toan" w:date="2022-07-04T10:52:00Z" w:id="2054">
                    <w:rPr/>
                  </w:rPrChange>
                </w:rPr>
                <w:t>D2...40.</w:t>
              </w:r>
            </w:ins>
            <w:ins w:author="Tran Khanh Toan" w:date="2022-07-04T10:52:00Z" w:id="2055">
              <w:r w:rsidR="00147D97">
                <w:t>”</w:t>
              </w:r>
            </w:ins>
            <w:ins w:author="Tran Khanh Toan" w:date="2022-07-04T09:53:00Z" w:id="2056">
              <w:r w:rsidRPr="0018597F">
                <w:t xml:space="preserve"> chuỗi được tạo thành là: </w:t>
              </w:r>
              <w:r w:rsidRPr="00147D97">
                <w:rPr>
                  <w:b/>
                  <w:rPrChange w:author="Tran Khanh Toan" w:date="2022-07-04T10:52:00Z" w:id="2057">
                    <w:rPr/>
                  </w:rPrChange>
                </w:rPr>
                <w:t>$1$D2...40.$JLskos587JsIh0nqY8Q0a/</w:t>
              </w:r>
              <w:r w:rsidRPr="0018597F">
                <w:t xml:space="preserve"> .</w:t>
              </w:r>
              <w:r>
                <w:t xml:space="preserve"> Trong chuỗi mã hóa gửi kèm salt sử dụng cho mã hóa.</w:t>
              </w:r>
              <w:r w:rsidRPr="0018597F" w:rsidDel="0018597F">
                <w:t xml:space="preserve"> </w:t>
              </w:r>
              <w:r w:rsidRPr="007F756F">
                <w:t>Thuật toán mã hóa MD5 được sử dụng theo link sau:</w:t>
              </w:r>
              <w:r w:rsidRPr="007F756F">
                <w:rPr>
                  <w:b/>
                </w:rPr>
                <w:t xml:space="preserve"> https://man7.org/linux/man-pages/man3/crypt.3.html</w:t>
              </w:r>
            </w:ins>
            <w:del w:author="Tran Khanh Toan" w:date="2022-07-01T16:42:00Z" w:id="2058">
              <w:r w:rsidDel="00E6640D" w:rsidR="006867D0">
                <w:delText>requestID</w:delText>
              </w:r>
            </w:del>
          </w:p>
        </w:tc>
      </w:tr>
      <w:tr w:rsidR="00CE35A2" w:rsidTr="2ADD6C4A" w14:paraId="29E54767" w14:textId="77777777">
        <w:tc>
          <w:tcPr>
            <w:tcW w:w="1885" w:type="dxa"/>
            <w:tcMar/>
          </w:tcPr>
          <w:p w:rsidR="00CE35A2" w:rsidP="00E5021C" w:rsidRDefault="00CE35A2" w14:paraId="60598FAC" w14:textId="77777777">
            <w:r>
              <w:lastRenderedPageBreak/>
              <w:t>Actor</w:t>
            </w:r>
          </w:p>
        </w:tc>
        <w:tc>
          <w:tcPr>
            <w:tcW w:w="7340" w:type="dxa"/>
            <w:tcMar/>
          </w:tcPr>
          <w:p w:rsidR="00CE35A2" w:rsidP="00E5021C" w:rsidRDefault="00CE35A2" w14:paraId="66E99425" w14:textId="77777777">
            <w:r>
              <w:t>Admin</w:t>
            </w:r>
          </w:p>
        </w:tc>
      </w:tr>
      <w:tr w:rsidR="00CE35A2" w:rsidTr="2ADD6C4A" w14:paraId="7D992CD0" w14:textId="77777777">
        <w:tc>
          <w:tcPr>
            <w:tcW w:w="1885" w:type="dxa"/>
            <w:tcMar/>
          </w:tcPr>
          <w:p w:rsidR="00CE35A2" w:rsidP="00E5021C" w:rsidRDefault="00CE35A2" w14:paraId="5BF10CD6" w14:textId="77777777">
            <w:r>
              <w:t>Pre-condition</w:t>
            </w:r>
          </w:p>
        </w:tc>
        <w:tc>
          <w:tcPr>
            <w:tcW w:w="7340" w:type="dxa"/>
            <w:tcMar/>
          </w:tcPr>
          <w:p w:rsidR="00CE35A2" w:rsidP="00E5021C" w:rsidRDefault="00CE35A2" w14:paraId="49866674" w14:textId="77777777">
            <w:r>
              <w:t>- Thiết bị hoạt động bình thường và có phát Wifi</w:t>
            </w:r>
          </w:p>
          <w:p w:rsidR="00CE35A2" w:rsidRDefault="00CE35A2" w14:paraId="44153B85" w14:textId="39FB0F08">
            <w:r>
              <w:t xml:space="preserve">- </w:t>
            </w:r>
            <w:del w:author="Tran Khanh Toan" w:date="2022-07-01T15:34:00Z" w:id="2059">
              <w:r w:rsidDel="00633976">
                <w:delText xml:space="preserve">OneLink </w:delText>
              </w:r>
            </w:del>
            <w:ins w:author="Tran Khanh Toan" w:date="2022-07-01T15:34:00Z" w:id="2060">
              <w:r w:rsidR="00633976">
                <w:t xml:space="preserve">Mobile App </w:t>
              </w:r>
            </w:ins>
            <w:r>
              <w:t>đã kết nối và đã dò tìm được thiết bị.</w:t>
            </w:r>
          </w:p>
        </w:tc>
      </w:tr>
      <w:tr w:rsidR="00CE35A2" w:rsidTr="2ADD6C4A" w14:paraId="7BB78B89" w14:textId="77777777">
        <w:tc>
          <w:tcPr>
            <w:tcW w:w="1885" w:type="dxa"/>
            <w:tcMar/>
          </w:tcPr>
          <w:p w:rsidR="00CE35A2" w:rsidP="00E5021C" w:rsidRDefault="00CE35A2" w14:paraId="78591D0C" w14:textId="77777777">
            <w:r>
              <w:t>Post-condition</w:t>
            </w:r>
          </w:p>
        </w:tc>
        <w:tc>
          <w:tcPr>
            <w:tcW w:w="7340" w:type="dxa"/>
            <w:tcMar/>
          </w:tcPr>
          <w:p w:rsidR="00CE35A2" w:rsidP="00E5021C" w:rsidRDefault="00CE35A2" w14:paraId="0DBC4E5F" w14:textId="15E4F7C9">
            <w:pPr>
              <w:jc w:val="left"/>
              <w:rPr>
                <w:i/>
              </w:rPr>
            </w:pPr>
            <w:r>
              <w:t>Thiết bị trả lại một bản tin “</w:t>
            </w:r>
            <w:r w:rsidRPr="00F77F40">
              <w:t>401 Unauthorized</w:t>
            </w:r>
            <w:r>
              <w:t xml:space="preserve">” kèm thông tin về sessionID </w:t>
            </w:r>
            <w:del w:author="Tran Khanh Toan" w:date="2022-07-01T15:33:00Z" w:id="2061">
              <w:r w:rsidDel="00633976">
                <w:delText>Onelink</w:delText>
              </w:r>
            </w:del>
            <w:ins w:author="Tran Khanh Toan" w:date="2022-07-01T15:33:00Z" w:id="2062">
              <w:r w:rsidR="00633976">
                <w:t>Mobile App</w:t>
              </w:r>
            </w:ins>
            <w:r>
              <w:t xml:space="preserve"> </w:t>
            </w:r>
            <w:del w:author="Tran Khanh Toan" w:date="2022-07-01T15:34:00Z" w:id="2063">
              <w:r w:rsidDel="00633976">
                <w:delText xml:space="preserve">mobile app </w:delText>
              </w:r>
            </w:del>
            <w:r>
              <w:t xml:space="preserve">được cấp cho phiên truy cập này (thông tin này được trả về trong header bản tin): </w:t>
            </w:r>
            <w:r w:rsidRPr="00F77E2E">
              <w:rPr>
                <w:i/>
              </w:rPr>
              <w:t>Content-Type: text/html; charset=gb2312\r\nSet-Cookie: SESSIONID=&lt;id&gt;;md5=del;base64=del;</w:t>
            </w:r>
            <w:r w:rsidR="0099346F">
              <w:rPr>
                <w:i/>
              </w:rPr>
              <w:t>salt=&lt;salt&gt;</w:t>
            </w:r>
            <w:r w:rsidRPr="00F77E2E">
              <w:rPr>
                <w:i/>
              </w:rPr>
              <w:t>\r\n\r\n"</w:t>
            </w:r>
          </w:p>
          <w:p w:rsidRPr="006D4C2F" w:rsidR="00DF09D5" w:rsidP="00E5021C" w:rsidRDefault="0099346F" w14:paraId="575E66CD" w14:textId="77777777">
            <w:pPr>
              <w:jc w:val="left"/>
              <w:rPr>
                <w:b/>
                <w:rPrChange w:author="Tran Khanh Toan" w:date="2022-07-04T10:54:00Z" w:id="2064">
                  <w:rPr/>
                </w:rPrChange>
              </w:rPr>
            </w:pPr>
            <w:r w:rsidRPr="006D4C2F">
              <w:rPr>
                <w:b/>
                <w:rPrChange w:author="Tran Khanh Toan" w:date="2022-07-04T10:54:00Z" w:id="2065">
                  <w:rPr/>
                </w:rPrChange>
              </w:rPr>
              <w:t xml:space="preserve">Lưu ý: </w:t>
            </w:r>
          </w:p>
          <w:p w:rsidR="00F32683" w:rsidRDefault="00DF09D5" w14:paraId="59C2B9A2" w14:textId="162AE104">
            <w:pPr>
              <w:pStyle w:val="FirstLevelBullet"/>
              <w:rPr>
                <w:ins w:author="Tran Khanh Toan" w:date="2022-07-04T11:10:00Z" w:id="2066"/>
              </w:rPr>
              <w:pPrChange w:author="Tran Khanh Toan" w:date="2022-07-04T11:10:00Z" w:id="2067">
                <w:pPr>
                  <w:jc w:val="left"/>
                </w:pPr>
              </w:pPrChange>
            </w:pPr>
            <w:r>
              <w:t>G</w:t>
            </w:r>
            <w:r w:rsidR="0099346F">
              <w:t xml:space="preserve">iá trị salt sẽ được dùng để mã hóa thông tin đăng nhập trong </w:t>
            </w:r>
            <w:ins w:author="Tran Khanh Toan" w:date="2022-07-04T11:23:00Z" w:id="2068">
              <w:r w:rsidR="00F561A5">
                <w:t xml:space="preserve">cookie </w:t>
              </w:r>
            </w:ins>
            <w:r w:rsidR="0099346F">
              <w:t>các request giữa mobile app và agent</w:t>
            </w:r>
            <w:r>
              <w:t xml:space="preserve">. </w:t>
            </w:r>
          </w:p>
          <w:p w:rsidR="00F86672" w:rsidRDefault="00F86672" w14:paraId="72C7F6A5" w14:textId="77777777">
            <w:pPr>
              <w:pStyle w:val="FirstLevelBullet"/>
              <w:numPr>
                <w:ilvl w:val="0"/>
                <w:numId w:val="0"/>
              </w:numPr>
              <w:rPr>
                <w:ins w:author="toantk" w:date="2022-07-28T09:02:00Z" w:id="2069"/>
              </w:rPr>
              <w:pPrChange w:author="Tran Khanh Toan" w:date="2022-07-04T11:10:00Z" w:id="2070">
                <w:pPr>
                  <w:jc w:val="left"/>
                </w:pPr>
              </w:pPrChange>
            </w:pPr>
          </w:p>
          <w:p w:rsidR="0099346F" w:rsidDel="00F32683" w:rsidRDefault="00DF09D5" w14:paraId="23E28B82" w14:textId="6A12EAD6">
            <w:pPr>
              <w:pStyle w:val="FirstLevelBullet"/>
              <w:numPr>
                <w:ilvl w:val="0"/>
                <w:numId w:val="0"/>
              </w:numPr>
              <w:ind w:left="720" w:hanging="360"/>
              <w:rPr>
                <w:del w:author="Tran Khanh Toan" w:date="2022-07-04T11:10:00Z" w:id="2071"/>
              </w:rPr>
              <w:pPrChange w:author="Tran Khanh Toan" w:date="2022-07-04T11:10:00Z" w:id="2072">
                <w:pPr>
                  <w:jc w:val="left"/>
                </w:pPr>
              </w:pPrChange>
            </w:pPr>
            <w:del w:author="Tran Khanh Toan" w:date="2022-07-04T11:10:00Z" w:id="2073">
              <w:r w:rsidDel="00F32683">
                <w:delText xml:space="preserve">Input đầu vào cho việc mã hóa sẽ cần tuân theo định dạng: </w:delText>
              </w:r>
              <w:r w:rsidRPr="00BD38AE" w:rsidDel="00F32683">
                <w:rPr>
                  <w:i/>
                </w:rPr>
                <w:delText>uid = &lt;username&gt;; psw = &lt;password&gt;</w:delText>
              </w:r>
              <w:r w:rsidDel="00F32683">
                <w:delText>.</w:delText>
              </w:r>
            </w:del>
          </w:p>
          <w:p w:rsidRPr="00936832" w:rsidR="002D5BD1" w:rsidDel="00F32683" w:rsidRDefault="00DF09D5" w14:paraId="0B38A662" w14:textId="10050FDD">
            <w:pPr>
              <w:pStyle w:val="FirstLevelBullet"/>
              <w:numPr>
                <w:ilvl w:val="0"/>
                <w:numId w:val="0"/>
              </w:numPr>
              <w:ind w:left="720" w:hanging="360"/>
              <w:rPr>
                <w:del w:author="Tran Khanh Toan" w:date="2022-07-04T11:10:00Z" w:id="2074"/>
                <w:b/>
                <w:i/>
                <w:rPrChange w:author="Tran Khanh Toan" w:date="2022-07-04T11:07:00Z" w:id="2075">
                  <w:rPr>
                    <w:del w:author="Tran Khanh Toan" w:date="2022-07-04T11:10:00Z" w:id="2076"/>
                    <w:i/>
                  </w:rPr>
                </w:rPrChange>
              </w:rPr>
              <w:pPrChange w:author="Tran Khanh Toan" w:date="2022-07-04T11:10:00Z" w:id="2077">
                <w:pPr>
                  <w:jc w:val="left"/>
                </w:pPr>
              </w:pPrChange>
            </w:pPr>
            <w:del w:author="Tran Khanh Toan" w:date="2022-07-04T11:10:00Z" w:id="2078">
              <w:r w:rsidDel="00F32683">
                <w:delText>Cookie chứa thông tin mã hóa</w:delText>
              </w:r>
              <w:r w:rsidDel="00F32683" w:rsidR="00BD38AE">
                <w:delText xml:space="preserve"> sẽ có định dạng: </w:delText>
              </w:r>
            </w:del>
            <w:ins w:author="Administrator" w:date="2022-07-01T11:19:00Z" w:id="2079">
              <w:del w:author="Tran Khanh Toan" w:date="2022-07-04T11:10:00Z" w:id="2080">
                <w:r w:rsidRPr="00F77E2E" w:rsidDel="00F32683" w:rsidR="00B81874">
                  <w:rPr>
                    <w:i/>
                  </w:rPr>
                  <w:delText>SESSIONID=&lt;id&gt;;</w:delText>
                </w:r>
              </w:del>
            </w:ins>
            <w:del w:author="Tran Khanh Toan" w:date="2022-07-04T11:10:00Z" w:id="2081">
              <w:r w:rsidRPr="00BD38AE" w:rsidDel="00F32683" w:rsidR="00BD38AE">
                <w:rPr>
                  <w:i/>
                </w:rPr>
                <w:delText>md5=&lt;encrypted value&gt;;</w:delText>
              </w:r>
            </w:del>
          </w:p>
          <w:p w:rsidR="00F32683" w:rsidDel="00F86672" w:rsidRDefault="00F32683" w14:paraId="30E34F54" w14:textId="77777777">
            <w:pPr>
              <w:pStyle w:val="FirstLevelBullet"/>
              <w:numPr>
                <w:ilvl w:val="0"/>
                <w:numId w:val="0"/>
              </w:numPr>
              <w:ind w:left="720" w:hanging="360"/>
              <w:rPr>
                <w:ins w:author="Tran Khanh Toan" w:date="2022-07-04T11:10:00Z" w:id="2082"/>
                <w:del w:author="toantk" w:date="2022-07-28T09:02:00Z" w:id="2083"/>
              </w:rPr>
              <w:pPrChange w:author="Tran Khanh Toan" w:date="2022-07-04T11:10:00Z" w:id="2084">
                <w:pPr>
                  <w:jc w:val="left"/>
                </w:pPr>
              </w:pPrChange>
            </w:pPr>
          </w:p>
          <w:p w:rsidR="00CE35A2" w:rsidRDefault="00CE35A2" w14:paraId="0C17537A" w14:textId="62CEC187">
            <w:pPr>
              <w:pStyle w:val="FirstLevelBullet"/>
              <w:numPr>
                <w:ilvl w:val="0"/>
                <w:numId w:val="0"/>
              </w:numPr>
              <w:pPrChange w:author="Tran Khanh Toan" w:date="2022-07-04T11:10:00Z" w:id="2085">
                <w:pPr>
                  <w:jc w:val="left"/>
                </w:pPr>
              </w:pPrChange>
            </w:pPr>
            <w:r>
              <w:lastRenderedPageBreak/>
              <w:t>Thông tin session ID lưu trữ trên thiết bị cần có các thông tin:</w:t>
            </w:r>
          </w:p>
          <w:p w:rsidR="00CE35A2" w:rsidP="00E5021C" w:rsidRDefault="00CE35A2" w14:paraId="75EA354D" w14:textId="6C2B0FA7">
            <w:pPr>
              <w:pStyle w:val="FirstLevelBullet"/>
            </w:pPr>
            <w:r>
              <w:t xml:space="preserve">State: Trạng thái đăng nhập, có 3 trạng thái: </w:t>
            </w:r>
            <w:del w:author="Administrator" w:date="2022-07-01T11:26:00Z" w:id="2086">
              <w:r w:rsidDel="000F72E1">
                <w:delText>True</w:delText>
              </w:r>
            </w:del>
            <w:ins w:author="Administrator" w:date="2022-07-01T11:26:00Z" w:id="2087">
              <w:r w:rsidR="000F72E1">
                <w:t>Passed</w:t>
              </w:r>
            </w:ins>
            <w:r>
              <w:t>,</w:t>
            </w:r>
            <w:ins w:author="Administrator" w:date="2022-07-01T11:26:00Z" w:id="2088">
              <w:r w:rsidR="000F72E1">
                <w:t xml:space="preserve"> </w:t>
              </w:r>
            </w:ins>
            <w:r>
              <w:t>Fail</w:t>
            </w:r>
            <w:ins w:author="Administrator" w:date="2022-07-01T11:26:00Z" w:id="2089">
              <w:r w:rsidR="000F72E1">
                <w:t>ed</w:t>
              </w:r>
            </w:ins>
            <w:r>
              <w:t>,</w:t>
            </w:r>
            <w:ins w:author="Administrator" w:date="2022-07-01T11:26:00Z" w:id="2090">
              <w:r w:rsidR="000F72E1">
                <w:t xml:space="preserve"> </w:t>
              </w:r>
            </w:ins>
            <w:r>
              <w:t>Deny (mặc định là fail, khi đăng nhập đúng là true, khi bị khóa là Deny)</w:t>
            </w:r>
          </w:p>
          <w:p w:rsidR="00CE35A2" w:rsidDel="00C77198" w:rsidP="00E5021C" w:rsidRDefault="00CE35A2" w14:paraId="350BBDD7" w14:textId="77777777">
            <w:pPr>
              <w:pStyle w:val="FirstLevelBullet"/>
              <w:rPr>
                <w:del w:author="Tran Khanh Toan" w:date="2022-07-04T09:54:00Z" w:id="2091"/>
              </w:rPr>
            </w:pPr>
            <w:r>
              <w:t>Last time: thời điểm lần cuối trao đổi bản tin với agent, đếm theo đồng hồ monotonic (từ lúc thiết bị bootup, không liên quan đến thời gian đồng bộ của thiết bị)</w:t>
            </w:r>
          </w:p>
          <w:p w:rsidRPr="003858BF" w:rsidR="00CE35A2" w:rsidRDefault="00CE35A2" w14:paraId="1E7EA61E" w14:textId="77777777">
            <w:pPr>
              <w:pStyle w:val="FirstLevelBullet"/>
              <w:pPrChange w:author="Tran Khanh Toan" w:date="2022-07-04T09:54:00Z" w:id="2092">
                <w:pPr>
                  <w:jc w:val="left"/>
                </w:pPr>
              </w:pPrChange>
            </w:pPr>
          </w:p>
        </w:tc>
      </w:tr>
    </w:tbl>
    <w:p w:rsidR="00CE35A2" w:rsidP="00CE35A2" w:rsidRDefault="00CE35A2" w14:paraId="4B710147" w14:textId="31815153">
      <w:pPr>
        <w:rPr>
          <w:ins w:author="Tran Khanh Toan" w:date="2022-07-01T16:48:00Z" w:id="2093"/>
        </w:rPr>
      </w:pPr>
    </w:p>
    <w:p w:rsidR="00E6640D" w:rsidP="00E6640D" w:rsidRDefault="00F02801" w14:paraId="5B37213A" w14:textId="05ACFFDC">
      <w:pPr>
        <w:rPr>
          <w:ins w:author="Tran Khanh Toan" w:date="2022-07-01T16:49:00Z" w:id="2094"/>
          <w:b/>
          <w:bCs/>
        </w:rPr>
      </w:pPr>
      <w:ins w:author="Tran Khanh Toan" w:date="2022-07-04T09:22:00Z" w:id="2095">
        <w:r>
          <w:rPr>
            <w:b/>
            <w:bCs/>
          </w:rPr>
          <w:t xml:space="preserve">Cấu trúc payload </w:t>
        </w:r>
      </w:ins>
      <w:ins w:author="Tran Khanh Toan" w:date="2022-07-01T16:48:00Z" w:id="2096">
        <w:r w:rsidRPr="00AB6FAB" w:rsidR="00E6640D">
          <w:rPr>
            <w:b/>
            <w:bCs/>
          </w:rPr>
          <w:t xml:space="preserve"> của bản tin:</w:t>
        </w:r>
      </w:ins>
    </w:p>
    <w:p w:rsidRPr="00656A8B" w:rsidR="00656A8B" w:rsidRDefault="00656A8B" w14:paraId="168E36F9" w14:textId="3300154D">
      <w:pPr>
        <w:pStyle w:val="FirstLevelBullet"/>
        <w:numPr>
          <w:ilvl w:val="0"/>
          <w:numId w:val="14"/>
        </w:numPr>
        <w:rPr>
          <w:ins w:author="Tran Khanh Toan" w:date="2022-07-01T16:48:00Z" w:id="2097"/>
          <w:b/>
          <w:rPrChange w:author="Tran Khanh Toan" w:date="2022-07-01T16:50:00Z" w:id="2098">
            <w:rPr>
              <w:ins w:author="Tran Khanh Toan" w:date="2022-07-01T16:48:00Z" w:id="2099"/>
            </w:rPr>
          </w:rPrChange>
        </w:rPr>
        <w:pPrChange w:author="Tran Khanh Toan" w:date="2022-07-01T16:49:00Z" w:id="2100">
          <w:pPr/>
        </w:pPrChange>
      </w:pPr>
      <w:ins w:author="Tran Khanh Toan" w:date="2022-07-01T16:50:00Z" w:id="2101">
        <w:r w:rsidRPr="00656A8B">
          <w:rPr>
            <w:b/>
            <w:rPrChange w:author="Tran Khanh Toan" w:date="2022-07-01T16:50:00Z" w:id="2102">
              <w:rPr/>
            </w:rPrChange>
          </w:rPr>
          <w:t>Open Session Request:</w:t>
        </w:r>
      </w:ins>
    </w:p>
    <w:p w:rsidR="00E6640D" w:rsidP="2ADD6C4A" w:rsidRDefault="2816C76E" w14:paraId="18B91DD7" w14:textId="151F00B0">
      <w:pPr>
        <w:pStyle w:val="FirstLevelBullet"/>
        <w:numPr>
          <w:numId w:val="0"/>
        </w:numPr>
        <w:ind w:left="360"/>
        <w:rPr>
          <w:ins w:author="Tran Khanh Toan" w:date="2022-07-01T16:49:00Z" w:id="2103"/>
        </w:rPr>
        <w:pPrChange w:author="Tran Khanh Toan" w:date="2022-07-01T16:49:00Z" w:id="2104">
          <w:pPr>
            <w:pStyle w:val="FirstLevelBullet"/>
            <w:numPr>
              <w:numId w:val="0"/>
            </w:numPr>
            <w:ind w:left="0" w:firstLine="0"/>
          </w:pPr>
        </w:pPrChange>
      </w:pPr>
      <w:ins w:author="Tran Khanh Toan" w:date="2022-07-01T16:49:00Z" w:id="600192748">
        <w:r w:rsidR="23FD8B35">
          <w:t>{“action” : “</w:t>
        </w:r>
        <w:r w:rsidR="5F2AF1DB">
          <w:t>openSession</w:t>
        </w:r>
        <w:r w:rsidR="23FD8B35">
          <w:t xml:space="preserve">”, “clientMac” : “&lt;clientMac&gt;”, “authenString” : “&lt;authenString&gt;”, “requestId” : </w:t>
        </w:r>
      </w:ins>
      <w:r w:rsidR="43F0A092">
        <w:rPr/>
        <w:t>&lt;requestId&gt;</w:t>
      </w:r>
      <w:ins w:author="Tran Khanh Toan" w:date="2022-07-01T16:49:00Z" w:id="125254116">
        <w:r w:rsidR="23FD8B35">
          <w:t>}</w:t>
        </w:r>
      </w:ins>
    </w:p>
    <w:p w:rsidR="00E6640D" w:rsidRDefault="00656A8B" w14:paraId="22F960AB" w14:textId="7AEF8463">
      <w:pPr>
        <w:pStyle w:val="ListParagraph"/>
        <w:numPr>
          <w:ilvl w:val="0"/>
          <w:numId w:val="14"/>
        </w:numPr>
        <w:rPr>
          <w:ins w:author="Tran Khanh Toan" w:date="2022-07-01T16:50:00Z" w:id="2107"/>
          <w:b/>
        </w:rPr>
        <w:pPrChange w:author="Tran Khanh Toan" w:date="2022-07-01T16:50:00Z" w:id="2108">
          <w:pPr/>
        </w:pPrChange>
      </w:pPr>
      <w:ins w:author="Tran Khanh Toan" w:date="2022-07-01T16:50:00Z" w:id="2109">
        <w:r w:rsidRPr="00656A8B">
          <w:rPr>
            <w:b/>
            <w:rPrChange w:author="Tran Khanh Toan" w:date="2022-07-01T16:50:00Z" w:id="2110">
              <w:rPr/>
            </w:rPrChange>
          </w:rPr>
          <w:t>Open Session Response:</w:t>
        </w:r>
      </w:ins>
    </w:p>
    <w:p w:rsidR="00656A8B" w:rsidRDefault="00656A8B" w14:paraId="51B6D388" w14:textId="0F60BE82">
      <w:pPr>
        <w:pStyle w:val="ListParagraph"/>
        <w:numPr>
          <w:ilvl w:val="0"/>
          <w:numId w:val="15"/>
        </w:numPr>
        <w:rPr>
          <w:ins w:author="Tran Khanh Toan" w:date="2022-07-01T16:50:00Z" w:id="2111"/>
        </w:rPr>
        <w:pPrChange w:author="Tran Khanh Toan" w:date="2022-07-01T16:50:00Z" w:id="2112">
          <w:pPr/>
        </w:pPrChange>
      </w:pPr>
      <w:ins w:author="Tran Khanh Toan" w:date="2022-07-01T16:50:00Z" w:id="2113">
        <w:r w:rsidRPr="00656A8B">
          <w:rPr>
            <w:rPrChange w:author="Tran Khanh Toan" w:date="2022-07-01T16:50:00Z" w:id="2114">
              <w:rPr>
                <w:b/>
              </w:rPr>
            </w:rPrChange>
          </w:rPr>
          <w:t>Open Session</w:t>
        </w:r>
        <w:r>
          <w:t xml:space="preserve"> Success:</w:t>
        </w:r>
      </w:ins>
    </w:p>
    <w:p w:rsidRPr="00C11B58" w:rsidR="00656A8B" w:rsidP="2ADD6C4A" w:rsidRDefault="057B78A8" w14:paraId="75A1F2B2" w14:textId="77777777">
      <w:pPr>
        <w:pStyle w:val="ANSVNormal"/>
        <w:rPr>
          <w:ins w:author="Tran Khanh Toan" w:date="2022-07-01T16:51:00Z" w:id="2115"/>
        </w:rPr>
        <w:pPrChange w:author="Tran Khanh Toan" w:date="2022-08-03T15:33:00Z" w:id="2116">
          <w:pPr>
            <w:pStyle w:val="FirstLevelBullet"/>
            <w:numPr>
              <w:numId w:val="15"/>
            </w:numPr>
            <w:ind w:left="1440"/>
          </w:pPr>
        </w:pPrChange>
      </w:pPr>
      <w:ins w:author="Tran Khanh Toan" w:date="2022-07-01T16:51:00Z" w:id="527454939">
        <w:r w:rsidR="5F2AF1DB">
          <w:t>{</w:t>
        </w:r>
      </w:ins>
    </w:p>
    <w:p w:rsidRPr="00C11B58" w:rsidR="00656A8B" w:rsidP="2ADD6C4A" w:rsidRDefault="057B78A8" w14:paraId="60E8888E" w14:textId="77777777">
      <w:pPr>
        <w:pStyle w:val="ANSVNormal"/>
        <w:rPr>
          <w:ins w:author="Tran Khanh Toan" w:date="2022-07-01T16:51:00Z" w:id="2118"/>
        </w:rPr>
        <w:pPrChange w:author="Tran Khanh Toan" w:date="2022-08-03T15:33:00Z" w:id="2119">
          <w:pPr>
            <w:pStyle w:val="FirstLevelBullet"/>
            <w:numPr>
              <w:numId w:val="15"/>
            </w:numPr>
            <w:ind w:left="1440"/>
          </w:pPr>
        </w:pPrChange>
      </w:pPr>
      <w:ins w:author="Tran Khanh Toan" w:date="2022-07-01T16:51:00Z" w:id="596162135">
        <w:r w:rsidR="5F2AF1DB">
          <w:t>"status": 0,</w:t>
        </w:r>
      </w:ins>
    </w:p>
    <w:p w:rsidRPr="00C11B58" w:rsidR="00656A8B" w:rsidP="2ADD6C4A" w:rsidRDefault="057B78A8" w14:paraId="53CB8D05" w14:textId="77777777">
      <w:pPr>
        <w:pStyle w:val="ANSVNormal"/>
        <w:rPr>
          <w:ins w:author="Tran Khanh Toan" w:date="2022-07-01T16:51:00Z" w:id="2121"/>
        </w:rPr>
        <w:pPrChange w:author="Tran Khanh Toan" w:date="2022-08-03T15:33:00Z" w:id="2122">
          <w:pPr>
            <w:pStyle w:val="FirstLevelBullet"/>
            <w:numPr>
              <w:numId w:val="15"/>
            </w:numPr>
            <w:ind w:left="1440"/>
          </w:pPr>
        </w:pPrChange>
      </w:pPr>
      <w:ins w:author="Tran Khanh Toan" w:date="2022-07-01T16:51:00Z" w:id="844270148">
        <w:r w:rsidR="5F2AF1DB">
          <w:t>“message”: “Success”,</w:t>
        </w:r>
      </w:ins>
    </w:p>
    <w:p w:rsidRPr="00C11B58" w:rsidR="00656A8B" w:rsidP="2ADD6C4A" w:rsidRDefault="057B78A8" w14:paraId="42EDE610" w14:textId="3D329E49">
      <w:pPr>
        <w:pStyle w:val="ANSVNormal"/>
        <w:rPr>
          <w:ins w:author="Tran Khanh Toan" w:date="2022-07-01T16:51:00Z" w:id="2124"/>
        </w:rPr>
        <w:pPrChange w:author="Tran Khanh Toan" w:date="2022-08-03T15:33:00Z" w:id="2125">
          <w:pPr>
            <w:pStyle w:val="ListParagraph"/>
            <w:numPr>
              <w:numId w:val="15"/>
            </w:numPr>
            <w:ind w:left="1440" w:hanging="360"/>
          </w:pPr>
        </w:pPrChange>
      </w:pPr>
      <w:ins w:author="Tran Khanh Toan" w:date="2022-07-01T16:51:00Z" w:id="107950730">
        <w:r w:rsidR="5F2AF1DB">
          <w:t xml:space="preserve">“requestId” : </w:t>
        </w:r>
      </w:ins>
      <w:r w:rsidR="43F0A092">
        <w:rPr/>
        <w:t>&lt;requestId&gt;</w:t>
      </w:r>
      <w:ins w:author="Tran Khanh Toan" w:date="2022-07-01T16:51:00Z" w:id="467124618">
        <w:r w:rsidR="5F2AF1DB">
          <w:t>,</w:t>
        </w:r>
      </w:ins>
    </w:p>
    <w:p w:rsidRPr="00C11B58" w:rsidR="00656A8B" w:rsidP="2ADD6C4A" w:rsidRDefault="057B78A8" w14:paraId="3B9FC735" w14:textId="77777777">
      <w:pPr>
        <w:pStyle w:val="ANSVNormal"/>
        <w:rPr>
          <w:ins w:author="Tran Khanh Toan" w:date="2022-07-01T16:51:00Z" w:id="2128"/>
        </w:rPr>
        <w:pPrChange w:author="Tran Khanh Toan" w:date="2022-08-03T15:33:00Z" w:id="2129">
          <w:pPr>
            <w:pStyle w:val="FirstLevelBullet"/>
            <w:numPr>
              <w:numId w:val="15"/>
            </w:numPr>
            <w:ind w:left="1440"/>
          </w:pPr>
        </w:pPrChange>
      </w:pPr>
      <w:ins w:author="Tran Khanh Toan" w:date="2022-07-01T16:51:00Z" w:id="734806362">
        <w:r w:rsidR="5F2AF1DB">
          <w:t>"data": {</w:t>
        </w:r>
      </w:ins>
    </w:p>
    <w:p w:rsidRPr="00C11B58" w:rsidR="00656A8B" w:rsidP="2ADD6C4A" w:rsidRDefault="057B78A8" w14:paraId="11F8C681" w14:textId="77777777">
      <w:pPr>
        <w:pStyle w:val="ANSVNormal"/>
        <w:rPr>
          <w:ins w:author="Tran Khanh Toan" w:date="2022-07-01T16:51:00Z" w:id="2131"/>
        </w:rPr>
        <w:pPrChange w:author="Tran Khanh Toan" w:date="2022-08-03T15:33:00Z" w:id="2132">
          <w:pPr>
            <w:pStyle w:val="FirstLevelBullet"/>
            <w:numPr>
              <w:numId w:val="15"/>
            </w:numPr>
            <w:ind w:left="1440"/>
          </w:pPr>
        </w:pPrChange>
      </w:pPr>
      <w:ins w:author="Tran Khanh Toan" w:date="2022-07-01T16:51:00Z" w:id="270614751">
        <w:r w:rsidR="5F2AF1DB">
          <w:t>}</w:t>
        </w:r>
      </w:ins>
    </w:p>
    <w:p w:rsidR="00E84E9F" w:rsidP="00E84E9F" w:rsidRDefault="00E84E9F" w14:paraId="54E68F4D" w14:textId="61C8C69F">
      <w:pPr>
        <w:pStyle w:val="ListParagraph"/>
        <w:numPr>
          <w:ilvl w:val="0"/>
          <w:numId w:val="15"/>
        </w:numPr>
        <w:rPr>
          <w:ins w:author="Tran Khanh Toan" w:date="2022-07-01T16:52:00Z" w:id="2134"/>
        </w:rPr>
      </w:pPr>
      <w:ins w:author="Tran Khanh Toan" w:date="2022-07-01T16:52:00Z" w:id="2135">
        <w:r w:rsidRPr="004D295B">
          <w:t>Open Session</w:t>
        </w:r>
        <w:r>
          <w:t xml:space="preserve"> Fail:</w:t>
        </w:r>
      </w:ins>
    </w:p>
    <w:p w:rsidRPr="00C11B58" w:rsidR="00E84E9F" w:rsidP="2ADD6C4A" w:rsidRDefault="1968AACC" w14:paraId="2C1461C1" w14:textId="77777777">
      <w:pPr>
        <w:pStyle w:val="ANSVNormal"/>
        <w:rPr>
          <w:ins w:author="Tran Khanh Toan" w:date="2022-07-01T16:52:00Z" w:id="2136"/>
        </w:rPr>
        <w:pPrChange w:author="Tran Khanh Toan" w:date="2022-08-03T15:33:00Z" w:id="2137">
          <w:pPr>
            <w:pStyle w:val="FirstLevelBullet"/>
            <w:numPr>
              <w:numId w:val="15"/>
            </w:numPr>
            <w:ind w:left="1440"/>
          </w:pPr>
        </w:pPrChange>
      </w:pPr>
      <w:ins w:author="Tran Khanh Toan" w:date="2022-07-01T16:52:00Z" w:id="1363292764">
        <w:r w:rsidR="2C76A46A">
          <w:t>{</w:t>
        </w:r>
      </w:ins>
    </w:p>
    <w:p w:rsidRPr="00C11B58" w:rsidR="00E84E9F" w:rsidP="2ADD6C4A" w:rsidRDefault="1968AACC" w14:paraId="24F6E85B" w14:textId="37CFCC5A">
      <w:pPr>
        <w:pStyle w:val="ANSVNormal"/>
        <w:rPr>
          <w:ins w:author="Tran Khanh Toan" w:date="2022-07-01T16:52:00Z" w:id="2139"/>
        </w:rPr>
        <w:pPrChange w:author="Tran Khanh Toan" w:date="2022-08-03T15:33:00Z" w:id="2140">
          <w:pPr>
            <w:pStyle w:val="FirstLevelBullet"/>
            <w:numPr>
              <w:numId w:val="15"/>
            </w:numPr>
            <w:ind w:left="1440"/>
          </w:pPr>
        </w:pPrChange>
      </w:pPr>
      <w:ins w:author="Tran Khanh Toan" w:date="2022-07-01T16:52:00Z" w:id="1919188262">
        <w:r w:rsidR="2C76A46A">
          <w:t>"status": 14,</w:t>
        </w:r>
      </w:ins>
    </w:p>
    <w:p w:rsidRPr="00912E71" w:rsidR="00E84E9F" w:rsidRDefault="00E84E9F" w14:paraId="2F3CAA39" w14:textId="566E34B1">
      <w:pPr>
        <w:pStyle w:val="ANSVNormal"/>
        <w:rPr>
          <w:ins w:author="Tran Khanh Toan" w:date="2022-07-01T16:52:00Z" w:id="2142"/>
        </w:rPr>
      </w:pPr>
      <w:ins w:author="Tran Khanh Toan" w:date="2022-07-01T16:52:00Z" w:id="2143">
        <w:r w:rsidRPr="00912E71">
          <w:t>“message”: “</w:t>
        </w:r>
      </w:ins>
      <w:ins w:author="Tran Khanh Toan" w:date="2022-07-01T16:57:00Z" w:id="2144">
        <w:r w:rsidRPr="00912E71">
          <w:t>Open Session Failed</w:t>
        </w:r>
      </w:ins>
      <w:ins w:author="Tran Khanh Toan" w:date="2022-07-01T16:52:00Z" w:id="2145">
        <w:r w:rsidRPr="00912E71">
          <w:t>”,</w:t>
        </w:r>
      </w:ins>
    </w:p>
    <w:p w:rsidRPr="00912E71" w:rsidR="00E84E9F" w:rsidRDefault="00E84E9F" w14:paraId="455B2B44" w14:textId="45A0E7CE">
      <w:pPr>
        <w:pStyle w:val="ANSVNormal"/>
        <w:rPr>
          <w:ins w:author="Tran Khanh Toan" w:date="2022-07-01T16:52:00Z" w:id="2146"/>
        </w:rPr>
      </w:pPr>
      <w:ins w:author="Tran Khanh Toan" w:date="2022-07-01T16:52:00Z" w:id="2147">
        <w:r w:rsidRPr="00912E71">
          <w:t xml:space="preserve">“requestId” : </w:t>
        </w:r>
      </w:ins>
      <w:r w:rsidR="003E0981">
        <w:t>&lt;requestId&gt;</w:t>
      </w:r>
      <w:ins w:author="Tran Khanh Toan" w:date="2022-07-01T16:52:00Z" w:id="2148">
        <w:r w:rsidRPr="00912E71">
          <w:t>,</w:t>
        </w:r>
      </w:ins>
    </w:p>
    <w:p w:rsidRPr="00912E71" w:rsidR="00E84E9F" w:rsidRDefault="00E84E9F" w14:paraId="5597B262" w14:textId="77777777">
      <w:pPr>
        <w:pStyle w:val="ANSVNormal"/>
        <w:rPr>
          <w:ins w:author="Tran Khanh Toan" w:date="2022-07-01T16:52:00Z" w:id="2149"/>
        </w:rPr>
      </w:pPr>
      <w:ins w:author="Tran Khanh Toan" w:date="2022-07-01T16:52:00Z" w:id="2150">
        <w:r w:rsidRPr="00912E71">
          <w:t>"data": {</w:t>
        </w:r>
      </w:ins>
    </w:p>
    <w:p w:rsidRPr="00912E71" w:rsidR="00E84E9F" w:rsidRDefault="00E84E9F" w14:paraId="37A33BE9" w14:textId="77777777">
      <w:pPr>
        <w:pStyle w:val="ANSVNormal"/>
        <w:rPr>
          <w:ins w:author="Tran Khanh Toan" w:date="2022-07-01T16:52:00Z" w:id="2151"/>
        </w:rPr>
      </w:pPr>
      <w:ins w:author="Tran Khanh Toan" w:date="2022-07-01T16:52:00Z" w:id="2152">
        <w:r w:rsidRPr="00912E71">
          <w:t>}</w:t>
        </w:r>
      </w:ins>
    </w:p>
    <w:p w:rsidRPr="00656A8B" w:rsidR="00656A8B" w:rsidRDefault="00656A8B" w14:paraId="0D7932AF" w14:textId="77777777">
      <w:pPr>
        <w:pStyle w:val="ListParagraph"/>
        <w:ind w:left="1440"/>
        <w:pPrChange w:author="Tran Khanh Toan" w:date="2022-07-01T16:50:00Z" w:id="2153">
          <w:pPr/>
        </w:pPrChange>
      </w:pPr>
    </w:p>
    <w:p w:rsidR="00CE35A2" w:rsidP="00CE35A2" w:rsidRDefault="00CE35A2" w14:paraId="494ADA08" w14:textId="28F89278">
      <w:del w:author="toantk" w:date="2022-07-28T10:46:00Z" w:id="2154">
        <w:r w:rsidRPr="00151F6C" w:rsidDel="00DC2458">
          <w:rPr>
            <w:b/>
          </w:rPr>
          <w:delText>Lưu ý</w:delText>
        </w:r>
      </w:del>
      <w:ins w:author="toantk" w:date="2022-07-28T10:46:00Z" w:id="2155">
        <w:r w:rsidR="00DC2458">
          <w:rPr>
            <w:b/>
          </w:rPr>
          <w:t>Quy định chung</w:t>
        </w:r>
      </w:ins>
      <w:r>
        <w:t xml:space="preserve">: </w:t>
      </w:r>
    </w:p>
    <w:p w:rsidR="007F75E1" w:rsidDel="007F75E1" w:rsidP="007F75E1" w:rsidRDefault="007F75E1" w14:paraId="1E487895" w14:textId="77777777">
      <w:pPr>
        <w:pStyle w:val="FirstLevelBullet"/>
        <w:rPr>
          <w:ins w:author="Tran Khanh Toan" w:date="2022-07-01T14:11:00Z" w:id="2156"/>
          <w:del w:author="Tran Khanh Toan" w:date="2022-07-01T14:11:00Z" w:id="2157"/>
        </w:rPr>
      </w:pPr>
      <w:ins w:author="Tran Khanh Toan" w:date="2022-07-01T14:11:00Z" w:id="2158">
        <w:r>
          <w:t xml:space="preserve">Với request cho login cần theo định dạng: </w:t>
        </w:r>
        <w:r w:rsidRPr="00B81874">
          <w:t>https://&lt;ip&gt;:&lt;port&gt;</w:t>
        </w:r>
        <w:r>
          <w:t>/onelinklogin</w:t>
        </w:r>
      </w:ins>
    </w:p>
    <w:p w:rsidR="007F75E1" w:rsidRDefault="007F75E1" w14:paraId="4C583E0A" w14:textId="77777777">
      <w:pPr>
        <w:pStyle w:val="FirstLevelBullet"/>
        <w:rPr>
          <w:ins w:author="Tran Khanh Toan" w:date="2022-07-01T14:11:00Z" w:id="2159"/>
        </w:rPr>
      </w:pPr>
    </w:p>
    <w:p w:rsidR="00CE35A2" w:rsidP="002611CE" w:rsidRDefault="2D5DFDED" w14:paraId="579B4B8F" w14:textId="4B9F4042">
      <w:pPr>
        <w:pStyle w:val="FirstLevelBullet"/>
        <w:rPr>
          <w:ins w:author="Administrator" w:date="2022-07-01T11:22:00Z" w:id="2131467697"/>
        </w:rPr>
      </w:pPr>
      <w:proofErr w:type="spellStart"/>
      <w:r w:rsidR="682E6F3C">
        <w:rPr/>
        <w:t>Với</w:t>
      </w:r>
      <w:proofErr w:type="spellEnd"/>
      <w:r w:rsidR="682E6F3C">
        <w:rPr/>
        <w:t xml:space="preserve"> </w:t>
      </w:r>
      <w:proofErr w:type="spellStart"/>
      <w:r w:rsidR="682E6F3C">
        <w:rPr/>
        <w:t>tất</w:t>
      </w:r>
      <w:proofErr w:type="spellEnd"/>
      <w:r w:rsidR="682E6F3C">
        <w:rPr/>
        <w:t xml:space="preserve"> </w:t>
      </w:r>
      <w:proofErr w:type="spellStart"/>
      <w:r w:rsidR="682E6F3C">
        <w:rPr/>
        <w:t>cả</w:t>
      </w:r>
      <w:proofErr w:type="spellEnd"/>
      <w:r w:rsidR="682E6F3C">
        <w:rPr/>
        <w:t xml:space="preserve"> </w:t>
      </w:r>
      <w:proofErr w:type="spellStart"/>
      <w:r w:rsidR="682E6F3C">
        <w:rPr/>
        <w:t>các</w:t>
      </w:r>
      <w:proofErr w:type="spellEnd"/>
      <w:r w:rsidR="682E6F3C">
        <w:rPr/>
        <w:t xml:space="preserve"> request </w:t>
      </w:r>
      <w:proofErr w:type="spellStart"/>
      <w:r w:rsidR="682E6F3C">
        <w:rPr/>
        <w:t>đến</w:t>
      </w:r>
      <w:proofErr w:type="spellEnd"/>
      <w:r w:rsidR="682E6F3C">
        <w:rPr/>
        <w:t xml:space="preserve"> agent, </w:t>
      </w:r>
      <w:proofErr w:type="spellStart"/>
      <w:r w:rsidR="682E6F3C">
        <w:rPr/>
        <w:t>mà</w:t>
      </w:r>
      <w:proofErr w:type="spellEnd"/>
      <w:r w:rsidR="682E6F3C">
        <w:rPr/>
        <w:t xml:space="preserve"> </w:t>
      </w:r>
      <w:proofErr w:type="spellStart"/>
      <w:r w:rsidR="682E6F3C">
        <w:rPr/>
        <w:t>nghiệp</w:t>
      </w:r>
      <w:proofErr w:type="spellEnd"/>
      <w:r w:rsidR="682E6F3C">
        <w:rPr/>
        <w:t xml:space="preserve"> </w:t>
      </w:r>
      <w:proofErr w:type="spellStart"/>
      <w:r w:rsidR="682E6F3C">
        <w:rPr/>
        <w:t>vụ</w:t>
      </w:r>
      <w:proofErr w:type="spellEnd"/>
      <w:r w:rsidR="682E6F3C">
        <w:rPr/>
        <w:t xml:space="preserve"> </w:t>
      </w:r>
      <w:proofErr w:type="spellStart"/>
      <w:r w:rsidR="682E6F3C">
        <w:rPr/>
        <w:t>không</w:t>
      </w:r>
      <w:proofErr w:type="spellEnd"/>
      <w:r w:rsidR="682E6F3C">
        <w:rPr/>
        <w:t xml:space="preserve"> </w:t>
      </w:r>
      <w:proofErr w:type="spellStart"/>
      <w:r w:rsidR="682E6F3C">
        <w:rPr/>
        <w:t>phải</w:t>
      </w:r>
      <w:proofErr w:type="spellEnd"/>
      <w:r w:rsidR="682E6F3C">
        <w:rPr/>
        <w:t xml:space="preserve"> discovery</w:t>
      </w:r>
      <w:ins w:author="Tran Khanh Toan" w:date="2022-07-01T14:11:00Z" w:id="458644790">
        <w:r w:rsidR="1393BC5A">
          <w:t xml:space="preserve"> </w:t>
        </w:r>
        <w:r w:rsidR="1393BC5A">
          <w:t>hoặc</w:t>
        </w:r>
      </w:ins>
      <w:del w:author="Tran Khanh Toan" w:date="2022-07-01T14:11:00Z" w:id="800201491">
        <w:r w:rsidDel="682E6F3C">
          <w:delText>,</w:delText>
        </w:r>
      </w:del>
      <w:ins w:author="Administrator" w:date="2022-07-01T11:22:00Z" w:id="2012609113">
        <w:r w:rsidR="03368B10">
          <w:t xml:space="preserve"> login</w:t>
        </w:r>
      </w:ins>
      <w:r w:rsidR="682E6F3C">
        <w:rPr/>
        <w:t xml:space="preserve"> </w:t>
      </w:r>
      <w:proofErr w:type="spellStart"/>
      <w:r w:rsidR="682E6F3C">
        <w:rPr/>
        <w:t>cần</w:t>
      </w:r>
      <w:proofErr w:type="spellEnd"/>
      <w:r w:rsidR="682E6F3C">
        <w:rPr/>
        <w:t xml:space="preserve"> </w:t>
      </w:r>
      <w:proofErr w:type="spellStart"/>
      <w:r w:rsidR="682E6F3C">
        <w:rPr/>
        <w:t>theo</w:t>
      </w:r>
      <w:proofErr w:type="spellEnd"/>
      <w:r w:rsidR="682E6F3C">
        <w:rPr/>
        <w:t xml:space="preserve"> </w:t>
      </w:r>
      <w:proofErr w:type="spellStart"/>
      <w:r w:rsidR="682E6F3C">
        <w:rPr/>
        <w:t>định</w:t>
      </w:r>
      <w:proofErr w:type="spellEnd"/>
      <w:r w:rsidR="682E6F3C">
        <w:rPr/>
        <w:t xml:space="preserve"> </w:t>
      </w:r>
      <w:proofErr w:type="spellStart"/>
      <w:r w:rsidR="682E6F3C">
        <w:rPr/>
        <w:t>dạng</w:t>
      </w:r>
      <w:proofErr w:type="spellEnd"/>
      <w:r w:rsidR="682E6F3C">
        <w:rPr/>
        <w:t xml:space="preserve"> </w:t>
      </w:r>
      <w:proofErr w:type="spellStart"/>
      <w:r w:rsidR="682E6F3C">
        <w:rPr/>
        <w:t>url</w:t>
      </w:r>
      <w:proofErr w:type="spellEnd"/>
      <w:r w:rsidR="682E6F3C">
        <w:rPr/>
        <w:t xml:space="preserve"> </w:t>
      </w:r>
      <w:proofErr w:type="spellStart"/>
      <w:r w:rsidR="682E6F3C">
        <w:rPr/>
        <w:t>là</w:t>
      </w:r>
      <w:proofErr w:type="spellEnd"/>
      <w:r w:rsidR="682E6F3C">
        <w:rPr/>
        <w:t xml:space="preserve">: </w:t>
      </w:r>
      <w:ins w:author="Administrator" w:date="2022-07-01T11:21:00Z" w:id="354058581">
        <w:r>
          <w:fldChar w:fldCharType="begin"/>
        </w:r>
        <w:r>
          <w:instrText xml:space="preserve"> HYPERLINK "</w:instrText>
        </w:r>
      </w:ins>
      <w:r>
        <w:instrText xml:space="preserve">https://&lt;ip&gt;</w:instrText>
      </w:r>
      <w:ins w:author="Administrator" w:date="2022-07-01T11:20:00Z" w:id="446843898">
        <w:r>
          <w:instrText xml:space="preserve">:&lt;port&gt;</w:instrText>
        </w:r>
      </w:ins>
      <w:r>
        <w:instrText xml:space="preserve">/onelinkagent</w:instrText>
      </w:r>
      <w:ins w:author="Administrator" w:date="2022-07-01T11:21:00Z" w:id="289247626">
        <w:r>
          <w:instrText xml:space="preserve">" </w:instrText>
        </w:r>
        <w:r>
          <w:fldChar w:fldCharType="separate"/>
        </w:r>
      </w:ins>
      <w:r w:rsidRPr="2ADD6C4A" w:rsidR="03368B10">
        <w:rPr>
          <w:rPrChange w:author="toantk" w:date="2022-07-28T10:58:00Z" w:id="1522807557">
            <w:rPr>
              <w:rStyle w:val="Hyperlink"/>
            </w:rPr>
          </w:rPrChange>
        </w:rPr>
        <w:t>https://&lt;ip&gt;</w:t>
      </w:r>
      <w:ins w:author="Administrator" w:date="2022-07-01T11:20:00Z" w:id="1448841076">
        <w:r w:rsidRPr="2ADD6C4A" w:rsidR="03368B10">
          <w:rPr>
            <w:rPrChange w:author="toantk" w:date="2022-07-28T10:58:00Z" w:id="1998216897">
              <w:rPr>
                <w:rStyle w:val="Hyperlink"/>
              </w:rPr>
            </w:rPrChange>
          </w:rPr>
          <w:t>:&lt;port&gt;</w:t>
        </w:r>
      </w:ins>
      <w:r w:rsidRPr="2ADD6C4A" w:rsidR="03368B10">
        <w:rPr>
          <w:rPrChange w:author="toantk" w:date="2022-07-28T10:58:00Z" w:id="816927323">
            <w:rPr>
              <w:rStyle w:val="Hyperlink"/>
            </w:rPr>
          </w:rPrChange>
        </w:rPr>
        <w:t>/onelinkagent</w:t>
      </w:r>
      <w:del w:author="Administrator" w:date="2022-07-01T11:21:00Z" w:id="297992184">
        <w:r w:rsidRPr="2ADD6C4A" w:rsidDel="682E6F3C">
          <w:rPr>
            <w:rPrChange w:author="toantk" w:date="2022-07-28T10:58:00Z" w:id="701886383">
              <w:rPr>
                <w:rStyle w:val="Hyperlink"/>
              </w:rPr>
            </w:rPrChange>
          </w:rPr>
          <w:delText>:&lt;port</w:delText>
        </w:r>
      </w:del>
      <w:ins w:author="Administrator" w:date="2022-07-01T11:21:00Z" w:id="1459843737">
        <w:r>
          <w:fldChar w:fldCharType="end"/>
        </w:r>
      </w:ins>
      <w:del w:author="Administrator" w:date="2022-07-01T11:21:00Z" w:id="579558829">
        <w:r w:rsidDel="682E6F3C">
          <w:delText>&gt;</w:delText>
        </w:r>
      </w:del>
      <w:ins w:author="Administrator" w:date="2022-07-01T11:19:00Z" w:id="2107812899">
        <w:r w:rsidR="03368B10">
          <w:t>.</w:t>
        </w:r>
      </w:ins>
      <w:ins w:author="toantk" w:date="2022-07-28T10:55:00Z" w:id="6393411">
        <w:r w:rsidR="6347EB19">
          <w:t xml:space="preserve"> </w:t>
        </w:r>
        <w:r w:rsidR="6347EB19">
          <w:t>Với</w:t>
        </w:r>
        <w:r w:rsidR="6347EB19">
          <w:t xml:space="preserve"> &lt;</w:t>
        </w:r>
        <w:r w:rsidR="6347EB19">
          <w:t>ip</w:t>
        </w:r>
        <w:r w:rsidR="6347EB19">
          <w:t xml:space="preserve">&gt; </w:t>
        </w:r>
        <w:r w:rsidR="6347EB19">
          <w:t>là</w:t>
        </w:r>
        <w:r w:rsidR="6347EB19">
          <w:t xml:space="preserve"> IP </w:t>
        </w:r>
        <w:r w:rsidR="6347EB19">
          <w:t>điều</w:t>
        </w:r>
        <w:r w:rsidR="6347EB19">
          <w:t xml:space="preserve"> </w:t>
        </w:r>
        <w:r w:rsidR="6347EB19">
          <w:t>khiển</w:t>
        </w:r>
        <w:r w:rsidR="6347EB19">
          <w:t xml:space="preserve"> </w:t>
        </w:r>
        <w:r w:rsidR="6347EB19">
          <w:t>được</w:t>
        </w:r>
        <w:r w:rsidR="6347EB19">
          <w:t xml:space="preserve"> </w:t>
        </w:r>
        <w:r w:rsidR="6347EB19">
          <w:t>cung</w:t>
        </w:r>
        <w:r w:rsidR="6347EB19">
          <w:t xml:space="preserve"> </w:t>
        </w:r>
        <w:r w:rsidR="6347EB19">
          <w:t>cấp</w:t>
        </w:r>
        <w:r w:rsidR="6347EB19">
          <w:t xml:space="preserve"> </w:t>
        </w:r>
        <w:r w:rsidR="6347EB19">
          <w:t>trong</w:t>
        </w:r>
        <w:r w:rsidR="6347EB19">
          <w:t xml:space="preserve"> </w:t>
        </w:r>
        <w:r w:rsidR="6347EB19">
          <w:t>bản</w:t>
        </w:r>
        <w:r w:rsidR="6347EB19">
          <w:t xml:space="preserve"> tin </w:t>
        </w:r>
        <w:r w:rsidR="6347EB19">
          <w:t>phản</w:t>
        </w:r>
        <w:r w:rsidR="6347EB19">
          <w:t xml:space="preserve"> </w:t>
        </w:r>
        <w:r w:rsidR="6347EB19">
          <w:t>hồi</w:t>
        </w:r>
        <w:r w:rsidR="6347EB19">
          <w:t xml:space="preserve"> Discovery </w:t>
        </w:r>
        <w:r w:rsidR="6347EB19">
          <w:t>của</w:t>
        </w:r>
        <w:r w:rsidR="6347EB19">
          <w:t xml:space="preserve"> </w:t>
        </w:r>
        <w:r w:rsidR="6347EB19">
          <w:t>thiết</w:t>
        </w:r>
        <w:r w:rsidR="6347EB19">
          <w:t xml:space="preserve"> </w:t>
        </w:r>
        <w:r w:rsidR="6347EB19">
          <w:t>bị</w:t>
        </w:r>
        <w:r w:rsidR="6347EB19">
          <w:t xml:space="preserve">, &lt;port&gt; </w:t>
        </w:r>
        <w:r w:rsidR="6347EB19">
          <w:t>là</w:t>
        </w:r>
        <w:r w:rsidR="6347EB19">
          <w:t xml:space="preserve"> 9000 </w:t>
        </w:r>
      </w:ins>
      <w:del w:author="toantk" w:date="2022-07-28T10:56:00Z" w:id="426246916">
        <w:r w:rsidDel="682E6F3C">
          <w:delText xml:space="preserve"> </w:delText>
        </w:r>
      </w:del>
      <w:ins w:author="Administrator" w:date="2022-07-01T11:19:00Z" w:id="147621478">
        <w:r w:rsidR="03368B10">
          <w:t>V</w:t>
        </w:r>
      </w:ins>
      <w:ins w:author="Administrator" w:date="2022-07-01T11:21:00Z" w:id="460731207">
        <w:r w:rsidR="03368B10">
          <w:t>í</w:t>
        </w:r>
        <w:r w:rsidR="03368B10">
          <w:t xml:space="preserve"> </w:t>
        </w:r>
        <w:r w:rsidR="03368B10">
          <w:t>dụ</w:t>
        </w:r>
      </w:ins>
      <w:ins w:author="Administrator" w:date="2022-07-01T11:19:00Z" w:id="1662645855">
        <w:r w:rsidR="03368B10">
          <w:t xml:space="preserve">: </w:t>
        </w:r>
      </w:ins>
      <w:ins w:author="Administrator" w:date="2022-07-01T11:22:00Z" w:id="287489110">
        <w:r>
          <w:fldChar w:fldCharType="begin"/>
        </w:r>
        <w:r>
          <w:instrText xml:space="preserve"> HYPERLINK "</w:instrText>
        </w:r>
      </w:ins>
      <w:ins w:author="Administrator" w:date="2022-07-01T11:19:00Z" w:id="663300080">
        <w:r>
          <w:instrText xml:space="preserve">https://192.168.1.1</w:instrText>
        </w:r>
      </w:ins>
      <w:ins w:author="Administrator" w:date="2022-07-01T11:20:00Z" w:id="2114129378">
        <w:r>
          <w:instrText xml:space="preserve">:9000/onelinkagent</w:instrText>
        </w:r>
      </w:ins>
      <w:ins w:author="Administrator" w:date="2022-07-01T11:22:00Z" w:id="701526064">
        <w:r>
          <w:instrText xml:space="preserve">" </w:instrText>
        </w:r>
        <w:r>
          <w:fldChar w:fldCharType="separate"/>
        </w:r>
      </w:ins>
      <w:ins w:author="Administrator" w:date="2022-07-01T11:19:00Z" w:id="837307941">
        <w:r w:rsidRPr="2ADD6C4A" w:rsidR="03368B10">
          <w:rPr>
            <w:rPrChange w:author="toantk" w:date="2022-07-28T10:58:00Z" w:id="1870480638">
              <w:rPr>
                <w:rStyle w:val="Hyperlink"/>
              </w:rPr>
            </w:rPrChange>
          </w:rPr>
          <w:t>https://192.168.1.1</w:t>
        </w:r>
      </w:ins>
      <w:ins w:author="Administrator" w:date="2022-07-01T11:20:00Z" w:id="54616090">
        <w:r w:rsidRPr="2ADD6C4A" w:rsidR="03368B10">
          <w:rPr>
            <w:rPrChange w:author="toantk" w:date="2022-07-28T10:58:00Z" w:id="766556947">
              <w:rPr>
                <w:rStyle w:val="Hyperlink"/>
              </w:rPr>
            </w:rPrChange>
          </w:rPr>
          <w:t>:9000/onelinkagent</w:t>
        </w:r>
      </w:ins>
      <w:ins w:author="Administrator" w:date="2022-07-01T11:22:00Z" w:id="304212087">
        <w:r>
          <w:fldChar w:fldCharType="end"/>
        </w:r>
        <w:r w:rsidR="03368B10">
          <w:t>.</w:t>
        </w:r>
      </w:ins>
    </w:p>
    <w:p w:rsidR="00B81874" w:rsidDel="007F75E1" w:rsidP="00B81874" w:rsidRDefault="003D2A78" w14:paraId="4F0D71D4" w14:textId="40A8E580">
      <w:pPr>
        <w:pStyle w:val="FirstLevelBullet"/>
        <w:rPr>
          <w:del w:author="Tran Khanh Toan" w:date="2022-07-01T14:11:00Z" w:id="2190"/>
        </w:rPr>
      </w:pPr>
      <w:ins w:author="Tran Khanh Toan" w:date="2022-07-04T11:20:00Z" w:id="2191">
        <w:r>
          <w:t>M</w:t>
        </w:r>
      </w:ins>
      <w:ins w:author="Tran Khanh Toan" w:date="2022-07-04T11:17:00Z" w:id="2192">
        <w:r w:rsidR="003B3FD8">
          <w:t xml:space="preserve">ỗi request </w:t>
        </w:r>
      </w:ins>
      <w:ins w:author="Tran Khanh Toan" w:date="2022-07-04T11:18:00Z" w:id="2193">
        <w:r w:rsidR="003B3FD8">
          <w:t xml:space="preserve">gửi từ Mobile App đến ONT </w:t>
        </w:r>
      </w:ins>
      <w:ins w:author="Tran Khanh Toan" w:date="2022-07-04T11:20:00Z" w:id="2194">
        <w:r>
          <w:t xml:space="preserve">yêu cầu đi kèm cookie </w:t>
        </w:r>
      </w:ins>
      <w:ins w:author="Tran Khanh Toan" w:date="2022-07-04T11:18:00Z" w:id="2195">
        <w:r w:rsidR="003B3FD8">
          <w:t xml:space="preserve">phải chứa thông tin SessionID được cấp và thông tin </w:t>
        </w:r>
        <w:del w:author="toantk" w:date="2022-07-28T09:11:00Z" w:id="2196">
          <w:r w:rsidDel="008E76C5" w:rsidR="003B3FD8">
            <w:delText>username, password</w:delText>
          </w:r>
        </w:del>
      </w:ins>
      <w:ins w:author="toantk" w:date="2022-07-28T09:11:00Z" w:id="2197">
        <w:r w:rsidR="008E76C5">
          <w:t>xác thực để</w:t>
        </w:r>
      </w:ins>
      <w:ins w:author="Tran Khanh Toan" w:date="2022-07-04T11:18:00Z" w:id="2198">
        <w:r w:rsidR="003B3FD8">
          <w:t xml:space="preserve"> đăng nhập. </w:t>
        </w:r>
      </w:ins>
      <w:ins w:author="Administrator" w:date="2022-07-01T11:22:00Z" w:id="2199">
        <w:del w:author="Tran Khanh Toan" w:date="2022-07-01T14:11:00Z" w:id="2200">
          <w:r w:rsidDel="007F75E1" w:rsidR="00B81874">
            <w:delText xml:space="preserve">Với request cho login cần theo định dạng: </w:delText>
          </w:r>
          <w:r w:rsidRPr="00B81874" w:rsidDel="007F75E1" w:rsidR="00B81874">
            <w:delText>https://&lt;ip&gt;:&lt;port&gt;</w:delText>
          </w:r>
          <w:r w:rsidDel="007F75E1" w:rsidR="00B81874">
            <w:delText>/onelinklogin</w:delText>
          </w:r>
        </w:del>
      </w:ins>
    </w:p>
    <w:p w:rsidRPr="00F32683" w:rsidR="00F32683" w:rsidRDefault="00F32683" w14:paraId="4F6240A0" w14:textId="35B5591B">
      <w:pPr>
        <w:pStyle w:val="FirstLevelBullet"/>
        <w:rPr>
          <w:ins w:author="Tran Khanh Toan" w:date="2022-07-04T11:11:00Z" w:id="2201"/>
          <w:i/>
        </w:rPr>
      </w:pPr>
      <w:ins w:author="Tran Khanh Toan" w:date="2022-07-04T11:11:00Z" w:id="2202">
        <w:r>
          <w:t xml:space="preserve">Cookie chứa thông tin mã hóa sẽ có định dạng: </w:t>
        </w:r>
        <w:r w:rsidRPr="00F32683">
          <w:rPr>
            <w:i/>
          </w:rPr>
          <w:t>SESSIONID=&lt;id&gt;;md5=&lt;encrypted value&gt;;</w:t>
        </w:r>
      </w:ins>
    </w:p>
    <w:p w:rsidR="00F32683" w:rsidRDefault="00F32683" w14:paraId="456BD878" w14:textId="288E0826">
      <w:pPr>
        <w:pStyle w:val="FirstLevelBullet"/>
        <w:numPr>
          <w:ilvl w:val="0"/>
          <w:numId w:val="25"/>
        </w:numPr>
        <w:rPr>
          <w:ins w:author="Tran Khanh Toan" w:date="2022-07-04T11:15:00Z" w:id="2203"/>
        </w:rPr>
        <w:pPrChange w:author="toantk" w:date="2022-07-28T11:00:00Z" w:id="2204">
          <w:pPr>
            <w:pStyle w:val="FirstLevelBullet"/>
          </w:pPr>
        </w:pPrChange>
      </w:pPr>
      <w:ins w:author="Tran Khanh Toan" w:date="2022-07-04T11:15:00Z" w:id="2205">
        <w:r>
          <w:t xml:space="preserve">Thông tin SESSIONID sử dụng </w:t>
        </w:r>
        <w:r w:rsidRPr="00606331">
          <w:rPr>
            <w:rPrChange w:author="toantk" w:date="2022-07-28T10:59:00Z" w:id="2206">
              <w:rPr>
                <w:i/>
              </w:rPr>
            </w:rPrChange>
          </w:rPr>
          <w:t xml:space="preserve">SESSIONID </w:t>
        </w:r>
        <w:r w:rsidRPr="00F32683">
          <w:rPr>
            <w:rPrChange w:author="Tran Khanh Toan" w:date="2022-07-04T11:15:00Z" w:id="2207">
              <w:rPr>
                <w:i/>
              </w:rPr>
            </w:rPrChange>
          </w:rPr>
          <w:t>được cấp trong</w:t>
        </w:r>
        <w:r w:rsidRPr="00606331">
          <w:rPr>
            <w:rPrChange w:author="toantk" w:date="2022-07-28T10:59:00Z" w:id="2208">
              <w:rPr>
                <w:i/>
              </w:rPr>
            </w:rPrChange>
          </w:rPr>
          <w:t xml:space="preserve"> </w:t>
        </w:r>
        <w:r>
          <w:t>bản tin “</w:t>
        </w:r>
        <w:r w:rsidRPr="00F77F40">
          <w:t>401 Unauthorized</w:t>
        </w:r>
      </w:ins>
      <w:ins w:author="Tran Khanh Toan" w:date="2022-07-04T11:16:00Z" w:id="2209">
        <w:r>
          <w:t>” mô tả ở trên.</w:t>
        </w:r>
      </w:ins>
    </w:p>
    <w:p w:rsidR="00F32683" w:rsidRDefault="00F32683" w14:paraId="4CB4A297" w14:textId="300ABB33">
      <w:pPr>
        <w:pStyle w:val="FirstLevelBullet"/>
        <w:numPr>
          <w:ilvl w:val="0"/>
          <w:numId w:val="25"/>
        </w:numPr>
        <w:rPr>
          <w:ins w:author="Tran Khanh Toan" w:date="2022-07-04T11:14:00Z" w:id="2210"/>
        </w:rPr>
        <w:pPrChange w:author="toantk" w:date="2022-07-28T11:00:00Z" w:id="2211">
          <w:pPr>
            <w:pStyle w:val="FirstLevelBullet"/>
          </w:pPr>
        </w:pPrChange>
      </w:pPr>
      <w:ins w:author="Tran Khanh Toan" w:date="2022-07-04T11:14:00Z" w:id="2212">
        <w:r>
          <w:t xml:space="preserve">Thông tin salt sử dụng cho mã hóa </w:t>
        </w:r>
      </w:ins>
      <w:ins w:author="Tran Khanh Toan" w:date="2022-07-04T11:16:00Z" w:id="2213">
        <w:r w:rsidRPr="00A87529">
          <w:t>được cấp trong</w:t>
        </w:r>
        <w:r w:rsidRPr="00606331">
          <w:rPr>
            <w:rPrChange w:author="toantk" w:date="2022-07-28T10:59:00Z" w:id="2214">
              <w:rPr>
                <w:i/>
              </w:rPr>
            </w:rPrChange>
          </w:rPr>
          <w:t xml:space="preserve"> </w:t>
        </w:r>
        <w:r>
          <w:t>bản tin “</w:t>
        </w:r>
        <w:r w:rsidRPr="00F77F40">
          <w:t>401 Unauthorized</w:t>
        </w:r>
        <w:r>
          <w:t>” mô tả ở trên</w:t>
        </w:r>
      </w:ins>
      <w:ins w:author="Tran Khanh Toan" w:date="2022-07-04T11:17:00Z" w:id="2215">
        <w:r>
          <w:t>:</w:t>
        </w:r>
      </w:ins>
    </w:p>
    <w:p w:rsidR="00CE35A2" w:rsidDel="00F32683" w:rsidRDefault="00CE35A2" w14:paraId="7BAE80F1" w14:textId="671DA865">
      <w:pPr>
        <w:pStyle w:val="FirstLevelBullet"/>
        <w:numPr>
          <w:ilvl w:val="0"/>
          <w:numId w:val="21"/>
        </w:numPr>
        <w:ind w:left="2160"/>
        <w:rPr>
          <w:del w:author="Tran Khanh Toan" w:date="2022-07-04T11:11:00Z" w:id="2216"/>
        </w:rPr>
        <w:pPrChange w:author="toantk" w:date="2022-07-28T10:59:00Z" w:id="2217">
          <w:pPr>
            <w:pStyle w:val="FirstLevelBullet"/>
          </w:pPr>
        </w:pPrChange>
      </w:pPr>
      <w:del w:author="Tran Khanh Toan" w:date="2022-07-04T11:11:00Z" w:id="2218">
        <w:r w:rsidDel="00F32683">
          <w:delText>Cookies đi kèm request bắt buộc phải chứa thông tin về:</w:delText>
        </w:r>
      </w:del>
    </w:p>
    <w:p w:rsidR="00CE35A2" w:rsidDel="00F32683" w:rsidRDefault="00CE35A2" w14:paraId="70958F24" w14:textId="4903FD76">
      <w:pPr>
        <w:pStyle w:val="FirstLevelBullet"/>
        <w:ind w:left="2160"/>
        <w:rPr>
          <w:del w:author="Tran Khanh Toan" w:date="2022-07-04T11:11:00Z" w:id="2219"/>
        </w:rPr>
        <w:pPrChange w:author="toantk" w:date="2022-07-28T10:59:00Z" w:id="2220">
          <w:pPr>
            <w:pStyle w:val="SecondLevelBullet"/>
          </w:pPr>
        </w:pPrChange>
      </w:pPr>
      <w:del w:author="Tran Khanh Toan" w:date="2022-07-04T11:11:00Z" w:id="2221">
        <w:r w:rsidDel="00F32683">
          <w:delText>Session ID</w:delText>
        </w:r>
      </w:del>
    </w:p>
    <w:p w:rsidR="00F32683" w:rsidRDefault="00CE35A2" w14:paraId="7EB2854E" w14:textId="69419FB0">
      <w:pPr>
        <w:pStyle w:val="FirstLevelBullet"/>
        <w:numPr>
          <w:ilvl w:val="0"/>
          <w:numId w:val="21"/>
        </w:numPr>
        <w:ind w:left="2160"/>
        <w:rPr>
          <w:ins w:author="Tran Khanh Toan" w:date="2022-07-04T11:11:00Z" w:id="2222"/>
        </w:rPr>
        <w:pPrChange w:author="toantk" w:date="2022-07-28T10:59:00Z" w:id="2223">
          <w:pPr>
            <w:pStyle w:val="FirstLevelBullet"/>
          </w:pPr>
        </w:pPrChange>
      </w:pPr>
      <w:del w:author="Tran Khanh Toan" w:date="2022-07-04T11:11:00Z" w:id="2224">
        <w:r w:rsidDel="2D89BC7A">
          <w:delText>Username, password (cần phải được mã hóa md5)</w:delText>
        </w:r>
      </w:del>
      <w:ins w:author="Tran Khanh Toan" w:date="2022-07-04T11:11:00Z" w:id="2225">
        <w:r w:rsidR="78D481AE">
          <w:t xml:space="preserve">Input đầu vào cho việc mã hóa sẽ cần tuân theo định dạng: </w:t>
        </w:r>
      </w:ins>
      <w:del w:author="toantk" w:date="2022-07-28T09:11:00Z" w:id="2226">
        <w:r w:rsidRPr="177CA586" w:rsidDel="2D89BC7A">
          <w:rPr>
            <w:i/>
            <w:iCs/>
          </w:rPr>
          <w:delText>uid = &lt;username&gt;; psw = &lt;password&gt;</w:delText>
        </w:r>
        <w:r w:rsidDel="2D89BC7A">
          <w:delText>.</w:delText>
        </w:r>
      </w:del>
      <w:ins w:author="toantk" w:date="2022-07-28T09:14:00Z" w:id="2227">
        <w:r w:rsidR="57D179E9">
          <w:t xml:space="preserve">sử dụng chuỗi </w:t>
        </w:r>
        <w:r w:rsidRPr="177CA586" w:rsidR="57D179E9">
          <w:rPr>
            <w:i/>
            <w:iCs/>
            <w:rPrChange w:author="toantk" w:date="2022-07-28T09:14:00Z" w:id="2228">
              <w:rPr/>
            </w:rPrChange>
          </w:rPr>
          <w:t>SESSIONID</w:t>
        </w:r>
        <w:r w:rsidR="57D179E9">
          <w:t xml:space="preserve"> ghép với chuỗi </w:t>
        </w:r>
      </w:ins>
      <w:ins w:author="toantk" w:date="2022-07-28T09:21:00Z" w:id="2229">
        <w:r w:rsidR="471B4F5A">
          <w:t>“</w:t>
        </w:r>
      </w:ins>
      <w:ins w:author="toantk" w:date="2022-07-28T09:25:00Z" w:id="2230">
        <w:r w:rsidR="471B4F5A">
          <w:t>O</w:t>
        </w:r>
      </w:ins>
      <w:ins w:author="toantk" w:date="2022-07-28T09:21:00Z" w:id="2231">
        <w:r w:rsidR="471B4F5A">
          <w:t>n3L</w:t>
        </w:r>
      </w:ins>
      <w:ins w:author="toantk" w:date="2022-07-28T09:22:00Z" w:id="2232">
        <w:r w:rsidR="471B4F5A">
          <w:t xml:space="preserve">1nk” và ghép với chuỗi </w:t>
        </w:r>
      </w:ins>
      <w:r w:rsidR="65F3B578">
        <w:t>Serial</w:t>
      </w:r>
      <w:ins w:author="toantk" w:date="2022-07-28T09:22:00Z" w:id="2233">
        <w:r w:rsidR="471B4F5A">
          <w:t xml:space="preserve"> của thiết bị ONT.</w:t>
        </w:r>
      </w:ins>
    </w:p>
    <w:p w:rsidR="00F32683" w:rsidRDefault="00F32683" w14:paraId="1ECE5A4C" w14:textId="77777777">
      <w:pPr>
        <w:pStyle w:val="FirstLevelBullet"/>
        <w:numPr>
          <w:ilvl w:val="0"/>
          <w:numId w:val="21"/>
        </w:numPr>
        <w:ind w:left="2160"/>
        <w:rPr>
          <w:ins w:author="Tran Khanh Toan" w:date="2022-07-04T11:11:00Z" w:id="2234"/>
          <w:i/>
        </w:rPr>
        <w:pPrChange w:author="toantk" w:date="2022-07-28T10:59:00Z" w:id="2235">
          <w:pPr>
            <w:pStyle w:val="FirstLevelBullet"/>
          </w:pPr>
        </w:pPrChange>
      </w:pPr>
      <w:ins w:author="Tran Khanh Toan" w:date="2022-07-04T11:11:00Z" w:id="2236">
        <w:r>
          <w:t xml:space="preserve">Thuật toán mã hóa MD5 sử dụng theo link sau: </w:t>
        </w:r>
        <w:r w:rsidRPr="007F756F">
          <w:rPr>
            <w:b/>
          </w:rPr>
          <w:t>https://man7.org/linux/man-pages/man3/crypt.3.html</w:t>
        </w:r>
      </w:ins>
    </w:p>
    <w:p w:rsidR="00F32683" w:rsidRDefault="00F32683" w14:paraId="6D6AC9E8" w14:textId="77777777">
      <w:pPr>
        <w:pStyle w:val="FirstLevelBullet"/>
        <w:numPr>
          <w:ilvl w:val="0"/>
          <w:numId w:val="21"/>
        </w:numPr>
        <w:ind w:left="2160"/>
        <w:rPr>
          <w:ins w:author="Tran Khanh Toan" w:date="2022-07-04T11:11:00Z" w:id="2237"/>
        </w:rPr>
        <w:pPrChange w:author="toantk" w:date="2022-07-28T10:59:00Z" w:id="2238">
          <w:pPr>
            <w:pStyle w:val="FirstLevelBullet"/>
          </w:pPr>
        </w:pPrChange>
      </w:pPr>
      <w:ins w:author="Tran Khanh Toan" w:date="2022-07-04T11:11:00Z" w:id="2239">
        <w:r>
          <w:t xml:space="preserve">Ví dụ: </w:t>
        </w:r>
      </w:ins>
    </w:p>
    <w:p w:rsidR="00F32683" w:rsidDel="008E76C5" w:rsidRDefault="00F32683" w14:paraId="34D0C13E" w14:textId="75653CB4">
      <w:pPr>
        <w:pStyle w:val="SecondLevelBullet"/>
        <w:numPr>
          <w:ilvl w:val="0"/>
          <w:numId w:val="18"/>
        </w:numPr>
        <w:ind w:left="2520"/>
        <w:rPr>
          <w:del w:author="toantk" w:date="2022-07-28T09:17:00Z" w:id="2240"/>
        </w:rPr>
        <w:pPrChange w:author="toantk" w:date="2022-07-28T10:59:00Z" w:id="2241">
          <w:pPr>
            <w:pStyle w:val="SecondLevelBullet"/>
            <w:numPr>
              <w:ilvl w:val="0"/>
              <w:numId w:val="18"/>
            </w:numPr>
            <w:ind w:left="1080"/>
          </w:pPr>
        </w:pPrChange>
      </w:pPr>
      <w:ins w:author="Tran Khanh Toan" w:date="2022-07-04T11:11:00Z" w:id="2242">
        <w:r>
          <w:t xml:space="preserve">Salt = </w:t>
        </w:r>
        <w:r w:rsidRPr="00A87529">
          <w:rPr>
            <w:b/>
          </w:rPr>
          <w:t>D2...40.</w:t>
        </w:r>
      </w:ins>
    </w:p>
    <w:p w:rsidR="008E76C5" w:rsidRDefault="008E76C5" w14:paraId="47D6BD33" w14:textId="77777777">
      <w:pPr>
        <w:pStyle w:val="SecondLevelBullet"/>
        <w:numPr>
          <w:ilvl w:val="0"/>
          <w:numId w:val="18"/>
        </w:numPr>
        <w:ind w:left="2520"/>
        <w:rPr>
          <w:ins w:author="toantk" w:date="2022-07-28T09:17:00Z" w:id="2243"/>
        </w:rPr>
        <w:pPrChange w:author="toantk" w:date="2022-07-28T10:59:00Z" w:id="2244">
          <w:pPr>
            <w:pStyle w:val="SecondLevelBullet"/>
            <w:numPr>
              <w:ilvl w:val="0"/>
              <w:numId w:val="18"/>
            </w:numPr>
            <w:ind w:left="1080"/>
          </w:pPr>
        </w:pPrChange>
      </w:pPr>
    </w:p>
    <w:p w:rsidRPr="00662DCC" w:rsidR="00F32683" w:rsidDel="00662DCC" w:rsidRDefault="00F32683" w14:paraId="47923A05" w14:textId="3523191B">
      <w:pPr>
        <w:pStyle w:val="SecondLevelBullet"/>
        <w:numPr>
          <w:ilvl w:val="0"/>
          <w:numId w:val="18"/>
        </w:numPr>
        <w:ind w:left="2520"/>
        <w:rPr>
          <w:del w:author="toantk" w:date="2022-07-28T09:30:00Z" w:id="2245"/>
          <w:b/>
          <w:i/>
          <w:rPrChange w:author="toantk" w:date="2022-07-28T09:30:00Z" w:id="2246">
            <w:rPr>
              <w:del w:author="toantk" w:date="2022-07-28T09:30:00Z" w:id="2247"/>
            </w:rPr>
          </w:rPrChange>
        </w:rPr>
        <w:pPrChange w:author="toantk" w:date="2022-07-28T10:59:00Z" w:id="2248">
          <w:pPr>
            <w:pStyle w:val="SecondLevelBullet"/>
          </w:pPr>
        </w:pPrChange>
      </w:pPr>
      <w:ins w:author="Tran Khanh Toan" w:date="2022-07-04T11:11:00Z" w:id="2249">
        <w:del w:author="toantk" w:date="2022-07-28T09:15:00Z" w:id="2250">
          <w:r w:rsidDel="008E76C5">
            <w:delText xml:space="preserve">Tài khoản đăng nhập với username/pass là admin/admin sẽ có chuỗi đầu vào như sau: </w:delText>
          </w:r>
          <w:r w:rsidRPr="002611CE" w:rsidDel="008E76C5">
            <w:rPr>
              <w:b/>
              <w:i/>
            </w:rPr>
            <w:delText>uid = admin; psw = admin</w:delText>
          </w:r>
        </w:del>
      </w:ins>
      <w:ins w:author="toantk" w:date="2022-07-28T09:15:00Z" w:id="2251">
        <w:r w:rsidR="008E76C5">
          <w:t>SESSIONID =</w:t>
        </w:r>
      </w:ins>
      <w:ins w:author="toantk" w:date="2022-07-28T09:17:00Z" w:id="2252">
        <w:r w:rsidR="008E76C5">
          <w:t xml:space="preserve"> </w:t>
        </w:r>
        <w:r w:rsidRPr="008E76C5" w:rsidR="008E76C5">
          <w:rPr>
            <w:b/>
            <w:rPrChange w:author="toantk" w:date="2022-07-28T09:17:00Z" w:id="2253">
              <w:rPr/>
            </w:rPrChange>
          </w:rPr>
          <w:t>1ec7eb54</w:t>
        </w:r>
      </w:ins>
      <w:ins w:author="toantk" w:date="2022-07-28T09:15:00Z" w:id="2254">
        <w:r w:rsidR="008E76C5">
          <w:t xml:space="preserve"> , </w:t>
        </w:r>
      </w:ins>
      <w:ins w:author="toantk" w:date="2022-07-28T09:16:00Z" w:id="2255">
        <w:del w:author="Tran Khanh Toan" w:date="2022-08-03T16:40:00Z" w:id="2256">
          <w:r w:rsidDel="00E10CA6" w:rsidR="008E76C5">
            <w:delText>MAC</w:delText>
          </w:r>
        </w:del>
      </w:ins>
      <w:ins w:author="Tran Khanh Toan" w:date="2022-08-03T16:40:00Z" w:id="2257">
        <w:r w:rsidR="00E10CA6">
          <w:t>Serial</w:t>
        </w:r>
      </w:ins>
      <w:ins w:author="toantk" w:date="2022-07-28T09:16:00Z" w:id="2258">
        <w:r w:rsidR="008E76C5">
          <w:t xml:space="preserve"> = </w:t>
        </w:r>
        <w:del w:author="Tran Khanh Toan" w:date="2022-08-03T16:40:00Z" w:id="2259">
          <w:r w:rsidRPr="008E76C5" w:rsidDel="00E10CA6" w:rsidR="008E76C5">
            <w:rPr>
              <w:b/>
              <w:rPrChange w:author="toantk" w:date="2022-07-28T09:17:00Z" w:id="2260">
                <w:rPr/>
              </w:rPrChange>
            </w:rPr>
            <w:delText>A4:F4:C2:0B:3E:</w:delText>
          </w:r>
        </w:del>
      </w:ins>
      <w:ins w:author="toantk" w:date="2022-07-28T09:17:00Z" w:id="2261">
        <w:del w:author="Tran Khanh Toan" w:date="2022-08-03T16:40:00Z" w:id="2262">
          <w:r w:rsidRPr="008E76C5" w:rsidDel="00E10CA6" w:rsidR="008E76C5">
            <w:rPr>
              <w:b/>
              <w:rPrChange w:author="toantk" w:date="2022-07-28T09:17:00Z" w:id="2263">
                <w:rPr/>
              </w:rPrChange>
            </w:rPr>
            <w:delText>58</w:delText>
          </w:r>
        </w:del>
      </w:ins>
      <w:ins w:author="Tran Khanh Toan" w:date="2022-08-03T16:40:00Z" w:id="2264">
        <w:r w:rsidR="00E10CA6">
          <w:rPr>
            <w:b/>
          </w:rPr>
          <w:t>VNPT01167</w:t>
        </w:r>
      </w:ins>
      <w:ins w:author="Tran Khanh Toan" w:date="2022-08-03T16:41:00Z" w:id="2265">
        <w:r w:rsidR="00E10CA6">
          <w:rPr>
            <w:b/>
          </w:rPr>
          <w:t>CB0</w:t>
        </w:r>
      </w:ins>
      <w:ins w:author="toantk" w:date="2022-07-28T09:17:00Z" w:id="2266">
        <w:r w:rsidR="008E76C5">
          <w:t xml:space="preserve"> sẽ có chuỗi đầu vào là: </w:t>
        </w:r>
      </w:ins>
      <w:ins w:author="toantk" w:date="2022-07-28T09:24:00Z" w:id="2267">
        <w:r w:rsidRPr="007C1F51" w:rsidR="00CE4DEE">
          <w:rPr>
            <w:b/>
          </w:rPr>
          <w:t>1ec7eb5</w:t>
        </w:r>
        <w:r w:rsidR="00CE4DEE">
          <w:rPr>
            <w:b/>
          </w:rPr>
          <w:t>4</w:t>
        </w:r>
      </w:ins>
      <w:ins w:author="toantk" w:date="2022-07-28T09:25:00Z" w:id="2268">
        <w:r w:rsidRPr="00CE4DEE" w:rsidR="00CE4DEE">
          <w:rPr>
            <w:b/>
            <w:rPrChange w:author="toantk" w:date="2022-07-28T09:26:00Z" w:id="2269">
              <w:rPr/>
            </w:rPrChange>
          </w:rPr>
          <w:t>On3L1nk</w:t>
        </w:r>
      </w:ins>
      <w:ins w:author="Tran Khanh Toan" w:date="2022-08-03T16:41:00Z" w:id="2270">
        <w:r w:rsidR="00E10CA6">
          <w:rPr>
            <w:b/>
          </w:rPr>
          <w:t>VNPT01167CB0</w:t>
        </w:r>
        <w:r w:rsidR="00E10CA6">
          <w:t xml:space="preserve"> </w:t>
        </w:r>
      </w:ins>
      <w:ins w:author="toantk" w:date="2022-07-28T09:26:00Z" w:id="2271">
        <w:del w:author="Tran Khanh Toan" w:date="2022-08-03T16:41:00Z" w:id="2272">
          <w:r w:rsidRPr="007C1F51" w:rsidDel="00E10CA6" w:rsidR="00CE4DEE">
            <w:rPr>
              <w:b/>
            </w:rPr>
            <w:delText>A4:F4:C2:0B:3E:58</w:delText>
          </w:r>
        </w:del>
      </w:ins>
    </w:p>
    <w:p w:rsidRPr="002611CE" w:rsidR="00662DCC" w:rsidRDefault="00662DCC" w14:paraId="2314E4D2" w14:textId="77777777">
      <w:pPr>
        <w:pStyle w:val="SecondLevelBullet"/>
        <w:numPr>
          <w:ilvl w:val="0"/>
          <w:numId w:val="18"/>
        </w:numPr>
        <w:ind w:left="2520"/>
        <w:rPr>
          <w:ins w:author="toantk" w:date="2022-07-28T09:30:00Z" w:id="2273"/>
          <w:b/>
          <w:i/>
        </w:rPr>
        <w:pPrChange w:author="toantk" w:date="2022-07-28T10:59:00Z" w:id="2274">
          <w:pPr>
            <w:pStyle w:val="SecondLevelBullet"/>
            <w:numPr>
              <w:ilvl w:val="0"/>
              <w:numId w:val="18"/>
            </w:numPr>
            <w:ind w:left="1080"/>
          </w:pPr>
        </w:pPrChange>
      </w:pPr>
    </w:p>
    <w:p w:rsidRPr="005813E1" w:rsidR="005813E1" w:rsidRDefault="00F32683" w14:paraId="1205A837" w14:textId="46710A98">
      <w:pPr>
        <w:pStyle w:val="SecondLevelBullet"/>
        <w:numPr>
          <w:ilvl w:val="2"/>
          <w:numId w:val="26"/>
        </w:numPr>
        <w:rPr>
          <w:ins w:author="toantk" w:date="2022-07-28T10:41:00Z" w:id="2275"/>
          <w:b/>
          <w:i/>
          <w:rPrChange w:author="toantk" w:date="2022-07-28T10:41:00Z" w:id="2276">
            <w:rPr>
              <w:ins w:author="toantk" w:date="2022-07-28T10:41:00Z" w:id="2277"/>
              <w:b/>
            </w:rPr>
          </w:rPrChange>
        </w:rPr>
        <w:pPrChange w:author="Tran Khanh Toan" w:date="2022-08-03T16:57:00Z" w:id="2278">
          <w:pPr>
            <w:pStyle w:val="SecondLevelBullet"/>
          </w:pPr>
        </w:pPrChange>
      </w:pPr>
      <w:ins w:author="Tran Khanh Toan" w:date="2022-07-04T11:11:00Z" w:id="2279">
        <w:r>
          <w:t xml:space="preserve">Thông tin mã hóa md5 = </w:t>
        </w:r>
      </w:ins>
      <w:ins w:author="Tran Khanh Toan" w:date="2022-08-03T16:57:00Z" w:id="2280">
        <w:r w:rsidRPr="002E1111" w:rsidR="002E1111">
          <w:rPr>
            <w:b/>
            <w:rPrChange w:author="Tran Khanh Toan" w:date="2022-08-03T16:57:00Z" w:id="2281">
              <w:rPr/>
            </w:rPrChange>
          </w:rPr>
          <w:t>$1$D2...40.$gEFz2aNIsNi5CDsCJtsr71</w:t>
        </w:r>
      </w:ins>
      <w:ins w:author="toantk" w:date="2022-07-28T09:30:00Z" w:id="2282">
        <w:del w:author="Tran Khanh Toan" w:date="2022-08-03T16:57:00Z" w:id="2283">
          <w:r w:rsidRPr="00662DCC" w:rsidDel="002E1111" w:rsidR="00662DCC">
            <w:rPr>
              <w:b/>
              <w:rPrChange w:author="toantk" w:date="2022-07-28T09:30:00Z" w:id="2284">
                <w:rPr/>
              </w:rPrChange>
            </w:rPr>
            <w:delText>$1$D2...40.$kxX/er52BNJpFELB6ErQv.</w:delText>
          </w:r>
        </w:del>
      </w:ins>
    </w:p>
    <w:p w:rsidRPr="005813E1" w:rsidR="005813E1" w:rsidRDefault="005813E1" w14:paraId="55E7A673" w14:textId="77777777">
      <w:pPr>
        <w:pStyle w:val="FirstLevelBullet"/>
        <w:rPr>
          <w:ins w:author="toantk" w:date="2022-07-28T10:42:00Z" w:id="2285"/>
          <w:b/>
          <w:i/>
          <w:rPrChange w:author="toantk" w:date="2022-07-28T10:42:00Z" w:id="2286">
            <w:rPr>
              <w:ins w:author="toantk" w:date="2022-07-28T10:42:00Z" w:id="2287"/>
            </w:rPr>
          </w:rPrChange>
        </w:rPr>
        <w:pPrChange w:author="toantk" w:date="2022-07-28T10:42:00Z" w:id="2288">
          <w:pPr>
            <w:pStyle w:val="SecondLevelBullet"/>
          </w:pPr>
        </w:pPrChange>
      </w:pPr>
      <w:ins w:author="toantk" w:date="2022-07-28T10:42:00Z" w:id="2289">
        <w:r>
          <w:t xml:space="preserve">Mẫu header của các request </w:t>
        </w:r>
        <w:r>
          <w:fldChar w:fldCharType="begin"/>
        </w:r>
        <w:r>
          <w:instrText xml:space="preserve"> HYPERLINK "</w:instrText>
        </w:r>
        <w:r w:rsidRPr="007C1F51">
          <w:instrText>https://&lt;ip&gt;:&lt;port&gt;/onelinkagent</w:instrText>
        </w:r>
        <w:r>
          <w:instrText xml:space="preserve">" </w:instrText>
        </w:r>
        <w:r>
          <w:fldChar w:fldCharType="separate"/>
        </w:r>
        <w:r w:rsidRPr="00B81874">
          <w:rPr>
            <w:rStyle w:val="Hyperlink"/>
          </w:rPr>
          <w:t>https://&lt;ip&gt;:&lt;port&gt;/onelinkagent</w:t>
        </w:r>
        <w:r>
          <w:fldChar w:fldCharType="end"/>
        </w:r>
        <w:r>
          <w:t>:</w:t>
        </w:r>
      </w:ins>
    </w:p>
    <w:p w:rsidR="005813E1" w:rsidRDefault="005813E1" w14:paraId="097C59F7" w14:textId="77777777">
      <w:pPr>
        <w:pStyle w:val="FirstLevelBullet"/>
        <w:numPr>
          <w:ilvl w:val="0"/>
          <w:numId w:val="0"/>
        </w:numPr>
        <w:ind w:left="720"/>
        <w:rPr>
          <w:ins w:author="toantk" w:date="2022-07-28T10:42:00Z" w:id="2290"/>
        </w:rPr>
        <w:pPrChange w:author="toantk" w:date="2022-07-28T10:42:00Z" w:id="2291">
          <w:pPr>
            <w:pStyle w:val="FirstLevelBullet"/>
          </w:pPr>
        </w:pPrChange>
      </w:pPr>
      <w:ins w:author="toantk" w:date="2022-07-28T10:42:00Z" w:id="2292">
        <w:r>
          <w:t>Content is POST /onelinkagent HTTP/1.1</w:t>
        </w:r>
      </w:ins>
    </w:p>
    <w:p w:rsidR="005813E1" w:rsidRDefault="005813E1" w14:paraId="02940A69" w14:textId="77777777">
      <w:pPr>
        <w:pStyle w:val="FirstLevelBullet"/>
        <w:numPr>
          <w:ilvl w:val="0"/>
          <w:numId w:val="0"/>
        </w:numPr>
        <w:ind w:left="720"/>
        <w:rPr>
          <w:ins w:author="toantk" w:date="2022-07-28T10:42:00Z" w:id="2293"/>
        </w:rPr>
        <w:pPrChange w:author="toantk" w:date="2022-07-28T10:42:00Z" w:id="2294">
          <w:pPr>
            <w:pStyle w:val="FirstLevelBullet"/>
          </w:pPr>
        </w:pPrChange>
      </w:pPr>
      <w:ins w:author="toantk" w:date="2022-07-28T10:42:00Z" w:id="2295">
        <w:r>
          <w:t>Host: 192.168.1.1:9000</w:t>
        </w:r>
      </w:ins>
    </w:p>
    <w:p w:rsidR="005813E1" w:rsidRDefault="005813E1" w14:paraId="04602209" w14:textId="77777777">
      <w:pPr>
        <w:pStyle w:val="FirstLevelBullet"/>
        <w:numPr>
          <w:ilvl w:val="0"/>
          <w:numId w:val="0"/>
        </w:numPr>
        <w:ind w:left="720"/>
        <w:rPr>
          <w:ins w:author="toantk" w:date="2022-07-28T10:42:00Z" w:id="2296"/>
        </w:rPr>
        <w:pPrChange w:author="toantk" w:date="2022-07-28T10:42:00Z" w:id="2297">
          <w:pPr>
            <w:pStyle w:val="FirstLevelBullet"/>
          </w:pPr>
        </w:pPrChange>
      </w:pPr>
      <w:ins w:author="toantk" w:date="2022-07-28T10:42:00Z" w:id="2298">
        <w:r>
          <w:t>User-Agent: curl/7.82.0</w:t>
        </w:r>
      </w:ins>
    </w:p>
    <w:p w:rsidR="005813E1" w:rsidRDefault="005813E1" w14:paraId="7706561C" w14:textId="3356207E">
      <w:pPr>
        <w:pStyle w:val="FirstLevelBullet"/>
        <w:numPr>
          <w:ilvl w:val="0"/>
          <w:numId w:val="0"/>
        </w:numPr>
        <w:ind w:left="720"/>
        <w:rPr>
          <w:ins w:author="toantk" w:date="2022-07-28T10:42:00Z" w:id="2299"/>
        </w:rPr>
        <w:pPrChange w:author="toantk" w:date="2022-07-28T10:42:00Z" w:id="2300">
          <w:pPr>
            <w:pStyle w:val="FirstLevelBullet"/>
          </w:pPr>
        </w:pPrChange>
      </w:pPr>
      <w:ins w:author="toantk" w:date="2022-07-28T10:42:00Z" w:id="2301">
        <w:r>
          <w:t>Cookie: SESSIONID=</w:t>
        </w:r>
      </w:ins>
      <w:ins w:author="toantk" w:date="2022-07-28T10:47:00Z" w:id="2302">
        <w:r w:rsidRPr="00A66416" w:rsidR="00A66416">
          <w:rPr>
            <w:rPrChange w:author="toantk" w:date="2022-07-28T10:47:00Z" w:id="2303">
              <w:rPr>
                <w:b/>
              </w:rPr>
            </w:rPrChange>
          </w:rPr>
          <w:t>1ec7eb54</w:t>
        </w:r>
      </w:ins>
      <w:ins w:author="toantk" w:date="2022-07-28T10:42:00Z" w:id="2304">
        <w:r>
          <w:t>;md5=</w:t>
        </w:r>
      </w:ins>
      <w:ins w:author="Tran Khanh Toan" w:date="2022-08-03T16:58:00Z" w:id="2305">
        <w:r w:rsidRPr="006B0DED" w:rsidR="006B0DED">
          <w:t>$1$D2...40.$gEFz2aNIsNi5CDsCJtsr71</w:t>
        </w:r>
      </w:ins>
      <w:ins w:author="toantk" w:date="2022-07-28T10:48:00Z" w:id="2306">
        <w:del w:author="Tran Khanh Toan" w:date="2022-08-03T16:58:00Z" w:id="2307">
          <w:r w:rsidRPr="00A66416" w:rsidDel="006B0DED" w:rsidR="00A66416">
            <w:rPr>
              <w:rPrChange w:author="toantk" w:date="2022-07-28T10:48:00Z" w:id="2308">
                <w:rPr>
                  <w:b/>
                </w:rPr>
              </w:rPrChange>
            </w:rPr>
            <w:delText>$1$D2...40.$kxX/er52BNJpFELB6ErQv</w:delText>
          </w:r>
        </w:del>
      </w:ins>
    </w:p>
    <w:p w:rsidR="005813E1" w:rsidRDefault="005813E1" w14:paraId="492272C3" w14:textId="77777777">
      <w:pPr>
        <w:pStyle w:val="FirstLevelBullet"/>
        <w:numPr>
          <w:ilvl w:val="0"/>
          <w:numId w:val="0"/>
        </w:numPr>
        <w:ind w:left="720"/>
        <w:rPr>
          <w:ins w:author="toantk" w:date="2022-07-28T10:42:00Z" w:id="2309"/>
        </w:rPr>
        <w:pPrChange w:author="toantk" w:date="2022-07-28T10:42:00Z" w:id="2310">
          <w:pPr>
            <w:pStyle w:val="FirstLevelBullet"/>
          </w:pPr>
        </w:pPrChange>
      </w:pPr>
      <w:ins w:author="toantk" w:date="2022-07-28T10:42:00Z" w:id="2311">
        <w:r>
          <w:t>Content-Type: application/json</w:t>
        </w:r>
      </w:ins>
    </w:p>
    <w:p w:rsidR="005813E1" w:rsidRDefault="005813E1" w14:paraId="49998479" w14:textId="77777777">
      <w:pPr>
        <w:pStyle w:val="FirstLevelBullet"/>
        <w:numPr>
          <w:ilvl w:val="0"/>
          <w:numId w:val="0"/>
        </w:numPr>
        <w:ind w:left="720"/>
        <w:rPr>
          <w:ins w:author="toantk" w:date="2022-07-28T10:42:00Z" w:id="2312"/>
        </w:rPr>
        <w:pPrChange w:author="toantk" w:date="2022-07-28T10:42:00Z" w:id="2313">
          <w:pPr>
            <w:pStyle w:val="FirstLevelBullet"/>
          </w:pPr>
        </w:pPrChange>
      </w:pPr>
      <w:ins w:author="toantk" w:date="2022-07-28T10:42:00Z" w:id="2314">
        <w:r>
          <w:t>Accept: application/json</w:t>
        </w:r>
      </w:ins>
    </w:p>
    <w:p w:rsidR="005813E1" w:rsidRDefault="005813E1" w14:paraId="09910A3B" w14:textId="77777777">
      <w:pPr>
        <w:pStyle w:val="FirstLevelBullet"/>
        <w:numPr>
          <w:ilvl w:val="0"/>
          <w:numId w:val="0"/>
        </w:numPr>
        <w:ind w:left="720"/>
        <w:rPr>
          <w:ins w:author="toantk" w:date="2022-07-28T10:43:00Z" w:id="2315"/>
        </w:rPr>
        <w:pPrChange w:author="toantk" w:date="2022-07-28T10:42:00Z" w:id="2316">
          <w:pPr>
            <w:pStyle w:val="SecondLevelBullet"/>
          </w:pPr>
        </w:pPrChange>
      </w:pPr>
      <w:ins w:author="toantk" w:date="2022-07-28T10:42:00Z" w:id="2317">
        <w:r>
          <w:t>Content-Length: 57</w:t>
        </w:r>
      </w:ins>
    </w:p>
    <w:p w:rsidRPr="00662DCC" w:rsidR="00F32683" w:rsidRDefault="00F32683" w14:paraId="58EED17E" w14:textId="4162E251">
      <w:pPr>
        <w:pStyle w:val="FirstLevelBullet"/>
        <w:numPr>
          <w:ilvl w:val="0"/>
          <w:numId w:val="0"/>
        </w:numPr>
        <w:ind w:left="720"/>
        <w:rPr>
          <w:b/>
          <w:i/>
          <w:rPrChange w:author="toantk" w:date="2022-07-28T09:30:00Z" w:id="2318">
            <w:rPr/>
          </w:rPrChange>
        </w:rPr>
        <w:pPrChange w:author="toantk" w:date="2022-07-28T10:42:00Z" w:id="2319">
          <w:pPr>
            <w:pStyle w:val="SecondLevelBullet"/>
          </w:pPr>
        </w:pPrChange>
      </w:pPr>
      <w:ins w:author="Tran Khanh Toan" w:date="2022-07-04T11:11:00Z" w:id="2320">
        <w:del w:author="toantk" w:date="2022-07-28T09:30:00Z" w:id="2321">
          <w:r w:rsidRPr="002D5BD1" w:rsidDel="00662DCC">
            <w:delText>$1$D2...40.$8ENlhZ6TmsDkvw9lpyE6y.</w:delText>
          </w:r>
        </w:del>
      </w:ins>
    </w:p>
    <w:p w:rsidR="003052AE" w:rsidP="004F6F20" w:rsidRDefault="003052AE" w14:paraId="61C9CD02" w14:textId="43DE6229">
      <w:pPr>
        <w:pStyle w:val="FirstLevelBullet"/>
      </w:pPr>
      <w:r>
        <w:lastRenderedPageBreak/>
        <w:t xml:space="preserve">Bản tin response từ ONT trả về </w:t>
      </w:r>
      <w:r w:rsidR="009D02DF">
        <w:t>kết quả</w:t>
      </w:r>
      <w:r w:rsidR="00274B0E">
        <w:t xml:space="preserve"> </w:t>
      </w:r>
      <w:r>
        <w:t xml:space="preserve">cho </w:t>
      </w:r>
      <w:del w:author="Tran Khanh Toan" w:date="2022-07-01T15:34:00Z" w:id="2322">
        <w:r w:rsidDel="007A6979">
          <w:delText>OneLink</w:delText>
        </w:r>
      </w:del>
      <w:ins w:author="Tran Khanh Toan" w:date="2022-07-01T15:34:00Z" w:id="2323">
        <w:r w:rsidR="007A6979">
          <w:t>Mobile App</w:t>
        </w:r>
      </w:ins>
      <w:r>
        <w:t xml:space="preserve"> được quy định như sau:</w:t>
      </w:r>
    </w:p>
    <w:p w:rsidR="003052AE" w:rsidRDefault="003052AE" w14:paraId="31165D45" w14:textId="13A213CC">
      <w:pPr>
        <w:pStyle w:val="SecondLevelBullet"/>
        <w:numPr>
          <w:ilvl w:val="0"/>
          <w:numId w:val="19"/>
        </w:numPr>
        <w:pPrChange w:author="Tran Khanh Toan" w:date="2022-07-04T11:07:00Z" w:id="2324">
          <w:pPr>
            <w:pStyle w:val="SecondLevelBullet"/>
          </w:pPr>
        </w:pPrChange>
      </w:pPr>
      <w:r>
        <w:t xml:space="preserve">Trường hợp thành công: ONT sẽ trả lại bản tin </w:t>
      </w:r>
      <w:r w:rsidR="009D02DF">
        <w:t xml:space="preserve">“200 OK”, với payload có chứa </w:t>
      </w:r>
      <w:r w:rsidR="004908EA">
        <w:t>trường status với giá trị là 0.</w:t>
      </w:r>
    </w:p>
    <w:p w:rsidR="009D02DF" w:rsidRDefault="009D02DF" w14:paraId="5694B38D" w14:textId="321FDCE6">
      <w:pPr>
        <w:pStyle w:val="SecondLevelBullet"/>
        <w:numPr>
          <w:ilvl w:val="0"/>
          <w:numId w:val="19"/>
        </w:numPr>
        <w:pPrChange w:author="Tran Khanh Toan" w:date="2022-07-04T11:07:00Z" w:id="2325">
          <w:pPr>
            <w:pStyle w:val="SecondLevelBullet"/>
          </w:pPr>
        </w:pPrChange>
      </w:pPr>
      <w:r>
        <w:t>Trường hợp có lỗi: ONT sẽ trả lại bản tin “400 Bad Request”, với payload có chứa</w:t>
      </w:r>
      <w:r w:rsidR="004908EA">
        <w:t xml:space="preserve"> trường status với giá trị là</w:t>
      </w:r>
      <w:r>
        <w:t xml:space="preserve"> thông tin mã lỗi cụ thể.</w:t>
      </w:r>
      <w:r w:rsidR="004908EA">
        <w:t xml:space="preserve"> Chi tiết thông tin mã lỗi nằm trong phần Phụ lục.</w:t>
      </w:r>
    </w:p>
    <w:p w:rsidR="0043581E" w:rsidDel="00F86672" w:rsidP="003B6332" w:rsidRDefault="0043581E" w14:paraId="2E7BB1A9" w14:textId="508ABBDF">
      <w:pPr>
        <w:pStyle w:val="Heading3"/>
        <w:rPr>
          <w:del w:author="toantk" w:date="2022-07-28T09:04:00Z" w:id="2326"/>
        </w:rPr>
      </w:pPr>
      <w:bookmarkStart w:name="_Toc111217581" w:id="2327"/>
      <w:del w:author="toantk" w:date="2022-07-28T09:04:00Z" w:id="2328">
        <w:r w:rsidDel="00F86672">
          <w:delText xml:space="preserve">Usecase – </w:delText>
        </w:r>
        <w:r w:rsidDel="00F86672" w:rsidR="006E3AC0">
          <w:delText>Đăng nhập với tài khoản không hợp lệ</w:delText>
        </w:r>
        <w:bookmarkEnd w:id="2327"/>
      </w:del>
    </w:p>
    <w:tbl>
      <w:tblPr>
        <w:tblStyle w:val="TableGrid"/>
        <w:tblW w:w="0" w:type="auto"/>
        <w:tblLook w:val="04A0" w:firstRow="1" w:lastRow="0" w:firstColumn="1" w:lastColumn="0" w:noHBand="0" w:noVBand="1"/>
      </w:tblPr>
      <w:tblGrid>
        <w:gridCol w:w="1885"/>
        <w:gridCol w:w="7340"/>
      </w:tblGrid>
      <w:tr w:rsidR="006E3AC0" w:rsidDel="00F86672" w:rsidTr="2ADD6C4A" w14:paraId="00CD4D63" w14:textId="026128DE">
        <w:trPr>
          <w:del w:author="toantk" w:date="2022-07-28T09:04:00Z" w:id="876017558"/>
        </w:trPr>
        <w:tc>
          <w:tcPr>
            <w:tcW w:w="1885" w:type="dxa"/>
            <w:tcMar/>
          </w:tcPr>
          <w:p w:rsidR="006E3AC0" w:rsidDel="00F86672" w:rsidP="00E5021C" w:rsidRDefault="006E3AC0" w14:paraId="5A5B6A33" w14:textId="0F0CDBC0">
            <w:pPr>
              <w:rPr>
                <w:del w:author="toantk" w:date="2022-07-28T09:04:00Z" w:id="2330"/>
              </w:rPr>
            </w:pPr>
            <w:del w:author="toantk" w:date="2022-07-28T09:04:00Z" w:id="2331">
              <w:r w:rsidDel="00F86672">
                <w:delText>ID</w:delText>
              </w:r>
            </w:del>
          </w:p>
        </w:tc>
        <w:tc>
          <w:tcPr>
            <w:tcW w:w="7340" w:type="dxa"/>
            <w:tcMar/>
          </w:tcPr>
          <w:p w:rsidR="006E3AC0" w:rsidDel="00F86672" w:rsidP="00E5021C" w:rsidRDefault="006E3AC0" w14:paraId="0005FD26" w14:textId="3F498431">
            <w:pPr>
              <w:rPr>
                <w:del w:author="toantk" w:date="2022-07-28T09:04:00Z" w:id="2332"/>
              </w:rPr>
            </w:pPr>
            <w:del w:author="toantk" w:date="2022-07-28T09:04:00Z" w:id="2333">
              <w:r w:rsidDel="00F86672">
                <w:delText>UC-</w:delText>
              </w:r>
              <w:r w:rsidDel="00F86672" w:rsidR="008A0444">
                <w:delText>3</w:delText>
              </w:r>
            </w:del>
          </w:p>
        </w:tc>
      </w:tr>
      <w:tr w:rsidR="006E3AC0" w:rsidDel="00F86672" w:rsidTr="2ADD6C4A" w14:paraId="7F281B49" w14:textId="2EBFAAC1">
        <w:trPr>
          <w:del w:author="toantk" w:date="2022-07-28T09:04:00Z" w:id="910747689"/>
        </w:trPr>
        <w:tc>
          <w:tcPr>
            <w:tcW w:w="1885" w:type="dxa"/>
            <w:tcMar/>
          </w:tcPr>
          <w:p w:rsidR="006E3AC0" w:rsidDel="00F86672" w:rsidP="00E5021C" w:rsidRDefault="006E3AC0" w14:paraId="5F1E7361" w14:textId="3C14F7F1">
            <w:pPr>
              <w:rPr>
                <w:del w:author="toantk" w:date="2022-07-28T09:04:00Z" w:id="2335"/>
              </w:rPr>
            </w:pPr>
            <w:del w:author="toantk" w:date="2022-07-28T09:04:00Z" w:id="2336">
              <w:r w:rsidDel="00F86672">
                <w:delText>Name</w:delText>
              </w:r>
            </w:del>
          </w:p>
        </w:tc>
        <w:tc>
          <w:tcPr>
            <w:tcW w:w="7340" w:type="dxa"/>
            <w:tcMar/>
          </w:tcPr>
          <w:p w:rsidR="006E3AC0" w:rsidDel="00F86672" w:rsidP="00E5021C" w:rsidRDefault="006E3AC0" w14:paraId="2E3D4260" w14:textId="0B78A787">
            <w:pPr>
              <w:rPr>
                <w:del w:author="toantk" w:date="2022-07-28T09:04:00Z" w:id="2337"/>
              </w:rPr>
            </w:pPr>
            <w:del w:author="toantk" w:date="2022-07-28T09:04:00Z" w:id="2338">
              <w:r w:rsidDel="00F86672">
                <w:delText>Đăng nhập với tài khoản không hợp lệ</w:delText>
              </w:r>
            </w:del>
          </w:p>
        </w:tc>
      </w:tr>
      <w:tr w:rsidR="006E3AC0" w:rsidDel="00F86672" w:rsidTr="2ADD6C4A" w14:paraId="42F358AA" w14:textId="4A071B9E">
        <w:trPr>
          <w:del w:author="toantk" w:date="2022-07-28T09:04:00Z" w:id="552598448"/>
        </w:trPr>
        <w:tc>
          <w:tcPr>
            <w:tcW w:w="1885" w:type="dxa"/>
            <w:tcMar/>
          </w:tcPr>
          <w:p w:rsidR="006E3AC0" w:rsidDel="00F86672" w:rsidP="00E5021C" w:rsidRDefault="006E3AC0" w14:paraId="40ABCB7C" w14:textId="0A06773F">
            <w:pPr>
              <w:rPr>
                <w:del w:author="toantk" w:date="2022-07-28T09:04:00Z" w:id="2340"/>
              </w:rPr>
            </w:pPr>
            <w:del w:author="toantk" w:date="2022-07-28T09:04:00Z" w:id="2341">
              <w:r w:rsidDel="00F86672">
                <w:delText>Description</w:delText>
              </w:r>
            </w:del>
          </w:p>
        </w:tc>
        <w:tc>
          <w:tcPr>
            <w:tcW w:w="7340" w:type="dxa"/>
            <w:tcMar/>
          </w:tcPr>
          <w:p w:rsidR="006E3AC0" w:rsidDel="00F86672" w:rsidP="006E3AC0" w:rsidRDefault="006E3AC0" w14:paraId="19AA3994" w14:textId="4F9D2CA2">
            <w:pPr>
              <w:pStyle w:val="FirstLevelBullet"/>
              <w:rPr>
                <w:ins w:author="Tran Khanh Toan" w:date="2022-07-01T14:19:00Z" w:id="2342"/>
                <w:del w:author="toantk" w:date="2022-07-28T09:04:00Z" w:id="2343"/>
              </w:rPr>
            </w:pPr>
            <w:del w:author="toantk" w:date="2022-07-28T09:04:00Z" w:id="2344">
              <w:r w:rsidDel="00F86672">
                <w:delText>Người quản trị từ OneLink</w:delText>
              </w:r>
            </w:del>
            <w:ins w:author="Tran Khanh Toan" w:date="2022-07-01T15:34:00Z" w:id="2345">
              <w:del w:author="toantk" w:date="2022-07-28T09:04:00Z" w:id="2346">
                <w:r w:rsidDel="00F86672" w:rsidR="007A6979">
                  <w:delText>Mobile App</w:delText>
                </w:r>
              </w:del>
            </w:ins>
            <w:del w:author="toantk" w:date="2022-07-28T09:04:00Z" w:id="2347">
              <w:r w:rsidDel="00F86672">
                <w:delText xml:space="preserve"> thực hiện yêu cầu đăng nhập vào thiết bị với thông tin Password không đúng với tài khoản cấu hình hiện tại.</w:delText>
              </w:r>
            </w:del>
            <w:ins w:author="Tran Khanh Toan" w:date="2022-07-01T14:19:00Z" w:id="2348">
              <w:del w:author="toantk" w:date="2022-07-28T09:04:00Z" w:id="2349">
                <w:r w:rsidDel="00F86672" w:rsidR="00245135">
                  <w:delText xml:space="preserve"> </w:delText>
                </w:r>
              </w:del>
            </w:ins>
          </w:p>
          <w:p w:rsidR="00245135" w:rsidDel="00F86672" w:rsidP="006E3AC0" w:rsidRDefault="00245135" w14:paraId="68144667" w14:textId="3B4BE3E9">
            <w:pPr>
              <w:pStyle w:val="FirstLevelBullet"/>
              <w:rPr>
                <w:del w:author="toantk" w:date="2022-07-28T09:04:00Z" w:id="575967917"/>
              </w:rPr>
            </w:pPr>
            <w:del w:author="toantk" w:date="2022-07-28T09:04:00Z" w:id="857014950">
              <w:r w:rsidDel="46D5A0AB">
                <w:delText xml:space="preserve">Mobile App thực hiện request login với định dạng: </w:delText>
              </w:r>
              <w:r>
                <w:fldChar w:fldCharType="begin"/>
              </w:r>
              <w:r>
                <w:delInstrText xml:space="preserve"> HYPERLINK "https://&lt;ip&gt;:&lt;port&gt;/onelinklogin" </w:delInstrText>
              </w:r>
              <w:r>
                <w:fldChar w:fldCharType="separate"/>
              </w:r>
              <w:r w:rsidRPr="2ADD6C4A" w:rsidDel="46D5A0AB">
                <w:rPr>
                  <w:rStyle w:val="Hyperlink"/>
                </w:rPr>
                <w:delText>https://&lt;ip&gt;:&lt;port&gt;/onelinklogin</w:delText>
              </w:r>
              <w:r>
                <w:fldChar w:fldCharType="end"/>
              </w:r>
              <w:r w:rsidDel="46D5A0AB">
                <w:delText xml:space="preserve"> với cookies đi kèm request được quy định trong mục 7.2.1 và payload rỗng.</w:delText>
              </w:r>
            </w:del>
          </w:p>
          <w:p w:rsidR="00AB22E8" w:rsidDel="00F86672" w:rsidP="00AB22E8" w:rsidRDefault="00AB22E8" w14:paraId="326F9AF7" w14:textId="0E807A72">
            <w:pPr>
              <w:pStyle w:val="FirstLevelBullet"/>
              <w:rPr>
                <w:del w:author="toantk" w:date="2022-07-28T09:04:00Z" w:id="2352"/>
              </w:rPr>
            </w:pPr>
            <w:del w:author="toantk" w:date="2022-07-28T09:04:00Z" w:id="2353">
              <w:r w:rsidDel="00F86672">
                <w:delText>Thiết bị sẽ phản hồi lại cho OneLink</w:delText>
              </w:r>
            </w:del>
            <w:ins w:author="Tran Khanh Toan" w:date="2022-07-01T15:34:00Z" w:id="2354">
              <w:del w:author="toantk" w:date="2022-07-28T09:04:00Z" w:id="2355">
                <w:r w:rsidDel="00F86672" w:rsidR="007A6979">
                  <w:delText>Mobile App</w:delText>
                </w:r>
              </w:del>
            </w:ins>
            <w:del w:author="toantk" w:date="2022-07-28T09:04:00Z" w:id="2356">
              <w:r w:rsidDel="00F86672">
                <w:delText xml:space="preserve"> đăng nhập không thành công.</w:delText>
              </w:r>
            </w:del>
          </w:p>
          <w:p w:rsidR="00DB77D1" w:rsidDel="00F86672" w:rsidP="00AB22E8" w:rsidRDefault="00DB77D1" w14:paraId="171580B9" w14:textId="4607FE4A">
            <w:pPr>
              <w:pStyle w:val="FirstLevelBullet"/>
              <w:rPr>
                <w:ins w:author="Tran Khanh Toan" w:date="2022-07-04T09:28:00Z" w:id="2357"/>
                <w:del w:author="toantk" w:date="2022-07-28T09:04:00Z" w:id="2358"/>
              </w:rPr>
            </w:pPr>
            <w:del w:author="toantk" w:date="2022-07-28T09:04:00Z" w:id="2359">
              <w:r w:rsidDel="00F86672">
                <w:delText>Trường hợp OneLink</w:delText>
              </w:r>
            </w:del>
            <w:ins w:author="Tran Khanh Toan" w:date="2022-07-01T15:34:00Z" w:id="2360">
              <w:del w:author="toantk" w:date="2022-07-28T09:04:00Z" w:id="2361">
                <w:r w:rsidDel="00F86672" w:rsidR="007A6979">
                  <w:delText>Mobile App</w:delText>
                </w:r>
              </w:del>
            </w:ins>
            <w:del w:author="toantk" w:date="2022-07-28T09:04:00Z" w:id="2362">
              <w:r w:rsidDel="00F86672">
                <w:delText xml:space="preserve"> đăng nhập sai 3 lần liên tiếp trong 3 phút, thiết bị sẽ phản hồi lại </w:delText>
              </w:r>
              <w:r w:rsidDel="00F86672" w:rsidR="00FE582B">
                <w:delText>cho OneLink</w:delText>
              </w:r>
            </w:del>
            <w:ins w:author="Tran Khanh Toan" w:date="2022-07-01T15:34:00Z" w:id="2363">
              <w:del w:author="toantk" w:date="2022-07-28T09:04:00Z" w:id="2364">
                <w:r w:rsidDel="00F86672" w:rsidR="007A6979">
                  <w:delText>Mobile App</w:delText>
                </w:r>
              </w:del>
            </w:ins>
            <w:del w:author="toantk" w:date="2022-07-28T09:04:00Z" w:id="2365">
              <w:r w:rsidDel="00F86672" w:rsidR="00FE582B">
                <w:delText xml:space="preserve"> về việc này và khóa đăng nhập trong 3 phút.</w:delText>
              </w:r>
              <w:r w:rsidDel="00F86672">
                <w:delText xml:space="preserve"> </w:delText>
              </w:r>
            </w:del>
          </w:p>
          <w:p w:rsidR="00E4438E" w:rsidDel="00F86672" w:rsidRDefault="00E4438E" w14:paraId="7E98B20B" w14:textId="4020EBE9">
            <w:pPr>
              <w:pStyle w:val="FirstLevelBullet"/>
              <w:rPr>
                <w:del w:author="toantk" w:date="2022-07-28T09:04:00Z" w:id="2366"/>
              </w:rPr>
            </w:pPr>
            <w:ins w:author="Tran Khanh Toan" w:date="2022-07-04T09:29:00Z" w:id="2367">
              <w:del w:author="toantk" w:date="2022-07-28T09:04:00Z" w:id="2368">
                <w:r w:rsidDel="00F86672">
                  <w:delText>Các t</w:delText>
                </w:r>
              </w:del>
            </w:ins>
            <w:ins w:author="Tran Khanh Toan" w:date="2022-07-04T09:28:00Z" w:id="2369">
              <w:del w:author="toantk" w:date="2022-07-28T09:04:00Z" w:id="2370">
                <w:r w:rsidDel="00F86672">
                  <w:delText xml:space="preserve">rường hợp đăng nhập sai </w:delText>
                </w:r>
              </w:del>
            </w:ins>
            <w:ins w:author="Tran Khanh Toan" w:date="2022-07-04T09:29:00Z" w:id="2371">
              <w:del w:author="toantk" w:date="2022-07-28T09:04:00Z" w:id="2372">
                <w:r w:rsidDel="00F86672">
                  <w:delText>ONT sẽ gửi phản hồi cho Mobile App bản tin “</w:delText>
                </w:r>
                <w:r w:rsidDel="00F86672" w:rsidR="00D71F6D">
                  <w:delText>401</w:delText>
                </w:r>
                <w:r w:rsidDel="00F86672">
                  <w:delText xml:space="preserve"> </w:delText>
                </w:r>
              </w:del>
            </w:ins>
            <w:ins w:author="Tran Khanh Toan" w:date="2022-07-04T09:31:00Z" w:id="2373">
              <w:del w:author="toantk" w:date="2022-07-28T09:04:00Z" w:id="2374">
                <w:r w:rsidRPr="00F77F40" w:rsidDel="00F86672" w:rsidR="00D71F6D">
                  <w:delText>Unauthorized</w:delText>
                </w:r>
              </w:del>
            </w:ins>
            <w:ins w:author="Tran Khanh Toan" w:date="2022-07-04T09:29:00Z" w:id="2375">
              <w:del w:author="toantk" w:date="2022-07-28T09:04:00Z" w:id="2376">
                <w:r w:rsidDel="00F86672">
                  <w:delText>” với payload chi</w:delText>
                </w:r>
              </w:del>
            </w:ins>
            <w:ins w:author="Tran Khanh Toan" w:date="2022-07-04T09:31:00Z" w:id="2377">
              <w:del w:author="toantk" w:date="2022-07-28T09:04:00Z" w:id="2378">
                <w:r w:rsidDel="00F86672">
                  <w:delText xml:space="preserve"> tiết như bên dưới.</w:delText>
                </w:r>
              </w:del>
            </w:ins>
          </w:p>
        </w:tc>
      </w:tr>
      <w:tr w:rsidR="006E3AC0" w:rsidDel="00F86672" w:rsidTr="2ADD6C4A" w14:paraId="2E4E0B83" w14:textId="10F0E7BC">
        <w:trPr>
          <w:del w:author="toantk" w:date="2022-07-28T09:04:00Z" w:id="618359611"/>
        </w:trPr>
        <w:tc>
          <w:tcPr>
            <w:tcW w:w="1885" w:type="dxa"/>
            <w:tcMar/>
          </w:tcPr>
          <w:p w:rsidR="006E3AC0" w:rsidDel="00F86672" w:rsidP="00E5021C" w:rsidRDefault="006E3AC0" w14:paraId="0C9D5797" w14:textId="0DBB4B4D">
            <w:pPr>
              <w:rPr>
                <w:del w:author="toantk" w:date="2022-07-28T09:04:00Z" w:id="2380"/>
              </w:rPr>
            </w:pPr>
            <w:del w:author="toantk" w:date="2022-07-28T09:04:00Z" w:id="2381">
              <w:r w:rsidDel="00F86672">
                <w:delText>Actor</w:delText>
              </w:r>
            </w:del>
          </w:p>
        </w:tc>
        <w:tc>
          <w:tcPr>
            <w:tcW w:w="7340" w:type="dxa"/>
            <w:tcMar/>
          </w:tcPr>
          <w:p w:rsidR="006E3AC0" w:rsidDel="00F86672" w:rsidP="00E5021C" w:rsidRDefault="006E3AC0" w14:paraId="0B35E991" w14:textId="654486B6">
            <w:pPr>
              <w:rPr>
                <w:del w:author="toantk" w:date="2022-07-28T09:04:00Z" w:id="2382"/>
              </w:rPr>
            </w:pPr>
            <w:del w:author="toantk" w:date="2022-07-28T09:04:00Z" w:id="2383">
              <w:r w:rsidDel="00F86672">
                <w:delText>Admin</w:delText>
              </w:r>
            </w:del>
          </w:p>
        </w:tc>
      </w:tr>
      <w:tr w:rsidR="006E3AC0" w:rsidDel="00F86672" w:rsidTr="2ADD6C4A" w14:paraId="5410E9FA" w14:textId="4B6607B6">
        <w:trPr>
          <w:del w:author="toantk" w:date="2022-07-28T09:04:00Z" w:id="1601617744"/>
        </w:trPr>
        <w:tc>
          <w:tcPr>
            <w:tcW w:w="1885" w:type="dxa"/>
            <w:tcMar/>
          </w:tcPr>
          <w:p w:rsidR="006E3AC0" w:rsidDel="00F86672" w:rsidP="00E5021C" w:rsidRDefault="006E3AC0" w14:paraId="031C5E09" w14:textId="04F6D531">
            <w:pPr>
              <w:rPr>
                <w:del w:author="toantk" w:date="2022-07-28T09:04:00Z" w:id="2385"/>
              </w:rPr>
            </w:pPr>
            <w:del w:author="toantk" w:date="2022-07-28T09:04:00Z" w:id="2386">
              <w:r w:rsidDel="00F86672">
                <w:delText>Pre-condition</w:delText>
              </w:r>
            </w:del>
          </w:p>
        </w:tc>
        <w:tc>
          <w:tcPr>
            <w:tcW w:w="7340" w:type="dxa"/>
            <w:tcMar/>
          </w:tcPr>
          <w:p w:rsidR="0070167E" w:rsidDel="00F86672" w:rsidP="00E5021C" w:rsidRDefault="00AA2A5F" w14:paraId="7E22952F" w14:textId="77436F22">
            <w:pPr>
              <w:rPr>
                <w:del w:author="toantk" w:date="2022-07-28T09:04:00Z" w:id="2387"/>
              </w:rPr>
            </w:pPr>
            <w:del w:author="toantk" w:date="2022-07-28T09:04:00Z" w:id="2388">
              <w:r w:rsidDel="00F86672">
                <w:delText xml:space="preserve">- </w:delText>
              </w:r>
              <w:r w:rsidDel="00F86672" w:rsidR="0070167E">
                <w:delText>Đã được cấp session.</w:delText>
              </w:r>
            </w:del>
          </w:p>
          <w:p w:rsidR="006E3AC0" w:rsidDel="00F86672" w:rsidP="00E5021C" w:rsidRDefault="0070167E" w14:paraId="725030A5" w14:textId="5E7A74B6">
            <w:pPr>
              <w:rPr>
                <w:del w:author="toantk" w:date="2022-07-28T09:04:00Z" w:id="2389"/>
              </w:rPr>
            </w:pPr>
            <w:del w:author="toantk" w:date="2022-07-28T09:04:00Z" w:id="2390">
              <w:r w:rsidDel="00F86672">
                <w:delText xml:space="preserve">- </w:delText>
              </w:r>
              <w:r w:rsidDel="00F86672" w:rsidR="006E3AC0">
                <w:delText>Thiết bị hoạt động bình thường và có phát Wifi</w:delText>
              </w:r>
            </w:del>
          </w:p>
          <w:p w:rsidR="00AA2A5F" w:rsidDel="00F86672" w:rsidP="00E5021C" w:rsidRDefault="00AA2A5F" w14:paraId="09671EB0" w14:textId="058B486C">
            <w:pPr>
              <w:rPr>
                <w:del w:author="toantk" w:date="2022-07-28T09:04:00Z" w:id="2391"/>
              </w:rPr>
            </w:pPr>
            <w:del w:author="toantk" w:date="2022-07-28T09:04:00Z" w:id="2392">
              <w:r w:rsidDel="00F86672">
                <w:delText>- OneLink</w:delText>
              </w:r>
            </w:del>
            <w:ins w:author="Tran Khanh Toan" w:date="2022-07-01T15:34:00Z" w:id="2393">
              <w:del w:author="toantk" w:date="2022-07-28T09:04:00Z" w:id="2394">
                <w:r w:rsidDel="00F86672" w:rsidR="007A6979">
                  <w:delText>Mobile App</w:delText>
                </w:r>
              </w:del>
            </w:ins>
            <w:del w:author="toantk" w:date="2022-07-28T09:04:00Z" w:id="2395">
              <w:r w:rsidDel="00F86672">
                <w:delText xml:space="preserve"> đã dò tìm được thiết bị.</w:delText>
              </w:r>
            </w:del>
          </w:p>
        </w:tc>
      </w:tr>
      <w:tr w:rsidR="006E3AC0" w:rsidDel="00F86672" w:rsidTr="2ADD6C4A" w14:paraId="205260E7" w14:textId="4D2FF327">
        <w:trPr>
          <w:del w:author="toantk" w:date="2022-07-28T09:04:00Z" w:id="670959667"/>
        </w:trPr>
        <w:tc>
          <w:tcPr>
            <w:tcW w:w="1885" w:type="dxa"/>
            <w:tcMar/>
          </w:tcPr>
          <w:p w:rsidR="006E3AC0" w:rsidDel="00F86672" w:rsidP="00E5021C" w:rsidRDefault="006E3AC0" w14:paraId="27ED03D3" w14:textId="2442BEF7">
            <w:pPr>
              <w:rPr>
                <w:del w:author="toantk" w:date="2022-07-28T09:04:00Z" w:id="2397"/>
              </w:rPr>
            </w:pPr>
            <w:del w:author="toantk" w:date="2022-07-28T09:04:00Z" w:id="2398">
              <w:r w:rsidDel="00F86672">
                <w:delText>Post-condition</w:delText>
              </w:r>
            </w:del>
          </w:p>
        </w:tc>
        <w:tc>
          <w:tcPr>
            <w:tcW w:w="7340" w:type="dxa"/>
            <w:tcMar/>
          </w:tcPr>
          <w:p w:rsidR="006E3AC0" w:rsidDel="00F86672" w:rsidP="00E5021C" w:rsidRDefault="006E3AC0" w14:paraId="4AB86DA0" w14:textId="4ECDEDFD">
            <w:pPr>
              <w:rPr>
                <w:del w:author="toantk" w:date="2022-07-28T09:04:00Z" w:id="2399"/>
              </w:rPr>
            </w:pPr>
            <w:del w:author="toantk" w:date="2022-07-28T09:04:00Z" w:id="2400">
              <w:r w:rsidDel="00F86672">
                <w:delText>Thiết bị phản hồi đầy đủ các thông tin</w:delText>
              </w:r>
              <w:r w:rsidDel="00F86672" w:rsidR="00AA2A5F">
                <w:delText xml:space="preserve"> cho OneLink</w:delText>
              </w:r>
            </w:del>
            <w:ins w:author="Tran Khanh Toan" w:date="2022-07-01T15:34:00Z" w:id="2401">
              <w:del w:author="toantk" w:date="2022-07-28T09:04:00Z" w:id="2402">
                <w:r w:rsidDel="00F86672" w:rsidR="007A6979">
                  <w:delText>Mobile App</w:delText>
                </w:r>
              </w:del>
            </w:ins>
          </w:p>
        </w:tc>
      </w:tr>
    </w:tbl>
    <w:p w:rsidR="006E3AC0" w:rsidDel="00F86672" w:rsidP="006E3AC0" w:rsidRDefault="006E3AC0" w14:paraId="135C463A" w14:textId="438FFCC1">
      <w:pPr>
        <w:rPr>
          <w:del w:author="toantk" w:date="2022-07-28T09:04:00Z" w:id="2403"/>
        </w:rPr>
      </w:pPr>
    </w:p>
    <w:p w:rsidR="00F4074B" w:rsidDel="00F86672" w:rsidP="00F4074B" w:rsidRDefault="00F4074B" w14:paraId="55FEDD69" w14:textId="05E04CF0">
      <w:pPr>
        <w:rPr>
          <w:del w:author="toantk" w:date="2022-07-28T09:04:00Z" w:id="2404"/>
          <w:b/>
          <w:bCs/>
        </w:rPr>
      </w:pPr>
      <w:del w:author="toantk" w:date="2022-07-28T09:04:00Z" w:id="2405">
        <w:r w:rsidDel="00F86672">
          <w:rPr>
            <w:b/>
            <w:bCs/>
          </w:rPr>
          <w:delText>Luồng dữ liệu:</w:delText>
        </w:r>
      </w:del>
    </w:p>
    <w:p w:rsidR="00F4074B" w:rsidDel="00F86672" w:rsidP="00F4074B" w:rsidRDefault="00F4074B" w14:paraId="2D80E3C8" w14:textId="7786F092">
      <w:pPr>
        <w:keepNext/>
        <w:jc w:val="center"/>
        <w:rPr>
          <w:del w:author="toantk" w:date="2022-07-28T09:04:00Z" w:id="2406"/>
        </w:rPr>
      </w:pPr>
      <w:del w:author="toantk" w:date="2022-07-28T09:04:00Z" w:id="2407">
        <w:r w:rsidDel="00F86672">
          <w:object w:dxaOrig="9180" w:dyaOrig="5296" w14:anchorId="024D776A">
            <v:shape id="_x0000_i1027" style="width:460.5pt;height:265.5pt" o:ole="" type="#_x0000_t75">
              <v:imagedata o:title="" r:id="rId16"/>
            </v:shape>
            <o:OLEObject Type="Embed" ProgID="Visio.Drawing.15" ShapeID="_x0000_i1027" DrawAspect="Content" ObjectID="_1721885952" r:id="rId17"/>
          </w:object>
        </w:r>
      </w:del>
    </w:p>
    <w:p w:rsidR="00F4074B" w:rsidDel="00F86672" w:rsidP="00F4074B" w:rsidRDefault="00F4074B" w14:paraId="44AF32F1" w14:textId="556F5DA6">
      <w:pPr>
        <w:pStyle w:val="Caption"/>
        <w:rPr>
          <w:del w:author="toantk" w:date="2022-07-28T09:04:00Z" w:id="2408"/>
        </w:rPr>
      </w:pPr>
      <w:del w:author="toantk" w:date="2022-07-28T09:04:00Z" w:id="2409">
        <w:r w:rsidDel="00F86672">
          <w:delText xml:space="preserve">Hình </w:delText>
        </w:r>
      </w:del>
      <w:ins w:author="Tran Khanh Toan" w:date="2022-07-01T17:42:00Z" w:id="2410">
        <w:del w:author="toantk" w:date="2022-07-27T09:26:00Z" w:id="2411">
          <w:r w:rsidDel="006A7679" w:rsidR="00076894">
            <w:fldChar w:fldCharType="begin"/>
          </w:r>
          <w:r w:rsidDel="006A7679" w:rsidR="00076894">
            <w:delInstrText xml:space="preserve"> STYLEREF 1 \s </w:delInstrText>
          </w:r>
        </w:del>
      </w:ins>
      <w:del w:author="toantk" w:date="2022-07-27T09:26:00Z" w:id="2412">
        <w:r w:rsidDel="006A7679" w:rsidR="00076894">
          <w:fldChar w:fldCharType="separate"/>
        </w:r>
        <w:r w:rsidDel="006A7679" w:rsidR="00076894">
          <w:rPr>
            <w:noProof/>
          </w:rPr>
          <w:delText>7</w:delText>
        </w:r>
      </w:del>
      <w:ins w:author="Tran Khanh Toan" w:date="2022-07-01T17:42:00Z" w:id="2413">
        <w:del w:author="toantk" w:date="2022-07-27T09:26:00Z" w:id="2414">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2415">
        <w:r w:rsidDel="006A7679" w:rsidR="00076894">
          <w:fldChar w:fldCharType="separate"/>
        </w:r>
      </w:del>
      <w:ins w:author="Tran Khanh Toan" w:date="2022-07-01T17:42:00Z" w:id="2416">
        <w:del w:author="toantk" w:date="2022-07-27T09:26:00Z" w:id="2417">
          <w:r w:rsidDel="006A7679" w:rsidR="00076894">
            <w:rPr>
              <w:noProof/>
            </w:rPr>
            <w:delText>2</w:delText>
          </w:r>
          <w:r w:rsidDel="006A7679" w:rsidR="00076894">
            <w:fldChar w:fldCharType="end"/>
          </w:r>
        </w:del>
      </w:ins>
      <w:del w:author="toantk" w:date="2022-07-28T09:04:00Z" w:id="2418">
        <w:r w:rsidDel="00F86672" w:rsidR="003F0BD0">
          <w:fldChar w:fldCharType="begin"/>
        </w:r>
        <w:r w:rsidDel="00F86672" w:rsidR="003F0BD0">
          <w:rPr>
            <w:noProof/>
          </w:rPr>
          <w:delInstrText xml:space="preserve"> STYLEREF 1 \s </w:delInstrText>
        </w:r>
        <w:r w:rsidDel="00F86672" w:rsidR="003F0BD0">
          <w:fldChar w:fldCharType="separate"/>
        </w:r>
        <w:r w:rsidDel="00F86672" w:rsidR="00CE3D0F">
          <w:rPr>
            <w:noProof/>
          </w:rPr>
          <w:delText>7</w:delText>
        </w:r>
        <w:r w:rsidDel="00F86672" w:rsidR="003F0BD0">
          <w:fldChar w:fldCharType="end"/>
        </w:r>
        <w:r w:rsidDel="00F86672" w:rsidR="00CE3D0F">
          <w:delText>.</w:delText>
        </w:r>
        <w:r w:rsidDel="00F86672" w:rsidR="003F0BD0">
          <w:fldChar w:fldCharType="begin"/>
        </w:r>
        <w:r w:rsidDel="00F86672" w:rsidR="003F0BD0">
          <w:rPr>
            <w:noProof/>
          </w:rPr>
          <w:delInstrText xml:space="preserve"> SEQ Hình \* ARABIC \s 1 </w:delInstrText>
        </w:r>
        <w:r w:rsidDel="00F86672" w:rsidR="003F0BD0">
          <w:fldChar w:fldCharType="separate"/>
        </w:r>
        <w:r w:rsidDel="00F86672" w:rsidR="00CE3D0F">
          <w:rPr>
            <w:noProof/>
          </w:rPr>
          <w:delText>2</w:delText>
        </w:r>
        <w:r w:rsidDel="00F86672" w:rsidR="003F0BD0">
          <w:fldChar w:fldCharType="end"/>
        </w:r>
        <w:r w:rsidDel="00F86672">
          <w:delText xml:space="preserve"> Luồng dữ liệu điều khiển Login vào thiết bị từ OneLink</w:delText>
        </w:r>
      </w:del>
      <w:ins w:author="Tran Khanh Toan" w:date="2022-07-01T15:35:00Z" w:id="2419">
        <w:del w:author="toantk" w:date="2022-07-28T09:04:00Z" w:id="2420">
          <w:r w:rsidDel="00F86672" w:rsidR="007A6979">
            <w:delText>Mobile App</w:delText>
          </w:r>
        </w:del>
      </w:ins>
      <w:del w:author="toantk" w:date="2022-07-28T09:04:00Z" w:id="2421">
        <w:r w:rsidDel="00F86672" w:rsidR="00E83F5D">
          <w:delText xml:space="preserve"> với tài khoản không hợp lệ</w:delText>
        </w:r>
      </w:del>
    </w:p>
    <w:p w:rsidR="00F4074B" w:rsidDel="00F86672" w:rsidP="00F4074B" w:rsidRDefault="00F4074B" w14:paraId="104225BD" w14:textId="21D2DA86">
      <w:pPr>
        <w:rPr>
          <w:del w:author="toantk" w:date="2022-07-28T09:04:00Z" w:id="2422"/>
          <w:b/>
          <w:bCs/>
        </w:rPr>
      </w:pPr>
      <w:del w:author="toantk" w:date="2022-07-28T09:04:00Z" w:id="2423">
        <w:r w:rsidDel="00F86672">
          <w:rPr>
            <w:b/>
            <w:bCs/>
          </w:rPr>
          <w:delText xml:space="preserve">Cấu trúc dữ liệu </w:delText>
        </w:r>
      </w:del>
      <w:ins w:author="Tran Khanh Toan" w:date="2022-07-04T09:52:00Z" w:id="2424">
        <w:del w:author="toantk" w:date="2022-07-28T09:04:00Z" w:id="2425">
          <w:r w:rsidDel="00F86672" w:rsidR="006F3D29">
            <w:rPr>
              <w:b/>
              <w:bCs/>
            </w:rPr>
            <w:delText xml:space="preserve">Cấu trúc payload </w:delText>
          </w:r>
        </w:del>
      </w:ins>
      <w:del w:author="toantk" w:date="2022-07-28T09:04:00Z" w:id="2426">
        <w:r w:rsidDel="00F86672">
          <w:rPr>
            <w:b/>
            <w:bCs/>
          </w:rPr>
          <w:delText>của bản tin:</w:delText>
        </w:r>
      </w:del>
    </w:p>
    <w:p w:rsidR="00F4074B" w:rsidDel="00F86672" w:rsidP="00F4074B" w:rsidRDefault="00F4074B" w14:paraId="54AE8380" w14:textId="3116132F">
      <w:pPr>
        <w:pStyle w:val="FirstLevelBullet"/>
        <w:numPr>
          <w:ilvl w:val="0"/>
          <w:numId w:val="9"/>
        </w:numPr>
        <w:rPr>
          <w:del w:author="toantk" w:date="2022-07-28T09:04:00Z" w:id="2427"/>
        </w:rPr>
      </w:pPr>
      <w:del w:author="toantk" w:date="2022-07-28T09:04:00Z" w:id="2428">
        <w:r w:rsidDel="00F86672">
          <w:delText>Login Request:</w:delText>
        </w:r>
      </w:del>
    </w:p>
    <w:p w:rsidR="00F4074B" w:rsidDel="00F86672" w:rsidP="00F4074B" w:rsidRDefault="00F4074B" w14:paraId="45F7960C" w14:textId="1363A702">
      <w:pPr>
        <w:pStyle w:val="FirstLevelBullet"/>
        <w:numPr>
          <w:ilvl w:val="0"/>
          <w:numId w:val="0"/>
        </w:numPr>
        <w:ind w:left="720"/>
        <w:rPr>
          <w:del w:author="toantk" w:date="2022-07-28T09:04:00Z" w:id="2429"/>
        </w:rPr>
      </w:pPr>
      <w:del w:author="toantk" w:date="2022-07-28T09:04:00Z" w:id="2430">
        <w:r w:rsidDel="00F86672">
          <w:delText xml:space="preserve">{“action” : “login” , </w:delText>
        </w:r>
        <w:r w:rsidDel="00F86672" w:rsidR="00F04CC9">
          <w:delText>“username” : “&lt;username&gt;”</w:delText>
        </w:r>
      </w:del>
      <w:ins w:author="Administrator" w:date="2022-07-01T11:27:00Z" w:id="2431">
        <w:del w:author="toantk" w:date="2022-07-28T09:04:00Z" w:id="2432">
          <w:r w:rsidDel="00F86672" w:rsidR="000F72E1">
            <w:delText>,</w:delText>
          </w:r>
        </w:del>
      </w:ins>
      <w:del w:author="toantk" w:date="2022-07-28T09:04:00Z" w:id="2433">
        <w:r w:rsidDel="00F86672" w:rsidR="00F04CC9">
          <w:delText xml:space="preserve">, </w:delText>
        </w:r>
        <w:r w:rsidDel="00F86672">
          <w:delText>“password” : “&lt;password&gt;”</w:delText>
        </w:r>
        <w:r w:rsidDel="00F86672" w:rsidR="007422D2">
          <w:delText>, “requestId” : “&lt;requestId&gt;”</w:delText>
        </w:r>
        <w:r w:rsidDel="00F86672">
          <w:delText>}</w:delText>
        </w:r>
      </w:del>
    </w:p>
    <w:p w:rsidR="00F4074B" w:rsidDel="00F86672" w:rsidP="00F4074B" w:rsidRDefault="00F4074B" w14:paraId="46442E50" w14:textId="1FD8FD4C">
      <w:pPr>
        <w:pStyle w:val="FirstLevelBullet"/>
        <w:numPr>
          <w:ilvl w:val="0"/>
          <w:numId w:val="9"/>
        </w:numPr>
        <w:rPr>
          <w:del w:author="toantk" w:date="2022-07-28T09:04:00Z" w:id="2434"/>
        </w:rPr>
      </w:pPr>
      <w:del w:author="toantk" w:date="2022-07-28T09:04:00Z" w:id="2435">
        <w:r w:rsidDel="00F86672">
          <w:delText xml:space="preserve">Login </w:delText>
        </w:r>
        <w:r w:rsidDel="00F86672" w:rsidR="002807AC">
          <w:delText xml:space="preserve">Fail </w:delText>
        </w:r>
        <w:r w:rsidDel="00F86672">
          <w:delText>Response:</w:delText>
        </w:r>
      </w:del>
    </w:p>
    <w:p w:rsidR="00FE582B" w:rsidDel="00F86672" w:rsidP="00FE582B" w:rsidRDefault="00FE582B" w14:paraId="40B198BE" w14:textId="627A0B19">
      <w:pPr>
        <w:pStyle w:val="FirstLevelBullet"/>
        <w:numPr>
          <w:ilvl w:val="1"/>
          <w:numId w:val="9"/>
        </w:numPr>
        <w:rPr>
          <w:del w:author="toantk" w:date="2022-07-28T09:04:00Z" w:id="2436"/>
        </w:rPr>
      </w:pPr>
      <w:del w:author="toantk" w:date="2022-07-28T09:04:00Z" w:id="2437">
        <w:r w:rsidDel="00F86672">
          <w:delText>Đăng nhập sai chưa quá 3 lần liên tiếp trong 3 phút:</w:delText>
        </w:r>
      </w:del>
    </w:p>
    <w:p w:rsidR="00E83F5D" w:rsidDel="00F86672" w:rsidP="00FE582B" w:rsidRDefault="00E83F5D" w14:paraId="783D7727" w14:textId="7F08AAA6">
      <w:pPr>
        <w:pStyle w:val="FirstLevelBullet"/>
        <w:numPr>
          <w:ilvl w:val="0"/>
          <w:numId w:val="0"/>
        </w:numPr>
        <w:ind w:left="1440"/>
        <w:rPr>
          <w:del w:author="toantk" w:date="2022-07-28T09:04:00Z" w:id="2438"/>
        </w:rPr>
      </w:pPr>
      <w:del w:author="toantk" w:date="2022-07-28T09:04:00Z" w:id="2439">
        <w:r w:rsidDel="00F86672">
          <w:delText>{</w:delText>
        </w:r>
      </w:del>
    </w:p>
    <w:p w:rsidR="00E83F5D" w:rsidDel="00F86672" w:rsidP="00FE582B" w:rsidRDefault="00E83F5D" w14:paraId="691113F8" w14:textId="580A9C9E">
      <w:pPr>
        <w:pStyle w:val="FirstLevelBullet"/>
        <w:numPr>
          <w:ilvl w:val="0"/>
          <w:numId w:val="0"/>
        </w:numPr>
        <w:ind w:left="1440"/>
        <w:rPr>
          <w:del w:author="toantk" w:date="2022-07-28T09:04:00Z" w:id="2440"/>
        </w:rPr>
      </w:pPr>
      <w:del w:author="toantk" w:date="2022-07-28T09:04:00Z" w:id="2441">
        <w:r w:rsidDel="00F86672">
          <w:delText xml:space="preserve">"status": </w:delText>
        </w:r>
        <w:r w:rsidDel="00F86672" w:rsidR="009F69ED">
          <w:delText>1</w:delText>
        </w:r>
        <w:r w:rsidDel="00F86672">
          <w:delText>,</w:delText>
        </w:r>
      </w:del>
    </w:p>
    <w:p w:rsidR="00E83F5D" w:rsidDel="00F86672" w:rsidP="00FE582B" w:rsidRDefault="00E83F5D" w14:paraId="4F37F439" w14:textId="7BD5568A">
      <w:pPr>
        <w:pStyle w:val="FirstLevelBullet"/>
        <w:numPr>
          <w:ilvl w:val="0"/>
          <w:numId w:val="0"/>
        </w:numPr>
        <w:ind w:left="1440"/>
        <w:rPr>
          <w:del w:author="toantk" w:date="2022-07-28T09:04:00Z" w:id="2442"/>
        </w:rPr>
      </w:pPr>
      <w:del w:author="toantk" w:date="2022-07-28T09:04:00Z" w:id="2443">
        <w:r w:rsidDel="00F86672">
          <w:delText xml:space="preserve">"message": “Login Fail: Please enter correct </w:delText>
        </w:r>
        <w:r w:rsidDel="00F86672" w:rsidR="0065504F">
          <w:delText xml:space="preserve">username and </w:delText>
        </w:r>
        <w:r w:rsidDel="00F86672">
          <w:delText>password.”,</w:delText>
        </w:r>
      </w:del>
    </w:p>
    <w:p w:rsidR="007422D2" w:rsidDel="00F86672" w:rsidP="00FE582B" w:rsidRDefault="007422D2" w14:paraId="1623DCB1" w14:textId="4265D94E">
      <w:pPr>
        <w:pStyle w:val="FirstLevelBullet"/>
        <w:numPr>
          <w:ilvl w:val="0"/>
          <w:numId w:val="0"/>
        </w:numPr>
        <w:ind w:left="1440"/>
        <w:rPr>
          <w:del w:author="toantk" w:date="2022-07-28T09:04:00Z" w:id="2444"/>
        </w:rPr>
      </w:pPr>
      <w:del w:author="toantk" w:date="2022-07-28T09:04:00Z" w:id="2445">
        <w:r w:rsidDel="00F86672">
          <w:delText>“requestId” : “&lt;requestId&gt;”,</w:delText>
        </w:r>
      </w:del>
    </w:p>
    <w:p w:rsidR="00E83F5D" w:rsidDel="00F86672" w:rsidP="00FE582B" w:rsidRDefault="00E83F5D" w14:paraId="30A11476" w14:textId="584E51D6">
      <w:pPr>
        <w:pStyle w:val="FirstLevelBullet"/>
        <w:numPr>
          <w:ilvl w:val="0"/>
          <w:numId w:val="0"/>
        </w:numPr>
        <w:ind w:left="1440"/>
        <w:rPr>
          <w:del w:author="toantk" w:date="2022-07-28T09:04:00Z" w:id="2446"/>
        </w:rPr>
      </w:pPr>
      <w:del w:author="toantk" w:date="2022-07-28T09:04:00Z" w:id="2447">
        <w:r w:rsidDel="00F86672">
          <w:delText>"data": {</w:delText>
        </w:r>
      </w:del>
    </w:p>
    <w:p w:rsidR="00E83F5D" w:rsidDel="00F86672" w:rsidP="00FE582B" w:rsidRDefault="00E83F5D" w14:paraId="2E9ABFF8" w14:textId="4FA66A0A">
      <w:pPr>
        <w:pStyle w:val="FirstLevelBullet"/>
        <w:numPr>
          <w:ilvl w:val="0"/>
          <w:numId w:val="0"/>
        </w:numPr>
        <w:ind w:left="1440"/>
        <w:rPr>
          <w:del w:author="toantk" w:date="2022-07-28T09:04:00Z" w:id="2448"/>
        </w:rPr>
      </w:pPr>
      <w:del w:author="toantk" w:date="2022-07-28T09:04:00Z" w:id="2449">
        <w:r w:rsidDel="00F86672">
          <w:delText>}</w:delText>
        </w:r>
      </w:del>
    </w:p>
    <w:p w:rsidR="00F4074B" w:rsidDel="00F86672" w:rsidP="00FE582B" w:rsidRDefault="00E83F5D" w14:paraId="01C3636A" w14:textId="0D177B64">
      <w:pPr>
        <w:pStyle w:val="FirstLevelBullet"/>
        <w:numPr>
          <w:ilvl w:val="0"/>
          <w:numId w:val="0"/>
        </w:numPr>
        <w:ind w:left="1440"/>
        <w:rPr>
          <w:del w:author="toantk" w:date="2022-07-28T09:04:00Z" w:id="2450"/>
        </w:rPr>
      </w:pPr>
      <w:del w:author="toantk" w:date="2022-07-28T09:04:00Z" w:id="2451">
        <w:r w:rsidDel="00F86672">
          <w:delText>}</w:delText>
        </w:r>
      </w:del>
    </w:p>
    <w:p w:rsidR="00FE582B" w:rsidDel="00F86672" w:rsidP="00FE582B" w:rsidRDefault="00FE582B" w14:paraId="3FC99693" w14:textId="58E55DC1">
      <w:pPr>
        <w:pStyle w:val="FirstLevelBullet"/>
        <w:numPr>
          <w:ilvl w:val="1"/>
          <w:numId w:val="9"/>
        </w:numPr>
        <w:rPr>
          <w:del w:author="toantk" w:date="2022-07-28T09:04:00Z" w:id="2452"/>
        </w:rPr>
      </w:pPr>
      <w:del w:author="toantk" w:date="2022-07-28T09:04:00Z" w:id="2453">
        <w:r w:rsidDel="00F86672">
          <w:delText>Đăng nhập sai quá 3 lần liên tiếp trong 3 phút:</w:delText>
        </w:r>
      </w:del>
    </w:p>
    <w:p w:rsidR="00FE582B" w:rsidDel="00F86672" w:rsidP="00FE582B" w:rsidRDefault="00FE582B" w14:paraId="33A260AB" w14:textId="724A9851">
      <w:pPr>
        <w:pStyle w:val="FirstLevelBullet"/>
        <w:numPr>
          <w:ilvl w:val="0"/>
          <w:numId w:val="0"/>
        </w:numPr>
        <w:ind w:left="1440"/>
        <w:rPr>
          <w:del w:author="toantk" w:date="2022-07-28T09:04:00Z" w:id="2454"/>
        </w:rPr>
      </w:pPr>
      <w:del w:author="toantk" w:date="2022-07-28T09:04:00Z" w:id="2455">
        <w:r w:rsidDel="00F86672">
          <w:delText>{</w:delText>
        </w:r>
      </w:del>
    </w:p>
    <w:p w:rsidR="00FE582B" w:rsidDel="00F86672" w:rsidP="00FE582B" w:rsidRDefault="00FE582B" w14:paraId="776353BD" w14:textId="32C24826">
      <w:pPr>
        <w:pStyle w:val="FirstLevelBullet"/>
        <w:numPr>
          <w:ilvl w:val="0"/>
          <w:numId w:val="0"/>
        </w:numPr>
        <w:ind w:left="1440"/>
        <w:rPr>
          <w:del w:author="toantk" w:date="2022-07-28T09:04:00Z" w:id="2456"/>
        </w:rPr>
      </w:pPr>
      <w:del w:author="toantk" w:date="2022-07-28T09:04:00Z" w:id="2457">
        <w:r w:rsidDel="00F86672">
          <w:delText>"status": 2,</w:delText>
        </w:r>
      </w:del>
    </w:p>
    <w:p w:rsidR="00FE582B" w:rsidDel="00F86672" w:rsidP="00FE582B" w:rsidRDefault="00FE582B" w14:paraId="38906EC6" w14:textId="7DA219BF">
      <w:pPr>
        <w:pStyle w:val="FirstLevelBullet"/>
        <w:numPr>
          <w:ilvl w:val="0"/>
          <w:numId w:val="0"/>
        </w:numPr>
        <w:ind w:left="1440"/>
        <w:rPr>
          <w:del w:author="toantk" w:date="2022-07-28T09:04:00Z" w:id="2458"/>
        </w:rPr>
      </w:pPr>
      <w:del w:author="toantk" w:date="2022-07-28T09:04:00Z" w:id="2459">
        <w:r w:rsidDel="00F86672">
          <w:delText>"message": “</w:delText>
        </w:r>
        <w:r w:rsidRPr="00FE582B" w:rsidDel="00F86672">
          <w:delText>You have exceeded 3 attempts in 3 minute</w:delText>
        </w:r>
        <w:r w:rsidDel="00F86672">
          <w:delText>s.</w:delText>
        </w:r>
        <w:r w:rsidRPr="00FE582B" w:rsidDel="00F86672">
          <w:delText xml:space="preserve"> </w:delText>
        </w:r>
        <w:r w:rsidDel="00F86672">
          <w:delText>P</w:delText>
        </w:r>
        <w:r w:rsidRPr="00FE582B" w:rsidDel="00F86672">
          <w:delText xml:space="preserve">lease try again in </w:delText>
        </w:r>
        <w:r w:rsidDel="00F86672">
          <w:delText xml:space="preserve">3 </w:delText>
        </w:r>
        <w:r w:rsidRPr="00FE582B" w:rsidDel="00F86672">
          <w:delText>m</w:delText>
        </w:r>
        <w:r w:rsidDel="00F86672">
          <w:delText>inutes”,</w:delText>
        </w:r>
      </w:del>
    </w:p>
    <w:p w:rsidR="007422D2" w:rsidDel="00F86672" w:rsidP="00FE582B" w:rsidRDefault="007422D2" w14:paraId="3F4DDC07" w14:textId="4EC2B723">
      <w:pPr>
        <w:pStyle w:val="FirstLevelBullet"/>
        <w:numPr>
          <w:ilvl w:val="0"/>
          <w:numId w:val="0"/>
        </w:numPr>
        <w:ind w:left="1440"/>
        <w:rPr>
          <w:del w:author="toantk" w:date="2022-07-28T09:04:00Z" w:id="2460"/>
        </w:rPr>
      </w:pPr>
      <w:del w:author="toantk" w:date="2022-07-28T09:04:00Z" w:id="2461">
        <w:r w:rsidDel="00F86672">
          <w:delText>“requestId” : “&lt;requestId&gt;”,</w:delText>
        </w:r>
      </w:del>
    </w:p>
    <w:p w:rsidR="00FE582B" w:rsidDel="00F86672" w:rsidP="00FE582B" w:rsidRDefault="00FE582B" w14:paraId="17F6782D" w14:textId="1EF89235">
      <w:pPr>
        <w:pStyle w:val="FirstLevelBullet"/>
        <w:numPr>
          <w:ilvl w:val="0"/>
          <w:numId w:val="0"/>
        </w:numPr>
        <w:ind w:left="1440"/>
        <w:rPr>
          <w:del w:author="toantk" w:date="2022-07-28T09:04:00Z" w:id="2462"/>
        </w:rPr>
      </w:pPr>
      <w:del w:author="toantk" w:date="2022-07-28T09:04:00Z" w:id="2463">
        <w:r w:rsidDel="00F86672">
          <w:delText>"data": {</w:delText>
        </w:r>
      </w:del>
    </w:p>
    <w:p w:rsidR="00FE582B" w:rsidDel="00F86672" w:rsidP="00FE582B" w:rsidRDefault="00FE582B" w14:paraId="656D0C72" w14:textId="410DC296">
      <w:pPr>
        <w:pStyle w:val="FirstLevelBullet"/>
        <w:numPr>
          <w:ilvl w:val="0"/>
          <w:numId w:val="0"/>
        </w:numPr>
        <w:ind w:left="1440"/>
        <w:rPr>
          <w:del w:author="toantk" w:date="2022-07-28T09:04:00Z" w:id="2464"/>
        </w:rPr>
      </w:pPr>
      <w:del w:author="toantk" w:date="2022-07-28T09:04:00Z" w:id="2465">
        <w:r w:rsidDel="00F86672">
          <w:delText>}</w:delText>
        </w:r>
      </w:del>
    </w:p>
    <w:p w:rsidR="00FE582B" w:rsidDel="00F86672" w:rsidP="00FE582B" w:rsidRDefault="00FE582B" w14:paraId="238350CD" w14:textId="47EECB55">
      <w:pPr>
        <w:pStyle w:val="FirstLevelBullet"/>
        <w:numPr>
          <w:ilvl w:val="0"/>
          <w:numId w:val="0"/>
        </w:numPr>
        <w:ind w:left="1440"/>
        <w:rPr>
          <w:del w:author="toantk" w:date="2022-07-28T09:04:00Z" w:id="2466"/>
        </w:rPr>
      </w:pPr>
      <w:del w:author="toantk" w:date="2022-07-28T09:04:00Z" w:id="2467">
        <w:r w:rsidDel="00F86672">
          <w:lastRenderedPageBreak/>
          <w:delText>}</w:delText>
        </w:r>
      </w:del>
    </w:p>
    <w:p w:rsidR="00D2517B" w:rsidDel="00F86672" w:rsidRDefault="00D2517B" w14:paraId="7FBF84B6" w14:textId="2EFB69BA">
      <w:pPr>
        <w:pStyle w:val="FirstLevelBullet"/>
        <w:numPr>
          <w:ilvl w:val="0"/>
          <w:numId w:val="0"/>
        </w:numPr>
        <w:ind w:left="1440"/>
        <w:rPr>
          <w:del w:author="toantk" w:date="2022-07-28T09:04:00Z" w:id="2468"/>
        </w:rPr>
        <w:pPrChange w:author="Tran Khanh Toan" w:date="2022-07-01T14:13:00Z" w:id="2469">
          <w:pPr/>
        </w:pPrChange>
      </w:pPr>
    </w:p>
    <w:p w:rsidR="00747D25" w:rsidDel="003B3778" w:rsidP="00747D25" w:rsidRDefault="00747D25" w14:paraId="71533BD1" w14:textId="6052FAF7">
      <w:pPr>
        <w:pStyle w:val="Heading3"/>
        <w:rPr>
          <w:del w:author="toantk" w:date="2022-07-27T10:47:00Z" w:id="2470"/>
        </w:rPr>
      </w:pPr>
      <w:bookmarkStart w:name="_Toc111217582" w:id="2471"/>
      <w:del w:author="toantk" w:date="2022-07-27T10:47:00Z" w:id="2472">
        <w:r w:rsidDel="003B3778">
          <w:delText xml:space="preserve">Usecase – </w:delText>
        </w:r>
        <w:r w:rsidDel="003B3778" w:rsidR="009A237A">
          <w:delText>Đăng nhập lần đầu với tài khoản hợp lệ</w:delText>
        </w:r>
        <w:bookmarkEnd w:id="2471"/>
      </w:del>
    </w:p>
    <w:tbl>
      <w:tblPr>
        <w:tblStyle w:val="TableGrid"/>
        <w:tblW w:w="0" w:type="auto"/>
        <w:tblLook w:val="04A0" w:firstRow="1" w:lastRow="0" w:firstColumn="1" w:lastColumn="0" w:noHBand="0" w:noVBand="1"/>
      </w:tblPr>
      <w:tblGrid>
        <w:gridCol w:w="1885"/>
        <w:gridCol w:w="7340"/>
      </w:tblGrid>
      <w:tr w:rsidR="009A237A" w:rsidDel="003B3778" w:rsidTr="2ADD6C4A" w14:paraId="2C32FD05" w14:textId="2AB1663E">
        <w:trPr>
          <w:del w:author="toantk" w:date="2022-07-27T10:47:00Z" w:id="1051534414"/>
        </w:trPr>
        <w:tc>
          <w:tcPr>
            <w:tcW w:w="1885" w:type="dxa"/>
            <w:tcMar/>
          </w:tcPr>
          <w:p w:rsidR="009A237A" w:rsidDel="003B3778" w:rsidP="00E5021C" w:rsidRDefault="009A237A" w14:paraId="212AAAF4" w14:textId="32F180CB">
            <w:pPr>
              <w:rPr>
                <w:del w:author="toantk" w:date="2022-07-27T10:47:00Z" w:id="2474"/>
              </w:rPr>
            </w:pPr>
            <w:del w:author="toantk" w:date="2022-07-27T10:47:00Z" w:id="2475">
              <w:r w:rsidDel="003B3778">
                <w:delText>ID</w:delText>
              </w:r>
            </w:del>
          </w:p>
        </w:tc>
        <w:tc>
          <w:tcPr>
            <w:tcW w:w="7340" w:type="dxa"/>
            <w:tcMar/>
          </w:tcPr>
          <w:p w:rsidR="009A237A" w:rsidDel="003B3778" w:rsidP="00E5021C" w:rsidRDefault="009A237A" w14:paraId="7CED0703" w14:textId="6C3E3CDA">
            <w:pPr>
              <w:rPr>
                <w:del w:author="toantk" w:date="2022-07-27T10:47:00Z" w:id="2476"/>
              </w:rPr>
            </w:pPr>
            <w:del w:author="toantk" w:date="2022-07-27T10:47:00Z" w:id="2477">
              <w:r w:rsidDel="003B3778">
                <w:delText>UC-</w:delText>
              </w:r>
              <w:r w:rsidDel="003B3778" w:rsidR="008A0444">
                <w:delText>4</w:delText>
              </w:r>
            </w:del>
          </w:p>
        </w:tc>
      </w:tr>
      <w:tr w:rsidR="009A237A" w:rsidDel="003B3778" w:rsidTr="2ADD6C4A" w14:paraId="4A234B66" w14:textId="6B475616">
        <w:trPr>
          <w:del w:author="toantk" w:date="2022-07-27T10:47:00Z" w:id="1196478017"/>
        </w:trPr>
        <w:tc>
          <w:tcPr>
            <w:tcW w:w="1885" w:type="dxa"/>
            <w:tcMar/>
          </w:tcPr>
          <w:p w:rsidR="009A237A" w:rsidDel="003B3778" w:rsidP="00E5021C" w:rsidRDefault="009A237A" w14:paraId="3B217744" w14:textId="72AC137D">
            <w:pPr>
              <w:rPr>
                <w:del w:author="toantk" w:date="2022-07-27T10:47:00Z" w:id="2479"/>
              </w:rPr>
            </w:pPr>
            <w:del w:author="toantk" w:date="2022-07-27T10:47:00Z" w:id="2480">
              <w:r w:rsidDel="003B3778">
                <w:delText>Name</w:delText>
              </w:r>
            </w:del>
          </w:p>
        </w:tc>
        <w:tc>
          <w:tcPr>
            <w:tcW w:w="7340" w:type="dxa"/>
            <w:tcMar/>
          </w:tcPr>
          <w:p w:rsidR="009A237A" w:rsidDel="003B3778" w:rsidP="00E5021C" w:rsidRDefault="009A237A" w14:paraId="0DE94C5D" w14:textId="4E74A0BD">
            <w:pPr>
              <w:rPr>
                <w:del w:author="toantk" w:date="2022-07-27T10:47:00Z" w:id="2481"/>
              </w:rPr>
            </w:pPr>
            <w:del w:author="toantk" w:date="2022-07-27T10:47:00Z" w:id="2482">
              <w:r w:rsidDel="003B3778">
                <w:delText>Đăng nhập lần đầu với tài khoản hợp lệ</w:delText>
              </w:r>
            </w:del>
          </w:p>
        </w:tc>
      </w:tr>
      <w:tr w:rsidR="009A237A" w:rsidDel="003B3778" w:rsidTr="2ADD6C4A" w14:paraId="35B310E0" w14:textId="60BB8A7D">
        <w:trPr>
          <w:del w:author="toantk" w:date="2022-07-27T10:47:00Z" w:id="1216867135"/>
        </w:trPr>
        <w:tc>
          <w:tcPr>
            <w:tcW w:w="1885" w:type="dxa"/>
            <w:tcMar/>
          </w:tcPr>
          <w:p w:rsidR="009A237A" w:rsidDel="003B3778" w:rsidP="00E5021C" w:rsidRDefault="009A237A" w14:paraId="47106A10" w14:textId="2ABE8B9F">
            <w:pPr>
              <w:rPr>
                <w:del w:author="toantk" w:date="2022-07-27T10:47:00Z" w:id="2484"/>
              </w:rPr>
            </w:pPr>
            <w:del w:author="toantk" w:date="2022-07-27T10:47:00Z" w:id="2485">
              <w:r w:rsidDel="003B3778">
                <w:delText>Description</w:delText>
              </w:r>
            </w:del>
          </w:p>
        </w:tc>
        <w:tc>
          <w:tcPr>
            <w:tcW w:w="7340" w:type="dxa"/>
            <w:tcMar/>
          </w:tcPr>
          <w:p w:rsidR="00975B74" w:rsidDel="003B3778" w:rsidP="00E5021C" w:rsidRDefault="00975B74" w14:paraId="5BC1B1C4" w14:textId="58CBF618">
            <w:pPr>
              <w:pStyle w:val="FirstLevelBullet"/>
              <w:rPr>
                <w:ins w:author="Tran Khanh Toan" w:date="2022-07-01T14:20:00Z" w:id="2486"/>
                <w:del w:author="toantk" w:date="2022-07-27T10:47:00Z" w:id="2487"/>
              </w:rPr>
            </w:pPr>
            <w:del w:author="toantk" w:date="2022-07-27T10:47:00Z" w:id="2488">
              <w:r w:rsidDel="003B3778">
                <w:delText>Người quản trị từ OneLink</w:delText>
              </w:r>
            </w:del>
            <w:ins w:author="Tran Khanh Toan" w:date="2022-07-01T15:35:00Z" w:id="2489">
              <w:del w:author="toantk" w:date="2022-07-27T10:47:00Z" w:id="2490">
                <w:r w:rsidDel="003B3778" w:rsidR="007A6979">
                  <w:delText>Mobile App</w:delText>
                </w:r>
              </w:del>
            </w:ins>
            <w:del w:author="toantk" w:date="2022-07-27T10:47:00Z" w:id="2491">
              <w:r w:rsidDel="003B3778">
                <w:delText xml:space="preserve"> thực hiện yêu cầu đăng nhập vào thiết bị với thông tin Password hợp lệ đúng với tài khoản mặc định hiện tại.</w:delText>
              </w:r>
              <w:r w:rsidDel="003B3778" w:rsidR="00EC500D">
                <w:delText xml:space="preserve"> </w:delText>
              </w:r>
            </w:del>
          </w:p>
          <w:p w:rsidR="00245135" w:rsidDel="003B3778" w:rsidRDefault="00245135" w14:paraId="67E7CD7A" w14:textId="45456FF1">
            <w:pPr>
              <w:pStyle w:val="FirstLevelBullet"/>
              <w:rPr>
                <w:del w:author="toantk" w:date="2022-07-27T10:47:00Z" w:id="609997957"/>
              </w:rPr>
            </w:pPr>
            <w:del w:author="toantk" w:date="2022-07-27T10:47:00Z" w:id="1709168047">
              <w:r w:rsidDel="46D5A0AB">
                <w:delText xml:space="preserve">Mobile App thực hiện request login với định dạng: </w:delText>
              </w:r>
              <w:r>
                <w:fldChar w:fldCharType="begin"/>
              </w:r>
              <w:r>
                <w:delInstrText xml:space="preserve"> HYPERLINK "https://&lt;ip&gt;:&lt;port&gt;/onelinklogin" </w:delInstrText>
              </w:r>
              <w:r>
                <w:fldChar w:fldCharType="separate"/>
              </w:r>
              <w:r w:rsidRPr="2ADD6C4A" w:rsidDel="46D5A0AB">
                <w:rPr>
                  <w:rStyle w:val="Hyperlink"/>
                </w:rPr>
                <w:delText>https://&lt;ip&gt;:&lt;port&gt;/onelinklogin</w:delText>
              </w:r>
              <w:r>
                <w:fldChar w:fldCharType="end"/>
              </w:r>
              <w:r w:rsidDel="46D5A0AB">
                <w:delText xml:space="preserve"> với cookies đi kèm request được quy định trong mục 7.2.1 và payload rỗng.</w:delText>
              </w:r>
            </w:del>
          </w:p>
          <w:p w:rsidR="009A237A" w:rsidDel="003B3778" w:rsidP="00E5021C" w:rsidRDefault="00975B74" w14:paraId="30CD90C2" w14:textId="0D072EAF">
            <w:pPr>
              <w:pStyle w:val="FirstLevelBullet"/>
              <w:rPr>
                <w:del w:author="toantk" w:date="2022-07-27T10:47:00Z" w:id="2494"/>
              </w:rPr>
            </w:pPr>
            <w:del w:author="toantk" w:date="2022-07-27T10:47:00Z" w:id="2495">
              <w:r w:rsidDel="003B3778">
                <w:delText xml:space="preserve">Thiết bị phản hồi thông tin </w:delText>
              </w:r>
              <w:r w:rsidDel="003B3778" w:rsidR="008A0E88">
                <w:delText xml:space="preserve">cấp phiên truy cập và </w:delText>
              </w:r>
              <w:r w:rsidDel="003B3778">
                <w:delText>yêu cầu OneLink</w:delText>
              </w:r>
            </w:del>
            <w:ins w:author="Tran Khanh Toan" w:date="2022-07-01T15:35:00Z" w:id="2496">
              <w:del w:author="toantk" w:date="2022-07-27T10:47:00Z" w:id="2497">
                <w:r w:rsidDel="003B3778" w:rsidR="007A6979">
                  <w:delText>Mobile App</w:delText>
                </w:r>
              </w:del>
            </w:ins>
            <w:del w:author="toantk" w:date="2022-07-27T10:47:00Z" w:id="2498">
              <w:r w:rsidDel="003B3778">
                <w:delText xml:space="preserve"> thay đổi </w:delText>
              </w:r>
              <w:r w:rsidDel="003B3778" w:rsidR="008A0E88">
                <w:delText>mật khẩu mới.</w:delText>
              </w:r>
            </w:del>
          </w:p>
          <w:p w:rsidR="00B4074C" w:rsidDel="003B3778" w:rsidP="00E5021C" w:rsidRDefault="00B4074C" w14:paraId="5937332C" w14:textId="1972B5F7">
            <w:pPr>
              <w:pStyle w:val="FirstLevelBullet"/>
              <w:rPr>
                <w:del w:author="toantk" w:date="2022-07-27T10:47:00Z" w:id="2499"/>
              </w:rPr>
            </w:pPr>
            <w:del w:author="toantk" w:date="2022-07-27T10:47:00Z" w:id="2500">
              <w:r w:rsidDel="003B3778">
                <w:delText>Phiên truy cập được cấp cho thiết bị đăng nhập với tài khoản mặc định sẽ chỉ chấp nhận request thay đổi mật khẩu, những request khác sẽ không được chấp nhận.</w:delText>
              </w:r>
            </w:del>
          </w:p>
        </w:tc>
      </w:tr>
      <w:tr w:rsidR="009A237A" w:rsidDel="003B3778" w:rsidTr="2ADD6C4A" w14:paraId="51AA80CF" w14:textId="642B6E1C">
        <w:trPr>
          <w:del w:author="toantk" w:date="2022-07-27T10:47:00Z" w:id="220782061"/>
        </w:trPr>
        <w:tc>
          <w:tcPr>
            <w:tcW w:w="1885" w:type="dxa"/>
            <w:tcMar/>
          </w:tcPr>
          <w:p w:rsidR="009A237A" w:rsidDel="003B3778" w:rsidP="00E5021C" w:rsidRDefault="009A237A" w14:paraId="319B3ED0" w14:textId="15BCBB60">
            <w:pPr>
              <w:rPr>
                <w:del w:author="toantk" w:date="2022-07-27T10:47:00Z" w:id="2502"/>
              </w:rPr>
            </w:pPr>
            <w:del w:author="toantk" w:date="2022-07-27T10:47:00Z" w:id="2503">
              <w:r w:rsidDel="003B3778">
                <w:delText>Actor</w:delText>
              </w:r>
            </w:del>
          </w:p>
        </w:tc>
        <w:tc>
          <w:tcPr>
            <w:tcW w:w="7340" w:type="dxa"/>
            <w:tcMar/>
          </w:tcPr>
          <w:p w:rsidR="009A237A" w:rsidDel="003B3778" w:rsidP="00E5021C" w:rsidRDefault="009A237A" w14:paraId="2BC57872" w14:textId="046CFCD0">
            <w:pPr>
              <w:rPr>
                <w:del w:author="toantk" w:date="2022-07-27T10:47:00Z" w:id="2504"/>
              </w:rPr>
            </w:pPr>
            <w:del w:author="toantk" w:date="2022-07-27T10:47:00Z" w:id="2505">
              <w:r w:rsidDel="003B3778">
                <w:delText>Admin</w:delText>
              </w:r>
            </w:del>
          </w:p>
        </w:tc>
      </w:tr>
      <w:tr w:rsidR="009A237A" w:rsidDel="003B3778" w:rsidTr="2ADD6C4A" w14:paraId="4F8F882E" w14:textId="6B58DB94">
        <w:trPr>
          <w:del w:author="toantk" w:date="2022-07-27T10:47:00Z" w:id="1422600858"/>
        </w:trPr>
        <w:tc>
          <w:tcPr>
            <w:tcW w:w="1885" w:type="dxa"/>
            <w:tcMar/>
          </w:tcPr>
          <w:p w:rsidR="009A237A" w:rsidDel="003B3778" w:rsidP="00E5021C" w:rsidRDefault="009A237A" w14:paraId="151C6569" w14:textId="712C0B00">
            <w:pPr>
              <w:rPr>
                <w:del w:author="toantk" w:date="2022-07-27T10:47:00Z" w:id="2507"/>
              </w:rPr>
            </w:pPr>
            <w:del w:author="toantk" w:date="2022-07-27T10:47:00Z" w:id="2508">
              <w:r w:rsidDel="003B3778">
                <w:delText>Pre-condition</w:delText>
              </w:r>
            </w:del>
          </w:p>
        </w:tc>
        <w:tc>
          <w:tcPr>
            <w:tcW w:w="7340" w:type="dxa"/>
            <w:tcMar/>
          </w:tcPr>
          <w:p w:rsidR="0070167E" w:rsidDel="003B3778" w:rsidP="00AA2A5F" w:rsidRDefault="00AA2A5F" w14:paraId="5A784071" w14:textId="6F1CFB42">
            <w:pPr>
              <w:rPr>
                <w:del w:author="toantk" w:date="2022-07-27T10:47:00Z" w:id="2509"/>
              </w:rPr>
            </w:pPr>
            <w:del w:author="toantk" w:date="2022-07-27T10:47:00Z" w:id="2510">
              <w:r w:rsidDel="003B3778">
                <w:delText xml:space="preserve">- </w:delText>
              </w:r>
              <w:r w:rsidDel="003B3778" w:rsidR="0070167E">
                <w:delText>Đã được cấp session.</w:delText>
              </w:r>
            </w:del>
          </w:p>
          <w:p w:rsidR="00AA2A5F" w:rsidDel="003B3778" w:rsidP="00AA2A5F" w:rsidRDefault="0070167E" w14:paraId="7D6B294F" w14:textId="3BE2F05C">
            <w:pPr>
              <w:rPr>
                <w:del w:author="toantk" w:date="2022-07-27T10:47:00Z" w:id="2511"/>
              </w:rPr>
            </w:pPr>
            <w:del w:author="toantk" w:date="2022-07-27T10:47:00Z" w:id="2512">
              <w:r w:rsidDel="003B3778">
                <w:delText xml:space="preserve">- </w:delText>
              </w:r>
              <w:r w:rsidDel="003B3778" w:rsidR="00AA2A5F">
                <w:delText>Thiết bị hoạt động bình thường và có phát Wifi</w:delText>
              </w:r>
            </w:del>
          </w:p>
          <w:p w:rsidR="009A237A" w:rsidDel="003B3778" w:rsidP="00AA2A5F" w:rsidRDefault="00AA2A5F" w14:paraId="131CB66F" w14:textId="4B21D0EC">
            <w:pPr>
              <w:rPr>
                <w:del w:author="toantk" w:date="2022-07-27T10:47:00Z" w:id="2513"/>
              </w:rPr>
            </w:pPr>
            <w:del w:author="toantk" w:date="2022-07-27T10:47:00Z" w:id="2514">
              <w:r w:rsidDel="003B3778">
                <w:delText>- OneLink</w:delText>
              </w:r>
            </w:del>
            <w:ins w:author="Tran Khanh Toan" w:date="2022-07-01T15:35:00Z" w:id="2515">
              <w:del w:author="toantk" w:date="2022-07-27T10:47:00Z" w:id="2516">
                <w:r w:rsidDel="003B3778" w:rsidR="007A6979">
                  <w:delText>Mobile App</w:delText>
                </w:r>
              </w:del>
            </w:ins>
            <w:del w:author="toantk" w:date="2022-07-27T10:47:00Z" w:id="2517">
              <w:r w:rsidDel="003B3778">
                <w:delText xml:space="preserve"> đã dò tìm được thiết bị.</w:delText>
              </w:r>
            </w:del>
          </w:p>
        </w:tc>
      </w:tr>
      <w:tr w:rsidR="009A237A" w:rsidDel="003B3778" w:rsidTr="2ADD6C4A" w14:paraId="057EDDC3" w14:textId="6C5A9BEB">
        <w:trPr>
          <w:del w:author="toantk" w:date="2022-07-27T10:47:00Z" w:id="564492119"/>
        </w:trPr>
        <w:tc>
          <w:tcPr>
            <w:tcW w:w="1885" w:type="dxa"/>
            <w:tcMar/>
          </w:tcPr>
          <w:p w:rsidR="009A237A" w:rsidDel="003B3778" w:rsidP="00E5021C" w:rsidRDefault="009A237A" w14:paraId="50682DF8" w14:textId="4AECA18B">
            <w:pPr>
              <w:rPr>
                <w:del w:author="toantk" w:date="2022-07-27T10:47:00Z" w:id="2519"/>
              </w:rPr>
            </w:pPr>
            <w:del w:author="toantk" w:date="2022-07-27T10:47:00Z" w:id="2520">
              <w:r w:rsidDel="003B3778">
                <w:delText>Post-condition</w:delText>
              </w:r>
            </w:del>
          </w:p>
        </w:tc>
        <w:tc>
          <w:tcPr>
            <w:tcW w:w="7340" w:type="dxa"/>
            <w:tcMar/>
          </w:tcPr>
          <w:p w:rsidR="009A237A" w:rsidDel="003B3778" w:rsidP="00E5021C" w:rsidRDefault="009A237A" w14:paraId="47B85417" w14:textId="740E86E9">
            <w:pPr>
              <w:rPr>
                <w:del w:author="toantk" w:date="2022-07-27T10:47:00Z" w:id="2521"/>
              </w:rPr>
            </w:pPr>
            <w:del w:author="toantk" w:date="2022-07-27T10:47:00Z" w:id="2522">
              <w:r w:rsidDel="003B3778">
                <w:delText xml:space="preserve">Thiết bị </w:delText>
              </w:r>
              <w:r w:rsidDel="003B3778" w:rsidR="00AA2A5F">
                <w:delText>cấp phiên truy cập mới cho OneLink</w:delText>
              </w:r>
            </w:del>
            <w:ins w:author="Tran Khanh Toan" w:date="2022-07-01T15:35:00Z" w:id="2523">
              <w:del w:author="toantk" w:date="2022-07-27T10:47:00Z" w:id="2524">
                <w:r w:rsidDel="003B3778" w:rsidR="007A6979">
                  <w:delText>Mobile App</w:delText>
                </w:r>
              </w:del>
            </w:ins>
            <w:del w:author="toantk" w:date="2022-07-27T10:47:00Z" w:id="2525">
              <w:r w:rsidDel="003B3778" w:rsidR="00AA2A5F">
                <w:delText xml:space="preserve"> và phản hồi đầy đủ thông tin.</w:delText>
              </w:r>
            </w:del>
          </w:p>
        </w:tc>
      </w:tr>
    </w:tbl>
    <w:p w:rsidRPr="009A237A" w:rsidR="009A237A" w:rsidDel="003B3778" w:rsidP="009A237A" w:rsidRDefault="009A237A" w14:paraId="6F0E286D" w14:textId="6B1C8047">
      <w:pPr>
        <w:rPr>
          <w:del w:author="toantk" w:date="2022-07-27T10:47:00Z" w:id="2526"/>
        </w:rPr>
      </w:pPr>
    </w:p>
    <w:p w:rsidR="00DE7ED5" w:rsidDel="003B3778" w:rsidP="00DE7ED5" w:rsidRDefault="00DE7ED5" w14:paraId="0D31CC58" w14:textId="5F46AD33">
      <w:pPr>
        <w:rPr>
          <w:del w:author="toantk" w:date="2022-07-27T10:47:00Z" w:id="2527"/>
          <w:b/>
          <w:bCs/>
        </w:rPr>
      </w:pPr>
      <w:del w:author="toantk" w:date="2022-07-27T10:47:00Z" w:id="2528">
        <w:r w:rsidDel="003B3778">
          <w:rPr>
            <w:b/>
            <w:bCs/>
          </w:rPr>
          <w:delText xml:space="preserve">Cấu trúc dữ liệu </w:delText>
        </w:r>
      </w:del>
      <w:ins w:author="Tran Khanh Toan" w:date="2022-07-04T09:52:00Z" w:id="2529">
        <w:del w:author="toantk" w:date="2022-07-27T10:47:00Z" w:id="2530">
          <w:r w:rsidDel="003B3778" w:rsidR="006F3D29">
            <w:rPr>
              <w:b/>
              <w:bCs/>
            </w:rPr>
            <w:delText xml:space="preserve">Cấu trúc payload </w:delText>
          </w:r>
        </w:del>
      </w:ins>
      <w:del w:author="toantk" w:date="2022-07-27T10:47:00Z" w:id="2531">
        <w:r w:rsidDel="003B3778">
          <w:rPr>
            <w:b/>
            <w:bCs/>
          </w:rPr>
          <w:delText>của bản tin:</w:delText>
        </w:r>
      </w:del>
    </w:p>
    <w:p w:rsidR="00DE7ED5" w:rsidDel="003B3778" w:rsidP="00DE7ED5" w:rsidRDefault="00DE7ED5" w14:paraId="4A79116D" w14:textId="356F60CF">
      <w:pPr>
        <w:pStyle w:val="FirstLevelBullet"/>
        <w:numPr>
          <w:ilvl w:val="0"/>
          <w:numId w:val="9"/>
        </w:numPr>
        <w:rPr>
          <w:del w:author="toantk" w:date="2022-07-27T10:47:00Z" w:id="2532"/>
        </w:rPr>
      </w:pPr>
      <w:del w:author="toantk" w:date="2022-07-27T10:47:00Z" w:id="2533">
        <w:r w:rsidDel="003B3778">
          <w:delText>Login Request:</w:delText>
        </w:r>
      </w:del>
    </w:p>
    <w:p w:rsidR="00DE7ED5" w:rsidDel="003B3778" w:rsidP="00DE7ED5" w:rsidRDefault="00DE7ED5" w14:paraId="219E6B0D" w14:textId="46BF7681">
      <w:pPr>
        <w:pStyle w:val="FirstLevelBullet"/>
        <w:numPr>
          <w:ilvl w:val="0"/>
          <w:numId w:val="0"/>
        </w:numPr>
        <w:ind w:left="720"/>
        <w:rPr>
          <w:del w:author="toantk" w:date="2022-07-27T10:47:00Z" w:id="2534"/>
        </w:rPr>
      </w:pPr>
      <w:del w:author="toantk" w:date="2022-07-27T10:47:00Z" w:id="2535">
        <w:r w:rsidDel="003B3778">
          <w:delText xml:space="preserve">{“action” : “login” , </w:delText>
        </w:r>
        <w:r w:rsidDel="003B3778" w:rsidR="00F04CC9">
          <w:delText>“username” : “</w:delText>
        </w:r>
      </w:del>
      <w:ins w:author="Administrator" w:date="2022-07-01T11:27:00Z" w:id="2536">
        <w:del w:author="toantk" w:date="2022-07-27T10:47:00Z" w:id="2537">
          <w:r w:rsidDel="003B3778" w:rsidR="000F72E1">
            <w:delText>&lt;username&gt;</w:delText>
          </w:r>
        </w:del>
      </w:ins>
      <w:del w:author="toantk" w:date="2022-07-27T10:47:00Z" w:id="2538">
        <w:r w:rsidDel="003B3778" w:rsidR="00F04CC9">
          <w:delText xml:space="preserve">admin”, </w:delText>
        </w:r>
        <w:r w:rsidDel="003B3778">
          <w:delText>“password” : “admin”</w:delText>
        </w:r>
        <w:r w:rsidDel="003B3778" w:rsidR="00C31681">
          <w:delText>, “requestId” : “&lt;requestId&gt;”</w:delText>
        </w:r>
        <w:r w:rsidDel="003B3778">
          <w:delText>}</w:delText>
        </w:r>
      </w:del>
    </w:p>
    <w:p w:rsidR="00DE7ED5" w:rsidDel="003B3778" w:rsidP="00DE7ED5" w:rsidRDefault="00DE7ED5" w14:paraId="557D8D24" w14:textId="3A3200F0">
      <w:pPr>
        <w:pStyle w:val="FirstLevelBullet"/>
        <w:numPr>
          <w:ilvl w:val="0"/>
          <w:numId w:val="9"/>
        </w:numPr>
        <w:rPr>
          <w:del w:author="toantk" w:date="2022-07-27T10:47:00Z" w:id="2539"/>
        </w:rPr>
      </w:pPr>
      <w:del w:author="toantk" w:date="2022-07-27T10:47:00Z" w:id="2540">
        <w:r w:rsidDel="003B3778">
          <w:delText>Login Response:</w:delText>
        </w:r>
      </w:del>
    </w:p>
    <w:p w:rsidR="00DE7ED5" w:rsidDel="003B3778" w:rsidP="00DE7ED5" w:rsidRDefault="00DE7ED5" w14:paraId="4C9C797D" w14:textId="2B5ADB5E">
      <w:pPr>
        <w:pStyle w:val="FirstLevelBullet"/>
        <w:numPr>
          <w:ilvl w:val="0"/>
          <w:numId w:val="0"/>
        </w:numPr>
        <w:ind w:left="720"/>
        <w:rPr>
          <w:del w:author="toantk" w:date="2022-07-27T10:47:00Z" w:id="2541"/>
        </w:rPr>
      </w:pPr>
      <w:del w:author="toantk" w:date="2022-07-27T10:47:00Z" w:id="2542">
        <w:r w:rsidDel="003B3778">
          <w:delText>{</w:delText>
        </w:r>
      </w:del>
    </w:p>
    <w:p w:rsidR="00DE7ED5" w:rsidDel="003B3778" w:rsidP="00DE7ED5" w:rsidRDefault="00DE7ED5" w14:paraId="29EDA154" w14:textId="062904B9">
      <w:pPr>
        <w:pStyle w:val="FirstLevelBullet"/>
        <w:numPr>
          <w:ilvl w:val="0"/>
          <w:numId w:val="0"/>
        </w:numPr>
        <w:ind w:left="720"/>
        <w:rPr>
          <w:del w:author="toantk" w:date="2022-07-27T10:47:00Z" w:id="2543"/>
        </w:rPr>
      </w:pPr>
      <w:del w:author="toantk" w:date="2022-07-27T10:47:00Z" w:id="2544">
        <w:r w:rsidDel="003B3778">
          <w:delText xml:space="preserve">"status": </w:delText>
        </w:r>
        <w:r w:rsidDel="003B3778" w:rsidR="00D22F9D">
          <w:delText>3</w:delText>
        </w:r>
        <w:r w:rsidDel="003B3778">
          <w:delText>,</w:delText>
        </w:r>
      </w:del>
    </w:p>
    <w:p w:rsidR="00DE7ED5" w:rsidDel="003B3778" w:rsidP="00DE7ED5" w:rsidRDefault="00DE7ED5" w14:paraId="1C52E318" w14:textId="0E761385">
      <w:pPr>
        <w:pStyle w:val="FirstLevelBullet"/>
        <w:numPr>
          <w:ilvl w:val="0"/>
          <w:numId w:val="0"/>
        </w:numPr>
        <w:ind w:left="720"/>
        <w:rPr>
          <w:del w:author="toantk" w:date="2022-07-27T10:47:00Z" w:id="2545"/>
        </w:rPr>
      </w:pPr>
      <w:del w:author="toantk" w:date="2022-07-27T10:47:00Z" w:id="2546">
        <w:r w:rsidDel="003B3778">
          <w:delText>"message": “</w:delText>
        </w:r>
        <w:r w:rsidDel="003B3778" w:rsidR="00666D22">
          <w:delText>This version requires user change the password in the first time login.</w:delText>
        </w:r>
        <w:r w:rsidDel="003B3778" w:rsidR="00666D22">
          <w:br/>
        </w:r>
        <w:r w:rsidDel="003B3778" w:rsidR="00666D22">
          <w:delText>Please input new password.</w:delText>
        </w:r>
        <w:r w:rsidDel="003B3778">
          <w:delText>”,</w:delText>
        </w:r>
      </w:del>
    </w:p>
    <w:p w:rsidR="00C31681" w:rsidDel="003B3778" w:rsidP="00DE7ED5" w:rsidRDefault="00C31681" w14:paraId="512358FB" w14:textId="62D78472">
      <w:pPr>
        <w:pStyle w:val="FirstLevelBullet"/>
        <w:numPr>
          <w:ilvl w:val="0"/>
          <w:numId w:val="0"/>
        </w:numPr>
        <w:ind w:left="720"/>
        <w:rPr>
          <w:del w:author="toantk" w:date="2022-07-27T10:47:00Z" w:id="2547"/>
        </w:rPr>
      </w:pPr>
      <w:del w:author="toantk" w:date="2022-07-27T10:47:00Z" w:id="2548">
        <w:r w:rsidDel="003B3778">
          <w:delText>“requestId” : “&lt;requestId&gt;”,</w:delText>
        </w:r>
      </w:del>
    </w:p>
    <w:p w:rsidR="00DE7ED5" w:rsidDel="003B3778" w:rsidP="00DE7ED5" w:rsidRDefault="00DE7ED5" w14:paraId="32DEBF73" w14:textId="0100ECEC">
      <w:pPr>
        <w:pStyle w:val="FirstLevelBullet"/>
        <w:numPr>
          <w:ilvl w:val="0"/>
          <w:numId w:val="0"/>
        </w:numPr>
        <w:ind w:left="720"/>
        <w:rPr>
          <w:del w:author="toantk" w:date="2022-07-27T10:47:00Z" w:id="2549"/>
        </w:rPr>
      </w:pPr>
      <w:del w:author="toantk" w:date="2022-07-27T10:47:00Z" w:id="2550">
        <w:r w:rsidDel="003B3778">
          <w:delText>"data": {</w:delText>
        </w:r>
      </w:del>
    </w:p>
    <w:p w:rsidR="00DE7ED5" w:rsidDel="003B3778" w:rsidP="00DE7ED5" w:rsidRDefault="00DE7ED5" w14:paraId="26636D4E" w14:textId="1B8DD59B">
      <w:pPr>
        <w:pStyle w:val="FirstLevelBullet"/>
        <w:numPr>
          <w:ilvl w:val="0"/>
          <w:numId w:val="0"/>
        </w:numPr>
        <w:ind w:left="720"/>
        <w:rPr>
          <w:del w:author="toantk" w:date="2022-07-27T10:47:00Z" w:id="2551"/>
        </w:rPr>
      </w:pPr>
      <w:del w:author="toantk" w:date="2022-07-27T10:47:00Z" w:id="2552">
        <w:r w:rsidDel="003B3778">
          <w:delText>}</w:delText>
        </w:r>
      </w:del>
    </w:p>
    <w:p w:rsidR="00DE7ED5" w:rsidDel="003B3778" w:rsidP="00DE7ED5" w:rsidRDefault="00DE7ED5" w14:paraId="4F650A99" w14:textId="2B4853CF">
      <w:pPr>
        <w:pStyle w:val="FirstLevelBullet"/>
        <w:numPr>
          <w:ilvl w:val="0"/>
          <w:numId w:val="0"/>
        </w:numPr>
        <w:ind w:left="720"/>
        <w:rPr>
          <w:del w:author="toantk" w:date="2022-07-27T10:47:00Z" w:id="2553"/>
        </w:rPr>
      </w:pPr>
      <w:del w:author="toantk" w:date="2022-07-27T10:47:00Z" w:id="2554">
        <w:r w:rsidDel="003B3778">
          <w:delText>}</w:delText>
        </w:r>
      </w:del>
    </w:p>
    <w:p w:rsidR="0046426E" w:rsidDel="003B3778" w:rsidP="00DB77D1" w:rsidRDefault="0046426E" w14:paraId="72547170" w14:textId="10C3E988">
      <w:pPr>
        <w:pStyle w:val="Heading3"/>
        <w:rPr>
          <w:del w:author="toantk" w:date="2022-07-27T10:47:00Z" w:id="2555"/>
        </w:rPr>
      </w:pPr>
      <w:bookmarkStart w:name="_Toc111217583" w:id="2556"/>
      <w:del w:author="toantk" w:date="2022-07-27T10:47:00Z" w:id="2557">
        <w:r w:rsidDel="003B3778">
          <w:lastRenderedPageBreak/>
          <w:delText>Usecase - Giới hạn request đối với phiên đăng nhập sử dụng tài khoản mặc định</w:delText>
        </w:r>
        <w:bookmarkEnd w:id="2556"/>
      </w:del>
    </w:p>
    <w:tbl>
      <w:tblPr>
        <w:tblStyle w:val="TableGrid"/>
        <w:tblW w:w="0" w:type="auto"/>
        <w:tblLook w:val="04A0" w:firstRow="1" w:lastRow="0" w:firstColumn="1" w:lastColumn="0" w:noHBand="0" w:noVBand="1"/>
      </w:tblPr>
      <w:tblGrid>
        <w:gridCol w:w="1885"/>
        <w:gridCol w:w="7340"/>
      </w:tblGrid>
      <w:tr w:rsidR="00BA385B" w:rsidDel="003B3778" w:rsidTr="00E5021C" w14:paraId="591C1046" w14:textId="76B23B1E">
        <w:trPr>
          <w:del w:author="toantk" w:date="2022-07-27T10:47:00Z" w:id="2558"/>
        </w:trPr>
        <w:tc>
          <w:tcPr>
            <w:tcW w:w="1885" w:type="dxa"/>
          </w:tcPr>
          <w:p w:rsidR="00BA385B" w:rsidDel="003B3778" w:rsidP="00E5021C" w:rsidRDefault="00BA385B" w14:paraId="2C90B812" w14:textId="1735A74F">
            <w:pPr>
              <w:rPr>
                <w:del w:author="toantk" w:date="2022-07-27T10:47:00Z" w:id="2559"/>
              </w:rPr>
            </w:pPr>
            <w:del w:author="toantk" w:date="2022-07-27T10:47:00Z" w:id="2560">
              <w:r w:rsidDel="003B3778">
                <w:delText>ID</w:delText>
              </w:r>
            </w:del>
          </w:p>
        </w:tc>
        <w:tc>
          <w:tcPr>
            <w:tcW w:w="7340" w:type="dxa"/>
          </w:tcPr>
          <w:p w:rsidR="00BA385B" w:rsidDel="003B3778" w:rsidP="00E5021C" w:rsidRDefault="00BA385B" w14:paraId="46F2510C" w14:textId="1C049419">
            <w:pPr>
              <w:rPr>
                <w:del w:author="toantk" w:date="2022-07-27T10:47:00Z" w:id="2561"/>
              </w:rPr>
            </w:pPr>
            <w:del w:author="toantk" w:date="2022-07-27T10:47:00Z" w:id="2562">
              <w:r w:rsidDel="003B3778">
                <w:delText>UC-</w:delText>
              </w:r>
              <w:r w:rsidDel="003B3778" w:rsidR="008A0444">
                <w:delText>5</w:delText>
              </w:r>
            </w:del>
          </w:p>
        </w:tc>
      </w:tr>
      <w:tr w:rsidR="00BA385B" w:rsidDel="003B3778" w:rsidTr="00E5021C" w14:paraId="39223BB0" w14:textId="78325800">
        <w:trPr>
          <w:del w:author="toantk" w:date="2022-07-27T10:47:00Z" w:id="2563"/>
        </w:trPr>
        <w:tc>
          <w:tcPr>
            <w:tcW w:w="1885" w:type="dxa"/>
          </w:tcPr>
          <w:p w:rsidR="00BA385B" w:rsidDel="003B3778" w:rsidP="00E5021C" w:rsidRDefault="00BA385B" w14:paraId="24A9423F" w14:textId="2E92D9C2">
            <w:pPr>
              <w:rPr>
                <w:del w:author="toantk" w:date="2022-07-27T10:47:00Z" w:id="2564"/>
              </w:rPr>
            </w:pPr>
            <w:del w:author="toantk" w:date="2022-07-27T10:47:00Z" w:id="2565">
              <w:r w:rsidDel="003B3778">
                <w:delText>Name</w:delText>
              </w:r>
            </w:del>
          </w:p>
        </w:tc>
        <w:tc>
          <w:tcPr>
            <w:tcW w:w="7340" w:type="dxa"/>
          </w:tcPr>
          <w:p w:rsidR="00BA385B" w:rsidDel="003B3778" w:rsidP="00E5021C" w:rsidRDefault="00BA385B" w14:paraId="0C5F252F" w14:textId="14B4D3E9">
            <w:pPr>
              <w:rPr>
                <w:del w:author="toantk" w:date="2022-07-27T10:47:00Z" w:id="2566"/>
              </w:rPr>
            </w:pPr>
            <w:del w:author="toantk" w:date="2022-07-27T10:47:00Z" w:id="2567">
              <w:r w:rsidDel="003B3778">
                <w:delText>Giới hạn request đối với phiên đăng nhập sử dụng tài khoản mặc định</w:delText>
              </w:r>
            </w:del>
          </w:p>
        </w:tc>
      </w:tr>
      <w:tr w:rsidR="00BA385B" w:rsidDel="003B3778" w:rsidTr="00E5021C" w14:paraId="0C801248" w14:textId="3517487F">
        <w:trPr>
          <w:del w:author="toantk" w:date="2022-07-27T10:47:00Z" w:id="2568"/>
        </w:trPr>
        <w:tc>
          <w:tcPr>
            <w:tcW w:w="1885" w:type="dxa"/>
          </w:tcPr>
          <w:p w:rsidR="00BA385B" w:rsidDel="003B3778" w:rsidP="00E5021C" w:rsidRDefault="00BA385B" w14:paraId="7158B0F1" w14:textId="3E66E758">
            <w:pPr>
              <w:rPr>
                <w:del w:author="toantk" w:date="2022-07-27T10:47:00Z" w:id="2569"/>
              </w:rPr>
            </w:pPr>
            <w:del w:author="toantk" w:date="2022-07-27T10:47:00Z" w:id="2570">
              <w:r w:rsidDel="003B3778">
                <w:delText>Description</w:delText>
              </w:r>
            </w:del>
          </w:p>
        </w:tc>
        <w:tc>
          <w:tcPr>
            <w:tcW w:w="7340" w:type="dxa"/>
          </w:tcPr>
          <w:p w:rsidR="00BA385B" w:rsidDel="003B3778" w:rsidP="00BA385B" w:rsidRDefault="00EC500D" w14:paraId="7288FDDE" w14:textId="10EED2BD">
            <w:pPr>
              <w:pStyle w:val="FirstLevelBullet"/>
              <w:numPr>
                <w:ilvl w:val="0"/>
                <w:numId w:val="0"/>
              </w:numPr>
              <w:rPr>
                <w:del w:author="toantk" w:date="2022-07-27T10:47:00Z" w:id="2571"/>
              </w:rPr>
            </w:pPr>
            <w:del w:author="toantk" w:date="2022-07-27T10:47:00Z" w:id="2572">
              <w:r w:rsidDel="003B3778">
                <w:delText>Sau khi thiết bị đăng nhập với tài khoản mặc định, phiên truy cập sẽ được cấp cho thiết bị</w:delText>
              </w:r>
              <w:r w:rsidDel="003B3778" w:rsidR="0017125D">
                <w:delText>,</w:delText>
              </w:r>
              <w:r w:rsidDel="003B3778">
                <w:delText xml:space="preserve"> tuy nhiên trong phiên truy cập này chỉ chấp nhận </w:delText>
              </w:r>
              <w:r w:rsidDel="003B3778" w:rsidR="0017125D">
                <w:delText xml:space="preserve">duy nhất </w:delText>
              </w:r>
              <w:r w:rsidDel="003B3778">
                <w:delText>request</w:delText>
              </w:r>
              <w:r w:rsidDel="003B3778" w:rsidR="0017125D">
                <w:delText xml:space="preserve"> thay đổi mật khẩu. Nếu có những request khác được gửi đến ONT trong phiên truy cập này sẽ bị từ chối và phản hồi lại thông tin lỗi</w:delText>
              </w:r>
            </w:del>
            <w:ins w:author="Tran Khanh Toan" w:date="2022-07-04T10:39:00Z" w:id="2573">
              <w:del w:author="toantk" w:date="2022-07-27T10:47:00Z" w:id="2574">
                <w:r w:rsidDel="003B3778" w:rsidR="00A5524E">
                  <w:delText xml:space="preserve"> với bản tin “400 Bad Request” và payload chi tiết như bên dưới.</w:delText>
                </w:r>
              </w:del>
            </w:ins>
            <w:del w:author="toantk" w:date="2022-07-27T10:47:00Z" w:id="2575">
              <w:r w:rsidDel="003B3778" w:rsidR="0017125D">
                <w:delText>.</w:delText>
              </w:r>
            </w:del>
          </w:p>
        </w:tc>
      </w:tr>
      <w:tr w:rsidR="00BA385B" w:rsidDel="003B3778" w:rsidTr="00E5021C" w14:paraId="6BC19021" w14:textId="76AE2F99">
        <w:trPr>
          <w:del w:author="toantk" w:date="2022-07-27T10:47:00Z" w:id="2576"/>
        </w:trPr>
        <w:tc>
          <w:tcPr>
            <w:tcW w:w="1885" w:type="dxa"/>
          </w:tcPr>
          <w:p w:rsidR="00BA385B" w:rsidDel="003B3778" w:rsidP="00E5021C" w:rsidRDefault="00BA385B" w14:paraId="284A0589" w14:textId="5944ED94">
            <w:pPr>
              <w:rPr>
                <w:del w:author="toantk" w:date="2022-07-27T10:47:00Z" w:id="2577"/>
              </w:rPr>
            </w:pPr>
            <w:del w:author="toantk" w:date="2022-07-27T10:47:00Z" w:id="2578">
              <w:r w:rsidDel="003B3778">
                <w:delText>Actor</w:delText>
              </w:r>
            </w:del>
          </w:p>
        </w:tc>
        <w:tc>
          <w:tcPr>
            <w:tcW w:w="7340" w:type="dxa"/>
          </w:tcPr>
          <w:p w:rsidR="00BA385B" w:rsidDel="003B3778" w:rsidP="00E5021C" w:rsidRDefault="00BA385B" w14:paraId="3AC32725" w14:textId="445B1E82">
            <w:pPr>
              <w:rPr>
                <w:del w:author="toantk" w:date="2022-07-27T10:47:00Z" w:id="2579"/>
              </w:rPr>
            </w:pPr>
            <w:del w:author="toantk" w:date="2022-07-27T10:47:00Z" w:id="2580">
              <w:r w:rsidDel="003B3778">
                <w:delText>Admin</w:delText>
              </w:r>
            </w:del>
          </w:p>
        </w:tc>
      </w:tr>
      <w:tr w:rsidR="00BA385B" w:rsidDel="003B3778" w:rsidTr="00E5021C" w14:paraId="6E6CACAC" w14:textId="48239BC8">
        <w:trPr>
          <w:del w:author="toantk" w:date="2022-07-27T10:47:00Z" w:id="2581"/>
        </w:trPr>
        <w:tc>
          <w:tcPr>
            <w:tcW w:w="1885" w:type="dxa"/>
          </w:tcPr>
          <w:p w:rsidR="00BA385B" w:rsidDel="003B3778" w:rsidP="00E5021C" w:rsidRDefault="00BA385B" w14:paraId="7BC32C15" w14:textId="136500A3">
            <w:pPr>
              <w:rPr>
                <w:del w:author="toantk" w:date="2022-07-27T10:47:00Z" w:id="2582"/>
              </w:rPr>
            </w:pPr>
            <w:del w:author="toantk" w:date="2022-07-27T10:47:00Z" w:id="2583">
              <w:r w:rsidDel="003B3778">
                <w:delText>Pre-condition</w:delText>
              </w:r>
            </w:del>
          </w:p>
        </w:tc>
        <w:tc>
          <w:tcPr>
            <w:tcW w:w="7340" w:type="dxa"/>
          </w:tcPr>
          <w:p w:rsidR="00BA385B" w:rsidDel="003B3778" w:rsidP="00E5021C" w:rsidRDefault="00BA385B" w14:paraId="097F29A1" w14:textId="24D63107">
            <w:pPr>
              <w:rPr>
                <w:del w:author="toantk" w:date="2022-07-27T10:47:00Z" w:id="2584"/>
              </w:rPr>
            </w:pPr>
            <w:del w:author="toantk" w:date="2022-07-27T10:47:00Z" w:id="2585">
              <w:r w:rsidDel="003B3778">
                <w:delText>Thiết bị đã đăng nhập thành công với mật khẩu mặc định.</w:delText>
              </w:r>
            </w:del>
          </w:p>
        </w:tc>
      </w:tr>
      <w:tr w:rsidR="00BA385B" w:rsidDel="003B3778" w:rsidTr="00E5021C" w14:paraId="59852EE9" w14:textId="1070BC2A">
        <w:trPr>
          <w:del w:author="toantk" w:date="2022-07-27T10:47:00Z" w:id="2586"/>
        </w:trPr>
        <w:tc>
          <w:tcPr>
            <w:tcW w:w="1885" w:type="dxa"/>
          </w:tcPr>
          <w:p w:rsidR="00BA385B" w:rsidDel="003B3778" w:rsidP="00E5021C" w:rsidRDefault="00BA385B" w14:paraId="5A29429C" w14:textId="191C1104">
            <w:pPr>
              <w:rPr>
                <w:del w:author="toantk" w:date="2022-07-27T10:47:00Z" w:id="2587"/>
              </w:rPr>
            </w:pPr>
            <w:del w:author="toantk" w:date="2022-07-27T10:47:00Z" w:id="2588">
              <w:r w:rsidDel="003B3778">
                <w:delText>Post-condition</w:delText>
              </w:r>
            </w:del>
          </w:p>
        </w:tc>
        <w:tc>
          <w:tcPr>
            <w:tcW w:w="7340" w:type="dxa"/>
          </w:tcPr>
          <w:p w:rsidR="00BA385B" w:rsidDel="003B3778" w:rsidP="00E5021C" w:rsidRDefault="00BA385B" w14:paraId="7BED4BE3" w14:textId="16ECAB35">
            <w:pPr>
              <w:rPr>
                <w:del w:author="toantk" w:date="2022-07-27T10:47:00Z" w:id="2589"/>
              </w:rPr>
            </w:pPr>
            <w:del w:author="toantk" w:date="2022-07-27T10:47:00Z" w:id="2590">
              <w:r w:rsidDel="003B3778">
                <w:delText>Thiết bị phản hồi đầy đủ các thông tin mã lỗi</w:delText>
              </w:r>
              <w:r w:rsidDel="003B3778" w:rsidR="0017125D">
                <w:delText>.</w:delText>
              </w:r>
            </w:del>
          </w:p>
        </w:tc>
      </w:tr>
    </w:tbl>
    <w:p w:rsidR="0046426E" w:rsidDel="003B3778" w:rsidP="0046426E" w:rsidRDefault="0046426E" w14:paraId="65658CC4" w14:textId="4FEF5BAB">
      <w:pPr>
        <w:rPr>
          <w:del w:author="toantk" w:date="2022-07-27T10:47:00Z" w:id="2591"/>
        </w:rPr>
      </w:pPr>
    </w:p>
    <w:p w:rsidR="00303280" w:rsidDel="003B3778" w:rsidP="0046426E" w:rsidRDefault="00303280" w14:paraId="03D6192B" w14:textId="2A8F5F19">
      <w:pPr>
        <w:rPr>
          <w:del w:author="toantk" w:date="2022-07-27T10:47:00Z" w:id="2592"/>
          <w:b/>
          <w:bCs/>
        </w:rPr>
      </w:pPr>
      <w:del w:author="toantk" w:date="2022-07-27T10:47:00Z" w:id="2593">
        <w:r w:rsidDel="003B3778">
          <w:rPr>
            <w:b/>
            <w:bCs/>
          </w:rPr>
          <w:delText xml:space="preserve">Cấu trúc dữ liệu </w:delText>
        </w:r>
      </w:del>
      <w:ins w:author="Tran Khanh Toan" w:date="2022-07-04T09:52:00Z" w:id="2594">
        <w:del w:author="toantk" w:date="2022-07-27T10:47:00Z" w:id="2595">
          <w:r w:rsidDel="003B3778" w:rsidR="006F3D29">
            <w:rPr>
              <w:b/>
              <w:bCs/>
            </w:rPr>
            <w:delText xml:space="preserve">Cấu trúc payload </w:delText>
          </w:r>
        </w:del>
      </w:ins>
      <w:del w:author="toantk" w:date="2022-07-27T10:47:00Z" w:id="2596">
        <w:r w:rsidDel="003B3778">
          <w:rPr>
            <w:b/>
            <w:bCs/>
          </w:rPr>
          <w:delText>của bản tin:</w:delText>
        </w:r>
      </w:del>
    </w:p>
    <w:p w:rsidRPr="00303280" w:rsidR="00303280" w:rsidDel="003B3778" w:rsidP="00303280" w:rsidRDefault="00303280" w14:paraId="4790318E" w14:textId="59401793">
      <w:pPr>
        <w:pStyle w:val="ListParagraph"/>
        <w:numPr>
          <w:ilvl w:val="0"/>
          <w:numId w:val="9"/>
        </w:numPr>
        <w:rPr>
          <w:del w:author="toantk" w:date="2022-07-27T10:47:00Z" w:id="2597"/>
        </w:rPr>
      </w:pPr>
      <w:del w:author="toantk" w:date="2022-07-27T10:47:00Z" w:id="2598">
        <w:r w:rsidRPr="00303280" w:rsidDel="003B3778">
          <w:delText>Reject request:</w:delText>
        </w:r>
      </w:del>
    </w:p>
    <w:p w:rsidR="00A13BC4" w:rsidDel="003B3778" w:rsidP="00A13BC4" w:rsidRDefault="00A13BC4" w14:paraId="01C9F180" w14:textId="0AD545E9">
      <w:pPr>
        <w:pStyle w:val="FirstLevelBullet"/>
        <w:numPr>
          <w:ilvl w:val="0"/>
          <w:numId w:val="0"/>
        </w:numPr>
        <w:ind w:left="720"/>
        <w:rPr>
          <w:del w:author="toantk" w:date="2022-07-27T10:47:00Z" w:id="2599"/>
        </w:rPr>
      </w:pPr>
      <w:del w:author="toantk" w:date="2022-07-27T10:47:00Z" w:id="2600">
        <w:r w:rsidDel="003B3778">
          <w:delText>{</w:delText>
        </w:r>
      </w:del>
    </w:p>
    <w:p w:rsidR="00A13BC4" w:rsidDel="003B3778" w:rsidP="00A13BC4" w:rsidRDefault="00A13BC4" w14:paraId="3B4277F8" w14:textId="5BF642F7">
      <w:pPr>
        <w:pStyle w:val="FirstLevelBullet"/>
        <w:numPr>
          <w:ilvl w:val="0"/>
          <w:numId w:val="0"/>
        </w:numPr>
        <w:ind w:left="720"/>
        <w:rPr>
          <w:del w:author="toantk" w:date="2022-07-27T10:47:00Z" w:id="2601"/>
        </w:rPr>
      </w:pPr>
      <w:del w:author="toantk" w:date="2022-07-27T10:47:00Z" w:id="2602">
        <w:r w:rsidDel="003B3778">
          <w:delText xml:space="preserve">"status": </w:delText>
        </w:r>
        <w:r w:rsidDel="003B3778" w:rsidR="00303280">
          <w:delText>4</w:delText>
        </w:r>
        <w:r w:rsidDel="003B3778">
          <w:delText>,</w:delText>
        </w:r>
      </w:del>
    </w:p>
    <w:p w:rsidR="00A13BC4" w:rsidDel="003B3778" w:rsidP="00A13BC4" w:rsidRDefault="00A13BC4" w14:paraId="00012EFB" w14:textId="69F89AB4">
      <w:pPr>
        <w:pStyle w:val="FirstLevelBullet"/>
        <w:numPr>
          <w:ilvl w:val="0"/>
          <w:numId w:val="0"/>
        </w:numPr>
        <w:ind w:left="720"/>
        <w:rPr>
          <w:del w:author="toantk" w:date="2022-07-27T10:47:00Z" w:id="2603"/>
        </w:rPr>
      </w:pPr>
      <w:del w:author="toantk" w:date="2022-07-27T10:47:00Z" w:id="2604">
        <w:r w:rsidDel="003B3778">
          <w:delText>"message": “</w:delText>
        </w:r>
        <w:r w:rsidDel="003B3778" w:rsidR="00303280">
          <w:delText xml:space="preserve">Request does not </w:delText>
        </w:r>
        <w:r w:rsidDel="003B3778" w:rsidR="00616F29">
          <w:delText>allow</w:delText>
        </w:r>
        <w:r w:rsidDel="003B3778" w:rsidR="00303280">
          <w:delText xml:space="preserve"> at this session.</w:delText>
        </w:r>
        <w:r w:rsidDel="003B3778">
          <w:delText>”,</w:delText>
        </w:r>
      </w:del>
    </w:p>
    <w:p w:rsidR="00C31681" w:rsidDel="003B3778" w:rsidP="00A13BC4" w:rsidRDefault="00C31681" w14:paraId="04E0D466" w14:textId="0153DB43">
      <w:pPr>
        <w:pStyle w:val="FirstLevelBullet"/>
        <w:numPr>
          <w:ilvl w:val="0"/>
          <w:numId w:val="0"/>
        </w:numPr>
        <w:ind w:left="720"/>
        <w:rPr>
          <w:del w:author="toantk" w:date="2022-07-27T10:47:00Z" w:id="2605"/>
        </w:rPr>
      </w:pPr>
      <w:del w:author="toantk" w:date="2022-07-27T10:47:00Z" w:id="2606">
        <w:r w:rsidDel="003B3778">
          <w:delText>“requestId” : “&lt;requestId&gt;”,</w:delText>
        </w:r>
      </w:del>
    </w:p>
    <w:p w:rsidR="00A13BC4" w:rsidDel="003B3778" w:rsidP="00A13BC4" w:rsidRDefault="00A13BC4" w14:paraId="4873FB0C" w14:textId="090F5416">
      <w:pPr>
        <w:pStyle w:val="FirstLevelBullet"/>
        <w:numPr>
          <w:ilvl w:val="0"/>
          <w:numId w:val="0"/>
        </w:numPr>
        <w:ind w:left="720"/>
        <w:rPr>
          <w:del w:author="toantk" w:date="2022-07-27T10:47:00Z" w:id="2607"/>
        </w:rPr>
      </w:pPr>
      <w:del w:author="toantk" w:date="2022-07-27T10:47:00Z" w:id="2608">
        <w:r w:rsidDel="003B3778">
          <w:delText>"data": {</w:delText>
        </w:r>
      </w:del>
    </w:p>
    <w:p w:rsidR="00A13BC4" w:rsidDel="003B3778" w:rsidP="00A13BC4" w:rsidRDefault="00A13BC4" w14:paraId="2472C71E" w14:textId="2C19930E">
      <w:pPr>
        <w:pStyle w:val="FirstLevelBullet"/>
        <w:numPr>
          <w:ilvl w:val="0"/>
          <w:numId w:val="0"/>
        </w:numPr>
        <w:ind w:left="720"/>
        <w:rPr>
          <w:del w:author="toantk" w:date="2022-07-27T10:47:00Z" w:id="2609"/>
        </w:rPr>
      </w:pPr>
      <w:del w:author="toantk" w:date="2022-07-27T10:47:00Z" w:id="2610">
        <w:r w:rsidDel="003B3778">
          <w:delText>}</w:delText>
        </w:r>
      </w:del>
    </w:p>
    <w:p w:rsidRPr="0046426E" w:rsidR="00303280" w:rsidDel="003B3778" w:rsidP="00303280" w:rsidRDefault="00A13BC4" w14:paraId="624D7D5F" w14:textId="5563A37F">
      <w:pPr>
        <w:pStyle w:val="FirstLevelBullet"/>
        <w:numPr>
          <w:ilvl w:val="0"/>
          <w:numId w:val="0"/>
        </w:numPr>
        <w:ind w:left="720"/>
        <w:rPr>
          <w:del w:author="toantk" w:date="2022-07-27T10:47:00Z" w:id="2611"/>
        </w:rPr>
      </w:pPr>
      <w:del w:author="toantk" w:date="2022-07-27T10:47:00Z" w:id="2612">
        <w:r w:rsidDel="003B3778">
          <w:delText>}</w:delText>
        </w:r>
      </w:del>
    </w:p>
    <w:p w:rsidR="00DB77D1" w:rsidDel="003B3778" w:rsidP="00DB77D1" w:rsidRDefault="00DB77D1" w14:paraId="51CF9D8C" w14:textId="473BF133">
      <w:pPr>
        <w:pStyle w:val="Heading3"/>
        <w:rPr>
          <w:del w:author="toantk" w:date="2022-07-27T10:47:00Z" w:id="2613"/>
        </w:rPr>
      </w:pPr>
      <w:bookmarkStart w:name="_Toc111217584" w:id="2614"/>
      <w:del w:author="toantk" w:date="2022-07-27T10:47:00Z" w:id="2615">
        <w:r w:rsidDel="003B3778">
          <w:delText xml:space="preserve">Usecase – </w:delText>
        </w:r>
        <w:r w:rsidDel="003B3778" w:rsidR="0072075E">
          <w:delText>Thay đổi mật khẩu tại lần đầu đăng nhập</w:delText>
        </w:r>
        <w:bookmarkEnd w:id="2614"/>
      </w:del>
    </w:p>
    <w:tbl>
      <w:tblPr>
        <w:tblStyle w:val="TableGrid"/>
        <w:tblW w:w="0" w:type="auto"/>
        <w:tblLook w:val="04A0" w:firstRow="1" w:lastRow="0" w:firstColumn="1" w:lastColumn="0" w:noHBand="0" w:noVBand="1"/>
      </w:tblPr>
      <w:tblGrid>
        <w:gridCol w:w="1885"/>
        <w:gridCol w:w="7340"/>
      </w:tblGrid>
      <w:tr w:rsidR="0072075E" w:rsidDel="003B3778" w:rsidTr="2ADD6C4A" w14:paraId="6B094A12" w14:textId="5A7D48B3">
        <w:trPr>
          <w:del w:author="toantk" w:date="2022-07-27T10:47:00Z" w:id="1827552943"/>
        </w:trPr>
        <w:tc>
          <w:tcPr>
            <w:tcW w:w="1885" w:type="dxa"/>
            <w:tcMar/>
          </w:tcPr>
          <w:p w:rsidR="0072075E" w:rsidDel="003B3778" w:rsidP="00E5021C" w:rsidRDefault="0072075E" w14:paraId="24DBDD40" w14:textId="09116474">
            <w:pPr>
              <w:rPr>
                <w:del w:author="toantk" w:date="2022-07-27T10:47:00Z" w:id="2617"/>
              </w:rPr>
            </w:pPr>
            <w:del w:author="toantk" w:date="2022-07-27T10:47:00Z" w:id="2618">
              <w:r w:rsidDel="003B3778">
                <w:delText>ID</w:delText>
              </w:r>
            </w:del>
          </w:p>
        </w:tc>
        <w:tc>
          <w:tcPr>
            <w:tcW w:w="7340" w:type="dxa"/>
            <w:tcMar/>
          </w:tcPr>
          <w:p w:rsidR="0072075E" w:rsidDel="003B3778" w:rsidP="00E5021C" w:rsidRDefault="0072075E" w14:paraId="21C3AE7A" w14:textId="5DD1F3A7">
            <w:pPr>
              <w:rPr>
                <w:del w:author="toantk" w:date="2022-07-27T10:47:00Z" w:id="2619"/>
              </w:rPr>
            </w:pPr>
            <w:del w:author="toantk" w:date="2022-07-27T10:47:00Z" w:id="2620">
              <w:r w:rsidDel="003B3778">
                <w:delText>UC-</w:delText>
              </w:r>
              <w:r w:rsidDel="003B3778" w:rsidR="008A0444">
                <w:delText>6</w:delText>
              </w:r>
            </w:del>
          </w:p>
        </w:tc>
      </w:tr>
      <w:tr w:rsidR="0072075E" w:rsidDel="003B3778" w:rsidTr="2ADD6C4A" w14:paraId="6401D605" w14:textId="2E37B53A">
        <w:trPr>
          <w:del w:author="toantk" w:date="2022-07-27T10:47:00Z" w:id="679316030"/>
        </w:trPr>
        <w:tc>
          <w:tcPr>
            <w:tcW w:w="1885" w:type="dxa"/>
            <w:tcMar/>
          </w:tcPr>
          <w:p w:rsidR="0072075E" w:rsidDel="003B3778" w:rsidP="00E5021C" w:rsidRDefault="0072075E" w14:paraId="5E6B86E1" w14:textId="135AECFF">
            <w:pPr>
              <w:rPr>
                <w:del w:author="toantk" w:date="2022-07-27T10:47:00Z" w:id="2622"/>
              </w:rPr>
            </w:pPr>
            <w:del w:author="toantk" w:date="2022-07-27T10:47:00Z" w:id="2623">
              <w:r w:rsidDel="003B3778">
                <w:delText>Name</w:delText>
              </w:r>
            </w:del>
          </w:p>
        </w:tc>
        <w:tc>
          <w:tcPr>
            <w:tcW w:w="7340" w:type="dxa"/>
            <w:tcMar/>
          </w:tcPr>
          <w:p w:rsidR="0072075E" w:rsidDel="003B3778" w:rsidP="00E5021C" w:rsidRDefault="0072075E" w14:paraId="5E2246C5" w14:textId="7380C5F8">
            <w:pPr>
              <w:rPr>
                <w:del w:author="toantk" w:date="2022-07-27T10:47:00Z" w:id="2624"/>
              </w:rPr>
            </w:pPr>
            <w:del w:author="toantk" w:date="2022-07-27T10:47:00Z" w:id="2625">
              <w:r w:rsidDel="003B3778">
                <w:delText>Thay đổi mật khẩu tại lần đầu đăng nhập</w:delText>
              </w:r>
            </w:del>
          </w:p>
        </w:tc>
      </w:tr>
      <w:tr w:rsidR="0072075E" w:rsidDel="003B3778" w:rsidTr="2ADD6C4A" w14:paraId="4BB16176" w14:textId="306B7D9A">
        <w:trPr>
          <w:del w:author="toantk" w:date="2022-07-27T10:47:00Z" w:id="1947885204"/>
        </w:trPr>
        <w:tc>
          <w:tcPr>
            <w:tcW w:w="1885" w:type="dxa"/>
            <w:tcMar/>
          </w:tcPr>
          <w:p w:rsidR="0072075E" w:rsidDel="003B3778" w:rsidP="00E5021C" w:rsidRDefault="0072075E" w14:paraId="357C7195" w14:textId="2A304EE8">
            <w:pPr>
              <w:rPr>
                <w:del w:author="toantk" w:date="2022-07-27T10:47:00Z" w:id="2627"/>
              </w:rPr>
            </w:pPr>
            <w:del w:author="toantk" w:date="2022-07-27T10:47:00Z" w:id="2628">
              <w:r w:rsidDel="003B3778">
                <w:delText>Description</w:delText>
              </w:r>
            </w:del>
          </w:p>
        </w:tc>
        <w:tc>
          <w:tcPr>
            <w:tcW w:w="7340" w:type="dxa"/>
            <w:tcMar/>
          </w:tcPr>
          <w:p w:rsidR="0072075E" w:rsidDel="003B3778" w:rsidP="00E5021C" w:rsidRDefault="0072075E" w14:paraId="021E2CF6" w14:textId="37465385">
            <w:pPr>
              <w:pStyle w:val="FirstLevelBullet"/>
              <w:rPr>
                <w:del w:author="toantk" w:date="2022-07-27T10:47:00Z" w:id="2629"/>
              </w:rPr>
            </w:pPr>
            <w:del w:author="toantk" w:date="2022-07-27T10:47:00Z" w:id="2630">
              <w:r w:rsidDel="003B3778">
                <w:delText xml:space="preserve">Sau khi đã thực hiện đăng nhập lần đầu với tài khoản mặc định </w:delText>
              </w:r>
              <w:r w:rsidDel="003B3778" w:rsidR="00565117">
                <w:delText>và nhận được phản hồi yêu cầu thay đổi Password lần đầu. OneLink</w:delText>
              </w:r>
            </w:del>
            <w:ins w:author="Tran Khanh Toan" w:date="2022-07-01T15:35:00Z" w:id="2631">
              <w:del w:author="toantk" w:date="2022-07-27T10:47:00Z" w:id="2632">
                <w:r w:rsidDel="003B3778" w:rsidR="007A6979">
                  <w:delText>Mobile App</w:delText>
                </w:r>
              </w:del>
            </w:ins>
            <w:del w:author="toantk" w:date="2022-07-27T10:47:00Z" w:id="2633">
              <w:r w:rsidDel="003B3778" w:rsidR="00565117">
                <w:delText xml:space="preserve"> </w:delText>
              </w:r>
              <w:r w:rsidDel="003B3778" w:rsidR="005D49E5">
                <w:delText>yêu cầu người quản trị nhập mật khẩu mạnh mới.</w:delText>
              </w:r>
            </w:del>
          </w:p>
          <w:p w:rsidR="0072075E" w:rsidDel="003B3778" w:rsidP="00E5021C" w:rsidRDefault="005D49E5" w14:paraId="5AAF85F3" w14:textId="68380F4D">
            <w:pPr>
              <w:pStyle w:val="FirstLevelBullet"/>
              <w:rPr>
                <w:ins w:author="Tran Khanh Toan" w:date="2022-07-01T14:21:00Z" w:id="2634"/>
                <w:del w:author="toantk" w:date="2022-07-27T10:47:00Z" w:id="2635"/>
              </w:rPr>
            </w:pPr>
            <w:del w:author="toantk" w:date="2022-07-27T10:47:00Z" w:id="2636">
              <w:r w:rsidDel="003B3778">
                <w:delText xml:space="preserve">Mật khẩu mới yêu cầu </w:delText>
              </w:r>
              <w:r w:rsidDel="003B3778" w:rsidR="005D154F">
                <w:delText>có 8 đến 32 ký tự. Bao gồm ít nhất 01 ký tự số, 01 ký tự viết hoa(A,B,…), 01 ký tự viết thường(a,b,…) và 01 ký tự đặc biệt(*,@,#,…)</w:delText>
              </w:r>
              <w:r w:rsidDel="003B3778" w:rsidR="00A85A87">
                <w:delText>. Ví dụ: Abc@13579</w:delText>
              </w:r>
            </w:del>
          </w:p>
          <w:p w:rsidR="00A7234C" w:rsidDel="003B3778" w:rsidRDefault="00A7234C" w14:paraId="762DB4FE" w14:textId="45749587">
            <w:pPr>
              <w:pStyle w:val="FirstLevelBullet"/>
              <w:rPr>
                <w:del w:author="toantk" w:date="2022-07-27T10:47:00Z" w:id="1969382597"/>
              </w:rPr>
            </w:pPr>
            <w:del w:author="toantk" w:date="2022-07-27T10:47:00Z" w:id="1938262022">
              <w:r w:rsidDel="22F7B841">
                <w:delText xml:space="preserve">Mobile App thực hiện request với định dạng </w:delText>
              </w:r>
              <w:r>
                <w:fldChar w:fldCharType="begin"/>
              </w:r>
              <w:r>
                <w:delInstrText xml:space="preserve"> HYPERLINK "https://&lt;ip&gt;:&lt;port&gt;/onelinkagent" </w:delInstrText>
              </w:r>
              <w:r>
                <w:fldChar w:fldCharType="separate"/>
              </w:r>
              <w:r w:rsidRPr="2ADD6C4A" w:rsidDel="22F7B841">
                <w:rPr>
                  <w:rStyle w:val="Hyperlink"/>
                </w:rPr>
                <w:delText>https://&lt;ip&gt;:&lt;port&gt;/onelinkagent</w:delText>
              </w:r>
              <w:r>
                <w:fldChar w:fldCharType="end"/>
              </w:r>
              <w:r w:rsidDel="22F7B841">
                <w:delText xml:space="preserve"> với cookies đi kèm request được quy định trong mục 7.2.1</w:delText>
              </w:r>
            </w:del>
          </w:p>
          <w:p w:rsidR="005D154F" w:rsidDel="003B3778" w:rsidP="00E5021C" w:rsidRDefault="005D154F" w14:paraId="1AB2980B" w14:textId="2499441F">
            <w:pPr>
              <w:pStyle w:val="FirstLevelBullet"/>
              <w:rPr>
                <w:del w:author="toantk" w:date="2022-07-27T10:47:00Z" w:id="2639"/>
              </w:rPr>
            </w:pPr>
            <w:del w:author="toantk" w:date="2022-07-27T10:47:00Z" w:id="2640">
              <w:r w:rsidDel="003B3778">
                <w:delText>Thiết bị nhận được yêu cầu thay đổi mật khẩu mới, và phản hồi lại thông tin thành công hay thất bại.</w:delText>
              </w:r>
            </w:del>
          </w:p>
          <w:p w:rsidR="00F00158" w:rsidDel="003B3778" w:rsidP="00E5021C" w:rsidRDefault="00F00158" w14:paraId="507FA387" w14:textId="6660F387">
            <w:pPr>
              <w:pStyle w:val="FirstLevelBullet"/>
              <w:rPr>
                <w:del w:author="toantk" w:date="2022-07-27T10:47:00Z" w:id="2641"/>
              </w:rPr>
            </w:pPr>
            <w:del w:author="toantk" w:date="2022-07-27T10:47:00Z" w:id="2642">
              <w:r w:rsidDel="003B3778">
                <w:delText>Trường hợp thiết bị đổi mật khẩu mới thành công và phản hồi lại OneLink</w:delText>
              </w:r>
            </w:del>
            <w:ins w:author="Tran Khanh Toan" w:date="2022-07-01T15:35:00Z" w:id="2643">
              <w:del w:author="toantk" w:date="2022-07-27T10:47:00Z" w:id="2644">
                <w:r w:rsidDel="003B3778" w:rsidR="007A6979">
                  <w:delText>Mobile App</w:delText>
                </w:r>
              </w:del>
            </w:ins>
            <w:del w:author="toantk" w:date="2022-07-27T10:47:00Z" w:id="2645">
              <w:r w:rsidDel="003B3778">
                <w:delText>, thiết bị sẽ ngắt phiên truy cập hiện tại. OneLink</w:delText>
              </w:r>
            </w:del>
            <w:ins w:author="Tran Khanh Toan" w:date="2022-07-01T15:35:00Z" w:id="2646">
              <w:del w:author="toantk" w:date="2022-07-27T10:47:00Z" w:id="2647">
                <w:r w:rsidDel="003B3778" w:rsidR="007A6979">
                  <w:delText>Mobile App</w:delText>
                </w:r>
              </w:del>
            </w:ins>
            <w:del w:author="toantk" w:date="2022-07-27T10:47:00Z" w:id="2648">
              <w:r w:rsidDel="003B3778">
                <w:delText xml:space="preserve"> sẽ phải đăng nhập với mật khẩu mới. </w:delText>
              </w:r>
            </w:del>
          </w:p>
        </w:tc>
      </w:tr>
      <w:tr w:rsidR="0072075E" w:rsidDel="003B3778" w:rsidTr="2ADD6C4A" w14:paraId="2D0C817D" w14:textId="47799242">
        <w:trPr>
          <w:del w:author="toantk" w:date="2022-07-27T10:47:00Z" w:id="1997762646"/>
        </w:trPr>
        <w:tc>
          <w:tcPr>
            <w:tcW w:w="1885" w:type="dxa"/>
            <w:tcMar/>
          </w:tcPr>
          <w:p w:rsidR="0072075E" w:rsidDel="003B3778" w:rsidP="00E5021C" w:rsidRDefault="0072075E" w14:paraId="6EF4C986" w14:textId="26BE4494">
            <w:pPr>
              <w:rPr>
                <w:del w:author="toantk" w:date="2022-07-27T10:47:00Z" w:id="2650"/>
              </w:rPr>
            </w:pPr>
            <w:del w:author="toantk" w:date="2022-07-27T10:47:00Z" w:id="2651">
              <w:r w:rsidDel="003B3778">
                <w:lastRenderedPageBreak/>
                <w:delText>Actor</w:delText>
              </w:r>
            </w:del>
          </w:p>
        </w:tc>
        <w:tc>
          <w:tcPr>
            <w:tcW w:w="7340" w:type="dxa"/>
            <w:tcMar/>
          </w:tcPr>
          <w:p w:rsidR="0072075E" w:rsidDel="003B3778" w:rsidP="00E5021C" w:rsidRDefault="0072075E" w14:paraId="3FE41BD5" w14:textId="6C59AE1D">
            <w:pPr>
              <w:rPr>
                <w:del w:author="toantk" w:date="2022-07-27T10:47:00Z" w:id="2652"/>
              </w:rPr>
            </w:pPr>
            <w:del w:author="toantk" w:date="2022-07-27T10:47:00Z" w:id="2653">
              <w:r w:rsidDel="003B3778">
                <w:delText>Admin</w:delText>
              </w:r>
            </w:del>
          </w:p>
        </w:tc>
      </w:tr>
      <w:tr w:rsidR="0072075E" w:rsidDel="003B3778" w:rsidTr="2ADD6C4A" w14:paraId="1CD98E01" w14:textId="0F400CC0">
        <w:trPr>
          <w:del w:author="toantk" w:date="2022-07-27T10:47:00Z" w:id="1838830408"/>
        </w:trPr>
        <w:tc>
          <w:tcPr>
            <w:tcW w:w="1885" w:type="dxa"/>
            <w:tcMar/>
          </w:tcPr>
          <w:p w:rsidR="0072075E" w:rsidDel="003B3778" w:rsidP="00E5021C" w:rsidRDefault="0072075E" w14:paraId="53D05A59" w14:textId="1DECD468">
            <w:pPr>
              <w:rPr>
                <w:del w:author="toantk" w:date="2022-07-27T10:47:00Z" w:id="2655"/>
              </w:rPr>
            </w:pPr>
            <w:del w:author="toantk" w:date="2022-07-27T10:47:00Z" w:id="2656">
              <w:r w:rsidDel="003B3778">
                <w:delText>Pre-condition</w:delText>
              </w:r>
            </w:del>
          </w:p>
        </w:tc>
        <w:tc>
          <w:tcPr>
            <w:tcW w:w="7340" w:type="dxa"/>
            <w:tcMar/>
          </w:tcPr>
          <w:p w:rsidR="0072075E" w:rsidDel="003B3778" w:rsidP="00E5021C" w:rsidRDefault="00AA2A5F" w14:paraId="7B26DC2C" w14:textId="2C673A9B">
            <w:pPr>
              <w:rPr>
                <w:del w:author="toantk" w:date="2022-07-27T10:47:00Z" w:id="2657"/>
              </w:rPr>
            </w:pPr>
            <w:del w:author="toantk" w:date="2022-07-27T10:47:00Z" w:id="2658">
              <w:r w:rsidDel="003B3778">
                <w:delText>Thiết bị đã đăng nhập thành công với mật khẩu mặc định.</w:delText>
              </w:r>
            </w:del>
          </w:p>
        </w:tc>
      </w:tr>
      <w:tr w:rsidR="0072075E" w:rsidDel="003B3778" w:rsidTr="2ADD6C4A" w14:paraId="15DC2EE2" w14:textId="7129C010">
        <w:trPr>
          <w:del w:author="toantk" w:date="2022-07-27T10:47:00Z" w:id="904447946"/>
        </w:trPr>
        <w:tc>
          <w:tcPr>
            <w:tcW w:w="1885" w:type="dxa"/>
            <w:tcMar/>
          </w:tcPr>
          <w:p w:rsidR="0072075E" w:rsidDel="003B3778" w:rsidP="00E5021C" w:rsidRDefault="0072075E" w14:paraId="61298651" w14:textId="2735DD52">
            <w:pPr>
              <w:rPr>
                <w:del w:author="toantk" w:date="2022-07-27T10:47:00Z" w:id="2660"/>
              </w:rPr>
            </w:pPr>
            <w:del w:author="toantk" w:date="2022-07-27T10:47:00Z" w:id="2661">
              <w:r w:rsidDel="003B3778">
                <w:delText>Post-condition</w:delText>
              </w:r>
            </w:del>
          </w:p>
        </w:tc>
        <w:tc>
          <w:tcPr>
            <w:tcW w:w="7340" w:type="dxa"/>
            <w:tcMar/>
          </w:tcPr>
          <w:p w:rsidR="0072075E" w:rsidDel="003B3778" w:rsidP="00E5021C" w:rsidRDefault="0072075E" w14:paraId="1112B5FC" w14:textId="3FC484DC">
            <w:pPr>
              <w:rPr>
                <w:del w:author="toantk" w:date="2022-07-27T10:47:00Z" w:id="2662"/>
              </w:rPr>
            </w:pPr>
            <w:del w:author="toantk" w:date="2022-07-27T10:47:00Z" w:id="2663">
              <w:r w:rsidDel="003B3778">
                <w:delText xml:space="preserve">Thiết bị phản hồi đầy đủ các thông tin </w:delText>
              </w:r>
              <w:r w:rsidDel="003B3778" w:rsidR="00CF5224">
                <w:delText>mã lỗi thành công hay thất bại cho OneLink</w:delText>
              </w:r>
            </w:del>
            <w:ins w:author="Tran Khanh Toan" w:date="2022-07-01T15:35:00Z" w:id="2664">
              <w:del w:author="toantk" w:date="2022-07-27T10:47:00Z" w:id="2665">
                <w:r w:rsidDel="003B3778" w:rsidR="007A6979">
                  <w:delText>Mobile App</w:delText>
                </w:r>
              </w:del>
            </w:ins>
            <w:del w:author="toantk" w:date="2022-07-27T10:47:00Z" w:id="2666">
              <w:r w:rsidDel="003B3778" w:rsidR="00CF5224">
                <w:delText>.</w:delText>
              </w:r>
            </w:del>
          </w:p>
        </w:tc>
      </w:tr>
    </w:tbl>
    <w:p w:rsidR="00DB77D1" w:rsidDel="005641B5" w:rsidP="2ADD6C4A" w:rsidRDefault="00DB77D1" w14:paraId="3AFF5FA1" w14:textId="167CB569">
      <w:pPr>
        <w:pStyle w:val="FirstLevelBullet"/>
        <w:numPr>
          <w:numId w:val="0"/>
        </w:numPr>
        <w:ind w:left="720" w:hanging="360"/>
        <w:rPr>
          <w:del w:author="toantk" w:date="2022-07-27T10:47:00Z" w:id="2667"/>
        </w:rPr>
        <w:pPrChange w:author="toantk" w:date="2022-07-27T10:47:00Z" w:id="2668">
          <w:pPr>
            <w:pStyle w:val="FirstLevelBullet"/>
            <w:numPr>
              <w:numId w:val="0"/>
            </w:numPr>
            <w:ind w:left="1440" w:firstLine="0"/>
          </w:pPr>
        </w:pPrChange>
      </w:pPr>
    </w:p>
    <w:p w:rsidR="00A85A87" w:rsidDel="003B3778" w:rsidRDefault="00A85A87" w14:paraId="720480EC" w14:textId="18AD1BA3">
      <w:pPr>
        <w:ind w:left="360"/>
        <w:rPr>
          <w:del w:author="toantk" w:date="2022-07-27T10:47:00Z" w:id="2669"/>
          <w:b/>
          <w:bCs/>
        </w:rPr>
        <w:pPrChange w:author="toantk" w:date="2022-07-28T14:09:00Z" w:id="2670">
          <w:pPr/>
        </w:pPrChange>
      </w:pPr>
      <w:del w:author="toantk" w:date="2022-07-27T10:47:00Z" w:id="2671">
        <w:r w:rsidDel="003B3778">
          <w:rPr>
            <w:b/>
            <w:bCs/>
          </w:rPr>
          <w:delText xml:space="preserve">Cấu trúc dữ liệu </w:delText>
        </w:r>
      </w:del>
      <w:ins w:author="Tran Khanh Toan" w:date="2022-07-04T09:52:00Z" w:id="2672">
        <w:del w:author="toantk" w:date="2022-07-27T10:47:00Z" w:id="2673">
          <w:r w:rsidDel="003B3778" w:rsidR="006F3D29">
            <w:rPr>
              <w:b/>
              <w:bCs/>
            </w:rPr>
            <w:delText xml:space="preserve">Cấu trúc payload </w:delText>
          </w:r>
        </w:del>
      </w:ins>
      <w:del w:author="toantk" w:date="2022-07-27T10:47:00Z" w:id="2674">
        <w:r w:rsidDel="003B3778">
          <w:rPr>
            <w:b/>
            <w:bCs/>
          </w:rPr>
          <w:delText>của bản tin:</w:delText>
        </w:r>
      </w:del>
    </w:p>
    <w:p w:rsidR="00A85A87" w:rsidDel="003B3778" w:rsidRDefault="00D24DA9" w14:paraId="31D2CAFB" w14:textId="4EFD6B4A">
      <w:pPr>
        <w:pStyle w:val="FirstLevelBullet"/>
        <w:numPr>
          <w:ilvl w:val="0"/>
          <w:numId w:val="9"/>
        </w:numPr>
        <w:ind w:left="360" w:firstLine="0"/>
        <w:rPr>
          <w:del w:author="toantk" w:date="2022-07-27T10:47:00Z" w:id="2675"/>
        </w:rPr>
        <w:pPrChange w:author="toantk" w:date="2022-07-28T14:09:00Z" w:id="2676">
          <w:pPr>
            <w:pStyle w:val="FirstLevelBullet"/>
            <w:numPr>
              <w:numId w:val="9"/>
            </w:numPr>
          </w:pPr>
        </w:pPrChange>
      </w:pPr>
      <w:del w:author="toantk" w:date="2022-07-27T10:47:00Z" w:id="2677">
        <w:r w:rsidDel="003B3778">
          <w:delText>Set Account</w:delText>
        </w:r>
        <w:r w:rsidDel="003B3778" w:rsidR="00A85A87">
          <w:delText xml:space="preserve"> Request:</w:delText>
        </w:r>
      </w:del>
    </w:p>
    <w:p w:rsidR="00A85A87" w:rsidDel="003B3778" w:rsidP="2ADD6C4A" w:rsidRDefault="00A85A87" w14:paraId="7EC1D2BA" w14:textId="352C767C">
      <w:pPr>
        <w:pStyle w:val="FirstLevelBullet"/>
        <w:numPr>
          <w:numId w:val="0"/>
        </w:numPr>
        <w:ind w:left="360"/>
        <w:rPr>
          <w:del w:author="toantk" w:date="2022-07-27T10:47:00Z" w:id="2678"/>
        </w:rPr>
        <w:pPrChange w:author="toantk" w:date="2022-07-28T14:09:00Z" w:id="2679">
          <w:pPr>
            <w:pStyle w:val="FirstLevelBullet"/>
            <w:numPr>
              <w:numId w:val="0"/>
            </w:numPr>
            <w:ind w:left="0" w:firstLine="0"/>
          </w:pPr>
        </w:pPrChange>
      </w:pPr>
      <w:del w:author="toantk" w:date="2022-07-27T10:47:00Z" w:id="1797835616">
        <w:r w:rsidDel="5D4A5C68">
          <w:delText>{“action” : “</w:delText>
        </w:r>
        <w:r w:rsidDel="5D4A5C68">
          <w:delText>passwordEdit</w:delText>
        </w:r>
        <w:r w:rsidDel="5D4A5C68">
          <w:delText>” ,</w:delText>
        </w:r>
        <w:r w:rsidDel="5D4A5C68">
          <w:delText xml:space="preserve"> “username”: “&lt;value</w:delText>
        </w:r>
        <w:r w:rsidDel="5D4A5C68">
          <w:delText>username</w:delText>
        </w:r>
        <w:r w:rsidDel="5D4A5C68">
          <w:delText>&gt;”</w:delText>
        </w:r>
        <w:r w:rsidDel="5D4A5C68">
          <w:delText xml:space="preserve"> “password” : “</w:delText>
        </w:r>
        <w:r w:rsidDel="5D4A5C68">
          <w:delText>&lt;password&gt;</w:delText>
        </w:r>
        <w:r w:rsidDel="5D4A5C68">
          <w:delText>”</w:delText>
        </w:r>
        <w:r w:rsidDel="5D4A5C68">
          <w:delText>, “requestId” : “&lt;requestId&gt;”</w:delText>
        </w:r>
        <w:r w:rsidDel="5D4A5C68">
          <w:delText>}</w:delText>
        </w:r>
      </w:del>
    </w:p>
    <w:p w:rsidR="00A85A87" w:rsidDel="003B3778" w:rsidRDefault="00D24DA9" w14:paraId="6CBE17B6" w14:textId="39373D34">
      <w:pPr>
        <w:pStyle w:val="FirstLevelBullet"/>
        <w:numPr>
          <w:ilvl w:val="0"/>
          <w:numId w:val="9"/>
        </w:numPr>
        <w:ind w:left="360" w:firstLine="0"/>
        <w:rPr>
          <w:del w:author="toantk" w:date="2022-07-27T10:47:00Z" w:id="2681"/>
        </w:rPr>
        <w:pPrChange w:author="toantk" w:date="2022-07-28T14:09:00Z" w:id="2682">
          <w:pPr>
            <w:pStyle w:val="FirstLevelBullet"/>
            <w:numPr>
              <w:numId w:val="9"/>
            </w:numPr>
          </w:pPr>
        </w:pPrChange>
      </w:pPr>
      <w:del w:author="toantk" w:date="2022-07-27T10:47:00Z" w:id="2683">
        <w:r w:rsidDel="003B3778">
          <w:delText>Set Account</w:delText>
        </w:r>
        <w:r w:rsidDel="003B3778" w:rsidR="00A85A87">
          <w:delText xml:space="preserve"> Response:</w:delText>
        </w:r>
      </w:del>
    </w:p>
    <w:p w:rsidR="00501BBB" w:rsidDel="003B3778" w:rsidRDefault="00501BBB" w14:paraId="53A0A1EB" w14:textId="3806C083">
      <w:pPr>
        <w:pStyle w:val="FirstLevelBullet"/>
        <w:numPr>
          <w:ilvl w:val="1"/>
          <w:numId w:val="9"/>
        </w:numPr>
        <w:ind w:left="360" w:firstLine="0"/>
        <w:rPr>
          <w:del w:author="toantk" w:date="2022-07-27T10:47:00Z" w:id="2684"/>
        </w:rPr>
        <w:pPrChange w:author="toantk" w:date="2022-07-28T14:09:00Z" w:id="2685">
          <w:pPr>
            <w:pStyle w:val="FirstLevelBullet"/>
            <w:numPr>
              <w:ilvl w:val="1"/>
              <w:numId w:val="9"/>
            </w:numPr>
            <w:ind w:left="1440"/>
          </w:pPr>
        </w:pPrChange>
      </w:pPr>
      <w:del w:author="toantk" w:date="2022-07-27T10:47:00Z" w:id="2686">
        <w:r w:rsidDel="003B3778">
          <w:delText>Đổi Password thành công:</w:delText>
        </w:r>
      </w:del>
    </w:p>
    <w:p w:rsidR="00A85A87" w:rsidDel="003B3778" w:rsidP="2ADD6C4A" w:rsidRDefault="00A85A87" w14:paraId="54709780" w14:textId="76144325">
      <w:pPr>
        <w:pStyle w:val="FirstLevelBullet"/>
        <w:numPr>
          <w:numId w:val="0"/>
        </w:numPr>
        <w:ind w:left="360"/>
        <w:rPr>
          <w:del w:author="toantk" w:date="2022-07-27T10:47:00Z" w:id="2687"/>
        </w:rPr>
        <w:pPrChange w:author="toantk" w:date="2022-07-28T14:09:00Z" w:id="2688">
          <w:pPr>
            <w:pStyle w:val="FirstLevelBullet"/>
            <w:numPr>
              <w:numId w:val="0"/>
            </w:numPr>
            <w:ind w:left="1080" w:firstLine="0"/>
          </w:pPr>
        </w:pPrChange>
      </w:pPr>
      <w:del w:author="toantk" w:date="2022-07-27T10:47:00Z" w:id="1757272551">
        <w:r w:rsidDel="5D4A5C68">
          <w:delText>{</w:delText>
        </w:r>
      </w:del>
    </w:p>
    <w:p w:rsidR="00A85A87" w:rsidDel="003B3778" w:rsidP="2ADD6C4A" w:rsidRDefault="00A85A87" w14:paraId="7E70EF40" w14:textId="0260CF51">
      <w:pPr>
        <w:pStyle w:val="FirstLevelBullet"/>
        <w:numPr>
          <w:numId w:val="0"/>
        </w:numPr>
        <w:ind w:left="360"/>
        <w:rPr>
          <w:del w:author="toantk" w:date="2022-07-27T10:47:00Z" w:id="2690"/>
        </w:rPr>
        <w:pPrChange w:author="toantk" w:date="2022-07-28T14:09:00Z" w:id="2691">
          <w:pPr>
            <w:pStyle w:val="FirstLevelBullet"/>
            <w:numPr>
              <w:numId w:val="0"/>
            </w:numPr>
            <w:ind w:left="1080" w:firstLine="0"/>
          </w:pPr>
        </w:pPrChange>
      </w:pPr>
      <w:del w:author="toantk" w:date="2022-07-27T10:47:00Z" w:id="1200976023">
        <w:r w:rsidDel="5D4A5C68">
          <w:delText>"status": 0,</w:delText>
        </w:r>
      </w:del>
    </w:p>
    <w:p w:rsidR="00A85A87" w:rsidDel="003B3778" w:rsidP="2ADD6C4A" w:rsidRDefault="00A85A87" w14:paraId="4D975DB7" w14:textId="387F3D67">
      <w:pPr>
        <w:pStyle w:val="FirstLevelBullet"/>
        <w:numPr>
          <w:numId w:val="0"/>
        </w:numPr>
        <w:ind w:left="360"/>
        <w:rPr>
          <w:del w:author="toantk" w:date="2022-07-27T10:47:00Z" w:id="2693"/>
        </w:rPr>
        <w:pPrChange w:author="toantk" w:date="2022-07-28T14:09:00Z" w:id="2694">
          <w:pPr>
            <w:pStyle w:val="FirstLevelBullet"/>
            <w:numPr>
              <w:numId w:val="0"/>
            </w:numPr>
            <w:ind w:left="1080" w:firstLine="0"/>
          </w:pPr>
        </w:pPrChange>
      </w:pPr>
      <w:del w:author="toantk" w:date="2022-07-27T10:47:00Z" w:id="895898621">
        <w:r w:rsidDel="5D4A5C68">
          <w:delText>"message": “</w:delText>
        </w:r>
        <w:r w:rsidDel="5D4A5C68">
          <w:delText>Your pass has been changed successful.</w:delText>
        </w:r>
        <w:r w:rsidDel="5D4A5C68">
          <w:delText>”,</w:delText>
        </w:r>
      </w:del>
    </w:p>
    <w:p w:rsidR="00C31681" w:rsidDel="003B3778" w:rsidP="2ADD6C4A" w:rsidRDefault="00C31681" w14:paraId="56749624" w14:textId="046375B5">
      <w:pPr>
        <w:pStyle w:val="FirstLevelBullet"/>
        <w:numPr>
          <w:numId w:val="0"/>
        </w:numPr>
        <w:ind w:left="360"/>
        <w:rPr>
          <w:del w:author="toantk" w:date="2022-07-27T10:47:00Z" w:id="2696"/>
        </w:rPr>
        <w:pPrChange w:author="toantk" w:date="2022-07-28T14:09:00Z" w:id="2697">
          <w:pPr>
            <w:pStyle w:val="FirstLevelBullet"/>
            <w:numPr>
              <w:numId w:val="0"/>
            </w:numPr>
            <w:ind w:left="1080" w:firstLine="0"/>
          </w:pPr>
        </w:pPrChange>
      </w:pPr>
      <w:del w:author="toantk" w:date="2022-07-27T10:47:00Z" w:id="2092436262">
        <w:r w:rsidDel="06B35779">
          <w:delText>“requestId” : “&lt;requestId&gt;”,</w:delText>
        </w:r>
      </w:del>
    </w:p>
    <w:p w:rsidR="00A85A87" w:rsidDel="003B3778" w:rsidP="2ADD6C4A" w:rsidRDefault="00A85A87" w14:paraId="42F30BDF" w14:textId="76A759B2">
      <w:pPr>
        <w:pStyle w:val="FirstLevelBullet"/>
        <w:numPr>
          <w:numId w:val="0"/>
        </w:numPr>
        <w:ind w:left="360"/>
        <w:rPr>
          <w:del w:author="toantk" w:date="2022-07-27T10:47:00Z" w:id="2699"/>
        </w:rPr>
        <w:pPrChange w:author="toantk" w:date="2022-07-28T14:09:00Z" w:id="2700">
          <w:pPr>
            <w:pStyle w:val="FirstLevelBullet"/>
            <w:numPr>
              <w:numId w:val="0"/>
            </w:numPr>
            <w:ind w:left="1080" w:firstLine="0"/>
          </w:pPr>
        </w:pPrChange>
      </w:pPr>
      <w:del w:author="toantk" w:date="2022-07-27T10:47:00Z" w:id="695152518">
        <w:r w:rsidDel="5D4A5C68">
          <w:delText>"data": {</w:delText>
        </w:r>
      </w:del>
    </w:p>
    <w:p w:rsidR="00A85A87" w:rsidDel="003B3778" w:rsidP="2ADD6C4A" w:rsidRDefault="00A85A87" w14:paraId="011B546A" w14:textId="0D2903AB">
      <w:pPr>
        <w:pStyle w:val="FirstLevelBullet"/>
        <w:numPr>
          <w:numId w:val="0"/>
        </w:numPr>
        <w:ind w:left="360"/>
        <w:rPr>
          <w:del w:author="toantk" w:date="2022-07-27T10:47:00Z" w:id="2702"/>
        </w:rPr>
        <w:pPrChange w:author="toantk" w:date="2022-07-28T14:09:00Z" w:id="2703">
          <w:pPr>
            <w:pStyle w:val="FirstLevelBullet"/>
            <w:numPr>
              <w:numId w:val="0"/>
            </w:numPr>
            <w:ind w:left="1080" w:firstLine="0"/>
          </w:pPr>
        </w:pPrChange>
      </w:pPr>
      <w:del w:author="toantk" w:date="2022-07-27T10:47:00Z" w:id="994071247">
        <w:r w:rsidDel="5D4A5C68">
          <w:delText>}</w:delText>
        </w:r>
      </w:del>
    </w:p>
    <w:p w:rsidR="00A85A87" w:rsidDel="003B3778" w:rsidP="2ADD6C4A" w:rsidRDefault="00A85A87" w14:paraId="1082174A" w14:textId="797E704A">
      <w:pPr>
        <w:pStyle w:val="FirstLevelBullet"/>
        <w:numPr>
          <w:numId w:val="0"/>
        </w:numPr>
        <w:ind w:left="360"/>
        <w:rPr>
          <w:del w:author="toantk" w:date="2022-07-27T10:47:00Z" w:id="2705"/>
        </w:rPr>
        <w:pPrChange w:author="toantk" w:date="2022-07-28T14:09:00Z" w:id="2706">
          <w:pPr>
            <w:pStyle w:val="FirstLevelBullet"/>
            <w:numPr>
              <w:numId w:val="0"/>
            </w:numPr>
            <w:ind w:left="1080" w:firstLine="0"/>
          </w:pPr>
        </w:pPrChange>
      </w:pPr>
      <w:del w:author="toantk" w:date="2022-07-27T10:47:00Z" w:id="658145911">
        <w:r w:rsidDel="5D4A5C68">
          <w:delText>}</w:delText>
        </w:r>
      </w:del>
    </w:p>
    <w:p w:rsidR="00501BBB" w:rsidDel="003B3778" w:rsidRDefault="00501BBB" w14:paraId="69C42EE0" w14:textId="02A6B76E">
      <w:pPr>
        <w:pStyle w:val="FirstLevelBullet"/>
        <w:numPr>
          <w:ilvl w:val="0"/>
          <w:numId w:val="10"/>
        </w:numPr>
        <w:ind w:left="360" w:firstLine="0"/>
        <w:rPr>
          <w:del w:author="toantk" w:date="2022-07-27T10:47:00Z" w:id="2708"/>
        </w:rPr>
        <w:pPrChange w:author="toantk" w:date="2022-07-28T14:09:00Z" w:id="2709">
          <w:pPr>
            <w:pStyle w:val="FirstLevelBullet"/>
            <w:numPr>
              <w:numId w:val="10"/>
            </w:numPr>
            <w:ind w:left="1440"/>
          </w:pPr>
        </w:pPrChange>
      </w:pPr>
      <w:del w:author="toantk" w:date="2022-07-27T10:47:00Z" w:id="2710">
        <w:r w:rsidDel="003B3778">
          <w:delText>Đổi Password không thành công do sai định dạng yêu cầu:</w:delText>
        </w:r>
      </w:del>
    </w:p>
    <w:p w:rsidR="00501BBB" w:rsidDel="003B3778" w:rsidP="2ADD6C4A" w:rsidRDefault="00501BBB" w14:paraId="2647272C" w14:textId="50D7A3D8">
      <w:pPr>
        <w:pStyle w:val="FirstLevelBullet"/>
        <w:numPr>
          <w:numId w:val="0"/>
        </w:numPr>
        <w:ind w:left="360"/>
        <w:rPr>
          <w:del w:author="toantk" w:date="2022-07-27T10:47:00Z" w:id="2711"/>
        </w:rPr>
        <w:pPrChange w:author="toantk" w:date="2022-07-28T14:09:00Z" w:id="2712">
          <w:pPr>
            <w:pStyle w:val="FirstLevelBullet"/>
            <w:numPr>
              <w:numId w:val="0"/>
            </w:numPr>
            <w:ind w:left="1080" w:firstLine="0"/>
          </w:pPr>
        </w:pPrChange>
      </w:pPr>
      <w:del w:author="toantk" w:date="2022-07-27T10:47:00Z" w:id="1671780411">
        <w:r w:rsidDel="7A1932F3">
          <w:delText>{</w:delText>
        </w:r>
      </w:del>
    </w:p>
    <w:p w:rsidR="00501BBB" w:rsidDel="003B3778" w:rsidP="2ADD6C4A" w:rsidRDefault="00501BBB" w14:paraId="12B69269" w14:textId="0311F63F">
      <w:pPr>
        <w:pStyle w:val="FirstLevelBullet"/>
        <w:numPr>
          <w:numId w:val="0"/>
        </w:numPr>
        <w:ind w:left="360"/>
        <w:rPr>
          <w:del w:author="toantk" w:date="2022-07-27T10:47:00Z" w:id="2714"/>
        </w:rPr>
        <w:pPrChange w:author="toantk" w:date="2022-07-28T14:09:00Z" w:id="2715">
          <w:pPr>
            <w:pStyle w:val="FirstLevelBullet"/>
            <w:numPr>
              <w:numId w:val="0"/>
            </w:numPr>
            <w:ind w:left="0" w:firstLine="360"/>
          </w:pPr>
        </w:pPrChange>
      </w:pPr>
      <w:del w:author="toantk" w:date="2022-07-27T10:47:00Z" w:id="289811295">
        <w:r w:rsidDel="7A1932F3">
          <w:delText xml:space="preserve">"status": </w:delText>
        </w:r>
        <w:r w:rsidDel="7A1932F3">
          <w:delText>5</w:delText>
        </w:r>
        <w:r w:rsidDel="7A1932F3">
          <w:delText>,</w:delText>
        </w:r>
      </w:del>
    </w:p>
    <w:p w:rsidR="00501BBB" w:rsidDel="003B3778" w:rsidP="2ADD6C4A" w:rsidRDefault="00501BBB" w14:paraId="011B8E4E" w14:textId="3D374C23">
      <w:pPr>
        <w:pStyle w:val="FirstLevelBullet"/>
        <w:numPr>
          <w:numId w:val="0"/>
        </w:numPr>
        <w:ind w:left="360"/>
        <w:rPr>
          <w:del w:author="toantk" w:date="2022-07-27T10:47:00Z" w:id="2717"/>
        </w:rPr>
        <w:pPrChange w:author="toantk" w:date="2022-07-28T14:09:00Z" w:id="2718">
          <w:pPr>
            <w:pStyle w:val="FirstLevelBullet"/>
            <w:numPr>
              <w:numId w:val="0"/>
            </w:numPr>
            <w:ind w:left="1080" w:firstLine="0"/>
          </w:pPr>
        </w:pPrChange>
      </w:pPr>
      <w:del w:author="toantk" w:date="2022-07-27T10:47:00Z" w:id="570430092">
        <w:r w:rsidDel="7A1932F3">
          <w:delText>"message": “Invalid password</w:delText>
        </w:r>
        <w:r w:rsidDel="7A1932F3">
          <w:delText>. Password need include number, uppercase, lowercase and specific character.</w:delText>
        </w:r>
        <w:r w:rsidDel="7A1932F3">
          <w:delText>”,</w:delText>
        </w:r>
      </w:del>
    </w:p>
    <w:p w:rsidR="00C31681" w:rsidDel="003B3778" w:rsidP="2ADD6C4A" w:rsidRDefault="00C31681" w14:paraId="3912333C" w14:textId="0D70B9E1">
      <w:pPr>
        <w:pStyle w:val="FirstLevelBullet"/>
        <w:numPr>
          <w:numId w:val="0"/>
        </w:numPr>
        <w:ind w:left="360"/>
        <w:rPr>
          <w:del w:author="toantk" w:date="2022-07-27T10:47:00Z" w:id="2720"/>
        </w:rPr>
        <w:pPrChange w:author="toantk" w:date="2022-07-28T14:09:00Z" w:id="2721">
          <w:pPr>
            <w:pStyle w:val="FirstLevelBullet"/>
            <w:numPr>
              <w:numId w:val="0"/>
            </w:numPr>
            <w:ind w:left="1080" w:firstLine="0"/>
          </w:pPr>
        </w:pPrChange>
      </w:pPr>
      <w:del w:author="toantk" w:date="2022-07-27T10:47:00Z" w:id="165377512">
        <w:r w:rsidDel="06B35779">
          <w:delText>“requestId” : “&lt;requestId&gt;”,</w:delText>
        </w:r>
      </w:del>
    </w:p>
    <w:p w:rsidR="00501BBB" w:rsidDel="003B3778" w:rsidP="2ADD6C4A" w:rsidRDefault="00501BBB" w14:paraId="192EF6BE" w14:textId="38979414">
      <w:pPr>
        <w:pStyle w:val="FirstLevelBullet"/>
        <w:numPr>
          <w:numId w:val="0"/>
        </w:numPr>
        <w:ind w:left="360"/>
        <w:rPr>
          <w:del w:author="toantk" w:date="2022-07-27T10:47:00Z" w:id="2723"/>
        </w:rPr>
        <w:pPrChange w:author="toantk" w:date="2022-07-28T14:09:00Z" w:id="2724">
          <w:pPr>
            <w:pStyle w:val="FirstLevelBullet"/>
            <w:numPr>
              <w:numId w:val="0"/>
            </w:numPr>
            <w:ind w:left="0" w:firstLine="360"/>
          </w:pPr>
        </w:pPrChange>
      </w:pPr>
      <w:del w:author="toantk" w:date="2022-07-27T10:47:00Z" w:id="1036436658">
        <w:r w:rsidDel="7A1932F3">
          <w:delText>"data": {</w:delText>
        </w:r>
      </w:del>
    </w:p>
    <w:p w:rsidR="00501BBB" w:rsidDel="003B3778" w:rsidP="2ADD6C4A" w:rsidRDefault="00501BBB" w14:paraId="39BC978A" w14:textId="2A18849B">
      <w:pPr>
        <w:pStyle w:val="FirstLevelBullet"/>
        <w:numPr>
          <w:numId w:val="0"/>
        </w:numPr>
        <w:ind w:left="360"/>
        <w:rPr>
          <w:del w:author="toantk" w:date="2022-07-27T10:47:00Z" w:id="2726"/>
        </w:rPr>
        <w:pPrChange w:author="toantk" w:date="2022-07-28T14:09:00Z" w:id="2727">
          <w:pPr>
            <w:pStyle w:val="FirstLevelBullet"/>
            <w:numPr>
              <w:numId w:val="0"/>
            </w:numPr>
            <w:ind w:left="0" w:firstLine="360"/>
          </w:pPr>
        </w:pPrChange>
      </w:pPr>
      <w:del w:author="toantk" w:date="2022-07-27T10:47:00Z" w:id="1756320318">
        <w:r w:rsidDel="7A1932F3">
          <w:delText>}</w:delText>
        </w:r>
      </w:del>
    </w:p>
    <w:p w:rsidR="00501BBB" w:rsidDel="003B3778" w:rsidP="2ADD6C4A" w:rsidRDefault="00501BBB" w14:paraId="130E572C" w14:textId="09A3F0C6">
      <w:pPr>
        <w:pStyle w:val="FirstLevelBullet"/>
        <w:numPr>
          <w:numId w:val="0"/>
        </w:numPr>
        <w:ind w:left="360"/>
        <w:rPr>
          <w:del w:author="toantk" w:date="2022-07-27T10:47:00Z" w:id="2729"/>
        </w:rPr>
        <w:pPrChange w:author="toantk" w:date="2022-07-28T14:09:00Z" w:id="2730">
          <w:pPr>
            <w:pStyle w:val="FirstLevelBullet"/>
            <w:numPr>
              <w:numId w:val="0"/>
            </w:numPr>
            <w:ind w:left="0" w:firstLine="360"/>
          </w:pPr>
        </w:pPrChange>
      </w:pPr>
      <w:del w:author="toantk" w:date="2022-07-27T10:47:00Z" w:id="1501137862">
        <w:r w:rsidDel="7A1932F3">
          <w:delText>}</w:delText>
        </w:r>
      </w:del>
    </w:p>
    <w:p w:rsidR="00501BBB" w:rsidP="2ADD6C4A" w:rsidRDefault="00501BBB" w14:paraId="28330076" w14:textId="77777777">
      <w:pPr>
        <w:pStyle w:val="FirstLevelBullet"/>
        <w:numPr>
          <w:numId w:val="0"/>
        </w:numPr>
        <w:ind w:left="360"/>
        <w:pPrChange w:author="toantk" w:date="2022-07-28T14:09:00Z" w:id="2732">
          <w:pPr>
            <w:pStyle w:val="FirstLevelBullet"/>
            <w:numPr>
              <w:numId w:val="0"/>
            </w:numPr>
            <w:ind w:left="1440" w:firstLine="0"/>
          </w:pPr>
        </w:pPrChange>
      </w:pPr>
    </w:p>
    <w:p w:rsidR="0003128D" w:rsidP="0003128D" w:rsidRDefault="0003128D" w14:paraId="47A581AA" w14:textId="77777777">
      <w:pPr>
        <w:pStyle w:val="Heading3"/>
      </w:pPr>
      <w:bookmarkStart w:name="_Toc111217585" w:id="2733"/>
      <w:r>
        <w:t>Usecase – Đăng nhập với tài khoản hợp lệ và không tồn tại phiên truy nhập nào</w:t>
      </w:r>
      <w:bookmarkEnd w:id="2733"/>
    </w:p>
    <w:tbl>
      <w:tblPr>
        <w:tblStyle w:val="TableGrid"/>
        <w:tblW w:w="0" w:type="auto"/>
        <w:tblLook w:val="04A0" w:firstRow="1" w:lastRow="0" w:firstColumn="1" w:lastColumn="0" w:noHBand="0" w:noVBand="1"/>
      </w:tblPr>
      <w:tblGrid>
        <w:gridCol w:w="1284"/>
        <w:gridCol w:w="7941"/>
      </w:tblGrid>
      <w:tr w:rsidR="00C1666E" w:rsidTr="2ADD6C4A" w14:paraId="025FDC14" w14:textId="77777777">
        <w:tc>
          <w:tcPr>
            <w:tcW w:w="1885" w:type="dxa"/>
            <w:tcMar/>
          </w:tcPr>
          <w:p w:rsidR="00C1666E" w:rsidP="00E5021C" w:rsidRDefault="00C1666E" w14:paraId="336C2595" w14:textId="77777777">
            <w:r>
              <w:t>ID</w:t>
            </w:r>
          </w:p>
        </w:tc>
        <w:tc>
          <w:tcPr>
            <w:tcW w:w="7340" w:type="dxa"/>
            <w:tcMar/>
          </w:tcPr>
          <w:p w:rsidR="00C1666E" w:rsidP="00E5021C" w:rsidRDefault="00C1666E" w14:paraId="56EAA244" w14:textId="15A3B9B5">
            <w:r>
              <w:t>UC-</w:t>
            </w:r>
            <w:ins w:author="toantk" w:date="2022-07-27T17:09:00Z" w:id="2734">
              <w:r w:rsidR="00B43F59">
                <w:t>4</w:t>
              </w:r>
            </w:ins>
            <w:del w:author="toantk" w:date="2022-07-27T17:09:00Z" w:id="2735">
              <w:r w:rsidDel="00B43F59" w:rsidR="008A0444">
                <w:delText>7</w:delText>
              </w:r>
            </w:del>
          </w:p>
        </w:tc>
      </w:tr>
      <w:tr w:rsidR="00C1666E" w:rsidTr="2ADD6C4A" w14:paraId="3A7AFA68" w14:textId="77777777">
        <w:tc>
          <w:tcPr>
            <w:tcW w:w="1885" w:type="dxa"/>
            <w:tcMar/>
          </w:tcPr>
          <w:p w:rsidR="00C1666E" w:rsidP="00E5021C" w:rsidRDefault="00C1666E" w14:paraId="328AA8C8" w14:textId="77777777">
            <w:r>
              <w:lastRenderedPageBreak/>
              <w:t>Name</w:t>
            </w:r>
          </w:p>
        </w:tc>
        <w:tc>
          <w:tcPr>
            <w:tcW w:w="7340" w:type="dxa"/>
            <w:tcMar/>
          </w:tcPr>
          <w:p w:rsidR="00C1666E" w:rsidP="00E5021C" w:rsidRDefault="00C1666E" w14:paraId="0C79DF5F" w14:textId="77777777">
            <w:r>
              <w:t>Đăng nhập với tài khoản hợp lệ và không tồn tại phiên truy nhập nào</w:t>
            </w:r>
          </w:p>
        </w:tc>
      </w:tr>
      <w:tr w:rsidR="00C1666E" w:rsidTr="2ADD6C4A" w14:paraId="39BF6210" w14:textId="77777777">
        <w:tc>
          <w:tcPr>
            <w:tcW w:w="1885" w:type="dxa"/>
            <w:tcMar/>
          </w:tcPr>
          <w:p w:rsidR="00C1666E" w:rsidP="00E5021C" w:rsidRDefault="00C1666E" w14:paraId="1AE538C8" w14:textId="77777777">
            <w:r>
              <w:t>Description</w:t>
            </w:r>
          </w:p>
        </w:tc>
        <w:tc>
          <w:tcPr>
            <w:tcW w:w="7340" w:type="dxa"/>
            <w:tcMar/>
          </w:tcPr>
          <w:p w:rsidR="00C1666E" w:rsidP="00CD56FC" w:rsidRDefault="00CD56FC" w14:paraId="66C011B1" w14:textId="19E28F18">
            <w:pPr>
              <w:pStyle w:val="FirstLevelBullet"/>
              <w:rPr>
                <w:ins w:author="Tran Khanh Toan" w:date="2022-07-01T14:24:00Z" w:id="2736"/>
              </w:rPr>
            </w:pPr>
            <w:r>
              <w:t xml:space="preserve">Người quản trị đăng nhập vào thiết bị thông qua </w:t>
            </w:r>
            <w:del w:author="Tran Khanh Toan" w:date="2022-07-01T15:35:00Z" w:id="2737">
              <w:r w:rsidDel="007A6979">
                <w:delText>OneLink</w:delText>
              </w:r>
            </w:del>
            <w:ins w:author="Tran Khanh Toan" w:date="2022-07-01T15:35:00Z" w:id="2738">
              <w:r w:rsidR="007A6979">
                <w:t>Mobile App</w:t>
              </w:r>
            </w:ins>
            <w:r>
              <w:t xml:space="preserve"> với password hợp lệ và hiện không tồn tại phiên truy cập nào từ thiết bị khác.</w:t>
            </w:r>
          </w:p>
          <w:p w:rsidR="00323D87" w:rsidRDefault="7997FAC5" w14:paraId="6CDDD0A1" w14:textId="3F5FBBBB">
            <w:pPr>
              <w:pStyle w:val="FirstLevelBullet"/>
              <w:rPr>
                <w:ins w:author="toantk" w:date="2022-07-28T11:09:00Z" w:id="210801300"/>
              </w:rPr>
            </w:pPr>
            <w:ins w:author="Tran Khanh Toan" w:date="2022-07-01T14:24:00Z" w:id="809518159">
              <w:r w:rsidR="5F0759C5">
                <w:t xml:space="preserve">Mobile App thực hiện request login với định dạng: </w:t>
              </w:r>
              <w:r>
                <w:fldChar w:fldCharType="begin"/>
              </w:r>
              <w:r>
                <w:instrText xml:space="preserve"> HYPERLINK "https://&lt;ip&gt;:&lt;port&gt;/onelinklogin" </w:instrText>
              </w:r>
              <w:r>
                <w:fldChar w:fldCharType="separate"/>
              </w:r>
              <w:r w:rsidRPr="2ADD6C4A" w:rsidR="5F0759C5">
                <w:rPr>
                  <w:rStyle w:val="Hyperlink"/>
                </w:rPr>
                <w:t>https://&lt;ip&gt;:&lt;port&gt;/onelinklogin</w:t>
              </w:r>
              <w:r>
                <w:fldChar w:fldCharType="end"/>
              </w:r>
              <w:r w:rsidR="0CD3A98D">
                <w:t xml:space="preserve"> </w:t>
              </w:r>
            </w:ins>
            <w:ins w:author="Tran Khanh Toan" w:date="2022-07-01T14:49:00Z" w:id="201015041">
              <w:r w:rsidR="0CD3A98D">
                <w:t>với cookies đi kèm request được quy định trong mục 7.2.1</w:t>
              </w:r>
            </w:ins>
            <w:ins w:author="Tran Khanh Toan" w:date="2022-07-04T09:51:00Z" w:id="95487020">
              <w:r w:rsidR="60F0BF44">
                <w:t xml:space="preserve"> và payload rỗng.</w:t>
              </w:r>
            </w:ins>
            <w:ins w:author="toantk" w:date="2022-07-28T11:08:00Z" w:id="495898109">
              <w:r w:rsidR="1649AA24">
                <w:t xml:space="preserve"> Mẫu header</w:t>
              </w:r>
            </w:ins>
            <w:ins w:author="toantk" w:date="2022-07-28T11:09:00Z" w:id="1851183710">
              <w:r w:rsidR="1649AA24">
                <w:t>:</w:t>
              </w:r>
            </w:ins>
          </w:p>
          <w:p w:rsidR="00EF7600" w:rsidRDefault="00EF7600" w14:paraId="52376330" w14:textId="77777777">
            <w:pPr>
              <w:pStyle w:val="FirstLevelBullet"/>
              <w:numPr>
                <w:ilvl w:val="0"/>
                <w:numId w:val="0"/>
              </w:numPr>
              <w:ind w:left="720"/>
              <w:rPr>
                <w:ins w:author="toantk" w:date="2022-07-28T11:09:00Z" w:id="2745"/>
              </w:rPr>
              <w:pPrChange w:author="toantk" w:date="2022-07-28T11:10:00Z" w:id="2746">
                <w:pPr>
                  <w:pStyle w:val="FirstLevelBullet"/>
                </w:pPr>
              </w:pPrChange>
            </w:pPr>
            <w:ins w:author="toantk" w:date="2022-07-28T11:09:00Z" w:id="2747">
              <w:r>
                <w:t>Content is GET /onelinklogin HTTP/1.1</w:t>
              </w:r>
            </w:ins>
          </w:p>
          <w:p w:rsidR="00EF7600" w:rsidRDefault="00EF7600" w14:paraId="31E50E6B" w14:textId="77777777">
            <w:pPr>
              <w:pStyle w:val="FirstLevelBullet"/>
              <w:numPr>
                <w:ilvl w:val="0"/>
                <w:numId w:val="0"/>
              </w:numPr>
              <w:ind w:left="720"/>
              <w:rPr>
                <w:ins w:author="toantk" w:date="2022-07-28T11:09:00Z" w:id="2748"/>
              </w:rPr>
              <w:pPrChange w:author="toantk" w:date="2022-07-28T11:10:00Z" w:id="2749">
                <w:pPr>
                  <w:pStyle w:val="FirstLevelBullet"/>
                </w:pPr>
              </w:pPrChange>
            </w:pPr>
            <w:ins w:author="toantk" w:date="2022-07-28T11:09:00Z" w:id="2750">
              <w:r>
                <w:t>Host: 192.168.1.1:9000</w:t>
              </w:r>
            </w:ins>
          </w:p>
          <w:p w:rsidR="00EF7600" w:rsidRDefault="00EF7600" w14:paraId="3B66DA84" w14:textId="77777777">
            <w:pPr>
              <w:pStyle w:val="FirstLevelBullet"/>
              <w:numPr>
                <w:ilvl w:val="0"/>
                <w:numId w:val="0"/>
              </w:numPr>
              <w:ind w:left="720"/>
              <w:rPr>
                <w:ins w:author="toantk" w:date="2022-07-28T11:09:00Z" w:id="2751"/>
              </w:rPr>
              <w:pPrChange w:author="toantk" w:date="2022-07-28T11:10:00Z" w:id="2752">
                <w:pPr>
                  <w:pStyle w:val="FirstLevelBullet"/>
                </w:pPr>
              </w:pPrChange>
            </w:pPr>
            <w:ins w:author="toantk" w:date="2022-07-28T11:09:00Z" w:id="2753">
              <w:r>
                <w:t>User-Agent: curl/7.82.0</w:t>
              </w:r>
            </w:ins>
          </w:p>
          <w:p w:rsidR="00EF7600" w:rsidRDefault="00EF7600" w14:paraId="73D9C3E8" w14:textId="77777777">
            <w:pPr>
              <w:pStyle w:val="FirstLevelBullet"/>
              <w:numPr>
                <w:ilvl w:val="0"/>
                <w:numId w:val="0"/>
              </w:numPr>
              <w:ind w:left="720"/>
              <w:rPr>
                <w:ins w:author="toantk" w:date="2022-07-28T11:09:00Z" w:id="2754"/>
              </w:rPr>
              <w:pPrChange w:author="toantk" w:date="2022-07-28T11:10:00Z" w:id="2755">
                <w:pPr>
                  <w:pStyle w:val="FirstLevelBullet"/>
                </w:pPr>
              </w:pPrChange>
            </w:pPr>
            <w:ins w:author="toantk" w:date="2022-07-28T11:09:00Z" w:id="2756">
              <w:r>
                <w:t>Cookie: SESSIONID=7b684586;md5=$1$lKFsW40E$d7mHqGOcu9AQJQ69l1gkv1</w:t>
              </w:r>
            </w:ins>
          </w:p>
          <w:p w:rsidR="00EF7600" w:rsidRDefault="00EF7600" w14:paraId="043D7FD7" w14:textId="77777777">
            <w:pPr>
              <w:pStyle w:val="FirstLevelBullet"/>
              <w:numPr>
                <w:ilvl w:val="0"/>
                <w:numId w:val="0"/>
              </w:numPr>
              <w:ind w:left="720"/>
              <w:rPr>
                <w:ins w:author="toantk" w:date="2022-07-28T11:09:00Z" w:id="2757"/>
              </w:rPr>
              <w:pPrChange w:author="toantk" w:date="2022-07-28T11:10:00Z" w:id="2758">
                <w:pPr>
                  <w:pStyle w:val="FirstLevelBullet"/>
                </w:pPr>
              </w:pPrChange>
            </w:pPr>
            <w:ins w:author="toantk" w:date="2022-07-28T11:09:00Z" w:id="2759">
              <w:r>
                <w:t>Content-Type: application/json</w:t>
              </w:r>
            </w:ins>
          </w:p>
          <w:p w:rsidR="00EF7600" w:rsidRDefault="00EF7600" w14:paraId="56B1CAE0" w14:textId="53482A83">
            <w:pPr>
              <w:pStyle w:val="FirstLevelBullet"/>
              <w:numPr>
                <w:ilvl w:val="0"/>
                <w:numId w:val="0"/>
              </w:numPr>
              <w:ind w:left="1080" w:hanging="360"/>
              <w:rPr>
                <w:ins w:author="toantk" w:date="2022-07-28T11:10:00Z" w:id="2760"/>
              </w:rPr>
              <w:pPrChange w:author="toantk" w:date="2022-07-28T11:10:00Z" w:id="2761">
                <w:pPr>
                  <w:pStyle w:val="FirstLevelBullet"/>
                </w:pPr>
              </w:pPrChange>
            </w:pPr>
            <w:ins w:author="toantk" w:date="2022-07-28T11:09:00Z" w:id="2762">
              <w:r>
                <w:t>Accept: application/json</w:t>
              </w:r>
            </w:ins>
          </w:p>
          <w:p w:rsidR="00EF7600" w:rsidRDefault="00EF7600" w14:paraId="1293C54D" w14:textId="77777777">
            <w:pPr>
              <w:pStyle w:val="FirstLevelBullet"/>
              <w:numPr>
                <w:ilvl w:val="0"/>
                <w:numId w:val="0"/>
              </w:numPr>
              <w:ind w:left="1080" w:hanging="360"/>
              <w:pPrChange w:author="toantk" w:date="2022-07-28T11:10:00Z" w:id="2763">
                <w:pPr>
                  <w:pStyle w:val="FirstLevelBullet"/>
                </w:pPr>
              </w:pPrChange>
            </w:pPr>
          </w:p>
          <w:p w:rsidR="00CD56FC" w:rsidP="00CD56FC" w:rsidRDefault="00CD56FC" w14:paraId="7173A69D" w14:textId="02B94B5F">
            <w:pPr>
              <w:pStyle w:val="FirstLevelBullet"/>
            </w:pPr>
            <w:r>
              <w:t xml:space="preserve">Thiết bị </w:t>
            </w:r>
            <w:r w:rsidR="00CF5224">
              <w:t xml:space="preserve">phản hồi thông tin đăng nhập thành công cho </w:t>
            </w:r>
            <w:del w:author="Tran Khanh Toan" w:date="2022-07-01T15:35:00Z" w:id="2764">
              <w:r w:rsidDel="007A6979" w:rsidR="00CF5224">
                <w:delText>OneLink</w:delText>
              </w:r>
            </w:del>
            <w:ins w:author="Tran Khanh Toan" w:date="2022-07-01T15:35:00Z" w:id="2765">
              <w:r w:rsidR="007A6979">
                <w:t>Mobile App</w:t>
              </w:r>
            </w:ins>
            <w:r w:rsidR="00CF5224">
              <w:t>.</w:t>
            </w:r>
          </w:p>
          <w:p w:rsidR="002627E6" w:rsidDel="006D4B2A" w:rsidP="0070167E" w:rsidRDefault="00FB1527" w14:paraId="0B157A85" w14:textId="1E51CF2D">
            <w:pPr>
              <w:pStyle w:val="FirstLevelBullet"/>
              <w:rPr>
                <w:ins w:author="Tran Khanh Toan" w:date="2022-07-01T14:24:00Z" w:id="2766"/>
                <w:del w:author="toantk" w:date="2022-07-28T08:59:00Z" w:id="2767"/>
              </w:rPr>
            </w:pPr>
            <w:del w:author="toantk" w:date="2022-07-28T08:59:00Z" w:id="2768">
              <w:r w:rsidDel="006D4B2A">
                <w:delText xml:space="preserve">Đối với phiên truy cập được cấp cho thiết bị sử dụng tài khoản đã đổi mật khẩu mạnh </w:delText>
              </w:r>
              <w:r w:rsidDel="006D4B2A" w:rsidR="004826DF">
                <w:delText>có thể thực hiện được tất các request không bị giới hạn như đăng nhập bằng tài khoản mặc định.</w:delText>
              </w:r>
            </w:del>
          </w:p>
          <w:p w:rsidR="00323D87" w:rsidRDefault="7997FAC5" w14:paraId="097D75D3" w14:textId="77777777">
            <w:pPr>
              <w:pStyle w:val="FirstLevelBullet"/>
              <w:rPr>
                <w:ins w:author="Tran Khanh Toan" w:date="2022-07-01T14:34:00Z" w:id="2093511925"/>
              </w:rPr>
            </w:pPr>
            <w:ins w:author="Tran Khanh Toan" w:date="2022-07-01T14:24:00Z" w:id="1778465502">
              <w:r w:rsidR="5F0759C5">
                <w:t xml:space="preserve">Sau khi thực hiện xác thực thành công, </w:t>
              </w:r>
            </w:ins>
            <w:ins w:author="Tran Khanh Toan" w:date="2022-07-01T14:26:00Z" w:id="714801989">
              <w:r w:rsidR="5F0759C5">
                <w:t>phiên truy cập Session ID</w:t>
              </w:r>
            </w:ins>
            <w:ins w:author="Tran Khanh Toan" w:date="2022-07-01T14:24:00Z" w:id="675325524">
              <w:r w:rsidR="5F0759C5">
                <w:t xml:space="preserve"> được đánh dấu với S</w:t>
              </w:r>
            </w:ins>
            <w:ins w:author="Tran Khanh Toan" w:date="2022-07-01T14:27:00Z" w:id="621445990">
              <w:r w:rsidR="5F0759C5">
                <w:t>tate là Passed. Khi đó Mobile App</w:t>
              </w:r>
            </w:ins>
            <w:ins w:author="Tran Khanh Toan" w:date="2022-07-01T14:33:00Z" w:id="65013091">
              <w:r w:rsidR="5F0759C5">
                <w:t xml:space="preserve"> </w:t>
              </w:r>
            </w:ins>
            <w:ins w:author="Tran Khanh Toan" w:date="2022-07-01T14:34:00Z" w:id="1170224355">
              <w:r w:rsidR="5F0759C5">
                <w:t>mới</w:t>
              </w:r>
            </w:ins>
            <w:ins w:author="Tran Khanh Toan" w:date="2022-07-01T14:27:00Z" w:id="913202173">
              <w:r w:rsidR="5F0759C5">
                <w:t xml:space="preserve"> thực hiện</w:t>
              </w:r>
            </w:ins>
            <w:ins w:author="Tran Khanh Toan" w:date="2022-07-01T14:34:00Z" w:id="686373072">
              <w:r w:rsidR="5F0759C5">
                <w:t xml:space="preserve"> được</w:t>
              </w:r>
            </w:ins>
            <w:ins w:author="Tran Khanh Toan" w:date="2022-07-01T14:27:00Z" w:id="80245457">
              <w:r w:rsidR="5F0759C5">
                <w:t xml:space="preserve"> các request </w:t>
              </w:r>
            </w:ins>
            <w:ins w:author="Tran Khanh Toan" w:date="2022-07-01T14:33:00Z" w:id="969425792">
              <w:r>
                <w:fldChar w:fldCharType="begin"/>
              </w:r>
              <w:r>
                <w:instrText xml:space="preserve"> HYPERLINK "https://&lt;ip&gt;:&lt;port&gt;/onelinkagent" </w:instrText>
              </w:r>
              <w:r>
                <w:fldChar w:fldCharType="separate"/>
              </w:r>
              <w:r w:rsidRPr="2ADD6C4A" w:rsidR="5F0759C5">
                <w:rPr>
                  <w:rStyle w:val="Hyperlink"/>
                </w:rPr>
                <w:t>https://&lt;ip&gt;:&lt;port&gt;/onelinkagent</w:t>
              </w:r>
              <w:r>
                <w:fldChar w:fldCharType="end"/>
              </w:r>
            </w:ins>
            <w:ins w:author="Tran Khanh Toan" w:date="2022-07-01T14:34:00Z" w:id="1566051498">
              <w:r w:rsidR="5F0759C5">
                <w:t xml:space="preserve"> theo với Session ID đã được cấp.</w:t>
              </w:r>
            </w:ins>
          </w:p>
          <w:p w:rsidR="00CA1640" w:rsidRDefault="00CA1640" w14:paraId="3022951E" w14:textId="4EB4AAA1">
            <w:pPr>
              <w:pStyle w:val="FirstLevelBullet"/>
            </w:pPr>
            <w:ins w:author="Tran Khanh Toan" w:date="2022-07-01T14:34:00Z" w:id="2781">
              <w:r>
                <w:t xml:space="preserve">Trong bản tin phản hồi </w:t>
              </w:r>
            </w:ins>
            <w:ins w:author="Tran Khanh Toan" w:date="2022-07-01T14:35:00Z" w:id="2782">
              <w:r>
                <w:t xml:space="preserve">login thành công sẽ trả về cho Mobile App thông tin thiết bị đã cấu hình dịch vụ HSI hay chưa, để phục vụ cho </w:t>
              </w:r>
            </w:ins>
            <w:ins w:author="Tran Khanh Toan" w:date="2022-07-01T14:36:00Z" w:id="2783">
              <w:r>
                <w:t>Mobile App mở giao diện cấu hình Quick Setup.</w:t>
              </w:r>
            </w:ins>
          </w:p>
        </w:tc>
      </w:tr>
      <w:tr w:rsidR="00C1666E" w:rsidTr="2ADD6C4A" w14:paraId="2E9A444B" w14:textId="77777777">
        <w:tc>
          <w:tcPr>
            <w:tcW w:w="1885" w:type="dxa"/>
            <w:tcMar/>
          </w:tcPr>
          <w:p w:rsidR="00C1666E" w:rsidP="00E5021C" w:rsidRDefault="00C1666E" w14:paraId="7E21C232" w14:textId="77777777">
            <w:r>
              <w:t>Actor</w:t>
            </w:r>
          </w:p>
        </w:tc>
        <w:tc>
          <w:tcPr>
            <w:tcW w:w="7340" w:type="dxa"/>
            <w:tcMar/>
          </w:tcPr>
          <w:p w:rsidR="00C1666E" w:rsidP="00E5021C" w:rsidRDefault="00C1666E" w14:paraId="7023F5D1" w14:textId="77777777">
            <w:r>
              <w:t>Admin</w:t>
            </w:r>
          </w:p>
        </w:tc>
      </w:tr>
      <w:tr w:rsidR="00C1666E" w:rsidTr="2ADD6C4A" w14:paraId="419604FD" w14:textId="77777777">
        <w:tc>
          <w:tcPr>
            <w:tcW w:w="1885" w:type="dxa"/>
            <w:tcMar/>
          </w:tcPr>
          <w:p w:rsidR="00C1666E" w:rsidP="00E5021C" w:rsidRDefault="00C1666E" w14:paraId="6F3AC457" w14:textId="77777777">
            <w:r>
              <w:t>Pre-condition</w:t>
            </w:r>
          </w:p>
        </w:tc>
        <w:tc>
          <w:tcPr>
            <w:tcW w:w="7340" w:type="dxa"/>
            <w:tcMar/>
          </w:tcPr>
          <w:p w:rsidR="00C1666E" w:rsidP="00E5021C" w:rsidRDefault="00C1666E" w14:paraId="3C8B284E" w14:textId="77777777">
            <w:r>
              <w:t xml:space="preserve">Thiết bị </w:t>
            </w:r>
            <w:r w:rsidR="00CD56FC">
              <w:t>hoạt động bình thường và không tồn tại bất khì phiên truy nhập từ một thiết bị khác</w:t>
            </w:r>
          </w:p>
        </w:tc>
      </w:tr>
      <w:tr w:rsidR="00C1666E" w:rsidTr="2ADD6C4A" w14:paraId="12B52F7F" w14:textId="77777777">
        <w:tc>
          <w:tcPr>
            <w:tcW w:w="1885" w:type="dxa"/>
            <w:tcMar/>
          </w:tcPr>
          <w:p w:rsidR="00C1666E" w:rsidP="00E5021C" w:rsidRDefault="00C1666E" w14:paraId="334A30C8" w14:textId="77777777">
            <w:r>
              <w:t>Post-condition</w:t>
            </w:r>
          </w:p>
        </w:tc>
        <w:tc>
          <w:tcPr>
            <w:tcW w:w="7340" w:type="dxa"/>
            <w:tcMar/>
          </w:tcPr>
          <w:p w:rsidR="00CD56FC" w:rsidP="00E5021C" w:rsidRDefault="00CD56FC" w14:paraId="403E3E73" w14:textId="77777777">
            <w:r>
              <w:t>- Đăng nhập thành công vào thiết bị.</w:t>
            </w:r>
          </w:p>
          <w:p w:rsidR="00CD56FC" w:rsidP="00E5021C" w:rsidRDefault="00CD56FC" w14:paraId="2EEE9ACB" w14:textId="77777777">
            <w:r>
              <w:t>- Thiết bị phản hồi đầy đủ thông tin</w:t>
            </w:r>
            <w:r w:rsidR="00CF5224">
              <w:t>.</w:t>
            </w:r>
          </w:p>
        </w:tc>
      </w:tr>
    </w:tbl>
    <w:p w:rsidRPr="0003128D" w:rsidR="0003128D" w:rsidP="0003128D" w:rsidRDefault="0003128D" w14:paraId="4BEBD521" w14:textId="77777777"/>
    <w:p w:rsidR="000E42FE" w:rsidP="000E42FE" w:rsidRDefault="000E42FE" w14:paraId="315C4375" w14:textId="1EFC1496">
      <w:pPr>
        <w:rPr>
          <w:b/>
          <w:bCs/>
        </w:rPr>
      </w:pPr>
      <w:del w:author="Tran Khanh Toan" w:date="2022-07-04T09:52:00Z" w:id="2784">
        <w:r w:rsidDel="006F3D29">
          <w:rPr>
            <w:b/>
            <w:bCs/>
          </w:rPr>
          <w:delText xml:space="preserve">Cấu trúc dữ liệu </w:delText>
        </w:r>
      </w:del>
      <w:ins w:author="Tran Khanh Toan" w:date="2022-07-04T09:52:00Z" w:id="2785">
        <w:r w:rsidR="006F3D29">
          <w:rPr>
            <w:b/>
            <w:bCs/>
          </w:rPr>
          <w:t xml:space="preserve">Cấu trúc payload </w:t>
        </w:r>
      </w:ins>
      <w:r>
        <w:rPr>
          <w:b/>
          <w:bCs/>
        </w:rPr>
        <w:t>của bản tin:</w:t>
      </w:r>
    </w:p>
    <w:p w:rsidR="000E42FE" w:rsidDel="000010A5" w:rsidP="000E42FE" w:rsidRDefault="000E42FE" w14:paraId="3B94ABA2" w14:textId="533E00FF">
      <w:pPr>
        <w:pStyle w:val="FirstLevelBullet"/>
        <w:numPr>
          <w:ilvl w:val="0"/>
          <w:numId w:val="9"/>
        </w:numPr>
        <w:rPr>
          <w:del w:author="Tran Khanh Toan" w:date="2022-07-04T09:51:00Z" w:id="2786"/>
        </w:rPr>
      </w:pPr>
      <w:del w:author="Tran Khanh Toan" w:date="2022-07-04T09:51:00Z" w:id="2787">
        <w:r w:rsidDel="000010A5">
          <w:delText>Login Request:</w:delText>
        </w:r>
      </w:del>
    </w:p>
    <w:p w:rsidR="000E42FE" w:rsidDel="000010A5" w:rsidP="000E42FE" w:rsidRDefault="000E42FE" w14:paraId="51892E4E" w14:textId="102BFC63">
      <w:pPr>
        <w:pStyle w:val="FirstLevelBullet"/>
        <w:numPr>
          <w:ilvl w:val="0"/>
          <w:numId w:val="0"/>
        </w:numPr>
        <w:ind w:left="720"/>
        <w:rPr>
          <w:del w:author="Tran Khanh Toan" w:date="2022-07-04T09:51:00Z" w:id="2788"/>
        </w:rPr>
      </w:pPr>
      <w:del w:author="Tran Khanh Toan" w:date="2022-07-04T09:51:00Z" w:id="2789">
        <w:r w:rsidDel="000010A5">
          <w:delText xml:space="preserve">{“action” : “login” , </w:delText>
        </w:r>
        <w:r w:rsidDel="000010A5" w:rsidR="00F04CC9">
          <w:delText xml:space="preserve">“username” : “&lt;username&gt;”, </w:delText>
        </w:r>
        <w:r w:rsidDel="000010A5">
          <w:delText>“password” : “&lt;password&gt;”</w:delText>
        </w:r>
        <w:r w:rsidDel="000010A5" w:rsidR="008A3381">
          <w:delText>, “requestId” : “&lt;requestId&gt;”</w:delText>
        </w:r>
        <w:r w:rsidDel="000010A5">
          <w:delText>}</w:delText>
        </w:r>
      </w:del>
    </w:p>
    <w:p w:rsidR="000E42FE" w:rsidP="000E42FE" w:rsidRDefault="000E42FE" w14:paraId="16C258FB" w14:textId="77777777">
      <w:pPr>
        <w:pStyle w:val="FirstLevelBullet"/>
        <w:numPr>
          <w:ilvl w:val="0"/>
          <w:numId w:val="9"/>
        </w:numPr>
      </w:pPr>
      <w:r>
        <w:t>Login Response:</w:t>
      </w:r>
    </w:p>
    <w:p w:rsidR="000E42FE" w:rsidP="000E42FE" w:rsidRDefault="000E42FE" w14:paraId="38DC4537" w14:textId="77777777">
      <w:pPr>
        <w:pStyle w:val="FirstLevelBullet"/>
        <w:numPr>
          <w:ilvl w:val="0"/>
          <w:numId w:val="0"/>
        </w:numPr>
        <w:ind w:left="720"/>
      </w:pPr>
      <w:r>
        <w:lastRenderedPageBreak/>
        <w:t>{</w:t>
      </w:r>
    </w:p>
    <w:p w:rsidR="000E42FE" w:rsidP="000E42FE" w:rsidRDefault="000E42FE" w14:paraId="75581303" w14:textId="77777777">
      <w:pPr>
        <w:pStyle w:val="FirstLevelBullet"/>
        <w:numPr>
          <w:ilvl w:val="0"/>
          <w:numId w:val="0"/>
        </w:numPr>
        <w:ind w:left="720"/>
      </w:pPr>
      <w:r>
        <w:t>"status": 0,</w:t>
      </w:r>
    </w:p>
    <w:p w:rsidR="000E42FE" w:rsidP="000E42FE" w:rsidRDefault="00B94824" w14:paraId="4EDE5798" w14:textId="1F85D609">
      <w:pPr>
        <w:pStyle w:val="FirstLevelBullet"/>
        <w:numPr>
          <w:ilvl w:val="0"/>
          <w:numId w:val="0"/>
        </w:numPr>
        <w:ind w:left="720"/>
      </w:pPr>
      <w:r>
        <w:t>“message”: “</w:t>
      </w:r>
      <w:r w:rsidR="001F1C9A">
        <w:t>Success</w:t>
      </w:r>
      <w:r>
        <w:t>”</w:t>
      </w:r>
      <w:r w:rsidR="000E42FE">
        <w:t>,</w:t>
      </w:r>
    </w:p>
    <w:p w:rsidR="008A3381" w:rsidP="000E42FE" w:rsidRDefault="008A3381" w14:paraId="62F62497" w14:textId="45478062">
      <w:pPr>
        <w:pStyle w:val="FirstLevelBullet"/>
        <w:numPr>
          <w:ilvl w:val="0"/>
          <w:numId w:val="0"/>
        </w:numPr>
        <w:ind w:left="720"/>
      </w:pPr>
      <w:r>
        <w:t xml:space="preserve">“requestId” : </w:t>
      </w:r>
      <w:r w:rsidR="003E0981">
        <w:t>&lt;requestId&gt;</w:t>
      </w:r>
      <w:r>
        <w:t>,</w:t>
      </w:r>
    </w:p>
    <w:p w:rsidR="000E42FE" w:rsidP="000E42FE" w:rsidRDefault="000E42FE" w14:paraId="42D345A6" w14:textId="1F1C456E">
      <w:pPr>
        <w:pStyle w:val="FirstLevelBullet"/>
        <w:numPr>
          <w:ilvl w:val="0"/>
          <w:numId w:val="0"/>
        </w:numPr>
        <w:ind w:left="720"/>
        <w:rPr>
          <w:ins w:author="Tran Khanh Toan" w:date="2022-07-01T14:36:00Z" w:id="2790"/>
        </w:rPr>
      </w:pPr>
      <w:r>
        <w:t>"data": {</w:t>
      </w:r>
    </w:p>
    <w:p w:rsidR="00B5440B" w:rsidP="000E42FE" w:rsidRDefault="00B5440B" w14:paraId="1AA03F3E" w14:textId="091E9144">
      <w:pPr>
        <w:pStyle w:val="FirstLevelBullet"/>
        <w:numPr>
          <w:ilvl w:val="0"/>
          <w:numId w:val="0"/>
        </w:numPr>
        <w:ind w:left="720"/>
        <w:rPr>
          <w:ins w:author="Tran Khanh Toan" w:date="2022-07-01T14:37:00Z" w:id="2791"/>
        </w:rPr>
      </w:pPr>
      <w:ins w:author="Tran Khanh Toan" w:date="2022-07-01T14:36:00Z" w:id="2792">
        <w:r>
          <w:tab/>
        </w:r>
      </w:ins>
      <w:ins w:author="Tran Khanh Toan" w:date="2022-07-01T14:37:00Z" w:id="2793">
        <w:r>
          <w:t>“action” : “login”,</w:t>
        </w:r>
      </w:ins>
    </w:p>
    <w:p w:rsidR="00B5440B" w:rsidDel="00B5440B" w:rsidP="000E42FE" w:rsidRDefault="00B5440B" w14:paraId="74B79153" w14:textId="53B02052">
      <w:pPr>
        <w:pStyle w:val="FirstLevelBullet"/>
        <w:numPr>
          <w:ilvl w:val="0"/>
          <w:numId w:val="0"/>
        </w:numPr>
        <w:ind w:left="720"/>
        <w:rPr>
          <w:del w:author="Tran Khanh Toan" w:date="2022-07-01T14:37:00Z" w:id="2794"/>
        </w:rPr>
      </w:pPr>
      <w:ins w:author="Tran Khanh Toan" w:date="2022-07-01T14:37:00Z" w:id="2795">
        <w:r>
          <w:tab/>
        </w:r>
        <w:r>
          <w:t xml:space="preserve">“results” : </w:t>
        </w:r>
      </w:ins>
    </w:p>
    <w:p w:rsidR="00841929" w:rsidP="2ADD6C4A" w:rsidRDefault="63C379F5" w14:paraId="3A4A6B2A" w14:textId="77777777">
      <w:pPr>
        <w:pStyle w:val="FirstLevelBullet"/>
        <w:numPr>
          <w:numId w:val="0"/>
        </w:numPr>
        <w:ind w:left="720"/>
        <w:pPrChange w:author="Tran Khanh Toan" w:date="2022-07-01T14:37:00Z" w:id="2796">
          <w:pPr>
            <w:pStyle w:val="FirstLevelBullet"/>
            <w:numPr>
              <w:numId w:val="0"/>
            </w:numPr>
            <w:ind w:left="0" w:firstLine="720"/>
          </w:pPr>
        </w:pPrChange>
      </w:pPr>
      <w:r w:rsidR="682256B9">
        <w:rPr/>
        <w:t>[</w:t>
      </w:r>
    </w:p>
    <w:p w:rsidR="00841929" w:rsidP="2ADD6C4A" w:rsidRDefault="00841929" w14:paraId="6B35C792" w14:textId="4EB633EE">
      <w:pPr>
        <w:pStyle w:val="FirstLevelBullet"/>
        <w:numPr>
          <w:numId w:val="0"/>
        </w:numPr>
        <w:ind w:left="1440"/>
        <w:pPrChange w:author="Tran Khanh Toan" w:date="2022-07-01T14:37:00Z" w:id="2797">
          <w:pPr>
            <w:pStyle w:val="FirstLevelBullet"/>
            <w:numPr>
              <w:numId w:val="0"/>
            </w:numPr>
            <w:ind w:left="0" w:firstLine="0"/>
          </w:pPr>
        </w:pPrChange>
      </w:pPr>
      <w:r>
        <w:tab/>
      </w:r>
      <w:r>
        <w:tab/>
      </w:r>
      <w:r w:rsidR="682256B9">
        <w:rPr/>
        <w:t>{</w:t>
      </w:r>
    </w:p>
    <w:p w:rsidR="00841929" w:rsidP="2ADD6C4A" w:rsidRDefault="00841929" w14:paraId="7A5845CA" w14:textId="309B9A7D">
      <w:pPr>
        <w:pStyle w:val="FirstLevelBullet"/>
        <w:numPr>
          <w:numId w:val="0"/>
        </w:numPr>
        <w:ind w:left="1440"/>
        <w:pPrChange w:author="Tran Khanh Toan" w:date="2022-07-01T14:37:00Z" w:id="2798">
          <w:pPr>
            <w:pStyle w:val="FirstLevelBullet"/>
            <w:numPr>
              <w:numId w:val="0"/>
            </w:numPr>
            <w:ind w:left="0" w:firstLine="0"/>
          </w:pPr>
        </w:pPrChange>
      </w:pPr>
      <w:r>
        <w:tab/>
      </w:r>
      <w:r>
        <w:tab/>
      </w:r>
      <w:r>
        <w:tab/>
      </w:r>
      <w:r w:rsidR="682256B9">
        <w:rPr/>
        <w:t>“configured</w:t>
      </w:r>
      <w:r w:rsidR="42134013">
        <w:rPr/>
        <w:t>HSI</w:t>
      </w:r>
      <w:r w:rsidR="682256B9">
        <w:rPr/>
        <w:t>Services”: “&lt;value&gt;”</w:t>
      </w:r>
    </w:p>
    <w:p w:rsidR="00841929" w:rsidP="2ADD6C4A" w:rsidRDefault="63C379F5" w14:paraId="5035842E" w14:textId="093611DF">
      <w:pPr>
        <w:pStyle w:val="FirstLevelBullet"/>
        <w:numPr>
          <w:numId w:val="0"/>
        </w:numPr>
        <w:ind w:left="2160" w:firstLine="720"/>
        <w:pPrChange w:author="Tran Khanh Toan" w:date="2022-07-01T14:37:00Z" w:id="2799">
          <w:pPr>
            <w:pStyle w:val="FirstLevelBullet"/>
            <w:numPr>
              <w:numId w:val="0"/>
            </w:numPr>
            <w:ind w:left="1440" w:firstLine="720"/>
          </w:pPr>
        </w:pPrChange>
      </w:pPr>
      <w:r w:rsidR="682256B9">
        <w:rPr/>
        <w:t>}</w:t>
      </w:r>
    </w:p>
    <w:p w:rsidR="00841929" w:rsidP="2ADD6C4A" w:rsidRDefault="0A84595A" w14:paraId="5BEDA855" w14:textId="19D26BD4">
      <w:pPr>
        <w:pStyle w:val="FirstLevelBullet"/>
        <w:numPr>
          <w:numId w:val="0"/>
        </w:numPr>
        <w:ind w:left="2160"/>
        <w:pPrChange w:author="Tran Khanh Toan" w:date="2022-07-01T14:37:00Z" w:id="2800">
          <w:pPr>
            <w:pStyle w:val="FirstLevelBullet"/>
            <w:numPr>
              <w:numId w:val="0"/>
            </w:numPr>
            <w:ind w:left="0" w:firstLine="720"/>
          </w:pPr>
        </w:pPrChange>
      </w:pPr>
      <w:ins w:author="Tran Khanh Toan" w:date="2022-07-01T14:37:00Z" w:id="548651405">
        <w:r w:rsidR="27FCFD8F">
          <w:t xml:space="preserve">       </w:t>
        </w:r>
      </w:ins>
      <w:r w:rsidR="682256B9">
        <w:rPr/>
        <w:t>]</w:t>
      </w:r>
    </w:p>
    <w:p w:rsidR="000E42FE" w:rsidP="2ADD6C4A" w:rsidRDefault="36BA27C1" w14:paraId="3E23CC91" w14:textId="77777777">
      <w:pPr>
        <w:pStyle w:val="FirstLevelBullet"/>
        <w:numPr>
          <w:numId w:val="0"/>
        </w:numPr>
        <w:ind w:left="720" w:firstLine="720"/>
        <w:pPrChange w:author="Tran Khanh Toan" w:date="2022-07-01T14:37:00Z" w:id="2802">
          <w:pPr>
            <w:pStyle w:val="FirstLevelBullet"/>
            <w:numPr>
              <w:numId w:val="0"/>
            </w:numPr>
            <w:ind w:left="0" w:firstLine="0"/>
          </w:pPr>
        </w:pPrChange>
      </w:pPr>
      <w:r w:rsidR="461C6106">
        <w:rPr/>
        <w:t>}</w:t>
      </w:r>
    </w:p>
    <w:p w:rsidR="000E42FE" w:rsidP="000E42FE" w:rsidRDefault="000E42FE" w14:paraId="7E6BB9A7" w14:textId="77777777">
      <w:pPr>
        <w:pStyle w:val="FirstLevelBullet"/>
        <w:numPr>
          <w:ilvl w:val="0"/>
          <w:numId w:val="0"/>
        </w:numPr>
        <w:ind w:left="720"/>
      </w:pPr>
      <w:r>
        <w:t>}</w:t>
      </w:r>
    </w:p>
    <w:p w:rsidR="00AE166A" w:rsidP="000E42FE" w:rsidRDefault="00AE166A" w14:paraId="0F504E57" w14:textId="77777777">
      <w:pPr>
        <w:pStyle w:val="FirstLevelBullet"/>
        <w:numPr>
          <w:ilvl w:val="0"/>
          <w:numId w:val="0"/>
        </w:numPr>
        <w:ind w:left="720"/>
      </w:pPr>
    </w:p>
    <w:p w:rsidRPr="00AE166A" w:rsidR="00AE166A" w:rsidP="00AE166A" w:rsidRDefault="00AE166A" w14:paraId="3CB5D6B9" w14:textId="0ABBA8BF">
      <w:pPr>
        <w:pStyle w:val="FirstLevelBullet"/>
        <w:numPr>
          <w:ilvl w:val="0"/>
          <w:numId w:val="0"/>
        </w:numPr>
        <w:ind w:left="720" w:hanging="360"/>
        <w:rPr>
          <w:b/>
        </w:rPr>
      </w:pPr>
      <w:del w:author="toantk" w:date="2022-07-28T09:18:00Z" w:id="2803">
        <w:r w:rsidRPr="00AE166A" w:rsidDel="005A0D0F">
          <w:rPr>
            <w:b/>
          </w:rPr>
          <w:delText xml:space="preserve">Bảng mô tả tham số trong luồng </w:delText>
        </w:r>
        <w:r w:rsidDel="005A0D0F">
          <w:rPr>
            <w:b/>
          </w:rPr>
          <w:delText>login thành công vào thiết bị</w:delText>
        </w:r>
      </w:del>
    </w:p>
    <w:p w:rsidR="005A0D0F" w:rsidRDefault="005A0D0F" w14:paraId="19B55130" w14:textId="43719943">
      <w:pPr>
        <w:pStyle w:val="Caption"/>
        <w:keepNext/>
        <w:rPr>
          <w:ins w:author="toantk" w:date="2022-07-28T09:18:00Z" w:id="2804"/>
        </w:rPr>
        <w:pPrChange w:author="toantk" w:date="2022-07-28T09:18:00Z" w:id="2805">
          <w:pPr/>
        </w:pPrChange>
      </w:pPr>
      <w:bookmarkStart w:name="_Toc110529151" w:id="2806"/>
      <w:ins w:author="toantk" w:date="2022-07-28T09:18:00Z" w:id="2807">
        <w:r>
          <w:t xml:space="preserve">Bảng </w:t>
        </w:r>
      </w:ins>
      <w:ins w:author="toantk" w:date="2022-08-04T17:50:00Z" w:id="2808">
        <w:r w:rsidR="0035117C">
          <w:fldChar w:fldCharType="begin"/>
        </w:r>
        <w:r w:rsidR="0035117C">
          <w:instrText xml:space="preserve"> STYLEREF 1 \s </w:instrText>
        </w:r>
      </w:ins>
      <w:r w:rsidR="0035117C">
        <w:fldChar w:fldCharType="separate"/>
      </w:r>
      <w:r w:rsidR="00533729">
        <w:rPr>
          <w:noProof/>
        </w:rPr>
        <w:t>7</w:t>
      </w:r>
      <w:ins w:author="toantk" w:date="2022-08-04T17:50:00Z" w:id="2809">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2</w:t>
      </w:r>
      <w:ins w:author="toantk" w:date="2022-08-04T17:50:00Z" w:id="2810">
        <w:r w:rsidR="0035117C">
          <w:fldChar w:fldCharType="end"/>
        </w:r>
      </w:ins>
      <w:ins w:author="Tran Khanh Toan" w:date="2022-08-04T09:32:00Z" w:id="2811">
        <w:del w:author="toantk" w:date="2022-08-04T17:50:00Z" w:id="2812">
          <w:r w:rsidDel="0035117C" w:rsidR="00F227FB">
            <w:fldChar w:fldCharType="begin"/>
          </w:r>
          <w:r w:rsidDel="0035117C" w:rsidR="00F227FB">
            <w:delInstrText xml:space="preserve"> STYLEREF 1 \s </w:delInstrText>
          </w:r>
        </w:del>
      </w:ins>
      <w:del w:author="toantk" w:date="2022-08-04T17:50:00Z" w:id="2813">
        <w:r w:rsidDel="0035117C" w:rsidR="00F227FB">
          <w:fldChar w:fldCharType="separate"/>
        </w:r>
        <w:r w:rsidDel="0035117C" w:rsidR="00F227FB">
          <w:rPr>
            <w:noProof/>
          </w:rPr>
          <w:delText>7</w:delText>
        </w:r>
      </w:del>
      <w:ins w:author="Tran Khanh Toan" w:date="2022-08-04T09:32:00Z" w:id="2814">
        <w:del w:author="toantk" w:date="2022-08-04T17:50:00Z" w:id="2815">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2816">
        <w:r w:rsidDel="0035117C" w:rsidR="00F227FB">
          <w:fldChar w:fldCharType="separate"/>
        </w:r>
      </w:del>
      <w:ins w:author="Tran Khanh Toan" w:date="2022-08-04T09:32:00Z" w:id="2817">
        <w:del w:author="toantk" w:date="2022-08-04T17:50:00Z" w:id="2818">
          <w:r w:rsidDel="0035117C" w:rsidR="00F227FB">
            <w:rPr>
              <w:noProof/>
            </w:rPr>
            <w:delText>2</w:delText>
          </w:r>
          <w:r w:rsidDel="0035117C" w:rsidR="00F227FB">
            <w:fldChar w:fldCharType="end"/>
          </w:r>
        </w:del>
      </w:ins>
      <w:ins w:author="toantk" w:date="2022-07-28T09:18:00Z" w:id="2819">
        <w:del w:author="Tran Khanh Toan" w:date="2022-08-03T15:31:00Z" w:id="2820">
          <w:r w:rsidDel="0087204C">
            <w:fldChar w:fldCharType="begin"/>
          </w:r>
          <w:r w:rsidDel="0087204C">
            <w:delInstrText xml:space="preserve"> STYLEREF 1 \s </w:delInstrText>
          </w:r>
        </w:del>
      </w:ins>
      <w:del w:author="Tran Khanh Toan" w:date="2022-08-03T15:31:00Z" w:id="2821">
        <w:r w:rsidDel="0087204C">
          <w:fldChar w:fldCharType="separate"/>
        </w:r>
        <w:r w:rsidDel="0087204C">
          <w:rPr>
            <w:noProof/>
          </w:rPr>
          <w:delText>7</w:delText>
        </w:r>
      </w:del>
      <w:ins w:author="toantk" w:date="2022-07-28T09:18:00Z" w:id="2822">
        <w:del w:author="Tran Khanh Toan" w:date="2022-08-03T15:31:00Z" w:id="2823">
          <w:r w:rsidDel="0087204C">
            <w:fldChar w:fldCharType="end"/>
          </w:r>
          <w:r w:rsidDel="0087204C">
            <w:delText>.</w:delText>
          </w:r>
          <w:r w:rsidDel="0087204C">
            <w:fldChar w:fldCharType="begin"/>
          </w:r>
          <w:r w:rsidDel="0087204C">
            <w:delInstrText xml:space="preserve"> SEQ Bảng \* ARABIC \s 1 </w:delInstrText>
          </w:r>
        </w:del>
      </w:ins>
      <w:del w:author="Tran Khanh Toan" w:date="2022-08-03T15:31:00Z" w:id="2824">
        <w:r w:rsidDel="0087204C">
          <w:fldChar w:fldCharType="separate"/>
        </w:r>
      </w:del>
      <w:ins w:author="toantk" w:date="2022-07-28T09:18:00Z" w:id="2825">
        <w:del w:author="Tran Khanh Toan" w:date="2022-08-03T15:31:00Z" w:id="2826">
          <w:r w:rsidDel="0087204C">
            <w:rPr>
              <w:noProof/>
            </w:rPr>
            <w:delText>2</w:delText>
          </w:r>
          <w:r w:rsidDel="0087204C">
            <w:fldChar w:fldCharType="end"/>
          </w:r>
        </w:del>
      </w:ins>
      <w:ins w:author="toantk" w:date="2022-07-28T09:19:00Z" w:id="2827">
        <w:r>
          <w:t xml:space="preserve"> Bảng mô tả tham số sau khi Mobile App đăng nhập thành công vào thiết bị</w:t>
        </w:r>
      </w:ins>
      <w:bookmarkEnd w:id="2806"/>
    </w:p>
    <w:tbl>
      <w:tblPr>
        <w:tblStyle w:val="TableGrid"/>
        <w:tblW w:w="0" w:type="auto"/>
        <w:tblInd w:w="175" w:type="dxa"/>
        <w:tblLayout w:type="fixed"/>
        <w:tblLook w:val="04A0" w:firstRow="1" w:lastRow="0" w:firstColumn="1" w:lastColumn="0" w:noHBand="0" w:noVBand="1"/>
      </w:tblPr>
      <w:tblGrid>
        <w:gridCol w:w="708"/>
        <w:gridCol w:w="1154"/>
        <w:gridCol w:w="2458"/>
        <w:gridCol w:w="1170"/>
        <w:gridCol w:w="1350"/>
        <w:gridCol w:w="2210"/>
      </w:tblGrid>
      <w:tr w:rsidR="00F5577F" w:rsidTr="00F5577F" w14:paraId="1CEFE708" w14:textId="77777777">
        <w:tc>
          <w:tcPr>
            <w:tcW w:w="708" w:type="dxa"/>
          </w:tcPr>
          <w:p w:rsidR="00841929" w:rsidP="00DF09D5" w:rsidRDefault="00841929" w14:paraId="32A0D51E" w14:textId="77777777">
            <w:pPr>
              <w:pStyle w:val="ListParagraph"/>
              <w:ind w:left="0"/>
              <w:rPr>
                <w:b/>
                <w:bCs/>
              </w:rPr>
            </w:pPr>
            <w:r>
              <w:rPr>
                <w:b/>
                <w:bCs/>
              </w:rPr>
              <w:t>STT</w:t>
            </w:r>
          </w:p>
        </w:tc>
        <w:tc>
          <w:tcPr>
            <w:tcW w:w="1154" w:type="dxa"/>
          </w:tcPr>
          <w:p w:rsidR="00841929" w:rsidP="00DF09D5" w:rsidRDefault="00841929" w14:paraId="5F1CA8E1" w14:textId="77777777">
            <w:pPr>
              <w:pStyle w:val="ListParagraph"/>
              <w:ind w:left="0"/>
              <w:rPr>
                <w:b/>
                <w:bCs/>
              </w:rPr>
            </w:pPr>
            <w:r>
              <w:rPr>
                <w:b/>
                <w:bCs/>
              </w:rPr>
              <w:t>Tham số</w:t>
            </w:r>
          </w:p>
        </w:tc>
        <w:tc>
          <w:tcPr>
            <w:tcW w:w="2458" w:type="dxa"/>
          </w:tcPr>
          <w:p w:rsidR="00841929" w:rsidP="00DF09D5" w:rsidRDefault="00841929" w14:paraId="6987966E" w14:textId="77777777">
            <w:pPr>
              <w:pStyle w:val="ListParagraph"/>
              <w:ind w:left="0"/>
              <w:rPr>
                <w:b/>
                <w:bCs/>
              </w:rPr>
            </w:pPr>
            <w:r>
              <w:rPr>
                <w:b/>
                <w:bCs/>
              </w:rPr>
              <w:t>Mô tả</w:t>
            </w:r>
          </w:p>
        </w:tc>
        <w:tc>
          <w:tcPr>
            <w:tcW w:w="1170" w:type="dxa"/>
          </w:tcPr>
          <w:p w:rsidR="00841929" w:rsidP="00DF09D5" w:rsidRDefault="00841929" w14:paraId="11A2D9DF" w14:textId="77777777">
            <w:pPr>
              <w:pStyle w:val="ListParagraph"/>
              <w:ind w:left="0"/>
              <w:rPr>
                <w:b/>
                <w:bCs/>
              </w:rPr>
            </w:pPr>
            <w:r>
              <w:rPr>
                <w:b/>
                <w:bCs/>
              </w:rPr>
              <w:t>Kiểu</w:t>
            </w:r>
          </w:p>
        </w:tc>
        <w:tc>
          <w:tcPr>
            <w:tcW w:w="1350" w:type="dxa"/>
          </w:tcPr>
          <w:p w:rsidR="00841929" w:rsidP="00DF09D5" w:rsidRDefault="00841929" w14:paraId="2F8D06AC" w14:textId="77777777">
            <w:pPr>
              <w:pStyle w:val="ListParagraph"/>
              <w:ind w:left="0"/>
              <w:rPr>
                <w:b/>
                <w:bCs/>
              </w:rPr>
            </w:pPr>
            <w:r>
              <w:rPr>
                <w:b/>
                <w:bCs/>
              </w:rPr>
              <w:t>Giá trị</w:t>
            </w:r>
          </w:p>
        </w:tc>
        <w:tc>
          <w:tcPr>
            <w:tcW w:w="2210" w:type="dxa"/>
          </w:tcPr>
          <w:p w:rsidR="00841929" w:rsidP="00DF09D5" w:rsidRDefault="00841929" w14:paraId="5045B2F9" w14:textId="77777777">
            <w:pPr>
              <w:pStyle w:val="ListParagraph"/>
              <w:ind w:left="0"/>
              <w:rPr>
                <w:b/>
                <w:bCs/>
              </w:rPr>
            </w:pPr>
            <w:r>
              <w:rPr>
                <w:b/>
                <w:bCs/>
              </w:rPr>
              <w:t>Json Key</w:t>
            </w:r>
          </w:p>
        </w:tc>
      </w:tr>
      <w:tr w:rsidR="00F5577F" w:rsidTr="00F5577F" w14:paraId="5B6EEA6A" w14:textId="77777777">
        <w:tc>
          <w:tcPr>
            <w:tcW w:w="708" w:type="dxa"/>
          </w:tcPr>
          <w:p w:rsidRPr="00020A9F" w:rsidR="00841929" w:rsidP="00DF09D5" w:rsidRDefault="00841929" w14:paraId="3A7ED8F3" w14:textId="77777777">
            <w:pPr>
              <w:pStyle w:val="ListParagraph"/>
              <w:ind w:left="0"/>
            </w:pPr>
            <w:r w:rsidRPr="00020A9F">
              <w:t>1</w:t>
            </w:r>
          </w:p>
        </w:tc>
        <w:tc>
          <w:tcPr>
            <w:tcW w:w="1154" w:type="dxa"/>
          </w:tcPr>
          <w:p w:rsidRPr="00020A9F" w:rsidR="00841929" w:rsidP="00DF09D5" w:rsidRDefault="00F5577F" w14:paraId="2F55C136" w14:textId="3A7AC221">
            <w:pPr>
              <w:pStyle w:val="ListParagraph"/>
              <w:ind w:left="0"/>
            </w:pPr>
            <w:r>
              <w:t>Cấu hình dịc</w:t>
            </w:r>
            <w:r w:rsidR="00C2410D">
              <w:t>h</w:t>
            </w:r>
            <w:r>
              <w:t xml:space="preserve"> vụ HSI</w:t>
            </w:r>
          </w:p>
        </w:tc>
        <w:tc>
          <w:tcPr>
            <w:tcW w:w="2458" w:type="dxa"/>
          </w:tcPr>
          <w:p w:rsidRPr="00020A9F" w:rsidR="00841929" w:rsidP="00DF09D5" w:rsidRDefault="00F5577F" w14:paraId="07E213C8" w14:textId="5EF3F11D">
            <w:pPr>
              <w:pStyle w:val="ListParagraph"/>
              <w:ind w:left="0"/>
            </w:pPr>
            <w:r>
              <w:t>Trạng thái thiết bị đã được cấu hình dịch vụ H</w:t>
            </w:r>
            <w:del w:author="Tran Khanh Toan" w:date="2022-07-01T14:42:00Z" w:id="2828">
              <w:r w:rsidDel="00263BB2">
                <w:delText>I</w:delText>
              </w:r>
            </w:del>
            <w:r>
              <w:t>S</w:t>
            </w:r>
            <w:ins w:author="Tran Khanh Toan" w:date="2022-07-01T14:42:00Z" w:id="2829">
              <w:r w:rsidR="00263BB2">
                <w:t>I</w:t>
              </w:r>
            </w:ins>
            <w:r>
              <w:t xml:space="preserve"> hay chưa</w:t>
            </w:r>
          </w:p>
        </w:tc>
        <w:tc>
          <w:tcPr>
            <w:tcW w:w="1170" w:type="dxa"/>
          </w:tcPr>
          <w:p w:rsidRPr="00020A9F" w:rsidR="00841929" w:rsidP="00DF09D5" w:rsidRDefault="00F5577F" w14:paraId="071D86FF" w14:textId="4B408FA9">
            <w:pPr>
              <w:pStyle w:val="ListParagraph"/>
              <w:ind w:left="0"/>
            </w:pPr>
            <w:r>
              <w:t>Boolean</w:t>
            </w:r>
          </w:p>
        </w:tc>
        <w:tc>
          <w:tcPr>
            <w:tcW w:w="1350" w:type="dxa"/>
          </w:tcPr>
          <w:p w:rsidRPr="00020A9F" w:rsidR="00841929" w:rsidP="00DF09D5" w:rsidRDefault="00F5577F" w14:paraId="12D0A5FA" w14:textId="3176AB6F">
            <w:pPr>
              <w:pStyle w:val="ListParagraph"/>
              <w:ind w:left="0"/>
            </w:pPr>
            <w:r>
              <w:t>True/flase</w:t>
            </w:r>
          </w:p>
        </w:tc>
        <w:tc>
          <w:tcPr>
            <w:tcW w:w="2210" w:type="dxa"/>
          </w:tcPr>
          <w:p w:rsidRPr="00020A9F" w:rsidR="00841929" w:rsidP="00DF09D5" w:rsidRDefault="00F5577F" w14:paraId="697C2A48" w14:textId="19644FAB">
            <w:pPr>
              <w:pStyle w:val="ListParagraph"/>
              <w:ind w:left="0"/>
            </w:pPr>
            <w:r>
              <w:t>configuredHSIServices</w:t>
            </w:r>
          </w:p>
        </w:tc>
      </w:tr>
    </w:tbl>
    <w:p w:rsidR="00841929" w:rsidP="00841929" w:rsidRDefault="00841929" w14:paraId="3FF199AA" w14:textId="7E6FFCF1">
      <w:pPr>
        <w:pStyle w:val="FirstLevelBullet"/>
        <w:numPr>
          <w:ilvl w:val="0"/>
          <w:numId w:val="0"/>
        </w:numPr>
        <w:rPr>
          <w:ins w:author="toantk" w:date="2022-07-28T09:04:00Z" w:id="2830"/>
        </w:rPr>
      </w:pPr>
    </w:p>
    <w:p w:rsidR="00F86672" w:rsidP="00F86672" w:rsidRDefault="00F86672" w14:paraId="5BD65194" w14:textId="77777777">
      <w:pPr>
        <w:pStyle w:val="Heading3"/>
        <w:rPr>
          <w:ins w:author="toantk" w:date="2022-07-28T09:04:00Z" w:id="2831"/>
        </w:rPr>
      </w:pPr>
      <w:bookmarkStart w:name="_Toc111217586" w:id="2832"/>
      <w:ins w:author="toantk" w:date="2022-07-28T09:04:00Z" w:id="2833">
        <w:r>
          <w:t>Usecase – Đăng nhập với tài khoản không hợp lệ</w:t>
        </w:r>
        <w:bookmarkEnd w:id="2832"/>
      </w:ins>
    </w:p>
    <w:tbl>
      <w:tblPr>
        <w:tblStyle w:val="TableGrid"/>
        <w:tblW w:w="0" w:type="auto"/>
        <w:tblLook w:val="04A0" w:firstRow="1" w:lastRow="0" w:firstColumn="1" w:lastColumn="0" w:noHBand="0" w:noVBand="1"/>
      </w:tblPr>
      <w:tblGrid>
        <w:gridCol w:w="1885"/>
        <w:gridCol w:w="7340"/>
      </w:tblGrid>
      <w:tr w:rsidR="00F86672" w:rsidTr="2ADD6C4A" w14:paraId="5506415D" w14:textId="77777777">
        <w:trPr>
          <w:ins w:author="toantk" w:date="2022-07-28T09:04:00Z" w:id="460130153"/>
        </w:trPr>
        <w:tc>
          <w:tcPr>
            <w:tcW w:w="1885" w:type="dxa"/>
            <w:tcMar/>
          </w:tcPr>
          <w:p w:rsidR="00F86672" w:rsidP="003D7577" w:rsidRDefault="00F86672" w14:paraId="480487F0" w14:textId="77777777">
            <w:pPr>
              <w:rPr>
                <w:ins w:author="toantk" w:date="2022-07-28T09:04:00Z" w:id="2835"/>
              </w:rPr>
            </w:pPr>
            <w:ins w:author="toantk" w:date="2022-07-28T09:04:00Z" w:id="2836">
              <w:r>
                <w:t>ID</w:t>
              </w:r>
            </w:ins>
          </w:p>
        </w:tc>
        <w:tc>
          <w:tcPr>
            <w:tcW w:w="7340" w:type="dxa"/>
            <w:tcMar/>
          </w:tcPr>
          <w:p w:rsidR="00F86672" w:rsidP="003D7577" w:rsidRDefault="00F86672" w14:paraId="70DFCE9D" w14:textId="4E1D0C44">
            <w:pPr>
              <w:rPr>
                <w:ins w:author="toantk" w:date="2022-07-28T09:04:00Z" w:id="2837"/>
              </w:rPr>
            </w:pPr>
            <w:ins w:author="toantk" w:date="2022-07-28T09:04:00Z" w:id="2838">
              <w:r>
                <w:t>UC-4</w:t>
              </w:r>
            </w:ins>
          </w:p>
        </w:tc>
      </w:tr>
      <w:tr w:rsidR="00F86672" w:rsidTr="2ADD6C4A" w14:paraId="50CD9467" w14:textId="77777777">
        <w:trPr>
          <w:ins w:author="toantk" w:date="2022-07-28T09:04:00Z" w:id="1405575424"/>
        </w:trPr>
        <w:tc>
          <w:tcPr>
            <w:tcW w:w="1885" w:type="dxa"/>
            <w:tcMar/>
          </w:tcPr>
          <w:p w:rsidR="00F86672" w:rsidP="003D7577" w:rsidRDefault="00F86672" w14:paraId="6C066F04" w14:textId="77777777">
            <w:pPr>
              <w:rPr>
                <w:ins w:author="toantk" w:date="2022-07-28T09:04:00Z" w:id="2840"/>
              </w:rPr>
            </w:pPr>
            <w:ins w:author="toantk" w:date="2022-07-28T09:04:00Z" w:id="2841">
              <w:r>
                <w:t>Name</w:t>
              </w:r>
            </w:ins>
          </w:p>
        </w:tc>
        <w:tc>
          <w:tcPr>
            <w:tcW w:w="7340" w:type="dxa"/>
            <w:tcMar/>
          </w:tcPr>
          <w:p w:rsidR="00F86672" w:rsidP="003D7577" w:rsidRDefault="00F86672" w14:paraId="4DDDCB50" w14:textId="77777777">
            <w:pPr>
              <w:rPr>
                <w:ins w:author="toantk" w:date="2022-07-28T09:04:00Z" w:id="2842"/>
              </w:rPr>
            </w:pPr>
            <w:ins w:author="toantk" w:date="2022-07-28T09:04:00Z" w:id="2843">
              <w:r>
                <w:t>Đăng nhập với tài khoản không hợp lệ</w:t>
              </w:r>
            </w:ins>
          </w:p>
        </w:tc>
      </w:tr>
      <w:tr w:rsidR="00F86672" w:rsidTr="2ADD6C4A" w14:paraId="07F7176A" w14:textId="77777777">
        <w:trPr>
          <w:ins w:author="toantk" w:date="2022-07-28T09:04:00Z" w:id="1883135769"/>
        </w:trPr>
        <w:tc>
          <w:tcPr>
            <w:tcW w:w="1885" w:type="dxa"/>
            <w:tcMar/>
          </w:tcPr>
          <w:p w:rsidR="00F86672" w:rsidP="003D7577" w:rsidRDefault="00F86672" w14:paraId="79C3132C" w14:textId="77777777">
            <w:pPr>
              <w:rPr>
                <w:ins w:author="toantk" w:date="2022-07-28T09:04:00Z" w:id="2845"/>
              </w:rPr>
            </w:pPr>
            <w:ins w:author="toantk" w:date="2022-07-28T09:04:00Z" w:id="2846">
              <w:r>
                <w:t>Description</w:t>
              </w:r>
            </w:ins>
          </w:p>
        </w:tc>
        <w:tc>
          <w:tcPr>
            <w:tcW w:w="7340" w:type="dxa"/>
            <w:tcMar/>
          </w:tcPr>
          <w:p w:rsidR="00F86672" w:rsidP="003D7577" w:rsidRDefault="00F86672" w14:paraId="4BC3846E" w14:textId="77777777">
            <w:pPr>
              <w:pStyle w:val="FirstLevelBullet"/>
              <w:rPr>
                <w:ins w:author="toantk" w:date="2022-07-28T09:04:00Z" w:id="2847"/>
              </w:rPr>
            </w:pPr>
            <w:ins w:author="toantk" w:date="2022-07-28T09:04:00Z" w:id="2848">
              <w:r>
                <w:t xml:space="preserve">Người quản trị từ Mobile App thực hiện yêu cầu đăng nhập vào thiết bị với thông tin Password không đúng với tài khoản cấu hình hiện tại. </w:t>
              </w:r>
            </w:ins>
          </w:p>
          <w:p w:rsidR="00F86672" w:rsidP="003D7577" w:rsidRDefault="35B40FC3" w14:paraId="26BC5D22" w14:textId="77777777">
            <w:pPr>
              <w:pStyle w:val="FirstLevelBullet"/>
              <w:rPr>
                <w:ins w:author="toantk" w:date="2022-07-28T09:04:00Z" w:id="474943072"/>
              </w:rPr>
            </w:pPr>
            <w:ins w:author="toantk" w:date="2022-07-28T09:04:00Z" w:id="1380077579">
              <w:r w:rsidR="31CE4369">
                <w:t xml:space="preserve">Mobile App thực hiện request login với định dạng: </w:t>
              </w:r>
              <w:r>
                <w:fldChar w:fldCharType="begin"/>
              </w:r>
              <w:r>
                <w:instrText xml:space="preserve"> HYPERLINK "https://&lt;ip&gt;:&lt;port&gt;/onelinklogin" </w:instrText>
              </w:r>
              <w:r>
                <w:fldChar w:fldCharType="separate"/>
              </w:r>
              <w:r w:rsidRPr="2ADD6C4A" w:rsidR="31CE4369">
                <w:rPr>
                  <w:rStyle w:val="Hyperlink"/>
                </w:rPr>
                <w:t>https://&lt;ip&gt;:&lt;port&gt;/onelinklogin</w:t>
              </w:r>
              <w:r>
                <w:fldChar w:fldCharType="end"/>
              </w:r>
              <w:r w:rsidR="31CE4369">
                <w:t xml:space="preserve"> với cookies đi kèm request được quy định trong mục 7.2.1 và payload rỗng.</w:t>
              </w:r>
            </w:ins>
          </w:p>
          <w:p w:rsidR="00F86672" w:rsidP="003D7577" w:rsidRDefault="00F86672" w14:paraId="234DADC8" w14:textId="77777777">
            <w:pPr>
              <w:pStyle w:val="FirstLevelBullet"/>
              <w:rPr>
                <w:ins w:author="toantk" w:date="2022-07-28T09:04:00Z" w:id="2851"/>
              </w:rPr>
            </w:pPr>
            <w:ins w:author="toantk" w:date="2022-07-28T09:04:00Z" w:id="2852">
              <w:r>
                <w:t>Thiết bị sẽ phản hồi lại cho Mobile App đăng nhập không thành công.</w:t>
              </w:r>
            </w:ins>
          </w:p>
          <w:p w:rsidR="00F86672" w:rsidP="003D7577" w:rsidRDefault="00F86672" w14:paraId="76108F9E" w14:textId="77777777">
            <w:pPr>
              <w:pStyle w:val="FirstLevelBullet"/>
              <w:rPr>
                <w:ins w:author="toantk" w:date="2022-07-28T09:04:00Z" w:id="2853"/>
              </w:rPr>
            </w:pPr>
            <w:ins w:author="toantk" w:date="2022-07-28T09:04:00Z" w:id="2854">
              <w:r>
                <w:t xml:space="preserve">Trường hợp Mobile App đăng nhập sai 3 lần liên tiếp trong 3 phút, thiết bị sẽ phản hồi lại cho Mobile App về việc này và khóa đăng nhập trong 3 phút. </w:t>
              </w:r>
            </w:ins>
          </w:p>
          <w:p w:rsidR="00F86672" w:rsidP="003D7577" w:rsidRDefault="00F86672" w14:paraId="7462A8EA" w14:textId="77777777">
            <w:pPr>
              <w:pStyle w:val="FirstLevelBullet"/>
              <w:rPr>
                <w:ins w:author="toantk" w:date="2022-07-28T09:04:00Z" w:id="2855"/>
              </w:rPr>
            </w:pPr>
            <w:ins w:author="toantk" w:date="2022-07-28T09:04:00Z" w:id="2856">
              <w:r>
                <w:lastRenderedPageBreak/>
                <w:t xml:space="preserve">Các trường hợp đăng nhập sai ONT sẽ gửi phản hồi cho Mobile App bản tin “401 </w:t>
              </w:r>
              <w:r w:rsidRPr="00F77F40">
                <w:t>Unauthorized</w:t>
              </w:r>
              <w:r>
                <w:t>” với payload chi tiết như bên dưới.</w:t>
              </w:r>
            </w:ins>
          </w:p>
        </w:tc>
      </w:tr>
      <w:tr w:rsidR="00F86672" w:rsidTr="2ADD6C4A" w14:paraId="7853CEAD" w14:textId="77777777">
        <w:trPr>
          <w:ins w:author="toantk" w:date="2022-07-28T09:04:00Z" w:id="1343307625"/>
        </w:trPr>
        <w:tc>
          <w:tcPr>
            <w:tcW w:w="1885" w:type="dxa"/>
            <w:tcMar/>
          </w:tcPr>
          <w:p w:rsidR="00F86672" w:rsidP="003D7577" w:rsidRDefault="00F86672" w14:paraId="2D4A0178" w14:textId="77777777">
            <w:pPr>
              <w:rPr>
                <w:ins w:author="toantk" w:date="2022-07-28T09:04:00Z" w:id="2858"/>
              </w:rPr>
            </w:pPr>
            <w:ins w:author="toantk" w:date="2022-07-28T09:04:00Z" w:id="2859">
              <w:r>
                <w:lastRenderedPageBreak/>
                <w:t>Actor</w:t>
              </w:r>
            </w:ins>
          </w:p>
        </w:tc>
        <w:tc>
          <w:tcPr>
            <w:tcW w:w="7340" w:type="dxa"/>
            <w:tcMar/>
          </w:tcPr>
          <w:p w:rsidR="00F86672" w:rsidP="003D7577" w:rsidRDefault="00F86672" w14:paraId="0B2728C5" w14:textId="77777777">
            <w:pPr>
              <w:rPr>
                <w:ins w:author="toantk" w:date="2022-07-28T09:04:00Z" w:id="2860"/>
              </w:rPr>
            </w:pPr>
            <w:ins w:author="toantk" w:date="2022-07-28T09:04:00Z" w:id="2861">
              <w:r>
                <w:t>Admin</w:t>
              </w:r>
            </w:ins>
          </w:p>
        </w:tc>
      </w:tr>
      <w:tr w:rsidR="00F86672" w:rsidTr="2ADD6C4A" w14:paraId="3DD75129" w14:textId="77777777">
        <w:trPr>
          <w:ins w:author="toantk" w:date="2022-07-28T09:04:00Z" w:id="411879096"/>
        </w:trPr>
        <w:tc>
          <w:tcPr>
            <w:tcW w:w="1885" w:type="dxa"/>
            <w:tcMar/>
          </w:tcPr>
          <w:p w:rsidR="00F86672" w:rsidP="003D7577" w:rsidRDefault="00F86672" w14:paraId="422CBD21" w14:textId="77777777">
            <w:pPr>
              <w:rPr>
                <w:ins w:author="toantk" w:date="2022-07-28T09:04:00Z" w:id="2863"/>
              </w:rPr>
            </w:pPr>
            <w:ins w:author="toantk" w:date="2022-07-28T09:04:00Z" w:id="2864">
              <w:r>
                <w:t>Pre-condition</w:t>
              </w:r>
            </w:ins>
          </w:p>
        </w:tc>
        <w:tc>
          <w:tcPr>
            <w:tcW w:w="7340" w:type="dxa"/>
            <w:tcMar/>
          </w:tcPr>
          <w:p w:rsidR="00F86672" w:rsidP="003D7577" w:rsidRDefault="00F86672" w14:paraId="4960859C" w14:textId="77777777">
            <w:pPr>
              <w:rPr>
                <w:ins w:author="toantk" w:date="2022-07-28T09:04:00Z" w:id="2865"/>
              </w:rPr>
            </w:pPr>
            <w:ins w:author="toantk" w:date="2022-07-28T09:04:00Z" w:id="2866">
              <w:r>
                <w:t>- Đã được cấp session.</w:t>
              </w:r>
            </w:ins>
          </w:p>
          <w:p w:rsidR="00F86672" w:rsidP="003D7577" w:rsidRDefault="00F86672" w14:paraId="16F29DB9" w14:textId="77777777">
            <w:pPr>
              <w:rPr>
                <w:ins w:author="toantk" w:date="2022-07-28T09:04:00Z" w:id="2867"/>
              </w:rPr>
            </w:pPr>
            <w:ins w:author="toantk" w:date="2022-07-28T09:04:00Z" w:id="2868">
              <w:r>
                <w:t>- Thiết bị hoạt động bình thường và có phát Wifi</w:t>
              </w:r>
            </w:ins>
          </w:p>
          <w:p w:rsidR="00F86672" w:rsidP="003D7577" w:rsidRDefault="00F86672" w14:paraId="749972D5" w14:textId="77777777">
            <w:pPr>
              <w:rPr>
                <w:ins w:author="toantk" w:date="2022-07-28T09:04:00Z" w:id="2869"/>
              </w:rPr>
            </w:pPr>
            <w:ins w:author="toantk" w:date="2022-07-28T09:04:00Z" w:id="2870">
              <w:r>
                <w:t>- Mobile App đã dò tìm được thiết bị.</w:t>
              </w:r>
            </w:ins>
          </w:p>
        </w:tc>
      </w:tr>
      <w:tr w:rsidR="00F86672" w:rsidTr="2ADD6C4A" w14:paraId="0976D38D" w14:textId="77777777">
        <w:trPr>
          <w:ins w:author="toantk" w:date="2022-07-28T09:04:00Z" w:id="849661110"/>
        </w:trPr>
        <w:tc>
          <w:tcPr>
            <w:tcW w:w="1885" w:type="dxa"/>
            <w:tcMar/>
          </w:tcPr>
          <w:p w:rsidR="00F86672" w:rsidP="003D7577" w:rsidRDefault="00F86672" w14:paraId="08516E6F" w14:textId="77777777">
            <w:pPr>
              <w:rPr>
                <w:ins w:author="toantk" w:date="2022-07-28T09:04:00Z" w:id="2872"/>
              </w:rPr>
            </w:pPr>
            <w:ins w:author="toantk" w:date="2022-07-28T09:04:00Z" w:id="2873">
              <w:r>
                <w:t>Post-condition</w:t>
              </w:r>
            </w:ins>
          </w:p>
        </w:tc>
        <w:tc>
          <w:tcPr>
            <w:tcW w:w="7340" w:type="dxa"/>
            <w:tcMar/>
          </w:tcPr>
          <w:p w:rsidR="00F86672" w:rsidP="003D7577" w:rsidRDefault="00F86672" w14:paraId="37065850" w14:textId="77777777">
            <w:pPr>
              <w:rPr>
                <w:ins w:author="toantk" w:date="2022-07-28T09:04:00Z" w:id="2874"/>
              </w:rPr>
            </w:pPr>
            <w:ins w:author="toantk" w:date="2022-07-28T09:04:00Z" w:id="2875">
              <w:r>
                <w:t>Thiết bị phản hồi đầy đủ các thông tin cho Mobile App</w:t>
              </w:r>
            </w:ins>
          </w:p>
        </w:tc>
      </w:tr>
    </w:tbl>
    <w:p w:rsidR="00F86672" w:rsidP="00F86672" w:rsidRDefault="00F86672" w14:paraId="2E9E7D93" w14:textId="77777777">
      <w:pPr>
        <w:rPr>
          <w:ins w:author="toantk" w:date="2022-07-28T09:04:00Z" w:id="2876"/>
        </w:rPr>
      </w:pPr>
    </w:p>
    <w:p w:rsidR="00F86672" w:rsidP="00F86672" w:rsidRDefault="00F86672" w14:paraId="11443078" w14:textId="77777777">
      <w:pPr>
        <w:rPr>
          <w:ins w:author="toantk" w:date="2022-07-28T09:04:00Z" w:id="2877"/>
          <w:b/>
          <w:bCs/>
        </w:rPr>
      </w:pPr>
      <w:ins w:author="toantk" w:date="2022-07-28T09:04:00Z" w:id="2878">
        <w:r>
          <w:rPr>
            <w:b/>
            <w:bCs/>
          </w:rPr>
          <w:t>Luồng dữ liệu:</w:t>
        </w:r>
      </w:ins>
    </w:p>
    <w:p w:rsidR="00F86672" w:rsidP="00F86672" w:rsidRDefault="00F86672" w14:paraId="00042AB0" w14:textId="77777777">
      <w:pPr>
        <w:keepNext/>
        <w:jc w:val="center"/>
        <w:rPr>
          <w:ins w:author="toantk" w:date="2022-07-28T09:04:00Z" w:id="2879"/>
        </w:rPr>
      </w:pPr>
      <w:ins w:author="toantk" w:date="2022-07-28T09:04:00Z" w:id="2880">
        <w:r>
          <w:object w:dxaOrig="9180" w:dyaOrig="5296" w14:anchorId="5A6B277A">
            <v:shape id="_x0000_i1028" style="width:460.5pt;height:265.5pt" o:ole="" type="#_x0000_t75">
              <v:imagedata o:title="" r:id="rId16"/>
            </v:shape>
            <o:OLEObject Type="Embed" ProgID="Visio.Drawing.15" ShapeID="_x0000_i1028" DrawAspect="Content" ObjectID="_1721885953" r:id="rId18"/>
          </w:object>
        </w:r>
      </w:ins>
    </w:p>
    <w:p w:rsidR="00F86672" w:rsidP="00F86672" w:rsidRDefault="00F86672" w14:paraId="3AE6532B" w14:textId="645B3B61">
      <w:pPr>
        <w:pStyle w:val="Caption"/>
        <w:rPr>
          <w:ins w:author="toantk" w:date="2022-07-28T09:04:00Z" w:id="2881"/>
        </w:rPr>
      </w:pPr>
      <w:bookmarkStart w:name="_Toc110529191" w:id="2882"/>
      <w:ins w:author="toantk" w:date="2022-07-28T09:04:00Z" w:id="2883">
        <w:r>
          <w:t xml:space="preserve">Hình </w:t>
        </w:r>
      </w:ins>
      <w:ins w:author="toantk" w:date="2022-07-28T09:55:00Z" w:id="2884">
        <w:r w:rsidR="00881A01">
          <w:fldChar w:fldCharType="begin"/>
        </w:r>
        <w:r w:rsidR="00881A01">
          <w:instrText xml:space="preserve"> STYLEREF 1 \s </w:instrText>
        </w:r>
      </w:ins>
      <w:r w:rsidR="00881A01">
        <w:fldChar w:fldCharType="separate"/>
      </w:r>
      <w:r w:rsidR="00533729">
        <w:rPr>
          <w:noProof/>
        </w:rPr>
        <w:t>7</w:t>
      </w:r>
      <w:ins w:author="toantk" w:date="2022-07-28T09:55:00Z" w:id="2885">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2</w:t>
      </w:r>
      <w:ins w:author="toantk" w:date="2022-07-28T09:55:00Z" w:id="2886">
        <w:r w:rsidR="00881A01">
          <w:fldChar w:fldCharType="end"/>
        </w:r>
      </w:ins>
      <w:ins w:author="toantk" w:date="2022-07-28T09:04:00Z" w:id="2887">
        <w:r>
          <w:t xml:space="preserve"> Luồng dữ liệu điều khiển Login vào thiết bị từ Mobile App với tài khoản không hợp lệ</w:t>
        </w:r>
        <w:bookmarkEnd w:id="2882"/>
      </w:ins>
    </w:p>
    <w:p w:rsidR="00F86672" w:rsidP="00F86672" w:rsidRDefault="00F86672" w14:paraId="31115910" w14:textId="77777777">
      <w:pPr>
        <w:rPr>
          <w:ins w:author="toantk" w:date="2022-07-28T09:04:00Z" w:id="2888"/>
          <w:b/>
          <w:bCs/>
        </w:rPr>
      </w:pPr>
      <w:ins w:author="toantk" w:date="2022-07-28T09:04:00Z" w:id="2889">
        <w:r>
          <w:rPr>
            <w:b/>
            <w:bCs/>
          </w:rPr>
          <w:t>Cấu trúc payload của bản tin:</w:t>
        </w:r>
      </w:ins>
    </w:p>
    <w:p w:rsidR="00F86672" w:rsidP="00F86672" w:rsidRDefault="00F86672" w14:paraId="0192843F" w14:textId="77777777">
      <w:pPr>
        <w:pStyle w:val="FirstLevelBullet"/>
        <w:numPr>
          <w:ilvl w:val="0"/>
          <w:numId w:val="9"/>
        </w:numPr>
        <w:rPr>
          <w:ins w:author="toantk" w:date="2022-07-28T09:04:00Z" w:id="2890"/>
        </w:rPr>
      </w:pPr>
      <w:ins w:author="toantk" w:date="2022-07-28T09:04:00Z" w:id="2891">
        <w:r>
          <w:t>Login Fail Response:</w:t>
        </w:r>
      </w:ins>
    </w:p>
    <w:p w:rsidR="00F86672" w:rsidP="00F86672" w:rsidRDefault="00F86672" w14:paraId="6CE818A9" w14:textId="77777777">
      <w:pPr>
        <w:pStyle w:val="FirstLevelBullet"/>
        <w:numPr>
          <w:ilvl w:val="1"/>
          <w:numId w:val="9"/>
        </w:numPr>
        <w:rPr>
          <w:ins w:author="toantk" w:date="2022-07-28T09:04:00Z" w:id="2892"/>
        </w:rPr>
      </w:pPr>
      <w:ins w:author="toantk" w:date="2022-07-28T09:04:00Z" w:id="2893">
        <w:r>
          <w:t>Đăng nhập sai chưa quá 3 lần liên tiếp trong 3 phút:</w:t>
        </w:r>
      </w:ins>
    </w:p>
    <w:p w:rsidR="00F86672" w:rsidP="00F86672" w:rsidRDefault="00F86672" w14:paraId="1F06F8F1" w14:textId="77777777">
      <w:pPr>
        <w:pStyle w:val="FirstLevelBullet"/>
        <w:numPr>
          <w:ilvl w:val="0"/>
          <w:numId w:val="0"/>
        </w:numPr>
        <w:ind w:left="1440"/>
        <w:rPr>
          <w:ins w:author="toantk" w:date="2022-07-28T09:04:00Z" w:id="2894"/>
        </w:rPr>
      </w:pPr>
      <w:ins w:author="toantk" w:date="2022-07-28T09:04:00Z" w:id="2895">
        <w:r>
          <w:t>{</w:t>
        </w:r>
      </w:ins>
    </w:p>
    <w:p w:rsidR="00F86672" w:rsidP="00F86672" w:rsidRDefault="00F86672" w14:paraId="698909FE" w14:textId="77777777">
      <w:pPr>
        <w:pStyle w:val="FirstLevelBullet"/>
        <w:numPr>
          <w:ilvl w:val="0"/>
          <w:numId w:val="0"/>
        </w:numPr>
        <w:ind w:left="1440"/>
        <w:rPr>
          <w:ins w:author="toantk" w:date="2022-07-28T09:04:00Z" w:id="2896"/>
        </w:rPr>
      </w:pPr>
      <w:ins w:author="toantk" w:date="2022-07-28T09:04:00Z" w:id="2897">
        <w:r>
          <w:t>"status": 1,</w:t>
        </w:r>
      </w:ins>
    </w:p>
    <w:p w:rsidR="00F86672" w:rsidP="00F86672" w:rsidRDefault="00F86672" w14:paraId="49514A50" w14:textId="77777777">
      <w:pPr>
        <w:pStyle w:val="FirstLevelBullet"/>
        <w:numPr>
          <w:ilvl w:val="0"/>
          <w:numId w:val="0"/>
        </w:numPr>
        <w:ind w:left="1440"/>
        <w:rPr>
          <w:ins w:author="toantk" w:date="2022-07-28T09:04:00Z" w:id="2898"/>
        </w:rPr>
      </w:pPr>
      <w:ins w:author="toantk" w:date="2022-07-28T09:04:00Z" w:id="2899">
        <w:r>
          <w:t>"message": “Login Fail: Please enter correct username and password.”,</w:t>
        </w:r>
      </w:ins>
    </w:p>
    <w:p w:rsidR="00F86672" w:rsidP="00F86672" w:rsidRDefault="00F86672" w14:paraId="4E9CAE43" w14:textId="392944F3">
      <w:pPr>
        <w:pStyle w:val="FirstLevelBullet"/>
        <w:numPr>
          <w:ilvl w:val="0"/>
          <w:numId w:val="0"/>
        </w:numPr>
        <w:ind w:left="1440"/>
        <w:rPr>
          <w:ins w:author="toantk" w:date="2022-07-28T09:04:00Z" w:id="2900"/>
        </w:rPr>
      </w:pPr>
      <w:ins w:author="toantk" w:date="2022-07-28T09:04:00Z" w:id="2901">
        <w:r>
          <w:t xml:space="preserve">“requestId” : </w:t>
        </w:r>
      </w:ins>
      <w:r w:rsidR="003E0981">
        <w:t>&lt;requestId&gt;</w:t>
      </w:r>
      <w:ins w:author="toantk" w:date="2022-07-28T09:04:00Z" w:id="2902">
        <w:r>
          <w:t>,</w:t>
        </w:r>
      </w:ins>
    </w:p>
    <w:p w:rsidR="00F86672" w:rsidP="00F86672" w:rsidRDefault="00F86672" w14:paraId="6BD619F4" w14:textId="77777777">
      <w:pPr>
        <w:pStyle w:val="FirstLevelBullet"/>
        <w:numPr>
          <w:ilvl w:val="0"/>
          <w:numId w:val="0"/>
        </w:numPr>
        <w:ind w:left="1440"/>
        <w:rPr>
          <w:ins w:author="toantk" w:date="2022-07-28T09:04:00Z" w:id="2903"/>
        </w:rPr>
      </w:pPr>
      <w:ins w:author="toantk" w:date="2022-07-28T09:04:00Z" w:id="2904">
        <w:r>
          <w:t>"data": {</w:t>
        </w:r>
      </w:ins>
    </w:p>
    <w:p w:rsidR="00F86672" w:rsidP="00F86672" w:rsidRDefault="00F86672" w14:paraId="0FAE88C6" w14:textId="77777777">
      <w:pPr>
        <w:pStyle w:val="FirstLevelBullet"/>
        <w:numPr>
          <w:ilvl w:val="0"/>
          <w:numId w:val="0"/>
        </w:numPr>
        <w:ind w:left="1440"/>
        <w:rPr>
          <w:ins w:author="toantk" w:date="2022-07-28T09:04:00Z" w:id="2905"/>
        </w:rPr>
      </w:pPr>
      <w:ins w:author="toantk" w:date="2022-07-28T09:04:00Z" w:id="2906">
        <w:r>
          <w:lastRenderedPageBreak/>
          <w:t>}</w:t>
        </w:r>
      </w:ins>
    </w:p>
    <w:p w:rsidR="00F86672" w:rsidP="00F86672" w:rsidRDefault="00F86672" w14:paraId="35C1D365" w14:textId="77777777">
      <w:pPr>
        <w:pStyle w:val="FirstLevelBullet"/>
        <w:numPr>
          <w:ilvl w:val="0"/>
          <w:numId w:val="0"/>
        </w:numPr>
        <w:ind w:left="1440"/>
        <w:rPr>
          <w:ins w:author="toantk" w:date="2022-07-28T09:04:00Z" w:id="2907"/>
        </w:rPr>
      </w:pPr>
      <w:ins w:author="toantk" w:date="2022-07-28T09:04:00Z" w:id="2908">
        <w:r>
          <w:t>}</w:t>
        </w:r>
      </w:ins>
    </w:p>
    <w:p w:rsidR="00F86672" w:rsidP="00F86672" w:rsidRDefault="00F86672" w14:paraId="67D79DC2" w14:textId="77777777">
      <w:pPr>
        <w:pStyle w:val="FirstLevelBullet"/>
        <w:numPr>
          <w:ilvl w:val="1"/>
          <w:numId w:val="9"/>
        </w:numPr>
        <w:rPr>
          <w:ins w:author="toantk" w:date="2022-07-28T09:04:00Z" w:id="2909"/>
        </w:rPr>
      </w:pPr>
      <w:ins w:author="toantk" w:date="2022-07-28T09:04:00Z" w:id="2910">
        <w:r>
          <w:t>Đăng nhập sai quá 3 lần liên tiếp trong 3 phút:</w:t>
        </w:r>
      </w:ins>
    </w:p>
    <w:p w:rsidR="00F86672" w:rsidP="00F86672" w:rsidRDefault="00F86672" w14:paraId="55CC1409" w14:textId="77777777">
      <w:pPr>
        <w:pStyle w:val="FirstLevelBullet"/>
        <w:numPr>
          <w:ilvl w:val="0"/>
          <w:numId w:val="0"/>
        </w:numPr>
        <w:ind w:left="1440"/>
        <w:rPr>
          <w:ins w:author="toantk" w:date="2022-07-28T09:04:00Z" w:id="2911"/>
        </w:rPr>
      </w:pPr>
      <w:ins w:author="toantk" w:date="2022-07-28T09:04:00Z" w:id="2912">
        <w:r>
          <w:t>{</w:t>
        </w:r>
      </w:ins>
    </w:p>
    <w:p w:rsidR="00F86672" w:rsidP="00F86672" w:rsidRDefault="00F86672" w14:paraId="11298114" w14:textId="77777777">
      <w:pPr>
        <w:pStyle w:val="FirstLevelBullet"/>
        <w:numPr>
          <w:ilvl w:val="0"/>
          <w:numId w:val="0"/>
        </w:numPr>
        <w:ind w:left="1440"/>
        <w:rPr>
          <w:ins w:author="toantk" w:date="2022-07-28T09:04:00Z" w:id="2913"/>
        </w:rPr>
      </w:pPr>
      <w:ins w:author="toantk" w:date="2022-07-28T09:04:00Z" w:id="2914">
        <w:r>
          <w:t>"status": 2,</w:t>
        </w:r>
      </w:ins>
    </w:p>
    <w:p w:rsidR="00F86672" w:rsidP="00F86672" w:rsidRDefault="00F86672" w14:paraId="00498DA6" w14:textId="77777777">
      <w:pPr>
        <w:pStyle w:val="FirstLevelBullet"/>
        <w:numPr>
          <w:ilvl w:val="0"/>
          <w:numId w:val="0"/>
        </w:numPr>
        <w:ind w:left="1440"/>
        <w:rPr>
          <w:ins w:author="toantk" w:date="2022-07-28T09:04:00Z" w:id="2915"/>
        </w:rPr>
      </w:pPr>
      <w:ins w:author="toantk" w:date="2022-07-28T09:04:00Z" w:id="2916">
        <w:r>
          <w:t>"message": “</w:t>
        </w:r>
        <w:r w:rsidRPr="00FE582B">
          <w:t>You have exceeded 3 attempts in 3 minute</w:t>
        </w:r>
        <w:r>
          <w:t>s.</w:t>
        </w:r>
        <w:r w:rsidRPr="00FE582B">
          <w:t xml:space="preserve"> </w:t>
        </w:r>
        <w:r>
          <w:t>P</w:t>
        </w:r>
        <w:r w:rsidRPr="00FE582B">
          <w:t xml:space="preserve">lease try again in </w:t>
        </w:r>
        <w:r>
          <w:t xml:space="preserve">3 </w:t>
        </w:r>
        <w:r w:rsidRPr="00FE582B">
          <w:t>m</w:t>
        </w:r>
        <w:r>
          <w:t>inutes”,</w:t>
        </w:r>
      </w:ins>
    </w:p>
    <w:p w:rsidR="00F86672" w:rsidP="00F86672" w:rsidRDefault="00F86672" w14:paraId="20CBC152" w14:textId="5CE39406">
      <w:pPr>
        <w:pStyle w:val="FirstLevelBullet"/>
        <w:numPr>
          <w:ilvl w:val="0"/>
          <w:numId w:val="0"/>
        </w:numPr>
        <w:ind w:left="1440"/>
        <w:rPr>
          <w:ins w:author="toantk" w:date="2022-07-28T09:04:00Z" w:id="2917"/>
        </w:rPr>
      </w:pPr>
      <w:ins w:author="toantk" w:date="2022-07-28T09:04:00Z" w:id="2918">
        <w:r>
          <w:t xml:space="preserve">“requestId” : </w:t>
        </w:r>
      </w:ins>
      <w:r w:rsidR="003E0981">
        <w:t>&lt;requestId&gt;</w:t>
      </w:r>
      <w:ins w:author="toantk" w:date="2022-07-28T09:04:00Z" w:id="2919">
        <w:r>
          <w:t>,</w:t>
        </w:r>
      </w:ins>
    </w:p>
    <w:p w:rsidR="00F86672" w:rsidP="00F86672" w:rsidRDefault="00F86672" w14:paraId="43C41A1E" w14:textId="77777777">
      <w:pPr>
        <w:pStyle w:val="FirstLevelBullet"/>
        <w:numPr>
          <w:ilvl w:val="0"/>
          <w:numId w:val="0"/>
        </w:numPr>
        <w:ind w:left="1440"/>
        <w:rPr>
          <w:ins w:author="toantk" w:date="2022-07-28T09:04:00Z" w:id="2920"/>
        </w:rPr>
      </w:pPr>
      <w:ins w:author="toantk" w:date="2022-07-28T09:04:00Z" w:id="2921">
        <w:r>
          <w:t>"data": {</w:t>
        </w:r>
      </w:ins>
    </w:p>
    <w:p w:rsidR="00F86672" w:rsidP="00F86672" w:rsidRDefault="00F86672" w14:paraId="552AC305" w14:textId="77777777">
      <w:pPr>
        <w:pStyle w:val="FirstLevelBullet"/>
        <w:numPr>
          <w:ilvl w:val="0"/>
          <w:numId w:val="0"/>
        </w:numPr>
        <w:ind w:left="1440"/>
        <w:rPr>
          <w:ins w:author="toantk" w:date="2022-07-28T09:04:00Z" w:id="2922"/>
        </w:rPr>
      </w:pPr>
      <w:ins w:author="toantk" w:date="2022-07-28T09:04:00Z" w:id="2923">
        <w:r>
          <w:t>}</w:t>
        </w:r>
      </w:ins>
    </w:p>
    <w:p w:rsidR="00F86672" w:rsidP="00841929" w:rsidRDefault="00F86672" w14:paraId="39D16271" w14:textId="30D84F5C">
      <w:pPr>
        <w:pStyle w:val="FirstLevelBullet"/>
        <w:numPr>
          <w:ilvl w:val="0"/>
          <w:numId w:val="0"/>
        </w:numPr>
      </w:pPr>
    </w:p>
    <w:p w:rsidR="00990C69" w:rsidP="00990C69" w:rsidRDefault="0BA4A477" w14:paraId="05BE39DA" w14:textId="77777777">
      <w:pPr>
        <w:pStyle w:val="Heading3"/>
        <w:rPr/>
      </w:pPr>
      <w:bookmarkStart w:name="_Toc111217587" w:id="2924"/>
      <w:r w:rsidR="496802F8">
        <w:rPr/>
        <w:t>Usecase – Đăng nhập với tài khoản hợp lệ và hiện đang tồn tại phiên truy nhập từ thiết bị khác</w:t>
      </w:r>
      <w:bookmarkEnd w:id="2924"/>
    </w:p>
    <w:tbl>
      <w:tblPr>
        <w:tblStyle w:val="TableGrid"/>
        <w:tblW w:w="0" w:type="auto"/>
        <w:tblLook w:val="04A0" w:firstRow="1" w:lastRow="0" w:firstColumn="1" w:lastColumn="0" w:noHBand="0" w:noVBand="1"/>
      </w:tblPr>
      <w:tblGrid>
        <w:gridCol w:w="1885"/>
        <w:gridCol w:w="7340"/>
      </w:tblGrid>
      <w:tr w:rsidR="00990C69" w:rsidTr="2ADD6C4A" w14:paraId="056B29A2" w14:textId="77777777">
        <w:tc>
          <w:tcPr>
            <w:tcW w:w="1885" w:type="dxa"/>
            <w:tcMar/>
          </w:tcPr>
          <w:p w:rsidR="00990C69" w:rsidP="00E5021C" w:rsidRDefault="00990C69" w14:paraId="6DBE0F2C" w14:textId="77777777">
            <w:r>
              <w:t>ID</w:t>
            </w:r>
          </w:p>
        </w:tc>
        <w:tc>
          <w:tcPr>
            <w:tcW w:w="7340" w:type="dxa"/>
            <w:tcMar/>
          </w:tcPr>
          <w:p w:rsidR="00990C69" w:rsidP="00E5021C" w:rsidRDefault="00990C69" w14:paraId="2F5906EB" w14:textId="4E48BA09">
            <w:r>
              <w:t>UC-</w:t>
            </w:r>
            <w:ins w:author="toantk" w:date="2022-07-27T17:09:00Z" w:id="2925">
              <w:r w:rsidR="00B43F59">
                <w:t>5</w:t>
              </w:r>
            </w:ins>
            <w:del w:author="toantk" w:date="2022-07-27T17:09:00Z" w:id="2926">
              <w:r w:rsidDel="00B43F59" w:rsidR="008A0444">
                <w:delText>8</w:delText>
              </w:r>
            </w:del>
          </w:p>
        </w:tc>
      </w:tr>
      <w:tr w:rsidR="00990C69" w:rsidTr="2ADD6C4A" w14:paraId="264F6D56" w14:textId="77777777">
        <w:tc>
          <w:tcPr>
            <w:tcW w:w="1885" w:type="dxa"/>
            <w:tcMar/>
          </w:tcPr>
          <w:p w:rsidR="00990C69" w:rsidP="00E5021C" w:rsidRDefault="00990C69" w14:paraId="7B28F188" w14:textId="77777777">
            <w:r>
              <w:t>Name</w:t>
            </w:r>
          </w:p>
        </w:tc>
        <w:tc>
          <w:tcPr>
            <w:tcW w:w="7340" w:type="dxa"/>
            <w:tcMar/>
          </w:tcPr>
          <w:p w:rsidR="00990C69" w:rsidP="00E5021C" w:rsidRDefault="00990C69" w14:paraId="6CC6EBC2" w14:textId="77777777">
            <w:r>
              <w:t>Đăng nhập với tài khoản hợp lệ và hiện đang tồn tại phiên truy nhập từ thiết bị khác</w:t>
            </w:r>
          </w:p>
        </w:tc>
      </w:tr>
      <w:tr w:rsidR="00990C69" w:rsidTr="2ADD6C4A" w14:paraId="3D88A48E" w14:textId="77777777">
        <w:tc>
          <w:tcPr>
            <w:tcW w:w="1885" w:type="dxa"/>
            <w:tcMar/>
          </w:tcPr>
          <w:p w:rsidR="00990C69" w:rsidP="00E5021C" w:rsidRDefault="00990C69" w14:paraId="50223975" w14:textId="77777777">
            <w:r>
              <w:t>Description</w:t>
            </w:r>
          </w:p>
        </w:tc>
        <w:tc>
          <w:tcPr>
            <w:tcW w:w="7340" w:type="dxa"/>
            <w:tcMar/>
          </w:tcPr>
          <w:p w:rsidR="00990C69" w:rsidP="00E5021C" w:rsidRDefault="00990C69" w14:paraId="4C0326B4" w14:textId="50B7D907">
            <w:pPr>
              <w:pStyle w:val="FirstLevelBullet"/>
              <w:rPr>
                <w:ins w:author="Tran Khanh Toan" w:date="2022-07-01T14:38:00Z" w:id="2927"/>
              </w:rPr>
            </w:pPr>
            <w:r>
              <w:t xml:space="preserve">Người quản trị đăng nhập vào thiết bị thông qua </w:t>
            </w:r>
            <w:del w:author="Tran Khanh Toan" w:date="2022-07-01T15:35:00Z" w:id="2928">
              <w:r w:rsidDel="007A6979">
                <w:delText>OneLink</w:delText>
              </w:r>
            </w:del>
            <w:ins w:author="Tran Khanh Toan" w:date="2022-07-01T15:35:00Z" w:id="2929">
              <w:r w:rsidR="007A6979">
                <w:t>Mobile App</w:t>
              </w:r>
            </w:ins>
            <w:r>
              <w:t xml:space="preserve"> với password hợp lệ và hiện đang tồn tại phiên truy cập từ thiết bị khác.</w:t>
            </w:r>
          </w:p>
          <w:p w:rsidR="00165D2F" w:rsidRDefault="4F20FE1C" w14:paraId="47A33B21" w14:textId="15FA3124">
            <w:pPr>
              <w:pStyle w:val="FirstLevelBullet"/>
              <w:rPr/>
            </w:pPr>
            <w:ins w:author="Tran Khanh Toan" w:date="2022-07-01T14:38:00Z" w:id="1318002199">
              <w:r w:rsidR="1C86ED6F">
                <w:t xml:space="preserve">Mobile App thực hiện request login với định dạng: </w:t>
              </w:r>
              <w:r>
                <w:fldChar w:fldCharType="begin"/>
              </w:r>
              <w:r>
                <w:instrText xml:space="preserve"> HYPERLINK "https://&lt;ip&gt;:&lt;port&gt;/onelinklogin" </w:instrText>
              </w:r>
              <w:r>
                <w:fldChar w:fldCharType="separate"/>
              </w:r>
              <w:r w:rsidRPr="2ADD6C4A" w:rsidR="1C86ED6F">
                <w:rPr>
                  <w:rStyle w:val="Hyperlink"/>
                </w:rPr>
                <w:t>https://&lt;ip&gt;:&lt;port&gt;/onelinklogin</w:t>
              </w:r>
              <w:r>
                <w:fldChar w:fldCharType="end"/>
              </w:r>
              <w:r w:rsidR="0CD3A98D">
                <w:t xml:space="preserve"> </w:t>
              </w:r>
            </w:ins>
            <w:ins w:author="Tran Khanh Toan" w:date="2022-07-01T14:49:00Z" w:id="1345306522">
              <w:r w:rsidR="0CD3A98D">
                <w:t>với cookies đi kèm request được quy định trong mục 7.2.1</w:t>
              </w:r>
            </w:ins>
            <w:ins w:author="Tran Khanh Toan" w:date="2022-07-04T09:51:00Z" w:id="1946464429">
              <w:r w:rsidR="60F0BF44">
                <w:t xml:space="preserve"> và payload rỗng.</w:t>
              </w:r>
            </w:ins>
          </w:p>
          <w:p w:rsidR="00990C69" w:rsidP="00E5021C" w:rsidRDefault="00990C69" w14:paraId="2FF0A221" w14:textId="356297BF">
            <w:pPr>
              <w:pStyle w:val="FirstLevelBullet"/>
            </w:pPr>
            <w:r>
              <w:t xml:space="preserve">Thiết bị phản hồi thông tin </w:t>
            </w:r>
            <w:r w:rsidR="004631BD">
              <w:t xml:space="preserve">đang có phiên truy nhập cho </w:t>
            </w:r>
            <w:del w:author="Tran Khanh Toan" w:date="2022-07-01T15:35:00Z" w:id="2933">
              <w:r w:rsidDel="007A6979" w:rsidR="004631BD">
                <w:delText>OneLink</w:delText>
              </w:r>
            </w:del>
            <w:ins w:author="Tran Khanh Toan" w:date="2022-07-01T15:35:00Z" w:id="2934">
              <w:r w:rsidR="007A6979">
                <w:t>Mobile App</w:t>
              </w:r>
            </w:ins>
            <w:r w:rsidR="004631BD">
              <w:t xml:space="preserve"> và từ chối phiên truy nhập này.</w:t>
            </w:r>
            <w:ins w:author="Tran Khanh Toan" w:date="2022-07-04T09:27:00Z" w:id="2935">
              <w:r w:rsidR="0031508E">
                <w:t xml:space="preserve"> ONT sẽ gửi bản tin “400 Bad Request” với payload chi tiết như dưới đây.</w:t>
              </w:r>
            </w:ins>
          </w:p>
        </w:tc>
      </w:tr>
      <w:tr w:rsidR="00990C69" w:rsidTr="2ADD6C4A" w14:paraId="3110C54C" w14:textId="77777777">
        <w:tc>
          <w:tcPr>
            <w:tcW w:w="1885" w:type="dxa"/>
            <w:tcMar/>
          </w:tcPr>
          <w:p w:rsidR="00990C69" w:rsidP="00E5021C" w:rsidRDefault="00990C69" w14:paraId="3E1DA9E3" w14:textId="77777777">
            <w:r>
              <w:t>Actor</w:t>
            </w:r>
          </w:p>
        </w:tc>
        <w:tc>
          <w:tcPr>
            <w:tcW w:w="7340" w:type="dxa"/>
            <w:tcMar/>
          </w:tcPr>
          <w:p w:rsidR="00990C69" w:rsidP="00E5021C" w:rsidRDefault="00990C69" w14:paraId="130B3C30" w14:textId="77777777">
            <w:r>
              <w:t>Admin</w:t>
            </w:r>
          </w:p>
        </w:tc>
      </w:tr>
      <w:tr w:rsidR="00990C69" w:rsidTr="2ADD6C4A" w14:paraId="1FAAB766" w14:textId="77777777">
        <w:tc>
          <w:tcPr>
            <w:tcW w:w="1885" w:type="dxa"/>
            <w:tcMar/>
          </w:tcPr>
          <w:p w:rsidR="00990C69" w:rsidP="00E5021C" w:rsidRDefault="00990C69" w14:paraId="6B6DAF80" w14:textId="77777777">
            <w:r>
              <w:t>Pre-condition</w:t>
            </w:r>
          </w:p>
        </w:tc>
        <w:tc>
          <w:tcPr>
            <w:tcW w:w="7340" w:type="dxa"/>
            <w:tcMar/>
          </w:tcPr>
          <w:p w:rsidR="00990C69" w:rsidP="00E5021C" w:rsidRDefault="00990C69" w14:paraId="69F2B8DC" w14:textId="77777777">
            <w:r>
              <w:t xml:space="preserve">Thiết bị hoạt động bình thường và </w:t>
            </w:r>
            <w:r w:rsidR="004631BD">
              <w:t>hiện đang</w:t>
            </w:r>
            <w:r>
              <w:t xml:space="preserve"> tồn tại phiên truy nhập từ một thiết bị khác</w:t>
            </w:r>
          </w:p>
        </w:tc>
      </w:tr>
      <w:tr w:rsidR="00990C69" w:rsidTr="2ADD6C4A" w14:paraId="311CE963" w14:textId="77777777">
        <w:tc>
          <w:tcPr>
            <w:tcW w:w="1885" w:type="dxa"/>
            <w:tcMar/>
          </w:tcPr>
          <w:p w:rsidR="00990C69" w:rsidP="00E5021C" w:rsidRDefault="00990C69" w14:paraId="734A97F9" w14:textId="77777777">
            <w:r>
              <w:t>Post-condition</w:t>
            </w:r>
          </w:p>
        </w:tc>
        <w:tc>
          <w:tcPr>
            <w:tcW w:w="7340" w:type="dxa"/>
            <w:tcMar/>
          </w:tcPr>
          <w:p w:rsidR="00990C69" w:rsidP="00E5021C" w:rsidRDefault="004631BD" w14:paraId="0FB51615" w14:textId="77777777">
            <w:r>
              <w:t>Thiết bị phản hồi đầy đủ thông tin và từ chối phiên truy nhập</w:t>
            </w:r>
          </w:p>
        </w:tc>
      </w:tr>
    </w:tbl>
    <w:p w:rsidR="004631BD" w:rsidP="004631BD" w:rsidRDefault="004631BD" w14:paraId="3D3258ED" w14:textId="77777777">
      <w:pPr>
        <w:rPr>
          <w:b/>
          <w:bCs/>
        </w:rPr>
      </w:pPr>
    </w:p>
    <w:p w:rsidR="004631BD" w:rsidP="004631BD" w:rsidRDefault="004631BD" w14:paraId="4F8A4D65" w14:textId="61D188C6">
      <w:pPr>
        <w:rPr>
          <w:b/>
          <w:bCs/>
        </w:rPr>
      </w:pPr>
      <w:del w:author="Tran Khanh Toan" w:date="2022-07-04T09:21:00Z" w:id="2936">
        <w:r w:rsidDel="00F02801">
          <w:rPr>
            <w:b/>
            <w:bCs/>
          </w:rPr>
          <w:delText xml:space="preserve">Cấu trúc dữ liệu </w:delText>
        </w:r>
      </w:del>
      <w:ins w:author="Tran Khanh Toan" w:date="2022-07-04T09:22:00Z" w:id="2937">
        <w:r w:rsidR="00F02801">
          <w:rPr>
            <w:b/>
            <w:bCs/>
          </w:rPr>
          <w:t xml:space="preserve">Cấu trúc payload </w:t>
        </w:r>
      </w:ins>
      <w:r>
        <w:rPr>
          <w:b/>
          <w:bCs/>
        </w:rPr>
        <w:t>của bản tin:</w:t>
      </w:r>
    </w:p>
    <w:p w:rsidR="004631BD" w:rsidDel="000010A5" w:rsidP="004631BD" w:rsidRDefault="004631BD" w14:paraId="07C7F89B" w14:textId="2040007F">
      <w:pPr>
        <w:pStyle w:val="FirstLevelBullet"/>
        <w:numPr>
          <w:ilvl w:val="0"/>
          <w:numId w:val="9"/>
        </w:numPr>
        <w:rPr>
          <w:del w:author="Tran Khanh Toan" w:date="2022-07-04T09:51:00Z" w:id="2938"/>
        </w:rPr>
      </w:pPr>
      <w:del w:author="Tran Khanh Toan" w:date="2022-07-04T09:51:00Z" w:id="2939">
        <w:r w:rsidDel="000010A5">
          <w:delText>Login Request:</w:delText>
        </w:r>
      </w:del>
    </w:p>
    <w:p w:rsidR="004631BD" w:rsidDel="000010A5" w:rsidP="004631BD" w:rsidRDefault="004631BD" w14:paraId="1D990EC7" w14:textId="2D6CC59E">
      <w:pPr>
        <w:pStyle w:val="FirstLevelBullet"/>
        <w:numPr>
          <w:ilvl w:val="0"/>
          <w:numId w:val="0"/>
        </w:numPr>
        <w:ind w:left="720"/>
        <w:rPr>
          <w:del w:author="Tran Khanh Toan" w:date="2022-07-04T09:51:00Z" w:id="2940"/>
        </w:rPr>
      </w:pPr>
      <w:del w:author="Tran Khanh Toan" w:date="2022-07-04T09:51:00Z" w:id="2941">
        <w:r w:rsidDel="000010A5">
          <w:delText xml:space="preserve">{“action” : “login” , </w:delText>
        </w:r>
        <w:r w:rsidDel="000010A5" w:rsidR="00F04CC9">
          <w:delText xml:space="preserve">“username” : “&lt;username&gt;”, </w:delText>
        </w:r>
        <w:r w:rsidDel="000010A5">
          <w:delText>“password” : “&lt;password&gt;”</w:delText>
        </w:r>
        <w:r w:rsidDel="000010A5" w:rsidR="008A3381">
          <w:delText>, “requestId” : “&lt;requestId&gt;”</w:delText>
        </w:r>
        <w:r w:rsidDel="000010A5">
          <w:delText>}</w:delText>
        </w:r>
      </w:del>
    </w:p>
    <w:p w:rsidR="004631BD" w:rsidP="004631BD" w:rsidRDefault="004631BD" w14:paraId="13D8B22D" w14:textId="77777777">
      <w:pPr>
        <w:pStyle w:val="FirstLevelBullet"/>
        <w:numPr>
          <w:ilvl w:val="0"/>
          <w:numId w:val="9"/>
        </w:numPr>
      </w:pPr>
      <w:r>
        <w:t>Login Response:</w:t>
      </w:r>
    </w:p>
    <w:p w:rsidR="004631BD" w:rsidP="004631BD" w:rsidRDefault="004631BD" w14:paraId="7B381F91" w14:textId="77777777">
      <w:pPr>
        <w:pStyle w:val="FirstLevelBullet"/>
        <w:numPr>
          <w:ilvl w:val="0"/>
          <w:numId w:val="0"/>
        </w:numPr>
        <w:ind w:left="720"/>
      </w:pPr>
      <w:r>
        <w:t>{</w:t>
      </w:r>
    </w:p>
    <w:p w:rsidR="004631BD" w:rsidP="004631BD" w:rsidRDefault="004631BD" w14:paraId="331FF8DC" w14:textId="77777777">
      <w:pPr>
        <w:pStyle w:val="FirstLevelBullet"/>
        <w:numPr>
          <w:ilvl w:val="0"/>
          <w:numId w:val="0"/>
        </w:numPr>
        <w:ind w:left="720"/>
      </w:pPr>
      <w:r>
        <w:t xml:space="preserve">"status": </w:t>
      </w:r>
      <w:r w:rsidR="000D4339">
        <w:t>6</w:t>
      </w:r>
      <w:r>
        <w:t>,</w:t>
      </w:r>
    </w:p>
    <w:p w:rsidR="004631BD" w:rsidP="004631BD" w:rsidRDefault="004631BD" w14:paraId="6C9ADB13" w14:textId="00CF73B4">
      <w:pPr>
        <w:pStyle w:val="FirstLevelBullet"/>
        <w:numPr>
          <w:ilvl w:val="0"/>
          <w:numId w:val="0"/>
        </w:numPr>
        <w:ind w:left="720"/>
      </w:pPr>
      <w:r>
        <w:lastRenderedPageBreak/>
        <w:t>"message": “</w:t>
      </w:r>
      <w:r w:rsidRPr="00A417DC" w:rsidR="00A417DC">
        <w:t>Device is being configured by a different IP</w:t>
      </w:r>
      <w:r w:rsidR="00490836">
        <w:t>. Please login again later.</w:t>
      </w:r>
      <w:r>
        <w:t>”,</w:t>
      </w:r>
    </w:p>
    <w:p w:rsidR="008A3381" w:rsidP="004631BD" w:rsidRDefault="008A3381" w14:paraId="31968361" w14:textId="58FDFFCC">
      <w:pPr>
        <w:pStyle w:val="FirstLevelBullet"/>
        <w:numPr>
          <w:ilvl w:val="0"/>
          <w:numId w:val="0"/>
        </w:numPr>
        <w:ind w:left="720"/>
      </w:pPr>
      <w:r>
        <w:t xml:space="preserve">“requestId” : </w:t>
      </w:r>
      <w:r w:rsidR="003E0981">
        <w:t>&lt;requestId&gt;</w:t>
      </w:r>
      <w:r>
        <w:t>,</w:t>
      </w:r>
    </w:p>
    <w:p w:rsidR="004631BD" w:rsidP="004631BD" w:rsidRDefault="004631BD" w14:paraId="0BD348DD" w14:textId="77777777">
      <w:pPr>
        <w:pStyle w:val="FirstLevelBullet"/>
        <w:numPr>
          <w:ilvl w:val="0"/>
          <w:numId w:val="0"/>
        </w:numPr>
        <w:ind w:left="720"/>
      </w:pPr>
      <w:r>
        <w:t>"data": {</w:t>
      </w:r>
    </w:p>
    <w:p w:rsidR="004631BD" w:rsidP="004631BD" w:rsidRDefault="004631BD" w14:paraId="439EFB8F" w14:textId="77777777">
      <w:pPr>
        <w:pStyle w:val="FirstLevelBullet"/>
        <w:numPr>
          <w:ilvl w:val="0"/>
          <w:numId w:val="0"/>
        </w:numPr>
        <w:ind w:left="720"/>
      </w:pPr>
      <w:r>
        <w:t>}</w:t>
      </w:r>
    </w:p>
    <w:p w:rsidR="004631BD" w:rsidP="004631BD" w:rsidRDefault="004631BD" w14:paraId="45257C68" w14:textId="77777777">
      <w:pPr>
        <w:pStyle w:val="FirstLevelBullet"/>
        <w:numPr>
          <w:ilvl w:val="0"/>
          <w:numId w:val="0"/>
        </w:numPr>
        <w:ind w:left="720"/>
      </w:pPr>
      <w:r>
        <w:t>}</w:t>
      </w:r>
    </w:p>
    <w:p w:rsidR="00A07BE1" w:rsidP="000E42FE" w:rsidRDefault="00A07BE1" w14:paraId="5CEC7ED1" w14:textId="4533F1C3">
      <w:pPr>
        <w:pStyle w:val="FirstLevelBullet"/>
        <w:numPr>
          <w:ilvl w:val="0"/>
          <w:numId w:val="0"/>
        </w:numPr>
        <w:ind w:left="720"/>
      </w:pPr>
    </w:p>
    <w:p w:rsidRPr="00490836" w:rsidR="00490836" w:rsidP="00490836" w:rsidRDefault="0F92A04F" w14:paraId="2A48F947" w14:textId="0DA6B01E">
      <w:pPr>
        <w:pStyle w:val="Heading3"/>
        <w:rPr/>
      </w:pPr>
      <w:bookmarkStart w:name="_Toc111217588" w:id="2942"/>
      <w:r w:rsidR="67A2E0F0">
        <w:rPr/>
        <w:t xml:space="preserve">Usecase – Ngắt phiên truy nhập khi không có tương tác từ </w:t>
      </w:r>
      <w:del w:author="Tran Khanh Toan" w:date="2022-07-01T15:35:00Z" w:id="828645800">
        <w:r w:rsidDel="32F78C90">
          <w:delText>OneLink</w:delText>
        </w:r>
      </w:del>
      <w:ins w:author="Tran Khanh Toan" w:date="2022-07-01T15:35:00Z" w:id="418078939">
        <w:r w:rsidR="7D3645E9">
          <w:t>Mobile App</w:t>
        </w:r>
      </w:ins>
      <w:r w:rsidR="67A2E0F0">
        <w:rPr/>
        <w:t xml:space="preserve"> trong một khoảng thời gian timeout</w:t>
      </w:r>
      <w:bookmarkEnd w:id="2942"/>
    </w:p>
    <w:tbl>
      <w:tblPr>
        <w:tblStyle w:val="TableGrid"/>
        <w:tblW w:w="0" w:type="auto"/>
        <w:tblLook w:val="04A0" w:firstRow="1" w:lastRow="0" w:firstColumn="1" w:lastColumn="0" w:noHBand="0" w:noVBand="1"/>
      </w:tblPr>
      <w:tblGrid>
        <w:gridCol w:w="1885"/>
        <w:gridCol w:w="7340"/>
      </w:tblGrid>
      <w:tr w:rsidR="00490836" w:rsidTr="00E5021C" w14:paraId="2188DFFF" w14:textId="77777777">
        <w:tc>
          <w:tcPr>
            <w:tcW w:w="1885" w:type="dxa"/>
          </w:tcPr>
          <w:p w:rsidR="00490836" w:rsidP="00E5021C" w:rsidRDefault="00490836" w14:paraId="4C8FDCC1" w14:textId="77777777">
            <w:r>
              <w:t>ID</w:t>
            </w:r>
          </w:p>
        </w:tc>
        <w:tc>
          <w:tcPr>
            <w:tcW w:w="7340" w:type="dxa"/>
          </w:tcPr>
          <w:p w:rsidR="00490836" w:rsidP="00E5021C" w:rsidRDefault="00490836" w14:paraId="4614A849" w14:textId="419A5AB3">
            <w:r>
              <w:t>UC-</w:t>
            </w:r>
            <w:ins w:author="toantk" w:date="2022-07-27T17:09:00Z" w:id="2945">
              <w:r w:rsidR="00B43F59">
                <w:t>6</w:t>
              </w:r>
            </w:ins>
            <w:del w:author="toantk" w:date="2022-07-27T17:09:00Z" w:id="2946">
              <w:r w:rsidDel="00B43F59" w:rsidR="008A0444">
                <w:delText>9</w:delText>
              </w:r>
            </w:del>
          </w:p>
        </w:tc>
      </w:tr>
      <w:tr w:rsidR="00490836" w:rsidTr="00E5021C" w14:paraId="6C463C4C" w14:textId="77777777">
        <w:tc>
          <w:tcPr>
            <w:tcW w:w="1885" w:type="dxa"/>
          </w:tcPr>
          <w:p w:rsidR="00490836" w:rsidP="00E5021C" w:rsidRDefault="00490836" w14:paraId="1B060D8F" w14:textId="77777777">
            <w:r>
              <w:t>Name</w:t>
            </w:r>
          </w:p>
        </w:tc>
        <w:tc>
          <w:tcPr>
            <w:tcW w:w="7340" w:type="dxa"/>
          </w:tcPr>
          <w:p w:rsidR="00490836" w:rsidP="00E5021C" w:rsidRDefault="00AD2E47" w14:paraId="5242EB35" w14:textId="06CAA70C">
            <w:r>
              <w:t xml:space="preserve">Ngắt phiên truy nhập khi không có tương tác từ </w:t>
            </w:r>
            <w:del w:author="Tran Khanh Toan" w:date="2022-07-01T15:35:00Z" w:id="2947">
              <w:r w:rsidDel="007A6979">
                <w:delText>OneLink</w:delText>
              </w:r>
            </w:del>
            <w:ins w:author="Tran Khanh Toan" w:date="2022-07-01T15:35:00Z" w:id="2948">
              <w:r w:rsidR="007A6979">
                <w:t>Mobile App</w:t>
              </w:r>
            </w:ins>
          </w:p>
        </w:tc>
      </w:tr>
      <w:tr w:rsidR="00490836" w:rsidTr="00E5021C" w14:paraId="37A9CF36" w14:textId="77777777">
        <w:tc>
          <w:tcPr>
            <w:tcW w:w="1885" w:type="dxa"/>
          </w:tcPr>
          <w:p w:rsidR="00490836" w:rsidP="00E5021C" w:rsidRDefault="00490836" w14:paraId="5D842CF7" w14:textId="77777777">
            <w:r>
              <w:t>Description</w:t>
            </w:r>
          </w:p>
        </w:tc>
        <w:tc>
          <w:tcPr>
            <w:tcW w:w="7340" w:type="dxa"/>
          </w:tcPr>
          <w:p w:rsidR="00490836" w:rsidRDefault="00F67919" w14:paraId="13AF7E61" w14:textId="77777777">
            <w:pPr>
              <w:pStyle w:val="FirstLevelBullet"/>
              <w:rPr>
                <w:ins w:author="Tran Khanh Toan" w:date="2022-07-04T08:49:00Z" w:id="2949"/>
              </w:rPr>
              <w:pPrChange w:author="Tran Khanh Toan" w:date="2022-07-04T08:49:00Z" w:id="2950">
                <w:pPr>
                  <w:pStyle w:val="FirstLevelBullet"/>
                  <w:numPr>
                    <w:numId w:val="0"/>
                  </w:numPr>
                  <w:ind w:left="0" w:firstLine="0"/>
                </w:pPr>
              </w:pPrChange>
            </w:pPr>
            <w:ins w:author="Tran Khanh Toan" w:date="2022-07-04T08:49:00Z" w:id="2951">
              <w:r>
                <w:t xml:space="preserve">ONT tự động </w:t>
              </w:r>
            </w:ins>
            <w:del w:author="Tran Khanh Toan" w:date="2022-07-04T08:49:00Z" w:id="2952">
              <w:r w:rsidDel="00F67919" w:rsidR="00AD2E47">
                <w:delText>N</w:delText>
              </w:r>
            </w:del>
            <w:ins w:author="Tran Khanh Toan" w:date="2022-07-04T08:49:00Z" w:id="2953">
              <w:r>
                <w:t>n</w:t>
              </w:r>
            </w:ins>
            <w:r w:rsidR="00AD2E47">
              <w:t xml:space="preserve">gắt phiên truy nhập khi không có tương tác từ </w:t>
            </w:r>
            <w:del w:author="Tran Khanh Toan" w:date="2022-07-01T15:35:00Z" w:id="2954">
              <w:r w:rsidDel="007A6979" w:rsidR="00AD2E47">
                <w:delText>OneLink</w:delText>
              </w:r>
            </w:del>
            <w:ins w:author="Tran Khanh Toan" w:date="2022-07-01T15:35:00Z" w:id="2955">
              <w:r w:rsidR="007A6979">
                <w:t>Mobile App</w:t>
              </w:r>
            </w:ins>
            <w:r w:rsidR="00AD2E47">
              <w:t xml:space="preserve"> xuống thiết bị trong một khoảng thời gian timeout = 10 phút.</w:t>
            </w:r>
          </w:p>
          <w:p w:rsidR="00F67919" w:rsidRDefault="00F67919" w14:paraId="2750AABD" w14:textId="2004B464">
            <w:pPr>
              <w:pStyle w:val="FirstLevelBullet"/>
              <w:rPr>
                <w:ins w:author="Tran Khanh Toan" w:date="2022-07-04T08:52:00Z" w:id="2956"/>
              </w:rPr>
              <w:pPrChange w:author="Tran Khanh Toan" w:date="2022-07-04T08:49:00Z" w:id="2957">
                <w:pPr>
                  <w:pStyle w:val="FirstLevelBullet"/>
                  <w:numPr>
                    <w:numId w:val="0"/>
                  </w:numPr>
                  <w:ind w:left="0" w:firstLine="0"/>
                </w:pPr>
              </w:pPrChange>
            </w:pPr>
            <w:ins w:author="Tran Khanh Toan" w:date="2022-07-04T08:51:00Z" w:id="2958">
              <w:r>
                <w:t>Trường hợp</w:t>
              </w:r>
            </w:ins>
            <w:ins w:author="Tran Khanh Toan" w:date="2022-07-04T08:49:00Z" w:id="2959">
              <w:r>
                <w:t xml:space="preserve"> Mobile App vẫn thực hiện các request với </w:t>
              </w:r>
            </w:ins>
            <w:ins w:author="Tran Khanh Toan" w:date="2022-07-04T08:51:00Z" w:id="2960">
              <w:r>
                <w:t xml:space="preserve">Session ID cũ đã timeout, ONT sẽ phản hồi lại </w:t>
              </w:r>
            </w:ins>
            <w:ins w:author="Tran Khanh Toan" w:date="2022-07-04T08:52:00Z" w:id="2961">
              <w:r>
                <w:t>M</w:t>
              </w:r>
            </w:ins>
            <w:ins w:author="Tran Khanh Toan" w:date="2022-07-04T08:51:00Z" w:id="2962">
              <w:r>
                <w:t xml:space="preserve">obile </w:t>
              </w:r>
            </w:ins>
            <w:ins w:author="Tran Khanh Toan" w:date="2022-07-04T08:52:00Z" w:id="2963">
              <w:r>
                <w:t>App bản tin</w:t>
              </w:r>
            </w:ins>
            <w:ins w:author="Tran Khanh Toan" w:date="2022-07-04T09:18:00Z" w:id="2964">
              <w:r w:rsidR="00331C31">
                <w:t xml:space="preserve"> “400 Bad Request”</w:t>
              </w:r>
            </w:ins>
            <w:ins w:author="Tran Khanh Toan" w:date="2022-07-04T08:52:00Z" w:id="2965">
              <w:r>
                <w:t xml:space="preserve"> thông báo phiên cũ đã hết hạn. </w:t>
              </w:r>
            </w:ins>
            <w:ins w:author="Tran Khanh Toan" w:date="2022-07-04T09:20:00Z" w:id="2966">
              <w:r w:rsidR="00331C31">
                <w:t>Chi tiết Payload của bản tin như bên dưới.</w:t>
              </w:r>
            </w:ins>
          </w:p>
          <w:p w:rsidR="00F67919" w:rsidRDefault="00F67919" w14:paraId="32BDD53A" w14:textId="1CAB5516">
            <w:pPr>
              <w:pStyle w:val="FirstLevelBullet"/>
              <w:pPrChange w:author="Tran Khanh Toan" w:date="2022-07-04T08:49:00Z" w:id="2967">
                <w:pPr>
                  <w:pStyle w:val="FirstLevelBullet"/>
                  <w:numPr>
                    <w:numId w:val="0"/>
                  </w:numPr>
                  <w:ind w:left="0" w:firstLine="0"/>
                </w:pPr>
              </w:pPrChange>
            </w:pPr>
            <w:ins w:author="Tran Khanh Toan" w:date="2022-07-04T08:52:00Z" w:id="2968">
              <w:r>
                <w:t xml:space="preserve">Mobile App sau khi nhận được thông báo phiên cũ hết hạn, </w:t>
              </w:r>
            </w:ins>
            <w:ins w:author="Tran Khanh Toan" w:date="2022-07-04T08:56:00Z" w:id="2969">
              <w:r>
                <w:t>Mobile App thực hiện</w:t>
              </w:r>
            </w:ins>
            <w:ins w:author="Tran Khanh Toan" w:date="2022-07-04T08:57:00Z" w:id="2970">
              <w:r>
                <w:t xml:space="preserve"> các bước mở phiên kết nối mới như ở </w:t>
              </w:r>
            </w:ins>
            <w:ins w:author="Tran Khanh Toan" w:date="2022-07-04T08:58:00Z" w:id="2971">
              <w:r>
                <w:t>UC-2.</w:t>
              </w:r>
            </w:ins>
          </w:p>
        </w:tc>
      </w:tr>
      <w:tr w:rsidR="00490836" w:rsidTr="00E5021C" w14:paraId="1AABE17E" w14:textId="77777777">
        <w:tc>
          <w:tcPr>
            <w:tcW w:w="1885" w:type="dxa"/>
          </w:tcPr>
          <w:p w:rsidR="00490836" w:rsidP="00E5021C" w:rsidRDefault="00490836" w14:paraId="087F2CDA" w14:textId="77777777">
            <w:r>
              <w:t>Actor</w:t>
            </w:r>
          </w:p>
        </w:tc>
        <w:tc>
          <w:tcPr>
            <w:tcW w:w="7340" w:type="dxa"/>
          </w:tcPr>
          <w:p w:rsidR="00490836" w:rsidP="00E5021C" w:rsidRDefault="00490836" w14:paraId="11E85FB2" w14:textId="77777777">
            <w:r>
              <w:t>Admin</w:t>
            </w:r>
          </w:p>
        </w:tc>
      </w:tr>
      <w:tr w:rsidR="00490836" w:rsidTr="00E5021C" w14:paraId="4319E6D8" w14:textId="77777777">
        <w:tc>
          <w:tcPr>
            <w:tcW w:w="1885" w:type="dxa"/>
          </w:tcPr>
          <w:p w:rsidR="00490836" w:rsidP="00E5021C" w:rsidRDefault="00490836" w14:paraId="4EF67098" w14:textId="77777777">
            <w:r>
              <w:t>Pre-condition</w:t>
            </w:r>
          </w:p>
        </w:tc>
        <w:tc>
          <w:tcPr>
            <w:tcW w:w="7340" w:type="dxa"/>
          </w:tcPr>
          <w:p w:rsidR="00490836" w:rsidP="00E5021C" w:rsidRDefault="00490836" w14:paraId="5F4A5E8B" w14:textId="125837C4">
            <w:r>
              <w:t xml:space="preserve">Thiết bị hoạt động bình thường </w:t>
            </w:r>
            <w:r w:rsidR="00AD2E47">
              <w:t xml:space="preserve">người quản trị sử dụng </w:t>
            </w:r>
            <w:del w:author="Tran Khanh Toan" w:date="2022-07-01T15:35:00Z" w:id="2972">
              <w:r w:rsidDel="007A6979" w:rsidR="00AD2E47">
                <w:delText>OneLink</w:delText>
              </w:r>
            </w:del>
            <w:ins w:author="Tran Khanh Toan" w:date="2022-07-01T15:35:00Z" w:id="2973">
              <w:r w:rsidR="007A6979">
                <w:t>Mobile App</w:t>
              </w:r>
            </w:ins>
            <w:r w:rsidR="00AD2E47">
              <w:t xml:space="preserve"> đã đăng nhập thành công vào thiết bị nhưng không có tương tác từ </w:t>
            </w:r>
            <w:del w:author="Tran Khanh Toan" w:date="2022-07-01T15:35:00Z" w:id="2974">
              <w:r w:rsidDel="007A6979" w:rsidR="00AD2E47">
                <w:delText>OneLink</w:delText>
              </w:r>
            </w:del>
            <w:ins w:author="Tran Khanh Toan" w:date="2022-07-01T15:35:00Z" w:id="2975">
              <w:r w:rsidR="007A6979">
                <w:t>Mobile App</w:t>
              </w:r>
            </w:ins>
            <w:r w:rsidR="00AD2E47">
              <w:t xml:space="preserve"> xuống thiết bị trong một khoảng thời gian timeout = 10 phút</w:t>
            </w:r>
          </w:p>
        </w:tc>
      </w:tr>
      <w:tr w:rsidR="00490836" w:rsidTr="00E5021C" w14:paraId="0D14F35E" w14:textId="77777777">
        <w:tc>
          <w:tcPr>
            <w:tcW w:w="1885" w:type="dxa"/>
          </w:tcPr>
          <w:p w:rsidR="00490836" w:rsidP="00E5021C" w:rsidRDefault="00490836" w14:paraId="53B9B8F8" w14:textId="77777777">
            <w:r>
              <w:t>Post-condition</w:t>
            </w:r>
          </w:p>
        </w:tc>
        <w:tc>
          <w:tcPr>
            <w:tcW w:w="7340" w:type="dxa"/>
          </w:tcPr>
          <w:p w:rsidR="00490836" w:rsidP="00E5021C" w:rsidRDefault="006D62C8" w14:paraId="16F9ED65" w14:textId="77777777">
            <w:r>
              <w:t>Ngắt phiên truy nhập vào thiết bị</w:t>
            </w:r>
          </w:p>
        </w:tc>
      </w:tr>
    </w:tbl>
    <w:p w:rsidR="000067E9" w:rsidP="00CC5E36" w:rsidRDefault="000067E9" w14:paraId="77C90F0C" w14:textId="41E56328">
      <w:pPr>
        <w:pStyle w:val="Caption"/>
        <w:keepNext/>
        <w:jc w:val="both"/>
        <w:rPr>
          <w:ins w:author="Tran Khanh Toan" w:date="2022-07-04T09:18:00Z" w:id="2976"/>
        </w:rPr>
      </w:pPr>
    </w:p>
    <w:p w:rsidR="00331C31" w:rsidRDefault="00F02801" w14:paraId="1819D119" w14:textId="2560B6CE">
      <w:pPr>
        <w:rPr>
          <w:ins w:author="Tran Khanh Toan" w:date="2022-07-04T09:19:00Z" w:id="2977"/>
        </w:rPr>
        <w:pPrChange w:author="Tran Khanh Toan" w:date="2022-07-04T09:18:00Z" w:id="2978">
          <w:pPr>
            <w:pStyle w:val="Caption"/>
            <w:keepNext/>
            <w:jc w:val="both"/>
          </w:pPr>
        </w:pPrChange>
      </w:pPr>
      <w:ins w:author="Tran Khanh Toan" w:date="2022-07-04T09:22:00Z" w:id="2979">
        <w:del w:author="Administrator" w:date="2022-07-04T10:07:00Z" w:id="2980">
          <w:r w:rsidDel="00255E16">
            <w:rPr>
              <w:b/>
            </w:rPr>
            <w:delText>Cgắt phiên truy n</w:delText>
          </w:r>
        </w:del>
      </w:ins>
      <w:ins w:author="Tran Khanh Toan" w:date="2022-07-04T09:18:00Z" w:id="2981">
        <w:del w:author="Administrator" w:date="2022-07-04T10:07:00Z" w:id="2982">
          <w:r w:rsidRPr="00331C31" w:rsidDel="00255E16" w:rsidR="00331C31">
            <w:rPr>
              <w:b/>
              <w:rPrChange w:author="Tran Khanh Toan" w:date="2022-07-04T09:18:00Z" w:id="2983">
                <w:rPr/>
              </w:rPrChange>
            </w:rPr>
            <w:delText xml:space="preserve"> cắt phiên t</w:delText>
          </w:r>
        </w:del>
      </w:ins>
      <w:ins w:author="Administrator" w:date="2022-07-04T10:07:00Z" w:id="2984">
        <w:del w:author="toantk" w:date="2022-07-28T09:36:00Z" w:id="2985">
          <w:r w:rsidDel="00662DCC" w:rsidR="00255E16">
            <w:rPr>
              <w:b/>
            </w:rPr>
            <w:delText>Ccắt phiê</w:delText>
          </w:r>
        </w:del>
      </w:ins>
      <w:ins w:author="Tran Khanh Toan" w:date="2022-07-04T10:33:00Z" w:id="2986">
        <w:del w:author="toantk" w:date="2022-07-28T09:36:00Z" w:id="2987">
          <w:r w:rsidDel="00662DCC" w:rsidR="00682E69">
            <w:rPr>
              <w:b/>
            </w:rPr>
            <w:delText xml:space="preserve">payload </w:delText>
          </w:r>
          <w:r w:rsidDel="00662DCC" w:rsidR="00A742D3">
            <w:rPr>
              <w:b/>
            </w:rPr>
            <w:delText>cayl</w:delText>
          </w:r>
        </w:del>
      </w:ins>
      <w:ins w:author="Administrator" w:date="2022-07-04T10:07:00Z" w:id="2988">
        <w:del w:author="toantk" w:date="2022-07-28T09:36:00Z" w:id="2989">
          <w:r w:rsidDel="00662DCC" w:rsidR="00255E16">
            <w:rPr>
              <w:b/>
            </w:rPr>
            <w:delText xml:space="preserve">bayload trload </w:delText>
          </w:r>
        </w:del>
      </w:ins>
      <w:ins w:author="Tran Khanh Toan" w:date="2022-07-04T09:18:00Z" w:id="2990">
        <w:del w:author="toantk" w:date="2022-07-28T09:36:00Z" w:id="2991">
          <w:r w:rsidRPr="00331C31" w:rsidDel="00662DCC" w:rsidR="00331C31">
            <w:rPr>
              <w:b/>
              <w:rPrChange w:author="Tran Khanh Toan" w:date="2022-07-04T09:18:00Z" w:id="2992">
                <w:rPr/>
              </w:rPrChange>
            </w:rPr>
            <w:delText>:</w:delText>
          </w:r>
        </w:del>
      </w:ins>
      <w:ins w:author="toantk" w:date="2022-07-28T09:36:00Z" w:id="2993">
        <w:r w:rsidR="00662DCC">
          <w:rPr>
            <w:b/>
          </w:rPr>
          <w:t>Cayload trload  nhập vào thiế</w:t>
        </w:r>
      </w:ins>
    </w:p>
    <w:p w:rsidR="00331C31" w:rsidP="00331C31" w:rsidRDefault="00331C31" w14:paraId="5B7C7169" w14:textId="77777777">
      <w:pPr>
        <w:pStyle w:val="FirstLevelBullet"/>
        <w:numPr>
          <w:ilvl w:val="0"/>
          <w:numId w:val="0"/>
        </w:numPr>
        <w:ind w:left="720"/>
        <w:rPr>
          <w:ins w:author="Tran Khanh Toan" w:date="2022-07-04T09:19:00Z" w:id="2994"/>
        </w:rPr>
      </w:pPr>
      <w:ins w:author="Tran Khanh Toan" w:date="2022-07-04T09:19:00Z" w:id="2995">
        <w:r>
          <w:t>{</w:t>
        </w:r>
      </w:ins>
    </w:p>
    <w:p w:rsidR="00331C31" w:rsidP="00331C31" w:rsidRDefault="00816E0C" w14:paraId="5017A0F6" w14:textId="2B16F585">
      <w:pPr>
        <w:pStyle w:val="FirstLevelBullet"/>
        <w:numPr>
          <w:ilvl w:val="0"/>
          <w:numId w:val="0"/>
        </w:numPr>
        <w:ind w:left="720"/>
        <w:rPr>
          <w:ins w:author="Tran Khanh Toan" w:date="2022-07-04T09:19:00Z" w:id="2996"/>
        </w:rPr>
      </w:pPr>
      <w:ins w:author="Tran Khanh Toan" w:date="2022-07-04T09:19:00Z" w:id="2997">
        <w:r>
          <w:t>"status": 15</w:t>
        </w:r>
        <w:r w:rsidR="00331C31">
          <w:t>,</w:t>
        </w:r>
      </w:ins>
    </w:p>
    <w:p w:rsidR="00331C31" w:rsidP="00331C31" w:rsidRDefault="00331C31" w14:paraId="3586D2B6" w14:textId="6132673D">
      <w:pPr>
        <w:pStyle w:val="FirstLevelBullet"/>
        <w:numPr>
          <w:ilvl w:val="0"/>
          <w:numId w:val="0"/>
        </w:numPr>
        <w:ind w:left="720"/>
        <w:rPr>
          <w:ins w:author="Tran Khanh Toan" w:date="2022-07-04T09:19:00Z" w:id="2998"/>
        </w:rPr>
      </w:pPr>
      <w:ins w:author="Tran Khanh Toan" w:date="2022-07-04T09:19:00Z" w:id="2999">
        <w:r>
          <w:t>"message": “</w:t>
        </w:r>
      </w:ins>
      <w:ins w:author="Tran Khanh Toan" w:date="2022-07-04T09:20:00Z" w:id="3000">
        <w:r>
          <w:t>Session Timeout</w:t>
        </w:r>
      </w:ins>
      <w:ins w:author="Tran Khanh Toan" w:date="2022-07-04T09:19:00Z" w:id="3001">
        <w:r>
          <w:t>”,</w:t>
        </w:r>
      </w:ins>
    </w:p>
    <w:p w:rsidR="00331C31" w:rsidP="00331C31" w:rsidRDefault="00331C31" w14:paraId="2A9FD50D" w14:textId="77777777">
      <w:pPr>
        <w:pStyle w:val="FirstLevelBullet"/>
        <w:numPr>
          <w:ilvl w:val="0"/>
          <w:numId w:val="0"/>
        </w:numPr>
        <w:ind w:left="720"/>
        <w:rPr>
          <w:ins w:author="Tran Khanh Toan" w:date="2022-07-04T09:19:00Z" w:id="3002"/>
        </w:rPr>
      </w:pPr>
      <w:ins w:author="Tran Khanh Toan" w:date="2022-07-04T09:19:00Z" w:id="3003">
        <w:r>
          <w:t>"data": {</w:t>
        </w:r>
      </w:ins>
    </w:p>
    <w:p w:rsidR="00331C31" w:rsidP="00331C31" w:rsidRDefault="00331C31" w14:paraId="50BD0B78" w14:textId="77777777">
      <w:pPr>
        <w:pStyle w:val="FirstLevelBullet"/>
        <w:numPr>
          <w:ilvl w:val="0"/>
          <w:numId w:val="0"/>
        </w:numPr>
        <w:ind w:left="720"/>
        <w:rPr>
          <w:ins w:author="Tran Khanh Toan" w:date="2022-07-04T09:19:00Z" w:id="3004"/>
        </w:rPr>
      </w:pPr>
      <w:ins w:author="Tran Khanh Toan" w:date="2022-07-04T09:19:00Z" w:id="3005">
        <w:r>
          <w:t>}</w:t>
        </w:r>
      </w:ins>
    </w:p>
    <w:p w:rsidR="00331C31" w:rsidP="00331C31" w:rsidRDefault="00331C31" w14:paraId="7F6DD9D3" w14:textId="77777777">
      <w:pPr>
        <w:pStyle w:val="FirstLevelBullet"/>
        <w:numPr>
          <w:ilvl w:val="0"/>
          <w:numId w:val="0"/>
        </w:numPr>
        <w:ind w:left="720"/>
        <w:rPr>
          <w:ins w:author="Tran Khanh Toan" w:date="2022-07-04T09:19:00Z" w:id="3006"/>
        </w:rPr>
      </w:pPr>
      <w:ins w:author="Tran Khanh Toan" w:date="2022-07-04T09:19:00Z" w:id="3007">
        <w:r>
          <w:t>}</w:t>
        </w:r>
      </w:ins>
    </w:p>
    <w:p w:rsidRPr="00255E16" w:rsidR="0013480B" w:rsidRDefault="0013480B" w14:paraId="7D1B48C3" w14:textId="6B868927">
      <w:pPr>
        <w:pPrChange w:author="Tran Khanh Toan" w:date="2022-07-04T08:58:00Z" w:id="3008">
          <w:pPr>
            <w:pStyle w:val="Caption"/>
            <w:keepNext/>
            <w:jc w:val="both"/>
          </w:pPr>
        </w:pPrChange>
      </w:pPr>
    </w:p>
    <w:p w:rsidRPr="00490836" w:rsidR="006D62C8" w:rsidP="006D62C8" w:rsidRDefault="1777A7FC" w14:paraId="77533E82" w14:textId="57A59E4D">
      <w:pPr>
        <w:pStyle w:val="Heading3"/>
        <w:rPr/>
      </w:pPr>
      <w:bookmarkStart w:name="_Toc111217589" w:id="3009"/>
      <w:r w:rsidR="5D55B6DE">
        <w:rPr/>
        <w:t xml:space="preserve">Usecase – Ngắt phiên truy nhập từ </w:t>
      </w:r>
      <w:del w:author="Tran Khanh Toan" w:date="2022-07-01T15:35:00Z" w:id="945452771">
        <w:r w:rsidDel="7339384E">
          <w:delText>OneLink</w:delText>
        </w:r>
      </w:del>
      <w:ins w:author="Tran Khanh Toan" w:date="2022-07-01T15:35:00Z" w:id="110159437">
        <w:r w:rsidR="7D3645E9">
          <w:t>Mobile App</w:t>
        </w:r>
      </w:ins>
      <w:bookmarkEnd w:id="3009"/>
    </w:p>
    <w:tbl>
      <w:tblPr>
        <w:tblStyle w:val="TableGrid"/>
        <w:tblW w:w="0" w:type="auto"/>
        <w:tblLook w:val="04A0" w:firstRow="1" w:lastRow="0" w:firstColumn="1" w:lastColumn="0" w:noHBand="0" w:noVBand="1"/>
      </w:tblPr>
      <w:tblGrid>
        <w:gridCol w:w="1885"/>
        <w:gridCol w:w="7340"/>
      </w:tblGrid>
      <w:tr w:rsidR="006D62C8" w:rsidTr="2ADD6C4A" w14:paraId="1842E057" w14:textId="77777777">
        <w:tc>
          <w:tcPr>
            <w:tcW w:w="1885" w:type="dxa"/>
            <w:tcMar/>
          </w:tcPr>
          <w:p w:rsidR="006D62C8" w:rsidP="00E5021C" w:rsidRDefault="006D62C8" w14:paraId="4F920ADF" w14:textId="77777777">
            <w:r>
              <w:t>ID</w:t>
            </w:r>
          </w:p>
        </w:tc>
        <w:tc>
          <w:tcPr>
            <w:tcW w:w="7340" w:type="dxa"/>
            <w:tcMar/>
          </w:tcPr>
          <w:p w:rsidR="006D62C8" w:rsidP="00E5021C" w:rsidRDefault="006D62C8" w14:paraId="30B7DA6A" w14:textId="4633A482">
            <w:r>
              <w:t>UC-</w:t>
            </w:r>
            <w:ins w:author="toantk" w:date="2022-07-27T17:09:00Z" w:id="3012">
              <w:r w:rsidR="00B43F59">
                <w:t>7</w:t>
              </w:r>
            </w:ins>
            <w:del w:author="toantk" w:date="2022-07-27T17:09:00Z" w:id="3013">
              <w:r w:rsidDel="00B43F59" w:rsidR="008A0444">
                <w:delText>10</w:delText>
              </w:r>
            </w:del>
          </w:p>
        </w:tc>
      </w:tr>
      <w:tr w:rsidR="006D62C8" w:rsidTr="2ADD6C4A" w14:paraId="504DD56C" w14:textId="77777777">
        <w:tc>
          <w:tcPr>
            <w:tcW w:w="1885" w:type="dxa"/>
            <w:tcMar/>
          </w:tcPr>
          <w:p w:rsidR="006D62C8" w:rsidP="00E5021C" w:rsidRDefault="006D62C8" w14:paraId="58A51630" w14:textId="77777777">
            <w:r>
              <w:t>Name</w:t>
            </w:r>
          </w:p>
        </w:tc>
        <w:tc>
          <w:tcPr>
            <w:tcW w:w="7340" w:type="dxa"/>
            <w:tcMar/>
          </w:tcPr>
          <w:p w:rsidR="006D62C8" w:rsidP="00E5021C" w:rsidRDefault="006D62C8" w14:paraId="50510C33" w14:textId="363F21E1">
            <w:r>
              <w:t xml:space="preserve">Ngắt phiên truy nhập từ </w:t>
            </w:r>
            <w:del w:author="Tran Khanh Toan" w:date="2022-07-01T15:35:00Z" w:id="3014">
              <w:r w:rsidDel="007A6979">
                <w:delText>OneLink</w:delText>
              </w:r>
            </w:del>
            <w:ins w:author="Tran Khanh Toan" w:date="2022-07-01T15:35:00Z" w:id="3015">
              <w:r w:rsidR="007A6979">
                <w:t>Mobile App</w:t>
              </w:r>
            </w:ins>
          </w:p>
        </w:tc>
      </w:tr>
      <w:tr w:rsidR="006D62C8" w:rsidTr="2ADD6C4A" w14:paraId="1807E117" w14:textId="77777777">
        <w:tc>
          <w:tcPr>
            <w:tcW w:w="1885" w:type="dxa"/>
            <w:tcMar/>
          </w:tcPr>
          <w:p w:rsidR="006D62C8" w:rsidP="00E5021C" w:rsidRDefault="006D62C8" w14:paraId="5501625B" w14:textId="77777777">
            <w:r>
              <w:t>Description</w:t>
            </w:r>
          </w:p>
        </w:tc>
        <w:tc>
          <w:tcPr>
            <w:tcW w:w="7340" w:type="dxa"/>
            <w:tcMar/>
          </w:tcPr>
          <w:p w:rsidR="006D62C8" w:rsidP="00A0704A" w:rsidRDefault="006D62C8" w14:paraId="312719E5" w14:textId="46836654">
            <w:pPr>
              <w:pStyle w:val="FirstLevelBullet"/>
              <w:rPr>
                <w:ins w:author="Tran Khanh Toan" w:date="2022-07-01T14:39:00Z" w:id="3016"/>
              </w:rPr>
            </w:pPr>
            <w:r>
              <w:t xml:space="preserve">Người quản trị chủ động yêu cầu ngắt phiên truy nhập thiết bị từ </w:t>
            </w:r>
            <w:del w:author="Tran Khanh Toan" w:date="2022-07-01T15:35:00Z" w:id="3017">
              <w:r w:rsidDel="007A6979">
                <w:delText>OneLink</w:delText>
              </w:r>
            </w:del>
            <w:ins w:author="Tran Khanh Toan" w:date="2022-07-01T15:35:00Z" w:id="3018">
              <w:r w:rsidR="007A6979">
                <w:t>Mobile App</w:t>
              </w:r>
            </w:ins>
            <w:r w:rsidR="00A0704A">
              <w:t>.</w:t>
            </w:r>
          </w:p>
          <w:p w:rsidR="00A07BE1" w:rsidRDefault="0F9EB61F" w14:paraId="4B20F5C8" w14:textId="08D36716">
            <w:pPr>
              <w:pStyle w:val="FirstLevelBullet"/>
              <w:rPr/>
            </w:pPr>
            <w:ins w:author="Tran Khanh Toan" w:date="2022-07-01T14:39:00Z" w:id="2106324367">
              <w:r w:rsidR="41AE47DB">
                <w:t xml:space="preserve">Mobile App thực hiện request với định dạng </w:t>
              </w:r>
              <w:r>
                <w:fldChar w:fldCharType="begin"/>
              </w:r>
              <w:r>
                <w:instrText xml:space="preserve"> HYPERLINK "https://&lt;ip&gt;:&lt;port&gt;/onelinkagent" </w:instrText>
              </w:r>
              <w:r>
                <w:fldChar w:fldCharType="separate"/>
              </w:r>
              <w:r w:rsidRPr="2ADD6C4A" w:rsidR="41AE47DB">
                <w:rPr>
                  <w:rStyle w:val="Hyperlink"/>
                </w:rPr>
                <w:t>https://&lt;ip&gt;:&lt;port&gt;/onelinkagent</w:t>
              </w:r>
              <w:r>
                <w:fldChar w:fldCharType="end"/>
              </w:r>
            </w:ins>
            <w:ins w:author="Tran Khanh Toan" w:date="2022-07-01T14:49:00Z" w:id="398387923">
              <w:r w:rsidR="0CD3A98D">
                <w:t xml:space="preserve"> với cookies đi kèm request được quy định trong mục 7.2.1</w:t>
              </w:r>
            </w:ins>
          </w:p>
          <w:p w:rsidR="00A0704A" w:rsidP="00A0704A" w:rsidRDefault="00A0704A" w14:paraId="4419420E" w14:textId="77777777">
            <w:pPr>
              <w:pStyle w:val="FirstLevelBullet"/>
            </w:pPr>
            <w:r>
              <w:t xml:space="preserve">Thiết bị </w:t>
            </w:r>
            <w:r w:rsidR="00032250">
              <w:t>phản hồi lại thông tin mã lỗi, và ngắt phiên truy nhập nếu thành công.</w:t>
            </w:r>
          </w:p>
        </w:tc>
      </w:tr>
      <w:tr w:rsidR="006D62C8" w:rsidTr="2ADD6C4A" w14:paraId="59AB8431" w14:textId="77777777">
        <w:tc>
          <w:tcPr>
            <w:tcW w:w="1885" w:type="dxa"/>
            <w:tcMar/>
          </w:tcPr>
          <w:p w:rsidR="006D62C8" w:rsidP="00E5021C" w:rsidRDefault="006D62C8" w14:paraId="0152E635" w14:textId="77777777">
            <w:r>
              <w:t>Actor</w:t>
            </w:r>
          </w:p>
        </w:tc>
        <w:tc>
          <w:tcPr>
            <w:tcW w:w="7340" w:type="dxa"/>
            <w:tcMar/>
          </w:tcPr>
          <w:p w:rsidR="006D62C8" w:rsidP="00E5021C" w:rsidRDefault="006D62C8" w14:paraId="6456313B" w14:textId="77777777">
            <w:r>
              <w:t>Admin</w:t>
            </w:r>
          </w:p>
        </w:tc>
      </w:tr>
      <w:tr w:rsidR="006D62C8" w:rsidTr="2ADD6C4A" w14:paraId="59816C42" w14:textId="77777777">
        <w:tc>
          <w:tcPr>
            <w:tcW w:w="1885" w:type="dxa"/>
            <w:tcMar/>
          </w:tcPr>
          <w:p w:rsidR="006D62C8" w:rsidP="00E5021C" w:rsidRDefault="006D62C8" w14:paraId="23FB365A" w14:textId="77777777">
            <w:r>
              <w:t>Pre-condition</w:t>
            </w:r>
          </w:p>
        </w:tc>
        <w:tc>
          <w:tcPr>
            <w:tcW w:w="7340" w:type="dxa"/>
            <w:tcMar/>
          </w:tcPr>
          <w:p w:rsidR="006D62C8" w:rsidP="00E5021C" w:rsidRDefault="006D62C8" w14:paraId="7760D968" w14:textId="1D62DBC4">
            <w:r>
              <w:t xml:space="preserve">Thiết bị hoạt động bình thường người quản trị sử dụng </w:t>
            </w:r>
            <w:del w:author="Tran Khanh Toan" w:date="2022-07-01T15:35:00Z" w:id="3021">
              <w:r w:rsidDel="007A6979">
                <w:delText>OneLink</w:delText>
              </w:r>
            </w:del>
            <w:ins w:author="Tran Khanh Toan" w:date="2022-07-01T15:35:00Z" w:id="3022">
              <w:r w:rsidR="007A6979">
                <w:t>Mobile App</w:t>
              </w:r>
            </w:ins>
            <w:r>
              <w:t xml:space="preserve"> đã đăng nhập thành công vào thiết bị</w:t>
            </w:r>
          </w:p>
        </w:tc>
      </w:tr>
      <w:tr w:rsidR="006D62C8" w:rsidTr="2ADD6C4A" w14:paraId="670E85F8" w14:textId="77777777">
        <w:tc>
          <w:tcPr>
            <w:tcW w:w="1885" w:type="dxa"/>
            <w:tcMar/>
          </w:tcPr>
          <w:p w:rsidR="006D62C8" w:rsidP="00E5021C" w:rsidRDefault="006D62C8" w14:paraId="5522F505" w14:textId="77777777">
            <w:r>
              <w:t>Post-condition</w:t>
            </w:r>
          </w:p>
        </w:tc>
        <w:tc>
          <w:tcPr>
            <w:tcW w:w="7340" w:type="dxa"/>
            <w:tcMar/>
          </w:tcPr>
          <w:p w:rsidR="006D62C8" w:rsidP="00E5021C" w:rsidRDefault="00032250" w14:paraId="391EA0E0" w14:textId="16ED856F">
            <w:r>
              <w:t xml:space="preserve">Thiết bị phản hồi lại thông tin cho </w:t>
            </w:r>
            <w:del w:author="Tran Khanh Toan" w:date="2022-07-01T15:35:00Z" w:id="3023">
              <w:r w:rsidDel="007A6979">
                <w:delText>OneLink</w:delText>
              </w:r>
            </w:del>
            <w:ins w:author="Tran Khanh Toan" w:date="2022-07-01T15:35:00Z" w:id="3024">
              <w:r w:rsidR="007A6979">
                <w:t>Mobile App</w:t>
              </w:r>
            </w:ins>
            <w:r>
              <w:t xml:space="preserve"> và n</w:t>
            </w:r>
            <w:r w:rsidR="006D62C8">
              <w:t>gắt phiên truy nhập vào thiết bị</w:t>
            </w:r>
          </w:p>
        </w:tc>
      </w:tr>
    </w:tbl>
    <w:p w:rsidRPr="006D62C8" w:rsidR="006D62C8" w:rsidP="006D62C8" w:rsidRDefault="006D62C8" w14:paraId="333657B5" w14:textId="77777777"/>
    <w:p w:rsidR="00032250" w:rsidP="00032250" w:rsidRDefault="00032250" w14:paraId="46CF81B6" w14:textId="079DE344">
      <w:pPr>
        <w:rPr>
          <w:b/>
          <w:bCs/>
        </w:rPr>
      </w:pPr>
      <w:del w:author="Tran Khanh Toan" w:date="2022-07-04T09:21:00Z" w:id="3025">
        <w:r w:rsidDel="00F02801">
          <w:rPr>
            <w:b/>
            <w:bCs/>
          </w:rPr>
          <w:delText xml:space="preserve">Cấu trúc dữ liệu </w:delText>
        </w:r>
      </w:del>
      <w:ins w:author="Tran Khanh Toan" w:date="2022-07-04T09:22:00Z" w:id="3026">
        <w:r w:rsidR="00F02801">
          <w:rPr>
            <w:b/>
            <w:bCs/>
          </w:rPr>
          <w:t xml:space="preserve">Cấu trúc payload </w:t>
        </w:r>
      </w:ins>
      <w:r>
        <w:rPr>
          <w:b/>
          <w:bCs/>
        </w:rPr>
        <w:t>của bản tin:</w:t>
      </w:r>
    </w:p>
    <w:p w:rsidR="00032250" w:rsidP="00032250" w:rsidRDefault="00032250" w14:paraId="21AFFD7C" w14:textId="77777777">
      <w:pPr>
        <w:pStyle w:val="FirstLevelBullet"/>
        <w:numPr>
          <w:ilvl w:val="0"/>
          <w:numId w:val="9"/>
        </w:numPr>
      </w:pPr>
      <w:r>
        <w:t>Logout Request:</w:t>
      </w:r>
    </w:p>
    <w:p w:rsidR="00032250" w:rsidP="00032250" w:rsidRDefault="00032250" w14:paraId="779C33C4" w14:textId="130A809F">
      <w:pPr>
        <w:pStyle w:val="FirstLevelBullet"/>
        <w:numPr>
          <w:ilvl w:val="0"/>
          <w:numId w:val="0"/>
        </w:numPr>
        <w:ind w:left="720"/>
      </w:pPr>
      <w:r>
        <w:t>{“action” : “logout”</w:t>
      </w:r>
      <w:r w:rsidR="00FC07A0">
        <w:t xml:space="preserve">, “requestId” : </w:t>
      </w:r>
      <w:r w:rsidR="003E0981">
        <w:t>&lt;requestId&gt;</w:t>
      </w:r>
      <w:r>
        <w:t>}</w:t>
      </w:r>
    </w:p>
    <w:p w:rsidR="00032250" w:rsidP="00032250" w:rsidRDefault="00032250" w14:paraId="3E7AEF79" w14:textId="77777777">
      <w:pPr>
        <w:pStyle w:val="FirstLevelBullet"/>
        <w:numPr>
          <w:ilvl w:val="0"/>
          <w:numId w:val="9"/>
        </w:numPr>
      </w:pPr>
      <w:r>
        <w:t>Logout Response:</w:t>
      </w:r>
    </w:p>
    <w:p w:rsidR="00032250" w:rsidP="00032250" w:rsidRDefault="00032250" w14:paraId="0D41C5CF" w14:textId="77777777">
      <w:pPr>
        <w:pStyle w:val="FirstLevelBullet"/>
        <w:numPr>
          <w:ilvl w:val="0"/>
          <w:numId w:val="10"/>
        </w:numPr>
      </w:pPr>
      <w:r>
        <w:t>Logout thành công:</w:t>
      </w:r>
    </w:p>
    <w:p w:rsidR="00032250" w:rsidP="00032250" w:rsidRDefault="00032250" w14:paraId="2F4E494D" w14:textId="77777777">
      <w:pPr>
        <w:pStyle w:val="FirstLevelBullet"/>
        <w:numPr>
          <w:ilvl w:val="0"/>
          <w:numId w:val="0"/>
        </w:numPr>
        <w:ind w:left="1080"/>
      </w:pPr>
      <w:r>
        <w:t>{</w:t>
      </w:r>
    </w:p>
    <w:p w:rsidR="00032250" w:rsidP="00032250" w:rsidRDefault="00032250" w14:paraId="695EE42A" w14:textId="77777777">
      <w:pPr>
        <w:pStyle w:val="FirstLevelBullet"/>
        <w:numPr>
          <w:ilvl w:val="0"/>
          <w:numId w:val="0"/>
        </w:numPr>
        <w:ind w:left="1080"/>
      </w:pPr>
      <w:r>
        <w:t>"status": 0,</w:t>
      </w:r>
    </w:p>
    <w:p w:rsidR="00032250" w:rsidP="00032250" w:rsidRDefault="00B94824" w14:paraId="78640D40" w14:textId="1E4BB0DA">
      <w:pPr>
        <w:pStyle w:val="FirstLevelBullet"/>
        <w:numPr>
          <w:ilvl w:val="0"/>
          <w:numId w:val="0"/>
        </w:numPr>
        <w:ind w:left="1080"/>
      </w:pPr>
      <w:r>
        <w:t>“message”: “</w:t>
      </w:r>
      <w:r w:rsidR="001F1C9A">
        <w:t>Success</w:t>
      </w:r>
      <w:r>
        <w:t>”</w:t>
      </w:r>
      <w:r w:rsidR="00032250">
        <w:t>,</w:t>
      </w:r>
    </w:p>
    <w:p w:rsidR="00FC07A0" w:rsidP="00032250" w:rsidRDefault="00FC07A0" w14:paraId="3E99CDFC" w14:textId="1A8D5985">
      <w:pPr>
        <w:pStyle w:val="FirstLevelBullet"/>
        <w:numPr>
          <w:ilvl w:val="0"/>
          <w:numId w:val="0"/>
        </w:numPr>
        <w:ind w:left="1080"/>
      </w:pPr>
      <w:r>
        <w:t xml:space="preserve">“requestId” : </w:t>
      </w:r>
      <w:r w:rsidR="003E0981">
        <w:t>&lt;requestId&gt;</w:t>
      </w:r>
      <w:r>
        <w:t>,</w:t>
      </w:r>
    </w:p>
    <w:p w:rsidR="00032250" w:rsidP="00032250" w:rsidRDefault="00032250" w14:paraId="315D42F7" w14:textId="77777777">
      <w:pPr>
        <w:pStyle w:val="FirstLevelBullet"/>
        <w:numPr>
          <w:ilvl w:val="0"/>
          <w:numId w:val="0"/>
        </w:numPr>
        <w:ind w:left="1080"/>
      </w:pPr>
      <w:r>
        <w:t>"data": {</w:t>
      </w:r>
    </w:p>
    <w:p w:rsidR="00032250" w:rsidP="00032250" w:rsidRDefault="00032250" w14:paraId="61DEDB2A" w14:textId="77777777">
      <w:pPr>
        <w:pStyle w:val="FirstLevelBullet"/>
        <w:numPr>
          <w:ilvl w:val="0"/>
          <w:numId w:val="0"/>
        </w:numPr>
        <w:ind w:left="1080"/>
      </w:pPr>
      <w:r>
        <w:t>}</w:t>
      </w:r>
    </w:p>
    <w:p w:rsidR="00032250" w:rsidP="00032250" w:rsidRDefault="00032250" w14:paraId="3D8AC781" w14:textId="77777777">
      <w:pPr>
        <w:pStyle w:val="FirstLevelBullet"/>
        <w:numPr>
          <w:ilvl w:val="0"/>
          <w:numId w:val="0"/>
        </w:numPr>
        <w:ind w:left="1080"/>
      </w:pPr>
      <w:r>
        <w:t>}</w:t>
      </w:r>
    </w:p>
    <w:p w:rsidR="00D2517B" w:rsidP="00032250" w:rsidRDefault="00032250" w14:paraId="10147343" w14:textId="77777777">
      <w:pPr>
        <w:pStyle w:val="ListParagraph"/>
        <w:numPr>
          <w:ilvl w:val="0"/>
          <w:numId w:val="10"/>
        </w:numPr>
      </w:pPr>
      <w:r>
        <w:t>Logout thất bại:</w:t>
      </w:r>
    </w:p>
    <w:p w:rsidR="00F31D65" w:rsidP="00F31D65" w:rsidRDefault="00F31D65" w14:paraId="7B968B2E" w14:textId="77777777">
      <w:pPr>
        <w:pStyle w:val="FirstLevelBullet"/>
        <w:numPr>
          <w:ilvl w:val="0"/>
          <w:numId w:val="0"/>
        </w:numPr>
        <w:ind w:left="1080"/>
      </w:pPr>
      <w:r>
        <w:t>{</w:t>
      </w:r>
    </w:p>
    <w:p w:rsidR="00F31D65" w:rsidP="00F31D65" w:rsidRDefault="00F31D65" w14:paraId="59666C9B" w14:textId="77777777">
      <w:pPr>
        <w:pStyle w:val="FirstLevelBullet"/>
        <w:numPr>
          <w:ilvl w:val="0"/>
          <w:numId w:val="0"/>
        </w:numPr>
        <w:ind w:left="720" w:firstLine="360"/>
      </w:pPr>
      <w:r>
        <w:t xml:space="preserve">"status": </w:t>
      </w:r>
      <w:r w:rsidR="000D4339">
        <w:t>7</w:t>
      </w:r>
      <w:r>
        <w:t>,</w:t>
      </w:r>
    </w:p>
    <w:p w:rsidR="00F31D65" w:rsidP="00F31D65" w:rsidRDefault="00B94824" w14:paraId="49614AC1" w14:textId="5D6166E9">
      <w:pPr>
        <w:pStyle w:val="FirstLevelBullet"/>
        <w:numPr>
          <w:ilvl w:val="0"/>
          <w:numId w:val="0"/>
        </w:numPr>
        <w:ind w:left="720" w:firstLine="360"/>
      </w:pPr>
      <w:r>
        <w:t>“message”: “</w:t>
      </w:r>
      <w:r w:rsidR="00315554">
        <w:t>Logout Failed</w:t>
      </w:r>
      <w:r>
        <w:t>”</w:t>
      </w:r>
      <w:r w:rsidR="00F31D65">
        <w:t>,</w:t>
      </w:r>
    </w:p>
    <w:p w:rsidR="00FC07A0" w:rsidP="00F31D65" w:rsidRDefault="00FC07A0" w14:paraId="53B21B00" w14:textId="6A84456E">
      <w:pPr>
        <w:pStyle w:val="FirstLevelBullet"/>
        <w:numPr>
          <w:ilvl w:val="0"/>
          <w:numId w:val="0"/>
        </w:numPr>
        <w:ind w:left="720" w:firstLine="360"/>
      </w:pPr>
      <w:r>
        <w:t xml:space="preserve">“requestId” : </w:t>
      </w:r>
      <w:r w:rsidR="003E0981">
        <w:t>&lt;requestId&gt;</w:t>
      </w:r>
      <w:r>
        <w:t>,</w:t>
      </w:r>
    </w:p>
    <w:p w:rsidR="00F31D65" w:rsidP="00F31D65" w:rsidRDefault="00F31D65" w14:paraId="347D9CCA" w14:textId="77777777">
      <w:pPr>
        <w:pStyle w:val="FirstLevelBullet"/>
        <w:numPr>
          <w:ilvl w:val="0"/>
          <w:numId w:val="0"/>
        </w:numPr>
        <w:ind w:left="720" w:firstLine="360"/>
      </w:pPr>
      <w:r>
        <w:t>"data": {</w:t>
      </w:r>
    </w:p>
    <w:p w:rsidR="00F31D65" w:rsidP="00F31D65" w:rsidRDefault="00F31D65" w14:paraId="51F4C095" w14:textId="77777777">
      <w:pPr>
        <w:pStyle w:val="FirstLevelBullet"/>
        <w:numPr>
          <w:ilvl w:val="0"/>
          <w:numId w:val="0"/>
        </w:numPr>
        <w:ind w:left="720" w:firstLine="360"/>
      </w:pPr>
      <w:r>
        <w:t>}</w:t>
      </w:r>
    </w:p>
    <w:p w:rsidR="00F31D65" w:rsidP="00F31D65" w:rsidRDefault="00F31D65" w14:paraId="358CEDBE" w14:textId="77777777">
      <w:pPr>
        <w:pStyle w:val="FirstLevelBullet"/>
        <w:numPr>
          <w:ilvl w:val="0"/>
          <w:numId w:val="0"/>
        </w:numPr>
        <w:ind w:left="720" w:firstLine="360"/>
      </w:pPr>
      <w:r>
        <w:t>}</w:t>
      </w:r>
    </w:p>
    <w:p w:rsidR="00D747DA" w:rsidP="0043581E" w:rsidRDefault="00D747DA" w14:paraId="7A897526" w14:textId="77777777"/>
    <w:p w:rsidRPr="00E249FC" w:rsidR="00D747DA" w:rsidRDefault="00AB2E88" w14:paraId="06603EED" w14:textId="1DB13EC5">
      <w:pPr>
        <w:pStyle w:val="Heading2"/>
        <w:rPr>
          <w:rPrChange w:author="toantk" w:date="2022-07-27T13:39:00Z" w:id="3027">
            <w:rPr>
              <w:highlight w:val="green"/>
            </w:rPr>
          </w:rPrChange>
        </w:rPr>
      </w:pPr>
      <w:bookmarkStart w:name="_Toc111217590" w:id="3028"/>
      <w:r w:rsidRPr="00E249FC">
        <w:rPr>
          <w:rPrChange w:author="toantk" w:date="2022-07-27T13:39:00Z" w:id="3029">
            <w:rPr>
              <w:highlight w:val="green"/>
            </w:rPr>
          </w:rPrChange>
        </w:rPr>
        <w:lastRenderedPageBreak/>
        <w:t xml:space="preserve">Tính năng quản lý cấu hình SLID qua </w:t>
      </w:r>
      <w:del w:author="Tran Khanh Toan" w:date="2022-07-01T15:35:00Z" w:id="3030">
        <w:r w:rsidRPr="00E249FC" w:rsidDel="007A6979">
          <w:rPr>
            <w:rPrChange w:author="toantk" w:date="2022-07-27T13:39:00Z" w:id="3031">
              <w:rPr>
                <w:highlight w:val="green"/>
              </w:rPr>
            </w:rPrChange>
          </w:rPr>
          <w:delText>OneLink</w:delText>
        </w:r>
      </w:del>
      <w:ins w:author="Tran Khanh Toan" w:date="2022-07-01T15:35:00Z" w:id="3032">
        <w:r w:rsidRPr="00E249FC" w:rsidR="007A6979">
          <w:rPr>
            <w:rPrChange w:author="toantk" w:date="2022-07-27T13:39:00Z" w:id="3033">
              <w:rPr>
                <w:highlight w:val="green"/>
              </w:rPr>
            </w:rPrChange>
          </w:rPr>
          <w:t>Mobile App</w:t>
        </w:r>
      </w:ins>
      <w:bookmarkEnd w:id="3028"/>
    </w:p>
    <w:tbl>
      <w:tblPr>
        <w:tblStyle w:val="TableGrid"/>
        <w:tblW w:w="0" w:type="auto"/>
        <w:tblLook w:val="04A0" w:firstRow="1" w:lastRow="0" w:firstColumn="1" w:lastColumn="0" w:noHBand="0" w:noVBand="1"/>
      </w:tblPr>
      <w:tblGrid>
        <w:gridCol w:w="1885"/>
        <w:gridCol w:w="7340"/>
      </w:tblGrid>
      <w:tr w:rsidR="00AB2E88" w:rsidTr="00E5021C" w14:paraId="29806EA9" w14:textId="77777777">
        <w:tc>
          <w:tcPr>
            <w:tcW w:w="1885" w:type="dxa"/>
          </w:tcPr>
          <w:p w:rsidR="00AB2E88" w:rsidP="00E5021C" w:rsidRDefault="00AB2E88" w14:paraId="355AB0FD" w14:textId="77777777">
            <w:r>
              <w:t>ID</w:t>
            </w:r>
          </w:p>
        </w:tc>
        <w:tc>
          <w:tcPr>
            <w:tcW w:w="7340" w:type="dxa"/>
          </w:tcPr>
          <w:p w:rsidR="00AB2E88" w:rsidP="00E5021C" w:rsidRDefault="00AB2E88" w14:paraId="734497CC" w14:textId="77777777">
            <w:r>
              <w:t>CN-3</w:t>
            </w:r>
          </w:p>
        </w:tc>
      </w:tr>
      <w:tr w:rsidR="00AB2E88" w:rsidTr="00E5021C" w14:paraId="7DA9EBB3" w14:textId="77777777">
        <w:tc>
          <w:tcPr>
            <w:tcW w:w="1885" w:type="dxa"/>
          </w:tcPr>
          <w:p w:rsidR="00AB2E88" w:rsidP="00E5021C" w:rsidRDefault="00AB2E88" w14:paraId="3F22257B" w14:textId="77777777">
            <w:r>
              <w:t>Name</w:t>
            </w:r>
          </w:p>
        </w:tc>
        <w:tc>
          <w:tcPr>
            <w:tcW w:w="7340" w:type="dxa"/>
          </w:tcPr>
          <w:p w:rsidR="00AB2E88" w:rsidP="00E5021C" w:rsidRDefault="00AB2E88" w14:paraId="1C04C297" w14:textId="7078CC1B">
            <w:r>
              <w:t xml:space="preserve">Tính năng quản lý cấu hình SLID qua </w:t>
            </w:r>
            <w:del w:author="Tran Khanh Toan" w:date="2022-07-01T15:35:00Z" w:id="3034">
              <w:r w:rsidDel="007A6979">
                <w:delText>OneLink</w:delText>
              </w:r>
            </w:del>
            <w:ins w:author="Tran Khanh Toan" w:date="2022-07-01T15:35:00Z" w:id="3035">
              <w:r w:rsidR="007A6979">
                <w:t>Mobile App</w:t>
              </w:r>
            </w:ins>
          </w:p>
        </w:tc>
      </w:tr>
      <w:tr w:rsidR="00AB2E88" w:rsidTr="00E5021C" w14:paraId="0CA03A91" w14:textId="77777777">
        <w:tc>
          <w:tcPr>
            <w:tcW w:w="1885" w:type="dxa"/>
          </w:tcPr>
          <w:p w:rsidR="00AB2E88" w:rsidP="00E5021C" w:rsidRDefault="00AB2E88" w14:paraId="7AC431DA" w14:textId="77777777">
            <w:r>
              <w:t>Description</w:t>
            </w:r>
          </w:p>
        </w:tc>
        <w:tc>
          <w:tcPr>
            <w:tcW w:w="7340" w:type="dxa"/>
          </w:tcPr>
          <w:p w:rsidR="00AB2E88" w:rsidP="00E5021C" w:rsidRDefault="00AB2E88" w14:paraId="53B973E7" w14:textId="1514CB87">
            <w:r>
              <w:t xml:space="preserve">Người quản trị có thể xem cấu hình hiện tại và thay đổi cấu hình SLID thông qua giao diện của </w:t>
            </w:r>
            <w:del w:author="Tran Khanh Toan" w:date="2022-07-01T15:36:00Z" w:id="3036">
              <w:r w:rsidDel="007A6979">
                <w:delText>OneLink</w:delText>
              </w:r>
            </w:del>
            <w:ins w:author="Tran Khanh Toan" w:date="2022-07-01T15:36:00Z" w:id="3037">
              <w:r w:rsidR="007A6979">
                <w:t>Mobile App</w:t>
              </w:r>
            </w:ins>
            <w:r>
              <w:t xml:space="preserve"> </w:t>
            </w:r>
          </w:p>
        </w:tc>
      </w:tr>
      <w:tr w:rsidR="00AB2E88" w:rsidTr="00E5021C" w14:paraId="5F8A7A1C" w14:textId="77777777">
        <w:tc>
          <w:tcPr>
            <w:tcW w:w="1885" w:type="dxa"/>
          </w:tcPr>
          <w:p w:rsidR="00AB2E88" w:rsidP="00E5021C" w:rsidRDefault="00AB2E88" w14:paraId="79F37163" w14:textId="77777777">
            <w:r>
              <w:t>Actor</w:t>
            </w:r>
          </w:p>
        </w:tc>
        <w:tc>
          <w:tcPr>
            <w:tcW w:w="7340" w:type="dxa"/>
          </w:tcPr>
          <w:p w:rsidR="00AB2E88" w:rsidP="00E5021C" w:rsidRDefault="00AB2E88" w14:paraId="0B51E352" w14:textId="77777777">
            <w:r>
              <w:t>Admin</w:t>
            </w:r>
          </w:p>
        </w:tc>
      </w:tr>
      <w:tr w:rsidR="00AB2E88" w:rsidTr="00E5021C" w14:paraId="640310BE" w14:textId="77777777">
        <w:tc>
          <w:tcPr>
            <w:tcW w:w="1885" w:type="dxa"/>
          </w:tcPr>
          <w:p w:rsidR="00AB2E88" w:rsidP="00E5021C" w:rsidRDefault="00AB2E88" w14:paraId="5E7B5C49" w14:textId="77777777">
            <w:r>
              <w:t>Pre-condition</w:t>
            </w:r>
          </w:p>
        </w:tc>
        <w:tc>
          <w:tcPr>
            <w:tcW w:w="7340" w:type="dxa"/>
          </w:tcPr>
          <w:p w:rsidR="00AB2E88" w:rsidP="00E5021C" w:rsidRDefault="00AB2E88" w14:paraId="3D904DBD" w14:textId="3D5B7C7D">
            <w:r>
              <w:t xml:space="preserve">Thiết bị hoạt động bình thường, </w:t>
            </w:r>
            <w:del w:author="Tran Khanh Toan" w:date="2022-07-01T15:36:00Z" w:id="3038">
              <w:r w:rsidDel="007A6979">
                <w:delText>OneLink</w:delText>
              </w:r>
            </w:del>
            <w:ins w:author="Tran Khanh Toan" w:date="2022-07-01T15:36:00Z" w:id="3039">
              <w:r w:rsidR="007A6979">
                <w:t>Mobile App</w:t>
              </w:r>
            </w:ins>
            <w:r>
              <w:t xml:space="preserve"> đã đăng nhập thành công vào thiết bị và được cấp phiên truy nhập</w:t>
            </w:r>
          </w:p>
        </w:tc>
      </w:tr>
      <w:tr w:rsidR="00AB2E88" w:rsidTr="00E5021C" w14:paraId="16762EF0" w14:textId="77777777">
        <w:tc>
          <w:tcPr>
            <w:tcW w:w="1885" w:type="dxa"/>
          </w:tcPr>
          <w:p w:rsidR="00AB2E88" w:rsidP="00E5021C" w:rsidRDefault="00AB2E88" w14:paraId="64A634FE" w14:textId="77777777">
            <w:r>
              <w:t>Post-condition</w:t>
            </w:r>
          </w:p>
        </w:tc>
        <w:tc>
          <w:tcPr>
            <w:tcW w:w="7340" w:type="dxa"/>
          </w:tcPr>
          <w:p w:rsidR="00AB2E88" w:rsidP="00E5021C" w:rsidRDefault="008335B3" w14:paraId="574BEAA9" w14:textId="5E80DA9D">
            <w:r>
              <w:t xml:space="preserve">Thiết bị phản hồi đầy đủ thông tin cho </w:t>
            </w:r>
            <w:del w:author="Tran Khanh Toan" w:date="2022-07-01T15:36:00Z" w:id="3040">
              <w:r w:rsidDel="007A6979">
                <w:delText>OneLink</w:delText>
              </w:r>
            </w:del>
            <w:ins w:author="Tran Khanh Toan" w:date="2022-07-01T15:36:00Z" w:id="3041">
              <w:r w:rsidR="007A6979">
                <w:t>Mobile App</w:t>
              </w:r>
            </w:ins>
            <w:r>
              <w:t xml:space="preserve"> và thực hiện thay đổi cấu hình</w:t>
            </w:r>
          </w:p>
        </w:tc>
      </w:tr>
    </w:tbl>
    <w:p w:rsidR="00AB2E88" w:rsidP="00AB2E88" w:rsidRDefault="00AB2E88" w14:paraId="4EF362FC" w14:textId="77777777"/>
    <w:p w:rsidR="00AB2E88" w:rsidP="00AB2E88" w:rsidRDefault="00AB2E88" w14:paraId="6A29476B" w14:textId="77777777">
      <w:pPr>
        <w:pStyle w:val="Heading3"/>
      </w:pPr>
      <w:bookmarkStart w:name="_Toc111217591" w:id="3042"/>
      <w:r>
        <w:t xml:space="preserve">Usecase – </w:t>
      </w:r>
      <w:r w:rsidR="00406720">
        <w:t>Lấy thông tin cấu hình SLID hiện tại</w:t>
      </w:r>
      <w:bookmarkEnd w:id="3042"/>
    </w:p>
    <w:tbl>
      <w:tblPr>
        <w:tblStyle w:val="TableGrid"/>
        <w:tblW w:w="0" w:type="auto"/>
        <w:tblLook w:val="04A0" w:firstRow="1" w:lastRow="0" w:firstColumn="1" w:lastColumn="0" w:noHBand="0" w:noVBand="1"/>
      </w:tblPr>
      <w:tblGrid>
        <w:gridCol w:w="1885"/>
        <w:gridCol w:w="7340"/>
      </w:tblGrid>
      <w:tr w:rsidR="00AB2E88" w:rsidTr="2ADD6C4A" w14:paraId="28A4B3ED" w14:textId="77777777">
        <w:tc>
          <w:tcPr>
            <w:tcW w:w="1885" w:type="dxa"/>
            <w:tcMar/>
          </w:tcPr>
          <w:p w:rsidR="00AB2E88" w:rsidP="00E5021C" w:rsidRDefault="00AB2E88" w14:paraId="4CA5C6F6" w14:textId="77777777">
            <w:r>
              <w:t>ID</w:t>
            </w:r>
          </w:p>
        </w:tc>
        <w:tc>
          <w:tcPr>
            <w:tcW w:w="7340" w:type="dxa"/>
            <w:tcMar/>
          </w:tcPr>
          <w:p w:rsidR="00AB2E88" w:rsidP="00E5021C" w:rsidRDefault="00AB2E88" w14:paraId="0ECEA536" w14:textId="3BB4F82E">
            <w:r>
              <w:t>UC-</w:t>
            </w:r>
            <w:ins w:author="toantk" w:date="2022-07-27T17:10:00Z" w:id="3043">
              <w:r w:rsidR="00B43F59">
                <w:t>8</w:t>
              </w:r>
            </w:ins>
            <w:del w:author="toantk" w:date="2022-07-27T17:10:00Z" w:id="3044">
              <w:r w:rsidDel="00B43F59" w:rsidR="008335B3">
                <w:delText>1</w:delText>
              </w:r>
              <w:r w:rsidDel="00B43F59" w:rsidR="008A0444">
                <w:delText>1</w:delText>
              </w:r>
            </w:del>
          </w:p>
        </w:tc>
      </w:tr>
      <w:tr w:rsidR="00AB2E88" w:rsidTr="2ADD6C4A" w14:paraId="14A181F8" w14:textId="77777777">
        <w:tc>
          <w:tcPr>
            <w:tcW w:w="1885" w:type="dxa"/>
            <w:tcMar/>
          </w:tcPr>
          <w:p w:rsidR="00AB2E88" w:rsidP="00E5021C" w:rsidRDefault="00AB2E88" w14:paraId="5197647D" w14:textId="77777777">
            <w:r>
              <w:t>Name</w:t>
            </w:r>
          </w:p>
        </w:tc>
        <w:tc>
          <w:tcPr>
            <w:tcW w:w="7340" w:type="dxa"/>
            <w:tcMar/>
          </w:tcPr>
          <w:p w:rsidR="00AB2E88" w:rsidP="00E5021C" w:rsidRDefault="008335B3" w14:paraId="37F6DDA3" w14:textId="77777777">
            <w:r>
              <w:t>Lấy thông tin cấu hình SLID hiện tại</w:t>
            </w:r>
          </w:p>
        </w:tc>
      </w:tr>
      <w:tr w:rsidR="00AB2E88" w:rsidTr="2ADD6C4A" w14:paraId="73D262C1" w14:textId="77777777">
        <w:tc>
          <w:tcPr>
            <w:tcW w:w="1885" w:type="dxa"/>
            <w:tcMar/>
          </w:tcPr>
          <w:p w:rsidR="00AB2E88" w:rsidP="00E5021C" w:rsidRDefault="00AB2E88" w14:paraId="1303D313" w14:textId="77777777">
            <w:r>
              <w:t>Description</w:t>
            </w:r>
          </w:p>
        </w:tc>
        <w:tc>
          <w:tcPr>
            <w:tcW w:w="7340" w:type="dxa"/>
            <w:tcMar/>
          </w:tcPr>
          <w:p w:rsidR="008335B3" w:rsidP="008335B3" w:rsidRDefault="008335B3" w14:paraId="14C53A6D" w14:textId="73E90942">
            <w:pPr>
              <w:pStyle w:val="FirstLevelBullet"/>
              <w:rPr>
                <w:ins w:author="Tran Khanh Toan" w:date="2022-07-01T14:50:00Z" w:id="3045"/>
              </w:rPr>
            </w:pPr>
            <w:del w:author="Tran Khanh Toan" w:date="2022-07-01T15:36:00Z" w:id="3046">
              <w:r w:rsidDel="007A6979">
                <w:delText>OneLink</w:delText>
              </w:r>
            </w:del>
            <w:ins w:author="Tran Khanh Toan" w:date="2022-07-01T15:36:00Z" w:id="3047">
              <w:r w:rsidR="007A6979">
                <w:t>Mobile App</w:t>
              </w:r>
            </w:ins>
            <w:r>
              <w:t xml:space="preserve"> gửi yêu cầu lấy thông tin cấu hình SLID hiện tại tới ONT.</w:t>
            </w:r>
          </w:p>
          <w:p w:rsidR="009B4108" w:rsidRDefault="0E421908" w14:paraId="22FA7E81" w14:textId="4CCE6977">
            <w:pPr>
              <w:pStyle w:val="FirstLevelBullet"/>
              <w:rPr/>
            </w:pPr>
            <w:ins w:author="Tran Khanh Toan" w:date="2022-07-01T14:50:00Z" w:id="1296185188">
              <w:r w:rsidR="0E83FA74">
                <w:t xml:space="preserve">Mobile App thực hiện request với định dạng </w:t>
              </w:r>
              <w:r>
                <w:fldChar w:fldCharType="begin"/>
              </w:r>
              <w:r>
                <w:instrText xml:space="preserve"> HYPERLINK "https://&lt;ip&gt;:&lt;port&gt;/onelinkagent" </w:instrText>
              </w:r>
              <w:r>
                <w:fldChar w:fldCharType="separate"/>
              </w:r>
              <w:r w:rsidRPr="2ADD6C4A" w:rsidR="0E83FA74">
                <w:rPr>
                  <w:rStyle w:val="Hyperlink"/>
                </w:rPr>
                <w:t>https://&lt;ip&gt;:&lt;port&gt;/onelinkagent</w:t>
              </w:r>
              <w:r>
                <w:fldChar w:fldCharType="end"/>
              </w:r>
              <w:r w:rsidR="0E83FA74">
                <w:t xml:space="preserve"> với cookies đi kèm request được quy định trong mục 7.2.1</w:t>
              </w:r>
            </w:ins>
          </w:p>
          <w:p w:rsidR="00AB2E88" w:rsidP="008335B3" w:rsidRDefault="008335B3" w14:paraId="6D5F15C0" w14:textId="046C3DE1">
            <w:pPr>
              <w:pStyle w:val="FirstLevelBullet"/>
            </w:pPr>
            <w:r>
              <w:t xml:space="preserve">ONT gửi lại thông tin cấu hình SLID hiện tại cho </w:t>
            </w:r>
            <w:del w:author="Tran Khanh Toan" w:date="2022-07-01T15:36:00Z" w:id="3049">
              <w:r w:rsidDel="007A6979">
                <w:delText>OneLink</w:delText>
              </w:r>
            </w:del>
            <w:ins w:author="Tran Khanh Toan" w:date="2022-07-01T15:36:00Z" w:id="3050">
              <w:r w:rsidR="007A6979">
                <w:t>Mobile App</w:t>
              </w:r>
            </w:ins>
            <w:r w:rsidR="00AB2E88">
              <w:t xml:space="preserve"> </w:t>
            </w:r>
          </w:p>
        </w:tc>
      </w:tr>
      <w:tr w:rsidR="00AB2E88" w:rsidTr="2ADD6C4A" w14:paraId="7A6B9CC5" w14:textId="77777777">
        <w:tc>
          <w:tcPr>
            <w:tcW w:w="1885" w:type="dxa"/>
            <w:tcMar/>
          </w:tcPr>
          <w:p w:rsidR="00AB2E88" w:rsidP="00E5021C" w:rsidRDefault="00AB2E88" w14:paraId="692377A1" w14:textId="77777777">
            <w:r>
              <w:t>Actor</w:t>
            </w:r>
          </w:p>
        </w:tc>
        <w:tc>
          <w:tcPr>
            <w:tcW w:w="7340" w:type="dxa"/>
            <w:tcMar/>
          </w:tcPr>
          <w:p w:rsidR="00AB2E88" w:rsidP="00E5021C" w:rsidRDefault="00AB2E88" w14:paraId="10B13C86" w14:textId="77777777">
            <w:r>
              <w:t>Admin</w:t>
            </w:r>
          </w:p>
        </w:tc>
      </w:tr>
      <w:tr w:rsidR="008335B3" w:rsidTr="2ADD6C4A" w14:paraId="3E494792" w14:textId="77777777">
        <w:tc>
          <w:tcPr>
            <w:tcW w:w="1885" w:type="dxa"/>
            <w:tcMar/>
          </w:tcPr>
          <w:p w:rsidR="008335B3" w:rsidP="008335B3" w:rsidRDefault="008335B3" w14:paraId="0D6A2556" w14:textId="77777777">
            <w:r>
              <w:t>Pre-condition</w:t>
            </w:r>
          </w:p>
        </w:tc>
        <w:tc>
          <w:tcPr>
            <w:tcW w:w="7340" w:type="dxa"/>
            <w:tcMar/>
          </w:tcPr>
          <w:p w:rsidR="008335B3" w:rsidP="008335B3" w:rsidRDefault="008335B3" w14:paraId="3C26F9C8" w14:textId="5586A276">
            <w:r>
              <w:t xml:space="preserve">Thiết bị hoạt động bình thường, </w:t>
            </w:r>
            <w:del w:author="Tran Khanh Toan" w:date="2022-07-01T15:36:00Z" w:id="3051">
              <w:r w:rsidDel="007A6979">
                <w:delText>OneLink</w:delText>
              </w:r>
            </w:del>
            <w:ins w:author="Tran Khanh Toan" w:date="2022-07-01T15:36:00Z" w:id="3052">
              <w:r w:rsidR="007A6979">
                <w:t>Mobile App</w:t>
              </w:r>
            </w:ins>
            <w:r>
              <w:t xml:space="preserve"> đã đăng nhập thành công vào thiết bị và được cấp phiên truy nhập</w:t>
            </w:r>
          </w:p>
        </w:tc>
      </w:tr>
      <w:tr w:rsidR="008335B3" w:rsidTr="2ADD6C4A" w14:paraId="32702949" w14:textId="77777777">
        <w:tc>
          <w:tcPr>
            <w:tcW w:w="1885" w:type="dxa"/>
            <w:tcMar/>
          </w:tcPr>
          <w:p w:rsidR="008335B3" w:rsidP="008335B3" w:rsidRDefault="008335B3" w14:paraId="1C4B84AF" w14:textId="77777777">
            <w:r>
              <w:t>Post-condition</w:t>
            </w:r>
          </w:p>
        </w:tc>
        <w:tc>
          <w:tcPr>
            <w:tcW w:w="7340" w:type="dxa"/>
            <w:tcMar/>
          </w:tcPr>
          <w:p w:rsidR="008335B3" w:rsidP="008335B3" w:rsidRDefault="008335B3" w14:paraId="182DDC7B" w14:textId="54A3EB65">
            <w:r>
              <w:t xml:space="preserve">Thiết bị phản hồi đầy đủ các thông tin cho </w:t>
            </w:r>
            <w:del w:author="Tran Khanh Toan" w:date="2022-07-01T15:36:00Z" w:id="3053">
              <w:r w:rsidDel="007A6979">
                <w:delText>OneLink</w:delText>
              </w:r>
            </w:del>
            <w:ins w:author="Tran Khanh Toan" w:date="2022-07-01T15:36:00Z" w:id="3054">
              <w:r w:rsidR="007A6979">
                <w:t>Mobile App</w:t>
              </w:r>
            </w:ins>
          </w:p>
        </w:tc>
      </w:tr>
    </w:tbl>
    <w:p w:rsidR="00D747DA" w:rsidP="0043581E" w:rsidRDefault="00D747DA" w14:paraId="13EC9DC1" w14:textId="77777777"/>
    <w:p w:rsidR="00D747DA" w:rsidP="0043581E" w:rsidRDefault="003C44BD" w14:paraId="776CAC7B" w14:textId="77777777">
      <w:pPr>
        <w:rPr>
          <w:b/>
          <w:bCs/>
        </w:rPr>
      </w:pPr>
      <w:r w:rsidRPr="003C44BD">
        <w:rPr>
          <w:b/>
          <w:bCs/>
        </w:rPr>
        <w:t>Luồng dữ liệu:</w:t>
      </w:r>
    </w:p>
    <w:p w:rsidR="003C44BD" w:rsidP="003C44BD" w:rsidRDefault="003C44BD" w14:paraId="1F21F3CE" w14:textId="77777777">
      <w:pPr>
        <w:keepNext/>
      </w:pPr>
      <w:r>
        <w:object w:dxaOrig="9180" w:dyaOrig="5296" w14:anchorId="70EACA2A">
          <v:shape id="_x0000_i1029" style="width:460.5pt;height:265.5pt" o:ole="" type="#_x0000_t75">
            <v:imagedata o:title="" r:id="rId19"/>
          </v:shape>
          <o:OLEObject Type="Embed" ProgID="Visio.Drawing.15" ShapeID="_x0000_i1029" DrawAspect="Content" ObjectID="_1721885954" r:id="rId20"/>
        </w:object>
      </w:r>
    </w:p>
    <w:p w:rsidR="003C44BD" w:rsidP="003C44BD" w:rsidRDefault="003C44BD" w14:paraId="7492E8E5" w14:textId="300E88FD">
      <w:pPr>
        <w:pStyle w:val="Caption"/>
      </w:pPr>
      <w:bookmarkStart w:name="_Toc110529192" w:id="3055"/>
      <w:r>
        <w:t xml:space="preserve">Hình </w:t>
      </w:r>
      <w:ins w:author="toantk" w:date="2022-07-28T09:55:00Z" w:id="3056">
        <w:r w:rsidR="00881A01">
          <w:fldChar w:fldCharType="begin"/>
        </w:r>
        <w:r w:rsidR="00881A01">
          <w:instrText xml:space="preserve"> STYLEREF 1 \s </w:instrText>
        </w:r>
      </w:ins>
      <w:r w:rsidR="00881A01">
        <w:fldChar w:fldCharType="separate"/>
      </w:r>
      <w:r w:rsidR="00533729">
        <w:rPr>
          <w:noProof/>
        </w:rPr>
        <w:t>7</w:t>
      </w:r>
      <w:ins w:author="toantk" w:date="2022-07-28T09:55:00Z" w:id="3057">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3</w:t>
      </w:r>
      <w:ins w:author="toantk" w:date="2022-07-28T09:55:00Z" w:id="3058">
        <w:r w:rsidR="00881A01">
          <w:fldChar w:fldCharType="end"/>
        </w:r>
      </w:ins>
      <w:ins w:author="Tran Khanh Toan" w:date="2022-07-01T17:42:00Z" w:id="3059">
        <w:del w:author="toantk" w:date="2022-07-27T09:26:00Z" w:id="3060">
          <w:r w:rsidDel="006A7679" w:rsidR="00076894">
            <w:fldChar w:fldCharType="begin"/>
          </w:r>
          <w:r w:rsidDel="006A7679" w:rsidR="00076894">
            <w:delInstrText xml:space="preserve"> STYLEREF 1 \s </w:delInstrText>
          </w:r>
        </w:del>
      </w:ins>
      <w:del w:author="toantk" w:date="2022-07-27T09:26:00Z" w:id="3061">
        <w:r w:rsidDel="006A7679" w:rsidR="00076894">
          <w:fldChar w:fldCharType="separate"/>
        </w:r>
        <w:r w:rsidDel="006A7679" w:rsidR="00076894">
          <w:rPr>
            <w:noProof/>
          </w:rPr>
          <w:delText>7</w:delText>
        </w:r>
      </w:del>
      <w:ins w:author="Tran Khanh Toan" w:date="2022-07-01T17:42:00Z" w:id="3062">
        <w:del w:author="toantk" w:date="2022-07-27T09:26:00Z" w:id="3063">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3064">
        <w:r w:rsidDel="006A7679" w:rsidR="00076894">
          <w:fldChar w:fldCharType="separate"/>
        </w:r>
      </w:del>
      <w:ins w:author="Tran Khanh Toan" w:date="2022-07-01T17:42:00Z" w:id="3065">
        <w:del w:author="toantk" w:date="2022-07-27T09:26:00Z" w:id="3066">
          <w:r w:rsidDel="006A7679" w:rsidR="00076894">
            <w:rPr>
              <w:noProof/>
            </w:rPr>
            <w:delText>3</w:delText>
          </w:r>
          <w:r w:rsidDel="006A7679" w:rsidR="00076894">
            <w:fldChar w:fldCharType="end"/>
          </w:r>
        </w:del>
      </w:ins>
      <w:del w:author="Tran Khanh Toan" w:date="2022-07-01T14:55:00Z" w:id="3067">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3</w:delText>
        </w:r>
        <w:r w:rsidDel="00A87875" w:rsidR="003F0BD0">
          <w:rPr>
            <w:noProof/>
          </w:rPr>
          <w:fldChar w:fldCharType="end"/>
        </w:r>
      </w:del>
      <w:r>
        <w:t xml:space="preserve"> Luồng </w:t>
      </w:r>
      <w:r w:rsidR="00AB6FAB">
        <w:t xml:space="preserve">dữ liệu điều khiển lấy thông tin cấu hình SLID hiện tại từ </w:t>
      </w:r>
      <w:del w:author="Tran Khanh Toan" w:date="2022-07-01T15:36:00Z" w:id="3068">
        <w:r w:rsidDel="007A6979" w:rsidR="00AB6FAB">
          <w:delText>OneLink</w:delText>
        </w:r>
      </w:del>
      <w:ins w:author="Tran Khanh Toan" w:date="2022-07-01T15:36:00Z" w:id="3069">
        <w:r w:rsidR="007A6979">
          <w:t>Mobile App</w:t>
        </w:r>
      </w:ins>
      <w:bookmarkEnd w:id="3055"/>
    </w:p>
    <w:p w:rsidR="00AB6FAB" w:rsidP="00AB6FAB" w:rsidRDefault="00AB6FAB" w14:paraId="42FD88D6" w14:textId="3F7794A5">
      <w:pPr>
        <w:rPr>
          <w:b/>
          <w:bCs/>
        </w:rPr>
      </w:pPr>
      <w:del w:author="Tran Khanh Toan" w:date="2022-07-04T09:21:00Z" w:id="3070">
        <w:r w:rsidRPr="00AB6FAB" w:rsidDel="00F02801">
          <w:rPr>
            <w:b/>
            <w:bCs/>
          </w:rPr>
          <w:delText xml:space="preserve">Cấu trúc dữ liệu </w:delText>
        </w:r>
      </w:del>
      <w:ins w:author="Tran Khanh Toan" w:date="2022-07-04T09:22:00Z" w:id="3071">
        <w:r w:rsidR="00F02801">
          <w:rPr>
            <w:b/>
            <w:bCs/>
          </w:rPr>
          <w:t xml:space="preserve">Cấu trúc payload </w:t>
        </w:r>
      </w:ins>
      <w:r w:rsidRPr="00AB6FAB">
        <w:rPr>
          <w:b/>
          <w:bCs/>
        </w:rPr>
        <w:t>của bản tin:</w:t>
      </w:r>
    </w:p>
    <w:p w:rsidR="00AB6FAB" w:rsidP="00AB6FAB" w:rsidRDefault="00AB6FAB" w14:paraId="13774619" w14:textId="77777777">
      <w:pPr>
        <w:pStyle w:val="ListParagraph"/>
        <w:numPr>
          <w:ilvl w:val="0"/>
          <w:numId w:val="9"/>
        </w:numPr>
        <w:rPr>
          <w:b/>
          <w:bCs/>
        </w:rPr>
      </w:pPr>
      <w:r>
        <w:rPr>
          <w:b/>
          <w:bCs/>
        </w:rPr>
        <w:t>Get S</w:t>
      </w:r>
      <w:r w:rsidR="00820762">
        <w:rPr>
          <w:b/>
          <w:bCs/>
        </w:rPr>
        <w:t>L</w:t>
      </w:r>
      <w:r>
        <w:rPr>
          <w:b/>
          <w:bCs/>
        </w:rPr>
        <w:t>ID Request:</w:t>
      </w:r>
    </w:p>
    <w:p w:rsidR="00AB6FAB" w:rsidP="00AB6FAB" w:rsidRDefault="00AB6FAB" w14:paraId="61C8E414" w14:textId="1769E80A">
      <w:pPr>
        <w:pStyle w:val="ListParagraph"/>
      </w:pPr>
      <w:r>
        <w:t>{“action” : “slidView”</w:t>
      </w:r>
      <w:r w:rsidR="008B0F5C">
        <w:t xml:space="preserve">, “requestId” : </w:t>
      </w:r>
      <w:r w:rsidR="003E0981">
        <w:t>&lt;requestId&gt;</w:t>
      </w:r>
      <w:r>
        <w:t>}</w:t>
      </w:r>
    </w:p>
    <w:p w:rsidR="00523CE3" w:rsidP="00720DA3" w:rsidRDefault="00E7589F" w14:paraId="72E2B98A" w14:textId="77777777">
      <w:pPr>
        <w:pStyle w:val="ListParagraph"/>
        <w:numPr>
          <w:ilvl w:val="0"/>
          <w:numId w:val="9"/>
        </w:numPr>
        <w:rPr>
          <w:b/>
          <w:bCs/>
        </w:rPr>
      </w:pPr>
      <w:r>
        <w:rPr>
          <w:b/>
          <w:bCs/>
        </w:rPr>
        <w:t>Get S</w:t>
      </w:r>
      <w:r w:rsidR="00820762">
        <w:rPr>
          <w:b/>
          <w:bCs/>
        </w:rPr>
        <w:t>L</w:t>
      </w:r>
      <w:r>
        <w:rPr>
          <w:b/>
          <w:bCs/>
        </w:rPr>
        <w:t>ID Response:</w:t>
      </w:r>
    </w:p>
    <w:p w:rsidRPr="00820762" w:rsidR="00820762" w:rsidP="00820762" w:rsidRDefault="00820762" w14:paraId="7EF4E102" w14:textId="77777777">
      <w:pPr>
        <w:pStyle w:val="ListParagraph"/>
        <w:numPr>
          <w:ilvl w:val="1"/>
          <w:numId w:val="9"/>
        </w:numPr>
      </w:pPr>
      <w:r w:rsidRPr="00820762">
        <w:t>Get SLID thành công</w:t>
      </w:r>
      <w:r>
        <w:t>:</w:t>
      </w:r>
    </w:p>
    <w:p w:rsidR="00720DA3" w:rsidP="00720DA3" w:rsidRDefault="00720DA3" w14:paraId="13690FED" w14:textId="77777777">
      <w:pPr>
        <w:pStyle w:val="FirstLevelBullet"/>
        <w:numPr>
          <w:ilvl w:val="0"/>
          <w:numId w:val="0"/>
        </w:numPr>
        <w:ind w:left="1080"/>
      </w:pPr>
      <w:r>
        <w:t>{</w:t>
      </w:r>
    </w:p>
    <w:p w:rsidR="00720DA3" w:rsidP="00720DA3" w:rsidRDefault="00720DA3" w14:paraId="4094B6DD" w14:textId="77777777">
      <w:pPr>
        <w:pStyle w:val="FirstLevelBullet"/>
        <w:numPr>
          <w:ilvl w:val="0"/>
          <w:numId w:val="0"/>
        </w:numPr>
        <w:ind w:left="720" w:firstLine="360"/>
      </w:pPr>
      <w:r>
        <w:t>"status": 0,</w:t>
      </w:r>
    </w:p>
    <w:p w:rsidR="00720DA3" w:rsidP="00720DA3" w:rsidRDefault="00B94824" w14:paraId="243805DE" w14:textId="67A582F8">
      <w:pPr>
        <w:pStyle w:val="FirstLevelBullet"/>
        <w:numPr>
          <w:ilvl w:val="0"/>
          <w:numId w:val="0"/>
        </w:numPr>
        <w:ind w:left="720" w:firstLine="360"/>
      </w:pPr>
      <w:r>
        <w:t>“message”: “</w:t>
      </w:r>
      <w:r w:rsidR="001F1C9A">
        <w:t>Success</w:t>
      </w:r>
      <w:r>
        <w:t>”</w:t>
      </w:r>
      <w:r w:rsidR="00720DA3">
        <w:t>,</w:t>
      </w:r>
    </w:p>
    <w:p w:rsidR="008B0F5C" w:rsidP="00720DA3" w:rsidRDefault="008B0F5C" w14:paraId="09A9D61E" w14:textId="3568B0C7">
      <w:pPr>
        <w:pStyle w:val="FirstLevelBullet"/>
        <w:numPr>
          <w:ilvl w:val="0"/>
          <w:numId w:val="0"/>
        </w:numPr>
        <w:ind w:left="720" w:firstLine="360"/>
      </w:pPr>
      <w:r>
        <w:t xml:space="preserve">“requestId” : </w:t>
      </w:r>
      <w:r w:rsidR="003E0981">
        <w:t>&lt;requestId&gt;</w:t>
      </w:r>
      <w:r>
        <w:t>,</w:t>
      </w:r>
    </w:p>
    <w:p w:rsidR="00720DA3" w:rsidP="00720DA3" w:rsidRDefault="00720DA3" w14:paraId="1445D75D" w14:textId="77777777">
      <w:pPr>
        <w:pStyle w:val="FirstLevelBullet"/>
        <w:numPr>
          <w:ilvl w:val="0"/>
          <w:numId w:val="0"/>
        </w:numPr>
        <w:ind w:left="720" w:firstLine="360"/>
      </w:pPr>
      <w:r>
        <w:t>"data": {</w:t>
      </w:r>
    </w:p>
    <w:p w:rsidR="00820762" w:rsidP="00820762" w:rsidRDefault="00820762" w14:paraId="5663C9B9" w14:textId="043E7EEB">
      <w:pPr>
        <w:pStyle w:val="FirstLevelBullet"/>
        <w:numPr>
          <w:ilvl w:val="0"/>
          <w:numId w:val="0"/>
        </w:numPr>
        <w:ind w:left="720" w:firstLine="360"/>
      </w:pPr>
      <w:r>
        <w:t>“action” : “slidView”,</w:t>
      </w:r>
    </w:p>
    <w:p w:rsidR="005C28FF" w:rsidP="005C28FF" w:rsidRDefault="005C28FF" w14:paraId="10D5D89D" w14:textId="77777777">
      <w:pPr>
        <w:pStyle w:val="FirstLevelBullet"/>
        <w:numPr>
          <w:ilvl w:val="0"/>
          <w:numId w:val="0"/>
        </w:numPr>
        <w:ind w:left="720" w:firstLine="360"/>
      </w:pPr>
      <w:r>
        <w:t>“</w:t>
      </w:r>
      <w:r w:rsidRPr="00E5021C">
        <w:t>results</w:t>
      </w:r>
      <w:r>
        <w:t>”:[</w:t>
      </w:r>
    </w:p>
    <w:p w:rsidR="005C28FF" w:rsidP="005C28FF" w:rsidRDefault="005C28FF" w14:paraId="6D860A7B" w14:textId="77777777">
      <w:pPr>
        <w:pStyle w:val="FirstLevelBullet"/>
        <w:numPr>
          <w:ilvl w:val="0"/>
          <w:numId w:val="0"/>
        </w:numPr>
        <w:ind w:left="1440" w:firstLine="720"/>
      </w:pPr>
      <w:r>
        <w:t>{</w:t>
      </w:r>
    </w:p>
    <w:p w:rsidR="00820762" w:rsidP="005C28FF" w:rsidRDefault="00820762" w14:paraId="4D3EAE39" w14:textId="4A4CFAEE">
      <w:pPr>
        <w:pStyle w:val="FirstLevelBullet"/>
        <w:numPr>
          <w:ilvl w:val="0"/>
          <w:numId w:val="0"/>
        </w:numPr>
        <w:ind w:left="1440" w:firstLine="720"/>
      </w:pPr>
      <w:r>
        <w:t>“slid” : “&lt;slid&gt;”</w:t>
      </w:r>
    </w:p>
    <w:p w:rsidR="005C28FF" w:rsidP="005C28FF" w:rsidRDefault="005C28FF" w14:paraId="06436C2F" w14:textId="0C9C6650">
      <w:pPr>
        <w:pStyle w:val="FirstLevelBullet"/>
        <w:numPr>
          <w:ilvl w:val="0"/>
          <w:numId w:val="0"/>
        </w:numPr>
        <w:ind w:left="1440" w:firstLine="720"/>
      </w:pPr>
      <w:r>
        <w:t>}</w:t>
      </w:r>
    </w:p>
    <w:p w:rsidR="005C28FF" w:rsidP="005C28FF" w:rsidRDefault="005C28FF" w14:paraId="670DB6F8" w14:textId="4CF01FD1">
      <w:pPr>
        <w:pStyle w:val="FirstLevelBullet"/>
        <w:numPr>
          <w:ilvl w:val="0"/>
          <w:numId w:val="0"/>
        </w:numPr>
        <w:ind w:left="1440" w:firstLine="720"/>
      </w:pPr>
      <w:r>
        <w:t>]</w:t>
      </w:r>
    </w:p>
    <w:p w:rsidR="00720DA3" w:rsidP="00720DA3" w:rsidRDefault="00720DA3" w14:paraId="78AEAFBF" w14:textId="77777777">
      <w:pPr>
        <w:pStyle w:val="FirstLevelBullet"/>
        <w:numPr>
          <w:ilvl w:val="0"/>
          <w:numId w:val="0"/>
        </w:numPr>
        <w:ind w:left="720" w:firstLine="360"/>
      </w:pPr>
      <w:r>
        <w:t>}</w:t>
      </w:r>
    </w:p>
    <w:p w:rsidR="00720DA3" w:rsidP="00720DA3" w:rsidRDefault="00720DA3" w14:paraId="609939EE" w14:textId="77777777">
      <w:pPr>
        <w:pStyle w:val="FirstLevelBullet"/>
        <w:numPr>
          <w:ilvl w:val="0"/>
          <w:numId w:val="0"/>
        </w:numPr>
        <w:ind w:left="720" w:firstLine="360"/>
      </w:pPr>
      <w:r>
        <w:t>}</w:t>
      </w:r>
    </w:p>
    <w:p w:rsidRPr="00820762" w:rsidR="00820762" w:rsidP="00820762" w:rsidRDefault="00820762" w14:paraId="71504FED" w14:textId="77777777">
      <w:pPr>
        <w:pStyle w:val="ListParagraph"/>
        <w:numPr>
          <w:ilvl w:val="1"/>
          <w:numId w:val="9"/>
        </w:numPr>
      </w:pPr>
      <w:r w:rsidRPr="00820762">
        <w:t>Get SLID</w:t>
      </w:r>
      <w:r>
        <w:t xml:space="preserve"> không</w:t>
      </w:r>
      <w:r w:rsidRPr="00820762">
        <w:t xml:space="preserve"> thành công</w:t>
      </w:r>
      <w:r>
        <w:t>:</w:t>
      </w:r>
    </w:p>
    <w:p w:rsidR="00820762" w:rsidP="00820762" w:rsidRDefault="00820762" w14:paraId="31172997" w14:textId="77777777">
      <w:pPr>
        <w:pStyle w:val="FirstLevelBullet"/>
        <w:numPr>
          <w:ilvl w:val="0"/>
          <w:numId w:val="0"/>
        </w:numPr>
        <w:ind w:left="1080"/>
      </w:pPr>
      <w:r>
        <w:t>{</w:t>
      </w:r>
    </w:p>
    <w:p w:rsidR="00820762" w:rsidP="00820762" w:rsidRDefault="00820762" w14:paraId="60A34E4F" w14:textId="372D26CD">
      <w:pPr>
        <w:pStyle w:val="FirstLevelBullet"/>
        <w:numPr>
          <w:ilvl w:val="0"/>
          <w:numId w:val="0"/>
        </w:numPr>
        <w:ind w:left="1080"/>
      </w:pPr>
      <w:r>
        <w:lastRenderedPageBreak/>
        <w:t xml:space="preserve">"status": </w:t>
      </w:r>
      <w:r w:rsidR="00B831C3">
        <w:t>&lt;ErrorCode&gt;</w:t>
      </w:r>
      <w:r>
        <w:t>,</w:t>
      </w:r>
    </w:p>
    <w:p w:rsidR="00820762" w:rsidP="00820762" w:rsidRDefault="00B94824" w14:paraId="74001F56" w14:textId="4A5B82DA">
      <w:pPr>
        <w:pStyle w:val="FirstLevelBullet"/>
        <w:numPr>
          <w:ilvl w:val="0"/>
          <w:numId w:val="0"/>
        </w:numPr>
        <w:ind w:left="1080"/>
      </w:pPr>
      <w:r>
        <w:t>“message”: “&lt;message&gt;”</w:t>
      </w:r>
      <w:r w:rsidR="00820762">
        <w:t>,</w:t>
      </w:r>
    </w:p>
    <w:p w:rsidR="008B0F5C" w:rsidP="00820762" w:rsidRDefault="008B0F5C" w14:paraId="71883F56" w14:textId="54098664">
      <w:pPr>
        <w:pStyle w:val="FirstLevelBullet"/>
        <w:numPr>
          <w:ilvl w:val="0"/>
          <w:numId w:val="0"/>
        </w:numPr>
        <w:ind w:left="1080"/>
      </w:pPr>
      <w:r>
        <w:t xml:space="preserve">“requestId” : </w:t>
      </w:r>
      <w:r w:rsidR="003E0981">
        <w:t>&lt;requestId&gt;</w:t>
      </w:r>
      <w:r>
        <w:t>,</w:t>
      </w:r>
    </w:p>
    <w:p w:rsidR="00820762" w:rsidP="00820762" w:rsidRDefault="00820762" w14:paraId="43BF22FF" w14:textId="77777777">
      <w:pPr>
        <w:pStyle w:val="FirstLevelBullet"/>
        <w:numPr>
          <w:ilvl w:val="0"/>
          <w:numId w:val="0"/>
        </w:numPr>
        <w:ind w:left="1080"/>
      </w:pPr>
      <w:r>
        <w:t>"data": {</w:t>
      </w:r>
    </w:p>
    <w:p w:rsidR="002955E4" w:rsidDel="00A51C8C" w:rsidP="00820762" w:rsidRDefault="002955E4" w14:paraId="16AE7B1D" w14:textId="3BB67B71">
      <w:pPr>
        <w:pStyle w:val="FirstLevelBullet"/>
        <w:numPr>
          <w:ilvl w:val="0"/>
          <w:numId w:val="0"/>
        </w:numPr>
        <w:ind w:left="1080"/>
        <w:rPr>
          <w:del w:author="toantk" w:date="2022-07-27T14:53:00Z" w:id="3072"/>
        </w:rPr>
      </w:pPr>
      <w:del w:author="toantk" w:date="2022-07-27T14:53:00Z" w:id="3073">
        <w:r w:rsidDel="00A51C8C">
          <w:delText>“action” : “slidView”</w:delText>
        </w:r>
      </w:del>
    </w:p>
    <w:p w:rsidR="00820762" w:rsidP="00820762" w:rsidRDefault="00820762" w14:paraId="3EB5BF48" w14:textId="77777777">
      <w:pPr>
        <w:pStyle w:val="FirstLevelBullet"/>
        <w:numPr>
          <w:ilvl w:val="0"/>
          <w:numId w:val="0"/>
        </w:numPr>
        <w:ind w:left="1080"/>
      </w:pPr>
      <w:r>
        <w:t>}</w:t>
      </w:r>
    </w:p>
    <w:p w:rsidR="00820762" w:rsidP="00405D35" w:rsidRDefault="00820762" w14:paraId="5D780C63" w14:textId="6D0F08FA">
      <w:pPr>
        <w:pStyle w:val="FirstLevelBullet"/>
        <w:numPr>
          <w:ilvl w:val="0"/>
          <w:numId w:val="0"/>
        </w:numPr>
        <w:ind w:left="1080"/>
        <w:rPr>
          <w:ins w:author="toantk" w:date="2022-07-27T11:11:00Z" w:id="3074"/>
        </w:rPr>
      </w:pPr>
      <w:r>
        <w:t>}</w:t>
      </w:r>
    </w:p>
    <w:p w:rsidR="00623E62" w:rsidP="2ADD6C4A" w:rsidRDefault="00623E62" w14:paraId="38C3E904" w14:textId="74043CE2">
      <w:pPr>
        <w:pStyle w:val="FirstLevelBullet"/>
        <w:numPr>
          <w:numId w:val="0"/>
        </w:numPr>
        <w:rPr>
          <w:ins w:author="toantk" w:date="2022-07-27T11:11:00Z" w:id="3075"/>
        </w:rPr>
        <w:pPrChange w:author="toantk" w:date="2022-07-27T11:11:00Z" w:id="3076">
          <w:pPr>
            <w:pStyle w:val="FirstLevelBullet"/>
            <w:numPr>
              <w:numId w:val="0"/>
            </w:numPr>
            <w:ind w:left="1080" w:firstLine="0"/>
          </w:pPr>
        </w:pPrChange>
      </w:pPr>
    </w:p>
    <w:p w:rsidR="00623E62" w:rsidRDefault="00623E62" w14:paraId="15D55C65" w14:textId="51488F31">
      <w:pPr>
        <w:pStyle w:val="Caption"/>
        <w:keepNext/>
        <w:rPr>
          <w:ins w:author="toantk" w:date="2022-07-27T11:11:00Z" w:id="3077"/>
        </w:rPr>
        <w:pPrChange w:author="toantk" w:date="2022-07-27T11:11:00Z" w:id="3078">
          <w:pPr/>
        </w:pPrChange>
      </w:pPr>
      <w:bookmarkStart w:name="_Toc110529152" w:id="3079"/>
      <w:ins w:author="toantk" w:date="2022-07-27T11:11:00Z" w:id="3080">
        <w:r>
          <w:t xml:space="preserve">Bảng </w:t>
        </w:r>
      </w:ins>
      <w:ins w:author="toantk" w:date="2022-08-04T17:50:00Z" w:id="3081">
        <w:r w:rsidR="0035117C">
          <w:fldChar w:fldCharType="begin"/>
        </w:r>
        <w:r w:rsidR="0035117C">
          <w:instrText xml:space="preserve"> STYLEREF 1 \s </w:instrText>
        </w:r>
      </w:ins>
      <w:r w:rsidR="0035117C">
        <w:fldChar w:fldCharType="separate"/>
      </w:r>
      <w:r w:rsidR="00533729">
        <w:rPr>
          <w:noProof/>
        </w:rPr>
        <w:t>7</w:t>
      </w:r>
      <w:ins w:author="toantk" w:date="2022-08-04T17:50:00Z" w:id="3082">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3</w:t>
      </w:r>
      <w:ins w:author="toantk" w:date="2022-08-04T17:50:00Z" w:id="3083">
        <w:r w:rsidR="0035117C">
          <w:fldChar w:fldCharType="end"/>
        </w:r>
      </w:ins>
      <w:ins w:author="Tran Khanh Toan" w:date="2022-08-04T09:32:00Z" w:id="3084">
        <w:del w:author="toantk" w:date="2022-08-04T17:50:00Z" w:id="3085">
          <w:r w:rsidDel="0035117C" w:rsidR="00F227FB">
            <w:fldChar w:fldCharType="begin"/>
          </w:r>
          <w:r w:rsidDel="0035117C" w:rsidR="00F227FB">
            <w:delInstrText xml:space="preserve"> STYLEREF 1 \s </w:delInstrText>
          </w:r>
        </w:del>
      </w:ins>
      <w:del w:author="toantk" w:date="2022-08-04T17:50:00Z" w:id="3086">
        <w:r w:rsidDel="0035117C" w:rsidR="00F227FB">
          <w:fldChar w:fldCharType="separate"/>
        </w:r>
        <w:r w:rsidDel="0035117C" w:rsidR="00F227FB">
          <w:rPr>
            <w:noProof/>
          </w:rPr>
          <w:delText>7</w:delText>
        </w:r>
      </w:del>
      <w:ins w:author="Tran Khanh Toan" w:date="2022-08-04T09:32:00Z" w:id="3087">
        <w:del w:author="toantk" w:date="2022-08-04T17:50:00Z" w:id="3088">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3089">
        <w:r w:rsidDel="0035117C" w:rsidR="00F227FB">
          <w:fldChar w:fldCharType="separate"/>
        </w:r>
      </w:del>
      <w:ins w:author="Tran Khanh Toan" w:date="2022-08-04T09:32:00Z" w:id="3090">
        <w:del w:author="toantk" w:date="2022-08-04T17:50:00Z" w:id="3091">
          <w:r w:rsidDel="0035117C" w:rsidR="00F227FB">
            <w:rPr>
              <w:noProof/>
            </w:rPr>
            <w:delText>3</w:delText>
          </w:r>
          <w:r w:rsidDel="0035117C" w:rsidR="00F227FB">
            <w:fldChar w:fldCharType="end"/>
          </w:r>
        </w:del>
      </w:ins>
      <w:ins w:author="toantk" w:date="2022-07-28T09:18:00Z" w:id="3092">
        <w:del w:author="Tran Khanh Toan" w:date="2022-08-03T15:31:00Z" w:id="3093">
          <w:r w:rsidDel="0087204C" w:rsidR="005A0D0F">
            <w:fldChar w:fldCharType="begin"/>
          </w:r>
          <w:r w:rsidDel="0087204C" w:rsidR="005A0D0F">
            <w:delInstrText xml:space="preserve"> STYLEREF 1 \s </w:delInstrText>
          </w:r>
        </w:del>
      </w:ins>
      <w:del w:author="Tran Khanh Toan" w:date="2022-08-03T15:31:00Z" w:id="3094">
        <w:r w:rsidDel="0087204C" w:rsidR="005A0D0F">
          <w:fldChar w:fldCharType="separate"/>
        </w:r>
        <w:r w:rsidDel="0087204C" w:rsidR="005A0D0F">
          <w:rPr>
            <w:noProof/>
          </w:rPr>
          <w:delText>7</w:delText>
        </w:r>
      </w:del>
      <w:ins w:author="toantk" w:date="2022-07-28T09:18:00Z" w:id="3095">
        <w:del w:author="Tran Khanh Toan" w:date="2022-08-03T15:31:00Z" w:id="3096">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3097">
        <w:r w:rsidDel="0087204C" w:rsidR="005A0D0F">
          <w:fldChar w:fldCharType="separate"/>
        </w:r>
      </w:del>
      <w:ins w:author="toantk" w:date="2022-07-28T09:18:00Z" w:id="3098">
        <w:del w:author="Tran Khanh Toan" w:date="2022-08-03T15:31:00Z" w:id="3099">
          <w:r w:rsidDel="0087204C" w:rsidR="005A0D0F">
            <w:rPr>
              <w:noProof/>
            </w:rPr>
            <w:delText>3</w:delText>
          </w:r>
          <w:r w:rsidDel="0087204C" w:rsidR="005A0D0F">
            <w:fldChar w:fldCharType="end"/>
          </w:r>
        </w:del>
      </w:ins>
      <w:ins w:author="toantk" w:date="2022-07-27T11:11:00Z" w:id="3100">
        <w:r>
          <w:t xml:space="preserve"> Bảng tham số trong luồng điều khiển lấy thông tin cấu hình </w:t>
        </w:r>
      </w:ins>
      <w:ins w:author="toantk" w:date="2022-07-27T11:12:00Z" w:id="3101">
        <w:r>
          <w:t>SLID hiện tại trên thiết bị</w:t>
        </w:r>
      </w:ins>
      <w:bookmarkEnd w:id="3079"/>
    </w:p>
    <w:tbl>
      <w:tblPr>
        <w:tblStyle w:val="TableGrid"/>
        <w:tblW w:w="0" w:type="auto"/>
        <w:tblInd w:w="175" w:type="dxa"/>
        <w:tblLook w:val="04A0" w:firstRow="1" w:lastRow="0" w:firstColumn="1" w:lastColumn="0" w:noHBand="0" w:noVBand="1"/>
      </w:tblPr>
      <w:tblGrid>
        <w:gridCol w:w="900"/>
        <w:gridCol w:w="1800"/>
        <w:gridCol w:w="2096"/>
        <w:gridCol w:w="964"/>
        <w:gridCol w:w="1872"/>
        <w:gridCol w:w="1418"/>
      </w:tblGrid>
      <w:tr w:rsidR="00623E62" w:rsidTr="00DF3D0D" w14:paraId="3A93F7ED" w14:textId="77777777">
        <w:trPr>
          <w:ins w:author="toantk" w:date="2022-07-27T11:11:00Z" w:id="3102"/>
        </w:trPr>
        <w:tc>
          <w:tcPr>
            <w:tcW w:w="900" w:type="dxa"/>
          </w:tcPr>
          <w:p w:rsidR="00623E62" w:rsidP="00DF3D0D" w:rsidRDefault="00623E62" w14:paraId="5C9304C3" w14:textId="77777777">
            <w:pPr>
              <w:pStyle w:val="ListParagraph"/>
              <w:ind w:left="0"/>
              <w:rPr>
                <w:ins w:author="toantk" w:date="2022-07-27T11:11:00Z" w:id="3103"/>
                <w:b/>
                <w:bCs/>
              </w:rPr>
            </w:pPr>
            <w:ins w:author="toantk" w:date="2022-07-27T11:11:00Z" w:id="3104">
              <w:r>
                <w:rPr>
                  <w:b/>
                  <w:bCs/>
                </w:rPr>
                <w:t>STT</w:t>
              </w:r>
            </w:ins>
          </w:p>
        </w:tc>
        <w:tc>
          <w:tcPr>
            <w:tcW w:w="1800" w:type="dxa"/>
          </w:tcPr>
          <w:p w:rsidR="00623E62" w:rsidP="00DF3D0D" w:rsidRDefault="00623E62" w14:paraId="0F2AA1F5" w14:textId="77777777">
            <w:pPr>
              <w:pStyle w:val="ListParagraph"/>
              <w:ind w:left="0"/>
              <w:rPr>
                <w:ins w:author="toantk" w:date="2022-07-27T11:11:00Z" w:id="3105"/>
                <w:b/>
                <w:bCs/>
              </w:rPr>
            </w:pPr>
            <w:ins w:author="toantk" w:date="2022-07-27T11:11:00Z" w:id="3106">
              <w:r>
                <w:rPr>
                  <w:b/>
                  <w:bCs/>
                </w:rPr>
                <w:t>Tham số</w:t>
              </w:r>
            </w:ins>
          </w:p>
        </w:tc>
        <w:tc>
          <w:tcPr>
            <w:tcW w:w="2096" w:type="dxa"/>
          </w:tcPr>
          <w:p w:rsidR="00623E62" w:rsidP="00DF3D0D" w:rsidRDefault="00623E62" w14:paraId="7193E3CE" w14:textId="77777777">
            <w:pPr>
              <w:pStyle w:val="ListParagraph"/>
              <w:ind w:left="0"/>
              <w:rPr>
                <w:ins w:author="toantk" w:date="2022-07-27T11:11:00Z" w:id="3107"/>
                <w:b/>
                <w:bCs/>
              </w:rPr>
            </w:pPr>
            <w:ins w:author="toantk" w:date="2022-07-27T11:11:00Z" w:id="3108">
              <w:r>
                <w:rPr>
                  <w:b/>
                  <w:bCs/>
                </w:rPr>
                <w:t>Mô tả</w:t>
              </w:r>
            </w:ins>
          </w:p>
        </w:tc>
        <w:tc>
          <w:tcPr>
            <w:tcW w:w="964" w:type="dxa"/>
          </w:tcPr>
          <w:p w:rsidR="00623E62" w:rsidP="00DF3D0D" w:rsidRDefault="00623E62" w14:paraId="519751B1" w14:textId="77777777">
            <w:pPr>
              <w:pStyle w:val="ListParagraph"/>
              <w:ind w:left="0"/>
              <w:rPr>
                <w:ins w:author="toantk" w:date="2022-07-27T11:11:00Z" w:id="3109"/>
                <w:b/>
                <w:bCs/>
              </w:rPr>
            </w:pPr>
            <w:ins w:author="toantk" w:date="2022-07-27T11:11:00Z" w:id="3110">
              <w:r>
                <w:rPr>
                  <w:b/>
                  <w:bCs/>
                </w:rPr>
                <w:t>Kiểu</w:t>
              </w:r>
            </w:ins>
          </w:p>
        </w:tc>
        <w:tc>
          <w:tcPr>
            <w:tcW w:w="1872" w:type="dxa"/>
          </w:tcPr>
          <w:p w:rsidR="00623E62" w:rsidP="00DF3D0D" w:rsidRDefault="00623E62" w14:paraId="3525D6E2" w14:textId="77777777">
            <w:pPr>
              <w:pStyle w:val="ListParagraph"/>
              <w:ind w:left="0"/>
              <w:rPr>
                <w:ins w:author="toantk" w:date="2022-07-27T11:11:00Z" w:id="3111"/>
                <w:b/>
                <w:bCs/>
              </w:rPr>
            </w:pPr>
            <w:ins w:author="toantk" w:date="2022-07-27T11:11:00Z" w:id="3112">
              <w:r>
                <w:rPr>
                  <w:b/>
                  <w:bCs/>
                </w:rPr>
                <w:t>Giá trị</w:t>
              </w:r>
            </w:ins>
          </w:p>
        </w:tc>
        <w:tc>
          <w:tcPr>
            <w:tcW w:w="1418" w:type="dxa"/>
          </w:tcPr>
          <w:p w:rsidR="00623E62" w:rsidP="00DF3D0D" w:rsidRDefault="00623E62" w14:paraId="07B15EF1" w14:textId="77777777">
            <w:pPr>
              <w:pStyle w:val="ListParagraph"/>
              <w:ind w:left="0"/>
              <w:rPr>
                <w:ins w:author="toantk" w:date="2022-07-27T11:11:00Z" w:id="3113"/>
                <w:b/>
                <w:bCs/>
              </w:rPr>
            </w:pPr>
            <w:ins w:author="toantk" w:date="2022-07-27T11:11:00Z" w:id="3114">
              <w:r>
                <w:rPr>
                  <w:b/>
                  <w:bCs/>
                </w:rPr>
                <w:t>Json Key</w:t>
              </w:r>
            </w:ins>
          </w:p>
        </w:tc>
      </w:tr>
      <w:tr w:rsidR="00623E62" w:rsidTr="00DF3D0D" w14:paraId="42E4B0E0" w14:textId="77777777">
        <w:trPr>
          <w:ins w:author="toantk" w:date="2022-07-27T11:11:00Z" w:id="3115"/>
        </w:trPr>
        <w:tc>
          <w:tcPr>
            <w:tcW w:w="900" w:type="dxa"/>
          </w:tcPr>
          <w:p w:rsidRPr="00020A9F" w:rsidR="00623E62" w:rsidP="00DF3D0D" w:rsidRDefault="00623E62" w14:paraId="599B17A9" w14:textId="77777777">
            <w:pPr>
              <w:pStyle w:val="ListParagraph"/>
              <w:ind w:left="0"/>
              <w:rPr>
                <w:ins w:author="toantk" w:date="2022-07-27T11:11:00Z" w:id="3116"/>
              </w:rPr>
            </w:pPr>
            <w:ins w:author="toantk" w:date="2022-07-27T11:11:00Z" w:id="3117">
              <w:r w:rsidRPr="00020A9F">
                <w:t>1</w:t>
              </w:r>
            </w:ins>
          </w:p>
        </w:tc>
        <w:tc>
          <w:tcPr>
            <w:tcW w:w="1800" w:type="dxa"/>
          </w:tcPr>
          <w:p w:rsidRPr="00020A9F" w:rsidR="00623E62" w:rsidP="00DF3D0D" w:rsidRDefault="00623E62" w14:paraId="2DE7A30F" w14:textId="77777777">
            <w:pPr>
              <w:pStyle w:val="ListParagraph"/>
              <w:ind w:left="0"/>
              <w:rPr>
                <w:ins w:author="toantk" w:date="2022-07-27T11:11:00Z" w:id="3118"/>
              </w:rPr>
            </w:pPr>
            <w:ins w:author="toantk" w:date="2022-07-27T11:11:00Z" w:id="3119">
              <w:r w:rsidRPr="00020A9F">
                <w:t>SLID</w:t>
              </w:r>
            </w:ins>
          </w:p>
        </w:tc>
        <w:tc>
          <w:tcPr>
            <w:tcW w:w="2096" w:type="dxa"/>
          </w:tcPr>
          <w:p w:rsidRPr="00020A9F" w:rsidR="00623E62" w:rsidP="00DF3D0D" w:rsidRDefault="00623E62" w14:paraId="2A67492C" w14:textId="77777777">
            <w:pPr>
              <w:pStyle w:val="ListParagraph"/>
              <w:ind w:left="0"/>
              <w:rPr>
                <w:ins w:author="toantk" w:date="2022-07-27T11:11:00Z" w:id="3120"/>
              </w:rPr>
            </w:pPr>
            <w:ins w:author="toantk" w:date="2022-07-27T11:11:00Z" w:id="3121">
              <w:r>
                <w:t>Giá trị SLID</w:t>
              </w:r>
            </w:ins>
          </w:p>
        </w:tc>
        <w:tc>
          <w:tcPr>
            <w:tcW w:w="964" w:type="dxa"/>
          </w:tcPr>
          <w:p w:rsidRPr="00020A9F" w:rsidR="00623E62" w:rsidP="00DF3D0D" w:rsidRDefault="00623E62" w14:paraId="576EE4D7" w14:textId="77777777">
            <w:pPr>
              <w:pStyle w:val="ListParagraph"/>
              <w:ind w:left="0"/>
              <w:rPr>
                <w:ins w:author="toantk" w:date="2022-07-27T11:11:00Z" w:id="3122"/>
              </w:rPr>
            </w:pPr>
            <w:ins w:author="toantk" w:date="2022-07-27T11:11:00Z" w:id="3123">
              <w:r>
                <w:t>string</w:t>
              </w:r>
            </w:ins>
          </w:p>
        </w:tc>
        <w:tc>
          <w:tcPr>
            <w:tcW w:w="1872" w:type="dxa"/>
          </w:tcPr>
          <w:p w:rsidRPr="00020A9F" w:rsidR="00623E62" w:rsidP="00DF3D0D" w:rsidRDefault="008821A2" w14:paraId="788AB50E" w14:textId="149726B6">
            <w:pPr>
              <w:pStyle w:val="ListParagraph"/>
              <w:ind w:left="0"/>
              <w:rPr>
                <w:ins w:author="toantk" w:date="2022-07-27T11:11:00Z" w:id="3124"/>
              </w:rPr>
            </w:pPr>
            <w:ins w:author="toantk" w:date="2022-07-27T11:12:00Z" w:id="3125">
              <w:r>
                <w:t>Chuỗi ký tự</w:t>
              </w:r>
            </w:ins>
          </w:p>
        </w:tc>
        <w:tc>
          <w:tcPr>
            <w:tcW w:w="1418" w:type="dxa"/>
          </w:tcPr>
          <w:p w:rsidRPr="00020A9F" w:rsidR="00623E62" w:rsidP="00DF3D0D" w:rsidRDefault="00623E62" w14:paraId="7C50CD66" w14:textId="77777777">
            <w:pPr>
              <w:pStyle w:val="ListParagraph"/>
              <w:ind w:left="0"/>
              <w:rPr>
                <w:ins w:author="toantk" w:date="2022-07-27T11:11:00Z" w:id="3126"/>
              </w:rPr>
            </w:pPr>
            <w:ins w:author="toantk" w:date="2022-07-27T11:11:00Z" w:id="3127">
              <w:r>
                <w:t>slid</w:t>
              </w:r>
            </w:ins>
          </w:p>
        </w:tc>
      </w:tr>
    </w:tbl>
    <w:p w:rsidR="00623E62" w:rsidP="2ADD6C4A" w:rsidRDefault="00623E62" w14:paraId="61A08D3B" w14:textId="77777777">
      <w:pPr>
        <w:pStyle w:val="FirstLevelBullet"/>
        <w:numPr>
          <w:numId w:val="0"/>
        </w:numPr>
        <w:pPrChange w:author="toantk" w:date="2022-07-27T11:11:00Z" w:id="3128">
          <w:pPr>
            <w:pStyle w:val="FirstLevelBullet"/>
            <w:numPr>
              <w:numId w:val="0"/>
            </w:numPr>
            <w:ind w:left="1080" w:firstLine="0"/>
          </w:pPr>
        </w:pPrChange>
      </w:pPr>
    </w:p>
    <w:p w:rsidR="00406720" w:rsidP="00406720" w:rsidRDefault="00406720" w14:paraId="61802CFF" w14:textId="77777777">
      <w:pPr>
        <w:pStyle w:val="Heading3"/>
      </w:pPr>
      <w:bookmarkStart w:name="_Toc111217592" w:id="3129"/>
      <w:r>
        <w:t xml:space="preserve">Usecase – Điều khiển </w:t>
      </w:r>
      <w:r w:rsidR="00925782">
        <w:t xml:space="preserve">thay đổi </w:t>
      </w:r>
      <w:r>
        <w:t>cấu hình SLID</w:t>
      </w:r>
      <w:bookmarkEnd w:id="3129"/>
      <w:r>
        <w:t xml:space="preserve"> </w:t>
      </w:r>
    </w:p>
    <w:tbl>
      <w:tblPr>
        <w:tblStyle w:val="TableGrid"/>
        <w:tblW w:w="0" w:type="auto"/>
        <w:tblLook w:val="04A0" w:firstRow="1" w:lastRow="0" w:firstColumn="1" w:lastColumn="0" w:noHBand="0" w:noVBand="1"/>
      </w:tblPr>
      <w:tblGrid>
        <w:gridCol w:w="1885"/>
        <w:gridCol w:w="7340"/>
      </w:tblGrid>
      <w:tr w:rsidR="00406720" w:rsidTr="2ADD6C4A" w14:paraId="5EBF3073" w14:textId="77777777">
        <w:tc>
          <w:tcPr>
            <w:tcW w:w="1885" w:type="dxa"/>
            <w:tcMar/>
          </w:tcPr>
          <w:p w:rsidR="00406720" w:rsidP="00E5021C" w:rsidRDefault="00406720" w14:paraId="0D4B1638" w14:textId="77777777">
            <w:r>
              <w:t>ID</w:t>
            </w:r>
          </w:p>
        </w:tc>
        <w:tc>
          <w:tcPr>
            <w:tcW w:w="7340" w:type="dxa"/>
            <w:tcMar/>
          </w:tcPr>
          <w:p w:rsidR="00406720" w:rsidP="00E5021C" w:rsidRDefault="00406720" w14:paraId="14A0252F" w14:textId="61FA6954">
            <w:r>
              <w:t>UC-</w:t>
            </w:r>
            <w:ins w:author="toantk" w:date="2022-07-27T17:10:00Z" w:id="3130">
              <w:r w:rsidR="00B43F59">
                <w:t>9</w:t>
              </w:r>
            </w:ins>
            <w:del w:author="toantk" w:date="2022-07-27T17:10:00Z" w:id="3131">
              <w:r w:rsidDel="00B43F59">
                <w:delText>1</w:delText>
              </w:r>
              <w:r w:rsidDel="00B43F59" w:rsidR="008A0444">
                <w:delText>2</w:delText>
              </w:r>
            </w:del>
          </w:p>
        </w:tc>
      </w:tr>
      <w:tr w:rsidR="00406720" w:rsidTr="2ADD6C4A" w14:paraId="01DA13CB" w14:textId="77777777">
        <w:tc>
          <w:tcPr>
            <w:tcW w:w="1885" w:type="dxa"/>
            <w:tcMar/>
          </w:tcPr>
          <w:p w:rsidR="00406720" w:rsidP="00E5021C" w:rsidRDefault="00406720" w14:paraId="67B28457" w14:textId="77777777">
            <w:r>
              <w:t>Name</w:t>
            </w:r>
          </w:p>
        </w:tc>
        <w:tc>
          <w:tcPr>
            <w:tcW w:w="7340" w:type="dxa"/>
            <w:tcMar/>
          </w:tcPr>
          <w:p w:rsidR="00406720" w:rsidP="00E5021C" w:rsidRDefault="00406720" w14:paraId="468BF245" w14:textId="77777777">
            <w:r>
              <w:t>Điều khiển</w:t>
            </w:r>
            <w:r w:rsidR="00925782">
              <w:t xml:space="preserve"> thay đổi</w:t>
            </w:r>
            <w:r>
              <w:t xml:space="preserve"> cấu hình SLID </w:t>
            </w:r>
          </w:p>
        </w:tc>
      </w:tr>
      <w:tr w:rsidR="00406720" w:rsidTr="2ADD6C4A" w14:paraId="5237661B" w14:textId="77777777">
        <w:tc>
          <w:tcPr>
            <w:tcW w:w="1885" w:type="dxa"/>
            <w:tcMar/>
          </w:tcPr>
          <w:p w:rsidR="00406720" w:rsidP="00E5021C" w:rsidRDefault="00406720" w14:paraId="2635F43E" w14:textId="77777777">
            <w:r>
              <w:t>Description</w:t>
            </w:r>
          </w:p>
        </w:tc>
        <w:tc>
          <w:tcPr>
            <w:tcW w:w="7340" w:type="dxa"/>
            <w:tcMar/>
          </w:tcPr>
          <w:p w:rsidR="00D2164F" w:rsidP="00406720" w:rsidRDefault="00406720" w14:paraId="7EE7A96A" w14:textId="3B7EBB53">
            <w:pPr>
              <w:pStyle w:val="FirstLevelBullet"/>
              <w:rPr>
                <w:ins w:author="Tran Khanh Toan" w:date="2022-07-01T14:50:00Z" w:id="3132"/>
              </w:rPr>
            </w:pPr>
            <w:del w:author="Tran Khanh Toan" w:date="2022-07-01T15:36:00Z" w:id="3133">
              <w:r w:rsidDel="007A6979">
                <w:delText>OneLink</w:delText>
              </w:r>
            </w:del>
            <w:ins w:author="Tran Khanh Toan" w:date="2022-07-01T15:36:00Z" w:id="3134">
              <w:r w:rsidR="007A6979">
                <w:t>Mobile App</w:t>
              </w:r>
            </w:ins>
            <w:r>
              <w:t xml:space="preserve"> gửi yêu cầu thay đổi thông tin</w:t>
            </w:r>
            <w:r w:rsidR="00D2164F">
              <w:t xml:space="preserve"> cấu hình</w:t>
            </w:r>
            <w:r>
              <w:t xml:space="preserve"> SLID</w:t>
            </w:r>
            <w:r w:rsidR="00D2164F">
              <w:t>.</w:t>
            </w:r>
          </w:p>
          <w:p w:rsidR="009B4108" w:rsidRDefault="0E421908" w14:paraId="59ED7729" w14:textId="787A9DE2">
            <w:pPr>
              <w:pStyle w:val="FirstLevelBullet"/>
              <w:rPr/>
            </w:pPr>
            <w:ins w:author="Tran Khanh Toan" w:date="2022-07-01T14:50:00Z" w:id="2119317134">
              <w:r w:rsidR="0E83FA74">
                <w:t xml:space="preserve">Mobile App thực hiện request với định dạng </w:t>
              </w:r>
              <w:r>
                <w:fldChar w:fldCharType="begin"/>
              </w:r>
              <w:r>
                <w:instrText xml:space="preserve"> HYPERLINK "https://&lt;ip&gt;:&lt;port&gt;/onelinkagent" </w:instrText>
              </w:r>
              <w:r>
                <w:fldChar w:fldCharType="separate"/>
              </w:r>
              <w:r w:rsidRPr="2ADD6C4A" w:rsidR="0E83FA74">
                <w:rPr>
                  <w:rStyle w:val="Hyperlink"/>
                </w:rPr>
                <w:t>https://&lt;ip&gt;:&lt;port&gt;/onelinkagent</w:t>
              </w:r>
              <w:r>
                <w:fldChar w:fldCharType="end"/>
              </w:r>
              <w:r w:rsidR="0E83FA74">
                <w:t xml:space="preserve"> với cookies đi kèm request được quy định trong mục 7.2.1</w:t>
              </w:r>
            </w:ins>
          </w:p>
          <w:p w:rsidR="00406720" w:rsidP="00406720" w:rsidRDefault="00D2164F" w14:paraId="185B55E0" w14:textId="77777777">
            <w:pPr>
              <w:pStyle w:val="FirstLevelBullet"/>
            </w:pPr>
            <w:r>
              <w:t>ONT nhận yêu cầu và xử lý thay đổi cấu hình SLID.</w:t>
            </w:r>
          </w:p>
          <w:p w:rsidR="00D2164F" w:rsidP="00406720" w:rsidRDefault="00D2164F" w14:paraId="02FA2A5A" w14:textId="77777777">
            <w:pPr>
              <w:pStyle w:val="FirstLevelBullet"/>
            </w:pPr>
            <w:r>
              <w:t>ONT gửi lại phản hồi thay đổi thông tin cấu hình thành công hay thất bại.</w:t>
            </w:r>
          </w:p>
        </w:tc>
      </w:tr>
      <w:tr w:rsidR="00406720" w:rsidTr="2ADD6C4A" w14:paraId="5D2CDE1C" w14:textId="77777777">
        <w:tc>
          <w:tcPr>
            <w:tcW w:w="1885" w:type="dxa"/>
            <w:tcMar/>
          </w:tcPr>
          <w:p w:rsidR="00406720" w:rsidP="00E5021C" w:rsidRDefault="00406720" w14:paraId="3255087B" w14:textId="77777777">
            <w:r>
              <w:t>Actor</w:t>
            </w:r>
          </w:p>
        </w:tc>
        <w:tc>
          <w:tcPr>
            <w:tcW w:w="7340" w:type="dxa"/>
            <w:tcMar/>
          </w:tcPr>
          <w:p w:rsidR="00406720" w:rsidP="00E5021C" w:rsidRDefault="00406720" w14:paraId="03332C08" w14:textId="77777777">
            <w:r>
              <w:t>Admin</w:t>
            </w:r>
          </w:p>
        </w:tc>
      </w:tr>
      <w:tr w:rsidR="00406720" w:rsidTr="2ADD6C4A" w14:paraId="2F24D441" w14:textId="77777777">
        <w:tc>
          <w:tcPr>
            <w:tcW w:w="1885" w:type="dxa"/>
            <w:tcMar/>
          </w:tcPr>
          <w:p w:rsidR="00406720" w:rsidP="00E5021C" w:rsidRDefault="00406720" w14:paraId="1D51C2A6" w14:textId="77777777">
            <w:r>
              <w:t>Pre-condition</w:t>
            </w:r>
          </w:p>
        </w:tc>
        <w:tc>
          <w:tcPr>
            <w:tcW w:w="7340" w:type="dxa"/>
            <w:tcMar/>
          </w:tcPr>
          <w:p w:rsidR="00406720" w:rsidP="00E5021C" w:rsidRDefault="00406720" w14:paraId="64A5290D" w14:textId="2090C37E">
            <w:r>
              <w:t xml:space="preserve">Thiết bị hoạt động bình thường, </w:t>
            </w:r>
            <w:del w:author="Tran Khanh Toan" w:date="2022-07-01T15:36:00Z" w:id="3136">
              <w:r w:rsidDel="007A6979">
                <w:delText>OneLink</w:delText>
              </w:r>
            </w:del>
            <w:ins w:author="Tran Khanh Toan" w:date="2022-07-01T15:36:00Z" w:id="3137">
              <w:r w:rsidR="007A6979">
                <w:t>Mobile App</w:t>
              </w:r>
            </w:ins>
            <w:r>
              <w:t xml:space="preserve"> đã đăng nhập thành công vào thiết bị và được cấp phiên truy nhập</w:t>
            </w:r>
          </w:p>
        </w:tc>
      </w:tr>
      <w:tr w:rsidR="00406720" w:rsidTr="2ADD6C4A" w14:paraId="7D52414A" w14:textId="77777777">
        <w:tc>
          <w:tcPr>
            <w:tcW w:w="1885" w:type="dxa"/>
            <w:tcMar/>
          </w:tcPr>
          <w:p w:rsidR="00406720" w:rsidP="00E5021C" w:rsidRDefault="00406720" w14:paraId="32EF971C" w14:textId="77777777">
            <w:r>
              <w:t>Post-condition</w:t>
            </w:r>
          </w:p>
        </w:tc>
        <w:tc>
          <w:tcPr>
            <w:tcW w:w="7340" w:type="dxa"/>
            <w:tcMar/>
          </w:tcPr>
          <w:p w:rsidR="00406720" w:rsidP="00E5021C" w:rsidRDefault="00406720" w14:paraId="2C84CA51" w14:textId="2F9D480F">
            <w:r>
              <w:t xml:space="preserve">Thiết bị phản hồi đầy đủ các thông tin cho </w:t>
            </w:r>
            <w:del w:author="Tran Khanh Toan" w:date="2022-07-01T15:36:00Z" w:id="3138">
              <w:r w:rsidDel="007A6979">
                <w:delText>OneLink</w:delText>
              </w:r>
            </w:del>
            <w:ins w:author="Tran Khanh Toan" w:date="2022-07-01T15:36:00Z" w:id="3139">
              <w:r w:rsidR="007A6979">
                <w:t>Mobile App</w:t>
              </w:r>
            </w:ins>
          </w:p>
        </w:tc>
      </w:tr>
    </w:tbl>
    <w:p w:rsidRPr="00406720" w:rsidR="00406720" w:rsidP="00406720" w:rsidRDefault="00406720" w14:paraId="579FB91B" w14:textId="77777777"/>
    <w:p w:rsidR="00925782" w:rsidP="00925782" w:rsidRDefault="00925782" w14:paraId="258D1927" w14:textId="77777777">
      <w:pPr>
        <w:rPr>
          <w:b/>
          <w:bCs/>
        </w:rPr>
      </w:pPr>
      <w:r w:rsidRPr="003C44BD">
        <w:rPr>
          <w:b/>
          <w:bCs/>
        </w:rPr>
        <w:t>Luồng dữ liệu:</w:t>
      </w:r>
    </w:p>
    <w:p w:rsidR="00925782" w:rsidP="00925782" w:rsidRDefault="00925782" w14:paraId="310AA690" w14:textId="77777777">
      <w:pPr>
        <w:pStyle w:val="ANSVNormal1"/>
        <w:keepNext/>
      </w:pPr>
      <w:r>
        <w:object w:dxaOrig="9180" w:dyaOrig="5296" w14:anchorId="7A5A90FD">
          <v:shape id="_x0000_i1030" style="width:460.5pt;height:265.5pt" o:ole="" type="#_x0000_t75">
            <v:imagedata o:title="" r:id="rId21"/>
          </v:shape>
          <o:OLEObject Type="Embed" ProgID="Visio.Drawing.15" ShapeID="_x0000_i1030" DrawAspect="Content" ObjectID="_1721885955" r:id="rId22"/>
        </w:object>
      </w:r>
    </w:p>
    <w:p w:rsidR="00523CE3" w:rsidP="00925782" w:rsidRDefault="00925782" w14:paraId="00A4C167" w14:textId="4D25FF7C">
      <w:pPr>
        <w:pStyle w:val="Caption"/>
      </w:pPr>
      <w:bookmarkStart w:name="_Toc110529193" w:id="3140"/>
      <w:r>
        <w:t xml:space="preserve">Hình </w:t>
      </w:r>
      <w:ins w:author="toantk" w:date="2022-07-28T09:55:00Z" w:id="3141">
        <w:r w:rsidR="00881A01">
          <w:fldChar w:fldCharType="begin"/>
        </w:r>
        <w:r w:rsidR="00881A01">
          <w:instrText xml:space="preserve"> STYLEREF 1 \s </w:instrText>
        </w:r>
      </w:ins>
      <w:r w:rsidR="00881A01">
        <w:fldChar w:fldCharType="separate"/>
      </w:r>
      <w:r w:rsidR="00533729">
        <w:rPr>
          <w:noProof/>
        </w:rPr>
        <w:t>7</w:t>
      </w:r>
      <w:ins w:author="toantk" w:date="2022-07-28T09:55:00Z" w:id="3142">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4</w:t>
      </w:r>
      <w:ins w:author="toantk" w:date="2022-07-28T09:55:00Z" w:id="3143">
        <w:r w:rsidR="00881A01">
          <w:fldChar w:fldCharType="end"/>
        </w:r>
      </w:ins>
      <w:ins w:author="Tran Khanh Toan" w:date="2022-07-01T17:42:00Z" w:id="3144">
        <w:del w:author="toantk" w:date="2022-07-27T09:26:00Z" w:id="3145">
          <w:r w:rsidDel="006A7679" w:rsidR="00076894">
            <w:fldChar w:fldCharType="begin"/>
          </w:r>
          <w:r w:rsidDel="006A7679" w:rsidR="00076894">
            <w:delInstrText xml:space="preserve"> STYLEREF 1 \s </w:delInstrText>
          </w:r>
        </w:del>
      </w:ins>
      <w:del w:author="toantk" w:date="2022-07-27T09:26:00Z" w:id="3146">
        <w:r w:rsidDel="006A7679" w:rsidR="00076894">
          <w:fldChar w:fldCharType="separate"/>
        </w:r>
        <w:r w:rsidDel="006A7679" w:rsidR="00076894">
          <w:rPr>
            <w:noProof/>
          </w:rPr>
          <w:delText>7</w:delText>
        </w:r>
      </w:del>
      <w:ins w:author="Tran Khanh Toan" w:date="2022-07-01T17:42:00Z" w:id="3147">
        <w:del w:author="toantk" w:date="2022-07-27T09:26:00Z" w:id="3148">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3149">
        <w:r w:rsidDel="006A7679" w:rsidR="00076894">
          <w:fldChar w:fldCharType="separate"/>
        </w:r>
      </w:del>
      <w:ins w:author="Tran Khanh Toan" w:date="2022-07-01T17:42:00Z" w:id="3150">
        <w:del w:author="toantk" w:date="2022-07-27T09:26:00Z" w:id="3151">
          <w:r w:rsidDel="006A7679" w:rsidR="00076894">
            <w:rPr>
              <w:noProof/>
            </w:rPr>
            <w:delText>4</w:delText>
          </w:r>
          <w:r w:rsidDel="006A7679" w:rsidR="00076894">
            <w:fldChar w:fldCharType="end"/>
          </w:r>
        </w:del>
      </w:ins>
      <w:del w:author="Tran Khanh Toan" w:date="2022-07-01T14:55:00Z" w:id="3152">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4</w:delText>
        </w:r>
        <w:r w:rsidDel="00A87875" w:rsidR="003F0BD0">
          <w:rPr>
            <w:noProof/>
          </w:rPr>
          <w:fldChar w:fldCharType="end"/>
        </w:r>
      </w:del>
      <w:r>
        <w:t xml:space="preserve"> Luồng dữ liệu điều khiển thay đổi cấu hình SLID</w:t>
      </w:r>
      <w:r w:rsidR="0082011E">
        <w:t xml:space="preserve"> từ </w:t>
      </w:r>
      <w:del w:author="Tran Khanh Toan" w:date="2022-07-01T15:36:00Z" w:id="3153">
        <w:r w:rsidDel="007A6979" w:rsidR="0082011E">
          <w:delText>OneLink</w:delText>
        </w:r>
      </w:del>
      <w:ins w:author="Tran Khanh Toan" w:date="2022-07-01T15:36:00Z" w:id="3154">
        <w:r w:rsidR="007A6979">
          <w:t>Mobile App</w:t>
        </w:r>
      </w:ins>
      <w:bookmarkEnd w:id="3140"/>
    </w:p>
    <w:p w:rsidR="00925782" w:rsidP="00925782" w:rsidRDefault="00925782" w14:paraId="4B9C2CC9" w14:textId="12DBFB93">
      <w:pPr>
        <w:rPr>
          <w:b/>
          <w:bCs/>
        </w:rPr>
      </w:pPr>
      <w:del w:author="Tran Khanh Toan" w:date="2022-07-04T09:21:00Z" w:id="3155">
        <w:r w:rsidRPr="00AB6FAB" w:rsidDel="00F02801">
          <w:rPr>
            <w:b/>
            <w:bCs/>
          </w:rPr>
          <w:delText xml:space="preserve">Cấu trúc dữ liệu </w:delText>
        </w:r>
      </w:del>
      <w:ins w:author="Tran Khanh Toan" w:date="2022-07-04T09:22:00Z" w:id="3156">
        <w:r w:rsidR="00F02801">
          <w:rPr>
            <w:b/>
            <w:bCs/>
          </w:rPr>
          <w:t xml:space="preserve">Cấu trúc payload </w:t>
        </w:r>
      </w:ins>
      <w:r w:rsidRPr="00AB6FAB">
        <w:rPr>
          <w:b/>
          <w:bCs/>
        </w:rPr>
        <w:t>của bản tin:</w:t>
      </w:r>
    </w:p>
    <w:p w:rsidR="00925782" w:rsidP="00925782" w:rsidRDefault="00925782" w14:paraId="416F06D8" w14:textId="77777777">
      <w:pPr>
        <w:pStyle w:val="ListParagraph"/>
        <w:numPr>
          <w:ilvl w:val="0"/>
          <w:numId w:val="9"/>
        </w:numPr>
        <w:rPr>
          <w:b/>
          <w:bCs/>
        </w:rPr>
      </w:pPr>
      <w:r>
        <w:rPr>
          <w:b/>
          <w:bCs/>
        </w:rPr>
        <w:t>Edit SLID Request:</w:t>
      </w:r>
    </w:p>
    <w:p w:rsidR="00925782" w:rsidP="00925782" w:rsidRDefault="00925782" w14:paraId="5B665A05" w14:textId="144DAC6F">
      <w:pPr>
        <w:pStyle w:val="ListParagraph"/>
      </w:pPr>
      <w:r>
        <w:t>{“action” : “slid</w:t>
      </w:r>
      <w:r w:rsidR="002955E4">
        <w:t>Edit</w:t>
      </w:r>
      <w:r>
        <w:t>”</w:t>
      </w:r>
      <w:r w:rsidR="002955E4">
        <w:t>, “slid” : “&lt;slid&gt;”</w:t>
      </w:r>
      <w:r w:rsidR="008B0F5C">
        <w:t xml:space="preserve">, “requestId” : </w:t>
      </w:r>
      <w:r w:rsidR="003E0981">
        <w:t>&lt;requestId&gt;</w:t>
      </w:r>
      <w:r>
        <w:t>}</w:t>
      </w:r>
    </w:p>
    <w:p w:rsidR="00925782" w:rsidP="00925782" w:rsidRDefault="002955E4" w14:paraId="00984B96" w14:textId="77777777">
      <w:pPr>
        <w:pStyle w:val="ListParagraph"/>
        <w:numPr>
          <w:ilvl w:val="0"/>
          <w:numId w:val="9"/>
        </w:numPr>
        <w:rPr>
          <w:b/>
          <w:bCs/>
        </w:rPr>
      </w:pPr>
      <w:r>
        <w:rPr>
          <w:b/>
          <w:bCs/>
        </w:rPr>
        <w:t>Edit</w:t>
      </w:r>
      <w:r w:rsidR="00925782">
        <w:rPr>
          <w:b/>
          <w:bCs/>
        </w:rPr>
        <w:t xml:space="preserve"> SLID Response:</w:t>
      </w:r>
    </w:p>
    <w:p w:rsidRPr="00820762" w:rsidR="00925782" w:rsidP="00925782" w:rsidRDefault="002955E4" w14:paraId="6D985DD4" w14:textId="77777777">
      <w:pPr>
        <w:pStyle w:val="ListParagraph"/>
        <w:numPr>
          <w:ilvl w:val="1"/>
          <w:numId w:val="9"/>
        </w:numPr>
      </w:pPr>
      <w:r>
        <w:t>Edit</w:t>
      </w:r>
      <w:r w:rsidRPr="00820762" w:rsidR="00925782">
        <w:t xml:space="preserve"> SLID thành công</w:t>
      </w:r>
      <w:r w:rsidR="00925782">
        <w:t>:</w:t>
      </w:r>
    </w:p>
    <w:p w:rsidR="00925782" w:rsidP="00925782" w:rsidRDefault="00925782" w14:paraId="095491E5" w14:textId="77777777">
      <w:pPr>
        <w:pStyle w:val="FirstLevelBullet"/>
        <w:numPr>
          <w:ilvl w:val="0"/>
          <w:numId w:val="0"/>
        </w:numPr>
        <w:ind w:left="1080"/>
      </w:pPr>
      <w:r>
        <w:t>{</w:t>
      </w:r>
    </w:p>
    <w:p w:rsidR="00925782" w:rsidP="00925782" w:rsidRDefault="00925782" w14:paraId="0C6DB139" w14:textId="77777777">
      <w:pPr>
        <w:pStyle w:val="FirstLevelBullet"/>
        <w:numPr>
          <w:ilvl w:val="0"/>
          <w:numId w:val="0"/>
        </w:numPr>
        <w:ind w:left="720" w:firstLine="360"/>
      </w:pPr>
      <w:r>
        <w:t>"status": 0,</w:t>
      </w:r>
    </w:p>
    <w:p w:rsidR="00925782" w:rsidP="00925782" w:rsidRDefault="00B94824" w14:paraId="67347F91" w14:textId="3EEE2AC7">
      <w:pPr>
        <w:pStyle w:val="FirstLevelBullet"/>
        <w:numPr>
          <w:ilvl w:val="0"/>
          <w:numId w:val="0"/>
        </w:numPr>
        <w:ind w:left="720" w:firstLine="360"/>
      </w:pPr>
      <w:r>
        <w:t>“message”: “</w:t>
      </w:r>
      <w:r w:rsidR="001F1C9A">
        <w:t>Success</w:t>
      </w:r>
      <w:r>
        <w:t>”</w:t>
      </w:r>
      <w:r w:rsidR="00925782">
        <w:t>,</w:t>
      </w:r>
    </w:p>
    <w:p w:rsidR="008B0F5C" w:rsidP="00925782" w:rsidRDefault="008B0F5C" w14:paraId="15FB11BC" w14:textId="6C35B978">
      <w:pPr>
        <w:pStyle w:val="FirstLevelBullet"/>
        <w:numPr>
          <w:ilvl w:val="0"/>
          <w:numId w:val="0"/>
        </w:numPr>
        <w:ind w:left="720" w:firstLine="360"/>
      </w:pPr>
      <w:r>
        <w:t xml:space="preserve">“requestId” : </w:t>
      </w:r>
      <w:r w:rsidR="003E0981">
        <w:t>&lt;requestId&gt;</w:t>
      </w:r>
      <w:r>
        <w:t>,</w:t>
      </w:r>
    </w:p>
    <w:p w:rsidR="00925782" w:rsidP="00925782" w:rsidRDefault="00925782" w14:paraId="640ECFCA" w14:textId="77777777">
      <w:pPr>
        <w:pStyle w:val="FirstLevelBullet"/>
        <w:numPr>
          <w:ilvl w:val="0"/>
          <w:numId w:val="0"/>
        </w:numPr>
        <w:ind w:left="720" w:firstLine="360"/>
      </w:pPr>
      <w:r>
        <w:t>"data": {</w:t>
      </w:r>
    </w:p>
    <w:p w:rsidR="00925782" w:rsidP="00925782" w:rsidRDefault="00925782" w14:paraId="27466ABA" w14:textId="77777777">
      <w:pPr>
        <w:pStyle w:val="FirstLevelBullet"/>
        <w:numPr>
          <w:ilvl w:val="0"/>
          <w:numId w:val="0"/>
        </w:numPr>
        <w:ind w:left="720" w:firstLine="360"/>
      </w:pPr>
      <w:r>
        <w:t>“action” : “</w:t>
      </w:r>
      <w:r w:rsidR="002955E4">
        <w:t>slidEdit</w:t>
      </w:r>
      <w:r>
        <w:t>”</w:t>
      </w:r>
    </w:p>
    <w:p w:rsidR="00925782" w:rsidP="00925782" w:rsidRDefault="00925782" w14:paraId="53791C17" w14:textId="77777777">
      <w:pPr>
        <w:pStyle w:val="FirstLevelBullet"/>
        <w:numPr>
          <w:ilvl w:val="0"/>
          <w:numId w:val="0"/>
        </w:numPr>
        <w:ind w:left="720" w:firstLine="360"/>
      </w:pPr>
      <w:r>
        <w:t>}</w:t>
      </w:r>
    </w:p>
    <w:p w:rsidR="00925782" w:rsidP="00925782" w:rsidRDefault="00925782" w14:paraId="683772DF" w14:textId="77777777">
      <w:pPr>
        <w:pStyle w:val="FirstLevelBullet"/>
        <w:numPr>
          <w:ilvl w:val="0"/>
          <w:numId w:val="0"/>
        </w:numPr>
        <w:ind w:left="720" w:firstLine="360"/>
      </w:pPr>
      <w:r>
        <w:t>}</w:t>
      </w:r>
    </w:p>
    <w:p w:rsidRPr="00820762" w:rsidR="00925782" w:rsidP="00925782" w:rsidRDefault="002955E4" w14:paraId="323ED105" w14:textId="77777777">
      <w:pPr>
        <w:pStyle w:val="ListParagraph"/>
        <w:numPr>
          <w:ilvl w:val="1"/>
          <w:numId w:val="9"/>
        </w:numPr>
      </w:pPr>
      <w:r>
        <w:t>Edit</w:t>
      </w:r>
      <w:r w:rsidRPr="00820762" w:rsidR="00925782">
        <w:t xml:space="preserve"> SLID</w:t>
      </w:r>
      <w:r w:rsidR="00925782">
        <w:t xml:space="preserve"> không</w:t>
      </w:r>
      <w:r w:rsidRPr="00820762" w:rsidR="00925782">
        <w:t xml:space="preserve"> thành công</w:t>
      </w:r>
      <w:r w:rsidR="00925782">
        <w:t>:</w:t>
      </w:r>
    </w:p>
    <w:p w:rsidR="00925782" w:rsidP="00925782" w:rsidRDefault="00925782" w14:paraId="2EE577E5" w14:textId="77777777">
      <w:pPr>
        <w:pStyle w:val="FirstLevelBullet"/>
        <w:numPr>
          <w:ilvl w:val="0"/>
          <w:numId w:val="0"/>
        </w:numPr>
        <w:ind w:left="1080"/>
      </w:pPr>
      <w:r>
        <w:t>{</w:t>
      </w:r>
    </w:p>
    <w:p w:rsidR="00925782" w:rsidP="00925782" w:rsidRDefault="00183521" w14:paraId="3435662E" w14:textId="01D7C121">
      <w:pPr>
        <w:pStyle w:val="FirstLevelBullet"/>
        <w:numPr>
          <w:ilvl w:val="0"/>
          <w:numId w:val="0"/>
        </w:numPr>
        <w:ind w:left="1080"/>
      </w:pPr>
      <w:r>
        <w:t>“status”: &lt;ErrorCode&gt;</w:t>
      </w:r>
      <w:r w:rsidR="00925782">
        <w:t>,</w:t>
      </w:r>
    </w:p>
    <w:p w:rsidR="00925782" w:rsidP="00925782" w:rsidRDefault="00B94824" w14:paraId="7F9DD251" w14:textId="637C98B1">
      <w:pPr>
        <w:pStyle w:val="FirstLevelBullet"/>
        <w:numPr>
          <w:ilvl w:val="0"/>
          <w:numId w:val="0"/>
        </w:numPr>
        <w:ind w:left="1080"/>
      </w:pPr>
      <w:r>
        <w:t>“message”: “&lt;message&gt;”</w:t>
      </w:r>
      <w:r w:rsidR="00925782">
        <w:t>,</w:t>
      </w:r>
    </w:p>
    <w:p w:rsidR="008B0F5C" w:rsidP="00925782" w:rsidRDefault="008B0F5C" w14:paraId="209B5B4E" w14:textId="34FEEFF5">
      <w:pPr>
        <w:pStyle w:val="FirstLevelBullet"/>
        <w:numPr>
          <w:ilvl w:val="0"/>
          <w:numId w:val="0"/>
        </w:numPr>
        <w:ind w:left="1080"/>
      </w:pPr>
      <w:r>
        <w:t xml:space="preserve">“requestId” : </w:t>
      </w:r>
      <w:r w:rsidR="003E0981">
        <w:t>&lt;requestId&gt;</w:t>
      </w:r>
      <w:r>
        <w:t>,</w:t>
      </w:r>
    </w:p>
    <w:p w:rsidR="00925782" w:rsidP="00925782" w:rsidRDefault="00925782" w14:paraId="649A64EF" w14:textId="77777777">
      <w:pPr>
        <w:pStyle w:val="FirstLevelBullet"/>
        <w:numPr>
          <w:ilvl w:val="0"/>
          <w:numId w:val="0"/>
        </w:numPr>
        <w:ind w:left="1080"/>
      </w:pPr>
      <w:r>
        <w:t>"data": {</w:t>
      </w:r>
    </w:p>
    <w:p w:rsidR="00925782" w:rsidP="00925782" w:rsidRDefault="00925782" w14:paraId="121F1A3D" w14:textId="77777777">
      <w:pPr>
        <w:pStyle w:val="FirstLevelBullet"/>
        <w:numPr>
          <w:ilvl w:val="0"/>
          <w:numId w:val="0"/>
        </w:numPr>
        <w:ind w:left="1080"/>
      </w:pPr>
      <w:r>
        <w:t>}</w:t>
      </w:r>
    </w:p>
    <w:p w:rsidR="00925782" w:rsidP="00925782" w:rsidRDefault="00925782" w14:paraId="4E3E61D6" w14:textId="77777777">
      <w:pPr>
        <w:pStyle w:val="FirstLevelBullet"/>
        <w:numPr>
          <w:ilvl w:val="0"/>
          <w:numId w:val="0"/>
        </w:numPr>
        <w:ind w:left="1080"/>
      </w:pPr>
      <w:r>
        <w:lastRenderedPageBreak/>
        <w:t>}</w:t>
      </w:r>
    </w:p>
    <w:p w:rsidR="00925782" w:rsidP="00003BA2" w:rsidRDefault="00003BA2" w14:paraId="4A3C3A1D" w14:textId="77777777">
      <w:pPr>
        <w:pStyle w:val="ListParagraph"/>
        <w:numPr>
          <w:ilvl w:val="0"/>
          <w:numId w:val="9"/>
        </w:numPr>
        <w:rPr>
          <w:b/>
          <w:bCs/>
        </w:rPr>
      </w:pPr>
      <w:r w:rsidRPr="00003BA2">
        <w:rPr>
          <w:b/>
          <w:bCs/>
        </w:rPr>
        <w:t>Mô tả tham số</w:t>
      </w:r>
      <w:r>
        <w:rPr>
          <w:b/>
          <w:bCs/>
        </w:rPr>
        <w:t>:</w:t>
      </w:r>
    </w:p>
    <w:p w:rsidR="00771908" w:rsidP="00771908" w:rsidRDefault="00771908" w14:paraId="1F396315" w14:textId="66760D3A">
      <w:pPr>
        <w:pStyle w:val="Caption"/>
        <w:keepNext/>
      </w:pPr>
      <w:bookmarkStart w:name="_Toc110529153" w:id="3157"/>
      <w:r>
        <w:t xml:space="preserve">Bảng </w:t>
      </w:r>
      <w:ins w:author="toantk" w:date="2022-08-04T17:50:00Z" w:id="3158">
        <w:r w:rsidR="0035117C">
          <w:fldChar w:fldCharType="begin"/>
        </w:r>
        <w:r w:rsidR="0035117C">
          <w:instrText xml:space="preserve"> STYLEREF 1 \s </w:instrText>
        </w:r>
      </w:ins>
      <w:r w:rsidR="0035117C">
        <w:fldChar w:fldCharType="separate"/>
      </w:r>
      <w:r w:rsidR="00533729">
        <w:rPr>
          <w:noProof/>
        </w:rPr>
        <w:t>7</w:t>
      </w:r>
      <w:ins w:author="toantk" w:date="2022-08-04T17:50:00Z" w:id="3159">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4</w:t>
      </w:r>
      <w:ins w:author="toantk" w:date="2022-08-04T17:50:00Z" w:id="3160">
        <w:r w:rsidR="0035117C">
          <w:fldChar w:fldCharType="end"/>
        </w:r>
      </w:ins>
      <w:ins w:author="Tran Khanh Toan" w:date="2022-08-04T09:32:00Z" w:id="3161">
        <w:del w:author="toantk" w:date="2022-08-04T17:50:00Z" w:id="3162">
          <w:r w:rsidDel="0035117C" w:rsidR="00F227FB">
            <w:fldChar w:fldCharType="begin"/>
          </w:r>
          <w:r w:rsidDel="0035117C" w:rsidR="00F227FB">
            <w:delInstrText xml:space="preserve"> STYLEREF 1 \s </w:delInstrText>
          </w:r>
        </w:del>
      </w:ins>
      <w:del w:author="toantk" w:date="2022-08-04T17:50:00Z" w:id="3163">
        <w:r w:rsidDel="0035117C" w:rsidR="00F227FB">
          <w:fldChar w:fldCharType="separate"/>
        </w:r>
        <w:r w:rsidDel="0035117C" w:rsidR="00F227FB">
          <w:rPr>
            <w:noProof/>
          </w:rPr>
          <w:delText>7</w:delText>
        </w:r>
      </w:del>
      <w:ins w:author="Tran Khanh Toan" w:date="2022-08-04T09:32:00Z" w:id="3164">
        <w:del w:author="toantk" w:date="2022-08-04T17:50:00Z" w:id="3165">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3166">
        <w:r w:rsidDel="0035117C" w:rsidR="00F227FB">
          <w:fldChar w:fldCharType="separate"/>
        </w:r>
      </w:del>
      <w:ins w:author="Tran Khanh Toan" w:date="2022-08-04T09:32:00Z" w:id="3167">
        <w:del w:author="toantk" w:date="2022-08-04T17:50:00Z" w:id="3168">
          <w:r w:rsidDel="0035117C" w:rsidR="00F227FB">
            <w:rPr>
              <w:noProof/>
            </w:rPr>
            <w:delText>4</w:delText>
          </w:r>
          <w:r w:rsidDel="0035117C" w:rsidR="00F227FB">
            <w:fldChar w:fldCharType="end"/>
          </w:r>
        </w:del>
      </w:ins>
      <w:ins w:author="toantk" w:date="2022-07-28T09:18:00Z" w:id="3169">
        <w:del w:author="Tran Khanh Toan" w:date="2022-08-03T15:31:00Z" w:id="3170">
          <w:r w:rsidDel="0087204C" w:rsidR="005A0D0F">
            <w:fldChar w:fldCharType="begin"/>
          </w:r>
          <w:r w:rsidDel="0087204C" w:rsidR="005A0D0F">
            <w:delInstrText xml:space="preserve"> STYLEREF 1 \s </w:delInstrText>
          </w:r>
        </w:del>
      </w:ins>
      <w:del w:author="Tran Khanh Toan" w:date="2022-08-03T15:31:00Z" w:id="3171">
        <w:r w:rsidDel="0087204C" w:rsidR="005A0D0F">
          <w:fldChar w:fldCharType="separate"/>
        </w:r>
        <w:r w:rsidDel="0087204C" w:rsidR="005A0D0F">
          <w:rPr>
            <w:noProof/>
          </w:rPr>
          <w:delText>7</w:delText>
        </w:r>
      </w:del>
      <w:ins w:author="toantk" w:date="2022-07-28T09:18:00Z" w:id="3172">
        <w:del w:author="Tran Khanh Toan" w:date="2022-08-03T15:31:00Z" w:id="3173">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3174">
        <w:r w:rsidDel="0087204C" w:rsidR="005A0D0F">
          <w:fldChar w:fldCharType="separate"/>
        </w:r>
      </w:del>
      <w:ins w:author="toantk" w:date="2022-07-28T09:18:00Z" w:id="3175">
        <w:del w:author="Tran Khanh Toan" w:date="2022-08-03T15:31:00Z" w:id="3176">
          <w:r w:rsidDel="0087204C" w:rsidR="005A0D0F">
            <w:rPr>
              <w:noProof/>
            </w:rPr>
            <w:delText>4</w:delText>
          </w:r>
          <w:r w:rsidDel="0087204C" w:rsidR="005A0D0F">
            <w:fldChar w:fldCharType="end"/>
          </w:r>
        </w:del>
      </w:ins>
      <w:ins w:author="Tran Khanh Toan" w:date="2022-07-01T17:36:00Z" w:id="3177">
        <w:del w:author="toantk" w:date="2022-07-27T10:00:00Z" w:id="3178">
          <w:r w:rsidDel="006366F4" w:rsidR="0036606E">
            <w:fldChar w:fldCharType="begin"/>
          </w:r>
          <w:r w:rsidDel="006366F4" w:rsidR="0036606E">
            <w:delInstrText xml:space="preserve"> STYLEREF 1 \s </w:delInstrText>
          </w:r>
        </w:del>
      </w:ins>
      <w:del w:author="toantk" w:date="2022-07-27T10:00:00Z" w:id="3179">
        <w:r w:rsidDel="006366F4" w:rsidR="0036606E">
          <w:fldChar w:fldCharType="separate"/>
        </w:r>
        <w:r w:rsidDel="006366F4" w:rsidR="0036606E">
          <w:rPr>
            <w:noProof/>
          </w:rPr>
          <w:delText>7</w:delText>
        </w:r>
      </w:del>
      <w:ins w:author="Tran Khanh Toan" w:date="2022-07-01T17:36:00Z" w:id="3180">
        <w:del w:author="toantk" w:date="2022-07-27T10:00:00Z" w:id="3181">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3182">
        <w:r w:rsidDel="006366F4" w:rsidR="0036606E">
          <w:fldChar w:fldCharType="separate"/>
        </w:r>
      </w:del>
      <w:ins w:author="Tran Khanh Toan" w:date="2022-07-01T17:36:00Z" w:id="3183">
        <w:del w:author="toantk" w:date="2022-07-27T10:00:00Z" w:id="3184">
          <w:r w:rsidDel="006366F4" w:rsidR="0036606E">
            <w:rPr>
              <w:noProof/>
            </w:rPr>
            <w:delText>1</w:delText>
          </w:r>
          <w:r w:rsidDel="006366F4" w:rsidR="0036606E">
            <w:fldChar w:fldCharType="end"/>
          </w:r>
        </w:del>
      </w:ins>
      <w:del w:author="Tran Khanh Toan" w:date="2022-07-01T14:56:00Z" w:id="3185">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1</w:delText>
        </w:r>
        <w:r w:rsidDel="00A87875" w:rsidR="003F0BD0">
          <w:rPr>
            <w:noProof/>
          </w:rPr>
          <w:fldChar w:fldCharType="end"/>
        </w:r>
      </w:del>
      <w:r>
        <w:t xml:space="preserve"> Bảng mô tả tham số trong luồng điều khiển thay đổi cấu hình SLID</w:t>
      </w:r>
      <w:bookmarkEnd w:id="3157"/>
    </w:p>
    <w:tbl>
      <w:tblPr>
        <w:tblStyle w:val="TableGrid"/>
        <w:tblW w:w="0" w:type="auto"/>
        <w:tblInd w:w="175" w:type="dxa"/>
        <w:tblLook w:val="04A0" w:firstRow="1" w:lastRow="0" w:firstColumn="1" w:lastColumn="0" w:noHBand="0" w:noVBand="1"/>
      </w:tblPr>
      <w:tblGrid>
        <w:gridCol w:w="900"/>
        <w:gridCol w:w="1800"/>
        <w:gridCol w:w="2096"/>
        <w:gridCol w:w="964"/>
        <w:gridCol w:w="1872"/>
        <w:gridCol w:w="1418"/>
      </w:tblGrid>
      <w:tr w:rsidR="00003BA2" w:rsidTr="00020A9F" w14:paraId="45398CA2" w14:textId="77777777">
        <w:tc>
          <w:tcPr>
            <w:tcW w:w="900" w:type="dxa"/>
          </w:tcPr>
          <w:p w:rsidR="00003BA2" w:rsidP="00003BA2" w:rsidRDefault="00020A9F" w14:paraId="038E4F8B" w14:textId="77777777">
            <w:pPr>
              <w:pStyle w:val="ListParagraph"/>
              <w:ind w:left="0"/>
              <w:rPr>
                <w:b/>
                <w:bCs/>
              </w:rPr>
            </w:pPr>
            <w:r>
              <w:rPr>
                <w:b/>
                <w:bCs/>
              </w:rPr>
              <w:t>STT</w:t>
            </w:r>
          </w:p>
        </w:tc>
        <w:tc>
          <w:tcPr>
            <w:tcW w:w="1800" w:type="dxa"/>
          </w:tcPr>
          <w:p w:rsidR="00003BA2" w:rsidP="00003BA2" w:rsidRDefault="00020A9F" w14:paraId="058E3548" w14:textId="77777777">
            <w:pPr>
              <w:pStyle w:val="ListParagraph"/>
              <w:ind w:left="0"/>
              <w:rPr>
                <w:b/>
                <w:bCs/>
              </w:rPr>
            </w:pPr>
            <w:r>
              <w:rPr>
                <w:b/>
                <w:bCs/>
              </w:rPr>
              <w:t>Tham số</w:t>
            </w:r>
          </w:p>
        </w:tc>
        <w:tc>
          <w:tcPr>
            <w:tcW w:w="2096" w:type="dxa"/>
          </w:tcPr>
          <w:p w:rsidR="00003BA2" w:rsidP="00003BA2" w:rsidRDefault="00020A9F" w14:paraId="3B9EBDF5" w14:textId="77777777">
            <w:pPr>
              <w:pStyle w:val="ListParagraph"/>
              <w:ind w:left="0"/>
              <w:rPr>
                <w:b/>
                <w:bCs/>
              </w:rPr>
            </w:pPr>
            <w:r>
              <w:rPr>
                <w:b/>
                <w:bCs/>
              </w:rPr>
              <w:t>Mô tả</w:t>
            </w:r>
          </w:p>
        </w:tc>
        <w:tc>
          <w:tcPr>
            <w:tcW w:w="964" w:type="dxa"/>
          </w:tcPr>
          <w:p w:rsidR="00003BA2" w:rsidP="00003BA2" w:rsidRDefault="00020A9F" w14:paraId="53EA3FB0" w14:textId="77777777">
            <w:pPr>
              <w:pStyle w:val="ListParagraph"/>
              <w:ind w:left="0"/>
              <w:rPr>
                <w:b/>
                <w:bCs/>
              </w:rPr>
            </w:pPr>
            <w:r>
              <w:rPr>
                <w:b/>
                <w:bCs/>
              </w:rPr>
              <w:t>Kiểu</w:t>
            </w:r>
          </w:p>
        </w:tc>
        <w:tc>
          <w:tcPr>
            <w:tcW w:w="1872" w:type="dxa"/>
          </w:tcPr>
          <w:p w:rsidR="00003BA2" w:rsidP="00003BA2" w:rsidRDefault="00020A9F" w14:paraId="5C9A1B0D" w14:textId="77777777">
            <w:pPr>
              <w:pStyle w:val="ListParagraph"/>
              <w:ind w:left="0"/>
              <w:rPr>
                <w:b/>
                <w:bCs/>
              </w:rPr>
            </w:pPr>
            <w:r>
              <w:rPr>
                <w:b/>
                <w:bCs/>
              </w:rPr>
              <w:t>Giá trị</w:t>
            </w:r>
          </w:p>
        </w:tc>
        <w:tc>
          <w:tcPr>
            <w:tcW w:w="1418" w:type="dxa"/>
          </w:tcPr>
          <w:p w:rsidR="00003BA2" w:rsidP="00003BA2" w:rsidRDefault="00020A9F" w14:paraId="1F0CB2F1" w14:textId="77777777">
            <w:pPr>
              <w:pStyle w:val="ListParagraph"/>
              <w:ind w:left="0"/>
              <w:rPr>
                <w:b/>
                <w:bCs/>
              </w:rPr>
            </w:pPr>
            <w:r>
              <w:rPr>
                <w:b/>
                <w:bCs/>
              </w:rPr>
              <w:t>Json Key</w:t>
            </w:r>
          </w:p>
        </w:tc>
      </w:tr>
      <w:tr w:rsidR="00003BA2" w:rsidTr="00020A9F" w14:paraId="248D42D1" w14:textId="77777777">
        <w:tc>
          <w:tcPr>
            <w:tcW w:w="900" w:type="dxa"/>
          </w:tcPr>
          <w:p w:rsidRPr="00020A9F" w:rsidR="00003BA2" w:rsidP="00003BA2" w:rsidRDefault="00020A9F" w14:paraId="4BD50ED3" w14:textId="77777777">
            <w:pPr>
              <w:pStyle w:val="ListParagraph"/>
              <w:ind w:left="0"/>
            </w:pPr>
            <w:r w:rsidRPr="00020A9F">
              <w:t>1</w:t>
            </w:r>
          </w:p>
        </w:tc>
        <w:tc>
          <w:tcPr>
            <w:tcW w:w="1800" w:type="dxa"/>
          </w:tcPr>
          <w:p w:rsidRPr="00020A9F" w:rsidR="00003BA2" w:rsidP="00003BA2" w:rsidRDefault="00020A9F" w14:paraId="47A684AD" w14:textId="77777777">
            <w:pPr>
              <w:pStyle w:val="ListParagraph"/>
              <w:ind w:left="0"/>
            </w:pPr>
            <w:r w:rsidRPr="00020A9F">
              <w:t>SLID</w:t>
            </w:r>
          </w:p>
        </w:tc>
        <w:tc>
          <w:tcPr>
            <w:tcW w:w="2096" w:type="dxa"/>
          </w:tcPr>
          <w:p w:rsidRPr="00020A9F" w:rsidR="00003BA2" w:rsidP="00003BA2" w:rsidRDefault="00020A9F" w14:paraId="5A3CBA63" w14:textId="77777777">
            <w:pPr>
              <w:pStyle w:val="ListParagraph"/>
              <w:ind w:left="0"/>
            </w:pPr>
            <w:r>
              <w:t>Giá trị SLID</w:t>
            </w:r>
          </w:p>
        </w:tc>
        <w:tc>
          <w:tcPr>
            <w:tcW w:w="964" w:type="dxa"/>
          </w:tcPr>
          <w:p w:rsidRPr="00020A9F" w:rsidR="00003BA2" w:rsidP="00003BA2" w:rsidRDefault="00020A9F" w14:paraId="66C74420" w14:textId="77777777">
            <w:pPr>
              <w:pStyle w:val="ListParagraph"/>
              <w:ind w:left="0"/>
            </w:pPr>
            <w:r>
              <w:t>string</w:t>
            </w:r>
          </w:p>
        </w:tc>
        <w:tc>
          <w:tcPr>
            <w:tcW w:w="1872" w:type="dxa"/>
          </w:tcPr>
          <w:p w:rsidR="00003BA2" w:rsidP="00003BA2" w:rsidRDefault="00020A9F" w14:paraId="058D6981" w14:textId="77777777">
            <w:pPr>
              <w:pStyle w:val="ListParagraph"/>
              <w:ind w:left="0"/>
            </w:pPr>
            <w:r>
              <w:t>Chuỗi ký tự có độ dài từ 1-10.</w:t>
            </w:r>
          </w:p>
          <w:p w:rsidR="00020A9F" w:rsidP="00003BA2" w:rsidRDefault="00020A9F" w14:paraId="1D15203B" w14:textId="77777777">
            <w:pPr>
              <w:pStyle w:val="ListParagraph"/>
              <w:ind w:left="0"/>
            </w:pPr>
            <w:r>
              <w:t>Không chứa các ký tự tiếng việt, không chứa các ký tự đặc biệt trong danh sách: &amp;&lt;&gt;\"'/|;)</w:t>
            </w:r>
          </w:p>
          <w:p w:rsidRPr="00020A9F" w:rsidR="00020A9F" w:rsidP="00003BA2" w:rsidRDefault="00020A9F" w14:paraId="4E822AE9" w14:textId="77777777">
            <w:pPr>
              <w:pStyle w:val="ListParagraph"/>
              <w:ind w:left="0"/>
            </w:pPr>
            <w:r>
              <w:t>Chấp nhận ký tự là dấu cách.</w:t>
            </w:r>
          </w:p>
        </w:tc>
        <w:tc>
          <w:tcPr>
            <w:tcW w:w="1418" w:type="dxa"/>
          </w:tcPr>
          <w:p w:rsidRPr="00020A9F" w:rsidR="00003BA2" w:rsidP="00003BA2" w:rsidRDefault="00020A9F" w14:paraId="72B4FE50" w14:textId="77777777">
            <w:pPr>
              <w:pStyle w:val="ListParagraph"/>
              <w:ind w:left="0"/>
            </w:pPr>
            <w:r>
              <w:t>slid</w:t>
            </w:r>
          </w:p>
        </w:tc>
      </w:tr>
    </w:tbl>
    <w:p w:rsidRPr="00003BA2" w:rsidR="00003BA2" w:rsidDel="0090106F" w:rsidP="00003BA2" w:rsidRDefault="00003BA2" w14:paraId="5A491A39" w14:textId="77777777">
      <w:pPr>
        <w:pStyle w:val="ListParagraph"/>
        <w:rPr>
          <w:del w:author="toantk" w:date="2022-07-27T11:00:00Z" w:id="3186"/>
          <w:b/>
          <w:bCs/>
        </w:rPr>
      </w:pPr>
    </w:p>
    <w:p w:rsidR="003C44BD" w:rsidP="0043581E" w:rsidRDefault="003C44BD" w14:paraId="417FF5CB" w14:textId="77777777">
      <w:pPr>
        <w:rPr>
          <w:b/>
          <w:bCs/>
        </w:rPr>
      </w:pPr>
    </w:p>
    <w:p w:rsidRPr="00542D27" w:rsidR="00EE02D4" w:rsidRDefault="00EE02D4" w14:paraId="20137907" w14:textId="393601B6">
      <w:pPr>
        <w:pStyle w:val="Heading2"/>
        <w:rPr>
          <w:ins w:author="toantk" w:date="2022-07-26T16:59:00Z" w:id="3187"/>
          <w:rPrChange w:author="toantk" w:date="2022-07-27T14:09:00Z" w:id="3188">
            <w:rPr>
              <w:ins w:author="toantk" w:date="2022-07-26T16:59:00Z" w:id="3189"/>
              <w:highlight w:val="green"/>
            </w:rPr>
          </w:rPrChange>
        </w:rPr>
      </w:pPr>
      <w:bookmarkStart w:name="_Toc111217593" w:id="3190"/>
      <w:ins w:author="toantk" w:date="2022-07-26T16:59:00Z" w:id="3191">
        <w:r w:rsidRPr="00542D27">
          <w:rPr>
            <w:rPrChange w:author="toantk" w:date="2022-07-27T14:09:00Z" w:id="3192">
              <w:rPr>
                <w:highlight w:val="green"/>
              </w:rPr>
            </w:rPrChange>
          </w:rPr>
          <w:t>Tính năng quản lý cấu hình OLT Model qua Mobile App</w:t>
        </w:r>
        <w:bookmarkEnd w:id="3190"/>
      </w:ins>
    </w:p>
    <w:tbl>
      <w:tblPr>
        <w:tblStyle w:val="TableGrid"/>
        <w:tblW w:w="0" w:type="auto"/>
        <w:tblLook w:val="04A0" w:firstRow="1" w:lastRow="0" w:firstColumn="1" w:lastColumn="0" w:noHBand="0" w:noVBand="1"/>
      </w:tblPr>
      <w:tblGrid>
        <w:gridCol w:w="1885"/>
        <w:gridCol w:w="7340"/>
      </w:tblGrid>
      <w:tr w:rsidR="0090106F" w:rsidTr="0090106F" w14:paraId="32652C52" w14:textId="77777777">
        <w:trPr>
          <w:ins w:author="toantk" w:date="2022-07-27T10:58:00Z" w:id="3193"/>
        </w:trPr>
        <w:tc>
          <w:tcPr>
            <w:tcW w:w="1885" w:type="dxa"/>
          </w:tcPr>
          <w:p w:rsidR="0090106F" w:rsidP="0090106F" w:rsidRDefault="0090106F" w14:paraId="05C270BD" w14:textId="77777777">
            <w:pPr>
              <w:rPr>
                <w:ins w:author="toantk" w:date="2022-07-27T10:58:00Z" w:id="3194"/>
              </w:rPr>
            </w:pPr>
            <w:ins w:author="toantk" w:date="2022-07-27T10:58:00Z" w:id="3195">
              <w:r>
                <w:t>ID</w:t>
              </w:r>
            </w:ins>
          </w:p>
        </w:tc>
        <w:tc>
          <w:tcPr>
            <w:tcW w:w="7340" w:type="dxa"/>
          </w:tcPr>
          <w:p w:rsidR="0090106F" w:rsidP="0090106F" w:rsidRDefault="0090106F" w14:paraId="0F6BB757" w14:textId="6F0BB707">
            <w:pPr>
              <w:rPr>
                <w:ins w:author="toantk" w:date="2022-07-27T10:58:00Z" w:id="3196"/>
              </w:rPr>
            </w:pPr>
            <w:ins w:author="toantk" w:date="2022-07-27T10:58:00Z" w:id="3197">
              <w:r>
                <w:t>CN-</w:t>
              </w:r>
            </w:ins>
            <w:ins w:author="toantk" w:date="2022-07-27T17:12:00Z" w:id="3198">
              <w:r w:rsidR="00B43F59">
                <w:t>4</w:t>
              </w:r>
            </w:ins>
          </w:p>
        </w:tc>
      </w:tr>
      <w:tr w:rsidR="0090106F" w:rsidTr="0090106F" w14:paraId="15798C2E" w14:textId="77777777">
        <w:trPr>
          <w:ins w:author="toantk" w:date="2022-07-27T10:58:00Z" w:id="3199"/>
        </w:trPr>
        <w:tc>
          <w:tcPr>
            <w:tcW w:w="1885" w:type="dxa"/>
          </w:tcPr>
          <w:p w:rsidR="0090106F" w:rsidP="0090106F" w:rsidRDefault="0090106F" w14:paraId="6E62039A" w14:textId="77777777">
            <w:pPr>
              <w:rPr>
                <w:ins w:author="toantk" w:date="2022-07-27T10:58:00Z" w:id="3200"/>
              </w:rPr>
            </w:pPr>
            <w:ins w:author="toantk" w:date="2022-07-27T10:58:00Z" w:id="3201">
              <w:r>
                <w:t>Name</w:t>
              </w:r>
            </w:ins>
          </w:p>
        </w:tc>
        <w:tc>
          <w:tcPr>
            <w:tcW w:w="7340" w:type="dxa"/>
          </w:tcPr>
          <w:p w:rsidR="0090106F" w:rsidRDefault="0090106F" w14:paraId="41312587" w14:textId="577AD794">
            <w:pPr>
              <w:rPr>
                <w:ins w:author="toantk" w:date="2022-07-27T10:58:00Z" w:id="3202"/>
              </w:rPr>
            </w:pPr>
            <w:ins w:author="toantk" w:date="2022-07-27T10:58:00Z" w:id="3203">
              <w:r>
                <w:t xml:space="preserve">Tính năng quản lý cấu hình </w:t>
              </w:r>
            </w:ins>
            <w:ins w:author="toantk" w:date="2022-07-27T10:59:00Z" w:id="3204">
              <w:r>
                <w:t>OLT Model qua Mobile App</w:t>
              </w:r>
            </w:ins>
          </w:p>
        </w:tc>
      </w:tr>
      <w:tr w:rsidR="0090106F" w:rsidTr="0090106F" w14:paraId="3875BA1F" w14:textId="77777777">
        <w:trPr>
          <w:ins w:author="toantk" w:date="2022-07-27T10:58:00Z" w:id="3205"/>
        </w:trPr>
        <w:tc>
          <w:tcPr>
            <w:tcW w:w="1885" w:type="dxa"/>
          </w:tcPr>
          <w:p w:rsidR="0090106F" w:rsidP="0090106F" w:rsidRDefault="0090106F" w14:paraId="730375E8" w14:textId="77777777">
            <w:pPr>
              <w:rPr>
                <w:ins w:author="toantk" w:date="2022-07-27T10:58:00Z" w:id="3206"/>
              </w:rPr>
            </w:pPr>
            <w:ins w:author="toantk" w:date="2022-07-27T10:58:00Z" w:id="3207">
              <w:r>
                <w:t>Description</w:t>
              </w:r>
            </w:ins>
          </w:p>
        </w:tc>
        <w:tc>
          <w:tcPr>
            <w:tcW w:w="7340" w:type="dxa"/>
          </w:tcPr>
          <w:p w:rsidR="0090106F" w:rsidRDefault="0090106F" w14:paraId="66CF4422" w14:textId="30DDAA75">
            <w:pPr>
              <w:rPr>
                <w:ins w:author="toantk" w:date="2022-07-27T10:58:00Z" w:id="3208"/>
              </w:rPr>
            </w:pPr>
            <w:ins w:author="toantk" w:date="2022-07-27T10:58:00Z" w:id="3209">
              <w:r>
                <w:t xml:space="preserve">Người quản trị có thể xem cấu hình, sửa cấu hình </w:t>
              </w:r>
            </w:ins>
            <w:ins w:author="toantk" w:date="2022-07-27T10:59:00Z" w:id="3210">
              <w:r>
                <w:t>OLT Model qua Mobile App</w:t>
              </w:r>
            </w:ins>
          </w:p>
        </w:tc>
      </w:tr>
      <w:tr w:rsidR="0090106F" w:rsidTr="0090106F" w14:paraId="0DFE187F" w14:textId="77777777">
        <w:trPr>
          <w:ins w:author="toantk" w:date="2022-07-27T10:58:00Z" w:id="3211"/>
        </w:trPr>
        <w:tc>
          <w:tcPr>
            <w:tcW w:w="1885" w:type="dxa"/>
          </w:tcPr>
          <w:p w:rsidR="0090106F" w:rsidP="0090106F" w:rsidRDefault="0090106F" w14:paraId="17721513" w14:textId="77777777">
            <w:pPr>
              <w:rPr>
                <w:ins w:author="toantk" w:date="2022-07-27T10:58:00Z" w:id="3212"/>
              </w:rPr>
            </w:pPr>
            <w:ins w:author="toantk" w:date="2022-07-27T10:58:00Z" w:id="3213">
              <w:r>
                <w:t>Actor</w:t>
              </w:r>
            </w:ins>
          </w:p>
        </w:tc>
        <w:tc>
          <w:tcPr>
            <w:tcW w:w="7340" w:type="dxa"/>
          </w:tcPr>
          <w:p w:rsidR="0090106F" w:rsidP="0090106F" w:rsidRDefault="0090106F" w14:paraId="0E9F3D44" w14:textId="77777777">
            <w:pPr>
              <w:rPr>
                <w:ins w:author="toantk" w:date="2022-07-27T10:58:00Z" w:id="3214"/>
              </w:rPr>
            </w:pPr>
            <w:ins w:author="toantk" w:date="2022-07-27T10:58:00Z" w:id="3215">
              <w:r>
                <w:t>Admin</w:t>
              </w:r>
            </w:ins>
          </w:p>
        </w:tc>
      </w:tr>
      <w:tr w:rsidR="0090106F" w:rsidTr="0090106F" w14:paraId="0D5CBC1F" w14:textId="77777777">
        <w:trPr>
          <w:ins w:author="toantk" w:date="2022-07-27T10:58:00Z" w:id="3216"/>
        </w:trPr>
        <w:tc>
          <w:tcPr>
            <w:tcW w:w="1885" w:type="dxa"/>
          </w:tcPr>
          <w:p w:rsidR="0090106F" w:rsidP="0090106F" w:rsidRDefault="0090106F" w14:paraId="67FE7BDA" w14:textId="77777777">
            <w:pPr>
              <w:rPr>
                <w:ins w:author="toantk" w:date="2022-07-27T10:58:00Z" w:id="3217"/>
              </w:rPr>
            </w:pPr>
            <w:ins w:author="toantk" w:date="2022-07-27T10:58:00Z" w:id="3218">
              <w:r>
                <w:t>Pre-condition</w:t>
              </w:r>
            </w:ins>
          </w:p>
        </w:tc>
        <w:tc>
          <w:tcPr>
            <w:tcW w:w="7340" w:type="dxa"/>
          </w:tcPr>
          <w:p w:rsidR="0090106F" w:rsidP="0090106F" w:rsidRDefault="0090106F" w14:paraId="28E2517C" w14:textId="77777777">
            <w:pPr>
              <w:rPr>
                <w:ins w:author="toantk" w:date="2022-07-27T10:58:00Z" w:id="3219"/>
              </w:rPr>
            </w:pPr>
            <w:ins w:author="toantk" w:date="2022-07-27T10:58:00Z" w:id="3220">
              <w:r>
                <w:t>Thiết bị hoạt động bình thường, Mobile App đã đăng nhập thành công vào thiết bị và được cấp phiên truy nhập</w:t>
              </w:r>
            </w:ins>
          </w:p>
        </w:tc>
      </w:tr>
      <w:tr w:rsidR="0090106F" w:rsidTr="0090106F" w14:paraId="0E7B0910" w14:textId="77777777">
        <w:trPr>
          <w:ins w:author="toantk" w:date="2022-07-27T10:58:00Z" w:id="3221"/>
        </w:trPr>
        <w:tc>
          <w:tcPr>
            <w:tcW w:w="1885" w:type="dxa"/>
          </w:tcPr>
          <w:p w:rsidR="0090106F" w:rsidP="0090106F" w:rsidRDefault="0090106F" w14:paraId="39A99BF9" w14:textId="77777777">
            <w:pPr>
              <w:rPr>
                <w:ins w:author="toantk" w:date="2022-07-27T10:58:00Z" w:id="3222"/>
              </w:rPr>
            </w:pPr>
            <w:ins w:author="toantk" w:date="2022-07-27T10:58:00Z" w:id="3223">
              <w:r>
                <w:t>Post-condition</w:t>
              </w:r>
            </w:ins>
          </w:p>
        </w:tc>
        <w:tc>
          <w:tcPr>
            <w:tcW w:w="7340" w:type="dxa"/>
          </w:tcPr>
          <w:p w:rsidR="0090106F" w:rsidP="0090106F" w:rsidRDefault="0090106F" w14:paraId="3AD16777" w14:textId="77777777">
            <w:pPr>
              <w:rPr>
                <w:ins w:author="toantk" w:date="2022-07-27T10:58:00Z" w:id="3224"/>
              </w:rPr>
            </w:pPr>
            <w:ins w:author="toantk" w:date="2022-07-27T10:58:00Z" w:id="3225">
              <w:r>
                <w:t>Thiết bị phản hồi đầy đủ thông tin cho Mobile App và thực hiện thay đổi cấu hình</w:t>
              </w:r>
            </w:ins>
          </w:p>
        </w:tc>
      </w:tr>
    </w:tbl>
    <w:p w:rsidR="00EE02D4" w:rsidRDefault="00EE02D4" w14:paraId="67EC74F0" w14:textId="53FEC4C7">
      <w:pPr>
        <w:rPr>
          <w:ins w:author="toantk" w:date="2022-07-27T10:59:00Z" w:id="3226"/>
          <w:highlight w:val="green"/>
        </w:rPr>
        <w:pPrChange w:author="toantk" w:date="2022-07-26T16:59:00Z" w:id="3227">
          <w:pPr>
            <w:pStyle w:val="Heading2"/>
          </w:pPr>
        </w:pPrChange>
      </w:pPr>
    </w:p>
    <w:p w:rsidR="0090106F" w:rsidP="0090106F" w:rsidRDefault="0090106F" w14:paraId="2CD07B04" w14:textId="789FD66F">
      <w:pPr>
        <w:pStyle w:val="Heading3"/>
        <w:rPr>
          <w:ins w:author="toantk" w:date="2022-07-27T10:59:00Z" w:id="3228"/>
        </w:rPr>
      </w:pPr>
      <w:bookmarkStart w:name="_Toc111217594" w:id="3229"/>
      <w:ins w:author="toantk" w:date="2022-07-27T10:59:00Z" w:id="3230">
        <w:r>
          <w:t>Usecase – Lấy thông tin cấu hình OLT Model hiện tại</w:t>
        </w:r>
        <w:bookmarkEnd w:id="3229"/>
      </w:ins>
    </w:p>
    <w:tbl>
      <w:tblPr>
        <w:tblStyle w:val="TableGrid"/>
        <w:tblW w:w="0" w:type="auto"/>
        <w:tblLook w:val="04A0" w:firstRow="1" w:lastRow="0" w:firstColumn="1" w:lastColumn="0" w:noHBand="0" w:noVBand="1"/>
      </w:tblPr>
      <w:tblGrid>
        <w:gridCol w:w="1885"/>
        <w:gridCol w:w="7340"/>
      </w:tblGrid>
      <w:tr w:rsidR="0090106F" w:rsidTr="2ADD6C4A" w14:paraId="1113621A" w14:textId="77777777">
        <w:trPr>
          <w:ins w:author="toantk" w:date="2022-07-27T10:59:00Z" w:id="129216646"/>
        </w:trPr>
        <w:tc>
          <w:tcPr>
            <w:tcW w:w="1885" w:type="dxa"/>
            <w:tcMar/>
          </w:tcPr>
          <w:p w:rsidR="0090106F" w:rsidP="0090106F" w:rsidRDefault="0090106F" w14:paraId="550C1926" w14:textId="77777777">
            <w:pPr>
              <w:rPr>
                <w:ins w:author="toantk" w:date="2022-07-27T10:59:00Z" w:id="3232"/>
              </w:rPr>
            </w:pPr>
            <w:ins w:author="toantk" w:date="2022-07-27T10:59:00Z" w:id="3233">
              <w:r>
                <w:t>ID</w:t>
              </w:r>
            </w:ins>
          </w:p>
        </w:tc>
        <w:tc>
          <w:tcPr>
            <w:tcW w:w="7340" w:type="dxa"/>
            <w:tcMar/>
          </w:tcPr>
          <w:p w:rsidR="0090106F" w:rsidP="0090106F" w:rsidRDefault="0090106F" w14:paraId="4C2DB8B2" w14:textId="03F62A1F">
            <w:pPr>
              <w:rPr>
                <w:ins w:author="toantk" w:date="2022-07-27T10:59:00Z" w:id="3234"/>
              </w:rPr>
            </w:pPr>
            <w:ins w:author="toantk" w:date="2022-07-27T10:59:00Z" w:id="3235">
              <w:r>
                <w:t>UC-</w:t>
              </w:r>
            </w:ins>
            <w:ins w:author="toantk" w:date="2022-07-27T17:12:00Z" w:id="3236">
              <w:r w:rsidR="00B43F59">
                <w:t>10</w:t>
              </w:r>
            </w:ins>
          </w:p>
        </w:tc>
      </w:tr>
      <w:tr w:rsidR="0090106F" w:rsidTr="2ADD6C4A" w14:paraId="5C04E5DA" w14:textId="77777777">
        <w:trPr>
          <w:ins w:author="toantk" w:date="2022-07-27T10:59:00Z" w:id="582798127"/>
        </w:trPr>
        <w:tc>
          <w:tcPr>
            <w:tcW w:w="1885" w:type="dxa"/>
            <w:tcMar/>
          </w:tcPr>
          <w:p w:rsidR="0090106F" w:rsidP="0090106F" w:rsidRDefault="0090106F" w14:paraId="2FA74654" w14:textId="77777777">
            <w:pPr>
              <w:rPr>
                <w:ins w:author="toantk" w:date="2022-07-27T10:59:00Z" w:id="3238"/>
              </w:rPr>
            </w:pPr>
            <w:ins w:author="toantk" w:date="2022-07-27T10:59:00Z" w:id="3239">
              <w:r>
                <w:t>Name</w:t>
              </w:r>
            </w:ins>
          </w:p>
        </w:tc>
        <w:tc>
          <w:tcPr>
            <w:tcW w:w="7340" w:type="dxa"/>
            <w:tcMar/>
          </w:tcPr>
          <w:p w:rsidR="0090106F" w:rsidP="0090106F" w:rsidRDefault="0090106F" w14:paraId="3F41D7E9" w14:textId="77777777">
            <w:pPr>
              <w:rPr>
                <w:ins w:author="toantk" w:date="2022-07-27T10:59:00Z" w:id="3240"/>
              </w:rPr>
            </w:pPr>
            <w:ins w:author="toantk" w:date="2022-07-27T10:59:00Z" w:id="3241">
              <w:r>
                <w:t xml:space="preserve">Lấy thông tin cấu hình WAN hiện tại </w:t>
              </w:r>
            </w:ins>
          </w:p>
        </w:tc>
      </w:tr>
      <w:tr w:rsidR="0090106F" w:rsidTr="2ADD6C4A" w14:paraId="5577D260" w14:textId="77777777">
        <w:trPr>
          <w:ins w:author="toantk" w:date="2022-07-27T10:59:00Z" w:id="1935889065"/>
        </w:trPr>
        <w:tc>
          <w:tcPr>
            <w:tcW w:w="1885" w:type="dxa"/>
            <w:tcMar/>
          </w:tcPr>
          <w:p w:rsidR="0090106F" w:rsidP="0090106F" w:rsidRDefault="0090106F" w14:paraId="42F2BEBA" w14:textId="77777777">
            <w:pPr>
              <w:rPr>
                <w:ins w:author="toantk" w:date="2022-07-27T10:59:00Z" w:id="3243"/>
              </w:rPr>
            </w:pPr>
            <w:ins w:author="toantk" w:date="2022-07-27T10:59:00Z" w:id="3244">
              <w:r>
                <w:t>Description</w:t>
              </w:r>
            </w:ins>
          </w:p>
        </w:tc>
        <w:tc>
          <w:tcPr>
            <w:tcW w:w="7340" w:type="dxa"/>
            <w:tcMar/>
          </w:tcPr>
          <w:p w:rsidR="0090106F" w:rsidP="0090106F" w:rsidRDefault="0090106F" w14:paraId="758BB9F0" w14:textId="77777777">
            <w:pPr>
              <w:pStyle w:val="FirstLevelBullet"/>
              <w:rPr>
                <w:ins w:author="toantk" w:date="2022-07-27T10:59:00Z" w:id="3245"/>
              </w:rPr>
            </w:pPr>
            <w:ins w:author="toantk" w:date="2022-07-27T10:59:00Z" w:id="3246">
              <w:r>
                <w:t>Mobile App gửi yêu cầu lấy thông tin.</w:t>
              </w:r>
            </w:ins>
          </w:p>
          <w:p w:rsidR="0090106F" w:rsidP="0090106F" w:rsidRDefault="6453D97B" w14:paraId="0C691A43" w14:textId="77777777">
            <w:pPr>
              <w:pStyle w:val="FirstLevelBullet"/>
              <w:rPr>
                <w:ins w:author="toantk" w:date="2022-07-27T10:59:00Z" w:id="325484330"/>
              </w:rPr>
            </w:pPr>
            <w:ins w:author="toantk" w:date="2022-07-27T10:59:00Z" w:id="34771057">
              <w:r w:rsidR="73A45463">
                <w:t xml:space="preserve">Mobile App thực hiện request với định dạng </w:t>
              </w:r>
              <w:r>
                <w:fldChar w:fldCharType="begin"/>
              </w:r>
              <w:r>
                <w:instrText xml:space="preserve"> HYPERLINK "https://&lt;ip&gt;:&lt;port&gt;/onelinkagent" </w:instrText>
              </w:r>
              <w:r>
                <w:fldChar w:fldCharType="separate"/>
              </w:r>
              <w:r w:rsidRPr="2ADD6C4A" w:rsidR="73A45463">
                <w:rPr>
                  <w:rStyle w:val="Hyperlink"/>
                </w:rPr>
                <w:t>https://&lt;ip&gt;:&lt;port&gt;/onelinkagent</w:t>
              </w:r>
              <w:r>
                <w:fldChar w:fldCharType="end"/>
              </w:r>
              <w:r w:rsidR="73A45463">
                <w:t xml:space="preserve"> với cookies đi kèm request được quy định trong mục 7.2.1</w:t>
              </w:r>
            </w:ins>
          </w:p>
          <w:p w:rsidR="0090106F" w:rsidP="0090106F" w:rsidRDefault="0090106F" w14:paraId="3721295F" w14:textId="73BF10F2">
            <w:pPr>
              <w:pStyle w:val="FirstLevelBullet"/>
              <w:rPr>
                <w:ins w:author="toantk" w:date="2022-07-27T10:59:00Z" w:id="3249"/>
              </w:rPr>
            </w:pPr>
            <w:ins w:author="toantk" w:date="2022-07-27T10:59:00Z" w:id="3250">
              <w:r>
                <w:lastRenderedPageBreak/>
                <w:t xml:space="preserve">ONT nhận yêu cầu, xử lý và gửi lại phản hồi thông tin cấu hình </w:t>
              </w:r>
            </w:ins>
            <w:ins w:author="toantk" w:date="2022-07-27T11:01:00Z" w:id="3251">
              <w:r>
                <w:t>OLT Model</w:t>
              </w:r>
            </w:ins>
            <w:ins w:author="toantk" w:date="2022-07-27T10:59:00Z" w:id="3252">
              <w:r>
                <w:t xml:space="preserve"> hiện tại. </w:t>
              </w:r>
            </w:ins>
          </w:p>
          <w:p w:rsidR="0090106F" w:rsidP="0090106F" w:rsidRDefault="0090106F" w14:paraId="0E3D01B9" w14:textId="77777777">
            <w:pPr>
              <w:pStyle w:val="FirstLevelBullet"/>
              <w:rPr>
                <w:ins w:author="toantk" w:date="2022-07-27T10:59:00Z" w:id="3253"/>
              </w:rPr>
            </w:pPr>
            <w:ins w:author="toantk" w:date="2022-07-27T10:59:00Z" w:id="3254">
              <w:r>
                <w:t>Nếu có xảy ra lỗi ONT gửi phản hồi mã lỗi.</w:t>
              </w:r>
            </w:ins>
          </w:p>
        </w:tc>
      </w:tr>
      <w:tr w:rsidR="0090106F" w:rsidTr="2ADD6C4A" w14:paraId="04E63B9E" w14:textId="77777777">
        <w:trPr>
          <w:ins w:author="toantk" w:date="2022-07-27T10:59:00Z" w:id="2099737715"/>
        </w:trPr>
        <w:tc>
          <w:tcPr>
            <w:tcW w:w="1885" w:type="dxa"/>
            <w:tcMar/>
          </w:tcPr>
          <w:p w:rsidR="0090106F" w:rsidP="0090106F" w:rsidRDefault="0090106F" w14:paraId="70CE813E" w14:textId="77777777">
            <w:pPr>
              <w:rPr>
                <w:ins w:author="toantk" w:date="2022-07-27T10:59:00Z" w:id="3256"/>
              </w:rPr>
            </w:pPr>
            <w:ins w:author="toantk" w:date="2022-07-27T10:59:00Z" w:id="3257">
              <w:r>
                <w:lastRenderedPageBreak/>
                <w:t>Actor</w:t>
              </w:r>
            </w:ins>
          </w:p>
        </w:tc>
        <w:tc>
          <w:tcPr>
            <w:tcW w:w="7340" w:type="dxa"/>
            <w:tcMar/>
          </w:tcPr>
          <w:p w:rsidR="0090106F" w:rsidP="0090106F" w:rsidRDefault="0090106F" w14:paraId="3D411598" w14:textId="77777777">
            <w:pPr>
              <w:rPr>
                <w:ins w:author="toantk" w:date="2022-07-27T10:59:00Z" w:id="3258"/>
              </w:rPr>
            </w:pPr>
            <w:ins w:author="toantk" w:date="2022-07-27T10:59:00Z" w:id="3259">
              <w:r>
                <w:t>Admin</w:t>
              </w:r>
            </w:ins>
          </w:p>
        </w:tc>
      </w:tr>
      <w:tr w:rsidR="0090106F" w:rsidTr="2ADD6C4A" w14:paraId="5D024C74" w14:textId="77777777">
        <w:trPr>
          <w:ins w:author="toantk" w:date="2022-07-27T10:59:00Z" w:id="1606653220"/>
        </w:trPr>
        <w:tc>
          <w:tcPr>
            <w:tcW w:w="1885" w:type="dxa"/>
            <w:tcMar/>
          </w:tcPr>
          <w:p w:rsidR="0090106F" w:rsidP="0090106F" w:rsidRDefault="0090106F" w14:paraId="0F89D63F" w14:textId="77777777">
            <w:pPr>
              <w:rPr>
                <w:ins w:author="toantk" w:date="2022-07-27T10:59:00Z" w:id="3261"/>
              </w:rPr>
            </w:pPr>
            <w:ins w:author="toantk" w:date="2022-07-27T10:59:00Z" w:id="3262">
              <w:r>
                <w:t>Pre-condition</w:t>
              </w:r>
            </w:ins>
          </w:p>
        </w:tc>
        <w:tc>
          <w:tcPr>
            <w:tcW w:w="7340" w:type="dxa"/>
            <w:tcMar/>
          </w:tcPr>
          <w:p w:rsidR="0090106F" w:rsidP="0090106F" w:rsidRDefault="0090106F" w14:paraId="35ECEB0E" w14:textId="77777777">
            <w:pPr>
              <w:rPr>
                <w:ins w:author="toantk" w:date="2022-07-27T10:59:00Z" w:id="3263"/>
              </w:rPr>
            </w:pPr>
            <w:ins w:author="toantk" w:date="2022-07-27T10:59:00Z" w:id="3264">
              <w:r>
                <w:t>Thiết bị hoạt động bình thường, Mobile App đã đăng nhập thành công vào thiết bị và được cấp phiên truy nhập</w:t>
              </w:r>
            </w:ins>
          </w:p>
        </w:tc>
      </w:tr>
      <w:tr w:rsidR="0090106F" w:rsidTr="2ADD6C4A" w14:paraId="28CE1E6E" w14:textId="77777777">
        <w:trPr>
          <w:ins w:author="toantk" w:date="2022-07-27T10:59:00Z" w:id="1922648665"/>
        </w:trPr>
        <w:tc>
          <w:tcPr>
            <w:tcW w:w="1885" w:type="dxa"/>
            <w:tcMar/>
          </w:tcPr>
          <w:p w:rsidR="0090106F" w:rsidP="0090106F" w:rsidRDefault="0090106F" w14:paraId="3C3BEC36" w14:textId="77777777">
            <w:pPr>
              <w:rPr>
                <w:ins w:author="toantk" w:date="2022-07-27T10:59:00Z" w:id="3266"/>
              </w:rPr>
            </w:pPr>
            <w:ins w:author="toantk" w:date="2022-07-27T10:59:00Z" w:id="3267">
              <w:r>
                <w:t>Post-condition</w:t>
              </w:r>
            </w:ins>
          </w:p>
        </w:tc>
        <w:tc>
          <w:tcPr>
            <w:tcW w:w="7340" w:type="dxa"/>
            <w:tcMar/>
          </w:tcPr>
          <w:p w:rsidR="0090106F" w:rsidP="0090106F" w:rsidRDefault="0090106F" w14:paraId="61E1A6F0" w14:textId="77777777">
            <w:pPr>
              <w:rPr>
                <w:ins w:author="toantk" w:date="2022-07-27T10:59:00Z" w:id="3268"/>
              </w:rPr>
            </w:pPr>
            <w:ins w:author="toantk" w:date="2022-07-27T10:59:00Z" w:id="3269">
              <w:r>
                <w:t>Thiết bị phản hồi đầy đủ các thông tin cho Mobile App</w:t>
              </w:r>
            </w:ins>
          </w:p>
        </w:tc>
      </w:tr>
    </w:tbl>
    <w:p w:rsidR="0090106F" w:rsidRDefault="0090106F" w14:paraId="6FCFE992" w14:textId="4EAC6026">
      <w:pPr>
        <w:rPr>
          <w:ins w:author="toantk" w:date="2022-07-27T11:02:00Z" w:id="3270"/>
          <w:highlight w:val="green"/>
        </w:rPr>
        <w:pPrChange w:author="toantk" w:date="2022-07-26T16:59:00Z" w:id="3271">
          <w:pPr>
            <w:pStyle w:val="Heading2"/>
          </w:pPr>
        </w:pPrChange>
      </w:pPr>
    </w:p>
    <w:p w:rsidRPr="0090106F" w:rsidR="0090106F" w:rsidRDefault="0090106F" w14:paraId="45F16700" w14:textId="4531844D">
      <w:pPr>
        <w:pStyle w:val="ANSVNormal"/>
        <w:rPr>
          <w:ins w:author="toantk" w:date="2022-07-27T11:02:00Z" w:id="3272"/>
          <w:rPrChange w:author="toantk" w:date="2022-07-27T11:02:00Z" w:id="3273">
            <w:rPr>
              <w:ins w:author="toantk" w:date="2022-07-27T11:02:00Z" w:id="3274"/>
              <w:highlight w:val="green"/>
            </w:rPr>
          </w:rPrChange>
        </w:rPr>
        <w:pPrChange w:author="Tran Khanh Toan" w:date="2022-08-03T15:33:00Z" w:id="3275">
          <w:pPr>
            <w:pStyle w:val="Heading2"/>
          </w:pPr>
        </w:pPrChange>
      </w:pPr>
      <w:ins w:author="toantk" w:date="2022-07-27T11:02:00Z" w:id="3276">
        <w:r w:rsidRPr="0090106F">
          <w:rPr>
            <w:rPrChange w:author="toantk" w:date="2022-07-27T11:02:00Z" w:id="3277">
              <w:rPr>
                <w:b w:val="0"/>
                <w:highlight w:val="green"/>
              </w:rPr>
            </w:rPrChange>
          </w:rPr>
          <w:t>Luồng dữ liệu:</w:t>
        </w:r>
      </w:ins>
    </w:p>
    <w:p w:rsidR="0090106F" w:rsidRDefault="0090106F" w14:paraId="3D0F9655" w14:textId="77777777">
      <w:pPr>
        <w:keepNext/>
        <w:rPr>
          <w:ins w:author="toantk" w:date="2022-07-27T11:03:00Z" w:id="3278"/>
        </w:rPr>
        <w:pPrChange w:author="toantk" w:date="2022-07-27T11:03:00Z" w:id="3279">
          <w:pPr/>
        </w:pPrChange>
      </w:pPr>
      <w:ins w:author="toantk" w:date="2022-07-27T11:03:00Z" w:id="3280">
        <w:r w:rsidRPr="0090106F">
          <w:rPr>
            <w:noProof/>
          </w:rPr>
          <w:drawing>
            <wp:inline distT="0" distB="0" distL="0" distR="0" wp14:anchorId="601E0CDA" wp14:editId="53F454EE">
              <wp:extent cx="5864225" cy="3387409"/>
              <wp:effectExtent l="0" t="0" r="3175" b="3810"/>
              <wp:docPr id="5" name="Picture 5" descr="C:\Users\toantk\Downloads\onelink-P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C:\Users\toantk\Downloads\onelink-Page-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4225" cy="3387409"/>
                      </a:xfrm>
                      <a:prstGeom prst="rect">
                        <a:avLst/>
                      </a:prstGeom>
                      <a:noFill/>
                      <a:ln>
                        <a:noFill/>
                      </a:ln>
                    </pic:spPr>
                  </pic:pic>
                </a:graphicData>
              </a:graphic>
            </wp:inline>
          </w:drawing>
        </w:r>
      </w:ins>
    </w:p>
    <w:p w:rsidR="0090106F" w:rsidRDefault="0090106F" w14:paraId="63C68CDE" w14:textId="34816368">
      <w:pPr>
        <w:pStyle w:val="Caption"/>
        <w:rPr>
          <w:ins w:author="toantk" w:date="2022-07-27T11:04:00Z" w:id="3281"/>
        </w:rPr>
        <w:pPrChange w:author="toantk" w:date="2022-07-27T11:03:00Z" w:id="3282">
          <w:pPr>
            <w:pStyle w:val="Heading2"/>
          </w:pPr>
        </w:pPrChange>
      </w:pPr>
      <w:bookmarkStart w:name="_Toc110529194" w:id="3283"/>
      <w:ins w:author="toantk" w:date="2022-07-27T11:03:00Z" w:id="3284">
        <w:r>
          <w:t xml:space="preserve">Hình </w:t>
        </w:r>
      </w:ins>
      <w:ins w:author="toantk" w:date="2022-07-28T09:55:00Z" w:id="3285">
        <w:r w:rsidR="00881A01">
          <w:fldChar w:fldCharType="begin"/>
        </w:r>
        <w:r w:rsidR="00881A01">
          <w:instrText xml:space="preserve"> STYLEREF 1 \s </w:instrText>
        </w:r>
      </w:ins>
      <w:r w:rsidR="00881A01">
        <w:fldChar w:fldCharType="separate"/>
      </w:r>
      <w:r w:rsidR="00533729">
        <w:rPr>
          <w:noProof/>
        </w:rPr>
        <w:t>7</w:t>
      </w:r>
      <w:ins w:author="toantk" w:date="2022-07-28T09:55:00Z" w:id="3286">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5</w:t>
      </w:r>
      <w:ins w:author="toantk" w:date="2022-07-28T09:55:00Z" w:id="3287">
        <w:r w:rsidR="00881A01">
          <w:fldChar w:fldCharType="end"/>
        </w:r>
      </w:ins>
      <w:ins w:author="toantk" w:date="2022-07-27T11:03:00Z" w:id="3288">
        <w:r>
          <w:t xml:space="preserve"> Luồng dữ liệu điều khiển lấy thông tin cấu hình OLT Model </w:t>
        </w:r>
      </w:ins>
      <w:ins w:author="toantk" w:date="2022-07-27T11:04:00Z" w:id="3289">
        <w:r>
          <w:t>hiện tại từ Mobile App</w:t>
        </w:r>
        <w:bookmarkEnd w:id="3283"/>
      </w:ins>
    </w:p>
    <w:p w:rsidR="00623E62" w:rsidP="00623E62" w:rsidRDefault="00623E62" w14:paraId="6AAC5DF3" w14:textId="77777777">
      <w:pPr>
        <w:rPr>
          <w:ins w:author="toantk" w:date="2022-07-27T11:05:00Z" w:id="3290"/>
          <w:b/>
          <w:bCs/>
        </w:rPr>
      </w:pPr>
      <w:ins w:author="toantk" w:date="2022-07-27T11:05:00Z" w:id="3291">
        <w:r>
          <w:rPr>
            <w:b/>
            <w:bCs/>
          </w:rPr>
          <w:t xml:space="preserve">Cấu trúc payload </w:t>
        </w:r>
        <w:r w:rsidRPr="00AB6FAB">
          <w:rPr>
            <w:b/>
            <w:bCs/>
          </w:rPr>
          <w:t>của bản tin:</w:t>
        </w:r>
      </w:ins>
    </w:p>
    <w:p w:rsidR="00623E62" w:rsidP="00623E62" w:rsidRDefault="00623E62" w14:paraId="719D33C7" w14:textId="336D69EA">
      <w:pPr>
        <w:pStyle w:val="ListParagraph"/>
        <w:numPr>
          <w:ilvl w:val="0"/>
          <w:numId w:val="9"/>
        </w:numPr>
        <w:rPr>
          <w:ins w:author="toantk" w:date="2022-07-27T11:05:00Z" w:id="3292"/>
          <w:b/>
          <w:bCs/>
        </w:rPr>
      </w:pPr>
      <w:ins w:author="toantk" w:date="2022-07-27T11:05:00Z" w:id="3293">
        <w:r>
          <w:rPr>
            <w:b/>
            <w:bCs/>
          </w:rPr>
          <w:t xml:space="preserve">Get </w:t>
        </w:r>
      </w:ins>
      <w:ins w:author="toantk" w:date="2022-07-27T14:52:00Z" w:id="3294">
        <w:r w:rsidR="00A51C8C">
          <w:rPr>
            <w:b/>
            <w:bCs/>
          </w:rPr>
          <w:t>OLT Model</w:t>
        </w:r>
      </w:ins>
      <w:ins w:author="toantk" w:date="2022-07-27T11:05:00Z" w:id="3295">
        <w:r>
          <w:rPr>
            <w:b/>
            <w:bCs/>
          </w:rPr>
          <w:t xml:space="preserve"> Request:</w:t>
        </w:r>
      </w:ins>
    </w:p>
    <w:p w:rsidR="00623E62" w:rsidP="00623E62" w:rsidRDefault="00623E62" w14:paraId="36D846D7" w14:textId="7B7303E7">
      <w:pPr>
        <w:pStyle w:val="ListParagraph"/>
      </w:pPr>
      <w:ins w:author="toantk" w:date="2022-07-27T11:05:00Z" w:id="919614276">
        <w:r w:rsidR="560AD87E">
          <w:t>{“action</w:t>
        </w:r>
        <w:r w:rsidR="560AD87E">
          <w:t>” :</w:t>
        </w:r>
        <w:r w:rsidR="560AD87E">
          <w:t xml:space="preserve"> “</w:t>
        </w:r>
        <w:r w:rsidR="560AD87E">
          <w:t>olt</w:t>
        </w:r>
        <w:r w:rsidR="560AD87E">
          <w:t>modelView</w:t>
        </w:r>
        <w:r w:rsidR="560AD87E">
          <w:t>”, “</w:t>
        </w:r>
        <w:r w:rsidR="560AD87E">
          <w:t>requestId</w:t>
        </w:r>
        <w:r w:rsidR="560AD87E">
          <w:t xml:space="preserve">” : </w:t>
        </w:r>
      </w:ins>
      <w:r w:rsidR="43F0A092">
        <w:rPr/>
        <w:t>&lt;</w:t>
      </w:r>
      <w:proofErr w:type="spellStart"/>
      <w:r w:rsidR="43F0A092">
        <w:rPr/>
        <w:t>requestId</w:t>
      </w:r>
      <w:proofErr w:type="spellEnd"/>
      <w:r w:rsidR="43F0A092">
        <w:rPr/>
        <w:t>&gt;</w:t>
      </w:r>
      <w:r w:rsidR="560AD87E">
        <w:rPr/>
        <w:t>}</w:t>
      </w:r>
    </w:p>
    <w:p w:rsidR="00623E62" w:rsidP="00623E62" w:rsidRDefault="00623E62" w14:paraId="22226F2A" w14:textId="723AE41C">
      <w:pPr>
        <w:pStyle w:val="ListParagraph"/>
        <w:numPr>
          <w:ilvl w:val="0"/>
          <w:numId w:val="9"/>
        </w:numPr>
        <w:rPr>
          <w:b w:val="1"/>
          <w:bCs w:val="1"/>
        </w:rPr>
      </w:pPr>
      <w:r w:rsidRPr="2ADD6C4A" w:rsidR="560AD87E">
        <w:rPr>
          <w:b w:val="1"/>
          <w:bCs w:val="1"/>
        </w:rPr>
        <w:t xml:space="preserve">Get </w:t>
      </w:r>
      <w:r w:rsidRPr="2ADD6C4A" w:rsidR="472E18F9">
        <w:rPr>
          <w:b w:val="1"/>
          <w:bCs w:val="1"/>
        </w:rPr>
        <w:t>OLT</w:t>
      </w:r>
      <w:r w:rsidRPr="2ADD6C4A" w:rsidR="472E18F9">
        <w:rPr>
          <w:b w:val="1"/>
          <w:bCs w:val="1"/>
        </w:rPr>
        <w:t xml:space="preserve"> Model </w:t>
      </w:r>
      <w:r w:rsidRPr="2ADD6C4A" w:rsidR="560AD87E">
        <w:rPr>
          <w:b w:val="1"/>
          <w:bCs w:val="1"/>
        </w:rPr>
        <w:t>Response:</w:t>
      </w:r>
    </w:p>
    <w:p w:rsidRPr="00820762" w:rsidR="00623E62" w:rsidP="00623E62" w:rsidRDefault="00623E62" w14:paraId="1E0F558F" w14:textId="04FEA940">
      <w:pPr>
        <w:pStyle w:val="ListParagraph"/>
        <w:numPr>
          <w:ilvl w:val="1"/>
          <w:numId w:val="9"/>
        </w:numPr>
        <w:rPr/>
      </w:pPr>
      <w:r w:rsidR="560AD87E">
        <w:rPr/>
        <w:t xml:space="preserve">Get </w:t>
      </w:r>
      <w:r w:rsidR="472E18F9">
        <w:rPr/>
        <w:t>OLT</w:t>
      </w:r>
      <w:r w:rsidR="472E18F9">
        <w:rPr/>
        <w:t xml:space="preserve"> Model</w:t>
      </w:r>
      <w:r w:rsidRPr="2ADD6C4A" w:rsidR="2E48DC6B">
        <w:rPr>
          <w:b w:val="1"/>
          <w:bCs w:val="1"/>
        </w:rPr>
        <w:t xml:space="preserve"> </w:t>
      </w:r>
      <w:proofErr w:type="spellStart"/>
      <w:r w:rsidR="560AD87E">
        <w:rPr/>
        <w:t>thành</w:t>
      </w:r>
      <w:proofErr w:type="spellEnd"/>
      <w:r w:rsidR="560AD87E">
        <w:rPr/>
        <w:t xml:space="preserve"> </w:t>
      </w:r>
      <w:proofErr w:type="spellStart"/>
      <w:r w:rsidR="560AD87E">
        <w:rPr/>
        <w:t>công</w:t>
      </w:r>
      <w:proofErr w:type="spellEnd"/>
      <w:r w:rsidR="560AD87E">
        <w:rPr/>
        <w:t>:</w:t>
      </w:r>
    </w:p>
    <w:p w:rsidR="00623E62" w:rsidP="00623E62" w:rsidRDefault="00623E62" w14:paraId="4D52045F" w14:textId="77777777">
      <w:pPr>
        <w:pStyle w:val="FirstLevelBullet"/>
        <w:numPr>
          <w:numId w:val="0"/>
        </w:numPr>
        <w:ind w:left="1080"/>
      </w:pPr>
      <w:r w:rsidR="560AD87E">
        <w:rPr/>
        <w:t>{</w:t>
      </w:r>
    </w:p>
    <w:p w:rsidR="00623E62" w:rsidP="00623E62" w:rsidRDefault="00623E62" w14:paraId="5E7E9DE8" w14:textId="77777777">
      <w:pPr>
        <w:pStyle w:val="FirstLevelBullet"/>
        <w:numPr>
          <w:numId w:val="0"/>
        </w:numPr>
        <w:ind w:left="720" w:firstLine="360"/>
        <w:rPr/>
      </w:pPr>
      <w:r w:rsidR="560AD87E">
        <w:rPr/>
        <w:t>"status": 0,</w:t>
      </w:r>
    </w:p>
    <w:p w:rsidR="00623E62" w:rsidP="00623E62" w:rsidRDefault="00623E62" w14:paraId="3A7CAE9D" w14:textId="77777777">
      <w:pPr>
        <w:pStyle w:val="FirstLevelBullet"/>
        <w:numPr>
          <w:numId w:val="0"/>
        </w:numPr>
        <w:ind w:left="720" w:firstLine="360"/>
        <w:rPr/>
      </w:pPr>
      <w:r w:rsidR="560AD87E">
        <w:rPr/>
        <w:t>“message”: “Success”,</w:t>
      </w:r>
    </w:p>
    <w:p w:rsidR="00623E62" w:rsidP="00623E62" w:rsidRDefault="00623E62" w14:paraId="5C439500" w14:textId="2213C40A">
      <w:pPr>
        <w:pStyle w:val="FirstLevelBullet"/>
        <w:numPr>
          <w:numId w:val="0"/>
        </w:numPr>
        <w:ind w:left="720" w:firstLine="360"/>
        <w:rPr>
          <w:ins w:author="toantk" w:date="2022-07-27T11:05:00Z" w:id="446245452"/>
        </w:rPr>
      </w:pPr>
      <w:r w:rsidR="560AD87E">
        <w:rPr/>
        <w:t>“</w:t>
      </w:r>
      <w:proofErr w:type="spellStart"/>
      <w:r w:rsidR="560AD87E">
        <w:rPr/>
        <w:t>requestId</w:t>
      </w:r>
      <w:proofErr w:type="spellEnd"/>
      <w:r w:rsidR="560AD87E">
        <w:rPr/>
        <w:t xml:space="preserve">” : </w:t>
      </w:r>
      <w:r w:rsidR="43F0A092">
        <w:rPr/>
        <w:t>&lt;</w:t>
      </w:r>
      <w:proofErr w:type="spellStart"/>
      <w:r w:rsidR="43F0A092">
        <w:rPr/>
        <w:t>requestId</w:t>
      </w:r>
      <w:proofErr w:type="spellEnd"/>
      <w:r w:rsidR="43F0A092">
        <w:rPr/>
        <w:t>&gt;</w:t>
      </w:r>
      <w:ins w:author="toantk" w:date="2022-07-27T11:05:00Z" w:id="712690759">
        <w:r w:rsidR="560AD87E">
          <w:t>,</w:t>
        </w:r>
      </w:ins>
    </w:p>
    <w:p w:rsidR="00623E62" w:rsidP="00623E62" w:rsidRDefault="00623E62" w14:paraId="27B80448" w14:textId="77777777">
      <w:pPr>
        <w:pStyle w:val="FirstLevelBullet"/>
        <w:numPr>
          <w:ilvl w:val="0"/>
          <w:numId w:val="0"/>
        </w:numPr>
        <w:ind w:left="720" w:firstLine="360"/>
        <w:rPr>
          <w:ins w:author="toantk" w:date="2022-07-27T11:05:00Z" w:id="3317"/>
        </w:rPr>
      </w:pPr>
      <w:ins w:author="toantk" w:date="2022-07-27T11:05:00Z" w:id="3318">
        <w:r>
          <w:lastRenderedPageBreak/>
          <w:t>"data": {</w:t>
        </w:r>
      </w:ins>
    </w:p>
    <w:p w:rsidR="00623E62" w:rsidP="00623E62" w:rsidRDefault="00623E62" w14:paraId="59890B7B" w14:textId="142E8996">
      <w:pPr>
        <w:pStyle w:val="FirstLevelBullet"/>
        <w:numPr>
          <w:ilvl w:val="0"/>
          <w:numId w:val="0"/>
        </w:numPr>
        <w:ind w:left="720" w:firstLine="360"/>
        <w:rPr>
          <w:ins w:author="toantk" w:date="2022-07-27T11:05:00Z" w:id="3319"/>
        </w:rPr>
      </w:pPr>
      <w:ins w:author="toantk" w:date="2022-07-27T11:05:00Z" w:id="3320">
        <w:r>
          <w:t>“action” : “oltmodelView”,</w:t>
        </w:r>
      </w:ins>
    </w:p>
    <w:p w:rsidR="00623E62" w:rsidP="00623E62" w:rsidRDefault="00623E62" w14:paraId="798A58E7" w14:textId="77777777">
      <w:pPr>
        <w:pStyle w:val="FirstLevelBullet"/>
        <w:numPr>
          <w:ilvl w:val="0"/>
          <w:numId w:val="0"/>
        </w:numPr>
        <w:ind w:left="720" w:firstLine="360"/>
        <w:rPr>
          <w:ins w:author="toantk" w:date="2022-07-27T11:05:00Z" w:id="3321"/>
        </w:rPr>
      </w:pPr>
      <w:ins w:author="toantk" w:date="2022-07-27T11:05:00Z" w:id="3322">
        <w:r>
          <w:t>“</w:t>
        </w:r>
        <w:r w:rsidRPr="00E5021C">
          <w:t>results</w:t>
        </w:r>
        <w:r>
          <w:t>”:[</w:t>
        </w:r>
      </w:ins>
    </w:p>
    <w:p w:rsidR="00623E62" w:rsidP="00623E62" w:rsidRDefault="00623E62" w14:paraId="4B819359" w14:textId="77777777">
      <w:pPr>
        <w:pStyle w:val="FirstLevelBullet"/>
        <w:numPr>
          <w:ilvl w:val="0"/>
          <w:numId w:val="0"/>
        </w:numPr>
        <w:ind w:left="1440" w:firstLine="720"/>
        <w:rPr>
          <w:ins w:author="toantk" w:date="2022-07-27T11:05:00Z" w:id="3323"/>
        </w:rPr>
      </w:pPr>
      <w:ins w:author="toantk" w:date="2022-07-27T11:05:00Z" w:id="3324">
        <w:r>
          <w:t>{</w:t>
        </w:r>
      </w:ins>
    </w:p>
    <w:p w:rsidR="00623E62" w:rsidP="00623E62" w:rsidRDefault="00623E62" w14:paraId="44FE99DE" w14:textId="6200A76C">
      <w:pPr>
        <w:pStyle w:val="FirstLevelBullet"/>
        <w:numPr>
          <w:ilvl w:val="0"/>
          <w:numId w:val="0"/>
        </w:numPr>
        <w:ind w:left="1440" w:firstLine="720"/>
        <w:rPr>
          <w:ins w:author="toantk" w:date="2022-07-27T11:05:00Z" w:id="3325"/>
        </w:rPr>
      </w:pPr>
      <w:ins w:author="toantk" w:date="2022-07-27T11:05:00Z" w:id="3326">
        <w:r>
          <w:t>“</w:t>
        </w:r>
      </w:ins>
      <w:ins w:author="toantk" w:date="2022-07-27T11:06:00Z" w:id="3327">
        <w:r>
          <w:t>oltModel</w:t>
        </w:r>
      </w:ins>
      <w:ins w:author="toantk" w:date="2022-07-27T11:05:00Z" w:id="3328">
        <w:r>
          <w:t>” : “&lt;</w:t>
        </w:r>
      </w:ins>
      <w:ins w:author="toantk" w:date="2022-07-27T11:07:00Z" w:id="3329">
        <w:r>
          <w:t xml:space="preserve">oltModel </w:t>
        </w:r>
      </w:ins>
      <w:ins w:author="toantk" w:date="2022-07-27T11:05:00Z" w:id="3330">
        <w:r>
          <w:t>&gt;”</w:t>
        </w:r>
      </w:ins>
    </w:p>
    <w:p w:rsidR="00623E62" w:rsidP="00623E62" w:rsidRDefault="00623E62" w14:paraId="7661BFFF" w14:textId="77777777">
      <w:pPr>
        <w:pStyle w:val="FirstLevelBullet"/>
        <w:numPr>
          <w:ilvl w:val="0"/>
          <w:numId w:val="0"/>
        </w:numPr>
        <w:ind w:left="1440" w:firstLine="720"/>
        <w:rPr>
          <w:ins w:author="toantk" w:date="2022-07-27T11:05:00Z" w:id="3331"/>
        </w:rPr>
      </w:pPr>
      <w:ins w:author="toantk" w:date="2022-07-27T11:05:00Z" w:id="3332">
        <w:r>
          <w:t>}</w:t>
        </w:r>
      </w:ins>
    </w:p>
    <w:p w:rsidR="00623E62" w:rsidP="00623E62" w:rsidRDefault="00623E62" w14:paraId="1F0F9E7D" w14:textId="77777777">
      <w:pPr>
        <w:pStyle w:val="FirstLevelBullet"/>
        <w:numPr>
          <w:ilvl w:val="0"/>
          <w:numId w:val="0"/>
        </w:numPr>
        <w:ind w:left="1440" w:firstLine="720"/>
        <w:rPr>
          <w:ins w:author="toantk" w:date="2022-07-27T11:05:00Z" w:id="3333"/>
        </w:rPr>
      </w:pPr>
      <w:ins w:author="toantk" w:date="2022-07-27T11:05:00Z" w:id="3334">
        <w:r>
          <w:t>]</w:t>
        </w:r>
      </w:ins>
    </w:p>
    <w:p w:rsidR="00623E62" w:rsidP="00623E62" w:rsidRDefault="00623E62" w14:paraId="353FD6D6" w14:textId="77777777">
      <w:pPr>
        <w:pStyle w:val="FirstLevelBullet"/>
        <w:numPr>
          <w:ilvl w:val="0"/>
          <w:numId w:val="0"/>
        </w:numPr>
        <w:ind w:left="720" w:firstLine="360"/>
        <w:rPr>
          <w:ins w:author="toantk" w:date="2022-07-27T11:05:00Z" w:id="3335"/>
        </w:rPr>
      </w:pPr>
      <w:ins w:author="toantk" w:date="2022-07-27T11:05:00Z" w:id="3336">
        <w:r>
          <w:t>}</w:t>
        </w:r>
      </w:ins>
    </w:p>
    <w:p w:rsidR="00623E62" w:rsidP="00623E62" w:rsidRDefault="00623E62" w14:paraId="6D2196C6" w14:textId="77777777">
      <w:pPr>
        <w:pStyle w:val="FirstLevelBullet"/>
        <w:numPr>
          <w:ilvl w:val="0"/>
          <w:numId w:val="0"/>
        </w:numPr>
        <w:ind w:left="720" w:firstLine="360"/>
        <w:rPr>
          <w:ins w:author="toantk" w:date="2022-07-27T11:05:00Z" w:id="3337"/>
        </w:rPr>
      </w:pPr>
      <w:ins w:author="toantk" w:date="2022-07-27T11:05:00Z" w:id="3338">
        <w:r>
          <w:t>}</w:t>
        </w:r>
      </w:ins>
    </w:p>
    <w:p w:rsidRPr="00820762" w:rsidR="00623E62" w:rsidP="00623E62" w:rsidRDefault="00623E62" w14:paraId="3CA20B43" w14:textId="0610A51B">
      <w:pPr>
        <w:pStyle w:val="ListParagraph"/>
        <w:numPr>
          <w:ilvl w:val="1"/>
          <w:numId w:val="9"/>
        </w:numPr>
        <w:rPr>
          <w:ins w:author="toantk" w:date="2022-07-27T11:05:00Z" w:id="3339"/>
        </w:rPr>
      </w:pPr>
      <w:ins w:author="toantk" w:date="2022-07-27T11:05:00Z" w:id="3340">
        <w:r w:rsidRPr="00820762">
          <w:t xml:space="preserve">Get </w:t>
        </w:r>
      </w:ins>
      <w:ins w:author="toantk" w:date="2022-07-27T14:52:00Z" w:id="3341">
        <w:r w:rsidR="00A51C8C">
          <w:rPr>
            <w:bCs/>
          </w:rPr>
          <w:t>OLT Model</w:t>
        </w:r>
        <w:r w:rsidR="00A51C8C">
          <w:rPr>
            <w:b/>
            <w:bCs/>
          </w:rPr>
          <w:t xml:space="preserve"> </w:t>
        </w:r>
      </w:ins>
      <w:ins w:author="toantk" w:date="2022-07-27T11:05:00Z" w:id="3342">
        <w:r>
          <w:t>không</w:t>
        </w:r>
        <w:r w:rsidRPr="00820762">
          <w:t xml:space="preserve"> thành công</w:t>
        </w:r>
        <w:r>
          <w:t>:</w:t>
        </w:r>
      </w:ins>
    </w:p>
    <w:p w:rsidR="00623E62" w:rsidP="00623E62" w:rsidRDefault="00623E62" w14:paraId="2F96E162" w14:textId="77777777">
      <w:pPr>
        <w:pStyle w:val="FirstLevelBullet"/>
        <w:numPr>
          <w:ilvl w:val="0"/>
          <w:numId w:val="0"/>
        </w:numPr>
        <w:ind w:left="1080"/>
        <w:rPr>
          <w:ins w:author="toantk" w:date="2022-07-27T11:05:00Z" w:id="3343"/>
        </w:rPr>
      </w:pPr>
      <w:ins w:author="toantk" w:date="2022-07-27T11:05:00Z" w:id="3344">
        <w:r>
          <w:t>{</w:t>
        </w:r>
      </w:ins>
    </w:p>
    <w:p w:rsidR="00623E62" w:rsidP="00623E62" w:rsidRDefault="00623E62" w14:paraId="4A51307C" w14:textId="77777777">
      <w:pPr>
        <w:pStyle w:val="FirstLevelBullet"/>
        <w:numPr>
          <w:ilvl w:val="0"/>
          <w:numId w:val="0"/>
        </w:numPr>
        <w:ind w:left="1080"/>
        <w:rPr>
          <w:ins w:author="toantk" w:date="2022-07-27T11:05:00Z" w:id="3345"/>
        </w:rPr>
      </w:pPr>
      <w:ins w:author="toantk" w:date="2022-07-27T11:05:00Z" w:id="3346">
        <w:r>
          <w:t>"status": &lt;ErrorCode&gt;,</w:t>
        </w:r>
      </w:ins>
    </w:p>
    <w:p w:rsidR="00623E62" w:rsidP="00623E62" w:rsidRDefault="00623E62" w14:paraId="27BDF49E" w14:textId="77777777">
      <w:pPr>
        <w:pStyle w:val="FirstLevelBullet"/>
        <w:numPr>
          <w:ilvl w:val="0"/>
          <w:numId w:val="0"/>
        </w:numPr>
        <w:ind w:left="1080"/>
        <w:rPr>
          <w:ins w:author="toantk" w:date="2022-07-27T11:05:00Z" w:id="3347"/>
        </w:rPr>
      </w:pPr>
      <w:ins w:author="toantk" w:date="2022-07-27T11:05:00Z" w:id="3348">
        <w:r>
          <w:t>“message”: “&lt;message&gt;”,</w:t>
        </w:r>
      </w:ins>
    </w:p>
    <w:p w:rsidR="00623E62" w:rsidP="00623E62" w:rsidRDefault="00623E62" w14:paraId="3D5E16A2" w14:textId="240C606B">
      <w:pPr>
        <w:pStyle w:val="FirstLevelBullet"/>
        <w:numPr>
          <w:ilvl w:val="0"/>
          <w:numId w:val="0"/>
        </w:numPr>
        <w:ind w:left="1080"/>
        <w:rPr>
          <w:ins w:author="toantk" w:date="2022-07-27T11:05:00Z" w:id="3349"/>
        </w:rPr>
      </w:pPr>
      <w:ins w:author="toantk" w:date="2022-07-27T11:05:00Z" w:id="3350">
        <w:r>
          <w:t xml:space="preserve">“requestId” : </w:t>
        </w:r>
      </w:ins>
      <w:r w:rsidR="003E0981">
        <w:t>&lt;requestId&gt;</w:t>
      </w:r>
      <w:ins w:author="toantk" w:date="2022-07-27T11:05:00Z" w:id="3351">
        <w:r>
          <w:t>,</w:t>
        </w:r>
      </w:ins>
    </w:p>
    <w:p w:rsidR="00623E62" w:rsidP="00623E62" w:rsidRDefault="00623E62" w14:paraId="5D971865" w14:textId="77777777">
      <w:pPr>
        <w:pStyle w:val="FirstLevelBullet"/>
        <w:numPr>
          <w:ilvl w:val="0"/>
          <w:numId w:val="0"/>
        </w:numPr>
        <w:ind w:left="1080"/>
        <w:rPr>
          <w:ins w:author="toantk" w:date="2022-07-27T11:05:00Z" w:id="3352"/>
        </w:rPr>
      </w:pPr>
      <w:ins w:author="toantk" w:date="2022-07-27T11:05:00Z" w:id="3353">
        <w:r>
          <w:t>"data": {</w:t>
        </w:r>
      </w:ins>
    </w:p>
    <w:p w:rsidR="00623E62" w:rsidP="00623E62" w:rsidRDefault="00623E62" w14:paraId="0F189409" w14:textId="77777777">
      <w:pPr>
        <w:pStyle w:val="FirstLevelBullet"/>
        <w:numPr>
          <w:ilvl w:val="0"/>
          <w:numId w:val="0"/>
        </w:numPr>
        <w:ind w:left="1080"/>
        <w:rPr>
          <w:ins w:author="toantk" w:date="2022-07-27T11:05:00Z" w:id="3354"/>
        </w:rPr>
      </w:pPr>
      <w:ins w:author="toantk" w:date="2022-07-27T11:05:00Z" w:id="3355">
        <w:r>
          <w:t>}</w:t>
        </w:r>
      </w:ins>
    </w:p>
    <w:p w:rsidR="00623E62" w:rsidP="00623E62" w:rsidRDefault="00623E62" w14:paraId="3CF3CC06" w14:textId="0EC6ECE2">
      <w:pPr>
        <w:pStyle w:val="FirstLevelBullet"/>
        <w:numPr>
          <w:ilvl w:val="0"/>
          <w:numId w:val="0"/>
        </w:numPr>
        <w:ind w:left="1080"/>
        <w:rPr>
          <w:ins w:author="toantk" w:date="2022-07-27T11:08:00Z" w:id="3356"/>
        </w:rPr>
      </w:pPr>
      <w:ins w:author="toantk" w:date="2022-07-27T11:05:00Z" w:id="3357">
        <w:r>
          <w:t>}</w:t>
        </w:r>
      </w:ins>
    </w:p>
    <w:p w:rsidR="00623E62" w:rsidP="00623E62" w:rsidRDefault="00623E62" w14:paraId="007A5047" w14:textId="77777777">
      <w:pPr>
        <w:pStyle w:val="FirstLevelBullet"/>
        <w:numPr>
          <w:ilvl w:val="0"/>
          <w:numId w:val="0"/>
        </w:numPr>
        <w:ind w:left="1080"/>
        <w:rPr>
          <w:ins w:author="toantk" w:date="2022-07-27T11:05:00Z" w:id="3358"/>
        </w:rPr>
      </w:pPr>
    </w:p>
    <w:p w:rsidR="00623E62" w:rsidRDefault="00623E62" w14:paraId="67E3529D" w14:textId="67D9E617">
      <w:pPr>
        <w:pStyle w:val="Caption"/>
        <w:keepNext/>
        <w:rPr>
          <w:ins w:author="toantk" w:date="2022-07-27T11:10:00Z" w:id="3359"/>
        </w:rPr>
        <w:pPrChange w:author="toantk" w:date="2022-07-27T11:10:00Z" w:id="3360">
          <w:pPr/>
        </w:pPrChange>
      </w:pPr>
      <w:bookmarkStart w:name="_Toc110529154" w:id="3361"/>
      <w:ins w:author="toantk" w:date="2022-07-27T11:10:00Z" w:id="3362">
        <w:r>
          <w:t xml:space="preserve">Bảng </w:t>
        </w:r>
      </w:ins>
      <w:ins w:author="toantk" w:date="2022-08-04T17:50:00Z" w:id="3363">
        <w:r w:rsidR="0035117C">
          <w:fldChar w:fldCharType="begin"/>
        </w:r>
        <w:r w:rsidR="0035117C">
          <w:instrText xml:space="preserve"> STYLEREF 1 \s </w:instrText>
        </w:r>
      </w:ins>
      <w:r w:rsidR="0035117C">
        <w:fldChar w:fldCharType="separate"/>
      </w:r>
      <w:r w:rsidR="00533729">
        <w:rPr>
          <w:noProof/>
        </w:rPr>
        <w:t>7</w:t>
      </w:r>
      <w:ins w:author="toantk" w:date="2022-08-04T17:50:00Z" w:id="3364">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5</w:t>
      </w:r>
      <w:ins w:author="toantk" w:date="2022-08-04T17:50:00Z" w:id="3365">
        <w:r w:rsidR="0035117C">
          <w:fldChar w:fldCharType="end"/>
        </w:r>
      </w:ins>
      <w:ins w:author="Tran Khanh Toan" w:date="2022-08-04T09:32:00Z" w:id="3366">
        <w:del w:author="toantk" w:date="2022-08-04T17:50:00Z" w:id="3367">
          <w:r w:rsidDel="0035117C" w:rsidR="00F227FB">
            <w:fldChar w:fldCharType="begin"/>
          </w:r>
          <w:r w:rsidDel="0035117C" w:rsidR="00F227FB">
            <w:delInstrText xml:space="preserve"> STYLEREF 1 \s </w:delInstrText>
          </w:r>
        </w:del>
      </w:ins>
      <w:del w:author="toantk" w:date="2022-08-04T17:50:00Z" w:id="3368">
        <w:r w:rsidDel="0035117C" w:rsidR="00F227FB">
          <w:fldChar w:fldCharType="separate"/>
        </w:r>
        <w:r w:rsidDel="0035117C" w:rsidR="00F227FB">
          <w:rPr>
            <w:noProof/>
          </w:rPr>
          <w:delText>7</w:delText>
        </w:r>
      </w:del>
      <w:ins w:author="Tran Khanh Toan" w:date="2022-08-04T09:32:00Z" w:id="3369">
        <w:del w:author="toantk" w:date="2022-08-04T17:50:00Z" w:id="3370">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3371">
        <w:r w:rsidDel="0035117C" w:rsidR="00F227FB">
          <w:fldChar w:fldCharType="separate"/>
        </w:r>
      </w:del>
      <w:ins w:author="Tran Khanh Toan" w:date="2022-08-04T09:32:00Z" w:id="3372">
        <w:del w:author="toantk" w:date="2022-08-04T17:50:00Z" w:id="3373">
          <w:r w:rsidDel="0035117C" w:rsidR="00F227FB">
            <w:rPr>
              <w:noProof/>
            </w:rPr>
            <w:delText>5</w:delText>
          </w:r>
          <w:r w:rsidDel="0035117C" w:rsidR="00F227FB">
            <w:fldChar w:fldCharType="end"/>
          </w:r>
        </w:del>
      </w:ins>
      <w:ins w:author="toantk" w:date="2022-07-28T09:18:00Z" w:id="3374">
        <w:del w:author="Tran Khanh Toan" w:date="2022-08-03T15:31:00Z" w:id="3375">
          <w:r w:rsidDel="0087204C" w:rsidR="005A0D0F">
            <w:fldChar w:fldCharType="begin"/>
          </w:r>
          <w:r w:rsidDel="0087204C" w:rsidR="005A0D0F">
            <w:delInstrText xml:space="preserve"> STYLEREF 1 \s </w:delInstrText>
          </w:r>
        </w:del>
      </w:ins>
      <w:del w:author="Tran Khanh Toan" w:date="2022-08-03T15:31:00Z" w:id="3376">
        <w:r w:rsidDel="0087204C" w:rsidR="005A0D0F">
          <w:fldChar w:fldCharType="separate"/>
        </w:r>
        <w:r w:rsidDel="0087204C" w:rsidR="005A0D0F">
          <w:rPr>
            <w:noProof/>
          </w:rPr>
          <w:delText>7</w:delText>
        </w:r>
      </w:del>
      <w:ins w:author="toantk" w:date="2022-07-28T09:18:00Z" w:id="3377">
        <w:del w:author="Tran Khanh Toan" w:date="2022-08-03T15:31:00Z" w:id="3378">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3379">
        <w:r w:rsidDel="0087204C" w:rsidR="005A0D0F">
          <w:fldChar w:fldCharType="separate"/>
        </w:r>
      </w:del>
      <w:ins w:author="toantk" w:date="2022-07-28T09:18:00Z" w:id="3380">
        <w:del w:author="Tran Khanh Toan" w:date="2022-08-03T15:31:00Z" w:id="3381">
          <w:r w:rsidDel="0087204C" w:rsidR="005A0D0F">
            <w:rPr>
              <w:noProof/>
            </w:rPr>
            <w:delText>5</w:delText>
          </w:r>
          <w:r w:rsidDel="0087204C" w:rsidR="005A0D0F">
            <w:fldChar w:fldCharType="end"/>
          </w:r>
        </w:del>
      </w:ins>
      <w:ins w:author="toantk" w:date="2022-07-27T11:10:00Z" w:id="3382">
        <w:r>
          <w:t xml:space="preserve"> Bảng tham số </w:t>
        </w:r>
      </w:ins>
      <w:ins w:author="toantk" w:date="2022-07-27T11:11:00Z" w:id="3383">
        <w:r>
          <w:t>trong luồng điều khiển lấy thông tin cấu hình OLT Model hiện tại trên thiết bị</w:t>
        </w:r>
      </w:ins>
      <w:bookmarkEnd w:id="3361"/>
    </w:p>
    <w:tbl>
      <w:tblPr>
        <w:tblStyle w:val="TableGrid"/>
        <w:tblW w:w="0" w:type="auto"/>
        <w:tblInd w:w="175" w:type="dxa"/>
        <w:tblLook w:val="04A0" w:firstRow="1" w:lastRow="0" w:firstColumn="1" w:lastColumn="0" w:noHBand="0" w:noVBand="1"/>
      </w:tblPr>
      <w:tblGrid>
        <w:gridCol w:w="900"/>
        <w:gridCol w:w="1800"/>
        <w:gridCol w:w="2096"/>
        <w:gridCol w:w="964"/>
        <w:gridCol w:w="1872"/>
        <w:gridCol w:w="1418"/>
      </w:tblGrid>
      <w:tr w:rsidR="00623E62" w:rsidTr="00DF3D0D" w14:paraId="6366A0C9" w14:textId="77777777">
        <w:trPr>
          <w:ins w:author="toantk" w:date="2022-07-27T11:07:00Z" w:id="3384"/>
        </w:trPr>
        <w:tc>
          <w:tcPr>
            <w:tcW w:w="900" w:type="dxa"/>
          </w:tcPr>
          <w:p w:rsidR="00623E62" w:rsidP="00DF3D0D" w:rsidRDefault="00623E62" w14:paraId="0C206792" w14:textId="77777777">
            <w:pPr>
              <w:pStyle w:val="ListParagraph"/>
              <w:ind w:left="0"/>
              <w:rPr>
                <w:ins w:author="toantk" w:date="2022-07-27T11:07:00Z" w:id="3385"/>
                <w:b/>
                <w:bCs/>
              </w:rPr>
            </w:pPr>
            <w:ins w:author="toantk" w:date="2022-07-27T11:07:00Z" w:id="3386">
              <w:r>
                <w:rPr>
                  <w:b/>
                  <w:bCs/>
                </w:rPr>
                <w:t>STT</w:t>
              </w:r>
            </w:ins>
          </w:p>
        </w:tc>
        <w:tc>
          <w:tcPr>
            <w:tcW w:w="1800" w:type="dxa"/>
          </w:tcPr>
          <w:p w:rsidR="00623E62" w:rsidP="00DF3D0D" w:rsidRDefault="00623E62" w14:paraId="523200B6" w14:textId="77777777">
            <w:pPr>
              <w:pStyle w:val="ListParagraph"/>
              <w:ind w:left="0"/>
              <w:rPr>
                <w:ins w:author="toantk" w:date="2022-07-27T11:07:00Z" w:id="3387"/>
                <w:b/>
                <w:bCs/>
              </w:rPr>
            </w:pPr>
            <w:ins w:author="toantk" w:date="2022-07-27T11:07:00Z" w:id="3388">
              <w:r>
                <w:rPr>
                  <w:b/>
                  <w:bCs/>
                </w:rPr>
                <w:t>Tham số</w:t>
              </w:r>
            </w:ins>
          </w:p>
        </w:tc>
        <w:tc>
          <w:tcPr>
            <w:tcW w:w="2096" w:type="dxa"/>
          </w:tcPr>
          <w:p w:rsidR="00623E62" w:rsidP="00DF3D0D" w:rsidRDefault="00623E62" w14:paraId="63523A8E" w14:textId="77777777">
            <w:pPr>
              <w:pStyle w:val="ListParagraph"/>
              <w:ind w:left="0"/>
              <w:rPr>
                <w:ins w:author="toantk" w:date="2022-07-27T11:07:00Z" w:id="3389"/>
                <w:b/>
                <w:bCs/>
              </w:rPr>
            </w:pPr>
            <w:ins w:author="toantk" w:date="2022-07-27T11:07:00Z" w:id="3390">
              <w:r>
                <w:rPr>
                  <w:b/>
                  <w:bCs/>
                </w:rPr>
                <w:t>Mô tả</w:t>
              </w:r>
            </w:ins>
          </w:p>
        </w:tc>
        <w:tc>
          <w:tcPr>
            <w:tcW w:w="964" w:type="dxa"/>
          </w:tcPr>
          <w:p w:rsidR="00623E62" w:rsidP="00DF3D0D" w:rsidRDefault="00623E62" w14:paraId="649D3DC3" w14:textId="77777777">
            <w:pPr>
              <w:pStyle w:val="ListParagraph"/>
              <w:ind w:left="0"/>
              <w:rPr>
                <w:ins w:author="toantk" w:date="2022-07-27T11:07:00Z" w:id="3391"/>
                <w:b/>
                <w:bCs/>
              </w:rPr>
            </w:pPr>
            <w:ins w:author="toantk" w:date="2022-07-27T11:07:00Z" w:id="3392">
              <w:r>
                <w:rPr>
                  <w:b/>
                  <w:bCs/>
                </w:rPr>
                <w:t>Kiểu</w:t>
              </w:r>
            </w:ins>
          </w:p>
        </w:tc>
        <w:tc>
          <w:tcPr>
            <w:tcW w:w="1872" w:type="dxa"/>
          </w:tcPr>
          <w:p w:rsidR="00623E62" w:rsidP="00DF3D0D" w:rsidRDefault="00623E62" w14:paraId="7F575C6B" w14:textId="77777777">
            <w:pPr>
              <w:pStyle w:val="ListParagraph"/>
              <w:ind w:left="0"/>
              <w:rPr>
                <w:ins w:author="toantk" w:date="2022-07-27T11:07:00Z" w:id="3393"/>
                <w:b/>
                <w:bCs/>
              </w:rPr>
            </w:pPr>
            <w:ins w:author="toantk" w:date="2022-07-27T11:07:00Z" w:id="3394">
              <w:r>
                <w:rPr>
                  <w:b/>
                  <w:bCs/>
                </w:rPr>
                <w:t>Giá trị</w:t>
              </w:r>
            </w:ins>
          </w:p>
        </w:tc>
        <w:tc>
          <w:tcPr>
            <w:tcW w:w="1418" w:type="dxa"/>
          </w:tcPr>
          <w:p w:rsidR="00623E62" w:rsidP="00DF3D0D" w:rsidRDefault="00623E62" w14:paraId="55817B5E" w14:textId="77777777">
            <w:pPr>
              <w:pStyle w:val="ListParagraph"/>
              <w:ind w:left="0"/>
              <w:rPr>
                <w:ins w:author="toantk" w:date="2022-07-27T11:07:00Z" w:id="3395"/>
                <w:b/>
                <w:bCs/>
              </w:rPr>
            </w:pPr>
            <w:ins w:author="toantk" w:date="2022-07-27T11:07:00Z" w:id="3396">
              <w:r>
                <w:rPr>
                  <w:b/>
                  <w:bCs/>
                </w:rPr>
                <w:t>Json Key</w:t>
              </w:r>
            </w:ins>
          </w:p>
        </w:tc>
      </w:tr>
      <w:tr w:rsidR="00623E62" w:rsidTr="00DF3D0D" w14:paraId="64EF19C6" w14:textId="77777777">
        <w:trPr>
          <w:ins w:author="toantk" w:date="2022-07-27T11:07:00Z" w:id="3397"/>
        </w:trPr>
        <w:tc>
          <w:tcPr>
            <w:tcW w:w="900" w:type="dxa"/>
          </w:tcPr>
          <w:p w:rsidRPr="00020A9F" w:rsidR="00623E62" w:rsidP="00DF3D0D" w:rsidRDefault="00623E62" w14:paraId="73331E7A" w14:textId="77777777">
            <w:pPr>
              <w:pStyle w:val="ListParagraph"/>
              <w:ind w:left="0"/>
              <w:rPr>
                <w:ins w:author="toantk" w:date="2022-07-27T11:07:00Z" w:id="3398"/>
              </w:rPr>
            </w:pPr>
            <w:ins w:author="toantk" w:date="2022-07-27T11:07:00Z" w:id="3399">
              <w:r w:rsidRPr="00020A9F">
                <w:t>1</w:t>
              </w:r>
            </w:ins>
          </w:p>
        </w:tc>
        <w:tc>
          <w:tcPr>
            <w:tcW w:w="1800" w:type="dxa"/>
          </w:tcPr>
          <w:p w:rsidRPr="00020A9F" w:rsidR="00623E62" w:rsidP="00DF3D0D" w:rsidRDefault="00623E62" w14:paraId="0B2517E6" w14:textId="218878AF">
            <w:pPr>
              <w:pStyle w:val="ListParagraph"/>
              <w:ind w:left="0"/>
              <w:rPr>
                <w:ins w:author="toantk" w:date="2022-07-27T11:07:00Z" w:id="3400"/>
              </w:rPr>
            </w:pPr>
            <w:ins w:author="toantk" w:date="2022-07-27T11:07:00Z" w:id="3401">
              <w:r>
                <w:t>OLT Model</w:t>
              </w:r>
            </w:ins>
          </w:p>
        </w:tc>
        <w:tc>
          <w:tcPr>
            <w:tcW w:w="2096" w:type="dxa"/>
          </w:tcPr>
          <w:p w:rsidRPr="00020A9F" w:rsidR="00623E62" w:rsidRDefault="00623E62" w14:paraId="2912837C" w14:textId="327A91FB">
            <w:pPr>
              <w:pStyle w:val="ListParagraph"/>
              <w:ind w:left="0"/>
              <w:rPr>
                <w:ins w:author="toantk" w:date="2022-07-27T11:07:00Z" w:id="3402"/>
              </w:rPr>
            </w:pPr>
            <w:ins w:author="toantk" w:date="2022-07-27T11:08:00Z" w:id="3403">
              <w:r>
                <w:t>Thông tin OLT Model được lựa chọn hiện tại</w:t>
              </w:r>
            </w:ins>
            <w:ins w:author="toantk" w:date="2022-07-27T11:09:00Z" w:id="3404">
              <w:r>
                <w:t xml:space="preserve">. Với OLT model được lựa chọn, ONT sẽ sử dụng OMCI Model tương ứng để thực hiện đồng bộ với </w:t>
              </w:r>
            </w:ins>
            <w:ins w:author="toantk" w:date="2022-07-27T11:10:00Z" w:id="3405">
              <w:r>
                <w:t>OLT.</w:t>
              </w:r>
            </w:ins>
          </w:p>
        </w:tc>
        <w:tc>
          <w:tcPr>
            <w:tcW w:w="964" w:type="dxa"/>
          </w:tcPr>
          <w:p w:rsidRPr="00020A9F" w:rsidR="00623E62" w:rsidP="00DF3D0D" w:rsidRDefault="00623E62" w14:paraId="464AF6FA" w14:textId="77777777">
            <w:pPr>
              <w:pStyle w:val="ListParagraph"/>
              <w:ind w:left="0"/>
              <w:rPr>
                <w:ins w:author="toantk" w:date="2022-07-27T11:07:00Z" w:id="3406"/>
              </w:rPr>
            </w:pPr>
            <w:ins w:author="toantk" w:date="2022-07-27T11:07:00Z" w:id="3407">
              <w:r>
                <w:t>string</w:t>
              </w:r>
            </w:ins>
          </w:p>
        </w:tc>
        <w:tc>
          <w:tcPr>
            <w:tcW w:w="1872" w:type="dxa"/>
          </w:tcPr>
          <w:p w:rsidR="00623E62" w:rsidP="00DF3D0D" w:rsidRDefault="00623E62" w14:paraId="0DDF51F5" w14:textId="77777777">
            <w:pPr>
              <w:pStyle w:val="ListParagraph"/>
              <w:ind w:left="0"/>
              <w:rPr>
                <w:ins w:author="toantk" w:date="2022-07-27T11:08:00Z" w:id="3408"/>
              </w:rPr>
            </w:pPr>
            <w:ins w:author="toantk" w:date="2022-07-27T11:08:00Z" w:id="3409">
              <w:r>
                <w:t>Auto</w:t>
              </w:r>
            </w:ins>
          </w:p>
          <w:p w:rsidR="00623E62" w:rsidP="00DF3D0D" w:rsidRDefault="00623E62" w14:paraId="18C48592" w14:textId="77777777">
            <w:pPr>
              <w:pStyle w:val="ListParagraph"/>
              <w:ind w:left="0"/>
              <w:rPr>
                <w:ins w:author="toantk" w:date="2022-07-27T11:08:00Z" w:id="3410"/>
              </w:rPr>
            </w:pPr>
            <w:ins w:author="toantk" w:date="2022-07-27T11:08:00Z" w:id="3411">
              <w:r>
                <w:t>Nokia</w:t>
              </w:r>
            </w:ins>
          </w:p>
          <w:p w:rsidR="00623E62" w:rsidP="00DF3D0D" w:rsidRDefault="00623E62" w14:paraId="7B66A8C2" w14:textId="77777777">
            <w:pPr>
              <w:pStyle w:val="ListParagraph"/>
              <w:ind w:left="0"/>
              <w:rPr>
                <w:ins w:author="toantk" w:date="2022-07-27T11:08:00Z" w:id="3412"/>
              </w:rPr>
            </w:pPr>
            <w:ins w:author="toantk" w:date="2022-07-27T11:08:00Z" w:id="3413">
              <w:r>
                <w:t>Huawei</w:t>
              </w:r>
            </w:ins>
          </w:p>
          <w:p w:rsidRPr="00020A9F" w:rsidR="00623E62" w:rsidP="00DF3D0D" w:rsidRDefault="00A51C8C" w14:paraId="400458AF" w14:textId="025EBD6E">
            <w:pPr>
              <w:pStyle w:val="ListParagraph"/>
              <w:ind w:left="0"/>
              <w:rPr>
                <w:ins w:author="toantk" w:date="2022-07-27T11:07:00Z" w:id="3414"/>
              </w:rPr>
            </w:pPr>
            <w:ins w:author="toantk" w:date="2022-07-27T11:08:00Z" w:id="3415">
              <w:r>
                <w:t>ZTE</w:t>
              </w:r>
            </w:ins>
          </w:p>
        </w:tc>
        <w:tc>
          <w:tcPr>
            <w:tcW w:w="1418" w:type="dxa"/>
          </w:tcPr>
          <w:p w:rsidRPr="00020A9F" w:rsidR="00623E62" w:rsidP="00DF3D0D" w:rsidRDefault="00623E62" w14:paraId="01CB0799" w14:textId="7968D63A">
            <w:pPr>
              <w:pStyle w:val="ListParagraph"/>
              <w:ind w:left="0"/>
              <w:rPr>
                <w:ins w:author="toantk" w:date="2022-07-27T11:07:00Z" w:id="3416"/>
              </w:rPr>
            </w:pPr>
            <w:ins w:author="toantk" w:date="2022-07-27T11:08:00Z" w:id="3417">
              <w:r>
                <w:t>oltModel</w:t>
              </w:r>
            </w:ins>
          </w:p>
        </w:tc>
      </w:tr>
    </w:tbl>
    <w:p w:rsidR="0090106F" w:rsidRDefault="0090106F" w14:paraId="0C75B50F" w14:textId="69721446">
      <w:pPr>
        <w:rPr>
          <w:ins w:author="toantk" w:date="2022-07-27T11:17:00Z" w:id="3418"/>
          <w:highlight w:val="green"/>
        </w:rPr>
        <w:pPrChange w:author="toantk" w:date="2022-07-27T11:04:00Z" w:id="3419">
          <w:pPr>
            <w:pStyle w:val="Heading2"/>
          </w:pPr>
        </w:pPrChange>
      </w:pPr>
    </w:p>
    <w:p w:rsidR="00DF3D0D" w:rsidP="00DF3D0D" w:rsidRDefault="00DF3D0D" w14:paraId="7ECF9F77" w14:textId="01A1FB52">
      <w:pPr>
        <w:pStyle w:val="Heading3"/>
        <w:rPr>
          <w:ins w:author="toantk" w:date="2022-07-27T11:17:00Z" w:id="3420"/>
        </w:rPr>
      </w:pPr>
      <w:bookmarkStart w:name="_Toc111217595" w:id="3421"/>
      <w:ins w:author="toantk" w:date="2022-07-27T11:17:00Z" w:id="3422">
        <w:r>
          <w:t xml:space="preserve">Usecase – Điều khiển thay đổi cấu hình </w:t>
        </w:r>
      </w:ins>
      <w:ins w:author="toantk" w:date="2022-07-27T11:18:00Z" w:id="3423">
        <w:r>
          <w:t>OLT Model</w:t>
        </w:r>
      </w:ins>
      <w:bookmarkEnd w:id="3421"/>
      <w:ins w:author="toantk" w:date="2022-07-27T11:17:00Z" w:id="3424">
        <w:r>
          <w:t xml:space="preserve"> </w:t>
        </w:r>
      </w:ins>
    </w:p>
    <w:tbl>
      <w:tblPr>
        <w:tblStyle w:val="TableGrid"/>
        <w:tblW w:w="0" w:type="auto"/>
        <w:tblLook w:val="04A0" w:firstRow="1" w:lastRow="0" w:firstColumn="1" w:lastColumn="0" w:noHBand="0" w:noVBand="1"/>
      </w:tblPr>
      <w:tblGrid>
        <w:gridCol w:w="1885"/>
        <w:gridCol w:w="7340"/>
      </w:tblGrid>
      <w:tr w:rsidR="00DF3D0D" w:rsidTr="2ADD6C4A" w14:paraId="3C1C0A58" w14:textId="77777777">
        <w:trPr>
          <w:ins w:author="toantk" w:date="2022-07-27T11:17:00Z" w:id="967306671"/>
        </w:trPr>
        <w:tc>
          <w:tcPr>
            <w:tcW w:w="1885" w:type="dxa"/>
            <w:tcMar/>
          </w:tcPr>
          <w:p w:rsidR="00DF3D0D" w:rsidP="00DF3D0D" w:rsidRDefault="00DF3D0D" w14:paraId="7E2590A3" w14:textId="77777777">
            <w:pPr>
              <w:rPr>
                <w:ins w:author="toantk" w:date="2022-07-27T11:17:00Z" w:id="3426"/>
              </w:rPr>
            </w:pPr>
            <w:ins w:author="toantk" w:date="2022-07-27T11:17:00Z" w:id="3427">
              <w:r>
                <w:t>ID</w:t>
              </w:r>
            </w:ins>
          </w:p>
        </w:tc>
        <w:tc>
          <w:tcPr>
            <w:tcW w:w="7340" w:type="dxa"/>
            <w:tcMar/>
          </w:tcPr>
          <w:p w:rsidR="00DF3D0D" w:rsidP="00DF3D0D" w:rsidRDefault="00DF3D0D" w14:paraId="022AB986" w14:textId="210A9E7E">
            <w:pPr>
              <w:rPr>
                <w:ins w:author="toantk" w:date="2022-07-27T11:17:00Z" w:id="3428"/>
              </w:rPr>
            </w:pPr>
            <w:ins w:author="toantk" w:date="2022-07-27T11:17:00Z" w:id="3429">
              <w:r>
                <w:t>UC-</w:t>
              </w:r>
            </w:ins>
            <w:ins w:author="toantk" w:date="2022-07-27T17:12:00Z" w:id="3430">
              <w:r w:rsidR="00B43F59">
                <w:t>11</w:t>
              </w:r>
            </w:ins>
          </w:p>
        </w:tc>
      </w:tr>
      <w:tr w:rsidR="00DF3D0D" w:rsidTr="2ADD6C4A" w14:paraId="3062095E" w14:textId="77777777">
        <w:trPr>
          <w:ins w:author="toantk" w:date="2022-07-27T11:17:00Z" w:id="1251915641"/>
        </w:trPr>
        <w:tc>
          <w:tcPr>
            <w:tcW w:w="1885" w:type="dxa"/>
            <w:tcMar/>
          </w:tcPr>
          <w:p w:rsidR="00DF3D0D" w:rsidP="00DF3D0D" w:rsidRDefault="00DF3D0D" w14:paraId="1AC5A272" w14:textId="77777777">
            <w:pPr>
              <w:rPr>
                <w:ins w:author="toantk" w:date="2022-07-27T11:17:00Z" w:id="3432"/>
              </w:rPr>
            </w:pPr>
            <w:ins w:author="toantk" w:date="2022-07-27T11:17:00Z" w:id="3433">
              <w:r>
                <w:t>Name</w:t>
              </w:r>
            </w:ins>
          </w:p>
        </w:tc>
        <w:tc>
          <w:tcPr>
            <w:tcW w:w="7340" w:type="dxa"/>
            <w:tcMar/>
          </w:tcPr>
          <w:p w:rsidR="00DF3D0D" w:rsidRDefault="00DF3D0D" w14:paraId="2AF5BD0B" w14:textId="7C28718F">
            <w:pPr>
              <w:rPr>
                <w:ins w:author="toantk" w:date="2022-07-27T11:17:00Z" w:id="3434"/>
              </w:rPr>
            </w:pPr>
            <w:ins w:author="toantk" w:date="2022-07-27T11:17:00Z" w:id="3435">
              <w:r>
                <w:t xml:space="preserve">Điều khiển thay đổi cấu hình </w:t>
              </w:r>
            </w:ins>
            <w:ins w:author="toantk" w:date="2022-07-27T11:18:00Z" w:id="3436">
              <w:r>
                <w:t>OLT Model</w:t>
              </w:r>
            </w:ins>
          </w:p>
        </w:tc>
      </w:tr>
      <w:tr w:rsidR="00DF3D0D" w:rsidTr="2ADD6C4A" w14:paraId="77B9A445" w14:textId="77777777">
        <w:trPr>
          <w:ins w:author="toantk" w:date="2022-07-27T11:17:00Z" w:id="1216283743"/>
        </w:trPr>
        <w:tc>
          <w:tcPr>
            <w:tcW w:w="1885" w:type="dxa"/>
            <w:tcMar/>
          </w:tcPr>
          <w:p w:rsidR="00DF3D0D" w:rsidP="00DF3D0D" w:rsidRDefault="00DF3D0D" w14:paraId="3C0E21BB" w14:textId="77777777">
            <w:pPr>
              <w:rPr>
                <w:ins w:author="toantk" w:date="2022-07-27T11:17:00Z" w:id="3438"/>
              </w:rPr>
            </w:pPr>
            <w:ins w:author="toantk" w:date="2022-07-27T11:17:00Z" w:id="3439">
              <w:r>
                <w:t>Description</w:t>
              </w:r>
            </w:ins>
          </w:p>
        </w:tc>
        <w:tc>
          <w:tcPr>
            <w:tcW w:w="7340" w:type="dxa"/>
            <w:tcMar/>
          </w:tcPr>
          <w:p w:rsidR="00DF3D0D" w:rsidP="00DF3D0D" w:rsidRDefault="00DF3D0D" w14:paraId="0530E0D3" w14:textId="097BCA89">
            <w:pPr>
              <w:pStyle w:val="FirstLevelBullet"/>
              <w:rPr>
                <w:ins w:author="toantk" w:date="2022-07-27T11:17:00Z" w:id="3440"/>
              </w:rPr>
            </w:pPr>
            <w:ins w:author="toantk" w:date="2022-07-27T11:17:00Z" w:id="3441">
              <w:r>
                <w:t xml:space="preserve">Mobile App gửi yêu cầu thay đổi thông tin cấu hình </w:t>
              </w:r>
            </w:ins>
            <w:ins w:author="toantk" w:date="2022-07-27T11:18:00Z" w:id="3442">
              <w:r>
                <w:t>OLT Model</w:t>
              </w:r>
            </w:ins>
            <w:ins w:author="toantk" w:date="2022-07-27T11:17:00Z" w:id="3443">
              <w:r>
                <w:t>.</w:t>
              </w:r>
            </w:ins>
          </w:p>
          <w:p w:rsidR="00DF3D0D" w:rsidP="00DF3D0D" w:rsidRDefault="6B5FBFDD" w14:paraId="3F2DA29E" w14:textId="77777777">
            <w:pPr>
              <w:pStyle w:val="FirstLevelBullet"/>
              <w:rPr>
                <w:ins w:author="toantk" w:date="2022-07-27T11:17:00Z" w:id="1676549169"/>
              </w:rPr>
            </w:pPr>
            <w:ins w:author="toantk" w:date="2022-07-27T11:17:00Z" w:id="1653556325">
              <w:r w:rsidR="31AA4D9A">
                <w:t xml:space="preserve">Mobile App thực hiện request với định dạng </w:t>
              </w:r>
              <w:r>
                <w:fldChar w:fldCharType="begin"/>
              </w:r>
              <w:r>
                <w:instrText xml:space="preserve"> HYPERLINK "https://&lt;ip&gt;:&lt;port&gt;/onelinkagent" </w:instrText>
              </w:r>
              <w:r>
                <w:fldChar w:fldCharType="separate"/>
              </w:r>
              <w:r w:rsidRPr="2ADD6C4A" w:rsidR="31AA4D9A">
                <w:rPr>
                  <w:rStyle w:val="Hyperlink"/>
                </w:rPr>
                <w:t>https://&lt;ip&gt;:&lt;port&gt;/onelinkagent</w:t>
              </w:r>
              <w:r>
                <w:fldChar w:fldCharType="end"/>
              </w:r>
              <w:r w:rsidR="31AA4D9A">
                <w:t xml:space="preserve"> với cookies đi kèm request được quy định trong mục 7.2.1</w:t>
              </w:r>
            </w:ins>
          </w:p>
          <w:p w:rsidR="00DF3D0D" w:rsidP="00DF3D0D" w:rsidRDefault="00DF3D0D" w14:paraId="54C4686E" w14:textId="40B47D3E">
            <w:pPr>
              <w:pStyle w:val="FirstLevelBullet"/>
              <w:rPr>
                <w:ins w:author="toantk" w:date="2022-07-27T11:17:00Z" w:id="3446"/>
              </w:rPr>
            </w:pPr>
            <w:ins w:author="toantk" w:date="2022-07-27T11:17:00Z" w:id="3447">
              <w:r>
                <w:t xml:space="preserve">ONT nhận yêu cầu và xử lý thay đổi cấu hình </w:t>
              </w:r>
            </w:ins>
            <w:ins w:author="toantk" w:date="2022-07-27T11:18:00Z" w:id="3448">
              <w:r>
                <w:t>OLT Model</w:t>
              </w:r>
            </w:ins>
            <w:ins w:author="toantk" w:date="2022-07-27T11:17:00Z" w:id="3449">
              <w:r>
                <w:t>.</w:t>
              </w:r>
            </w:ins>
          </w:p>
          <w:p w:rsidR="00DF3D0D" w:rsidP="00DF3D0D" w:rsidRDefault="00DF3D0D" w14:paraId="0DE7266C" w14:textId="77777777">
            <w:pPr>
              <w:pStyle w:val="FirstLevelBullet"/>
              <w:rPr>
                <w:ins w:author="toantk" w:date="2022-07-27T11:17:00Z" w:id="3450"/>
              </w:rPr>
            </w:pPr>
            <w:ins w:author="toantk" w:date="2022-07-27T11:17:00Z" w:id="3451">
              <w:r>
                <w:t>ONT gửi lại phản hồi thay đổi thông tin cấu hình thành công hay thất bại.</w:t>
              </w:r>
            </w:ins>
          </w:p>
        </w:tc>
      </w:tr>
      <w:tr w:rsidR="00DF3D0D" w:rsidTr="2ADD6C4A" w14:paraId="4961DD7F" w14:textId="77777777">
        <w:trPr>
          <w:ins w:author="toantk" w:date="2022-07-27T11:17:00Z" w:id="1121046232"/>
        </w:trPr>
        <w:tc>
          <w:tcPr>
            <w:tcW w:w="1885" w:type="dxa"/>
            <w:tcMar/>
          </w:tcPr>
          <w:p w:rsidR="00DF3D0D" w:rsidP="00DF3D0D" w:rsidRDefault="00DF3D0D" w14:paraId="27DFDD42" w14:textId="77777777">
            <w:pPr>
              <w:rPr>
                <w:ins w:author="toantk" w:date="2022-07-27T11:17:00Z" w:id="3453"/>
              </w:rPr>
            </w:pPr>
            <w:ins w:author="toantk" w:date="2022-07-27T11:17:00Z" w:id="3454">
              <w:r>
                <w:lastRenderedPageBreak/>
                <w:t>Actor</w:t>
              </w:r>
            </w:ins>
          </w:p>
        </w:tc>
        <w:tc>
          <w:tcPr>
            <w:tcW w:w="7340" w:type="dxa"/>
            <w:tcMar/>
          </w:tcPr>
          <w:p w:rsidR="00DF3D0D" w:rsidP="00DF3D0D" w:rsidRDefault="00DF3D0D" w14:paraId="5237FFEC" w14:textId="77777777">
            <w:pPr>
              <w:rPr>
                <w:ins w:author="toantk" w:date="2022-07-27T11:17:00Z" w:id="3455"/>
              </w:rPr>
            </w:pPr>
            <w:ins w:author="toantk" w:date="2022-07-27T11:17:00Z" w:id="3456">
              <w:r>
                <w:t>Admin</w:t>
              </w:r>
            </w:ins>
          </w:p>
        </w:tc>
      </w:tr>
      <w:tr w:rsidR="00DF3D0D" w:rsidTr="2ADD6C4A" w14:paraId="43A29061" w14:textId="77777777">
        <w:trPr>
          <w:ins w:author="toantk" w:date="2022-07-27T11:17:00Z" w:id="1379162271"/>
        </w:trPr>
        <w:tc>
          <w:tcPr>
            <w:tcW w:w="1885" w:type="dxa"/>
            <w:tcMar/>
          </w:tcPr>
          <w:p w:rsidR="00DF3D0D" w:rsidP="00DF3D0D" w:rsidRDefault="00DF3D0D" w14:paraId="4A7B2608" w14:textId="77777777">
            <w:pPr>
              <w:rPr>
                <w:ins w:author="toantk" w:date="2022-07-27T11:17:00Z" w:id="3458"/>
              </w:rPr>
            </w:pPr>
            <w:ins w:author="toantk" w:date="2022-07-27T11:17:00Z" w:id="3459">
              <w:r>
                <w:t>Pre-condition</w:t>
              </w:r>
            </w:ins>
          </w:p>
        </w:tc>
        <w:tc>
          <w:tcPr>
            <w:tcW w:w="7340" w:type="dxa"/>
            <w:tcMar/>
          </w:tcPr>
          <w:p w:rsidR="00DF3D0D" w:rsidP="00DF3D0D" w:rsidRDefault="00DF3D0D" w14:paraId="716ED306" w14:textId="77777777">
            <w:pPr>
              <w:rPr>
                <w:ins w:author="toantk" w:date="2022-07-27T11:17:00Z" w:id="3460"/>
              </w:rPr>
            </w:pPr>
            <w:ins w:author="toantk" w:date="2022-07-27T11:17:00Z" w:id="3461">
              <w:r>
                <w:t>Thiết bị hoạt động bình thường, Mobile App đã đăng nhập thành công vào thiết bị và được cấp phiên truy nhập</w:t>
              </w:r>
            </w:ins>
          </w:p>
        </w:tc>
      </w:tr>
      <w:tr w:rsidR="00DF3D0D" w:rsidTr="2ADD6C4A" w14:paraId="38C78084" w14:textId="77777777">
        <w:trPr>
          <w:ins w:author="toantk" w:date="2022-07-27T11:17:00Z" w:id="1133410898"/>
        </w:trPr>
        <w:tc>
          <w:tcPr>
            <w:tcW w:w="1885" w:type="dxa"/>
            <w:tcMar/>
          </w:tcPr>
          <w:p w:rsidR="00DF3D0D" w:rsidP="00DF3D0D" w:rsidRDefault="00DF3D0D" w14:paraId="4E89B52D" w14:textId="77777777">
            <w:pPr>
              <w:rPr>
                <w:ins w:author="toantk" w:date="2022-07-27T11:17:00Z" w:id="3463"/>
              </w:rPr>
            </w:pPr>
            <w:ins w:author="toantk" w:date="2022-07-27T11:17:00Z" w:id="3464">
              <w:r>
                <w:t>Post-condition</w:t>
              </w:r>
            </w:ins>
          </w:p>
        </w:tc>
        <w:tc>
          <w:tcPr>
            <w:tcW w:w="7340" w:type="dxa"/>
            <w:tcMar/>
          </w:tcPr>
          <w:p w:rsidR="00DF3D0D" w:rsidP="00DF3D0D" w:rsidRDefault="00DF3D0D" w14:paraId="13F85452" w14:textId="77777777">
            <w:pPr>
              <w:rPr>
                <w:ins w:author="toantk" w:date="2022-07-27T11:17:00Z" w:id="3465"/>
              </w:rPr>
            </w:pPr>
            <w:ins w:author="toantk" w:date="2022-07-27T11:17:00Z" w:id="3466">
              <w:r>
                <w:t>Thiết bị phản hồi đầy đủ các thông tin cho Mobile App</w:t>
              </w:r>
            </w:ins>
          </w:p>
        </w:tc>
      </w:tr>
    </w:tbl>
    <w:p w:rsidRPr="00406720" w:rsidR="00DF3D0D" w:rsidP="00DF3D0D" w:rsidRDefault="00DF3D0D" w14:paraId="589A20AB" w14:textId="77777777">
      <w:pPr>
        <w:rPr>
          <w:ins w:author="toantk" w:date="2022-07-27T11:17:00Z" w:id="3467"/>
        </w:rPr>
      </w:pPr>
    </w:p>
    <w:p w:rsidR="00DF3D0D" w:rsidP="00DF3D0D" w:rsidRDefault="00DF3D0D" w14:paraId="2BE41C5C" w14:textId="77777777">
      <w:pPr>
        <w:rPr>
          <w:ins w:author="toantk" w:date="2022-07-27T11:17:00Z" w:id="3468"/>
          <w:b/>
          <w:bCs/>
        </w:rPr>
      </w:pPr>
      <w:ins w:author="toantk" w:date="2022-07-27T11:17:00Z" w:id="3469">
        <w:r w:rsidRPr="003C44BD">
          <w:rPr>
            <w:b/>
            <w:bCs/>
          </w:rPr>
          <w:t>Luồng dữ liệu:</w:t>
        </w:r>
      </w:ins>
    </w:p>
    <w:p w:rsidR="00DF3D0D" w:rsidRDefault="00DF3D0D" w14:paraId="141E8CC9" w14:textId="77777777">
      <w:pPr>
        <w:keepNext/>
        <w:jc w:val="center"/>
        <w:rPr>
          <w:ins w:author="toantk" w:date="2022-07-27T11:20:00Z" w:id="3470"/>
        </w:rPr>
        <w:pPrChange w:author="toantk" w:date="2022-07-27T11:20:00Z" w:id="3471">
          <w:pPr>
            <w:jc w:val="center"/>
          </w:pPr>
        </w:pPrChange>
      </w:pPr>
      <w:ins w:author="toantk" w:date="2022-07-27T11:19:00Z" w:id="3472">
        <w:r w:rsidRPr="00DF3D0D">
          <w:rPr>
            <w:noProof/>
          </w:rPr>
          <w:drawing>
            <wp:inline distT="0" distB="0" distL="0" distR="0" wp14:anchorId="39850574" wp14:editId="26A464F1">
              <wp:extent cx="5864225" cy="3387409"/>
              <wp:effectExtent l="0" t="0" r="3175" b="3810"/>
              <wp:docPr id="7" name="Picture 7" descr="C:\Users\toantk\Downloads\onelink-P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descr="C:\Users\toantk\Downloads\onelink-Page-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4225" cy="3387409"/>
                      </a:xfrm>
                      <a:prstGeom prst="rect">
                        <a:avLst/>
                      </a:prstGeom>
                      <a:noFill/>
                      <a:ln>
                        <a:noFill/>
                      </a:ln>
                    </pic:spPr>
                  </pic:pic>
                </a:graphicData>
              </a:graphic>
            </wp:inline>
          </w:drawing>
        </w:r>
      </w:ins>
    </w:p>
    <w:p w:rsidR="00DF3D0D" w:rsidRDefault="00DF3D0D" w14:paraId="5880BA23" w14:textId="7400780F">
      <w:pPr>
        <w:pStyle w:val="Caption"/>
        <w:rPr>
          <w:ins w:author="toantk" w:date="2022-07-27T11:20:00Z" w:id="3473"/>
        </w:rPr>
        <w:pPrChange w:author="toantk" w:date="2022-07-27T11:20:00Z" w:id="3474">
          <w:pPr>
            <w:pStyle w:val="Heading2"/>
          </w:pPr>
        </w:pPrChange>
      </w:pPr>
      <w:bookmarkStart w:name="_Toc110529195" w:id="3475"/>
      <w:ins w:author="toantk" w:date="2022-07-27T11:20:00Z" w:id="3476">
        <w:r>
          <w:t xml:space="preserve">Hình </w:t>
        </w:r>
      </w:ins>
      <w:ins w:author="toantk" w:date="2022-07-28T09:55:00Z" w:id="3477">
        <w:r w:rsidR="00881A01">
          <w:fldChar w:fldCharType="begin"/>
        </w:r>
        <w:r w:rsidR="00881A01">
          <w:instrText xml:space="preserve"> STYLEREF 1 \s </w:instrText>
        </w:r>
      </w:ins>
      <w:r w:rsidR="00881A01">
        <w:fldChar w:fldCharType="separate"/>
      </w:r>
      <w:r w:rsidR="00533729">
        <w:rPr>
          <w:noProof/>
        </w:rPr>
        <w:t>7</w:t>
      </w:r>
      <w:ins w:author="toantk" w:date="2022-07-28T09:55:00Z" w:id="3478">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6</w:t>
      </w:r>
      <w:ins w:author="toantk" w:date="2022-07-28T09:55:00Z" w:id="3479">
        <w:r w:rsidR="00881A01">
          <w:fldChar w:fldCharType="end"/>
        </w:r>
      </w:ins>
      <w:ins w:author="toantk" w:date="2022-07-27T11:20:00Z" w:id="3480">
        <w:r>
          <w:t xml:space="preserve"> Luồng điều khiển thay đổi cấu hình OLT Model từ Mobile App</w:t>
        </w:r>
        <w:bookmarkEnd w:id="3475"/>
      </w:ins>
    </w:p>
    <w:p w:rsidR="00DF3D0D" w:rsidP="00DF3D0D" w:rsidRDefault="00DF3D0D" w14:paraId="4952F40C" w14:textId="77777777">
      <w:pPr>
        <w:rPr>
          <w:ins w:author="toantk" w:date="2022-07-27T11:22:00Z" w:id="3481"/>
          <w:b/>
          <w:bCs/>
        </w:rPr>
      </w:pPr>
      <w:ins w:author="toantk" w:date="2022-07-27T11:22:00Z" w:id="3482">
        <w:r>
          <w:rPr>
            <w:b/>
            <w:bCs/>
          </w:rPr>
          <w:t xml:space="preserve">Cấu trúc payload </w:t>
        </w:r>
        <w:r w:rsidRPr="00AB6FAB">
          <w:rPr>
            <w:b/>
            <w:bCs/>
          </w:rPr>
          <w:t>của bản tin:</w:t>
        </w:r>
      </w:ins>
    </w:p>
    <w:p w:rsidR="00DF3D0D" w:rsidP="00DF3D0D" w:rsidRDefault="00DF3D0D" w14:paraId="0E694867" w14:textId="5090F186">
      <w:pPr>
        <w:pStyle w:val="ListParagraph"/>
        <w:numPr>
          <w:ilvl w:val="0"/>
          <w:numId w:val="9"/>
        </w:numPr>
        <w:rPr>
          <w:ins w:author="toantk" w:date="2022-07-27T11:22:00Z" w:id="3483"/>
          <w:b/>
          <w:bCs/>
        </w:rPr>
      </w:pPr>
      <w:ins w:author="toantk" w:date="2022-07-27T11:22:00Z" w:id="3484">
        <w:r>
          <w:rPr>
            <w:b/>
            <w:bCs/>
          </w:rPr>
          <w:t xml:space="preserve">Set </w:t>
        </w:r>
      </w:ins>
      <w:ins w:author="toantk" w:date="2022-07-27T14:55:00Z" w:id="3485">
        <w:r w:rsidR="00A51C8C">
          <w:rPr>
            <w:b/>
            <w:bCs/>
          </w:rPr>
          <w:t>OLT Model</w:t>
        </w:r>
      </w:ins>
      <w:ins w:author="toantk" w:date="2022-07-27T11:22:00Z" w:id="3486">
        <w:r>
          <w:rPr>
            <w:b/>
            <w:bCs/>
          </w:rPr>
          <w:t xml:space="preserve"> Request:</w:t>
        </w:r>
      </w:ins>
    </w:p>
    <w:p w:rsidR="00DF3D0D" w:rsidP="00DF3D0D" w:rsidRDefault="00DF3D0D" w14:paraId="38417346" w14:textId="342AC00C">
      <w:pPr>
        <w:pStyle w:val="ListParagraph"/>
        <w:rPr>
          <w:ins w:author="toantk" w:date="2022-07-27T11:22:00Z" w:id="3487"/>
        </w:rPr>
      </w:pPr>
      <w:ins w:author="toantk" w:date="2022-07-27T11:22:00Z" w:id="3488">
        <w:r>
          <w:t>{“action” : “oltmodel</w:t>
        </w:r>
      </w:ins>
      <w:ins w:author="toantk" w:date="2022-07-27T11:23:00Z" w:id="3489">
        <w:r>
          <w:t>Edit</w:t>
        </w:r>
      </w:ins>
      <w:ins w:author="toantk" w:date="2022-07-27T11:22:00Z" w:id="3490">
        <w:r>
          <w:t xml:space="preserve">”, </w:t>
        </w:r>
      </w:ins>
    </w:p>
    <w:p w:rsidR="00DF3D0D" w:rsidP="00DF3D0D" w:rsidRDefault="00DF3D0D" w14:paraId="7A9DDDA4" w14:textId="5443D341">
      <w:pPr>
        <w:pStyle w:val="ListParagraph"/>
        <w:rPr>
          <w:ins w:author="toantk" w:date="2022-07-27T11:22:00Z" w:id="3491"/>
        </w:rPr>
      </w:pPr>
      <w:ins w:author="toantk" w:date="2022-07-27T11:22:00Z" w:id="3492">
        <w:r>
          <w:t xml:space="preserve">  “oltModel” : “&lt;oltModel &gt;”,</w:t>
        </w:r>
      </w:ins>
    </w:p>
    <w:p w:rsidR="00DF3D0D" w:rsidP="00DF3D0D" w:rsidRDefault="00DF3D0D" w14:paraId="780B5B4D" w14:textId="4B7C77CF">
      <w:pPr>
        <w:pStyle w:val="ListParagraph"/>
        <w:rPr>
          <w:ins w:author="toantk" w:date="2022-07-27T11:22:00Z" w:id="3493"/>
        </w:rPr>
      </w:pPr>
      <w:ins w:author="toantk" w:date="2022-07-27T11:22:00Z" w:id="3494">
        <w:r>
          <w:t xml:space="preserve">  “requestId” : </w:t>
        </w:r>
      </w:ins>
      <w:r w:rsidR="003E0981">
        <w:t>&lt;requestId&gt;</w:t>
      </w:r>
      <w:ins w:author="toantk" w:date="2022-07-27T11:22:00Z" w:id="3495">
        <w:r>
          <w:t>}</w:t>
        </w:r>
      </w:ins>
    </w:p>
    <w:p w:rsidR="00DF3D0D" w:rsidP="00DF3D0D" w:rsidRDefault="00DF3D0D" w14:paraId="66BA888A" w14:textId="34D7737F">
      <w:pPr>
        <w:pStyle w:val="ListParagraph"/>
        <w:numPr>
          <w:ilvl w:val="0"/>
          <w:numId w:val="9"/>
        </w:numPr>
        <w:rPr>
          <w:ins w:author="toantk" w:date="2022-07-27T11:22:00Z" w:id="3496"/>
          <w:b/>
          <w:bCs/>
        </w:rPr>
      </w:pPr>
      <w:ins w:author="toantk" w:date="2022-07-27T11:22:00Z" w:id="3497">
        <w:r>
          <w:rPr>
            <w:b/>
            <w:bCs/>
          </w:rPr>
          <w:t xml:space="preserve">Set </w:t>
        </w:r>
      </w:ins>
      <w:ins w:author="toantk" w:date="2022-07-27T14:55:00Z" w:id="3498">
        <w:r w:rsidR="00A51C8C">
          <w:rPr>
            <w:b/>
            <w:bCs/>
          </w:rPr>
          <w:t xml:space="preserve">OLT Model </w:t>
        </w:r>
      </w:ins>
      <w:ins w:author="toantk" w:date="2022-07-27T11:22:00Z" w:id="3499">
        <w:r>
          <w:rPr>
            <w:b/>
            <w:bCs/>
          </w:rPr>
          <w:t>Response:</w:t>
        </w:r>
      </w:ins>
    </w:p>
    <w:p w:rsidRPr="00820762" w:rsidR="00DF3D0D" w:rsidP="00DF3D0D" w:rsidRDefault="00DF3D0D" w14:paraId="1D1501CF" w14:textId="59609E82">
      <w:pPr>
        <w:pStyle w:val="ListParagraph"/>
        <w:numPr>
          <w:ilvl w:val="1"/>
          <w:numId w:val="9"/>
        </w:numPr>
        <w:rPr>
          <w:ins w:author="toantk" w:date="2022-07-27T11:22:00Z" w:id="3500"/>
        </w:rPr>
      </w:pPr>
      <w:ins w:author="toantk" w:date="2022-07-27T11:22:00Z" w:id="3501">
        <w:r>
          <w:t>Set</w:t>
        </w:r>
        <w:r w:rsidRPr="00820762">
          <w:t xml:space="preserve"> </w:t>
        </w:r>
      </w:ins>
      <w:ins w:author="toantk" w:date="2022-07-27T14:55:00Z" w:id="3502">
        <w:r w:rsidR="00A51C8C">
          <w:rPr>
            <w:bCs/>
          </w:rPr>
          <w:t>OLT Model</w:t>
        </w:r>
      </w:ins>
      <w:ins w:author="toantk" w:date="2022-07-27T11:22:00Z" w:id="3503">
        <w:r>
          <w:rPr>
            <w:b/>
            <w:bCs/>
          </w:rPr>
          <w:t xml:space="preserve"> </w:t>
        </w:r>
        <w:r w:rsidRPr="00820762">
          <w:t>thành công</w:t>
        </w:r>
        <w:r>
          <w:t>:</w:t>
        </w:r>
      </w:ins>
    </w:p>
    <w:p w:rsidR="00DF3D0D" w:rsidP="00DF3D0D" w:rsidRDefault="00DF3D0D" w14:paraId="49F31659" w14:textId="77777777">
      <w:pPr>
        <w:pStyle w:val="FirstLevelBullet"/>
        <w:numPr>
          <w:ilvl w:val="0"/>
          <w:numId w:val="0"/>
        </w:numPr>
        <w:ind w:left="1080"/>
        <w:rPr>
          <w:ins w:author="toantk" w:date="2022-07-27T11:22:00Z" w:id="3504"/>
        </w:rPr>
      </w:pPr>
      <w:ins w:author="toantk" w:date="2022-07-27T11:22:00Z" w:id="3505">
        <w:r>
          <w:lastRenderedPageBreak/>
          <w:t>{</w:t>
        </w:r>
      </w:ins>
    </w:p>
    <w:p w:rsidR="00DF3D0D" w:rsidP="00DF3D0D" w:rsidRDefault="00DF3D0D" w14:paraId="0DAD3E5C" w14:textId="77777777">
      <w:pPr>
        <w:pStyle w:val="FirstLevelBullet"/>
        <w:numPr>
          <w:ilvl w:val="0"/>
          <w:numId w:val="0"/>
        </w:numPr>
        <w:ind w:left="720" w:firstLine="360"/>
        <w:rPr>
          <w:ins w:author="toantk" w:date="2022-07-27T11:22:00Z" w:id="3506"/>
        </w:rPr>
      </w:pPr>
      <w:ins w:author="toantk" w:date="2022-07-27T11:22:00Z" w:id="3507">
        <w:r>
          <w:t>"status": 0,</w:t>
        </w:r>
      </w:ins>
    </w:p>
    <w:p w:rsidR="00DF3D0D" w:rsidP="00DF3D0D" w:rsidRDefault="00DF3D0D" w14:paraId="4A3E03B9" w14:textId="77777777">
      <w:pPr>
        <w:pStyle w:val="FirstLevelBullet"/>
        <w:numPr>
          <w:ilvl w:val="0"/>
          <w:numId w:val="0"/>
        </w:numPr>
        <w:ind w:left="720" w:firstLine="360"/>
        <w:rPr>
          <w:ins w:author="toantk" w:date="2022-07-27T11:22:00Z" w:id="3508"/>
        </w:rPr>
      </w:pPr>
      <w:ins w:author="toantk" w:date="2022-07-27T11:22:00Z" w:id="3509">
        <w:r>
          <w:t>“message”: “Success”,</w:t>
        </w:r>
      </w:ins>
    </w:p>
    <w:p w:rsidR="00DF3D0D" w:rsidP="00DF3D0D" w:rsidRDefault="00DF3D0D" w14:paraId="4821A1CE" w14:textId="71F41D8A">
      <w:pPr>
        <w:pStyle w:val="FirstLevelBullet"/>
        <w:numPr>
          <w:ilvl w:val="0"/>
          <w:numId w:val="0"/>
        </w:numPr>
        <w:ind w:left="720" w:firstLine="360"/>
        <w:rPr>
          <w:ins w:author="toantk" w:date="2022-07-27T11:22:00Z" w:id="3510"/>
        </w:rPr>
      </w:pPr>
      <w:ins w:author="toantk" w:date="2022-07-27T11:22:00Z" w:id="3511">
        <w:r>
          <w:t xml:space="preserve">“requestId” : </w:t>
        </w:r>
      </w:ins>
      <w:r w:rsidR="003E0981">
        <w:t>&lt;requestId&gt;</w:t>
      </w:r>
      <w:ins w:author="toantk" w:date="2022-07-27T11:22:00Z" w:id="3512">
        <w:r>
          <w:t>,</w:t>
        </w:r>
      </w:ins>
    </w:p>
    <w:p w:rsidR="00DF3D0D" w:rsidP="00DF3D0D" w:rsidRDefault="00DF3D0D" w14:paraId="4D492E42" w14:textId="77777777">
      <w:pPr>
        <w:pStyle w:val="FirstLevelBullet"/>
        <w:numPr>
          <w:ilvl w:val="0"/>
          <w:numId w:val="0"/>
        </w:numPr>
        <w:ind w:left="720" w:firstLine="360"/>
        <w:rPr>
          <w:ins w:author="toantk" w:date="2022-07-27T11:22:00Z" w:id="3513"/>
        </w:rPr>
      </w:pPr>
      <w:ins w:author="toantk" w:date="2022-07-27T11:22:00Z" w:id="3514">
        <w:r>
          <w:t>"data": {</w:t>
        </w:r>
      </w:ins>
    </w:p>
    <w:p w:rsidR="00DF3D0D" w:rsidP="00DF3D0D" w:rsidRDefault="00DF3D0D" w14:paraId="0B806C54" w14:textId="5FC1CE6D">
      <w:pPr>
        <w:pStyle w:val="FirstLevelBullet"/>
        <w:numPr>
          <w:ilvl w:val="0"/>
          <w:numId w:val="0"/>
        </w:numPr>
        <w:ind w:left="720" w:firstLine="360"/>
        <w:rPr>
          <w:ins w:author="toantk" w:date="2022-07-27T11:22:00Z" w:id="3515"/>
        </w:rPr>
      </w:pPr>
      <w:ins w:author="toantk" w:date="2022-07-27T11:22:00Z" w:id="3516">
        <w:r>
          <w:t>“action” : “</w:t>
        </w:r>
      </w:ins>
      <w:ins w:author="toantk" w:date="2022-07-27T11:23:00Z" w:id="3517">
        <w:r>
          <w:t>oltmodelEdit</w:t>
        </w:r>
      </w:ins>
      <w:ins w:author="toantk" w:date="2022-07-27T11:22:00Z" w:id="3518">
        <w:r>
          <w:t>”</w:t>
        </w:r>
      </w:ins>
    </w:p>
    <w:p w:rsidR="00DF3D0D" w:rsidP="00DF3D0D" w:rsidRDefault="00DF3D0D" w14:paraId="4CF21836" w14:textId="77777777">
      <w:pPr>
        <w:pStyle w:val="FirstLevelBullet"/>
        <w:numPr>
          <w:ilvl w:val="0"/>
          <w:numId w:val="0"/>
        </w:numPr>
        <w:ind w:left="720" w:firstLine="360"/>
        <w:rPr>
          <w:ins w:author="toantk" w:date="2022-07-27T11:22:00Z" w:id="3519"/>
        </w:rPr>
      </w:pPr>
      <w:ins w:author="toantk" w:date="2022-07-27T11:22:00Z" w:id="3520">
        <w:r>
          <w:t>}</w:t>
        </w:r>
      </w:ins>
    </w:p>
    <w:p w:rsidR="00DF3D0D" w:rsidP="00DF3D0D" w:rsidRDefault="00DF3D0D" w14:paraId="7E97A03D" w14:textId="77777777">
      <w:pPr>
        <w:pStyle w:val="FirstLevelBullet"/>
        <w:numPr>
          <w:ilvl w:val="0"/>
          <w:numId w:val="0"/>
        </w:numPr>
        <w:ind w:left="720" w:firstLine="360"/>
        <w:rPr>
          <w:ins w:author="toantk" w:date="2022-07-27T11:22:00Z" w:id="3521"/>
        </w:rPr>
      </w:pPr>
      <w:ins w:author="toantk" w:date="2022-07-27T11:22:00Z" w:id="3522">
        <w:r>
          <w:t>}</w:t>
        </w:r>
      </w:ins>
    </w:p>
    <w:p w:rsidRPr="00820762" w:rsidR="00DF3D0D" w:rsidP="00DF3D0D" w:rsidRDefault="00DF3D0D" w14:paraId="19EB2F16" w14:textId="681BC50C">
      <w:pPr>
        <w:pStyle w:val="ListParagraph"/>
        <w:numPr>
          <w:ilvl w:val="1"/>
          <w:numId w:val="9"/>
        </w:numPr>
        <w:rPr>
          <w:ins w:author="toantk" w:date="2022-07-27T11:22:00Z" w:id="3523"/>
        </w:rPr>
      </w:pPr>
      <w:ins w:author="toantk" w:date="2022-07-27T11:22:00Z" w:id="3524">
        <w:r w:rsidRPr="00820762">
          <w:t xml:space="preserve">Get </w:t>
        </w:r>
      </w:ins>
      <w:ins w:author="toantk" w:date="2022-07-27T14:55:00Z" w:id="3525">
        <w:r w:rsidR="00A51C8C">
          <w:rPr>
            <w:bCs/>
          </w:rPr>
          <w:t>OLT Model</w:t>
        </w:r>
        <w:r w:rsidR="00A51C8C">
          <w:rPr>
            <w:b/>
            <w:bCs/>
          </w:rPr>
          <w:t xml:space="preserve"> </w:t>
        </w:r>
      </w:ins>
      <w:ins w:author="toantk" w:date="2022-07-27T11:22:00Z" w:id="3526">
        <w:r>
          <w:t>không</w:t>
        </w:r>
        <w:r w:rsidRPr="00820762">
          <w:t xml:space="preserve"> thành công</w:t>
        </w:r>
        <w:r>
          <w:t>:</w:t>
        </w:r>
      </w:ins>
    </w:p>
    <w:p w:rsidR="00DF3D0D" w:rsidP="00DF3D0D" w:rsidRDefault="00DF3D0D" w14:paraId="6E7A1A42" w14:textId="77777777">
      <w:pPr>
        <w:pStyle w:val="FirstLevelBullet"/>
        <w:numPr>
          <w:ilvl w:val="0"/>
          <w:numId w:val="0"/>
        </w:numPr>
        <w:ind w:left="1080"/>
        <w:rPr>
          <w:ins w:author="toantk" w:date="2022-07-27T11:22:00Z" w:id="3527"/>
        </w:rPr>
      </w:pPr>
      <w:ins w:author="toantk" w:date="2022-07-27T11:22:00Z" w:id="3528">
        <w:r>
          <w:t>{</w:t>
        </w:r>
      </w:ins>
    </w:p>
    <w:p w:rsidR="00DF3D0D" w:rsidP="00DF3D0D" w:rsidRDefault="00DF3D0D" w14:paraId="5D4E49D0" w14:textId="77777777">
      <w:pPr>
        <w:pStyle w:val="FirstLevelBullet"/>
        <w:numPr>
          <w:ilvl w:val="0"/>
          <w:numId w:val="0"/>
        </w:numPr>
        <w:ind w:left="1080"/>
        <w:rPr>
          <w:ins w:author="toantk" w:date="2022-07-27T11:22:00Z" w:id="3529"/>
        </w:rPr>
      </w:pPr>
      <w:ins w:author="toantk" w:date="2022-07-27T11:22:00Z" w:id="3530">
        <w:r>
          <w:t>"status": &lt;ErrorCode&gt;,</w:t>
        </w:r>
      </w:ins>
    </w:p>
    <w:p w:rsidR="00DF3D0D" w:rsidP="00DF3D0D" w:rsidRDefault="00DF3D0D" w14:paraId="1F72A9E0" w14:textId="77777777">
      <w:pPr>
        <w:pStyle w:val="FirstLevelBullet"/>
        <w:numPr>
          <w:ilvl w:val="0"/>
          <w:numId w:val="0"/>
        </w:numPr>
        <w:ind w:left="1080"/>
        <w:rPr>
          <w:ins w:author="toantk" w:date="2022-07-27T11:22:00Z" w:id="3531"/>
        </w:rPr>
      </w:pPr>
      <w:ins w:author="toantk" w:date="2022-07-27T11:22:00Z" w:id="3532">
        <w:r>
          <w:t>“message”: “&lt;message&gt;”,</w:t>
        </w:r>
      </w:ins>
    </w:p>
    <w:p w:rsidR="00DF3D0D" w:rsidP="00DF3D0D" w:rsidRDefault="00DF3D0D" w14:paraId="0CEBACC7" w14:textId="4910149E">
      <w:pPr>
        <w:pStyle w:val="FirstLevelBullet"/>
        <w:numPr>
          <w:ilvl w:val="0"/>
          <w:numId w:val="0"/>
        </w:numPr>
        <w:ind w:left="1080"/>
        <w:rPr>
          <w:ins w:author="toantk" w:date="2022-07-27T11:22:00Z" w:id="3533"/>
        </w:rPr>
      </w:pPr>
      <w:ins w:author="toantk" w:date="2022-07-27T11:22:00Z" w:id="3534">
        <w:r>
          <w:t xml:space="preserve">“requestId” : </w:t>
        </w:r>
      </w:ins>
      <w:r w:rsidR="003E0981">
        <w:t>&lt;requestId&gt;</w:t>
      </w:r>
      <w:ins w:author="toantk" w:date="2022-07-27T11:22:00Z" w:id="3535">
        <w:r>
          <w:t>,</w:t>
        </w:r>
      </w:ins>
    </w:p>
    <w:p w:rsidR="00DF3D0D" w:rsidP="00DF3D0D" w:rsidRDefault="00DF3D0D" w14:paraId="484FFCD3" w14:textId="77777777">
      <w:pPr>
        <w:pStyle w:val="FirstLevelBullet"/>
        <w:numPr>
          <w:ilvl w:val="0"/>
          <w:numId w:val="0"/>
        </w:numPr>
        <w:ind w:left="1080"/>
        <w:rPr>
          <w:ins w:author="toantk" w:date="2022-07-27T11:22:00Z" w:id="3536"/>
        </w:rPr>
      </w:pPr>
      <w:ins w:author="toantk" w:date="2022-07-27T11:22:00Z" w:id="3537">
        <w:r>
          <w:t>"data": {</w:t>
        </w:r>
      </w:ins>
    </w:p>
    <w:p w:rsidR="00DF3D0D" w:rsidP="00DF3D0D" w:rsidRDefault="00DF3D0D" w14:paraId="6AC814C3" w14:textId="77777777">
      <w:pPr>
        <w:pStyle w:val="FirstLevelBullet"/>
        <w:numPr>
          <w:ilvl w:val="0"/>
          <w:numId w:val="0"/>
        </w:numPr>
        <w:ind w:left="1080"/>
        <w:rPr>
          <w:ins w:author="toantk" w:date="2022-07-27T11:22:00Z" w:id="3538"/>
        </w:rPr>
      </w:pPr>
      <w:ins w:author="toantk" w:date="2022-07-27T11:22:00Z" w:id="3539">
        <w:r>
          <w:t>}</w:t>
        </w:r>
      </w:ins>
    </w:p>
    <w:p w:rsidR="00DF3D0D" w:rsidP="00DF3D0D" w:rsidRDefault="00DF3D0D" w14:paraId="18D17F11" w14:textId="77777777">
      <w:pPr>
        <w:pStyle w:val="FirstLevelBullet"/>
        <w:numPr>
          <w:ilvl w:val="0"/>
          <w:numId w:val="0"/>
        </w:numPr>
        <w:ind w:left="1080"/>
        <w:rPr>
          <w:ins w:author="toantk" w:date="2022-07-27T11:22:00Z" w:id="3540"/>
        </w:rPr>
      </w:pPr>
      <w:ins w:author="toantk" w:date="2022-07-27T11:22:00Z" w:id="3541">
        <w:r>
          <w:t>}</w:t>
        </w:r>
      </w:ins>
    </w:p>
    <w:p w:rsidR="00DF3D0D" w:rsidRDefault="00DF3D0D" w14:paraId="3B68D1D4" w14:textId="232937DA">
      <w:pPr>
        <w:rPr>
          <w:ins w:author="toantk" w:date="2022-07-27T11:26:00Z" w:id="3542"/>
          <w:highlight w:val="green"/>
        </w:rPr>
        <w:pPrChange w:author="toantk" w:date="2022-07-27T11:20:00Z" w:id="3543">
          <w:pPr>
            <w:pStyle w:val="Heading2"/>
          </w:pPr>
        </w:pPrChange>
      </w:pPr>
    </w:p>
    <w:p w:rsidRPr="002611CE" w:rsidR="009032DD" w:rsidRDefault="009032DD" w14:paraId="7F507564" w14:textId="77777777">
      <w:pPr>
        <w:rPr>
          <w:ins w:author="toantk" w:date="2022-07-27T11:16:00Z" w:id="3544"/>
          <w:highlight w:val="green"/>
        </w:rPr>
        <w:pPrChange w:author="toantk" w:date="2022-07-27T11:20:00Z" w:id="3545">
          <w:pPr>
            <w:pStyle w:val="Heading2"/>
          </w:pPr>
        </w:pPrChange>
      </w:pPr>
    </w:p>
    <w:p w:rsidR="00E249FC" w:rsidRDefault="00E249FC" w14:paraId="6BF39569" w14:textId="4E62D663">
      <w:pPr>
        <w:pStyle w:val="Caption"/>
        <w:keepNext/>
        <w:rPr>
          <w:ins w:author="toantk" w:date="2022-07-27T13:38:00Z" w:id="3546"/>
        </w:rPr>
        <w:pPrChange w:author="toantk" w:date="2022-07-27T13:38:00Z" w:id="3547">
          <w:pPr/>
        </w:pPrChange>
      </w:pPr>
      <w:bookmarkStart w:name="_Toc110529155" w:id="3548"/>
      <w:ins w:author="toantk" w:date="2022-07-27T13:38:00Z" w:id="3549">
        <w:r>
          <w:t xml:space="preserve">Bảng </w:t>
        </w:r>
      </w:ins>
      <w:ins w:author="toantk" w:date="2022-08-04T17:50:00Z" w:id="3550">
        <w:r w:rsidR="0035117C">
          <w:fldChar w:fldCharType="begin"/>
        </w:r>
        <w:r w:rsidR="0035117C">
          <w:instrText xml:space="preserve"> STYLEREF 1 \s </w:instrText>
        </w:r>
      </w:ins>
      <w:r w:rsidR="0035117C">
        <w:fldChar w:fldCharType="separate"/>
      </w:r>
      <w:r w:rsidR="00533729">
        <w:rPr>
          <w:noProof/>
        </w:rPr>
        <w:t>7</w:t>
      </w:r>
      <w:ins w:author="toantk" w:date="2022-08-04T17:50:00Z" w:id="3551">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6</w:t>
      </w:r>
      <w:ins w:author="toantk" w:date="2022-08-04T17:50:00Z" w:id="3552">
        <w:r w:rsidR="0035117C">
          <w:fldChar w:fldCharType="end"/>
        </w:r>
      </w:ins>
      <w:ins w:author="Tran Khanh Toan" w:date="2022-08-04T09:32:00Z" w:id="3553">
        <w:del w:author="toantk" w:date="2022-08-04T17:50:00Z" w:id="3554">
          <w:r w:rsidDel="0035117C" w:rsidR="00F227FB">
            <w:fldChar w:fldCharType="begin"/>
          </w:r>
          <w:r w:rsidDel="0035117C" w:rsidR="00F227FB">
            <w:delInstrText xml:space="preserve"> STYLEREF 1 \s </w:delInstrText>
          </w:r>
        </w:del>
      </w:ins>
      <w:del w:author="toantk" w:date="2022-08-04T17:50:00Z" w:id="3555">
        <w:r w:rsidDel="0035117C" w:rsidR="00F227FB">
          <w:fldChar w:fldCharType="separate"/>
        </w:r>
        <w:r w:rsidDel="0035117C" w:rsidR="00F227FB">
          <w:rPr>
            <w:noProof/>
          </w:rPr>
          <w:delText>7</w:delText>
        </w:r>
      </w:del>
      <w:ins w:author="Tran Khanh Toan" w:date="2022-08-04T09:32:00Z" w:id="3556">
        <w:del w:author="toantk" w:date="2022-08-04T17:50:00Z" w:id="3557">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3558">
        <w:r w:rsidDel="0035117C" w:rsidR="00F227FB">
          <w:fldChar w:fldCharType="separate"/>
        </w:r>
      </w:del>
      <w:ins w:author="Tran Khanh Toan" w:date="2022-08-04T09:32:00Z" w:id="3559">
        <w:del w:author="toantk" w:date="2022-08-04T17:50:00Z" w:id="3560">
          <w:r w:rsidDel="0035117C" w:rsidR="00F227FB">
            <w:rPr>
              <w:noProof/>
            </w:rPr>
            <w:delText>6</w:delText>
          </w:r>
          <w:r w:rsidDel="0035117C" w:rsidR="00F227FB">
            <w:fldChar w:fldCharType="end"/>
          </w:r>
        </w:del>
      </w:ins>
      <w:ins w:author="toantk" w:date="2022-07-28T09:18:00Z" w:id="3561">
        <w:del w:author="Tran Khanh Toan" w:date="2022-08-03T15:31:00Z" w:id="3562">
          <w:r w:rsidDel="0087204C" w:rsidR="005A0D0F">
            <w:fldChar w:fldCharType="begin"/>
          </w:r>
          <w:r w:rsidDel="0087204C" w:rsidR="005A0D0F">
            <w:delInstrText xml:space="preserve"> STYLEREF 1 \s </w:delInstrText>
          </w:r>
        </w:del>
      </w:ins>
      <w:del w:author="Tran Khanh Toan" w:date="2022-08-03T15:31:00Z" w:id="3563">
        <w:r w:rsidDel="0087204C" w:rsidR="005A0D0F">
          <w:fldChar w:fldCharType="separate"/>
        </w:r>
        <w:r w:rsidDel="0087204C" w:rsidR="005A0D0F">
          <w:rPr>
            <w:noProof/>
          </w:rPr>
          <w:delText>7</w:delText>
        </w:r>
      </w:del>
      <w:ins w:author="toantk" w:date="2022-07-28T09:18:00Z" w:id="3564">
        <w:del w:author="Tran Khanh Toan" w:date="2022-08-03T15:31:00Z" w:id="3565">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3566">
        <w:r w:rsidDel="0087204C" w:rsidR="005A0D0F">
          <w:fldChar w:fldCharType="separate"/>
        </w:r>
      </w:del>
      <w:ins w:author="toantk" w:date="2022-07-28T09:18:00Z" w:id="3567">
        <w:del w:author="Tran Khanh Toan" w:date="2022-08-03T15:31:00Z" w:id="3568">
          <w:r w:rsidDel="0087204C" w:rsidR="005A0D0F">
            <w:rPr>
              <w:noProof/>
            </w:rPr>
            <w:delText>6</w:delText>
          </w:r>
          <w:r w:rsidDel="0087204C" w:rsidR="005A0D0F">
            <w:fldChar w:fldCharType="end"/>
          </w:r>
        </w:del>
      </w:ins>
      <w:ins w:author="toantk" w:date="2022-07-27T13:38:00Z" w:id="3569">
        <w:r>
          <w:t xml:space="preserve"> Bảng tham số trong luồng điều khiển</w:t>
        </w:r>
      </w:ins>
      <w:ins w:author="toantk" w:date="2022-07-27T13:39:00Z" w:id="3570">
        <w:r>
          <w:t xml:space="preserve"> thay đổi</w:t>
        </w:r>
      </w:ins>
      <w:ins w:author="toantk" w:date="2022-07-27T13:38:00Z" w:id="3571">
        <w:r>
          <w:t xml:space="preserve"> cấu hình OLT</w:t>
        </w:r>
      </w:ins>
      <w:ins w:author="toantk" w:date="2022-07-27T13:39:00Z" w:id="3572">
        <w:r>
          <w:t xml:space="preserve"> Model</w:t>
        </w:r>
      </w:ins>
      <w:bookmarkEnd w:id="3548"/>
    </w:p>
    <w:tbl>
      <w:tblPr>
        <w:tblStyle w:val="TableGrid"/>
        <w:tblW w:w="0" w:type="auto"/>
        <w:tblInd w:w="175" w:type="dxa"/>
        <w:tblLook w:val="04A0" w:firstRow="1" w:lastRow="0" w:firstColumn="1" w:lastColumn="0" w:noHBand="0" w:noVBand="1"/>
      </w:tblPr>
      <w:tblGrid>
        <w:gridCol w:w="900"/>
        <w:gridCol w:w="1800"/>
        <w:gridCol w:w="2096"/>
        <w:gridCol w:w="964"/>
        <w:gridCol w:w="1872"/>
        <w:gridCol w:w="1418"/>
      </w:tblGrid>
      <w:tr w:rsidR="009032DD" w:rsidTr="00485550" w14:paraId="59E858A3" w14:textId="77777777">
        <w:trPr>
          <w:ins w:author="toantk" w:date="2022-07-27T11:26:00Z" w:id="3573"/>
        </w:trPr>
        <w:tc>
          <w:tcPr>
            <w:tcW w:w="900" w:type="dxa"/>
          </w:tcPr>
          <w:p w:rsidR="009032DD" w:rsidP="00485550" w:rsidRDefault="009032DD" w14:paraId="6525654D" w14:textId="77777777">
            <w:pPr>
              <w:pStyle w:val="ListParagraph"/>
              <w:ind w:left="0"/>
              <w:rPr>
                <w:ins w:author="toantk" w:date="2022-07-27T11:26:00Z" w:id="3574"/>
                <w:b/>
                <w:bCs/>
              </w:rPr>
            </w:pPr>
            <w:ins w:author="toantk" w:date="2022-07-27T11:26:00Z" w:id="3575">
              <w:r>
                <w:rPr>
                  <w:b/>
                  <w:bCs/>
                </w:rPr>
                <w:t>STT</w:t>
              </w:r>
            </w:ins>
          </w:p>
        </w:tc>
        <w:tc>
          <w:tcPr>
            <w:tcW w:w="1800" w:type="dxa"/>
          </w:tcPr>
          <w:p w:rsidR="009032DD" w:rsidP="00485550" w:rsidRDefault="009032DD" w14:paraId="66AC334E" w14:textId="77777777">
            <w:pPr>
              <w:pStyle w:val="ListParagraph"/>
              <w:ind w:left="0"/>
              <w:rPr>
                <w:ins w:author="toantk" w:date="2022-07-27T11:26:00Z" w:id="3576"/>
                <w:b/>
                <w:bCs/>
              </w:rPr>
            </w:pPr>
            <w:ins w:author="toantk" w:date="2022-07-27T11:26:00Z" w:id="3577">
              <w:r>
                <w:rPr>
                  <w:b/>
                  <w:bCs/>
                </w:rPr>
                <w:t>Tham số</w:t>
              </w:r>
            </w:ins>
          </w:p>
        </w:tc>
        <w:tc>
          <w:tcPr>
            <w:tcW w:w="2096" w:type="dxa"/>
          </w:tcPr>
          <w:p w:rsidR="009032DD" w:rsidP="00485550" w:rsidRDefault="009032DD" w14:paraId="77392C98" w14:textId="77777777">
            <w:pPr>
              <w:pStyle w:val="ListParagraph"/>
              <w:ind w:left="0"/>
              <w:rPr>
                <w:ins w:author="toantk" w:date="2022-07-27T11:26:00Z" w:id="3578"/>
                <w:b/>
                <w:bCs/>
              </w:rPr>
            </w:pPr>
            <w:ins w:author="toantk" w:date="2022-07-27T11:26:00Z" w:id="3579">
              <w:r>
                <w:rPr>
                  <w:b/>
                  <w:bCs/>
                </w:rPr>
                <w:t>Mô tả</w:t>
              </w:r>
            </w:ins>
          </w:p>
        </w:tc>
        <w:tc>
          <w:tcPr>
            <w:tcW w:w="964" w:type="dxa"/>
          </w:tcPr>
          <w:p w:rsidR="009032DD" w:rsidP="00485550" w:rsidRDefault="009032DD" w14:paraId="6770CDAF" w14:textId="77777777">
            <w:pPr>
              <w:pStyle w:val="ListParagraph"/>
              <w:ind w:left="0"/>
              <w:rPr>
                <w:ins w:author="toantk" w:date="2022-07-27T11:26:00Z" w:id="3580"/>
                <w:b/>
                <w:bCs/>
              </w:rPr>
            </w:pPr>
            <w:ins w:author="toantk" w:date="2022-07-27T11:26:00Z" w:id="3581">
              <w:r>
                <w:rPr>
                  <w:b/>
                  <w:bCs/>
                </w:rPr>
                <w:t>Kiểu</w:t>
              </w:r>
            </w:ins>
          </w:p>
        </w:tc>
        <w:tc>
          <w:tcPr>
            <w:tcW w:w="1872" w:type="dxa"/>
          </w:tcPr>
          <w:p w:rsidR="009032DD" w:rsidP="00485550" w:rsidRDefault="009032DD" w14:paraId="6D8FA630" w14:textId="77777777">
            <w:pPr>
              <w:pStyle w:val="ListParagraph"/>
              <w:ind w:left="0"/>
              <w:rPr>
                <w:ins w:author="toantk" w:date="2022-07-27T11:26:00Z" w:id="3582"/>
                <w:b/>
                <w:bCs/>
              </w:rPr>
            </w:pPr>
            <w:ins w:author="toantk" w:date="2022-07-27T11:26:00Z" w:id="3583">
              <w:r>
                <w:rPr>
                  <w:b/>
                  <w:bCs/>
                </w:rPr>
                <w:t>Giá trị</w:t>
              </w:r>
            </w:ins>
          </w:p>
        </w:tc>
        <w:tc>
          <w:tcPr>
            <w:tcW w:w="1418" w:type="dxa"/>
          </w:tcPr>
          <w:p w:rsidR="009032DD" w:rsidP="00485550" w:rsidRDefault="009032DD" w14:paraId="3AE763B1" w14:textId="77777777">
            <w:pPr>
              <w:pStyle w:val="ListParagraph"/>
              <w:ind w:left="0"/>
              <w:rPr>
                <w:ins w:author="toantk" w:date="2022-07-27T11:26:00Z" w:id="3584"/>
                <w:b/>
                <w:bCs/>
              </w:rPr>
            </w:pPr>
            <w:ins w:author="toantk" w:date="2022-07-27T11:26:00Z" w:id="3585">
              <w:r>
                <w:rPr>
                  <w:b/>
                  <w:bCs/>
                </w:rPr>
                <w:t>Json Key</w:t>
              </w:r>
            </w:ins>
          </w:p>
        </w:tc>
      </w:tr>
      <w:tr w:rsidR="009032DD" w:rsidTr="00485550" w14:paraId="676C31F9" w14:textId="77777777">
        <w:trPr>
          <w:ins w:author="toantk" w:date="2022-07-27T11:26:00Z" w:id="3586"/>
        </w:trPr>
        <w:tc>
          <w:tcPr>
            <w:tcW w:w="900" w:type="dxa"/>
          </w:tcPr>
          <w:p w:rsidRPr="00020A9F" w:rsidR="009032DD" w:rsidP="00485550" w:rsidRDefault="009032DD" w14:paraId="419D4F2A" w14:textId="77777777">
            <w:pPr>
              <w:pStyle w:val="ListParagraph"/>
              <w:ind w:left="0"/>
              <w:rPr>
                <w:ins w:author="toantk" w:date="2022-07-27T11:26:00Z" w:id="3587"/>
              </w:rPr>
            </w:pPr>
            <w:ins w:author="toantk" w:date="2022-07-27T11:26:00Z" w:id="3588">
              <w:r w:rsidRPr="00020A9F">
                <w:t>1</w:t>
              </w:r>
            </w:ins>
          </w:p>
        </w:tc>
        <w:tc>
          <w:tcPr>
            <w:tcW w:w="1800" w:type="dxa"/>
          </w:tcPr>
          <w:p w:rsidRPr="00020A9F" w:rsidR="009032DD" w:rsidP="00485550" w:rsidRDefault="009032DD" w14:paraId="4AF2D1F4" w14:textId="77777777">
            <w:pPr>
              <w:pStyle w:val="ListParagraph"/>
              <w:ind w:left="0"/>
              <w:rPr>
                <w:ins w:author="toantk" w:date="2022-07-27T11:26:00Z" w:id="3589"/>
              </w:rPr>
            </w:pPr>
            <w:ins w:author="toantk" w:date="2022-07-27T11:26:00Z" w:id="3590">
              <w:r>
                <w:t>OLT Model</w:t>
              </w:r>
            </w:ins>
          </w:p>
        </w:tc>
        <w:tc>
          <w:tcPr>
            <w:tcW w:w="2096" w:type="dxa"/>
          </w:tcPr>
          <w:p w:rsidRPr="00020A9F" w:rsidR="009032DD" w:rsidP="00485550" w:rsidRDefault="009032DD" w14:paraId="606D535B" w14:textId="77777777">
            <w:pPr>
              <w:pStyle w:val="ListParagraph"/>
              <w:ind w:left="0"/>
              <w:rPr>
                <w:ins w:author="toantk" w:date="2022-07-27T11:26:00Z" w:id="3591"/>
              </w:rPr>
            </w:pPr>
            <w:ins w:author="toantk" w:date="2022-07-27T11:26:00Z" w:id="3592">
              <w:r>
                <w:t>Thông tin OLT Model được lựa chọn hiện tại. Với OLT model được lựa chọn, ONT sẽ sử dụng OMCI Model tương ứng để thực hiện đồng bộ với OLT.</w:t>
              </w:r>
            </w:ins>
          </w:p>
        </w:tc>
        <w:tc>
          <w:tcPr>
            <w:tcW w:w="964" w:type="dxa"/>
          </w:tcPr>
          <w:p w:rsidRPr="00020A9F" w:rsidR="009032DD" w:rsidP="00485550" w:rsidRDefault="009032DD" w14:paraId="5D23C278" w14:textId="77777777">
            <w:pPr>
              <w:pStyle w:val="ListParagraph"/>
              <w:ind w:left="0"/>
              <w:rPr>
                <w:ins w:author="toantk" w:date="2022-07-27T11:26:00Z" w:id="3593"/>
              </w:rPr>
            </w:pPr>
            <w:ins w:author="toantk" w:date="2022-07-27T11:26:00Z" w:id="3594">
              <w:r>
                <w:t>string</w:t>
              </w:r>
            </w:ins>
          </w:p>
        </w:tc>
        <w:tc>
          <w:tcPr>
            <w:tcW w:w="1872" w:type="dxa"/>
          </w:tcPr>
          <w:p w:rsidR="009032DD" w:rsidP="00485550" w:rsidRDefault="009032DD" w14:paraId="3FE84B76" w14:textId="77777777">
            <w:pPr>
              <w:pStyle w:val="ListParagraph"/>
              <w:ind w:left="0"/>
              <w:rPr>
                <w:ins w:author="toantk" w:date="2022-07-27T11:26:00Z" w:id="3595"/>
              </w:rPr>
            </w:pPr>
            <w:ins w:author="toantk" w:date="2022-07-27T11:26:00Z" w:id="3596">
              <w:r>
                <w:t>Auto</w:t>
              </w:r>
            </w:ins>
          </w:p>
          <w:p w:rsidR="009032DD" w:rsidP="00485550" w:rsidRDefault="009032DD" w14:paraId="4DA3CDDA" w14:textId="77777777">
            <w:pPr>
              <w:pStyle w:val="ListParagraph"/>
              <w:ind w:left="0"/>
              <w:rPr>
                <w:ins w:author="toantk" w:date="2022-07-27T11:26:00Z" w:id="3597"/>
              </w:rPr>
            </w:pPr>
            <w:ins w:author="toantk" w:date="2022-07-27T11:26:00Z" w:id="3598">
              <w:r>
                <w:t>Nokia</w:t>
              </w:r>
            </w:ins>
          </w:p>
          <w:p w:rsidR="009032DD" w:rsidP="00485550" w:rsidRDefault="009032DD" w14:paraId="201CF1D3" w14:textId="77777777">
            <w:pPr>
              <w:pStyle w:val="ListParagraph"/>
              <w:ind w:left="0"/>
              <w:rPr>
                <w:ins w:author="toantk" w:date="2022-07-27T11:26:00Z" w:id="3599"/>
              </w:rPr>
            </w:pPr>
            <w:ins w:author="toantk" w:date="2022-07-27T11:26:00Z" w:id="3600">
              <w:r>
                <w:t>Huawei</w:t>
              </w:r>
            </w:ins>
          </w:p>
          <w:p w:rsidRPr="00020A9F" w:rsidR="009032DD" w:rsidP="00485550" w:rsidRDefault="00A51C8C" w14:paraId="73063AC2" w14:textId="3705AC73">
            <w:pPr>
              <w:pStyle w:val="ListParagraph"/>
              <w:ind w:left="0"/>
              <w:rPr>
                <w:ins w:author="toantk" w:date="2022-07-27T11:26:00Z" w:id="3601"/>
              </w:rPr>
            </w:pPr>
            <w:ins w:author="toantk" w:date="2022-07-27T11:26:00Z" w:id="3602">
              <w:r>
                <w:t>ZTE</w:t>
              </w:r>
            </w:ins>
          </w:p>
        </w:tc>
        <w:tc>
          <w:tcPr>
            <w:tcW w:w="1418" w:type="dxa"/>
          </w:tcPr>
          <w:p w:rsidRPr="00020A9F" w:rsidR="009032DD" w:rsidP="00485550" w:rsidRDefault="009032DD" w14:paraId="510928B9" w14:textId="77777777">
            <w:pPr>
              <w:pStyle w:val="ListParagraph"/>
              <w:ind w:left="0"/>
              <w:rPr>
                <w:ins w:author="toantk" w:date="2022-07-27T11:26:00Z" w:id="3603"/>
              </w:rPr>
            </w:pPr>
            <w:ins w:author="toantk" w:date="2022-07-27T11:26:00Z" w:id="3604">
              <w:r>
                <w:t>oltModel</w:t>
              </w:r>
            </w:ins>
          </w:p>
        </w:tc>
      </w:tr>
    </w:tbl>
    <w:p w:rsidRPr="002611CE" w:rsidR="00DF3D0D" w:rsidRDefault="00DF3D0D" w14:paraId="0BD82D27" w14:textId="77777777">
      <w:pPr>
        <w:rPr>
          <w:ins w:author="toantk" w:date="2022-07-27T11:01:00Z" w:id="3605"/>
          <w:highlight w:val="green"/>
        </w:rPr>
        <w:pPrChange w:author="toantk" w:date="2022-07-27T11:04:00Z" w:id="3606">
          <w:pPr>
            <w:pStyle w:val="Heading2"/>
          </w:pPr>
        </w:pPrChange>
      </w:pPr>
    </w:p>
    <w:p w:rsidRPr="002611CE" w:rsidR="0090106F" w:rsidRDefault="0090106F" w14:paraId="6CD0532E" w14:textId="77777777">
      <w:pPr>
        <w:rPr>
          <w:ins w:author="toantk" w:date="2022-07-26T16:59:00Z" w:id="3607"/>
          <w:highlight w:val="green"/>
        </w:rPr>
        <w:pPrChange w:author="toantk" w:date="2022-07-26T16:59:00Z" w:id="3608">
          <w:pPr>
            <w:pStyle w:val="Heading2"/>
          </w:pPr>
        </w:pPrChange>
      </w:pPr>
    </w:p>
    <w:p w:rsidRPr="00E249FC" w:rsidR="00405D35" w:rsidRDefault="13B8935D" w14:paraId="6505349A" w14:textId="43D6BCBD">
      <w:pPr>
        <w:pStyle w:val="Heading2"/>
        <w:rPr>
          <w:rPrChange w:author="toantk" w:date="2022-07-27T13:39:00Z" w:id="3609">
            <w:rPr>
              <w:highlight w:val="green"/>
            </w:rPr>
          </w:rPrChange>
        </w:rPr>
      </w:pPr>
      <w:bookmarkStart w:name="_Toc111217596" w:id="3610"/>
      <w:r w:rsidRPr="2ADD6C4A" w:rsidR="1E6A4673">
        <w:rPr>
          <w:rPrChange w:author="toantk" w:date="2022-07-27T13:39:00Z" w:id="1445368252">
            <w:rPr>
              <w:highlight w:val="green"/>
            </w:rPr>
          </w:rPrChange>
        </w:rPr>
        <w:t xml:space="preserve">Tính năng quản lý </w:t>
      </w:r>
      <w:r w:rsidRPr="2ADD6C4A" w:rsidR="5F9A1231">
        <w:rPr>
          <w:rPrChange w:author="toantk" w:date="2022-07-27T13:39:00Z" w:id="19579419">
            <w:rPr>
              <w:highlight w:val="green"/>
            </w:rPr>
          </w:rPrChange>
        </w:rPr>
        <w:t xml:space="preserve">cấu hình </w:t>
      </w:r>
      <w:r w:rsidRPr="2ADD6C4A" w:rsidR="1E6A4673">
        <w:rPr>
          <w:rPrChange w:author="toantk" w:date="2022-07-27T13:39:00Z" w:id="402169556">
            <w:rPr>
              <w:highlight w:val="green"/>
            </w:rPr>
          </w:rPrChange>
        </w:rPr>
        <w:t xml:space="preserve">WAN qua </w:t>
      </w:r>
      <w:del w:author="Tran Khanh Toan" w:date="2022-07-01T15:36:00Z" w:id="1427301702">
        <w:r w:rsidRPr="2ADD6C4A" w:rsidDel="76030249">
          <w:rPr>
            <w:rPrChange w:author="toantk" w:date="2022-07-27T13:39:00Z" w:id="1230562425">
              <w:rPr>
                <w:highlight w:val="green"/>
              </w:rPr>
            </w:rPrChange>
          </w:rPr>
          <w:delText>OneLink</w:delText>
        </w:r>
      </w:del>
      <w:ins w:author="Tran Khanh Toan" w:date="2022-07-01T15:36:00Z" w:id="1876535033">
        <w:r w:rsidRPr="2ADD6C4A" w:rsidR="7D3645E9">
          <w:rPr>
            <w:rPrChange w:author="toantk" w:date="2022-07-27T13:39:00Z" w:id="488614556">
              <w:rPr>
                <w:highlight w:val="green"/>
              </w:rPr>
            </w:rPrChange>
          </w:rPr>
          <w:t>Mobile App</w:t>
        </w:r>
      </w:ins>
      <w:bookmarkEnd w:id="3610"/>
    </w:p>
    <w:tbl>
      <w:tblPr>
        <w:tblStyle w:val="TableGrid"/>
        <w:tblW w:w="0" w:type="auto"/>
        <w:tblLook w:val="04A0" w:firstRow="1" w:lastRow="0" w:firstColumn="1" w:lastColumn="0" w:noHBand="0" w:noVBand="1"/>
      </w:tblPr>
      <w:tblGrid>
        <w:gridCol w:w="1885"/>
        <w:gridCol w:w="7340"/>
      </w:tblGrid>
      <w:tr w:rsidR="00941098" w:rsidTr="00E5021C" w14:paraId="0C839BDF" w14:textId="77777777">
        <w:tc>
          <w:tcPr>
            <w:tcW w:w="1885" w:type="dxa"/>
          </w:tcPr>
          <w:p w:rsidR="00941098" w:rsidP="00E5021C" w:rsidRDefault="00941098" w14:paraId="13BFD935" w14:textId="77777777">
            <w:r>
              <w:t>ID</w:t>
            </w:r>
          </w:p>
        </w:tc>
        <w:tc>
          <w:tcPr>
            <w:tcW w:w="7340" w:type="dxa"/>
          </w:tcPr>
          <w:p w:rsidR="00941098" w:rsidP="00E5021C" w:rsidRDefault="00941098" w14:paraId="41FC70E3" w14:textId="32056DDD">
            <w:r>
              <w:t>CN-</w:t>
            </w:r>
            <w:ins w:author="toantk" w:date="2022-07-27T17:17:00Z" w:id="3618">
              <w:r w:rsidR="00370E58">
                <w:t>5</w:t>
              </w:r>
            </w:ins>
            <w:del w:author="toantk" w:date="2022-07-27T17:17:00Z" w:id="3619">
              <w:r w:rsidDel="00370E58">
                <w:delText>4</w:delText>
              </w:r>
            </w:del>
          </w:p>
        </w:tc>
      </w:tr>
      <w:tr w:rsidR="00941098" w:rsidTr="00E5021C" w14:paraId="232AA7D4" w14:textId="77777777">
        <w:tc>
          <w:tcPr>
            <w:tcW w:w="1885" w:type="dxa"/>
          </w:tcPr>
          <w:p w:rsidR="00941098" w:rsidP="00E5021C" w:rsidRDefault="00941098" w14:paraId="2FFF609A" w14:textId="77777777">
            <w:r>
              <w:t>Name</w:t>
            </w:r>
          </w:p>
        </w:tc>
        <w:tc>
          <w:tcPr>
            <w:tcW w:w="7340" w:type="dxa"/>
          </w:tcPr>
          <w:p w:rsidR="00941098" w:rsidP="00E5021C" w:rsidRDefault="00941098" w14:paraId="7329BC53" w14:textId="3F353E55">
            <w:r>
              <w:t xml:space="preserve">Tính năng quản lý cấu hình WAN qua </w:t>
            </w:r>
            <w:del w:author="Tran Khanh Toan" w:date="2022-07-01T15:36:00Z" w:id="3620">
              <w:r w:rsidDel="007A6979">
                <w:delText>OneLink</w:delText>
              </w:r>
            </w:del>
            <w:ins w:author="Tran Khanh Toan" w:date="2022-07-01T15:36:00Z" w:id="3621">
              <w:r w:rsidR="007A6979">
                <w:t>Mobile App</w:t>
              </w:r>
            </w:ins>
          </w:p>
        </w:tc>
      </w:tr>
      <w:tr w:rsidR="00941098" w:rsidTr="00E5021C" w14:paraId="52C393B6" w14:textId="77777777">
        <w:tc>
          <w:tcPr>
            <w:tcW w:w="1885" w:type="dxa"/>
          </w:tcPr>
          <w:p w:rsidR="00941098" w:rsidP="00E5021C" w:rsidRDefault="00941098" w14:paraId="3675243E" w14:textId="77777777">
            <w:r>
              <w:t>Description</w:t>
            </w:r>
          </w:p>
        </w:tc>
        <w:tc>
          <w:tcPr>
            <w:tcW w:w="7340" w:type="dxa"/>
          </w:tcPr>
          <w:p w:rsidR="00941098" w:rsidP="00E5021C" w:rsidRDefault="00941098" w14:paraId="46FC2927" w14:textId="77777777">
            <w:r>
              <w:t xml:space="preserve">Người quản trị có thể xem cấu hình </w:t>
            </w:r>
            <w:r w:rsidR="00FA6510">
              <w:t>WAN hiện tại, thêm một cấu hình WAN mới, sửa thông tin cấu hình WAN hiện tại và xóa một cấu hình WAN hiện tại</w:t>
            </w:r>
          </w:p>
        </w:tc>
      </w:tr>
      <w:tr w:rsidR="00941098" w:rsidTr="00E5021C" w14:paraId="3F80F5B8" w14:textId="77777777">
        <w:tc>
          <w:tcPr>
            <w:tcW w:w="1885" w:type="dxa"/>
          </w:tcPr>
          <w:p w:rsidR="00941098" w:rsidP="00E5021C" w:rsidRDefault="00941098" w14:paraId="34067F17" w14:textId="77777777">
            <w:r>
              <w:lastRenderedPageBreak/>
              <w:t>Actor</w:t>
            </w:r>
          </w:p>
        </w:tc>
        <w:tc>
          <w:tcPr>
            <w:tcW w:w="7340" w:type="dxa"/>
          </w:tcPr>
          <w:p w:rsidR="00941098" w:rsidP="00E5021C" w:rsidRDefault="00941098" w14:paraId="78466440" w14:textId="77777777">
            <w:r>
              <w:t>Admin</w:t>
            </w:r>
          </w:p>
        </w:tc>
      </w:tr>
      <w:tr w:rsidR="00941098" w:rsidTr="00E5021C" w14:paraId="101760A6" w14:textId="77777777">
        <w:tc>
          <w:tcPr>
            <w:tcW w:w="1885" w:type="dxa"/>
          </w:tcPr>
          <w:p w:rsidR="00941098" w:rsidP="00E5021C" w:rsidRDefault="00941098" w14:paraId="515F6118" w14:textId="77777777">
            <w:r>
              <w:t>Pre-condition</w:t>
            </w:r>
          </w:p>
        </w:tc>
        <w:tc>
          <w:tcPr>
            <w:tcW w:w="7340" w:type="dxa"/>
          </w:tcPr>
          <w:p w:rsidR="00941098" w:rsidP="00E5021C" w:rsidRDefault="00941098" w14:paraId="531CB9F9" w14:textId="57F91CD4">
            <w:r>
              <w:t xml:space="preserve">Thiết bị hoạt động bình thường, </w:t>
            </w:r>
            <w:del w:author="Tran Khanh Toan" w:date="2022-07-01T15:36:00Z" w:id="3622">
              <w:r w:rsidDel="007A6979">
                <w:delText>OneLink</w:delText>
              </w:r>
            </w:del>
            <w:ins w:author="Tran Khanh Toan" w:date="2022-07-01T15:36:00Z" w:id="3623">
              <w:r w:rsidR="007A6979">
                <w:t>Mobile App</w:t>
              </w:r>
            </w:ins>
            <w:r>
              <w:t xml:space="preserve"> đã đăng nhập thành công vào thiết bị và được cấp phiên truy nhập</w:t>
            </w:r>
          </w:p>
        </w:tc>
      </w:tr>
      <w:tr w:rsidR="00941098" w:rsidTr="00E5021C" w14:paraId="40171BCF" w14:textId="77777777">
        <w:tc>
          <w:tcPr>
            <w:tcW w:w="1885" w:type="dxa"/>
          </w:tcPr>
          <w:p w:rsidR="00941098" w:rsidP="00E5021C" w:rsidRDefault="00941098" w14:paraId="6BE375F3" w14:textId="77777777">
            <w:r>
              <w:t>Post-condition</w:t>
            </w:r>
          </w:p>
        </w:tc>
        <w:tc>
          <w:tcPr>
            <w:tcW w:w="7340" w:type="dxa"/>
          </w:tcPr>
          <w:p w:rsidR="00941098" w:rsidP="00E5021C" w:rsidRDefault="00941098" w14:paraId="1030ED95" w14:textId="6DD18816">
            <w:r>
              <w:t xml:space="preserve">Thiết bị phản hồi đầy đủ thông tin cho </w:t>
            </w:r>
            <w:del w:author="Tran Khanh Toan" w:date="2022-07-01T15:36:00Z" w:id="3624">
              <w:r w:rsidDel="007A6979">
                <w:delText>OneLink</w:delText>
              </w:r>
            </w:del>
            <w:ins w:author="Tran Khanh Toan" w:date="2022-07-01T15:36:00Z" w:id="3625">
              <w:r w:rsidR="007A6979">
                <w:t>Mobile App</w:t>
              </w:r>
            </w:ins>
            <w:r>
              <w:t xml:space="preserve"> và thực hiện thay đổi cấu hình</w:t>
            </w:r>
          </w:p>
        </w:tc>
      </w:tr>
    </w:tbl>
    <w:p w:rsidRPr="00941098" w:rsidR="00941098" w:rsidP="00941098" w:rsidRDefault="00941098" w14:paraId="5192B442" w14:textId="77777777"/>
    <w:p w:rsidR="00405D35" w:rsidP="00A13CE7" w:rsidRDefault="00A13CE7" w14:paraId="041A1C93" w14:textId="77777777">
      <w:pPr>
        <w:pStyle w:val="Heading3"/>
      </w:pPr>
      <w:bookmarkStart w:name="_Toc111217597" w:id="3626"/>
      <w:r>
        <w:t>Usecase – Lấy thông tin cấu hình WAN hiện tại</w:t>
      </w:r>
      <w:bookmarkEnd w:id="3626"/>
    </w:p>
    <w:tbl>
      <w:tblPr>
        <w:tblStyle w:val="TableGrid"/>
        <w:tblW w:w="0" w:type="auto"/>
        <w:tblLook w:val="04A0" w:firstRow="1" w:lastRow="0" w:firstColumn="1" w:lastColumn="0" w:noHBand="0" w:noVBand="1"/>
      </w:tblPr>
      <w:tblGrid>
        <w:gridCol w:w="1885"/>
        <w:gridCol w:w="7340"/>
      </w:tblGrid>
      <w:tr w:rsidR="00A13CE7" w:rsidTr="2ADD6C4A" w14:paraId="19803E91" w14:textId="77777777">
        <w:tc>
          <w:tcPr>
            <w:tcW w:w="1885" w:type="dxa"/>
            <w:tcMar/>
          </w:tcPr>
          <w:p w:rsidR="00A13CE7" w:rsidP="00E5021C" w:rsidRDefault="00A13CE7" w14:paraId="78C6E9A6" w14:textId="77777777">
            <w:r>
              <w:t>ID</w:t>
            </w:r>
          </w:p>
        </w:tc>
        <w:tc>
          <w:tcPr>
            <w:tcW w:w="7340" w:type="dxa"/>
            <w:tcMar/>
          </w:tcPr>
          <w:p w:rsidR="00A13CE7" w:rsidP="00E5021C" w:rsidRDefault="00A13CE7" w14:paraId="01FE72A1" w14:textId="0CF89029">
            <w:r>
              <w:t>UC-1</w:t>
            </w:r>
            <w:ins w:author="toantk" w:date="2022-07-27T17:18:00Z" w:id="3627">
              <w:r w:rsidR="00370E58">
                <w:t>2</w:t>
              </w:r>
            </w:ins>
            <w:del w:author="toantk" w:date="2022-07-27T17:18:00Z" w:id="3628">
              <w:r w:rsidDel="00370E58" w:rsidR="008A0444">
                <w:delText>3</w:delText>
              </w:r>
            </w:del>
          </w:p>
        </w:tc>
      </w:tr>
      <w:tr w:rsidR="00A13CE7" w:rsidTr="2ADD6C4A" w14:paraId="4A816358" w14:textId="77777777">
        <w:tc>
          <w:tcPr>
            <w:tcW w:w="1885" w:type="dxa"/>
            <w:tcMar/>
          </w:tcPr>
          <w:p w:rsidR="00A13CE7" w:rsidP="00E5021C" w:rsidRDefault="00A13CE7" w14:paraId="67ECFD5E" w14:textId="77777777">
            <w:r>
              <w:t>Name</w:t>
            </w:r>
          </w:p>
        </w:tc>
        <w:tc>
          <w:tcPr>
            <w:tcW w:w="7340" w:type="dxa"/>
            <w:tcMar/>
          </w:tcPr>
          <w:p w:rsidR="00A13CE7" w:rsidP="00E5021C" w:rsidRDefault="00A13CE7" w14:paraId="09C0F4F0" w14:textId="77777777">
            <w:r>
              <w:t xml:space="preserve">Lấy thông tin cấu hình WAN hiện tại </w:t>
            </w:r>
          </w:p>
        </w:tc>
      </w:tr>
      <w:tr w:rsidR="00A13CE7" w:rsidTr="2ADD6C4A" w14:paraId="7CA2C290" w14:textId="77777777">
        <w:tc>
          <w:tcPr>
            <w:tcW w:w="1885" w:type="dxa"/>
            <w:tcMar/>
          </w:tcPr>
          <w:p w:rsidR="00A13CE7" w:rsidP="00E5021C" w:rsidRDefault="00A13CE7" w14:paraId="60CCFDBC" w14:textId="77777777">
            <w:r>
              <w:t>Description</w:t>
            </w:r>
          </w:p>
        </w:tc>
        <w:tc>
          <w:tcPr>
            <w:tcW w:w="7340" w:type="dxa"/>
            <w:tcMar/>
          </w:tcPr>
          <w:p w:rsidR="009B4108" w:rsidP="00E5021C" w:rsidRDefault="00A13CE7" w14:paraId="690E18E7" w14:textId="2DA48013">
            <w:pPr>
              <w:pStyle w:val="FirstLevelBullet"/>
              <w:rPr>
                <w:ins w:author="Tran Khanh Toan" w:date="2022-07-01T14:51:00Z" w:id="3629"/>
              </w:rPr>
            </w:pPr>
            <w:del w:author="Tran Khanh Toan" w:date="2022-07-01T15:36:00Z" w:id="3630">
              <w:r w:rsidDel="007A6979">
                <w:delText>OneLink</w:delText>
              </w:r>
            </w:del>
            <w:ins w:author="Tran Khanh Toan" w:date="2022-07-01T15:36:00Z" w:id="3631">
              <w:r w:rsidR="007A6979">
                <w:t>Mobile App</w:t>
              </w:r>
            </w:ins>
            <w:r>
              <w:t xml:space="preserve"> gửi yêu cầu lấy thông tin</w:t>
            </w:r>
            <w:ins w:author="Tran Khanh Toan" w:date="2022-07-01T14:51:00Z" w:id="3632">
              <w:r w:rsidR="009B4108">
                <w:t>.</w:t>
              </w:r>
            </w:ins>
          </w:p>
          <w:p w:rsidR="00A13CE7" w:rsidRDefault="0E421908" w14:paraId="332EFC2D" w14:textId="6C094913">
            <w:pPr>
              <w:pStyle w:val="FirstLevelBullet"/>
              <w:rPr/>
            </w:pPr>
            <w:ins w:author="Tran Khanh Toan" w:date="2022-07-01T14:51:00Z" w:id="1427318561">
              <w:r w:rsidR="0E83FA74">
                <w:t xml:space="preserve">Mobile App thực hiện request với định dạng </w:t>
              </w:r>
              <w:r>
                <w:fldChar w:fldCharType="begin"/>
              </w:r>
              <w:r>
                <w:instrText xml:space="preserve"> HYPERLINK "https://&lt;ip&gt;:&lt;port&gt;/onelinkagent" </w:instrText>
              </w:r>
              <w:r>
                <w:fldChar w:fldCharType="separate"/>
              </w:r>
              <w:r w:rsidRPr="2ADD6C4A" w:rsidR="0E83FA74">
                <w:rPr>
                  <w:rStyle w:val="Hyperlink"/>
                </w:rPr>
                <w:t>https://&lt;ip&gt;:&lt;port&gt;/onelinkagent</w:t>
              </w:r>
              <w:r>
                <w:fldChar w:fldCharType="end"/>
              </w:r>
              <w:r w:rsidR="0E83FA74">
                <w:t xml:space="preserve"> với cookies đi kèm request được quy định trong mục 7.2.1</w:t>
              </w:r>
            </w:ins>
            <w:del w:author="Tran Khanh Toan" w:date="2022-07-01T14:51:00Z" w:id="1054428907">
              <w:r w:rsidDel="0E83FA74">
                <w:delText xml:space="preserve"> </w:delText>
              </w:r>
            </w:del>
          </w:p>
          <w:p w:rsidR="00A13CE7" w:rsidP="00247A8D" w:rsidRDefault="00A13CE7" w14:paraId="2C8D0CE3" w14:textId="77777777">
            <w:pPr>
              <w:pStyle w:val="FirstLevelBullet"/>
            </w:pPr>
            <w:r>
              <w:t>ONT nhận yêu cầu</w:t>
            </w:r>
            <w:r w:rsidR="00247A8D">
              <w:t xml:space="preserve">, xử lý và gửi lại phản hồi thông tin cấu hình WAN hiện tại. </w:t>
            </w:r>
          </w:p>
          <w:p w:rsidR="00247A8D" w:rsidP="00247A8D" w:rsidRDefault="00247A8D" w14:paraId="3A341F55" w14:textId="77777777">
            <w:pPr>
              <w:pStyle w:val="FirstLevelBullet"/>
            </w:pPr>
            <w:r>
              <w:t>Nếu có xảy ra lỗi ONT gửi phản hồi mã lỗi.</w:t>
            </w:r>
          </w:p>
        </w:tc>
      </w:tr>
      <w:tr w:rsidR="00A13CE7" w:rsidTr="2ADD6C4A" w14:paraId="17014D6A" w14:textId="77777777">
        <w:tc>
          <w:tcPr>
            <w:tcW w:w="1885" w:type="dxa"/>
            <w:tcMar/>
          </w:tcPr>
          <w:p w:rsidR="00A13CE7" w:rsidP="00E5021C" w:rsidRDefault="00A13CE7" w14:paraId="0B0F017B" w14:textId="77777777">
            <w:r>
              <w:t>Actor</w:t>
            </w:r>
          </w:p>
        </w:tc>
        <w:tc>
          <w:tcPr>
            <w:tcW w:w="7340" w:type="dxa"/>
            <w:tcMar/>
          </w:tcPr>
          <w:p w:rsidR="00A13CE7" w:rsidP="00E5021C" w:rsidRDefault="00A13CE7" w14:paraId="59B88634" w14:textId="77777777">
            <w:r>
              <w:t>Admin</w:t>
            </w:r>
          </w:p>
        </w:tc>
      </w:tr>
      <w:tr w:rsidR="00A13CE7" w:rsidTr="2ADD6C4A" w14:paraId="5BCCB2DB" w14:textId="77777777">
        <w:tc>
          <w:tcPr>
            <w:tcW w:w="1885" w:type="dxa"/>
            <w:tcMar/>
          </w:tcPr>
          <w:p w:rsidR="00A13CE7" w:rsidP="00E5021C" w:rsidRDefault="00A13CE7" w14:paraId="28038ACA" w14:textId="77777777">
            <w:r>
              <w:t>Pre-condition</w:t>
            </w:r>
          </w:p>
        </w:tc>
        <w:tc>
          <w:tcPr>
            <w:tcW w:w="7340" w:type="dxa"/>
            <w:tcMar/>
          </w:tcPr>
          <w:p w:rsidR="00A13CE7" w:rsidP="00E5021C" w:rsidRDefault="00A13CE7" w14:paraId="2AF03276" w14:textId="78455EEB">
            <w:r>
              <w:t xml:space="preserve">Thiết bị hoạt động bình thường, </w:t>
            </w:r>
            <w:del w:author="Tran Khanh Toan" w:date="2022-07-01T15:36:00Z" w:id="3635">
              <w:r w:rsidDel="007A6979">
                <w:delText>OneLink</w:delText>
              </w:r>
            </w:del>
            <w:ins w:author="Tran Khanh Toan" w:date="2022-07-01T15:36:00Z" w:id="3636">
              <w:r w:rsidR="007A6979">
                <w:t>Mobile App</w:t>
              </w:r>
            </w:ins>
            <w:r>
              <w:t xml:space="preserve"> đã đăng nhập thành công vào thiết bị và được cấp phiên truy nhập</w:t>
            </w:r>
          </w:p>
        </w:tc>
      </w:tr>
      <w:tr w:rsidR="00A13CE7" w:rsidTr="2ADD6C4A" w14:paraId="5A91C18A" w14:textId="77777777">
        <w:tc>
          <w:tcPr>
            <w:tcW w:w="1885" w:type="dxa"/>
            <w:tcMar/>
          </w:tcPr>
          <w:p w:rsidR="00A13CE7" w:rsidP="00E5021C" w:rsidRDefault="00A13CE7" w14:paraId="56F65B2B" w14:textId="77777777">
            <w:r>
              <w:t>Post-condition</w:t>
            </w:r>
          </w:p>
        </w:tc>
        <w:tc>
          <w:tcPr>
            <w:tcW w:w="7340" w:type="dxa"/>
            <w:tcMar/>
          </w:tcPr>
          <w:p w:rsidR="00A13CE7" w:rsidP="00E5021C" w:rsidRDefault="00A13CE7" w14:paraId="441451C5" w14:textId="49622856">
            <w:r>
              <w:t xml:space="preserve">Thiết bị phản hồi đầy đủ các thông tin cho </w:t>
            </w:r>
            <w:del w:author="Tran Khanh Toan" w:date="2022-07-01T15:36:00Z" w:id="3637">
              <w:r w:rsidDel="007A6979">
                <w:delText>OneLink</w:delText>
              </w:r>
            </w:del>
            <w:ins w:author="Tran Khanh Toan" w:date="2022-07-01T15:36:00Z" w:id="3638">
              <w:r w:rsidR="007A6979">
                <w:t>Mobile App</w:t>
              </w:r>
            </w:ins>
          </w:p>
        </w:tc>
      </w:tr>
    </w:tbl>
    <w:p w:rsidRPr="00A13CE7" w:rsidR="00A13CE7" w:rsidP="00A13CE7" w:rsidRDefault="00A13CE7" w14:paraId="24BAB635" w14:textId="77777777"/>
    <w:p w:rsidR="0012119E" w:rsidP="0012119E" w:rsidRDefault="0012119E" w14:paraId="29ECD863" w14:textId="77777777">
      <w:pPr>
        <w:rPr>
          <w:b/>
          <w:bCs/>
        </w:rPr>
      </w:pPr>
      <w:r w:rsidRPr="003C44BD">
        <w:rPr>
          <w:b/>
          <w:bCs/>
        </w:rPr>
        <w:t>Luồng dữ liệu:</w:t>
      </w:r>
    </w:p>
    <w:p w:rsidR="00672EDB" w:rsidP="00672EDB" w:rsidRDefault="00961C45" w14:paraId="7E360C3A" w14:textId="77777777">
      <w:pPr>
        <w:pStyle w:val="ANSVNormal1"/>
        <w:keepNext/>
        <w:jc w:val="center"/>
      </w:pPr>
      <w:r>
        <w:object w:dxaOrig="9165" w:dyaOrig="5280" w14:anchorId="7F7921AF">
          <v:shape id="_x0000_i1031" style="width:461.25pt;height:266.25pt" o:ole="" type="#_x0000_t75">
            <v:imagedata o:title="" r:id="rId25"/>
          </v:shape>
          <o:OLEObject Type="Embed" ProgID="Visio.Drawing.15" ShapeID="_x0000_i1031" DrawAspect="Content" ObjectID="_1721885956" r:id="rId26"/>
        </w:object>
      </w:r>
    </w:p>
    <w:p w:rsidR="0012119E" w:rsidP="00672EDB" w:rsidRDefault="00672EDB" w14:paraId="7A800B19" w14:textId="1C9AE1A3">
      <w:pPr>
        <w:pStyle w:val="Caption"/>
      </w:pPr>
      <w:bookmarkStart w:name="_Toc110529196" w:id="3639"/>
      <w:r>
        <w:t xml:space="preserve">Hình </w:t>
      </w:r>
      <w:ins w:author="toantk" w:date="2022-07-28T09:55:00Z" w:id="3640">
        <w:r w:rsidR="00881A01">
          <w:fldChar w:fldCharType="begin"/>
        </w:r>
        <w:r w:rsidR="00881A01">
          <w:instrText xml:space="preserve"> STYLEREF 1 \s </w:instrText>
        </w:r>
      </w:ins>
      <w:r w:rsidR="00881A01">
        <w:fldChar w:fldCharType="separate"/>
      </w:r>
      <w:r w:rsidR="00533729">
        <w:rPr>
          <w:noProof/>
        </w:rPr>
        <w:t>7</w:t>
      </w:r>
      <w:ins w:author="toantk" w:date="2022-07-28T09:55:00Z" w:id="3641">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7</w:t>
      </w:r>
      <w:ins w:author="toantk" w:date="2022-07-28T09:55:00Z" w:id="3642">
        <w:r w:rsidR="00881A01">
          <w:fldChar w:fldCharType="end"/>
        </w:r>
      </w:ins>
      <w:ins w:author="Tran Khanh Toan" w:date="2022-07-01T17:42:00Z" w:id="3643">
        <w:del w:author="toantk" w:date="2022-07-27T09:26:00Z" w:id="3644">
          <w:r w:rsidDel="006A7679" w:rsidR="00076894">
            <w:fldChar w:fldCharType="begin"/>
          </w:r>
          <w:r w:rsidDel="006A7679" w:rsidR="00076894">
            <w:delInstrText xml:space="preserve"> STYLEREF 1 \s </w:delInstrText>
          </w:r>
        </w:del>
      </w:ins>
      <w:del w:author="toantk" w:date="2022-07-27T09:26:00Z" w:id="3645">
        <w:r w:rsidDel="006A7679" w:rsidR="00076894">
          <w:fldChar w:fldCharType="separate"/>
        </w:r>
        <w:r w:rsidDel="006A7679" w:rsidR="00076894">
          <w:rPr>
            <w:noProof/>
          </w:rPr>
          <w:delText>7</w:delText>
        </w:r>
      </w:del>
      <w:ins w:author="Tran Khanh Toan" w:date="2022-07-01T17:42:00Z" w:id="3646">
        <w:del w:author="toantk" w:date="2022-07-27T09:26:00Z" w:id="3647">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3648">
        <w:r w:rsidDel="006A7679" w:rsidR="00076894">
          <w:fldChar w:fldCharType="separate"/>
        </w:r>
      </w:del>
      <w:ins w:author="Tran Khanh Toan" w:date="2022-07-01T17:42:00Z" w:id="3649">
        <w:del w:author="toantk" w:date="2022-07-27T09:26:00Z" w:id="3650">
          <w:r w:rsidDel="006A7679" w:rsidR="00076894">
            <w:rPr>
              <w:noProof/>
            </w:rPr>
            <w:delText>5</w:delText>
          </w:r>
          <w:r w:rsidDel="006A7679" w:rsidR="00076894">
            <w:fldChar w:fldCharType="end"/>
          </w:r>
        </w:del>
      </w:ins>
      <w:del w:author="Tran Khanh Toan" w:date="2022-07-01T14:55:00Z" w:id="3651">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5</w:delText>
        </w:r>
        <w:r w:rsidDel="00A87875" w:rsidR="003F0BD0">
          <w:rPr>
            <w:noProof/>
          </w:rPr>
          <w:fldChar w:fldCharType="end"/>
        </w:r>
      </w:del>
      <w:r>
        <w:t xml:space="preserve"> Luồng dữ liệu điều khiển lấy thông tin cấu hình WAN hiện tại</w:t>
      </w:r>
      <w:r w:rsidR="0082011E">
        <w:t xml:space="preserve"> từ </w:t>
      </w:r>
      <w:del w:author="Tran Khanh Toan" w:date="2022-07-01T15:36:00Z" w:id="3652">
        <w:r w:rsidDel="007A6979" w:rsidR="0082011E">
          <w:delText>OneLink</w:delText>
        </w:r>
      </w:del>
      <w:ins w:author="Tran Khanh Toan" w:date="2022-07-01T15:36:00Z" w:id="3653">
        <w:r w:rsidR="007A6979">
          <w:t>Mobile App</w:t>
        </w:r>
      </w:ins>
      <w:bookmarkEnd w:id="3639"/>
    </w:p>
    <w:p w:rsidR="0012119E" w:rsidP="0012119E" w:rsidRDefault="0012119E" w14:paraId="1D36AC01" w14:textId="1D1B4FA2">
      <w:pPr>
        <w:rPr>
          <w:b/>
          <w:bCs/>
        </w:rPr>
      </w:pPr>
      <w:del w:author="Tran Khanh Toan" w:date="2022-07-04T09:21:00Z" w:id="3654">
        <w:r w:rsidRPr="00AB6FAB" w:rsidDel="00F02801">
          <w:rPr>
            <w:b/>
            <w:bCs/>
          </w:rPr>
          <w:delText xml:space="preserve">Cấu trúc dữ liệu </w:delText>
        </w:r>
      </w:del>
      <w:ins w:author="Tran Khanh Toan" w:date="2022-07-04T09:22:00Z" w:id="3655">
        <w:r w:rsidR="00F02801">
          <w:rPr>
            <w:b/>
            <w:bCs/>
          </w:rPr>
          <w:t xml:space="preserve">Cấu trúc payload </w:t>
        </w:r>
      </w:ins>
      <w:r w:rsidRPr="00AB6FAB">
        <w:rPr>
          <w:b/>
          <w:bCs/>
        </w:rPr>
        <w:t>của bản tin:</w:t>
      </w:r>
    </w:p>
    <w:p w:rsidR="0012119E" w:rsidP="0012119E" w:rsidRDefault="000B08EC" w14:paraId="557167D2" w14:textId="4F75DFA7">
      <w:pPr>
        <w:pStyle w:val="ListParagraph"/>
        <w:numPr>
          <w:ilvl w:val="0"/>
          <w:numId w:val="9"/>
        </w:numPr>
        <w:rPr>
          <w:b/>
          <w:bCs/>
        </w:rPr>
      </w:pPr>
      <w:r>
        <w:rPr>
          <w:b/>
          <w:bCs/>
        </w:rPr>
        <w:t>WAN view</w:t>
      </w:r>
      <w:r w:rsidR="006B1F7F">
        <w:rPr>
          <w:b/>
          <w:bCs/>
        </w:rPr>
        <w:t xml:space="preserve"> config </w:t>
      </w:r>
      <w:r w:rsidR="0012119E">
        <w:rPr>
          <w:b/>
          <w:bCs/>
        </w:rPr>
        <w:t xml:space="preserve"> Request:</w:t>
      </w:r>
    </w:p>
    <w:p w:rsidR="0012119E" w:rsidP="0012119E" w:rsidRDefault="0012119E" w14:paraId="7AA8CBBC" w14:textId="0BAED600">
      <w:pPr>
        <w:pStyle w:val="ListParagraph"/>
      </w:pPr>
      <w:r>
        <w:t>{“action” : “wanView</w:t>
      </w:r>
      <w:r w:rsidR="006B1F7F">
        <w:t>Config</w:t>
      </w:r>
      <w:r>
        <w:t>”</w:t>
      </w:r>
      <w:r w:rsidR="008B1CA1">
        <w:t xml:space="preserve">, “requestId” : </w:t>
      </w:r>
      <w:r w:rsidR="003E0981">
        <w:t>&lt;requestId&gt;</w:t>
      </w:r>
      <w:r>
        <w:t>}</w:t>
      </w:r>
    </w:p>
    <w:p w:rsidR="0012119E" w:rsidP="0012119E" w:rsidRDefault="000B08EC" w14:paraId="389CF371" w14:textId="7811E035">
      <w:pPr>
        <w:pStyle w:val="ListParagraph"/>
        <w:numPr>
          <w:ilvl w:val="0"/>
          <w:numId w:val="9"/>
        </w:numPr>
        <w:rPr>
          <w:b/>
          <w:bCs/>
        </w:rPr>
      </w:pPr>
      <w:r>
        <w:rPr>
          <w:b/>
          <w:bCs/>
        </w:rPr>
        <w:t>WAN view</w:t>
      </w:r>
      <w:r w:rsidR="0012119E">
        <w:rPr>
          <w:b/>
          <w:bCs/>
        </w:rPr>
        <w:t xml:space="preserve"> </w:t>
      </w:r>
      <w:r w:rsidR="006B1F7F">
        <w:rPr>
          <w:b/>
          <w:bCs/>
        </w:rPr>
        <w:t xml:space="preserve">config </w:t>
      </w:r>
      <w:r w:rsidR="0012119E">
        <w:rPr>
          <w:b/>
          <w:bCs/>
        </w:rPr>
        <w:t>Response:</w:t>
      </w:r>
    </w:p>
    <w:p w:rsidRPr="00820762" w:rsidR="0012119E" w:rsidP="0012119E" w:rsidRDefault="000B08EC" w14:paraId="78341189" w14:textId="4BFD4CBE">
      <w:pPr>
        <w:pStyle w:val="ListParagraph"/>
        <w:numPr>
          <w:ilvl w:val="1"/>
          <w:numId w:val="9"/>
        </w:numPr>
      </w:pPr>
      <w:r>
        <w:t>Lấy thông tin</w:t>
      </w:r>
      <w:r w:rsidR="006B1F7F">
        <w:t xml:space="preserve"> cấu hình</w:t>
      </w:r>
      <w:r>
        <w:t xml:space="preserve"> WAN</w:t>
      </w:r>
      <w:r w:rsidRPr="00820762" w:rsidR="0012119E">
        <w:t xml:space="preserve"> thành công</w:t>
      </w:r>
      <w:r w:rsidR="0012119E">
        <w:t>:</w:t>
      </w:r>
    </w:p>
    <w:p w:rsidR="0012119E" w:rsidP="0012119E" w:rsidRDefault="0012119E" w14:paraId="0091ACA9" w14:textId="77777777">
      <w:pPr>
        <w:pStyle w:val="FirstLevelBullet"/>
        <w:numPr>
          <w:ilvl w:val="0"/>
          <w:numId w:val="0"/>
        </w:numPr>
        <w:ind w:left="1080"/>
      </w:pPr>
      <w:r>
        <w:t>{</w:t>
      </w:r>
    </w:p>
    <w:p w:rsidR="0012119E" w:rsidP="0012119E" w:rsidRDefault="0012119E" w14:paraId="6F99747B" w14:textId="77777777">
      <w:pPr>
        <w:pStyle w:val="FirstLevelBullet"/>
        <w:numPr>
          <w:ilvl w:val="0"/>
          <w:numId w:val="0"/>
        </w:numPr>
        <w:ind w:left="720" w:firstLine="360"/>
      </w:pPr>
      <w:r>
        <w:t>"status": 0,</w:t>
      </w:r>
    </w:p>
    <w:p w:rsidR="0012119E" w:rsidP="0012119E" w:rsidRDefault="00B94824" w14:paraId="6D168F83" w14:textId="75ACA301">
      <w:pPr>
        <w:pStyle w:val="FirstLevelBullet"/>
        <w:numPr>
          <w:ilvl w:val="0"/>
          <w:numId w:val="0"/>
        </w:numPr>
        <w:ind w:left="720" w:firstLine="360"/>
      </w:pPr>
      <w:r>
        <w:t>“message”: “</w:t>
      </w:r>
      <w:r w:rsidR="001F1C9A">
        <w:t>Success</w:t>
      </w:r>
      <w:r>
        <w:t>”</w:t>
      </w:r>
      <w:r w:rsidR="0012119E">
        <w:t>,</w:t>
      </w:r>
    </w:p>
    <w:p w:rsidR="006F60DE" w:rsidP="0012119E" w:rsidRDefault="006F60DE" w14:paraId="5BA1180E" w14:textId="3B5009F8">
      <w:pPr>
        <w:pStyle w:val="FirstLevelBullet"/>
        <w:numPr>
          <w:ilvl w:val="0"/>
          <w:numId w:val="0"/>
        </w:numPr>
        <w:ind w:left="720" w:firstLine="360"/>
      </w:pPr>
      <w:r>
        <w:t xml:space="preserve">“requestId” : </w:t>
      </w:r>
      <w:r w:rsidR="003E0981">
        <w:t>&lt;requestId&gt;</w:t>
      </w:r>
      <w:r>
        <w:t>,</w:t>
      </w:r>
    </w:p>
    <w:p w:rsidR="0012119E" w:rsidP="0012119E" w:rsidRDefault="0012119E" w14:paraId="158C9180" w14:textId="77777777">
      <w:pPr>
        <w:pStyle w:val="FirstLevelBullet"/>
        <w:numPr>
          <w:ilvl w:val="0"/>
          <w:numId w:val="0"/>
        </w:numPr>
        <w:ind w:left="720" w:firstLine="360"/>
      </w:pPr>
      <w:r>
        <w:t>"data": {</w:t>
      </w:r>
    </w:p>
    <w:p w:rsidR="0012119E" w:rsidP="0012119E" w:rsidRDefault="0012119E" w14:paraId="4CB6872F" w14:textId="46C2F91E">
      <w:pPr>
        <w:pStyle w:val="FirstLevelBullet"/>
        <w:numPr>
          <w:ilvl w:val="0"/>
          <w:numId w:val="0"/>
        </w:numPr>
        <w:ind w:left="720" w:firstLine="360"/>
      </w:pPr>
      <w:r>
        <w:t>“action” : “</w:t>
      </w:r>
      <w:r w:rsidR="00504248">
        <w:t>wanViewConfig</w:t>
      </w:r>
      <w:r>
        <w:t>”</w:t>
      </w:r>
      <w:r w:rsidR="00B2742C">
        <w:t>,</w:t>
      </w:r>
    </w:p>
    <w:p w:rsidR="001D4CFD" w:rsidP="0012119E" w:rsidRDefault="00B2742C" w14:paraId="116CEBF2" w14:textId="3F5D15F3">
      <w:pPr>
        <w:pStyle w:val="FirstLevelBullet"/>
        <w:numPr>
          <w:ilvl w:val="0"/>
          <w:numId w:val="0"/>
        </w:numPr>
        <w:ind w:left="720" w:firstLine="360"/>
      </w:pPr>
      <w:r>
        <w:t>“</w:t>
      </w:r>
      <w:r w:rsidRPr="00E5021C" w:rsidR="00E5021C">
        <w:t>results</w:t>
      </w:r>
      <w:r w:rsidR="001D4CFD">
        <w:t>”:[</w:t>
      </w:r>
    </w:p>
    <w:p w:rsidR="001D4CFD" w:rsidP="001D4CFD" w:rsidRDefault="001D4CFD" w14:paraId="1AA45C89" w14:textId="77777777">
      <w:pPr>
        <w:pStyle w:val="FirstLevelBullet"/>
        <w:numPr>
          <w:ilvl w:val="0"/>
          <w:numId w:val="0"/>
        </w:numPr>
        <w:ind w:left="1440" w:firstLine="720"/>
      </w:pPr>
      <w:r>
        <w:t>{</w:t>
      </w:r>
    </w:p>
    <w:p w:rsidR="001D4CFD" w:rsidP="0012119E" w:rsidRDefault="001D4CFD" w14:paraId="2E7EC166" w14:textId="24744C52">
      <w:pPr>
        <w:pStyle w:val="FirstLevelBullet"/>
        <w:numPr>
          <w:ilvl w:val="0"/>
          <w:numId w:val="0"/>
        </w:numPr>
        <w:ind w:left="720" w:firstLine="360"/>
      </w:pPr>
      <w:r>
        <w:tab/>
      </w:r>
      <w:r>
        <w:tab/>
      </w:r>
      <w:r>
        <w:tab/>
      </w:r>
      <w:r>
        <w:t xml:space="preserve">“wanIndex” : </w:t>
      </w:r>
      <w:r w:rsidR="00045C6B">
        <w:t>&lt;wanIndex&gt;</w:t>
      </w:r>
      <w:r w:rsidR="00B80DCA">
        <w:t>,</w:t>
      </w:r>
    </w:p>
    <w:p w:rsidR="001D4CFD" w:rsidP="0012119E" w:rsidRDefault="001D4CFD" w14:paraId="4FCE206C" w14:textId="77777777">
      <w:pPr>
        <w:pStyle w:val="FirstLevelBullet"/>
        <w:numPr>
          <w:ilvl w:val="0"/>
          <w:numId w:val="0"/>
        </w:numPr>
        <w:ind w:left="720" w:firstLine="360"/>
      </w:pPr>
      <w:r>
        <w:tab/>
      </w:r>
      <w:r>
        <w:tab/>
      </w:r>
      <w:r>
        <w:tab/>
      </w:r>
      <w:r>
        <w:t>“</w:t>
      </w:r>
      <w:r w:rsidR="00B80DCA">
        <w:t>wanType” : “&lt;wanType&gt;”,</w:t>
      </w:r>
    </w:p>
    <w:p w:rsidR="00B80DCA" w:rsidP="0012119E" w:rsidRDefault="00045C6B" w14:paraId="31BEBC2E" w14:textId="0E23C28A">
      <w:pPr>
        <w:pStyle w:val="FirstLevelBullet"/>
        <w:numPr>
          <w:ilvl w:val="0"/>
          <w:numId w:val="0"/>
        </w:numPr>
        <w:ind w:left="720" w:firstLine="360"/>
      </w:pPr>
      <w:r>
        <w:tab/>
      </w:r>
      <w:r>
        <w:tab/>
      </w:r>
      <w:r>
        <w:tab/>
      </w:r>
      <w:r>
        <w:t>“vlanId” : &lt;vlanId&gt;</w:t>
      </w:r>
      <w:r w:rsidR="00B80DCA">
        <w:t>,</w:t>
      </w:r>
    </w:p>
    <w:p w:rsidR="00B80DCA" w:rsidP="0012119E" w:rsidRDefault="00045C6B" w14:paraId="7D460E98" w14:textId="6F9251C7">
      <w:pPr>
        <w:pStyle w:val="FirstLevelBullet"/>
        <w:numPr>
          <w:ilvl w:val="0"/>
          <w:numId w:val="0"/>
        </w:numPr>
        <w:ind w:left="720" w:firstLine="360"/>
      </w:pPr>
      <w:r>
        <w:tab/>
      </w:r>
      <w:r>
        <w:tab/>
      </w:r>
      <w:r>
        <w:tab/>
      </w:r>
      <w:r>
        <w:t>“802.1p” : &lt;802.1p&gt;</w:t>
      </w:r>
      <w:r w:rsidR="00B80DCA">
        <w:t>,</w:t>
      </w:r>
    </w:p>
    <w:p w:rsidR="005F0F51" w:rsidP="0012119E" w:rsidRDefault="005F0F51" w14:paraId="0F0181D0" w14:textId="303C46BC">
      <w:pPr>
        <w:pStyle w:val="FirstLevelBullet"/>
        <w:numPr>
          <w:ilvl w:val="0"/>
          <w:numId w:val="0"/>
        </w:numPr>
        <w:ind w:left="720" w:firstLine="360"/>
      </w:pPr>
      <w:r>
        <w:tab/>
      </w:r>
      <w:r>
        <w:tab/>
      </w:r>
      <w:r>
        <w:tab/>
      </w:r>
      <w:r>
        <w:t>“ipVersion” : “&lt;ipVersion&gt;”,</w:t>
      </w:r>
    </w:p>
    <w:p w:rsidR="00B80DCA" w:rsidP="0012119E" w:rsidRDefault="00B80DCA" w14:paraId="03AACDEA" w14:textId="77777777">
      <w:pPr>
        <w:pStyle w:val="FirstLevelBullet"/>
        <w:numPr>
          <w:ilvl w:val="0"/>
          <w:numId w:val="0"/>
        </w:numPr>
        <w:ind w:left="720" w:firstLine="360"/>
      </w:pPr>
      <w:r>
        <w:tab/>
      </w:r>
      <w:r>
        <w:tab/>
      </w:r>
      <w:r>
        <w:tab/>
      </w:r>
      <w:r>
        <w:t>“</w:t>
      </w:r>
      <w:r w:rsidR="000B55F2">
        <w:t>username” : “&lt;username&gt;”,</w:t>
      </w:r>
    </w:p>
    <w:p w:rsidR="000B55F2" w:rsidP="0012119E" w:rsidRDefault="000B55F2" w14:paraId="4AAA44AD" w14:textId="77777777">
      <w:pPr>
        <w:pStyle w:val="FirstLevelBullet"/>
        <w:numPr>
          <w:ilvl w:val="0"/>
          <w:numId w:val="0"/>
        </w:numPr>
        <w:ind w:left="720" w:firstLine="360"/>
      </w:pPr>
      <w:r>
        <w:tab/>
      </w:r>
      <w:r>
        <w:tab/>
      </w:r>
      <w:r>
        <w:tab/>
      </w:r>
      <w:r>
        <w:t>“password” : “&lt;password&gt;”,</w:t>
      </w:r>
    </w:p>
    <w:p w:rsidR="00ED6A4A" w:rsidP="00974EC6" w:rsidRDefault="000B55F2" w14:paraId="1DDE33D2" w14:textId="37FF9241">
      <w:pPr>
        <w:pStyle w:val="FirstLevelBullet"/>
        <w:numPr>
          <w:ilvl w:val="0"/>
          <w:numId w:val="0"/>
        </w:numPr>
        <w:ind w:left="720" w:firstLine="360"/>
        <w:rPr>
          <w:ins w:author="toantk" w:date="2022-07-27T17:13:00Z" w:id="3656"/>
        </w:rPr>
      </w:pPr>
      <w:r>
        <w:lastRenderedPageBreak/>
        <w:tab/>
      </w:r>
      <w:r>
        <w:tab/>
      </w:r>
      <w:r>
        <w:tab/>
      </w:r>
      <w:r>
        <w:t>“defaultRoute” : “&lt;defaultRoute”&gt;,</w:t>
      </w:r>
    </w:p>
    <w:p w:rsidR="00B43F59" w:rsidP="00974EC6" w:rsidRDefault="00B43F59" w14:paraId="629A9B62" w14:textId="72AFC269">
      <w:pPr>
        <w:pStyle w:val="FirstLevelBullet"/>
        <w:numPr>
          <w:ilvl w:val="0"/>
          <w:numId w:val="0"/>
        </w:numPr>
        <w:ind w:left="720" w:firstLine="360"/>
      </w:pPr>
      <w:ins w:author="toantk" w:date="2022-07-27T17:13:00Z" w:id="3657">
        <w:r>
          <w:tab/>
        </w:r>
        <w:r>
          <w:tab/>
        </w:r>
        <w:r>
          <w:tab/>
        </w:r>
      </w:ins>
      <w:ins w:author="toantk" w:date="2022-07-27T17:14:00Z" w:id="3658">
        <w:r>
          <w:t>“natEnable” : “&lt;natEnable&gt;”</w:t>
        </w:r>
      </w:ins>
    </w:p>
    <w:p w:rsidR="001D4CFD" w:rsidP="001D4CFD" w:rsidRDefault="001D4CFD" w14:paraId="7076D408" w14:textId="77777777">
      <w:pPr>
        <w:pStyle w:val="FirstLevelBullet"/>
        <w:numPr>
          <w:ilvl w:val="0"/>
          <w:numId w:val="0"/>
        </w:numPr>
        <w:ind w:left="2160"/>
      </w:pPr>
      <w:r>
        <w:t>}</w:t>
      </w:r>
    </w:p>
    <w:p w:rsidR="001D4CFD" w:rsidP="001D4CFD" w:rsidRDefault="001D4CFD" w14:paraId="19B12175" w14:textId="77777777">
      <w:pPr>
        <w:pStyle w:val="FirstLevelBullet"/>
        <w:numPr>
          <w:ilvl w:val="0"/>
          <w:numId w:val="0"/>
        </w:numPr>
        <w:ind w:left="1440" w:firstLine="720"/>
      </w:pPr>
      <w:r>
        <w:t>…</w:t>
      </w:r>
    </w:p>
    <w:p w:rsidR="00B2742C" w:rsidP="001D4CFD" w:rsidRDefault="001D4CFD" w14:paraId="3B5D445F" w14:textId="77777777">
      <w:pPr>
        <w:pStyle w:val="FirstLevelBullet"/>
        <w:numPr>
          <w:ilvl w:val="0"/>
          <w:numId w:val="0"/>
        </w:numPr>
        <w:ind w:left="1440" w:firstLine="720"/>
      </w:pPr>
      <w:r>
        <w:t>]</w:t>
      </w:r>
    </w:p>
    <w:p w:rsidR="0012119E" w:rsidP="0012119E" w:rsidRDefault="0012119E" w14:paraId="0414B334" w14:textId="77777777">
      <w:pPr>
        <w:pStyle w:val="FirstLevelBullet"/>
        <w:numPr>
          <w:ilvl w:val="0"/>
          <w:numId w:val="0"/>
        </w:numPr>
        <w:ind w:left="720" w:firstLine="360"/>
      </w:pPr>
      <w:r>
        <w:t>}</w:t>
      </w:r>
    </w:p>
    <w:p w:rsidR="0012119E" w:rsidP="0012119E" w:rsidRDefault="0012119E" w14:paraId="292B7855" w14:textId="77777777">
      <w:pPr>
        <w:pStyle w:val="FirstLevelBullet"/>
        <w:numPr>
          <w:ilvl w:val="0"/>
          <w:numId w:val="0"/>
        </w:numPr>
        <w:ind w:left="720" w:firstLine="360"/>
      </w:pPr>
      <w:r>
        <w:t>}</w:t>
      </w:r>
    </w:p>
    <w:p w:rsidRPr="00820762" w:rsidR="0012119E" w:rsidP="0012119E" w:rsidRDefault="000B08EC" w14:paraId="03B40F54" w14:textId="77777777">
      <w:pPr>
        <w:pStyle w:val="ListParagraph"/>
        <w:numPr>
          <w:ilvl w:val="1"/>
          <w:numId w:val="9"/>
        </w:numPr>
      </w:pPr>
      <w:r>
        <w:t>Lấy thông tin WAN thất bại</w:t>
      </w:r>
      <w:r w:rsidR="0012119E">
        <w:t>:</w:t>
      </w:r>
    </w:p>
    <w:p w:rsidR="0012119E" w:rsidP="0012119E" w:rsidRDefault="0012119E" w14:paraId="2DBCB0B4" w14:textId="77777777">
      <w:pPr>
        <w:pStyle w:val="FirstLevelBullet"/>
        <w:numPr>
          <w:ilvl w:val="0"/>
          <w:numId w:val="0"/>
        </w:numPr>
        <w:ind w:left="1080"/>
      </w:pPr>
      <w:r>
        <w:t>{</w:t>
      </w:r>
    </w:p>
    <w:p w:rsidR="0012119E" w:rsidP="0012119E" w:rsidRDefault="00183521" w14:paraId="3AD3C328" w14:textId="499E6444">
      <w:pPr>
        <w:pStyle w:val="FirstLevelBullet"/>
        <w:numPr>
          <w:ilvl w:val="0"/>
          <w:numId w:val="0"/>
        </w:numPr>
        <w:ind w:left="1080"/>
      </w:pPr>
      <w:r>
        <w:t>“status”: &lt;ErrorCode&gt;</w:t>
      </w:r>
      <w:r w:rsidR="0012119E">
        <w:t>,</w:t>
      </w:r>
    </w:p>
    <w:p w:rsidR="0012119E" w:rsidP="0012119E" w:rsidRDefault="00B94824" w14:paraId="68F2A03C" w14:textId="75A05C73">
      <w:pPr>
        <w:pStyle w:val="FirstLevelBullet"/>
        <w:numPr>
          <w:ilvl w:val="0"/>
          <w:numId w:val="0"/>
        </w:numPr>
        <w:ind w:left="1080"/>
      </w:pPr>
      <w:r>
        <w:t>“message”: “&lt;message&gt;”</w:t>
      </w:r>
      <w:r w:rsidR="0012119E">
        <w:t>,</w:t>
      </w:r>
    </w:p>
    <w:p w:rsidR="008B0F5C" w:rsidP="0012119E" w:rsidRDefault="008B0F5C" w14:paraId="65337794" w14:textId="452D8E52">
      <w:pPr>
        <w:pStyle w:val="FirstLevelBullet"/>
        <w:numPr>
          <w:ilvl w:val="0"/>
          <w:numId w:val="0"/>
        </w:numPr>
        <w:ind w:left="1080"/>
      </w:pPr>
      <w:r>
        <w:t xml:space="preserve">“requestId” : </w:t>
      </w:r>
      <w:r w:rsidR="003E0981">
        <w:t>&lt;requestId&gt;</w:t>
      </w:r>
      <w:r>
        <w:t>,</w:t>
      </w:r>
    </w:p>
    <w:p w:rsidR="0012119E" w:rsidP="0012119E" w:rsidRDefault="0012119E" w14:paraId="3EF9FB4F" w14:textId="77777777">
      <w:pPr>
        <w:pStyle w:val="FirstLevelBullet"/>
        <w:numPr>
          <w:ilvl w:val="0"/>
          <w:numId w:val="0"/>
        </w:numPr>
        <w:ind w:left="1080"/>
      </w:pPr>
      <w:r>
        <w:t>"data": {</w:t>
      </w:r>
    </w:p>
    <w:p w:rsidR="0012119E" w:rsidP="0012119E" w:rsidRDefault="0012119E" w14:paraId="172AD38D" w14:textId="77777777">
      <w:pPr>
        <w:pStyle w:val="FirstLevelBullet"/>
        <w:numPr>
          <w:ilvl w:val="0"/>
          <w:numId w:val="0"/>
        </w:numPr>
        <w:ind w:left="1080"/>
      </w:pPr>
      <w:r>
        <w:t>}</w:t>
      </w:r>
    </w:p>
    <w:p w:rsidR="0012119E" w:rsidP="0012119E" w:rsidRDefault="0012119E" w14:paraId="6102977F" w14:textId="77777777">
      <w:pPr>
        <w:pStyle w:val="FirstLevelBullet"/>
        <w:numPr>
          <w:ilvl w:val="0"/>
          <w:numId w:val="0"/>
        </w:numPr>
        <w:ind w:left="1080"/>
      </w:pPr>
      <w:r>
        <w:t>}</w:t>
      </w:r>
    </w:p>
    <w:p w:rsidR="008403A8" w:rsidP="008403A8" w:rsidRDefault="008403A8" w14:paraId="3B7AC3B8" w14:textId="77777777">
      <w:pPr>
        <w:pStyle w:val="ListParagraph"/>
        <w:numPr>
          <w:ilvl w:val="0"/>
          <w:numId w:val="9"/>
        </w:numPr>
        <w:rPr>
          <w:b/>
          <w:bCs/>
        </w:rPr>
      </w:pPr>
      <w:r w:rsidRPr="00003BA2">
        <w:rPr>
          <w:b/>
          <w:bCs/>
        </w:rPr>
        <w:t>Mô tả tham số</w:t>
      </w:r>
      <w:r>
        <w:rPr>
          <w:b/>
          <w:bCs/>
        </w:rPr>
        <w:t>:</w:t>
      </w:r>
    </w:p>
    <w:p w:rsidR="00771908" w:rsidP="00771908" w:rsidRDefault="00771908" w14:paraId="736EF04D" w14:textId="376151F3">
      <w:pPr>
        <w:pStyle w:val="Caption"/>
        <w:keepNext/>
      </w:pPr>
      <w:bookmarkStart w:name="_Toc110529156" w:id="3659"/>
      <w:r>
        <w:t xml:space="preserve">Bảng </w:t>
      </w:r>
      <w:ins w:author="toantk" w:date="2022-08-04T17:50:00Z" w:id="3660">
        <w:r w:rsidR="0035117C">
          <w:fldChar w:fldCharType="begin"/>
        </w:r>
        <w:r w:rsidR="0035117C">
          <w:instrText xml:space="preserve"> STYLEREF 1 \s </w:instrText>
        </w:r>
      </w:ins>
      <w:r w:rsidR="0035117C">
        <w:fldChar w:fldCharType="separate"/>
      </w:r>
      <w:r w:rsidR="00533729">
        <w:rPr>
          <w:noProof/>
        </w:rPr>
        <w:t>7</w:t>
      </w:r>
      <w:ins w:author="toantk" w:date="2022-08-04T17:50:00Z" w:id="3661">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7</w:t>
      </w:r>
      <w:ins w:author="toantk" w:date="2022-08-04T17:50:00Z" w:id="3662">
        <w:r w:rsidR="0035117C">
          <w:fldChar w:fldCharType="end"/>
        </w:r>
      </w:ins>
      <w:ins w:author="Tran Khanh Toan" w:date="2022-08-04T09:32:00Z" w:id="3663">
        <w:del w:author="toantk" w:date="2022-08-04T17:50:00Z" w:id="3664">
          <w:r w:rsidDel="0035117C" w:rsidR="00F227FB">
            <w:fldChar w:fldCharType="begin"/>
          </w:r>
          <w:r w:rsidDel="0035117C" w:rsidR="00F227FB">
            <w:delInstrText xml:space="preserve"> STYLEREF 1 \s </w:delInstrText>
          </w:r>
        </w:del>
      </w:ins>
      <w:del w:author="toantk" w:date="2022-08-04T17:50:00Z" w:id="3665">
        <w:r w:rsidDel="0035117C" w:rsidR="00F227FB">
          <w:fldChar w:fldCharType="separate"/>
        </w:r>
        <w:r w:rsidDel="0035117C" w:rsidR="00F227FB">
          <w:rPr>
            <w:noProof/>
          </w:rPr>
          <w:delText>7</w:delText>
        </w:r>
      </w:del>
      <w:ins w:author="Tran Khanh Toan" w:date="2022-08-04T09:32:00Z" w:id="3666">
        <w:del w:author="toantk" w:date="2022-08-04T17:50:00Z" w:id="3667">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3668">
        <w:r w:rsidDel="0035117C" w:rsidR="00F227FB">
          <w:fldChar w:fldCharType="separate"/>
        </w:r>
      </w:del>
      <w:ins w:author="Tran Khanh Toan" w:date="2022-08-04T09:32:00Z" w:id="3669">
        <w:del w:author="toantk" w:date="2022-08-04T17:50:00Z" w:id="3670">
          <w:r w:rsidDel="0035117C" w:rsidR="00F227FB">
            <w:rPr>
              <w:noProof/>
            </w:rPr>
            <w:delText>7</w:delText>
          </w:r>
          <w:r w:rsidDel="0035117C" w:rsidR="00F227FB">
            <w:fldChar w:fldCharType="end"/>
          </w:r>
        </w:del>
      </w:ins>
      <w:ins w:author="toantk" w:date="2022-07-28T09:18:00Z" w:id="3671">
        <w:del w:author="Tran Khanh Toan" w:date="2022-08-03T15:31:00Z" w:id="3672">
          <w:r w:rsidDel="0087204C" w:rsidR="005A0D0F">
            <w:fldChar w:fldCharType="begin"/>
          </w:r>
          <w:r w:rsidDel="0087204C" w:rsidR="005A0D0F">
            <w:delInstrText xml:space="preserve"> STYLEREF 1 \s </w:delInstrText>
          </w:r>
        </w:del>
      </w:ins>
      <w:del w:author="Tran Khanh Toan" w:date="2022-08-03T15:31:00Z" w:id="3673">
        <w:r w:rsidDel="0087204C" w:rsidR="005A0D0F">
          <w:fldChar w:fldCharType="separate"/>
        </w:r>
        <w:r w:rsidDel="0087204C" w:rsidR="005A0D0F">
          <w:rPr>
            <w:noProof/>
          </w:rPr>
          <w:delText>7</w:delText>
        </w:r>
      </w:del>
      <w:ins w:author="toantk" w:date="2022-07-28T09:18:00Z" w:id="3674">
        <w:del w:author="Tran Khanh Toan" w:date="2022-08-03T15:31:00Z" w:id="3675">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3676">
        <w:r w:rsidDel="0087204C" w:rsidR="005A0D0F">
          <w:fldChar w:fldCharType="separate"/>
        </w:r>
      </w:del>
      <w:ins w:author="toantk" w:date="2022-07-28T09:18:00Z" w:id="3677">
        <w:del w:author="Tran Khanh Toan" w:date="2022-08-03T15:31:00Z" w:id="3678">
          <w:r w:rsidDel="0087204C" w:rsidR="005A0D0F">
            <w:rPr>
              <w:noProof/>
            </w:rPr>
            <w:delText>7</w:delText>
          </w:r>
          <w:r w:rsidDel="0087204C" w:rsidR="005A0D0F">
            <w:fldChar w:fldCharType="end"/>
          </w:r>
        </w:del>
      </w:ins>
      <w:ins w:author="Tran Khanh Toan" w:date="2022-07-01T17:36:00Z" w:id="3679">
        <w:del w:author="toantk" w:date="2022-07-27T10:00:00Z" w:id="3680">
          <w:r w:rsidDel="006366F4" w:rsidR="0036606E">
            <w:fldChar w:fldCharType="begin"/>
          </w:r>
          <w:r w:rsidDel="006366F4" w:rsidR="0036606E">
            <w:delInstrText xml:space="preserve"> STYLEREF 1 \s </w:delInstrText>
          </w:r>
        </w:del>
      </w:ins>
      <w:del w:author="toantk" w:date="2022-07-27T10:00:00Z" w:id="3681">
        <w:r w:rsidDel="006366F4" w:rsidR="0036606E">
          <w:fldChar w:fldCharType="separate"/>
        </w:r>
        <w:r w:rsidDel="006366F4" w:rsidR="0036606E">
          <w:rPr>
            <w:noProof/>
          </w:rPr>
          <w:delText>7</w:delText>
        </w:r>
      </w:del>
      <w:ins w:author="Tran Khanh Toan" w:date="2022-07-01T17:36:00Z" w:id="3682">
        <w:del w:author="toantk" w:date="2022-07-27T10:00:00Z" w:id="3683">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3684">
        <w:r w:rsidDel="006366F4" w:rsidR="0036606E">
          <w:fldChar w:fldCharType="separate"/>
        </w:r>
      </w:del>
      <w:ins w:author="Tran Khanh Toan" w:date="2022-07-01T17:36:00Z" w:id="3685">
        <w:del w:author="toantk" w:date="2022-07-27T10:00:00Z" w:id="3686">
          <w:r w:rsidDel="006366F4" w:rsidR="0036606E">
            <w:rPr>
              <w:noProof/>
            </w:rPr>
            <w:delText>2</w:delText>
          </w:r>
          <w:r w:rsidDel="006366F4" w:rsidR="0036606E">
            <w:fldChar w:fldCharType="end"/>
          </w:r>
        </w:del>
      </w:ins>
      <w:del w:author="Tran Khanh Toan" w:date="2022-07-01T14:56:00Z" w:id="3687">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2</w:delText>
        </w:r>
        <w:r w:rsidDel="00A87875" w:rsidR="003F0BD0">
          <w:rPr>
            <w:noProof/>
          </w:rPr>
          <w:fldChar w:fldCharType="end"/>
        </w:r>
      </w:del>
      <w:r>
        <w:t xml:space="preserve"> Bảng mô tả tham số trong luồng điều khiển lấy thông tin cấu hình WAN hiện tại</w:t>
      </w:r>
      <w:bookmarkEnd w:id="3659"/>
    </w:p>
    <w:tbl>
      <w:tblPr>
        <w:tblStyle w:val="TableGrid"/>
        <w:tblW w:w="0" w:type="auto"/>
        <w:tblInd w:w="175" w:type="dxa"/>
        <w:tblLook w:val="04A0" w:firstRow="1" w:lastRow="0" w:firstColumn="1" w:lastColumn="0" w:noHBand="0" w:noVBand="1"/>
      </w:tblPr>
      <w:tblGrid>
        <w:gridCol w:w="702"/>
        <w:gridCol w:w="1598"/>
        <w:gridCol w:w="1784"/>
        <w:gridCol w:w="1071"/>
        <w:gridCol w:w="2354"/>
        <w:gridCol w:w="1541"/>
      </w:tblGrid>
      <w:tr w:rsidR="00906522" w:rsidTr="00771908" w14:paraId="0C79563C" w14:textId="77777777">
        <w:tc>
          <w:tcPr>
            <w:tcW w:w="711" w:type="dxa"/>
          </w:tcPr>
          <w:p w:rsidR="008403A8" w:rsidP="00E5021C" w:rsidRDefault="008403A8" w14:paraId="6FB348DA" w14:textId="77777777">
            <w:pPr>
              <w:pStyle w:val="ListParagraph"/>
              <w:ind w:left="0"/>
              <w:rPr>
                <w:b/>
                <w:bCs/>
              </w:rPr>
            </w:pPr>
            <w:r>
              <w:rPr>
                <w:b/>
                <w:bCs/>
              </w:rPr>
              <w:t>STT</w:t>
            </w:r>
          </w:p>
        </w:tc>
        <w:tc>
          <w:tcPr>
            <w:tcW w:w="1621" w:type="dxa"/>
          </w:tcPr>
          <w:p w:rsidR="008403A8" w:rsidP="00E5021C" w:rsidRDefault="008403A8" w14:paraId="4BFEB952" w14:textId="77777777">
            <w:pPr>
              <w:pStyle w:val="ListParagraph"/>
              <w:ind w:left="0"/>
              <w:rPr>
                <w:b/>
                <w:bCs/>
              </w:rPr>
            </w:pPr>
            <w:r>
              <w:rPr>
                <w:b/>
                <w:bCs/>
              </w:rPr>
              <w:t>Tham số</w:t>
            </w:r>
          </w:p>
        </w:tc>
        <w:tc>
          <w:tcPr>
            <w:tcW w:w="1556" w:type="dxa"/>
          </w:tcPr>
          <w:p w:rsidR="008403A8" w:rsidP="00E5021C" w:rsidRDefault="008403A8" w14:paraId="06186ED0" w14:textId="77777777">
            <w:pPr>
              <w:pStyle w:val="ListParagraph"/>
              <w:ind w:left="0"/>
              <w:rPr>
                <w:b/>
                <w:bCs/>
              </w:rPr>
            </w:pPr>
            <w:r>
              <w:rPr>
                <w:b/>
                <w:bCs/>
              </w:rPr>
              <w:t>Mô tả</w:t>
            </w:r>
          </w:p>
        </w:tc>
        <w:tc>
          <w:tcPr>
            <w:tcW w:w="1083" w:type="dxa"/>
          </w:tcPr>
          <w:p w:rsidR="008403A8" w:rsidP="00E5021C" w:rsidRDefault="008403A8" w14:paraId="725FC3E0" w14:textId="77777777">
            <w:pPr>
              <w:pStyle w:val="ListParagraph"/>
              <w:ind w:left="0"/>
              <w:rPr>
                <w:b/>
                <w:bCs/>
              </w:rPr>
            </w:pPr>
            <w:r>
              <w:rPr>
                <w:b/>
                <w:bCs/>
              </w:rPr>
              <w:t>Kiểu</w:t>
            </w:r>
          </w:p>
        </w:tc>
        <w:tc>
          <w:tcPr>
            <w:tcW w:w="2383" w:type="dxa"/>
          </w:tcPr>
          <w:p w:rsidR="008403A8" w:rsidP="00E5021C" w:rsidRDefault="008403A8" w14:paraId="5EEA6FEB" w14:textId="77777777">
            <w:pPr>
              <w:pStyle w:val="ListParagraph"/>
              <w:ind w:left="0"/>
              <w:rPr>
                <w:b/>
                <w:bCs/>
              </w:rPr>
            </w:pPr>
            <w:r>
              <w:rPr>
                <w:b/>
                <w:bCs/>
              </w:rPr>
              <w:t>Giá trị</w:t>
            </w:r>
          </w:p>
        </w:tc>
        <w:tc>
          <w:tcPr>
            <w:tcW w:w="1696" w:type="dxa"/>
          </w:tcPr>
          <w:p w:rsidR="008403A8" w:rsidP="00E5021C" w:rsidRDefault="008403A8" w14:paraId="62D47AD6" w14:textId="77777777">
            <w:pPr>
              <w:pStyle w:val="ListParagraph"/>
              <w:ind w:left="0"/>
              <w:rPr>
                <w:b/>
                <w:bCs/>
              </w:rPr>
            </w:pPr>
            <w:r>
              <w:rPr>
                <w:b/>
                <w:bCs/>
              </w:rPr>
              <w:t>Json Key</w:t>
            </w:r>
          </w:p>
        </w:tc>
      </w:tr>
      <w:tr w:rsidR="00906522" w:rsidTr="00771908" w14:paraId="68887154" w14:textId="77777777">
        <w:tc>
          <w:tcPr>
            <w:tcW w:w="711" w:type="dxa"/>
          </w:tcPr>
          <w:p w:rsidRPr="00020A9F" w:rsidR="008403A8" w:rsidP="00E5021C" w:rsidRDefault="008403A8" w14:paraId="25EE0441" w14:textId="77777777">
            <w:pPr>
              <w:pStyle w:val="ListParagraph"/>
              <w:ind w:left="0"/>
            </w:pPr>
            <w:r w:rsidRPr="00020A9F">
              <w:t>1</w:t>
            </w:r>
          </w:p>
        </w:tc>
        <w:tc>
          <w:tcPr>
            <w:tcW w:w="1621" w:type="dxa"/>
          </w:tcPr>
          <w:p w:rsidRPr="00020A9F" w:rsidR="008403A8" w:rsidP="00E5021C" w:rsidRDefault="008403A8" w14:paraId="3725FDE4" w14:textId="77777777">
            <w:pPr>
              <w:pStyle w:val="ListParagraph"/>
              <w:ind w:left="0"/>
            </w:pPr>
            <w:r>
              <w:t>WAN Index</w:t>
            </w:r>
          </w:p>
        </w:tc>
        <w:tc>
          <w:tcPr>
            <w:tcW w:w="1556" w:type="dxa"/>
          </w:tcPr>
          <w:p w:rsidRPr="00020A9F" w:rsidR="008403A8" w:rsidP="00E5021C" w:rsidRDefault="008403A8" w14:paraId="4789EA38" w14:textId="77777777">
            <w:pPr>
              <w:pStyle w:val="ListParagraph"/>
              <w:ind w:left="0"/>
            </w:pPr>
            <w:r>
              <w:t>Index của WAN</w:t>
            </w:r>
          </w:p>
        </w:tc>
        <w:tc>
          <w:tcPr>
            <w:tcW w:w="1083" w:type="dxa"/>
          </w:tcPr>
          <w:p w:rsidRPr="00020A9F" w:rsidR="008403A8" w:rsidP="00E5021C" w:rsidRDefault="008403A8" w14:paraId="10EB50BF" w14:textId="77777777">
            <w:pPr>
              <w:pStyle w:val="ListParagraph"/>
              <w:ind w:left="0"/>
            </w:pPr>
            <w:r>
              <w:t>Int</w:t>
            </w:r>
          </w:p>
        </w:tc>
        <w:tc>
          <w:tcPr>
            <w:tcW w:w="2383" w:type="dxa"/>
          </w:tcPr>
          <w:p w:rsidRPr="00020A9F" w:rsidR="008403A8" w:rsidP="00E5021C" w:rsidRDefault="008403A8" w14:paraId="2E85602B" w14:textId="77777777">
            <w:pPr>
              <w:pStyle w:val="ListParagraph"/>
              <w:ind w:left="0"/>
            </w:pPr>
            <w:r>
              <w:t>Số nguyên. Có giá trị: 0-7</w:t>
            </w:r>
          </w:p>
        </w:tc>
        <w:tc>
          <w:tcPr>
            <w:tcW w:w="1696" w:type="dxa"/>
          </w:tcPr>
          <w:p w:rsidRPr="00020A9F" w:rsidR="008403A8" w:rsidP="00E5021C" w:rsidRDefault="008403A8" w14:paraId="4DC70E9D" w14:textId="77777777">
            <w:pPr>
              <w:pStyle w:val="ListParagraph"/>
              <w:ind w:left="0"/>
            </w:pPr>
            <w:r>
              <w:t>wanIndex</w:t>
            </w:r>
          </w:p>
        </w:tc>
      </w:tr>
      <w:tr w:rsidR="00906522" w:rsidTr="00771908" w14:paraId="27491179" w14:textId="77777777">
        <w:tc>
          <w:tcPr>
            <w:tcW w:w="711" w:type="dxa"/>
          </w:tcPr>
          <w:p w:rsidRPr="00020A9F" w:rsidR="008403A8" w:rsidP="00E5021C" w:rsidRDefault="008403A8" w14:paraId="55708A9E" w14:textId="77777777">
            <w:pPr>
              <w:pStyle w:val="ListParagraph"/>
              <w:ind w:left="0"/>
            </w:pPr>
            <w:r>
              <w:t>2</w:t>
            </w:r>
          </w:p>
        </w:tc>
        <w:tc>
          <w:tcPr>
            <w:tcW w:w="1621" w:type="dxa"/>
          </w:tcPr>
          <w:p w:rsidRPr="00020A9F" w:rsidR="008403A8" w:rsidP="00E5021C" w:rsidRDefault="008403A8" w14:paraId="5982A6D7" w14:textId="77777777">
            <w:pPr>
              <w:pStyle w:val="ListParagraph"/>
              <w:ind w:left="0"/>
            </w:pPr>
            <w:r>
              <w:t>WAN Type</w:t>
            </w:r>
          </w:p>
        </w:tc>
        <w:tc>
          <w:tcPr>
            <w:tcW w:w="1556" w:type="dxa"/>
          </w:tcPr>
          <w:p w:rsidR="008403A8" w:rsidP="00E5021C" w:rsidRDefault="008403A8" w14:paraId="04475EF9" w14:textId="77777777">
            <w:pPr>
              <w:pStyle w:val="ListParagraph"/>
              <w:ind w:left="0"/>
            </w:pPr>
            <w:r>
              <w:t>Loại WAN</w:t>
            </w:r>
          </w:p>
        </w:tc>
        <w:tc>
          <w:tcPr>
            <w:tcW w:w="1083" w:type="dxa"/>
          </w:tcPr>
          <w:p w:rsidR="008403A8" w:rsidP="00E5021C" w:rsidRDefault="008403A8" w14:paraId="41133A44" w14:textId="77777777">
            <w:pPr>
              <w:pStyle w:val="ListParagraph"/>
              <w:ind w:left="0"/>
            </w:pPr>
            <w:r>
              <w:t>string</w:t>
            </w:r>
          </w:p>
        </w:tc>
        <w:tc>
          <w:tcPr>
            <w:tcW w:w="2383" w:type="dxa"/>
          </w:tcPr>
          <w:p w:rsidR="008403A8" w:rsidP="00E5021C" w:rsidRDefault="008403A8" w14:paraId="19AF2B4E" w14:textId="77777777">
            <w:pPr>
              <w:pStyle w:val="ListParagraph"/>
              <w:ind w:left="0"/>
            </w:pPr>
            <w:r>
              <w:t>PPPoE/IPoE</w:t>
            </w:r>
            <w:r w:rsidR="00C74A28">
              <w:t xml:space="preserve"> Dynamic</w:t>
            </w:r>
            <w:r>
              <w:t>/Bridge</w:t>
            </w:r>
          </w:p>
        </w:tc>
        <w:tc>
          <w:tcPr>
            <w:tcW w:w="1696" w:type="dxa"/>
          </w:tcPr>
          <w:p w:rsidR="008403A8" w:rsidP="00E5021C" w:rsidRDefault="008403A8" w14:paraId="701D18B0" w14:textId="77777777">
            <w:pPr>
              <w:pStyle w:val="ListParagraph"/>
              <w:ind w:left="0"/>
            </w:pPr>
            <w:r>
              <w:t>wanType</w:t>
            </w:r>
          </w:p>
        </w:tc>
      </w:tr>
      <w:tr w:rsidR="00906522" w:rsidTr="00771908" w14:paraId="588B1ECF" w14:textId="77777777">
        <w:tc>
          <w:tcPr>
            <w:tcW w:w="711" w:type="dxa"/>
          </w:tcPr>
          <w:p w:rsidRPr="00020A9F" w:rsidR="008403A8" w:rsidP="00E5021C" w:rsidRDefault="008403A8" w14:paraId="39301A69" w14:textId="77777777">
            <w:pPr>
              <w:pStyle w:val="ListParagraph"/>
              <w:ind w:left="0"/>
            </w:pPr>
            <w:r>
              <w:t>3</w:t>
            </w:r>
          </w:p>
        </w:tc>
        <w:tc>
          <w:tcPr>
            <w:tcW w:w="1621" w:type="dxa"/>
          </w:tcPr>
          <w:p w:rsidRPr="00020A9F" w:rsidR="008403A8" w:rsidP="00E5021C" w:rsidRDefault="008403A8" w14:paraId="0572049E" w14:textId="77777777">
            <w:pPr>
              <w:pStyle w:val="ListParagraph"/>
              <w:ind w:left="0"/>
            </w:pPr>
            <w:r>
              <w:t>vlanID</w:t>
            </w:r>
          </w:p>
        </w:tc>
        <w:tc>
          <w:tcPr>
            <w:tcW w:w="1556" w:type="dxa"/>
          </w:tcPr>
          <w:p w:rsidR="008403A8" w:rsidP="00E5021C" w:rsidRDefault="008403A8" w14:paraId="0227C60B" w14:textId="77777777">
            <w:pPr>
              <w:pStyle w:val="ListParagraph"/>
              <w:ind w:left="0"/>
            </w:pPr>
            <w:r>
              <w:t>VLAN ID</w:t>
            </w:r>
          </w:p>
        </w:tc>
        <w:tc>
          <w:tcPr>
            <w:tcW w:w="1083" w:type="dxa"/>
          </w:tcPr>
          <w:p w:rsidR="008403A8" w:rsidP="00E5021C" w:rsidRDefault="008403A8" w14:paraId="4AE540A7" w14:textId="77777777">
            <w:pPr>
              <w:pStyle w:val="ListParagraph"/>
              <w:ind w:left="0"/>
            </w:pPr>
            <w:r>
              <w:t>Int</w:t>
            </w:r>
          </w:p>
        </w:tc>
        <w:tc>
          <w:tcPr>
            <w:tcW w:w="2383" w:type="dxa"/>
          </w:tcPr>
          <w:p w:rsidR="008403A8" w:rsidP="00E5021C" w:rsidRDefault="008403A8" w14:paraId="57EE2A66" w14:textId="77777777">
            <w:pPr>
              <w:pStyle w:val="ListParagraph"/>
              <w:ind w:left="0"/>
            </w:pPr>
            <w:r>
              <w:t>Số nguyên. Có giá trị: 0-4095</w:t>
            </w:r>
          </w:p>
        </w:tc>
        <w:tc>
          <w:tcPr>
            <w:tcW w:w="1696" w:type="dxa"/>
          </w:tcPr>
          <w:p w:rsidR="008403A8" w:rsidP="00E5021C" w:rsidRDefault="008403A8" w14:paraId="66DD72D4" w14:textId="77777777">
            <w:pPr>
              <w:pStyle w:val="ListParagraph"/>
              <w:ind w:left="0"/>
            </w:pPr>
            <w:r>
              <w:t>vlanID</w:t>
            </w:r>
          </w:p>
        </w:tc>
      </w:tr>
      <w:tr w:rsidR="00906522" w:rsidTr="00771908" w14:paraId="7BC6210A" w14:textId="77777777">
        <w:tc>
          <w:tcPr>
            <w:tcW w:w="711" w:type="dxa"/>
          </w:tcPr>
          <w:p w:rsidR="008403A8" w:rsidP="00E5021C" w:rsidRDefault="008403A8" w14:paraId="6C29C556" w14:textId="77777777">
            <w:pPr>
              <w:pStyle w:val="ListParagraph"/>
              <w:ind w:left="0"/>
            </w:pPr>
            <w:r>
              <w:t>4</w:t>
            </w:r>
          </w:p>
        </w:tc>
        <w:tc>
          <w:tcPr>
            <w:tcW w:w="1621" w:type="dxa"/>
          </w:tcPr>
          <w:p w:rsidR="008403A8" w:rsidP="00E5021C" w:rsidRDefault="008403A8" w14:paraId="198461CA" w14:textId="77777777">
            <w:pPr>
              <w:pStyle w:val="ListParagraph"/>
              <w:ind w:left="0"/>
            </w:pPr>
            <w:r>
              <w:t>802.1p</w:t>
            </w:r>
          </w:p>
        </w:tc>
        <w:tc>
          <w:tcPr>
            <w:tcW w:w="1556" w:type="dxa"/>
          </w:tcPr>
          <w:p w:rsidR="008403A8" w:rsidP="00E5021C" w:rsidRDefault="008403A8" w14:paraId="06A84B71" w14:textId="77777777">
            <w:pPr>
              <w:pStyle w:val="ListParagraph"/>
              <w:ind w:left="0"/>
            </w:pPr>
            <w:r>
              <w:t>VLAN Priority</w:t>
            </w:r>
          </w:p>
        </w:tc>
        <w:tc>
          <w:tcPr>
            <w:tcW w:w="1083" w:type="dxa"/>
          </w:tcPr>
          <w:p w:rsidR="008403A8" w:rsidP="00E5021C" w:rsidRDefault="008403A8" w14:paraId="0162E55A" w14:textId="77777777">
            <w:pPr>
              <w:pStyle w:val="ListParagraph"/>
              <w:ind w:left="0"/>
            </w:pPr>
            <w:r>
              <w:t>Int</w:t>
            </w:r>
          </w:p>
        </w:tc>
        <w:tc>
          <w:tcPr>
            <w:tcW w:w="2383" w:type="dxa"/>
          </w:tcPr>
          <w:p w:rsidR="008403A8" w:rsidP="00E5021C" w:rsidRDefault="008403A8" w14:paraId="4A05631E" w14:textId="77777777">
            <w:pPr>
              <w:pStyle w:val="ListParagraph"/>
              <w:ind w:left="0"/>
            </w:pPr>
            <w:r>
              <w:t>Số nguyên. Có giá trị: 0-7</w:t>
            </w:r>
          </w:p>
        </w:tc>
        <w:tc>
          <w:tcPr>
            <w:tcW w:w="1696" w:type="dxa"/>
          </w:tcPr>
          <w:p w:rsidR="008403A8" w:rsidP="00E5021C" w:rsidRDefault="008403A8" w14:paraId="4BB8634B" w14:textId="77777777">
            <w:pPr>
              <w:pStyle w:val="ListParagraph"/>
              <w:ind w:left="0"/>
            </w:pPr>
            <w:r>
              <w:t>802.1p</w:t>
            </w:r>
          </w:p>
        </w:tc>
      </w:tr>
      <w:tr w:rsidR="005F0F51" w:rsidTr="00771908" w14:paraId="6A0C1E7F" w14:textId="77777777">
        <w:tc>
          <w:tcPr>
            <w:tcW w:w="711" w:type="dxa"/>
          </w:tcPr>
          <w:p w:rsidR="005F0F51" w:rsidP="00E5021C" w:rsidRDefault="005F0F51" w14:paraId="40EC5801" w14:textId="6DFACB6C">
            <w:pPr>
              <w:pStyle w:val="ListParagraph"/>
              <w:ind w:left="0"/>
            </w:pPr>
            <w:r>
              <w:t>5</w:t>
            </w:r>
          </w:p>
        </w:tc>
        <w:tc>
          <w:tcPr>
            <w:tcW w:w="1621" w:type="dxa"/>
          </w:tcPr>
          <w:p w:rsidR="005F0F51" w:rsidP="00E5021C" w:rsidRDefault="005F0F51" w14:paraId="45F8FB20" w14:textId="1E891D27">
            <w:pPr>
              <w:pStyle w:val="ListParagraph"/>
              <w:ind w:left="0"/>
            </w:pPr>
            <w:r>
              <w:t>IP version</w:t>
            </w:r>
          </w:p>
        </w:tc>
        <w:tc>
          <w:tcPr>
            <w:tcW w:w="1556" w:type="dxa"/>
          </w:tcPr>
          <w:p w:rsidR="005F0F51" w:rsidP="00E5021C" w:rsidRDefault="005F0F51" w14:paraId="7BC6CF84" w14:textId="07C59662">
            <w:pPr>
              <w:pStyle w:val="ListParagraph"/>
              <w:ind w:left="0"/>
            </w:pPr>
            <w:r>
              <w:t>IP version của WAN chỉ có đối với WANType= IPoE/PPPoE</w:t>
            </w:r>
          </w:p>
        </w:tc>
        <w:tc>
          <w:tcPr>
            <w:tcW w:w="1083" w:type="dxa"/>
          </w:tcPr>
          <w:p w:rsidR="005F0F51" w:rsidP="00E5021C" w:rsidRDefault="005F0F51" w14:paraId="1513F371" w14:textId="35887827">
            <w:pPr>
              <w:pStyle w:val="ListParagraph"/>
              <w:ind w:left="0"/>
            </w:pPr>
            <w:r>
              <w:t>String</w:t>
            </w:r>
          </w:p>
        </w:tc>
        <w:tc>
          <w:tcPr>
            <w:tcW w:w="2383" w:type="dxa"/>
          </w:tcPr>
          <w:p w:rsidR="005F0F51" w:rsidP="00E5021C" w:rsidRDefault="005F0F51" w14:paraId="7EFF7480" w14:textId="77777777">
            <w:pPr>
              <w:pStyle w:val="ListParagraph"/>
              <w:ind w:left="0"/>
            </w:pPr>
            <w:r>
              <w:t>Chuỗi ký tự trong danh sách sau:</w:t>
            </w:r>
          </w:p>
          <w:p w:rsidR="005F0F51" w:rsidP="00E5021C" w:rsidRDefault="005F0F51" w14:paraId="396EEC86" w14:textId="1FF82059">
            <w:pPr>
              <w:pStyle w:val="ListParagraph"/>
              <w:ind w:left="0"/>
            </w:pPr>
            <w:r>
              <w:t>IPv4/IPv6/Dualstack</w:t>
            </w:r>
          </w:p>
        </w:tc>
        <w:tc>
          <w:tcPr>
            <w:tcW w:w="1696" w:type="dxa"/>
          </w:tcPr>
          <w:p w:rsidR="005F0F51" w:rsidP="00E5021C" w:rsidRDefault="005F0F51" w14:paraId="6F74AC8A" w14:textId="174D96B6">
            <w:pPr>
              <w:pStyle w:val="ListParagraph"/>
              <w:ind w:left="0"/>
            </w:pPr>
            <w:r>
              <w:t>ipVersion</w:t>
            </w:r>
          </w:p>
        </w:tc>
      </w:tr>
      <w:tr w:rsidR="00906522" w:rsidTr="00771908" w14:paraId="2E0D1F08" w14:textId="77777777">
        <w:tc>
          <w:tcPr>
            <w:tcW w:w="711" w:type="dxa"/>
          </w:tcPr>
          <w:p w:rsidR="008403A8" w:rsidP="00E5021C" w:rsidRDefault="005F0F51" w14:paraId="7AEE72F1" w14:textId="66B4E377">
            <w:pPr>
              <w:pStyle w:val="ListParagraph"/>
              <w:ind w:left="0"/>
            </w:pPr>
            <w:r>
              <w:t>6</w:t>
            </w:r>
          </w:p>
        </w:tc>
        <w:tc>
          <w:tcPr>
            <w:tcW w:w="1621" w:type="dxa"/>
          </w:tcPr>
          <w:p w:rsidR="008403A8" w:rsidP="00E5021C" w:rsidRDefault="00E1306F" w14:paraId="28BC8090" w14:textId="77777777">
            <w:pPr>
              <w:pStyle w:val="ListParagraph"/>
              <w:ind w:left="0"/>
            </w:pPr>
            <w:r>
              <w:t>Username</w:t>
            </w:r>
          </w:p>
        </w:tc>
        <w:tc>
          <w:tcPr>
            <w:tcW w:w="1556" w:type="dxa"/>
          </w:tcPr>
          <w:p w:rsidR="008403A8" w:rsidP="00E5021C" w:rsidRDefault="00E1306F" w14:paraId="629CD546" w14:textId="77777777">
            <w:pPr>
              <w:pStyle w:val="ListParagraph"/>
              <w:ind w:left="0"/>
            </w:pPr>
            <w:r>
              <w:t xml:space="preserve">Username PPPoE chỉ có </w:t>
            </w:r>
            <w:r w:rsidR="00C87505">
              <w:t>trường này</w:t>
            </w:r>
            <w:r>
              <w:t xml:space="preserve"> đối với WAN Type = PPPoE</w:t>
            </w:r>
          </w:p>
        </w:tc>
        <w:tc>
          <w:tcPr>
            <w:tcW w:w="1083" w:type="dxa"/>
          </w:tcPr>
          <w:p w:rsidR="008403A8" w:rsidP="00E5021C" w:rsidRDefault="00E1306F" w14:paraId="35AECAC7" w14:textId="77777777">
            <w:pPr>
              <w:pStyle w:val="ListParagraph"/>
              <w:ind w:left="0"/>
            </w:pPr>
            <w:r>
              <w:t>String</w:t>
            </w:r>
          </w:p>
        </w:tc>
        <w:tc>
          <w:tcPr>
            <w:tcW w:w="2383" w:type="dxa"/>
          </w:tcPr>
          <w:p w:rsidR="008403A8" w:rsidP="00E5021C" w:rsidRDefault="00906522" w14:paraId="0DA600CC" w14:textId="77777777">
            <w:pPr>
              <w:pStyle w:val="ListParagraph"/>
              <w:ind w:left="0"/>
            </w:pPr>
            <w:r>
              <w:t>Chuỗi ký tự</w:t>
            </w:r>
          </w:p>
        </w:tc>
        <w:tc>
          <w:tcPr>
            <w:tcW w:w="1696" w:type="dxa"/>
          </w:tcPr>
          <w:p w:rsidR="008403A8" w:rsidP="00E5021C" w:rsidRDefault="00906522" w14:paraId="3479570B" w14:textId="77777777">
            <w:pPr>
              <w:pStyle w:val="ListParagraph"/>
              <w:ind w:left="0"/>
            </w:pPr>
            <w:r>
              <w:t>u</w:t>
            </w:r>
            <w:r w:rsidR="00E1306F">
              <w:t>sername</w:t>
            </w:r>
          </w:p>
        </w:tc>
      </w:tr>
      <w:tr w:rsidR="00E1306F" w:rsidTr="00771908" w14:paraId="48B93EA7" w14:textId="77777777">
        <w:tc>
          <w:tcPr>
            <w:tcW w:w="711" w:type="dxa"/>
          </w:tcPr>
          <w:p w:rsidR="00E1306F" w:rsidP="00E5021C" w:rsidRDefault="005F0F51" w14:paraId="486C4E2C" w14:textId="11C91B53">
            <w:pPr>
              <w:pStyle w:val="ListParagraph"/>
              <w:ind w:left="0"/>
            </w:pPr>
            <w:r>
              <w:t>7</w:t>
            </w:r>
          </w:p>
        </w:tc>
        <w:tc>
          <w:tcPr>
            <w:tcW w:w="1621" w:type="dxa"/>
          </w:tcPr>
          <w:p w:rsidR="00E1306F" w:rsidP="00E5021C" w:rsidRDefault="00E1306F" w14:paraId="7DFFC6C5" w14:textId="77777777">
            <w:pPr>
              <w:pStyle w:val="ListParagraph"/>
              <w:ind w:left="0"/>
            </w:pPr>
            <w:r>
              <w:t>Password</w:t>
            </w:r>
          </w:p>
        </w:tc>
        <w:tc>
          <w:tcPr>
            <w:tcW w:w="1556" w:type="dxa"/>
          </w:tcPr>
          <w:p w:rsidR="00E1306F" w:rsidP="00E5021C" w:rsidRDefault="00E1306F" w14:paraId="58797D22" w14:textId="77777777">
            <w:pPr>
              <w:pStyle w:val="ListParagraph"/>
              <w:ind w:left="0"/>
            </w:pPr>
            <w:r>
              <w:t xml:space="preserve">Password PPPoE chỉ </w:t>
            </w:r>
            <w:r w:rsidR="00C87505">
              <w:lastRenderedPageBreak/>
              <w:t>trường này</w:t>
            </w:r>
            <w:r>
              <w:t xml:space="preserve"> đối với WAN Type = IPoE</w:t>
            </w:r>
          </w:p>
        </w:tc>
        <w:tc>
          <w:tcPr>
            <w:tcW w:w="1083" w:type="dxa"/>
          </w:tcPr>
          <w:p w:rsidR="00E1306F" w:rsidP="00E5021C" w:rsidRDefault="00E1306F" w14:paraId="47C26E13" w14:textId="77777777">
            <w:pPr>
              <w:pStyle w:val="ListParagraph"/>
              <w:ind w:left="0"/>
            </w:pPr>
            <w:r>
              <w:lastRenderedPageBreak/>
              <w:t>String</w:t>
            </w:r>
          </w:p>
        </w:tc>
        <w:tc>
          <w:tcPr>
            <w:tcW w:w="2383" w:type="dxa"/>
          </w:tcPr>
          <w:p w:rsidR="00E1306F" w:rsidP="00E5021C" w:rsidRDefault="00906522" w14:paraId="090597E3" w14:textId="77777777">
            <w:pPr>
              <w:pStyle w:val="ListParagraph"/>
              <w:ind w:left="0"/>
            </w:pPr>
            <w:r>
              <w:t>Chuỗi ký tự</w:t>
            </w:r>
          </w:p>
        </w:tc>
        <w:tc>
          <w:tcPr>
            <w:tcW w:w="1696" w:type="dxa"/>
          </w:tcPr>
          <w:p w:rsidR="00E1306F" w:rsidP="00E5021C" w:rsidRDefault="00906522" w14:paraId="36A08FCB" w14:textId="77777777">
            <w:pPr>
              <w:pStyle w:val="ListParagraph"/>
              <w:ind w:left="0"/>
            </w:pPr>
            <w:r>
              <w:t>p</w:t>
            </w:r>
            <w:r w:rsidR="00E1306F">
              <w:t>assword</w:t>
            </w:r>
          </w:p>
        </w:tc>
      </w:tr>
      <w:tr w:rsidR="00906522" w:rsidTr="00771908" w14:paraId="0A8DD27C" w14:textId="77777777">
        <w:tc>
          <w:tcPr>
            <w:tcW w:w="711" w:type="dxa"/>
          </w:tcPr>
          <w:p w:rsidR="00906522" w:rsidP="00E5021C" w:rsidRDefault="005F0F51" w14:paraId="05A579B1" w14:textId="43287DD7">
            <w:pPr>
              <w:pStyle w:val="ListParagraph"/>
              <w:ind w:left="0"/>
            </w:pPr>
            <w:r>
              <w:t>8</w:t>
            </w:r>
          </w:p>
        </w:tc>
        <w:tc>
          <w:tcPr>
            <w:tcW w:w="1621" w:type="dxa"/>
          </w:tcPr>
          <w:p w:rsidR="00906522" w:rsidP="00E5021C" w:rsidRDefault="00906522" w14:paraId="383A39CB" w14:textId="77777777">
            <w:pPr>
              <w:pStyle w:val="ListParagraph"/>
              <w:ind w:left="0"/>
            </w:pPr>
            <w:r>
              <w:t>DefaultRoute</w:t>
            </w:r>
          </w:p>
        </w:tc>
        <w:tc>
          <w:tcPr>
            <w:tcW w:w="1556" w:type="dxa"/>
          </w:tcPr>
          <w:p w:rsidR="00906522" w:rsidP="00E5021C" w:rsidRDefault="00906522" w14:paraId="2CC7E6F5" w14:textId="77777777">
            <w:pPr>
              <w:pStyle w:val="ListParagraph"/>
              <w:ind w:left="0"/>
            </w:pPr>
            <w:r>
              <w:t>WAN có được chọn là DefaulRoute hay không</w:t>
            </w:r>
            <w:r w:rsidR="00C87505">
              <w:t>. Chỉ có trường này đối với WAN Type = PPPoE/IPoE</w:t>
            </w:r>
          </w:p>
        </w:tc>
        <w:tc>
          <w:tcPr>
            <w:tcW w:w="1083" w:type="dxa"/>
          </w:tcPr>
          <w:p w:rsidR="00906522" w:rsidP="00E5021C" w:rsidRDefault="00906522" w14:paraId="0BF4000D" w14:textId="77777777">
            <w:pPr>
              <w:pStyle w:val="ListParagraph"/>
              <w:ind w:left="0"/>
            </w:pPr>
            <w:r>
              <w:t>Boolean</w:t>
            </w:r>
          </w:p>
        </w:tc>
        <w:tc>
          <w:tcPr>
            <w:tcW w:w="2383" w:type="dxa"/>
          </w:tcPr>
          <w:p w:rsidR="00906522" w:rsidP="00E5021C" w:rsidRDefault="00B43F59" w14:paraId="2AB2AB4C" w14:textId="154C5278">
            <w:pPr>
              <w:pStyle w:val="ListParagraph"/>
              <w:ind w:left="0"/>
            </w:pPr>
            <w:ins w:author="toantk" w:date="2022-07-27T17:16:00Z" w:id="3688">
              <w:r>
                <w:t>True/False</w:t>
              </w:r>
            </w:ins>
          </w:p>
        </w:tc>
        <w:tc>
          <w:tcPr>
            <w:tcW w:w="1696" w:type="dxa"/>
          </w:tcPr>
          <w:p w:rsidR="00906522" w:rsidP="00E5021C" w:rsidRDefault="00906522" w14:paraId="23623B68" w14:textId="77777777">
            <w:pPr>
              <w:pStyle w:val="ListParagraph"/>
              <w:ind w:left="0"/>
            </w:pPr>
            <w:r>
              <w:t>defaultRoute</w:t>
            </w:r>
          </w:p>
        </w:tc>
      </w:tr>
      <w:tr w:rsidR="00B43F59" w:rsidTr="00771908" w14:paraId="63D11EF0" w14:textId="77777777">
        <w:trPr>
          <w:ins w:author="toantk" w:date="2022-07-27T17:14:00Z" w:id="3689"/>
        </w:trPr>
        <w:tc>
          <w:tcPr>
            <w:tcW w:w="711" w:type="dxa"/>
          </w:tcPr>
          <w:p w:rsidR="00B43F59" w:rsidP="00E5021C" w:rsidRDefault="00B43F59" w14:paraId="335417D6" w14:textId="6E6A2BE6">
            <w:pPr>
              <w:pStyle w:val="ListParagraph"/>
              <w:ind w:left="0"/>
              <w:rPr>
                <w:ins w:author="toantk" w:date="2022-07-27T17:14:00Z" w:id="3690"/>
              </w:rPr>
            </w:pPr>
            <w:ins w:author="toantk" w:date="2022-07-27T17:14:00Z" w:id="3691">
              <w:r>
                <w:t>9</w:t>
              </w:r>
            </w:ins>
          </w:p>
        </w:tc>
        <w:tc>
          <w:tcPr>
            <w:tcW w:w="1621" w:type="dxa"/>
          </w:tcPr>
          <w:p w:rsidR="00B43F59" w:rsidP="00E5021C" w:rsidRDefault="00B43F59" w14:paraId="3C2339C5" w14:textId="3C32A63B">
            <w:pPr>
              <w:pStyle w:val="ListParagraph"/>
              <w:ind w:left="0"/>
              <w:rPr>
                <w:ins w:author="toantk" w:date="2022-07-27T17:14:00Z" w:id="3692"/>
              </w:rPr>
            </w:pPr>
            <w:ins w:author="toantk" w:date="2022-07-27T17:14:00Z" w:id="3693">
              <w:r>
                <w:t>NAT Enable</w:t>
              </w:r>
            </w:ins>
          </w:p>
        </w:tc>
        <w:tc>
          <w:tcPr>
            <w:tcW w:w="1556" w:type="dxa"/>
          </w:tcPr>
          <w:p w:rsidR="00B43F59" w:rsidP="00E5021C" w:rsidRDefault="00B43F59" w14:paraId="2E6C09EB" w14:textId="42F9E733">
            <w:pPr>
              <w:pStyle w:val="ListParagraph"/>
              <w:ind w:left="0"/>
              <w:rPr>
                <w:ins w:author="toantk" w:date="2022-07-27T17:14:00Z" w:id="3694"/>
              </w:rPr>
            </w:pPr>
            <w:ins w:author="toantk" w:date="2022-07-27T17:14:00Z" w:id="3695">
              <w:r>
                <w:t xml:space="preserve">Trạng thái </w:t>
              </w:r>
            </w:ins>
            <w:ins w:author="toantk" w:date="2022-07-27T17:16:00Z" w:id="3696">
              <w:r>
                <w:t>NAT Enable/Disable</w:t>
              </w:r>
            </w:ins>
          </w:p>
        </w:tc>
        <w:tc>
          <w:tcPr>
            <w:tcW w:w="1083" w:type="dxa"/>
          </w:tcPr>
          <w:p w:rsidR="00B43F59" w:rsidP="00E5021C" w:rsidRDefault="00B43F59" w14:paraId="01C53D90" w14:textId="045B2726">
            <w:pPr>
              <w:pStyle w:val="ListParagraph"/>
              <w:ind w:left="0"/>
              <w:rPr>
                <w:ins w:author="toantk" w:date="2022-07-27T17:14:00Z" w:id="3697"/>
              </w:rPr>
            </w:pPr>
            <w:ins w:author="toantk" w:date="2022-07-27T17:16:00Z" w:id="3698">
              <w:r>
                <w:t>Boolean</w:t>
              </w:r>
            </w:ins>
          </w:p>
        </w:tc>
        <w:tc>
          <w:tcPr>
            <w:tcW w:w="2383" w:type="dxa"/>
          </w:tcPr>
          <w:p w:rsidR="00B43F59" w:rsidP="00E5021C" w:rsidRDefault="00B43F59" w14:paraId="06D771D7" w14:textId="565BBA6E">
            <w:pPr>
              <w:pStyle w:val="ListParagraph"/>
              <w:ind w:left="0"/>
              <w:rPr>
                <w:ins w:author="toantk" w:date="2022-07-27T17:14:00Z" w:id="3699"/>
              </w:rPr>
            </w:pPr>
            <w:ins w:author="toantk" w:date="2022-07-27T17:16:00Z" w:id="3700">
              <w:r>
                <w:t>True/False</w:t>
              </w:r>
            </w:ins>
          </w:p>
        </w:tc>
        <w:tc>
          <w:tcPr>
            <w:tcW w:w="1696" w:type="dxa"/>
          </w:tcPr>
          <w:p w:rsidR="00B43F59" w:rsidP="00E5021C" w:rsidRDefault="00B43F59" w14:paraId="12370540" w14:textId="4BF34372">
            <w:pPr>
              <w:pStyle w:val="ListParagraph"/>
              <w:ind w:left="0"/>
              <w:rPr>
                <w:ins w:author="toantk" w:date="2022-07-27T17:14:00Z" w:id="3701"/>
              </w:rPr>
            </w:pPr>
            <w:ins w:author="toantk" w:date="2022-07-27T17:16:00Z" w:id="3702">
              <w:r>
                <w:t>natEnable</w:t>
              </w:r>
            </w:ins>
          </w:p>
        </w:tc>
      </w:tr>
      <w:tr w:rsidR="000214C0" w:rsidDel="009B4108" w:rsidTr="00771908" w14:paraId="199766C2" w14:textId="203D3262">
        <w:trPr>
          <w:del w:author="Tran Khanh Toan" w:date="2022-07-01T14:52:00Z" w:id="3703"/>
        </w:trPr>
        <w:tc>
          <w:tcPr>
            <w:tcW w:w="711" w:type="dxa"/>
          </w:tcPr>
          <w:p w:rsidR="000214C0" w:rsidDel="009B4108" w:rsidP="00E5021C" w:rsidRDefault="000214C0" w14:paraId="76903118" w14:textId="52B8BADB">
            <w:pPr>
              <w:pStyle w:val="ListParagraph"/>
              <w:ind w:left="0"/>
              <w:rPr>
                <w:del w:author="Tran Khanh Toan" w:date="2022-07-01T14:52:00Z" w:id="3704"/>
              </w:rPr>
            </w:pPr>
            <w:bookmarkStart w:name="_Toc107581435" w:id="3705"/>
            <w:bookmarkStart w:name="_Toc107582822" w:id="3706"/>
            <w:bookmarkStart w:name="_Toc107582926" w:id="3707"/>
            <w:bookmarkStart w:name="_Toc107583030" w:id="3708"/>
            <w:bookmarkStart w:name="_Toc107583136" w:id="3709"/>
            <w:bookmarkStart w:name="_Toc107583248" w:id="3710"/>
            <w:bookmarkStart w:name="_Toc107589648" w:id="3711"/>
            <w:bookmarkStart w:name="_Toc107823851" w:id="3712"/>
            <w:bookmarkStart w:name="_Toc109835725" w:id="3713"/>
            <w:bookmarkStart w:name="_Toc109836343" w:id="3714"/>
            <w:bookmarkStart w:name="_Toc109899146" w:id="3715"/>
            <w:bookmarkStart w:name="_Toc109909935" w:id="3716"/>
            <w:bookmarkStart w:name="_Toc109910554" w:id="3717"/>
            <w:bookmarkStart w:name="_Toc110528633" w:id="3718"/>
            <w:bookmarkStart w:name="_Toc110529258" w:id="3719"/>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p>
          <w:p w:rsidR="00D156B7" w:rsidDel="009B4108" w:rsidP="00E5021C" w:rsidRDefault="00D156B7" w14:paraId="73390037" w14:textId="13E5335C">
            <w:pPr>
              <w:pStyle w:val="ListParagraph"/>
              <w:ind w:left="0"/>
              <w:rPr>
                <w:del w:author="Tran Khanh Toan" w:date="2022-07-01T14:52:00Z" w:id="3720"/>
              </w:rPr>
            </w:pPr>
            <w:bookmarkStart w:name="_Toc107581436" w:id="3721"/>
            <w:bookmarkStart w:name="_Toc107582823" w:id="3722"/>
            <w:bookmarkStart w:name="_Toc107582927" w:id="3723"/>
            <w:bookmarkStart w:name="_Toc107583031" w:id="3724"/>
            <w:bookmarkStart w:name="_Toc107583137" w:id="3725"/>
            <w:bookmarkStart w:name="_Toc107583249" w:id="3726"/>
            <w:bookmarkStart w:name="_Toc107589649" w:id="3727"/>
            <w:bookmarkStart w:name="_Toc107823852" w:id="3728"/>
            <w:bookmarkStart w:name="_Toc109835726" w:id="3729"/>
            <w:bookmarkStart w:name="_Toc109836344" w:id="3730"/>
            <w:bookmarkStart w:name="_Toc109899147" w:id="3731"/>
            <w:bookmarkStart w:name="_Toc109909936" w:id="3732"/>
            <w:bookmarkStart w:name="_Toc109910555" w:id="3733"/>
            <w:bookmarkStart w:name="_Toc110528634" w:id="3734"/>
            <w:bookmarkStart w:name="_Toc110529259" w:id="3735"/>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p>
        </w:tc>
        <w:tc>
          <w:tcPr>
            <w:tcW w:w="1621" w:type="dxa"/>
          </w:tcPr>
          <w:p w:rsidR="000214C0" w:rsidDel="009B4108" w:rsidP="00E5021C" w:rsidRDefault="000214C0" w14:paraId="6CCA35A3" w14:textId="5AF0150E">
            <w:pPr>
              <w:pStyle w:val="ListParagraph"/>
              <w:ind w:left="0"/>
              <w:rPr>
                <w:del w:author="Tran Khanh Toan" w:date="2022-07-01T14:52:00Z" w:id="3736"/>
              </w:rPr>
            </w:pPr>
            <w:bookmarkStart w:name="_Toc107581437" w:id="3737"/>
            <w:bookmarkStart w:name="_Toc107582824" w:id="3738"/>
            <w:bookmarkStart w:name="_Toc107582928" w:id="3739"/>
            <w:bookmarkStart w:name="_Toc107583032" w:id="3740"/>
            <w:bookmarkStart w:name="_Toc107583138" w:id="3741"/>
            <w:bookmarkStart w:name="_Toc107583250" w:id="3742"/>
            <w:bookmarkStart w:name="_Toc107589650" w:id="3743"/>
            <w:bookmarkStart w:name="_Toc107823853" w:id="3744"/>
            <w:bookmarkStart w:name="_Toc109835727" w:id="3745"/>
            <w:bookmarkStart w:name="_Toc109836345" w:id="3746"/>
            <w:bookmarkStart w:name="_Toc109899148" w:id="3747"/>
            <w:bookmarkStart w:name="_Toc109909937" w:id="3748"/>
            <w:bookmarkStart w:name="_Toc109910556" w:id="3749"/>
            <w:bookmarkStart w:name="_Toc110528635" w:id="3750"/>
            <w:bookmarkStart w:name="_Toc110529260" w:id="3751"/>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p>
        </w:tc>
        <w:tc>
          <w:tcPr>
            <w:tcW w:w="1556" w:type="dxa"/>
          </w:tcPr>
          <w:p w:rsidR="000214C0" w:rsidDel="009B4108" w:rsidP="00E5021C" w:rsidRDefault="000214C0" w14:paraId="2478B191" w14:textId="4764A29C">
            <w:pPr>
              <w:pStyle w:val="ListParagraph"/>
              <w:ind w:left="0"/>
              <w:rPr>
                <w:del w:author="Tran Khanh Toan" w:date="2022-07-01T14:52:00Z" w:id="3752"/>
              </w:rPr>
            </w:pPr>
            <w:bookmarkStart w:name="_Toc107581438" w:id="3753"/>
            <w:bookmarkStart w:name="_Toc107582825" w:id="3754"/>
            <w:bookmarkStart w:name="_Toc107582929" w:id="3755"/>
            <w:bookmarkStart w:name="_Toc107583033" w:id="3756"/>
            <w:bookmarkStart w:name="_Toc107583139" w:id="3757"/>
            <w:bookmarkStart w:name="_Toc107583251" w:id="3758"/>
            <w:bookmarkStart w:name="_Toc107589651" w:id="3759"/>
            <w:bookmarkStart w:name="_Toc107823854" w:id="3760"/>
            <w:bookmarkStart w:name="_Toc109835728" w:id="3761"/>
            <w:bookmarkStart w:name="_Toc109836346" w:id="3762"/>
            <w:bookmarkStart w:name="_Toc109899149" w:id="3763"/>
            <w:bookmarkStart w:name="_Toc109909938" w:id="3764"/>
            <w:bookmarkStart w:name="_Toc109910557" w:id="3765"/>
            <w:bookmarkStart w:name="_Toc110528636" w:id="3766"/>
            <w:bookmarkStart w:name="_Toc110529261" w:id="3767"/>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p>
        </w:tc>
        <w:tc>
          <w:tcPr>
            <w:tcW w:w="1083" w:type="dxa"/>
          </w:tcPr>
          <w:p w:rsidR="000214C0" w:rsidDel="009B4108" w:rsidP="00E5021C" w:rsidRDefault="000214C0" w14:paraId="4540CB30" w14:textId="7ABF236B">
            <w:pPr>
              <w:pStyle w:val="ListParagraph"/>
              <w:ind w:left="0"/>
              <w:rPr>
                <w:del w:author="Tran Khanh Toan" w:date="2022-07-01T14:52:00Z" w:id="3768"/>
              </w:rPr>
            </w:pPr>
            <w:bookmarkStart w:name="_Toc107581439" w:id="3769"/>
            <w:bookmarkStart w:name="_Toc107582826" w:id="3770"/>
            <w:bookmarkStart w:name="_Toc107582930" w:id="3771"/>
            <w:bookmarkStart w:name="_Toc107583034" w:id="3772"/>
            <w:bookmarkStart w:name="_Toc107583140" w:id="3773"/>
            <w:bookmarkStart w:name="_Toc107583252" w:id="3774"/>
            <w:bookmarkStart w:name="_Toc107589652" w:id="3775"/>
            <w:bookmarkStart w:name="_Toc107823855" w:id="3776"/>
            <w:bookmarkStart w:name="_Toc109835729" w:id="3777"/>
            <w:bookmarkStart w:name="_Toc109836347" w:id="3778"/>
            <w:bookmarkStart w:name="_Toc109899150" w:id="3779"/>
            <w:bookmarkStart w:name="_Toc109909939" w:id="3780"/>
            <w:bookmarkStart w:name="_Toc109910558" w:id="3781"/>
            <w:bookmarkStart w:name="_Toc110528637" w:id="3782"/>
            <w:bookmarkStart w:name="_Toc110529262" w:id="3783"/>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p>
        </w:tc>
        <w:tc>
          <w:tcPr>
            <w:tcW w:w="2383" w:type="dxa"/>
          </w:tcPr>
          <w:p w:rsidR="000214C0" w:rsidDel="009B4108" w:rsidP="00E5021C" w:rsidRDefault="000214C0" w14:paraId="61BFBD2A" w14:textId="11BEBD87">
            <w:pPr>
              <w:pStyle w:val="ListParagraph"/>
              <w:ind w:left="0"/>
              <w:rPr>
                <w:del w:author="Tran Khanh Toan" w:date="2022-07-01T14:52:00Z" w:id="3784"/>
              </w:rPr>
            </w:pPr>
            <w:bookmarkStart w:name="_Toc107581440" w:id="3785"/>
            <w:bookmarkStart w:name="_Toc107582827" w:id="3786"/>
            <w:bookmarkStart w:name="_Toc107582931" w:id="3787"/>
            <w:bookmarkStart w:name="_Toc107583035" w:id="3788"/>
            <w:bookmarkStart w:name="_Toc107583141" w:id="3789"/>
            <w:bookmarkStart w:name="_Toc107583253" w:id="3790"/>
            <w:bookmarkStart w:name="_Toc107589653" w:id="3791"/>
            <w:bookmarkStart w:name="_Toc107823856" w:id="3792"/>
            <w:bookmarkStart w:name="_Toc109835730" w:id="3793"/>
            <w:bookmarkStart w:name="_Toc109836348" w:id="3794"/>
            <w:bookmarkStart w:name="_Toc109899151" w:id="3795"/>
            <w:bookmarkStart w:name="_Toc109909940" w:id="3796"/>
            <w:bookmarkStart w:name="_Toc109910559" w:id="3797"/>
            <w:bookmarkStart w:name="_Toc110528638" w:id="3798"/>
            <w:bookmarkStart w:name="_Toc110529263" w:id="3799"/>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p>
        </w:tc>
        <w:tc>
          <w:tcPr>
            <w:tcW w:w="1696" w:type="dxa"/>
          </w:tcPr>
          <w:p w:rsidR="000214C0" w:rsidDel="009B4108" w:rsidP="00E5021C" w:rsidRDefault="000214C0" w14:paraId="13C8CE1A" w14:textId="5D79AF0B">
            <w:pPr>
              <w:pStyle w:val="ListParagraph"/>
              <w:ind w:left="0"/>
              <w:rPr>
                <w:del w:author="Tran Khanh Toan" w:date="2022-07-01T14:52:00Z" w:id="3800"/>
              </w:rPr>
            </w:pPr>
            <w:bookmarkStart w:name="_Toc107581441" w:id="3801"/>
            <w:bookmarkStart w:name="_Toc107582828" w:id="3802"/>
            <w:bookmarkStart w:name="_Toc107582932" w:id="3803"/>
            <w:bookmarkStart w:name="_Toc107583036" w:id="3804"/>
            <w:bookmarkStart w:name="_Toc107583142" w:id="3805"/>
            <w:bookmarkStart w:name="_Toc107583254" w:id="3806"/>
            <w:bookmarkStart w:name="_Toc107589654" w:id="3807"/>
            <w:bookmarkStart w:name="_Toc107823857" w:id="3808"/>
            <w:bookmarkStart w:name="_Toc109835731" w:id="3809"/>
            <w:bookmarkStart w:name="_Toc109836349" w:id="3810"/>
            <w:bookmarkStart w:name="_Toc109899152" w:id="3811"/>
            <w:bookmarkStart w:name="_Toc109909941" w:id="3812"/>
            <w:bookmarkStart w:name="_Toc109910560" w:id="3813"/>
            <w:bookmarkStart w:name="_Toc110528639" w:id="3814"/>
            <w:bookmarkStart w:name="_Toc110529264" w:id="3815"/>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p>
        </w:tc>
        <w:bookmarkStart w:name="_Toc107581442" w:id="3816"/>
        <w:bookmarkStart w:name="_Toc107582829" w:id="3817"/>
        <w:bookmarkStart w:name="_Toc107582933" w:id="3818"/>
        <w:bookmarkStart w:name="_Toc107583037" w:id="3819"/>
        <w:bookmarkStart w:name="_Toc107583143" w:id="3820"/>
        <w:bookmarkStart w:name="_Toc107583255" w:id="3821"/>
        <w:bookmarkStart w:name="_Toc107589655" w:id="3822"/>
        <w:bookmarkStart w:name="_Toc107823858" w:id="3823"/>
        <w:bookmarkStart w:name="_Toc109835732" w:id="3824"/>
        <w:bookmarkStart w:name="_Toc109836350" w:id="3825"/>
        <w:bookmarkStart w:name="_Toc109899153" w:id="3826"/>
        <w:bookmarkStart w:name="_Toc109909942" w:id="3827"/>
        <w:bookmarkStart w:name="_Toc109910561" w:id="3828"/>
        <w:bookmarkStart w:name="_Toc110528640" w:id="3829"/>
        <w:bookmarkStart w:name="_Toc110529265" w:id="3830"/>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tr>
    </w:tbl>
    <w:p w:rsidR="00405D35" w:rsidP="00504248" w:rsidRDefault="00504248" w14:paraId="150DB503" w14:textId="02F78A0C">
      <w:pPr>
        <w:pStyle w:val="Heading3"/>
      </w:pPr>
      <w:bookmarkStart w:name="_Toc111217598" w:id="3831"/>
      <w:r>
        <w:t>Usecase – Lấy trạng thái</w:t>
      </w:r>
      <w:r w:rsidR="001017B4">
        <w:t xml:space="preserve"> kết nối</w:t>
      </w:r>
      <w:r>
        <w:t xml:space="preserve"> hiện tại</w:t>
      </w:r>
      <w:r w:rsidR="001017B4">
        <w:t xml:space="preserve"> của Wan</w:t>
      </w:r>
      <w:bookmarkEnd w:id="3831"/>
    </w:p>
    <w:tbl>
      <w:tblPr>
        <w:tblStyle w:val="TableGrid"/>
        <w:tblW w:w="0" w:type="auto"/>
        <w:tblLook w:val="04A0" w:firstRow="1" w:lastRow="0" w:firstColumn="1" w:lastColumn="0" w:noHBand="0" w:noVBand="1"/>
      </w:tblPr>
      <w:tblGrid>
        <w:gridCol w:w="1885"/>
        <w:gridCol w:w="7340"/>
      </w:tblGrid>
      <w:tr w:rsidR="00504248" w:rsidTr="2ADD6C4A" w14:paraId="2736B2A7" w14:textId="77777777">
        <w:tc>
          <w:tcPr>
            <w:tcW w:w="1885" w:type="dxa"/>
            <w:tcMar/>
          </w:tcPr>
          <w:p w:rsidR="00504248" w:rsidP="00504248" w:rsidRDefault="00504248" w14:paraId="2A899F62" w14:textId="77777777">
            <w:r>
              <w:t>ID</w:t>
            </w:r>
          </w:p>
        </w:tc>
        <w:tc>
          <w:tcPr>
            <w:tcW w:w="7340" w:type="dxa"/>
            <w:tcMar/>
          </w:tcPr>
          <w:p w:rsidR="00504248" w:rsidP="00504248" w:rsidRDefault="00504248" w14:paraId="7CB42D31" w14:textId="37EE8015">
            <w:r>
              <w:t>UC-1</w:t>
            </w:r>
            <w:ins w:author="toantk" w:date="2022-07-27T17:18:00Z" w:id="3832">
              <w:r w:rsidR="00370E58">
                <w:t>3</w:t>
              </w:r>
            </w:ins>
            <w:ins w:author="Tran Khanh Toan" w:date="2022-07-01T14:54:00Z" w:id="3833">
              <w:del w:author="toantk" w:date="2022-07-27T17:18:00Z" w:id="3834">
                <w:r w:rsidDel="00370E58" w:rsidR="00A87875">
                  <w:delText>4</w:delText>
                </w:r>
              </w:del>
            </w:ins>
            <w:del w:author="Tran Khanh Toan" w:date="2022-07-01T14:54:00Z" w:id="3835">
              <w:r w:rsidDel="00A87875">
                <w:delText>3</w:delText>
              </w:r>
            </w:del>
          </w:p>
        </w:tc>
      </w:tr>
      <w:tr w:rsidR="00504248" w:rsidTr="2ADD6C4A" w14:paraId="7B2FC6F8" w14:textId="77777777">
        <w:tc>
          <w:tcPr>
            <w:tcW w:w="1885" w:type="dxa"/>
            <w:tcMar/>
          </w:tcPr>
          <w:p w:rsidR="00504248" w:rsidP="00504248" w:rsidRDefault="00504248" w14:paraId="78708243" w14:textId="77777777">
            <w:r>
              <w:t>Name</w:t>
            </w:r>
          </w:p>
        </w:tc>
        <w:tc>
          <w:tcPr>
            <w:tcW w:w="7340" w:type="dxa"/>
            <w:tcMar/>
          </w:tcPr>
          <w:p w:rsidR="00504248" w:rsidP="00504248" w:rsidRDefault="00504248" w14:paraId="0F423D21" w14:textId="21316FED">
            <w:r>
              <w:t xml:space="preserve">Lấy thông tin trạng thái WAN hiện tại </w:t>
            </w:r>
          </w:p>
        </w:tc>
      </w:tr>
      <w:tr w:rsidR="00504248" w:rsidTr="2ADD6C4A" w14:paraId="3D0C64D3" w14:textId="77777777">
        <w:tc>
          <w:tcPr>
            <w:tcW w:w="1885" w:type="dxa"/>
            <w:tcMar/>
          </w:tcPr>
          <w:p w:rsidR="00504248" w:rsidP="00504248" w:rsidRDefault="00504248" w14:paraId="72F109D5" w14:textId="77777777">
            <w:r>
              <w:t>Description</w:t>
            </w:r>
          </w:p>
        </w:tc>
        <w:tc>
          <w:tcPr>
            <w:tcW w:w="7340" w:type="dxa"/>
            <w:tcMar/>
          </w:tcPr>
          <w:p w:rsidR="00504248" w:rsidP="00504248" w:rsidRDefault="00504248" w14:paraId="24132665" w14:textId="12E585A5">
            <w:pPr>
              <w:pStyle w:val="FirstLevelBullet"/>
              <w:rPr>
                <w:ins w:author="Tran Khanh Toan" w:date="2022-07-01T14:52:00Z" w:id="3836"/>
              </w:rPr>
            </w:pPr>
            <w:del w:author="Tran Khanh Toan" w:date="2022-07-01T15:36:00Z" w:id="3837">
              <w:r w:rsidDel="007A6979">
                <w:delText>OneLink</w:delText>
              </w:r>
            </w:del>
            <w:ins w:author="Tran Khanh Toan" w:date="2022-07-01T15:36:00Z" w:id="3838">
              <w:r w:rsidR="007A6979">
                <w:t>Mobile App</w:t>
              </w:r>
            </w:ins>
            <w:r>
              <w:t xml:space="preserve"> gửi yêu cầu lấy thông tin </w:t>
            </w:r>
          </w:p>
          <w:p w:rsidR="009B4108" w:rsidRDefault="0E421908" w14:paraId="1F6C1FEC" w14:textId="55B05458">
            <w:pPr>
              <w:pStyle w:val="FirstLevelBullet"/>
              <w:rPr/>
            </w:pPr>
            <w:ins w:author="Tran Khanh Toan" w:date="2022-07-01T14:52:00Z" w:id="1221719616">
              <w:r w:rsidR="0E83FA74">
                <w:t xml:space="preserve">Mobile App thực hiện request với định dạng </w:t>
              </w:r>
              <w:r>
                <w:fldChar w:fldCharType="begin"/>
              </w:r>
              <w:r>
                <w:instrText xml:space="preserve"> HYPERLINK "https://&lt;ip&gt;:&lt;port&gt;/onelinkagent" </w:instrText>
              </w:r>
              <w:r>
                <w:fldChar w:fldCharType="separate"/>
              </w:r>
              <w:r w:rsidRPr="2ADD6C4A" w:rsidR="0E83FA74">
                <w:rPr>
                  <w:rStyle w:val="Hyperlink"/>
                </w:rPr>
                <w:t>https://&lt;ip&gt;:&lt;port&gt;/onelinkagent</w:t>
              </w:r>
              <w:r>
                <w:fldChar w:fldCharType="end"/>
              </w:r>
              <w:r w:rsidR="0E83FA74">
                <w:t xml:space="preserve"> với cookies đi kèm request được quy định trong mục 7.2.1</w:t>
              </w:r>
            </w:ins>
          </w:p>
          <w:p w:rsidR="00504248" w:rsidP="00504248" w:rsidRDefault="00504248" w14:paraId="0DB4A778" w14:textId="38411D9F">
            <w:pPr>
              <w:pStyle w:val="FirstLevelBullet"/>
            </w:pPr>
            <w:r>
              <w:t xml:space="preserve">ONT nhận yêu cầu, xử lý và gửi lại phản hồi thông tin </w:t>
            </w:r>
            <w:r w:rsidR="00974EC6">
              <w:t>trạng thái</w:t>
            </w:r>
            <w:r>
              <w:t xml:space="preserve"> WAN hiện tại. </w:t>
            </w:r>
          </w:p>
          <w:p w:rsidR="00504248" w:rsidP="00504248" w:rsidRDefault="00504248" w14:paraId="6689519A" w14:textId="77777777">
            <w:pPr>
              <w:pStyle w:val="FirstLevelBullet"/>
            </w:pPr>
            <w:r>
              <w:t>Nếu có xảy ra lỗi ONT gửi phản hồi mã lỗi.</w:t>
            </w:r>
          </w:p>
        </w:tc>
      </w:tr>
      <w:tr w:rsidR="00504248" w:rsidTr="2ADD6C4A" w14:paraId="27F504B3" w14:textId="77777777">
        <w:tc>
          <w:tcPr>
            <w:tcW w:w="1885" w:type="dxa"/>
            <w:tcMar/>
          </w:tcPr>
          <w:p w:rsidR="00504248" w:rsidP="00504248" w:rsidRDefault="00504248" w14:paraId="1F84D15D" w14:textId="77777777">
            <w:r>
              <w:t>Actor</w:t>
            </w:r>
          </w:p>
        </w:tc>
        <w:tc>
          <w:tcPr>
            <w:tcW w:w="7340" w:type="dxa"/>
            <w:tcMar/>
          </w:tcPr>
          <w:p w:rsidR="00504248" w:rsidP="00504248" w:rsidRDefault="00504248" w14:paraId="4560A70A" w14:textId="77777777">
            <w:r>
              <w:t>Admin</w:t>
            </w:r>
          </w:p>
        </w:tc>
      </w:tr>
      <w:tr w:rsidR="00504248" w:rsidTr="2ADD6C4A" w14:paraId="6F14CA92" w14:textId="77777777">
        <w:tc>
          <w:tcPr>
            <w:tcW w:w="1885" w:type="dxa"/>
            <w:tcMar/>
          </w:tcPr>
          <w:p w:rsidR="00504248" w:rsidP="00504248" w:rsidRDefault="00504248" w14:paraId="7DC2073D" w14:textId="77777777">
            <w:r>
              <w:t>Pre-condition</w:t>
            </w:r>
          </w:p>
        </w:tc>
        <w:tc>
          <w:tcPr>
            <w:tcW w:w="7340" w:type="dxa"/>
            <w:tcMar/>
          </w:tcPr>
          <w:p w:rsidR="00504248" w:rsidP="00504248" w:rsidRDefault="00504248" w14:paraId="179CA28D" w14:textId="1CAD98C2">
            <w:r>
              <w:t xml:space="preserve">Thiết bị hoạt động bình thường, </w:t>
            </w:r>
            <w:del w:author="Tran Khanh Toan" w:date="2022-07-01T15:36:00Z" w:id="3840">
              <w:r w:rsidDel="007A6979">
                <w:delText>OneLink</w:delText>
              </w:r>
            </w:del>
            <w:ins w:author="Tran Khanh Toan" w:date="2022-07-01T15:36:00Z" w:id="3841">
              <w:r w:rsidR="007A6979">
                <w:t>Mobile App</w:t>
              </w:r>
            </w:ins>
            <w:r>
              <w:t xml:space="preserve"> đã đăng nhập thành công vào thiết bị và được cấp phiên truy nhập</w:t>
            </w:r>
          </w:p>
        </w:tc>
      </w:tr>
      <w:tr w:rsidR="00504248" w:rsidTr="2ADD6C4A" w14:paraId="5683C844" w14:textId="77777777">
        <w:tc>
          <w:tcPr>
            <w:tcW w:w="1885" w:type="dxa"/>
            <w:tcMar/>
          </w:tcPr>
          <w:p w:rsidR="00504248" w:rsidP="00504248" w:rsidRDefault="00504248" w14:paraId="0BAC2A98" w14:textId="77777777">
            <w:r>
              <w:t>Post-condition</w:t>
            </w:r>
          </w:p>
        </w:tc>
        <w:tc>
          <w:tcPr>
            <w:tcW w:w="7340" w:type="dxa"/>
            <w:tcMar/>
          </w:tcPr>
          <w:p w:rsidR="00504248" w:rsidP="00504248" w:rsidRDefault="00504248" w14:paraId="66EABDE4" w14:textId="4815D946">
            <w:r>
              <w:t xml:space="preserve">Thiết bị phản hồi đầy đủ các thông tin cho </w:t>
            </w:r>
            <w:del w:author="Tran Khanh Toan" w:date="2022-07-01T15:36:00Z" w:id="3842">
              <w:r w:rsidDel="007A6979">
                <w:delText>OneLink</w:delText>
              </w:r>
            </w:del>
            <w:ins w:author="Tran Khanh Toan" w:date="2022-07-01T15:36:00Z" w:id="3843">
              <w:r w:rsidR="007A6979">
                <w:t>Mobile App</w:t>
              </w:r>
            </w:ins>
          </w:p>
        </w:tc>
      </w:tr>
    </w:tbl>
    <w:p w:rsidR="00504248" w:rsidP="00504248" w:rsidRDefault="00504248" w14:paraId="05A0DAB9" w14:textId="77777777"/>
    <w:p w:rsidR="009F03D6" w:rsidP="009F03D6" w:rsidRDefault="009F03D6" w14:paraId="6A2AFA4D" w14:textId="77777777">
      <w:pPr>
        <w:rPr>
          <w:b/>
          <w:bCs/>
        </w:rPr>
      </w:pPr>
      <w:r w:rsidRPr="003C44BD">
        <w:rPr>
          <w:b/>
          <w:bCs/>
        </w:rPr>
        <w:t>Luồng dữ liệu:</w:t>
      </w:r>
    </w:p>
    <w:p w:rsidR="008F426B" w:rsidRDefault="009F03D6" w14:paraId="7B02042A" w14:textId="77777777">
      <w:pPr>
        <w:pStyle w:val="ANSVNormal1"/>
        <w:keepNext/>
        <w:jc w:val="center"/>
        <w:rPr>
          <w:ins w:author="toantk" w:date="2022-07-27T18:02:00Z" w:id="3844"/>
        </w:rPr>
      </w:pPr>
      <w:r>
        <w:object w:dxaOrig="9165" w:dyaOrig="5280" w14:anchorId="3037DD21">
          <v:shape id="_x0000_i1032" style="width:461.25pt;height:266.25pt" o:ole="" type="#_x0000_t75">
            <v:imagedata o:title="" r:id="rId27"/>
          </v:shape>
          <o:OLEObject Type="Embed" ProgID="Visio.Drawing.15" ShapeID="_x0000_i1032" DrawAspect="Content" ObjectID="_1721885957" r:id="rId28"/>
        </w:object>
      </w:r>
    </w:p>
    <w:p w:rsidR="00076894" w:rsidRDefault="008F426B" w14:paraId="4D010CDA" w14:textId="274A9E78">
      <w:pPr>
        <w:pStyle w:val="Caption"/>
        <w:rPr>
          <w:ins w:author="Tran Khanh Toan" w:date="2022-07-01T17:42:00Z" w:id="3845"/>
        </w:rPr>
        <w:pPrChange w:author="toantk" w:date="2022-07-27T18:02:00Z" w:id="3846">
          <w:pPr>
            <w:pStyle w:val="ANSVNormal1"/>
            <w:keepNext/>
            <w:jc w:val="center"/>
          </w:pPr>
        </w:pPrChange>
      </w:pPr>
      <w:bookmarkStart w:name="_Toc110529197" w:id="3847"/>
      <w:ins w:author="toantk" w:date="2022-07-27T18:02:00Z" w:id="3848">
        <w:r>
          <w:t xml:space="preserve">Hình </w:t>
        </w:r>
      </w:ins>
      <w:ins w:author="toantk" w:date="2022-07-28T09:55:00Z" w:id="3849">
        <w:r w:rsidR="00881A01">
          <w:fldChar w:fldCharType="begin"/>
        </w:r>
        <w:r w:rsidR="00881A01">
          <w:instrText xml:space="preserve"> STYLEREF 1 \s </w:instrText>
        </w:r>
      </w:ins>
      <w:r w:rsidR="00881A01">
        <w:fldChar w:fldCharType="separate"/>
      </w:r>
      <w:r w:rsidR="00533729">
        <w:rPr>
          <w:noProof/>
        </w:rPr>
        <w:t>7</w:t>
      </w:r>
      <w:ins w:author="toantk" w:date="2022-07-28T09:55:00Z" w:id="3850">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8</w:t>
      </w:r>
      <w:ins w:author="toantk" w:date="2022-07-28T09:55:00Z" w:id="3851">
        <w:r w:rsidR="00881A01">
          <w:fldChar w:fldCharType="end"/>
        </w:r>
      </w:ins>
      <w:ins w:author="toantk" w:date="2022-07-27T18:02:00Z" w:id="3852">
        <w:r>
          <w:t xml:space="preserve"> Luồng dữ liệu điều khiển lấy thông tin kết nối WAN hiện tại từ Mobile App</w:t>
        </w:r>
      </w:ins>
      <w:bookmarkEnd w:id="3847"/>
    </w:p>
    <w:p w:rsidR="009F03D6" w:rsidDel="008F426B" w:rsidRDefault="00076894" w14:paraId="0DD14879" w14:textId="7FD34720">
      <w:pPr>
        <w:pStyle w:val="Caption"/>
        <w:rPr>
          <w:del w:author="toantk" w:date="2022-07-27T18:02:00Z" w:id="3853"/>
        </w:rPr>
        <w:pPrChange w:author="Tran Khanh Toan" w:date="2022-07-01T17:42:00Z" w:id="3854">
          <w:pPr>
            <w:pStyle w:val="ANSVNormal1"/>
            <w:keepNext/>
            <w:jc w:val="center"/>
          </w:pPr>
        </w:pPrChange>
      </w:pPr>
      <w:ins w:author="Tran Khanh Toan" w:date="2022-07-01T17:42:00Z" w:id="3855">
        <w:del w:author="toantk" w:date="2022-07-27T18:02:00Z" w:id="3856">
          <w:r w:rsidDel="008F426B">
            <w:delText xml:space="preserve">Hình </w:delText>
          </w:r>
        </w:del>
        <w:del w:author="toantk" w:date="2022-07-27T09:26:00Z" w:id="3857">
          <w:r w:rsidDel="006A7679">
            <w:rPr>
              <w:b w:val="0"/>
              <w:i w:val="0"/>
            </w:rPr>
            <w:fldChar w:fldCharType="begin"/>
          </w:r>
          <w:r w:rsidDel="006A7679">
            <w:delInstrText xml:space="preserve"> STYLEREF 1 \s </w:delInstrText>
          </w:r>
        </w:del>
      </w:ins>
      <w:del w:author="toantk" w:date="2022-07-27T09:26:00Z" w:id="3858">
        <w:r w:rsidDel="006A7679">
          <w:rPr>
            <w:b w:val="0"/>
            <w:i w:val="0"/>
          </w:rPr>
          <w:fldChar w:fldCharType="separate"/>
        </w:r>
        <w:r w:rsidDel="006A7679">
          <w:rPr>
            <w:noProof/>
          </w:rPr>
          <w:delText>7</w:delText>
        </w:r>
      </w:del>
      <w:ins w:author="Tran Khanh Toan" w:date="2022-07-01T17:42:00Z" w:id="3859">
        <w:del w:author="toantk" w:date="2022-07-27T09:26:00Z" w:id="3860">
          <w:r w:rsidDel="006A7679">
            <w:rPr>
              <w:b w:val="0"/>
              <w:i w:val="0"/>
            </w:rPr>
            <w:fldChar w:fldCharType="end"/>
          </w:r>
          <w:r w:rsidDel="006A7679">
            <w:delText>.</w:delText>
          </w:r>
          <w:r w:rsidDel="006A7679">
            <w:rPr>
              <w:b w:val="0"/>
              <w:i w:val="0"/>
            </w:rPr>
            <w:fldChar w:fldCharType="begin"/>
          </w:r>
          <w:r w:rsidDel="006A7679">
            <w:delInstrText xml:space="preserve"> SEQ Hình \* ARABIC \s 1 </w:delInstrText>
          </w:r>
        </w:del>
      </w:ins>
      <w:del w:author="toantk" w:date="2022-07-27T09:26:00Z" w:id="3861">
        <w:r w:rsidDel="006A7679">
          <w:rPr>
            <w:b w:val="0"/>
            <w:i w:val="0"/>
          </w:rPr>
          <w:fldChar w:fldCharType="separate"/>
        </w:r>
      </w:del>
      <w:ins w:author="Tran Khanh Toan" w:date="2022-07-01T17:42:00Z" w:id="3862">
        <w:del w:author="toantk" w:date="2022-07-27T09:26:00Z" w:id="3863">
          <w:r w:rsidDel="006A7679">
            <w:rPr>
              <w:noProof/>
            </w:rPr>
            <w:delText>6</w:delText>
          </w:r>
          <w:r w:rsidDel="006A7679">
            <w:rPr>
              <w:b w:val="0"/>
              <w:i w:val="0"/>
            </w:rPr>
            <w:fldChar w:fldCharType="end"/>
          </w:r>
        </w:del>
        <w:del w:author="toantk" w:date="2022-07-27T18:02:00Z" w:id="3864">
          <w:r w:rsidDel="008F426B">
            <w:delText xml:space="preserve"> </w:delText>
          </w:r>
        </w:del>
      </w:ins>
    </w:p>
    <w:p w:rsidR="009F03D6" w:rsidDel="008F426B" w:rsidRDefault="009F03D6" w14:paraId="30D5FE09" w14:textId="4687B450">
      <w:pPr>
        <w:pStyle w:val="Caption"/>
        <w:jc w:val="both"/>
        <w:rPr>
          <w:del w:author="toantk" w:date="2022-07-27T18:02:00Z" w:id="3865"/>
        </w:rPr>
        <w:pPrChange w:author="Tran Khanh Toan" w:date="2022-07-01T17:42:00Z" w:id="3866">
          <w:pPr>
            <w:pStyle w:val="Caption"/>
          </w:pPr>
        </w:pPrChange>
      </w:pPr>
      <w:del w:author="toantk" w:date="2022-07-27T18:02:00Z" w:id="3867">
        <w:r w:rsidDel="008F426B">
          <w:delText xml:space="preserve">Hình </w:delText>
        </w:r>
        <w:r w:rsidDel="008F426B">
          <w:fldChar w:fldCharType="begin"/>
        </w:r>
        <w:r w:rsidDel="008F426B">
          <w:rPr>
            <w:noProof/>
          </w:rPr>
          <w:delInstrText xml:space="preserve"> STYLEREF 1 \s </w:delInstrText>
        </w:r>
        <w:r w:rsidDel="008F426B">
          <w:fldChar w:fldCharType="separate"/>
        </w:r>
        <w:r w:rsidDel="008F426B">
          <w:rPr>
            <w:noProof/>
          </w:rPr>
          <w:delText>7</w:delText>
        </w:r>
        <w:r w:rsidDel="008F426B">
          <w:fldChar w:fldCharType="end"/>
        </w:r>
        <w:r w:rsidDel="008F426B">
          <w:delText>.</w:delText>
        </w:r>
        <w:r w:rsidDel="008F426B">
          <w:fldChar w:fldCharType="begin"/>
        </w:r>
        <w:r w:rsidDel="008F426B">
          <w:rPr>
            <w:noProof/>
          </w:rPr>
          <w:delInstrText xml:space="preserve"> SEQ Hình \* ARABIC \s 1 </w:delInstrText>
        </w:r>
        <w:r w:rsidDel="008F426B">
          <w:fldChar w:fldCharType="separate"/>
        </w:r>
        <w:r w:rsidDel="008F426B">
          <w:rPr>
            <w:noProof/>
          </w:rPr>
          <w:delText>5</w:delText>
        </w:r>
        <w:r w:rsidDel="008F426B">
          <w:fldChar w:fldCharType="end"/>
        </w:r>
        <w:r w:rsidDel="008F426B">
          <w:delText xml:space="preserve"> Luồng dữ liệu điều khiển lấy thông tin </w:delText>
        </w:r>
        <w:r w:rsidDel="008F426B" w:rsidR="00A978FC">
          <w:delText>kết nối</w:delText>
        </w:r>
        <w:r w:rsidDel="008F426B">
          <w:delText xml:space="preserve"> WAN hiện tại từ OneLink</w:delText>
        </w:r>
      </w:del>
      <w:ins w:author="Tran Khanh Toan" w:date="2022-07-01T15:36:00Z" w:id="3868">
        <w:del w:author="toantk" w:date="2022-07-27T18:02:00Z" w:id="3869">
          <w:r w:rsidDel="008F426B" w:rsidR="007A6979">
            <w:delText>Mobile App</w:delText>
          </w:r>
        </w:del>
      </w:ins>
    </w:p>
    <w:p w:rsidR="009F03D6" w:rsidP="009F03D6" w:rsidRDefault="009F03D6" w14:paraId="1C7F5BF7" w14:textId="6BD52540">
      <w:pPr>
        <w:rPr>
          <w:b/>
          <w:bCs/>
        </w:rPr>
      </w:pPr>
      <w:del w:author="Tran Khanh Toan" w:date="2022-07-04T09:21:00Z" w:id="3870">
        <w:r w:rsidRPr="00AB6FAB" w:rsidDel="00F02801">
          <w:rPr>
            <w:b/>
            <w:bCs/>
          </w:rPr>
          <w:delText xml:space="preserve">Cấu trúc dữ liệu </w:delText>
        </w:r>
      </w:del>
      <w:ins w:author="Tran Khanh Toan" w:date="2022-07-04T09:22:00Z" w:id="3871">
        <w:r w:rsidR="00F02801">
          <w:rPr>
            <w:b/>
            <w:bCs/>
          </w:rPr>
          <w:t xml:space="preserve">Cấu trúc payload </w:t>
        </w:r>
      </w:ins>
      <w:r w:rsidRPr="00AB6FAB">
        <w:rPr>
          <w:b/>
          <w:bCs/>
        </w:rPr>
        <w:t>của bản tin:</w:t>
      </w:r>
    </w:p>
    <w:p w:rsidR="009F03D6" w:rsidP="009F03D6" w:rsidRDefault="009F03D6" w14:paraId="5CF7CB26" w14:textId="028CE6B2">
      <w:pPr>
        <w:pStyle w:val="ListParagraph"/>
        <w:numPr>
          <w:ilvl w:val="0"/>
          <w:numId w:val="9"/>
        </w:numPr>
        <w:rPr>
          <w:b/>
          <w:bCs/>
        </w:rPr>
      </w:pPr>
      <w:r>
        <w:rPr>
          <w:b/>
          <w:bCs/>
        </w:rPr>
        <w:t xml:space="preserve">WAN view </w:t>
      </w:r>
      <w:r w:rsidR="00A978FC">
        <w:rPr>
          <w:b/>
          <w:bCs/>
        </w:rPr>
        <w:t>status</w:t>
      </w:r>
      <w:r>
        <w:rPr>
          <w:b/>
          <w:bCs/>
        </w:rPr>
        <w:t xml:space="preserve">  Request:</w:t>
      </w:r>
    </w:p>
    <w:p w:rsidR="009F03D6" w:rsidP="009F03D6" w:rsidRDefault="009F03D6" w14:paraId="29396864" w14:textId="119A981B">
      <w:pPr>
        <w:pStyle w:val="ListParagraph"/>
      </w:pPr>
      <w:r>
        <w:t>{“action” : “</w:t>
      </w:r>
      <w:r w:rsidRPr="00CF3E7A" w:rsidR="00CF3E7A">
        <w:t>wanViewStatus</w:t>
      </w:r>
      <w:r>
        <w:t xml:space="preserve">”, “requestId” : </w:t>
      </w:r>
      <w:r w:rsidR="003E0981">
        <w:t>&lt;requestId&gt;</w:t>
      </w:r>
      <w:r>
        <w:t>}</w:t>
      </w:r>
    </w:p>
    <w:p w:rsidR="009F03D6" w:rsidP="009F03D6" w:rsidRDefault="009F03D6" w14:paraId="1A669A46" w14:textId="5757871F">
      <w:pPr>
        <w:pStyle w:val="ListParagraph"/>
        <w:numPr>
          <w:ilvl w:val="0"/>
          <w:numId w:val="9"/>
        </w:numPr>
        <w:rPr>
          <w:b/>
          <w:bCs/>
        </w:rPr>
      </w:pPr>
      <w:r>
        <w:rPr>
          <w:b/>
          <w:bCs/>
        </w:rPr>
        <w:t xml:space="preserve">WAN view </w:t>
      </w:r>
      <w:r w:rsidR="00A978FC">
        <w:rPr>
          <w:b/>
          <w:bCs/>
        </w:rPr>
        <w:t>status</w:t>
      </w:r>
      <w:r>
        <w:rPr>
          <w:b/>
          <w:bCs/>
        </w:rPr>
        <w:t xml:space="preserve"> Response:</w:t>
      </w:r>
    </w:p>
    <w:p w:rsidRPr="00820762" w:rsidR="009F03D6" w:rsidP="009F03D6" w:rsidRDefault="009F03D6" w14:paraId="6D393004" w14:textId="314502F1">
      <w:pPr>
        <w:pStyle w:val="ListParagraph"/>
        <w:numPr>
          <w:ilvl w:val="1"/>
          <w:numId w:val="9"/>
        </w:numPr>
      </w:pPr>
      <w:r>
        <w:t xml:space="preserve">Lấy thông tin </w:t>
      </w:r>
      <w:r w:rsidR="00CF3E7A">
        <w:t>trạng thái</w:t>
      </w:r>
      <w:r>
        <w:t xml:space="preserve"> WAN</w:t>
      </w:r>
      <w:r w:rsidRPr="00820762">
        <w:t xml:space="preserve"> thành công</w:t>
      </w:r>
      <w:r>
        <w:t>:</w:t>
      </w:r>
    </w:p>
    <w:p w:rsidR="009F03D6" w:rsidP="009F03D6" w:rsidRDefault="009F03D6" w14:paraId="45F3F952" w14:textId="77777777">
      <w:pPr>
        <w:pStyle w:val="FirstLevelBullet"/>
        <w:numPr>
          <w:ilvl w:val="0"/>
          <w:numId w:val="0"/>
        </w:numPr>
        <w:ind w:left="1080"/>
      </w:pPr>
      <w:r>
        <w:t>{</w:t>
      </w:r>
    </w:p>
    <w:p w:rsidR="009F03D6" w:rsidP="009F03D6" w:rsidRDefault="009F03D6" w14:paraId="3BB09FF9" w14:textId="77777777">
      <w:pPr>
        <w:pStyle w:val="FirstLevelBullet"/>
        <w:numPr>
          <w:ilvl w:val="0"/>
          <w:numId w:val="0"/>
        </w:numPr>
        <w:ind w:left="720" w:firstLine="360"/>
      </w:pPr>
      <w:r>
        <w:t>"status": 0,</w:t>
      </w:r>
    </w:p>
    <w:p w:rsidR="009F03D6" w:rsidP="009F03D6" w:rsidRDefault="009F03D6" w14:paraId="01F5DD7E" w14:textId="77777777">
      <w:pPr>
        <w:pStyle w:val="FirstLevelBullet"/>
        <w:numPr>
          <w:ilvl w:val="0"/>
          <w:numId w:val="0"/>
        </w:numPr>
        <w:ind w:left="720" w:firstLine="360"/>
      </w:pPr>
      <w:r>
        <w:t>“message”: “Success”,</w:t>
      </w:r>
    </w:p>
    <w:p w:rsidR="009F03D6" w:rsidP="009F03D6" w:rsidRDefault="009F03D6" w14:paraId="503EC991" w14:textId="497C790D">
      <w:pPr>
        <w:pStyle w:val="FirstLevelBullet"/>
        <w:numPr>
          <w:ilvl w:val="0"/>
          <w:numId w:val="0"/>
        </w:numPr>
        <w:ind w:left="720" w:firstLine="360"/>
      </w:pPr>
      <w:r>
        <w:t xml:space="preserve">“requestId” : </w:t>
      </w:r>
      <w:r w:rsidR="003E0981">
        <w:t>&lt;requestId&gt;</w:t>
      </w:r>
      <w:r>
        <w:t>,</w:t>
      </w:r>
    </w:p>
    <w:p w:rsidR="009F03D6" w:rsidP="009F03D6" w:rsidRDefault="009F03D6" w14:paraId="13C7B29F" w14:textId="77777777">
      <w:pPr>
        <w:pStyle w:val="FirstLevelBullet"/>
        <w:numPr>
          <w:ilvl w:val="0"/>
          <w:numId w:val="0"/>
        </w:numPr>
        <w:ind w:left="720" w:firstLine="360"/>
      </w:pPr>
      <w:r>
        <w:t>"data": {</w:t>
      </w:r>
    </w:p>
    <w:p w:rsidR="009F03D6" w:rsidP="009F03D6" w:rsidRDefault="009F03D6" w14:paraId="6F1C3A4D" w14:textId="788B9889">
      <w:pPr>
        <w:pStyle w:val="FirstLevelBullet"/>
        <w:numPr>
          <w:ilvl w:val="0"/>
          <w:numId w:val="0"/>
        </w:numPr>
        <w:ind w:left="720" w:firstLine="360"/>
      </w:pPr>
      <w:r>
        <w:t>“action” : “</w:t>
      </w:r>
      <w:r w:rsidRPr="00CF3E7A" w:rsidR="00CF3E7A">
        <w:t>wanViewStatus</w:t>
      </w:r>
      <w:r>
        <w:t>”,</w:t>
      </w:r>
    </w:p>
    <w:p w:rsidR="009F03D6" w:rsidP="009F03D6" w:rsidRDefault="009F03D6" w14:paraId="28F5932F" w14:textId="77777777">
      <w:pPr>
        <w:pStyle w:val="FirstLevelBullet"/>
        <w:numPr>
          <w:ilvl w:val="0"/>
          <w:numId w:val="0"/>
        </w:numPr>
        <w:ind w:left="720" w:firstLine="360"/>
      </w:pPr>
      <w:r>
        <w:t>“</w:t>
      </w:r>
      <w:r w:rsidRPr="00E5021C">
        <w:t>results</w:t>
      </w:r>
      <w:r>
        <w:t>”:[</w:t>
      </w:r>
    </w:p>
    <w:p w:rsidR="009F03D6" w:rsidP="009F03D6" w:rsidRDefault="009F03D6" w14:paraId="701C4B9C" w14:textId="77777777">
      <w:pPr>
        <w:pStyle w:val="FirstLevelBullet"/>
        <w:numPr>
          <w:ilvl w:val="0"/>
          <w:numId w:val="0"/>
        </w:numPr>
        <w:ind w:left="1440" w:firstLine="720"/>
      </w:pPr>
      <w:r>
        <w:t>{</w:t>
      </w:r>
    </w:p>
    <w:p w:rsidR="009F03D6" w:rsidP="00CF3E7A" w:rsidRDefault="009F03D6" w14:paraId="1EF3DBB5" w14:textId="0B0744A3">
      <w:pPr>
        <w:pStyle w:val="FirstLevelBullet"/>
        <w:numPr>
          <w:ilvl w:val="0"/>
          <w:numId w:val="0"/>
        </w:numPr>
        <w:ind w:left="720" w:firstLine="360"/>
      </w:pPr>
      <w:r>
        <w:tab/>
      </w:r>
      <w:r>
        <w:tab/>
      </w:r>
      <w:r w:rsidR="00045C6B">
        <w:tab/>
      </w:r>
      <w:r w:rsidR="00045C6B">
        <w:t>“wanIndex” : &lt;wanIndex&gt;</w:t>
      </w:r>
      <w:r>
        <w:t>,</w:t>
      </w:r>
    </w:p>
    <w:p w:rsidR="009F03D6" w:rsidP="009F03D6" w:rsidRDefault="009F03D6" w14:paraId="0C407DE2" w14:textId="77777777">
      <w:pPr>
        <w:pStyle w:val="FirstLevelBullet"/>
        <w:numPr>
          <w:ilvl w:val="0"/>
          <w:numId w:val="0"/>
        </w:numPr>
        <w:ind w:left="720" w:firstLine="360"/>
      </w:pPr>
      <w:r>
        <w:tab/>
      </w:r>
      <w:r>
        <w:tab/>
      </w:r>
      <w:r>
        <w:tab/>
      </w:r>
      <w:r>
        <w:t>“wanStatus” : “&lt;wanStatus&gt;”,</w:t>
      </w:r>
    </w:p>
    <w:p w:rsidR="009F03D6" w:rsidP="009F03D6" w:rsidRDefault="009F03D6" w14:paraId="2129F363" w14:textId="77777777">
      <w:pPr>
        <w:pStyle w:val="FirstLevelBullet"/>
        <w:numPr>
          <w:ilvl w:val="0"/>
          <w:numId w:val="0"/>
        </w:numPr>
        <w:ind w:left="720" w:firstLine="360"/>
      </w:pPr>
      <w:r>
        <w:tab/>
      </w:r>
      <w:r>
        <w:tab/>
      </w:r>
      <w:r>
        <w:tab/>
      </w:r>
      <w:r>
        <w:t>“wanipv4Addr” :  “&lt;wanipv4Addr&gt;”,</w:t>
      </w:r>
    </w:p>
    <w:p w:rsidR="009F03D6" w:rsidP="009F03D6" w:rsidRDefault="009F03D6" w14:paraId="616ADDDA" w14:textId="77777777">
      <w:pPr>
        <w:pStyle w:val="FirstLevelBullet"/>
        <w:numPr>
          <w:ilvl w:val="0"/>
          <w:numId w:val="0"/>
        </w:numPr>
        <w:ind w:left="2160" w:firstLine="720"/>
      </w:pPr>
      <w:r>
        <w:t>“wanipv6Addr” :  “&lt;wanipv6Addr&gt;”</w:t>
      </w:r>
    </w:p>
    <w:p w:rsidR="009F03D6" w:rsidP="009F03D6" w:rsidRDefault="009F03D6" w14:paraId="5BCDD992" w14:textId="77777777">
      <w:pPr>
        <w:pStyle w:val="FirstLevelBullet"/>
        <w:numPr>
          <w:ilvl w:val="0"/>
          <w:numId w:val="0"/>
        </w:numPr>
        <w:ind w:left="2160"/>
      </w:pPr>
      <w:r>
        <w:lastRenderedPageBreak/>
        <w:t>}</w:t>
      </w:r>
    </w:p>
    <w:p w:rsidR="009F03D6" w:rsidP="009F03D6" w:rsidRDefault="009F03D6" w14:paraId="0320AD07" w14:textId="77777777">
      <w:pPr>
        <w:pStyle w:val="FirstLevelBullet"/>
        <w:numPr>
          <w:ilvl w:val="0"/>
          <w:numId w:val="0"/>
        </w:numPr>
        <w:ind w:left="1440" w:firstLine="720"/>
      </w:pPr>
      <w:r>
        <w:t>…</w:t>
      </w:r>
    </w:p>
    <w:p w:rsidR="009F03D6" w:rsidP="009F03D6" w:rsidRDefault="009F03D6" w14:paraId="179AAA1B" w14:textId="77777777">
      <w:pPr>
        <w:pStyle w:val="FirstLevelBullet"/>
        <w:numPr>
          <w:ilvl w:val="0"/>
          <w:numId w:val="0"/>
        </w:numPr>
        <w:ind w:left="1440" w:firstLine="720"/>
      </w:pPr>
      <w:r>
        <w:t>]</w:t>
      </w:r>
    </w:p>
    <w:p w:rsidR="009F03D6" w:rsidP="009F03D6" w:rsidRDefault="009F03D6" w14:paraId="237C8902" w14:textId="77777777">
      <w:pPr>
        <w:pStyle w:val="FirstLevelBullet"/>
        <w:numPr>
          <w:ilvl w:val="0"/>
          <w:numId w:val="0"/>
        </w:numPr>
        <w:ind w:left="720" w:firstLine="360"/>
      </w:pPr>
      <w:r>
        <w:t>}</w:t>
      </w:r>
    </w:p>
    <w:p w:rsidR="009F03D6" w:rsidP="009F03D6" w:rsidRDefault="009F03D6" w14:paraId="7BA0C8DF" w14:textId="77777777">
      <w:pPr>
        <w:pStyle w:val="FirstLevelBullet"/>
        <w:numPr>
          <w:ilvl w:val="0"/>
          <w:numId w:val="0"/>
        </w:numPr>
        <w:ind w:left="720" w:firstLine="360"/>
      </w:pPr>
      <w:r>
        <w:t>}</w:t>
      </w:r>
    </w:p>
    <w:p w:rsidRPr="00820762" w:rsidR="009F03D6" w:rsidP="009F03D6" w:rsidRDefault="009F03D6" w14:paraId="62470739" w14:textId="55BF13E7">
      <w:pPr>
        <w:pStyle w:val="ListParagraph"/>
        <w:numPr>
          <w:ilvl w:val="1"/>
          <w:numId w:val="9"/>
        </w:numPr>
      </w:pPr>
      <w:r>
        <w:t xml:space="preserve">Lấy thông tin </w:t>
      </w:r>
      <w:r w:rsidR="00963671">
        <w:t xml:space="preserve">status </w:t>
      </w:r>
      <w:r>
        <w:t>WAN thất bại:</w:t>
      </w:r>
    </w:p>
    <w:p w:rsidR="009F03D6" w:rsidP="009F03D6" w:rsidRDefault="009F03D6" w14:paraId="59ED0B6B" w14:textId="77777777">
      <w:pPr>
        <w:pStyle w:val="FirstLevelBullet"/>
        <w:numPr>
          <w:ilvl w:val="0"/>
          <w:numId w:val="0"/>
        </w:numPr>
        <w:ind w:left="1080"/>
      </w:pPr>
      <w:r>
        <w:t>{</w:t>
      </w:r>
    </w:p>
    <w:p w:rsidR="009F03D6" w:rsidP="009F03D6" w:rsidRDefault="009F03D6" w14:paraId="75DBEF6B" w14:textId="77777777">
      <w:pPr>
        <w:pStyle w:val="FirstLevelBullet"/>
        <w:numPr>
          <w:ilvl w:val="0"/>
          <w:numId w:val="0"/>
        </w:numPr>
        <w:ind w:left="1080"/>
      </w:pPr>
      <w:r>
        <w:t>“status”: &lt;ErrorCode&gt;,</w:t>
      </w:r>
    </w:p>
    <w:p w:rsidR="009F03D6" w:rsidP="009F03D6" w:rsidRDefault="009F03D6" w14:paraId="117CDD20" w14:textId="77777777">
      <w:pPr>
        <w:pStyle w:val="FirstLevelBullet"/>
        <w:numPr>
          <w:ilvl w:val="0"/>
          <w:numId w:val="0"/>
        </w:numPr>
        <w:ind w:left="1080"/>
      </w:pPr>
      <w:r>
        <w:t>“message”: “&lt;message&gt;”,</w:t>
      </w:r>
    </w:p>
    <w:p w:rsidR="009F03D6" w:rsidP="009F03D6" w:rsidRDefault="009F03D6" w14:paraId="7E3BD4D6" w14:textId="040ADE43">
      <w:pPr>
        <w:pStyle w:val="FirstLevelBullet"/>
        <w:numPr>
          <w:ilvl w:val="0"/>
          <w:numId w:val="0"/>
        </w:numPr>
        <w:ind w:left="1080"/>
      </w:pPr>
      <w:r>
        <w:t xml:space="preserve">“requestId” : </w:t>
      </w:r>
      <w:r w:rsidR="003E0981">
        <w:t>&lt;requestId&gt;</w:t>
      </w:r>
      <w:r>
        <w:t>,</w:t>
      </w:r>
    </w:p>
    <w:p w:rsidR="009F03D6" w:rsidP="009F03D6" w:rsidRDefault="009F03D6" w14:paraId="58610921" w14:textId="77777777">
      <w:pPr>
        <w:pStyle w:val="FirstLevelBullet"/>
        <w:numPr>
          <w:ilvl w:val="0"/>
          <w:numId w:val="0"/>
        </w:numPr>
        <w:ind w:left="1080"/>
      </w:pPr>
      <w:r>
        <w:t>"data": {</w:t>
      </w:r>
    </w:p>
    <w:p w:rsidR="009F03D6" w:rsidP="009F03D6" w:rsidRDefault="009F03D6" w14:paraId="1DA82CB4" w14:textId="77777777">
      <w:pPr>
        <w:pStyle w:val="FirstLevelBullet"/>
        <w:numPr>
          <w:ilvl w:val="0"/>
          <w:numId w:val="0"/>
        </w:numPr>
        <w:ind w:left="1080"/>
      </w:pPr>
      <w:r>
        <w:t>}</w:t>
      </w:r>
    </w:p>
    <w:p w:rsidR="009F03D6" w:rsidP="009F03D6" w:rsidRDefault="009F03D6" w14:paraId="57C7B694" w14:textId="77777777">
      <w:pPr>
        <w:pStyle w:val="FirstLevelBullet"/>
        <w:numPr>
          <w:ilvl w:val="0"/>
          <w:numId w:val="0"/>
        </w:numPr>
        <w:ind w:left="1080"/>
      </w:pPr>
      <w:r>
        <w:t>}</w:t>
      </w:r>
    </w:p>
    <w:p w:rsidR="00963671" w:rsidP="00963671" w:rsidRDefault="00963671" w14:paraId="66E5DB05" w14:textId="77777777">
      <w:pPr>
        <w:pStyle w:val="ListParagraph"/>
        <w:numPr>
          <w:ilvl w:val="0"/>
          <w:numId w:val="9"/>
        </w:numPr>
        <w:rPr>
          <w:b/>
          <w:bCs/>
        </w:rPr>
      </w:pPr>
      <w:r w:rsidRPr="00003BA2">
        <w:rPr>
          <w:b/>
          <w:bCs/>
        </w:rPr>
        <w:t>Mô tả tham số</w:t>
      </w:r>
      <w:r>
        <w:rPr>
          <w:b/>
          <w:bCs/>
        </w:rPr>
        <w:t>:</w:t>
      </w:r>
    </w:p>
    <w:p w:rsidR="00963671" w:rsidDel="00A87875" w:rsidP="00963671" w:rsidRDefault="00963671" w14:paraId="1B103ED7" w14:textId="3399D485">
      <w:pPr>
        <w:pStyle w:val="Caption"/>
        <w:keepNext/>
        <w:rPr>
          <w:del w:author="Tran Khanh Toan" w:date="2022-07-01T14:56:00Z" w:id="3872"/>
        </w:rPr>
      </w:pPr>
      <w:del w:author="Tran Khanh Toan" w:date="2022-07-01T14:55:00Z" w:id="3873">
        <w:r w:rsidDel="00A87875">
          <w:delText xml:space="preserve">Bảng </w:delText>
        </w:r>
        <w:r w:rsidDel="00A87875">
          <w:rPr>
            <w:b w:val="0"/>
            <w:i w:val="0"/>
          </w:rPr>
          <w:fldChar w:fldCharType="begin"/>
        </w:r>
        <w:r w:rsidDel="00A87875">
          <w:rPr>
            <w:noProof/>
          </w:rPr>
          <w:delInstrText xml:space="preserve"> STYLEREF 1 \s </w:delInstrText>
        </w:r>
        <w:r w:rsidDel="00A87875">
          <w:rPr>
            <w:b w:val="0"/>
            <w:i w:val="0"/>
          </w:rPr>
          <w:fldChar w:fldCharType="separate"/>
        </w:r>
        <w:r w:rsidDel="00A87875">
          <w:rPr>
            <w:noProof/>
          </w:rPr>
          <w:delText>7</w:delText>
        </w:r>
        <w:r w:rsidDel="00A87875">
          <w:rPr>
            <w:b w:val="0"/>
            <w:i w:val="0"/>
          </w:rPr>
          <w:fldChar w:fldCharType="end"/>
        </w:r>
        <w:r w:rsidDel="00A87875">
          <w:delText>.</w:delText>
        </w:r>
        <w:r w:rsidDel="00A87875">
          <w:rPr>
            <w:b w:val="0"/>
            <w:i w:val="0"/>
          </w:rPr>
          <w:fldChar w:fldCharType="begin"/>
        </w:r>
        <w:r w:rsidDel="00A87875">
          <w:rPr>
            <w:noProof/>
          </w:rPr>
          <w:delInstrText xml:space="preserve"> SEQ Bảng \* ARABIC \s 1 </w:delInstrText>
        </w:r>
        <w:r w:rsidDel="00A87875">
          <w:rPr>
            <w:b w:val="0"/>
            <w:i w:val="0"/>
          </w:rPr>
          <w:fldChar w:fldCharType="separate"/>
        </w:r>
        <w:r w:rsidDel="00A87875">
          <w:rPr>
            <w:noProof/>
          </w:rPr>
          <w:delText>2</w:delText>
        </w:r>
        <w:r w:rsidDel="00A87875">
          <w:rPr>
            <w:b w:val="0"/>
            <w:i w:val="0"/>
          </w:rPr>
          <w:fldChar w:fldCharType="end"/>
        </w:r>
        <w:r w:rsidDel="00A87875">
          <w:delText xml:space="preserve"> </w:delText>
        </w:r>
      </w:del>
      <w:del w:author="Tran Khanh Toan" w:date="2022-07-01T14:56:00Z" w:id="3874">
        <w:r w:rsidDel="00A87875">
          <w:delText xml:space="preserve">Bảng mô tả tham số trong luồng điều khiển lấy thông tin </w:delText>
        </w:r>
        <w:r w:rsidDel="00A87875" w:rsidR="00187AA8">
          <w:delText>trạng thái</w:delText>
        </w:r>
        <w:r w:rsidDel="00A87875">
          <w:delText xml:space="preserve"> WAN hiện tại</w:delText>
        </w:r>
      </w:del>
    </w:p>
    <w:p w:rsidR="00A87875" w:rsidRDefault="00A87875" w14:paraId="56156243" w14:textId="362F5989">
      <w:pPr>
        <w:pStyle w:val="Caption"/>
        <w:keepNext/>
        <w:rPr>
          <w:ins w:author="Tran Khanh Toan" w:date="2022-07-01T14:56:00Z" w:id="3875"/>
        </w:rPr>
        <w:pPrChange w:author="Tran Khanh Toan" w:date="2022-07-01T14:56:00Z" w:id="3876">
          <w:pPr/>
        </w:pPrChange>
      </w:pPr>
      <w:bookmarkStart w:name="_Toc110529157" w:id="3877"/>
      <w:ins w:author="Tran Khanh Toan" w:date="2022-07-01T14:56:00Z" w:id="3878">
        <w:r>
          <w:t xml:space="preserve">Bảng </w:t>
        </w:r>
      </w:ins>
      <w:ins w:author="toantk" w:date="2022-08-04T17:50:00Z" w:id="3879">
        <w:r w:rsidR="0035117C">
          <w:fldChar w:fldCharType="begin"/>
        </w:r>
        <w:r w:rsidR="0035117C">
          <w:instrText xml:space="preserve"> STYLEREF 1 \s </w:instrText>
        </w:r>
      </w:ins>
      <w:r w:rsidR="0035117C">
        <w:fldChar w:fldCharType="separate"/>
      </w:r>
      <w:r w:rsidR="00533729">
        <w:rPr>
          <w:noProof/>
        </w:rPr>
        <w:t>7</w:t>
      </w:r>
      <w:ins w:author="toantk" w:date="2022-08-04T17:50:00Z" w:id="3880">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8</w:t>
      </w:r>
      <w:ins w:author="toantk" w:date="2022-08-04T17:50:00Z" w:id="3881">
        <w:r w:rsidR="0035117C">
          <w:fldChar w:fldCharType="end"/>
        </w:r>
      </w:ins>
      <w:ins w:author="Tran Khanh Toan" w:date="2022-08-04T09:32:00Z" w:id="3882">
        <w:del w:author="toantk" w:date="2022-08-04T17:50:00Z" w:id="3883">
          <w:r w:rsidDel="0035117C" w:rsidR="00F227FB">
            <w:fldChar w:fldCharType="begin"/>
          </w:r>
          <w:r w:rsidDel="0035117C" w:rsidR="00F227FB">
            <w:delInstrText xml:space="preserve"> STYLEREF 1 \s </w:delInstrText>
          </w:r>
        </w:del>
      </w:ins>
      <w:del w:author="toantk" w:date="2022-08-04T17:50:00Z" w:id="3884">
        <w:r w:rsidDel="0035117C" w:rsidR="00F227FB">
          <w:fldChar w:fldCharType="separate"/>
        </w:r>
        <w:r w:rsidDel="0035117C" w:rsidR="00F227FB">
          <w:rPr>
            <w:noProof/>
          </w:rPr>
          <w:delText>7</w:delText>
        </w:r>
      </w:del>
      <w:ins w:author="Tran Khanh Toan" w:date="2022-08-04T09:32:00Z" w:id="3885">
        <w:del w:author="toantk" w:date="2022-08-04T17:50:00Z" w:id="3886">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3887">
        <w:r w:rsidDel="0035117C" w:rsidR="00F227FB">
          <w:fldChar w:fldCharType="separate"/>
        </w:r>
      </w:del>
      <w:ins w:author="Tran Khanh Toan" w:date="2022-08-04T09:32:00Z" w:id="3888">
        <w:del w:author="toantk" w:date="2022-08-04T17:50:00Z" w:id="3889">
          <w:r w:rsidDel="0035117C" w:rsidR="00F227FB">
            <w:rPr>
              <w:noProof/>
            </w:rPr>
            <w:delText>8</w:delText>
          </w:r>
          <w:r w:rsidDel="0035117C" w:rsidR="00F227FB">
            <w:fldChar w:fldCharType="end"/>
          </w:r>
        </w:del>
      </w:ins>
      <w:ins w:author="toantk" w:date="2022-07-28T09:18:00Z" w:id="3890">
        <w:del w:author="Tran Khanh Toan" w:date="2022-08-03T15:31:00Z" w:id="3891">
          <w:r w:rsidDel="0087204C" w:rsidR="005A0D0F">
            <w:fldChar w:fldCharType="begin"/>
          </w:r>
          <w:r w:rsidDel="0087204C" w:rsidR="005A0D0F">
            <w:delInstrText xml:space="preserve"> STYLEREF 1 \s </w:delInstrText>
          </w:r>
        </w:del>
      </w:ins>
      <w:del w:author="Tran Khanh Toan" w:date="2022-08-03T15:31:00Z" w:id="3892">
        <w:r w:rsidDel="0087204C" w:rsidR="005A0D0F">
          <w:fldChar w:fldCharType="separate"/>
        </w:r>
        <w:r w:rsidDel="0087204C" w:rsidR="005A0D0F">
          <w:rPr>
            <w:noProof/>
          </w:rPr>
          <w:delText>7</w:delText>
        </w:r>
      </w:del>
      <w:ins w:author="toantk" w:date="2022-07-28T09:18:00Z" w:id="3893">
        <w:del w:author="Tran Khanh Toan" w:date="2022-08-03T15:31:00Z" w:id="3894">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3895">
        <w:r w:rsidDel="0087204C" w:rsidR="005A0D0F">
          <w:fldChar w:fldCharType="separate"/>
        </w:r>
      </w:del>
      <w:ins w:author="toantk" w:date="2022-07-28T09:18:00Z" w:id="3896">
        <w:del w:author="Tran Khanh Toan" w:date="2022-08-03T15:31:00Z" w:id="3897">
          <w:r w:rsidDel="0087204C" w:rsidR="005A0D0F">
            <w:rPr>
              <w:noProof/>
            </w:rPr>
            <w:delText>8</w:delText>
          </w:r>
          <w:r w:rsidDel="0087204C" w:rsidR="005A0D0F">
            <w:fldChar w:fldCharType="end"/>
          </w:r>
        </w:del>
      </w:ins>
      <w:ins w:author="Tran Khanh Toan" w:date="2022-07-01T17:36:00Z" w:id="3898">
        <w:del w:author="toantk" w:date="2022-07-27T10:00:00Z" w:id="3899">
          <w:r w:rsidDel="006366F4" w:rsidR="0036606E">
            <w:fldChar w:fldCharType="begin"/>
          </w:r>
          <w:r w:rsidDel="006366F4" w:rsidR="0036606E">
            <w:delInstrText xml:space="preserve"> STYLEREF 1 \s </w:delInstrText>
          </w:r>
        </w:del>
      </w:ins>
      <w:del w:author="toantk" w:date="2022-07-27T10:00:00Z" w:id="3900">
        <w:r w:rsidDel="006366F4" w:rsidR="0036606E">
          <w:fldChar w:fldCharType="separate"/>
        </w:r>
        <w:r w:rsidDel="006366F4" w:rsidR="0036606E">
          <w:rPr>
            <w:noProof/>
          </w:rPr>
          <w:delText>7</w:delText>
        </w:r>
      </w:del>
      <w:ins w:author="Tran Khanh Toan" w:date="2022-07-01T17:36:00Z" w:id="3901">
        <w:del w:author="toantk" w:date="2022-07-27T10:00:00Z" w:id="3902">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3903">
        <w:r w:rsidDel="006366F4" w:rsidR="0036606E">
          <w:fldChar w:fldCharType="separate"/>
        </w:r>
      </w:del>
      <w:ins w:author="Tran Khanh Toan" w:date="2022-07-01T17:36:00Z" w:id="3904">
        <w:del w:author="toantk" w:date="2022-07-27T10:00:00Z" w:id="3905">
          <w:r w:rsidDel="006366F4" w:rsidR="0036606E">
            <w:rPr>
              <w:noProof/>
            </w:rPr>
            <w:delText>3</w:delText>
          </w:r>
          <w:r w:rsidDel="006366F4" w:rsidR="0036606E">
            <w:fldChar w:fldCharType="end"/>
          </w:r>
        </w:del>
      </w:ins>
      <w:ins w:author="Tran Khanh Toan" w:date="2022-07-01T14:56:00Z" w:id="3906">
        <w:r>
          <w:t xml:space="preserve"> Bảng mô tả tham số trong luồng điều khiển lấy thông tin trạng thái WAN hiện tại</w:t>
        </w:r>
        <w:bookmarkEnd w:id="3877"/>
      </w:ins>
    </w:p>
    <w:tbl>
      <w:tblPr>
        <w:tblStyle w:val="TableGrid"/>
        <w:tblW w:w="0" w:type="auto"/>
        <w:tblInd w:w="175" w:type="dxa"/>
        <w:tblLook w:val="04A0" w:firstRow="1" w:lastRow="0" w:firstColumn="1" w:lastColumn="0" w:noHBand="0" w:noVBand="1"/>
      </w:tblPr>
      <w:tblGrid>
        <w:gridCol w:w="711"/>
        <w:gridCol w:w="1621"/>
        <w:gridCol w:w="1556"/>
        <w:gridCol w:w="1083"/>
        <w:gridCol w:w="2383"/>
        <w:gridCol w:w="1696"/>
      </w:tblGrid>
      <w:tr w:rsidR="00963671" w:rsidTr="006830FB" w14:paraId="2456240F" w14:textId="77777777">
        <w:tc>
          <w:tcPr>
            <w:tcW w:w="711" w:type="dxa"/>
          </w:tcPr>
          <w:p w:rsidR="00963671" w:rsidP="006830FB" w:rsidRDefault="00963671" w14:paraId="59476BE3" w14:textId="77777777">
            <w:pPr>
              <w:pStyle w:val="ListParagraph"/>
              <w:ind w:left="0"/>
              <w:rPr>
                <w:b/>
                <w:bCs/>
              </w:rPr>
            </w:pPr>
            <w:r>
              <w:rPr>
                <w:b/>
                <w:bCs/>
              </w:rPr>
              <w:t>STT</w:t>
            </w:r>
          </w:p>
        </w:tc>
        <w:tc>
          <w:tcPr>
            <w:tcW w:w="1621" w:type="dxa"/>
          </w:tcPr>
          <w:p w:rsidR="00963671" w:rsidP="006830FB" w:rsidRDefault="00963671" w14:paraId="2402BCA2" w14:textId="77777777">
            <w:pPr>
              <w:pStyle w:val="ListParagraph"/>
              <w:ind w:left="0"/>
              <w:rPr>
                <w:b/>
                <w:bCs/>
              </w:rPr>
            </w:pPr>
            <w:r>
              <w:rPr>
                <w:b/>
                <w:bCs/>
              </w:rPr>
              <w:t>Tham số</w:t>
            </w:r>
          </w:p>
        </w:tc>
        <w:tc>
          <w:tcPr>
            <w:tcW w:w="1556" w:type="dxa"/>
          </w:tcPr>
          <w:p w:rsidR="00963671" w:rsidP="006830FB" w:rsidRDefault="00963671" w14:paraId="180B4C2D" w14:textId="77777777">
            <w:pPr>
              <w:pStyle w:val="ListParagraph"/>
              <w:ind w:left="0"/>
              <w:rPr>
                <w:b/>
                <w:bCs/>
              </w:rPr>
            </w:pPr>
            <w:r>
              <w:rPr>
                <w:b/>
                <w:bCs/>
              </w:rPr>
              <w:t>Mô tả</w:t>
            </w:r>
          </w:p>
        </w:tc>
        <w:tc>
          <w:tcPr>
            <w:tcW w:w="1083" w:type="dxa"/>
          </w:tcPr>
          <w:p w:rsidR="00963671" w:rsidP="006830FB" w:rsidRDefault="00963671" w14:paraId="04760C1B" w14:textId="77777777">
            <w:pPr>
              <w:pStyle w:val="ListParagraph"/>
              <w:ind w:left="0"/>
              <w:rPr>
                <w:b/>
                <w:bCs/>
              </w:rPr>
            </w:pPr>
            <w:r>
              <w:rPr>
                <w:b/>
                <w:bCs/>
              </w:rPr>
              <w:t>Kiểu</w:t>
            </w:r>
          </w:p>
        </w:tc>
        <w:tc>
          <w:tcPr>
            <w:tcW w:w="2383" w:type="dxa"/>
          </w:tcPr>
          <w:p w:rsidR="00963671" w:rsidP="006830FB" w:rsidRDefault="00963671" w14:paraId="3FBB0C4D" w14:textId="77777777">
            <w:pPr>
              <w:pStyle w:val="ListParagraph"/>
              <w:ind w:left="0"/>
              <w:rPr>
                <w:b/>
                <w:bCs/>
              </w:rPr>
            </w:pPr>
            <w:r>
              <w:rPr>
                <w:b/>
                <w:bCs/>
              </w:rPr>
              <w:t>Giá trị</w:t>
            </w:r>
          </w:p>
        </w:tc>
        <w:tc>
          <w:tcPr>
            <w:tcW w:w="1696" w:type="dxa"/>
          </w:tcPr>
          <w:p w:rsidR="00963671" w:rsidP="006830FB" w:rsidRDefault="00963671" w14:paraId="05D3AB0F" w14:textId="77777777">
            <w:pPr>
              <w:pStyle w:val="ListParagraph"/>
              <w:ind w:left="0"/>
              <w:rPr>
                <w:b/>
                <w:bCs/>
              </w:rPr>
            </w:pPr>
            <w:r>
              <w:rPr>
                <w:b/>
                <w:bCs/>
              </w:rPr>
              <w:t>Json Key</w:t>
            </w:r>
          </w:p>
        </w:tc>
      </w:tr>
      <w:tr w:rsidR="00963671" w:rsidTr="006830FB" w14:paraId="44D9403E" w14:textId="77777777">
        <w:tc>
          <w:tcPr>
            <w:tcW w:w="711" w:type="dxa"/>
          </w:tcPr>
          <w:p w:rsidRPr="00020A9F" w:rsidR="00963671" w:rsidP="006830FB" w:rsidRDefault="00963671" w14:paraId="17B2237A" w14:textId="77777777">
            <w:pPr>
              <w:pStyle w:val="ListParagraph"/>
              <w:ind w:left="0"/>
            </w:pPr>
            <w:r w:rsidRPr="00020A9F">
              <w:t>1</w:t>
            </w:r>
          </w:p>
        </w:tc>
        <w:tc>
          <w:tcPr>
            <w:tcW w:w="1621" w:type="dxa"/>
          </w:tcPr>
          <w:p w:rsidRPr="00020A9F" w:rsidR="00963671" w:rsidP="006830FB" w:rsidRDefault="00963671" w14:paraId="2807B280" w14:textId="77777777">
            <w:pPr>
              <w:pStyle w:val="ListParagraph"/>
              <w:ind w:left="0"/>
            </w:pPr>
            <w:r>
              <w:t>WAN Index</w:t>
            </w:r>
          </w:p>
        </w:tc>
        <w:tc>
          <w:tcPr>
            <w:tcW w:w="1556" w:type="dxa"/>
          </w:tcPr>
          <w:p w:rsidRPr="00020A9F" w:rsidR="00963671" w:rsidP="006830FB" w:rsidRDefault="00963671" w14:paraId="4A578E4C" w14:textId="77777777">
            <w:pPr>
              <w:pStyle w:val="ListParagraph"/>
              <w:ind w:left="0"/>
            </w:pPr>
            <w:r>
              <w:t>Index của WAN</w:t>
            </w:r>
          </w:p>
        </w:tc>
        <w:tc>
          <w:tcPr>
            <w:tcW w:w="1083" w:type="dxa"/>
          </w:tcPr>
          <w:p w:rsidRPr="00020A9F" w:rsidR="00963671" w:rsidP="006830FB" w:rsidRDefault="00963671" w14:paraId="1BFAE37C" w14:textId="77777777">
            <w:pPr>
              <w:pStyle w:val="ListParagraph"/>
              <w:ind w:left="0"/>
            </w:pPr>
            <w:r>
              <w:t>Int</w:t>
            </w:r>
          </w:p>
        </w:tc>
        <w:tc>
          <w:tcPr>
            <w:tcW w:w="2383" w:type="dxa"/>
          </w:tcPr>
          <w:p w:rsidRPr="00020A9F" w:rsidR="00963671" w:rsidP="006830FB" w:rsidRDefault="00963671" w14:paraId="02F5D8C7" w14:textId="77777777">
            <w:pPr>
              <w:pStyle w:val="ListParagraph"/>
              <w:ind w:left="0"/>
            </w:pPr>
            <w:r>
              <w:t>Số nguyên. Có giá trị: 0-7</w:t>
            </w:r>
          </w:p>
        </w:tc>
        <w:tc>
          <w:tcPr>
            <w:tcW w:w="1696" w:type="dxa"/>
          </w:tcPr>
          <w:p w:rsidRPr="00020A9F" w:rsidR="00963671" w:rsidP="006830FB" w:rsidRDefault="00963671" w14:paraId="2C89FDC5" w14:textId="77777777">
            <w:pPr>
              <w:pStyle w:val="ListParagraph"/>
              <w:ind w:left="0"/>
            </w:pPr>
            <w:r>
              <w:t>wanIndex</w:t>
            </w:r>
          </w:p>
        </w:tc>
      </w:tr>
      <w:tr w:rsidR="00963671" w:rsidTr="006830FB" w14:paraId="1F6C4C78" w14:textId="77777777">
        <w:tc>
          <w:tcPr>
            <w:tcW w:w="711" w:type="dxa"/>
          </w:tcPr>
          <w:p w:rsidR="00963671" w:rsidP="006830FB" w:rsidRDefault="00963671" w14:paraId="05A6DCEF" w14:textId="6E1A432D">
            <w:pPr>
              <w:pStyle w:val="ListParagraph"/>
              <w:ind w:left="0"/>
            </w:pPr>
            <w:r>
              <w:t>2</w:t>
            </w:r>
          </w:p>
        </w:tc>
        <w:tc>
          <w:tcPr>
            <w:tcW w:w="1621" w:type="dxa"/>
          </w:tcPr>
          <w:p w:rsidR="00963671" w:rsidP="006830FB" w:rsidRDefault="00963671" w14:paraId="6D766B6D" w14:textId="77777777">
            <w:pPr>
              <w:pStyle w:val="ListParagraph"/>
              <w:ind w:left="0"/>
            </w:pPr>
            <w:r>
              <w:t xml:space="preserve">Status WAN </w:t>
            </w:r>
          </w:p>
        </w:tc>
        <w:tc>
          <w:tcPr>
            <w:tcW w:w="1556" w:type="dxa"/>
          </w:tcPr>
          <w:p w:rsidR="00963671" w:rsidP="006830FB" w:rsidRDefault="00963671" w14:paraId="7304340C" w14:textId="77777777">
            <w:pPr>
              <w:pStyle w:val="ListParagraph"/>
              <w:ind w:left="0"/>
            </w:pPr>
            <w:r>
              <w:t xml:space="preserve">Trạng thái của WAN </w:t>
            </w:r>
          </w:p>
        </w:tc>
        <w:tc>
          <w:tcPr>
            <w:tcW w:w="1083" w:type="dxa"/>
          </w:tcPr>
          <w:p w:rsidR="00963671" w:rsidP="006830FB" w:rsidRDefault="00963671" w14:paraId="034DAF84" w14:textId="77777777">
            <w:pPr>
              <w:pStyle w:val="ListParagraph"/>
              <w:ind w:left="0"/>
            </w:pPr>
            <w:r>
              <w:t>String</w:t>
            </w:r>
          </w:p>
        </w:tc>
        <w:tc>
          <w:tcPr>
            <w:tcW w:w="2383" w:type="dxa"/>
          </w:tcPr>
          <w:p w:rsidR="00963671" w:rsidP="006830FB" w:rsidRDefault="00963671" w14:paraId="565317DE" w14:textId="77777777">
            <w:pPr>
              <w:pStyle w:val="ListParagraph"/>
              <w:ind w:left="0"/>
            </w:pPr>
            <w:r>
              <w:t>Chuỗi ký tự</w:t>
            </w:r>
          </w:p>
        </w:tc>
        <w:tc>
          <w:tcPr>
            <w:tcW w:w="1696" w:type="dxa"/>
          </w:tcPr>
          <w:p w:rsidR="00963671" w:rsidP="006830FB" w:rsidRDefault="00963671" w14:paraId="4CC79357" w14:textId="77777777">
            <w:pPr>
              <w:pStyle w:val="ListParagraph"/>
              <w:ind w:left="0"/>
            </w:pPr>
            <w:r>
              <w:t>wanStatus</w:t>
            </w:r>
          </w:p>
        </w:tc>
      </w:tr>
      <w:tr w:rsidR="00963671" w:rsidTr="006830FB" w14:paraId="3E72B3AE" w14:textId="77777777">
        <w:tc>
          <w:tcPr>
            <w:tcW w:w="711" w:type="dxa"/>
          </w:tcPr>
          <w:p w:rsidR="00963671" w:rsidP="006830FB" w:rsidRDefault="00963671" w14:paraId="18BE6599" w14:textId="2E1F8771">
            <w:pPr>
              <w:pStyle w:val="ListParagraph"/>
              <w:ind w:left="0"/>
            </w:pPr>
            <w:r>
              <w:t>3</w:t>
            </w:r>
          </w:p>
        </w:tc>
        <w:tc>
          <w:tcPr>
            <w:tcW w:w="1621" w:type="dxa"/>
          </w:tcPr>
          <w:p w:rsidR="00963671" w:rsidP="006830FB" w:rsidRDefault="00963671" w14:paraId="5B4C556E" w14:textId="77777777">
            <w:pPr>
              <w:pStyle w:val="ListParagraph"/>
              <w:ind w:left="0"/>
            </w:pPr>
            <w:r>
              <w:t>WAN IPv4 Address</w:t>
            </w:r>
          </w:p>
        </w:tc>
        <w:tc>
          <w:tcPr>
            <w:tcW w:w="1556" w:type="dxa"/>
          </w:tcPr>
          <w:p w:rsidR="00963671" w:rsidP="006830FB" w:rsidRDefault="00963671" w14:paraId="1A76354E" w14:textId="77777777">
            <w:pPr>
              <w:pStyle w:val="ListParagraph"/>
              <w:ind w:left="0"/>
            </w:pPr>
            <w:r>
              <w:t>Địa chỉ WAN IPv4. Chỉ có trường này đối với WAN Type = PPPoE/IPoE</w:t>
            </w:r>
          </w:p>
        </w:tc>
        <w:tc>
          <w:tcPr>
            <w:tcW w:w="1083" w:type="dxa"/>
          </w:tcPr>
          <w:p w:rsidR="00963671" w:rsidP="006830FB" w:rsidRDefault="00963671" w14:paraId="43E7AABB" w14:textId="77777777">
            <w:pPr>
              <w:pStyle w:val="ListParagraph"/>
              <w:ind w:left="0"/>
            </w:pPr>
            <w:r>
              <w:t>String</w:t>
            </w:r>
          </w:p>
        </w:tc>
        <w:tc>
          <w:tcPr>
            <w:tcW w:w="2383" w:type="dxa"/>
          </w:tcPr>
          <w:p w:rsidR="00963671" w:rsidP="006830FB" w:rsidRDefault="00963671" w14:paraId="298DA705" w14:textId="77777777">
            <w:pPr>
              <w:pStyle w:val="ListParagraph"/>
              <w:ind w:left="0"/>
            </w:pPr>
            <w:r>
              <w:t>Chuỗi ký tự</w:t>
            </w:r>
          </w:p>
        </w:tc>
        <w:tc>
          <w:tcPr>
            <w:tcW w:w="1696" w:type="dxa"/>
          </w:tcPr>
          <w:p w:rsidR="00963671" w:rsidP="006830FB" w:rsidRDefault="00963671" w14:paraId="3A4D318D" w14:textId="77777777">
            <w:pPr>
              <w:pStyle w:val="ListParagraph"/>
              <w:ind w:left="0"/>
            </w:pPr>
            <w:r>
              <w:t>wanipv4Addr</w:t>
            </w:r>
          </w:p>
        </w:tc>
      </w:tr>
      <w:tr w:rsidR="00963671" w:rsidTr="006830FB" w14:paraId="3C6FCBA3" w14:textId="77777777">
        <w:tc>
          <w:tcPr>
            <w:tcW w:w="711" w:type="dxa"/>
          </w:tcPr>
          <w:p w:rsidR="00963671" w:rsidP="006830FB" w:rsidRDefault="00963671" w14:paraId="516402A9" w14:textId="75B8594D">
            <w:pPr>
              <w:pStyle w:val="ListParagraph"/>
              <w:ind w:left="0"/>
            </w:pPr>
            <w:r>
              <w:t>4</w:t>
            </w:r>
          </w:p>
        </w:tc>
        <w:tc>
          <w:tcPr>
            <w:tcW w:w="1621" w:type="dxa"/>
          </w:tcPr>
          <w:p w:rsidR="00963671" w:rsidP="006830FB" w:rsidRDefault="00963671" w14:paraId="04C6EF2E" w14:textId="77777777">
            <w:pPr>
              <w:pStyle w:val="ListParagraph"/>
              <w:ind w:left="0"/>
            </w:pPr>
            <w:r>
              <w:t>WAN IPv6 Address</w:t>
            </w:r>
          </w:p>
        </w:tc>
        <w:tc>
          <w:tcPr>
            <w:tcW w:w="1556" w:type="dxa"/>
          </w:tcPr>
          <w:p w:rsidR="00963671" w:rsidP="006830FB" w:rsidRDefault="00963671" w14:paraId="5ED26CC2" w14:textId="77777777">
            <w:pPr>
              <w:pStyle w:val="ListParagraph"/>
              <w:ind w:left="0"/>
            </w:pPr>
            <w:r>
              <w:t>Địa chỉ WAN IPv6. Chỉ có trường này đối với WAN Type = PPPoE/IPoE</w:t>
            </w:r>
          </w:p>
        </w:tc>
        <w:tc>
          <w:tcPr>
            <w:tcW w:w="1083" w:type="dxa"/>
          </w:tcPr>
          <w:p w:rsidR="00963671" w:rsidP="006830FB" w:rsidRDefault="00963671" w14:paraId="49A33F65" w14:textId="77777777">
            <w:pPr>
              <w:pStyle w:val="ListParagraph"/>
              <w:ind w:left="0"/>
            </w:pPr>
            <w:r>
              <w:t>String</w:t>
            </w:r>
          </w:p>
        </w:tc>
        <w:tc>
          <w:tcPr>
            <w:tcW w:w="2383" w:type="dxa"/>
          </w:tcPr>
          <w:p w:rsidR="00963671" w:rsidP="006830FB" w:rsidRDefault="00963671" w14:paraId="16C3D545" w14:textId="77777777">
            <w:pPr>
              <w:pStyle w:val="ListParagraph"/>
              <w:ind w:left="0"/>
            </w:pPr>
            <w:r>
              <w:t>Chuỗi ký tự</w:t>
            </w:r>
          </w:p>
        </w:tc>
        <w:tc>
          <w:tcPr>
            <w:tcW w:w="1696" w:type="dxa"/>
          </w:tcPr>
          <w:p w:rsidR="00963671" w:rsidP="006830FB" w:rsidRDefault="00963671" w14:paraId="71D967CB" w14:textId="77777777">
            <w:pPr>
              <w:pStyle w:val="ListParagraph"/>
              <w:ind w:left="0"/>
            </w:pPr>
            <w:r>
              <w:t>wanipv6Addr</w:t>
            </w:r>
          </w:p>
        </w:tc>
      </w:tr>
    </w:tbl>
    <w:p w:rsidRPr="00504248" w:rsidR="009F03D6" w:rsidP="00504248" w:rsidRDefault="009F03D6" w14:paraId="7BBD822C" w14:textId="77777777"/>
    <w:p w:rsidRPr="00E5021C" w:rsidR="00011A9A" w:rsidDel="00F17860" w:rsidP="00FB7FBB" w:rsidRDefault="00011A9A" w14:paraId="49E5FCFF" w14:textId="10D7E740">
      <w:pPr>
        <w:pStyle w:val="Heading3"/>
        <w:rPr>
          <w:del w:author="toantk" w:date="2022-07-25T14:24:00Z" w:id="3907"/>
          <w:highlight w:val="yellow"/>
        </w:rPr>
      </w:pPr>
      <w:bookmarkStart w:name="_Toc111217599" w:id="3908"/>
      <w:del w:author="toantk" w:date="2022-07-25T14:24:00Z" w:id="3909">
        <w:r w:rsidRPr="00E5021C" w:rsidDel="00F17860">
          <w:rPr>
            <w:highlight w:val="yellow"/>
          </w:rPr>
          <w:delText>Usecase – Lấy thông tin Available Binding LAN Interface</w:delText>
        </w:r>
        <w:bookmarkEnd w:id="3908"/>
        <w:r w:rsidRPr="00E5021C" w:rsidDel="00F17860">
          <w:rPr>
            <w:highlight w:val="yellow"/>
          </w:rPr>
          <w:delText xml:space="preserve"> </w:delText>
        </w:r>
      </w:del>
    </w:p>
    <w:tbl>
      <w:tblPr>
        <w:tblStyle w:val="TableGrid"/>
        <w:tblW w:w="0" w:type="auto"/>
        <w:tblLook w:val="04A0" w:firstRow="1" w:lastRow="0" w:firstColumn="1" w:lastColumn="0" w:noHBand="0" w:noVBand="1"/>
      </w:tblPr>
      <w:tblGrid>
        <w:gridCol w:w="1885"/>
        <w:gridCol w:w="7340"/>
      </w:tblGrid>
      <w:tr w:rsidR="00B27D50" w:rsidDel="00F17860" w:rsidTr="2ADD6C4A" w14:paraId="3C58A36D" w14:textId="61892026">
        <w:trPr>
          <w:del w:author="toantk" w:date="2022-07-25T14:24:00Z" w:id="837900804"/>
        </w:trPr>
        <w:tc>
          <w:tcPr>
            <w:tcW w:w="1885" w:type="dxa"/>
            <w:tcMar/>
          </w:tcPr>
          <w:p w:rsidR="00B27D50" w:rsidDel="00F17860" w:rsidP="00E5021C" w:rsidRDefault="00B27D50" w14:paraId="1727925D" w14:textId="38C5D852">
            <w:pPr>
              <w:rPr>
                <w:del w:author="toantk" w:date="2022-07-25T14:24:00Z" w:id="3911"/>
              </w:rPr>
            </w:pPr>
            <w:del w:author="toantk" w:date="2022-07-25T14:24:00Z" w:id="3912">
              <w:r w:rsidDel="00F17860">
                <w:delText>ID</w:delText>
              </w:r>
            </w:del>
          </w:p>
        </w:tc>
        <w:tc>
          <w:tcPr>
            <w:tcW w:w="7340" w:type="dxa"/>
            <w:tcMar/>
          </w:tcPr>
          <w:p w:rsidR="00B27D50" w:rsidDel="00F17860" w:rsidP="00E5021C" w:rsidRDefault="00B27D50" w14:paraId="6426B773" w14:textId="1D4B019A">
            <w:pPr>
              <w:rPr>
                <w:del w:author="toantk" w:date="2022-07-25T14:24:00Z" w:id="3913"/>
              </w:rPr>
            </w:pPr>
            <w:del w:author="toantk" w:date="2022-07-25T14:24:00Z" w:id="3914">
              <w:r w:rsidDel="00F17860">
                <w:delText>UC-1</w:delText>
              </w:r>
            </w:del>
            <w:ins w:author="Tran Khanh Toan" w:date="2022-07-01T14:56:00Z" w:id="3915">
              <w:del w:author="toantk" w:date="2022-07-25T14:24:00Z" w:id="3916">
                <w:r w:rsidDel="00F17860" w:rsidR="00A87875">
                  <w:delText>5</w:delText>
                </w:r>
              </w:del>
            </w:ins>
            <w:del w:author="toantk" w:date="2022-07-25T14:24:00Z" w:id="3917">
              <w:r w:rsidDel="00F17860" w:rsidR="008A0444">
                <w:delText>4</w:delText>
              </w:r>
            </w:del>
          </w:p>
        </w:tc>
      </w:tr>
      <w:tr w:rsidR="00B27D50" w:rsidDel="00F17860" w:rsidTr="2ADD6C4A" w14:paraId="0AF02196" w14:textId="6EB51752">
        <w:trPr>
          <w:del w:author="toantk" w:date="2022-07-25T14:24:00Z" w:id="1236741824"/>
        </w:trPr>
        <w:tc>
          <w:tcPr>
            <w:tcW w:w="1885" w:type="dxa"/>
            <w:tcMar/>
          </w:tcPr>
          <w:p w:rsidR="00B27D50" w:rsidDel="00F17860" w:rsidP="00E5021C" w:rsidRDefault="00B27D50" w14:paraId="2F824E9C" w14:textId="654C4DE7">
            <w:pPr>
              <w:rPr>
                <w:del w:author="toantk" w:date="2022-07-25T14:24:00Z" w:id="3919"/>
              </w:rPr>
            </w:pPr>
            <w:del w:author="toantk" w:date="2022-07-25T14:24:00Z" w:id="3920">
              <w:r w:rsidDel="00F17860">
                <w:delText>Name</w:delText>
              </w:r>
            </w:del>
          </w:p>
        </w:tc>
        <w:tc>
          <w:tcPr>
            <w:tcW w:w="7340" w:type="dxa"/>
            <w:tcMar/>
          </w:tcPr>
          <w:p w:rsidR="00B27D50" w:rsidDel="00F17860" w:rsidP="00E5021C" w:rsidRDefault="00B27D50" w14:paraId="350E917C" w14:textId="58A28AD6">
            <w:pPr>
              <w:rPr>
                <w:del w:author="toantk" w:date="2022-07-25T14:24:00Z" w:id="3921"/>
              </w:rPr>
            </w:pPr>
            <w:del w:author="toantk" w:date="2022-07-25T14:24:00Z" w:id="3922">
              <w:r w:rsidDel="00F17860">
                <w:delText xml:space="preserve">Lấy thông tin Available Binding LAN Interface </w:delText>
              </w:r>
            </w:del>
          </w:p>
        </w:tc>
      </w:tr>
      <w:tr w:rsidR="00B27D50" w:rsidDel="00F17860" w:rsidTr="2ADD6C4A" w14:paraId="6D64DA2E" w14:textId="4877264D">
        <w:trPr>
          <w:del w:author="toantk" w:date="2022-07-25T14:24:00Z" w:id="1414806154"/>
        </w:trPr>
        <w:tc>
          <w:tcPr>
            <w:tcW w:w="1885" w:type="dxa"/>
            <w:tcMar/>
          </w:tcPr>
          <w:p w:rsidR="00B27D50" w:rsidDel="00F17860" w:rsidP="00E5021C" w:rsidRDefault="00B27D50" w14:paraId="39451B4F" w14:textId="77EFFDA5">
            <w:pPr>
              <w:rPr>
                <w:del w:author="toantk" w:date="2022-07-25T14:24:00Z" w:id="3924"/>
              </w:rPr>
            </w:pPr>
            <w:del w:author="toantk" w:date="2022-07-25T14:24:00Z" w:id="3925">
              <w:r w:rsidDel="00F17860">
                <w:delText>Description</w:delText>
              </w:r>
            </w:del>
          </w:p>
        </w:tc>
        <w:tc>
          <w:tcPr>
            <w:tcW w:w="7340" w:type="dxa"/>
            <w:tcMar/>
          </w:tcPr>
          <w:p w:rsidR="00B27D50" w:rsidDel="00F17860" w:rsidP="00E5021C" w:rsidRDefault="00B27D50" w14:paraId="2B3578CC" w14:textId="3E09D3A8">
            <w:pPr>
              <w:pStyle w:val="FirstLevelBullet"/>
              <w:rPr>
                <w:ins w:author="Tran Khanh Toan" w:date="2022-07-01T15:02:00Z" w:id="3926"/>
                <w:del w:author="toantk" w:date="2022-07-25T14:24:00Z" w:id="3927"/>
              </w:rPr>
            </w:pPr>
            <w:del w:author="toantk" w:date="2022-07-25T14:24:00Z" w:id="3928">
              <w:r w:rsidDel="00F17860">
                <w:delText>OneLink</w:delText>
              </w:r>
            </w:del>
            <w:ins w:author="Tran Khanh Toan" w:date="2022-07-01T15:36:00Z" w:id="3929">
              <w:del w:author="toantk" w:date="2022-07-25T14:24:00Z" w:id="3930">
                <w:r w:rsidDel="00F17860" w:rsidR="007A6979">
                  <w:delText>Mobile App</w:delText>
                </w:r>
              </w:del>
            </w:ins>
            <w:del w:author="toantk" w:date="2022-07-25T14:24:00Z" w:id="3931">
              <w:r w:rsidDel="00F17860">
                <w:delText xml:space="preserve"> gửi yêu cầu lấy thông tin </w:delText>
              </w:r>
            </w:del>
          </w:p>
          <w:p w:rsidR="007E2F9F" w:rsidDel="00F17860" w:rsidRDefault="007E2F9F" w14:paraId="51FAEDD2" w14:textId="456A34E1">
            <w:pPr>
              <w:pStyle w:val="FirstLevelBullet"/>
              <w:rPr>
                <w:del w:author="toantk" w:date="2022-07-25T14:24:00Z" w:id="312702435"/>
              </w:rPr>
            </w:pPr>
            <w:del w:author="toantk" w:date="2022-07-25T14:24:00Z" w:id="555997410">
              <w:r w:rsidDel="6FA24CB6">
                <w:delText xml:space="preserve">Mobile App thực hiện request với định dạng </w:delText>
              </w:r>
              <w:r>
                <w:fldChar w:fldCharType="begin"/>
              </w:r>
              <w:r>
                <w:delInstrText xml:space="preserve"> HYPERLINK "https://&lt;ip&gt;:&lt;port&gt;/onelinkagent" </w:delInstrText>
              </w:r>
              <w:r>
                <w:fldChar w:fldCharType="separate"/>
              </w:r>
              <w:r w:rsidRPr="2ADD6C4A" w:rsidDel="6FA24CB6">
                <w:rPr>
                  <w:rStyle w:val="Hyperlink"/>
                </w:rPr>
                <w:delText>https://&lt;ip&gt;:&lt;port&gt;/onelinkagent</w:delText>
              </w:r>
              <w:r>
                <w:fldChar w:fldCharType="end"/>
              </w:r>
              <w:r w:rsidDel="6FA24CB6">
                <w:delText xml:space="preserve"> với cookies đi kèm request được quy định trong mục 7.2.1</w:delText>
              </w:r>
            </w:del>
          </w:p>
          <w:p w:rsidR="00B27D50" w:rsidDel="00F17860" w:rsidP="00E5021C" w:rsidRDefault="00B27D50" w14:paraId="3D67EE72" w14:textId="1BCD243F">
            <w:pPr>
              <w:pStyle w:val="FirstLevelBullet"/>
              <w:rPr>
                <w:del w:author="toantk" w:date="2022-07-25T14:24:00Z" w:id="3934"/>
              </w:rPr>
            </w:pPr>
            <w:del w:author="toantk" w:date="2022-07-25T14:24:00Z" w:id="3935">
              <w:r w:rsidDel="00F17860">
                <w:delText xml:space="preserve">ONT nhận yêu cầu, xử lý và gửi lại phản hồi thông tin cấu hình WAN hiện tại. </w:delText>
              </w:r>
            </w:del>
          </w:p>
          <w:p w:rsidR="00B27D50" w:rsidDel="00F17860" w:rsidP="00E5021C" w:rsidRDefault="00B27D50" w14:paraId="57335811" w14:textId="626A73B1">
            <w:pPr>
              <w:pStyle w:val="FirstLevelBullet"/>
              <w:rPr>
                <w:del w:author="toantk" w:date="2022-07-25T14:24:00Z" w:id="3936"/>
              </w:rPr>
            </w:pPr>
            <w:del w:author="toantk" w:date="2022-07-25T14:24:00Z" w:id="3937">
              <w:r w:rsidDel="00F17860">
                <w:delText>Nếu có xảy ra lỗi ONT gửi phản hồi mã lỗi.</w:delText>
              </w:r>
            </w:del>
          </w:p>
          <w:p w:rsidR="00B27D50" w:rsidDel="00F17860" w:rsidP="00B27D50" w:rsidRDefault="00B27D50" w14:paraId="67C6570B" w14:textId="28E53EF8">
            <w:pPr>
              <w:pStyle w:val="FirstLevelBullet"/>
              <w:numPr>
                <w:ilvl w:val="0"/>
                <w:numId w:val="0"/>
              </w:numPr>
              <w:ind w:left="360"/>
              <w:rPr>
                <w:del w:author="toantk" w:date="2022-07-25T14:24:00Z" w:id="3938"/>
              </w:rPr>
            </w:pPr>
          </w:p>
          <w:p w:rsidR="00B27D50" w:rsidDel="00F17860" w:rsidP="00B27D50" w:rsidRDefault="00B27D50" w14:paraId="3F063D27" w14:textId="34B2BFDC">
            <w:pPr>
              <w:pStyle w:val="FirstLevelBullet"/>
              <w:numPr>
                <w:ilvl w:val="0"/>
                <w:numId w:val="0"/>
              </w:numPr>
              <w:rPr>
                <w:del w:author="toantk" w:date="2022-07-25T14:24:00Z" w:id="3939"/>
              </w:rPr>
            </w:pPr>
            <w:del w:author="toantk" w:date="2022-07-25T14:24:00Z" w:id="3940">
              <w:r w:rsidDel="00F17860">
                <w:delText>Đây là thông tin sử dụng cho việc cấu hình mapping WAN Bridge với cổng LAN phục vụ cho dịch vụ IPTV.</w:delText>
              </w:r>
            </w:del>
          </w:p>
        </w:tc>
      </w:tr>
      <w:tr w:rsidR="00B27D50" w:rsidDel="00F17860" w:rsidTr="2ADD6C4A" w14:paraId="3AA08048" w14:textId="3BCAD6DF">
        <w:trPr>
          <w:del w:author="toantk" w:date="2022-07-25T14:24:00Z" w:id="426666033"/>
        </w:trPr>
        <w:tc>
          <w:tcPr>
            <w:tcW w:w="1885" w:type="dxa"/>
            <w:tcMar/>
          </w:tcPr>
          <w:p w:rsidR="00B27D50" w:rsidDel="00F17860" w:rsidP="00E5021C" w:rsidRDefault="00B27D50" w14:paraId="51130ED2" w14:textId="4A3A9461">
            <w:pPr>
              <w:rPr>
                <w:del w:author="toantk" w:date="2022-07-25T14:24:00Z" w:id="3942"/>
              </w:rPr>
            </w:pPr>
            <w:del w:author="toantk" w:date="2022-07-25T14:24:00Z" w:id="3943">
              <w:r w:rsidDel="00F17860">
                <w:delText>Actor</w:delText>
              </w:r>
            </w:del>
          </w:p>
        </w:tc>
        <w:tc>
          <w:tcPr>
            <w:tcW w:w="7340" w:type="dxa"/>
            <w:tcMar/>
          </w:tcPr>
          <w:p w:rsidR="00B27D50" w:rsidDel="00F17860" w:rsidP="00E5021C" w:rsidRDefault="00B27D50" w14:paraId="632C6EB8" w14:textId="7702A6ED">
            <w:pPr>
              <w:rPr>
                <w:del w:author="toantk" w:date="2022-07-25T14:24:00Z" w:id="3944"/>
              </w:rPr>
            </w:pPr>
            <w:del w:author="toantk" w:date="2022-07-25T14:24:00Z" w:id="3945">
              <w:r w:rsidDel="00F17860">
                <w:delText>Admin</w:delText>
              </w:r>
            </w:del>
          </w:p>
        </w:tc>
      </w:tr>
      <w:tr w:rsidR="00B27D50" w:rsidDel="00F17860" w:rsidTr="2ADD6C4A" w14:paraId="6964A11C" w14:textId="78BE4654">
        <w:trPr>
          <w:del w:author="toantk" w:date="2022-07-25T14:24:00Z" w:id="565137115"/>
        </w:trPr>
        <w:tc>
          <w:tcPr>
            <w:tcW w:w="1885" w:type="dxa"/>
            <w:tcMar/>
          </w:tcPr>
          <w:p w:rsidR="00B27D50" w:rsidDel="00F17860" w:rsidP="00E5021C" w:rsidRDefault="00B27D50" w14:paraId="3A66122A" w14:textId="3490BFAA">
            <w:pPr>
              <w:rPr>
                <w:del w:author="toantk" w:date="2022-07-25T14:24:00Z" w:id="3947"/>
              </w:rPr>
            </w:pPr>
            <w:del w:author="toantk" w:date="2022-07-25T14:24:00Z" w:id="3948">
              <w:r w:rsidDel="00F17860">
                <w:delText>Pre-condition</w:delText>
              </w:r>
            </w:del>
          </w:p>
        </w:tc>
        <w:tc>
          <w:tcPr>
            <w:tcW w:w="7340" w:type="dxa"/>
            <w:tcMar/>
          </w:tcPr>
          <w:p w:rsidR="00B27D50" w:rsidDel="00F17860" w:rsidP="00E5021C" w:rsidRDefault="00B27D50" w14:paraId="78D39E16" w14:textId="43F713C5">
            <w:pPr>
              <w:rPr>
                <w:del w:author="toantk" w:date="2022-07-25T14:24:00Z" w:id="3949"/>
              </w:rPr>
            </w:pPr>
            <w:del w:author="toantk" w:date="2022-07-25T14:24:00Z" w:id="3950">
              <w:r w:rsidDel="00F17860">
                <w:delText>Thiết bị hoạt động bình thường, OneLink</w:delText>
              </w:r>
            </w:del>
            <w:ins w:author="Tran Khanh Toan" w:date="2022-07-01T15:36:00Z" w:id="3951">
              <w:del w:author="toantk" w:date="2022-07-25T14:24:00Z" w:id="3952">
                <w:r w:rsidDel="00F17860" w:rsidR="007A6979">
                  <w:delText>Mobile App</w:delText>
                </w:r>
              </w:del>
            </w:ins>
            <w:del w:author="toantk" w:date="2022-07-25T14:24:00Z" w:id="3953">
              <w:r w:rsidDel="00F17860">
                <w:delText xml:space="preserve"> đã đăng nhập thành công vào thiết bị và được cấp phiên truy nhập</w:delText>
              </w:r>
            </w:del>
          </w:p>
        </w:tc>
      </w:tr>
      <w:tr w:rsidR="00B27D50" w:rsidDel="00F17860" w:rsidTr="2ADD6C4A" w14:paraId="45E0C23D" w14:textId="529CA1EB">
        <w:trPr>
          <w:del w:author="toantk" w:date="2022-07-25T14:24:00Z" w:id="21353216"/>
        </w:trPr>
        <w:tc>
          <w:tcPr>
            <w:tcW w:w="1885" w:type="dxa"/>
            <w:tcMar/>
          </w:tcPr>
          <w:p w:rsidR="00B27D50" w:rsidDel="00F17860" w:rsidP="00E5021C" w:rsidRDefault="00B27D50" w14:paraId="54859765" w14:textId="3E8632B7">
            <w:pPr>
              <w:rPr>
                <w:del w:author="toantk" w:date="2022-07-25T14:24:00Z" w:id="3955"/>
              </w:rPr>
            </w:pPr>
            <w:del w:author="toantk" w:date="2022-07-25T14:24:00Z" w:id="3956">
              <w:r w:rsidDel="00F17860">
                <w:delText>Post-condition</w:delText>
              </w:r>
            </w:del>
          </w:p>
        </w:tc>
        <w:tc>
          <w:tcPr>
            <w:tcW w:w="7340" w:type="dxa"/>
            <w:tcMar/>
          </w:tcPr>
          <w:p w:rsidR="00B27D50" w:rsidDel="00F17860" w:rsidP="00E5021C" w:rsidRDefault="00B27D50" w14:paraId="240DF0EF" w14:textId="0F307F9F">
            <w:pPr>
              <w:rPr>
                <w:del w:author="toantk" w:date="2022-07-25T14:24:00Z" w:id="3957"/>
              </w:rPr>
            </w:pPr>
            <w:del w:author="toantk" w:date="2022-07-25T14:24:00Z" w:id="3958">
              <w:r w:rsidDel="00F17860">
                <w:delText>Thiết bị phản hồi đầy đủ các thông tin cho OneLink</w:delText>
              </w:r>
            </w:del>
            <w:ins w:author="Tran Khanh Toan" w:date="2022-07-01T15:36:00Z" w:id="3959">
              <w:del w:author="toantk" w:date="2022-07-25T14:24:00Z" w:id="3960">
                <w:r w:rsidDel="00F17860" w:rsidR="007A6979">
                  <w:delText>Mobile App</w:delText>
                </w:r>
              </w:del>
            </w:ins>
          </w:p>
        </w:tc>
      </w:tr>
    </w:tbl>
    <w:p w:rsidRPr="00A13CE7" w:rsidR="00B27D50" w:rsidDel="00F17860" w:rsidP="00B27D50" w:rsidRDefault="00B27D50" w14:paraId="5A886797" w14:textId="5DFCA630">
      <w:pPr>
        <w:rPr>
          <w:del w:author="toantk" w:date="2022-07-25T14:24:00Z" w:id="3961"/>
        </w:rPr>
      </w:pPr>
    </w:p>
    <w:p w:rsidR="00B27D50" w:rsidDel="00F17860" w:rsidP="00B27D50" w:rsidRDefault="00B27D50" w14:paraId="3DFAE5FF" w14:textId="166C704A">
      <w:pPr>
        <w:rPr>
          <w:del w:author="toantk" w:date="2022-07-25T14:24:00Z" w:id="3962"/>
          <w:b/>
          <w:bCs/>
        </w:rPr>
      </w:pPr>
      <w:del w:author="toantk" w:date="2022-07-25T14:24:00Z" w:id="3963">
        <w:r w:rsidRPr="003C44BD" w:rsidDel="00F17860">
          <w:rPr>
            <w:b/>
            <w:bCs/>
          </w:rPr>
          <w:delText>Luồng dữ liệu:</w:delText>
        </w:r>
      </w:del>
    </w:p>
    <w:p w:rsidR="00B27D50" w:rsidDel="00F17860" w:rsidP="000A34F5" w:rsidRDefault="00B27D50" w14:paraId="5D562ED1" w14:textId="2E7622F4">
      <w:pPr>
        <w:pStyle w:val="ANSVNormal1"/>
        <w:keepNext/>
        <w:jc w:val="center"/>
        <w:rPr>
          <w:del w:author="toantk" w:date="2022-07-25T14:24:00Z" w:id="3964"/>
        </w:rPr>
      </w:pPr>
      <w:del w:author="toantk" w:date="2022-07-25T14:24:00Z" w:id="3965">
        <w:r w:rsidDel="00F17860">
          <w:object w:dxaOrig="9180" w:dyaOrig="5296" w14:anchorId="650E2671">
            <v:shape id="_x0000_i1033" style="width:460.5pt;height:265.5pt" o:ole="" type="#_x0000_t75">
              <v:imagedata o:title="" r:id="rId29"/>
            </v:shape>
            <o:OLEObject Type="Embed" ProgID="Visio.Drawing.15" ShapeID="_x0000_i1033" DrawAspect="Content" ObjectID="_1721885958" r:id="rId30"/>
          </w:object>
        </w:r>
      </w:del>
    </w:p>
    <w:p w:rsidR="00B27D50" w:rsidDel="00F17860" w:rsidP="00B27D50" w:rsidRDefault="00B27D50" w14:paraId="4E4EF732" w14:textId="6F3CEEC6">
      <w:pPr>
        <w:rPr>
          <w:del w:author="toantk" w:date="2022-07-25T14:24:00Z" w:id="3966"/>
          <w:b/>
          <w:bCs/>
        </w:rPr>
      </w:pPr>
      <w:del w:author="toantk" w:date="2022-07-25T14:24:00Z" w:id="3967">
        <w:r w:rsidRPr="00AB6FAB" w:rsidDel="00F17860">
          <w:rPr>
            <w:b/>
            <w:bCs/>
          </w:rPr>
          <w:delText xml:space="preserve">Cấu trúc dữ liệu </w:delText>
        </w:r>
      </w:del>
      <w:ins w:author="Tran Khanh Toan" w:date="2022-07-04T09:22:00Z" w:id="3968">
        <w:del w:author="toantk" w:date="2022-07-25T14:24:00Z" w:id="3969">
          <w:r w:rsidDel="00F17860" w:rsidR="00F02801">
            <w:rPr>
              <w:b/>
              <w:bCs/>
            </w:rPr>
            <w:delText xml:space="preserve">Cấu trúc payload </w:delText>
          </w:r>
        </w:del>
      </w:ins>
      <w:del w:author="toantk" w:date="2022-07-25T14:24:00Z" w:id="3970">
        <w:r w:rsidRPr="00AB6FAB" w:rsidDel="00F17860">
          <w:rPr>
            <w:b/>
            <w:bCs/>
          </w:rPr>
          <w:delText>của bản tin:</w:delText>
        </w:r>
      </w:del>
    </w:p>
    <w:p w:rsidR="00B27D50" w:rsidDel="00F17860" w:rsidP="00B27D50" w:rsidRDefault="00B27D50" w14:paraId="466E08E3" w14:textId="31E11888">
      <w:pPr>
        <w:pStyle w:val="ListParagraph"/>
        <w:numPr>
          <w:ilvl w:val="0"/>
          <w:numId w:val="9"/>
        </w:numPr>
        <w:rPr>
          <w:del w:author="toantk" w:date="2022-07-25T14:24:00Z" w:id="3971"/>
          <w:b/>
          <w:bCs/>
        </w:rPr>
      </w:pPr>
      <w:del w:author="toantk" w:date="2022-07-25T14:24:00Z" w:id="3972">
        <w:r w:rsidDel="00F17860">
          <w:rPr>
            <w:b/>
            <w:bCs/>
          </w:rPr>
          <w:delText>Available Binding LAN Interface view Request:</w:delText>
        </w:r>
      </w:del>
    </w:p>
    <w:p w:rsidR="00B27D50" w:rsidDel="00F17860" w:rsidP="00B27D50" w:rsidRDefault="00B27D50" w14:paraId="0657D07F" w14:textId="06187E81">
      <w:pPr>
        <w:pStyle w:val="ListParagraph"/>
        <w:rPr>
          <w:del w:author="toantk" w:date="2022-07-25T14:24:00Z" w:id="3973"/>
        </w:rPr>
      </w:pPr>
      <w:del w:author="toantk" w:date="2022-07-25T14:24:00Z" w:id="3974">
        <w:r w:rsidDel="00F17860">
          <w:delText>{“action” : “</w:delText>
        </w:r>
        <w:r w:rsidDel="00F17860" w:rsidR="000A34F5">
          <w:delText>binding</w:delText>
        </w:r>
        <w:r w:rsidDel="00F17860">
          <w:delText>View”</w:delText>
        </w:r>
        <w:r w:rsidDel="00F17860" w:rsidR="00D32964">
          <w:delText>, “requestId” : “&lt;requestId&gt;”</w:delText>
        </w:r>
        <w:r w:rsidDel="00F17860">
          <w:delText>}</w:delText>
        </w:r>
      </w:del>
    </w:p>
    <w:p w:rsidR="00B27D50" w:rsidDel="00F17860" w:rsidP="00B27D50" w:rsidRDefault="00B27D50" w14:paraId="71E65E6B" w14:textId="15BAE1F7">
      <w:pPr>
        <w:pStyle w:val="ListParagraph"/>
        <w:numPr>
          <w:ilvl w:val="0"/>
          <w:numId w:val="9"/>
        </w:numPr>
        <w:rPr>
          <w:del w:author="toantk" w:date="2022-07-25T14:24:00Z" w:id="3975"/>
          <w:b/>
          <w:bCs/>
        </w:rPr>
      </w:pPr>
      <w:del w:author="toantk" w:date="2022-07-25T14:24:00Z" w:id="3976">
        <w:r w:rsidDel="00F17860">
          <w:rPr>
            <w:b/>
            <w:bCs/>
          </w:rPr>
          <w:delText>WAN view Response:</w:delText>
        </w:r>
      </w:del>
    </w:p>
    <w:p w:rsidRPr="00820762" w:rsidR="00B27D50" w:rsidDel="00F17860" w:rsidP="00B27D50" w:rsidRDefault="00B27D50" w14:paraId="2DC1173F" w14:textId="3ECE78D2">
      <w:pPr>
        <w:pStyle w:val="ListParagraph"/>
        <w:numPr>
          <w:ilvl w:val="1"/>
          <w:numId w:val="9"/>
        </w:numPr>
        <w:rPr>
          <w:del w:author="toantk" w:date="2022-07-25T14:24:00Z" w:id="3977"/>
        </w:rPr>
      </w:pPr>
      <w:del w:author="toantk" w:date="2022-07-25T14:24:00Z" w:id="3978">
        <w:r w:rsidDel="00F17860">
          <w:delText>Lấy thông tin WAN</w:delText>
        </w:r>
        <w:r w:rsidRPr="00820762" w:rsidDel="00F17860">
          <w:delText xml:space="preserve"> thành công</w:delText>
        </w:r>
        <w:r w:rsidDel="00F17860">
          <w:delText>:</w:delText>
        </w:r>
      </w:del>
    </w:p>
    <w:p w:rsidR="00B27D50" w:rsidDel="00F17860" w:rsidP="00B27D50" w:rsidRDefault="00B27D50" w14:paraId="63A5A6C6" w14:textId="53DB135E">
      <w:pPr>
        <w:pStyle w:val="FirstLevelBullet"/>
        <w:numPr>
          <w:ilvl w:val="0"/>
          <w:numId w:val="0"/>
        </w:numPr>
        <w:ind w:left="1080"/>
        <w:rPr>
          <w:del w:author="toantk" w:date="2022-07-25T14:24:00Z" w:id="3979"/>
        </w:rPr>
      </w:pPr>
      <w:del w:author="toantk" w:date="2022-07-25T14:24:00Z" w:id="3980">
        <w:r w:rsidDel="00F17860">
          <w:delText>{</w:delText>
        </w:r>
      </w:del>
    </w:p>
    <w:p w:rsidR="00B27D50" w:rsidDel="00F17860" w:rsidP="00B27D50" w:rsidRDefault="00B27D50" w14:paraId="64FBE06E" w14:textId="36A660C1">
      <w:pPr>
        <w:pStyle w:val="FirstLevelBullet"/>
        <w:numPr>
          <w:ilvl w:val="0"/>
          <w:numId w:val="0"/>
        </w:numPr>
        <w:ind w:left="720" w:firstLine="360"/>
        <w:rPr>
          <w:del w:author="toantk" w:date="2022-07-25T14:24:00Z" w:id="3981"/>
        </w:rPr>
      </w:pPr>
      <w:del w:author="toantk" w:date="2022-07-25T14:24:00Z" w:id="3982">
        <w:r w:rsidDel="00F17860">
          <w:delText>"status": 0,</w:delText>
        </w:r>
      </w:del>
    </w:p>
    <w:p w:rsidR="00B27D50" w:rsidDel="00F17860" w:rsidP="00B27D50" w:rsidRDefault="00B94824" w14:paraId="2DDDC862" w14:textId="4A48B49C">
      <w:pPr>
        <w:pStyle w:val="FirstLevelBullet"/>
        <w:numPr>
          <w:ilvl w:val="0"/>
          <w:numId w:val="0"/>
        </w:numPr>
        <w:ind w:left="720" w:firstLine="360"/>
        <w:rPr>
          <w:del w:author="toantk" w:date="2022-07-25T14:24:00Z" w:id="3983"/>
        </w:rPr>
      </w:pPr>
      <w:del w:author="toantk" w:date="2022-07-25T14:24:00Z" w:id="3984">
        <w:r w:rsidDel="00F17860">
          <w:delText>“message”: “</w:delText>
        </w:r>
        <w:r w:rsidDel="00F17860" w:rsidR="001F1C9A">
          <w:delText>Success</w:delText>
        </w:r>
        <w:r w:rsidDel="00F17860">
          <w:delText>”</w:delText>
        </w:r>
        <w:r w:rsidDel="00F17860" w:rsidR="00B27D50">
          <w:delText>,</w:delText>
        </w:r>
      </w:del>
    </w:p>
    <w:p w:rsidR="00D32964" w:rsidDel="00F17860" w:rsidP="00B27D50" w:rsidRDefault="00D32964" w14:paraId="1862CA2E" w14:textId="225DAA98">
      <w:pPr>
        <w:pStyle w:val="FirstLevelBullet"/>
        <w:numPr>
          <w:ilvl w:val="0"/>
          <w:numId w:val="0"/>
        </w:numPr>
        <w:ind w:left="720" w:firstLine="360"/>
        <w:rPr>
          <w:del w:author="toantk" w:date="2022-07-25T14:24:00Z" w:id="3985"/>
        </w:rPr>
      </w:pPr>
      <w:del w:author="toantk" w:date="2022-07-25T14:24:00Z" w:id="3986">
        <w:r w:rsidDel="00F17860">
          <w:delText>“requestId” : “&lt;requestId&gt;”,</w:delText>
        </w:r>
      </w:del>
    </w:p>
    <w:p w:rsidR="00B27D50" w:rsidDel="00F17860" w:rsidP="00B27D50" w:rsidRDefault="00B27D50" w14:paraId="305D2B13" w14:textId="3566B0FD">
      <w:pPr>
        <w:pStyle w:val="FirstLevelBullet"/>
        <w:numPr>
          <w:ilvl w:val="0"/>
          <w:numId w:val="0"/>
        </w:numPr>
        <w:ind w:left="720" w:firstLine="360"/>
        <w:rPr>
          <w:del w:author="toantk" w:date="2022-07-25T14:24:00Z" w:id="3987"/>
        </w:rPr>
      </w:pPr>
      <w:del w:author="toantk" w:date="2022-07-25T14:24:00Z" w:id="3988">
        <w:r w:rsidDel="00F17860">
          <w:delText>"data": {</w:delText>
        </w:r>
      </w:del>
    </w:p>
    <w:p w:rsidR="00B27D50" w:rsidDel="00F17860" w:rsidP="00B27D50" w:rsidRDefault="00B27D50" w14:paraId="014A38B8" w14:textId="5E74B7DC">
      <w:pPr>
        <w:pStyle w:val="FirstLevelBullet"/>
        <w:numPr>
          <w:ilvl w:val="0"/>
          <w:numId w:val="0"/>
        </w:numPr>
        <w:ind w:left="720" w:firstLine="360"/>
        <w:rPr>
          <w:del w:author="toantk" w:date="2022-07-25T14:24:00Z" w:id="3989"/>
        </w:rPr>
      </w:pPr>
      <w:del w:author="toantk" w:date="2022-07-25T14:24:00Z" w:id="3990">
        <w:r w:rsidDel="00F17860">
          <w:delText>“action” : “</w:delText>
        </w:r>
        <w:r w:rsidDel="00F17860" w:rsidR="000A34F5">
          <w:delText>binding</w:delText>
        </w:r>
        <w:r w:rsidDel="00F17860">
          <w:delText>View”,</w:delText>
        </w:r>
      </w:del>
    </w:p>
    <w:p w:rsidR="000A34F5" w:rsidDel="00F17860" w:rsidP="00B27D50" w:rsidRDefault="000A34F5" w14:paraId="176EA2E5" w14:textId="28DB17C1">
      <w:pPr>
        <w:pStyle w:val="FirstLevelBullet"/>
        <w:numPr>
          <w:ilvl w:val="0"/>
          <w:numId w:val="0"/>
        </w:numPr>
        <w:ind w:left="720" w:firstLine="360"/>
        <w:rPr>
          <w:del w:author="toantk" w:date="2022-07-25T14:24:00Z" w:id="3991"/>
        </w:rPr>
      </w:pPr>
      <w:del w:author="toantk" w:date="2022-07-25T14:24:00Z" w:id="3992">
        <w:r w:rsidDel="00F17860">
          <w:delText>“availableLan” : “&lt;availableLan&gt;”</w:delText>
        </w:r>
      </w:del>
    </w:p>
    <w:p w:rsidR="00B27D50" w:rsidDel="00F17860" w:rsidP="00B27D50" w:rsidRDefault="00B27D50" w14:paraId="0A6BD994" w14:textId="26128B0D">
      <w:pPr>
        <w:pStyle w:val="FirstLevelBullet"/>
        <w:numPr>
          <w:ilvl w:val="0"/>
          <w:numId w:val="0"/>
        </w:numPr>
        <w:ind w:left="720" w:firstLine="360"/>
        <w:rPr>
          <w:del w:author="toantk" w:date="2022-07-25T14:24:00Z" w:id="3993"/>
        </w:rPr>
      </w:pPr>
      <w:del w:author="toantk" w:date="2022-07-25T14:24:00Z" w:id="3994">
        <w:r w:rsidDel="00F17860">
          <w:delText>}</w:delText>
        </w:r>
      </w:del>
    </w:p>
    <w:p w:rsidR="00B27D50" w:rsidDel="00F17860" w:rsidP="00B27D50" w:rsidRDefault="00B27D50" w14:paraId="6686AC16" w14:textId="6AFBB05D">
      <w:pPr>
        <w:pStyle w:val="FirstLevelBullet"/>
        <w:numPr>
          <w:ilvl w:val="0"/>
          <w:numId w:val="0"/>
        </w:numPr>
        <w:ind w:left="720" w:firstLine="360"/>
        <w:rPr>
          <w:del w:author="toantk" w:date="2022-07-25T14:24:00Z" w:id="3995"/>
        </w:rPr>
      </w:pPr>
      <w:del w:author="toantk" w:date="2022-07-25T14:24:00Z" w:id="3996">
        <w:r w:rsidDel="00F17860">
          <w:delText>}</w:delText>
        </w:r>
      </w:del>
    </w:p>
    <w:p w:rsidRPr="00820762" w:rsidR="00B27D50" w:rsidDel="00F17860" w:rsidP="00B27D50" w:rsidRDefault="00B27D50" w14:paraId="5784BBB8" w14:textId="10CCA3A6">
      <w:pPr>
        <w:pStyle w:val="ListParagraph"/>
        <w:numPr>
          <w:ilvl w:val="1"/>
          <w:numId w:val="9"/>
        </w:numPr>
        <w:rPr>
          <w:del w:author="toantk" w:date="2022-07-25T14:24:00Z" w:id="3997"/>
        </w:rPr>
      </w:pPr>
      <w:del w:author="toantk" w:date="2022-07-25T14:24:00Z" w:id="3998">
        <w:r w:rsidDel="00F17860">
          <w:delText>Lấy thông tin WAN thất bại:</w:delText>
        </w:r>
      </w:del>
    </w:p>
    <w:p w:rsidR="00B27D50" w:rsidDel="00F17860" w:rsidP="00B27D50" w:rsidRDefault="00B27D50" w14:paraId="1A225D69" w14:textId="6D081370">
      <w:pPr>
        <w:pStyle w:val="FirstLevelBullet"/>
        <w:numPr>
          <w:ilvl w:val="0"/>
          <w:numId w:val="0"/>
        </w:numPr>
        <w:ind w:left="1080"/>
        <w:rPr>
          <w:del w:author="toantk" w:date="2022-07-25T14:24:00Z" w:id="3999"/>
        </w:rPr>
      </w:pPr>
      <w:del w:author="toantk" w:date="2022-07-25T14:24:00Z" w:id="4000">
        <w:r w:rsidDel="00F17860">
          <w:delText>{</w:delText>
        </w:r>
      </w:del>
    </w:p>
    <w:p w:rsidR="00B27D50" w:rsidDel="00F17860" w:rsidP="00B27D50" w:rsidRDefault="00183521" w14:paraId="33663746" w14:textId="3815CE6D">
      <w:pPr>
        <w:pStyle w:val="FirstLevelBullet"/>
        <w:numPr>
          <w:ilvl w:val="0"/>
          <w:numId w:val="0"/>
        </w:numPr>
        <w:ind w:left="1080"/>
        <w:rPr>
          <w:del w:author="toantk" w:date="2022-07-25T14:24:00Z" w:id="4001"/>
        </w:rPr>
      </w:pPr>
      <w:del w:author="toantk" w:date="2022-07-25T14:24:00Z" w:id="4002">
        <w:r w:rsidDel="00F17860">
          <w:delText>“status”: &lt;ErrorCode&gt;</w:delText>
        </w:r>
        <w:r w:rsidDel="00F17860" w:rsidR="00B27D50">
          <w:delText>,</w:delText>
        </w:r>
      </w:del>
    </w:p>
    <w:p w:rsidR="00B27D50" w:rsidDel="00F17860" w:rsidP="00B27D50" w:rsidRDefault="00B94824" w14:paraId="73633FC2" w14:textId="18703324">
      <w:pPr>
        <w:pStyle w:val="FirstLevelBullet"/>
        <w:numPr>
          <w:ilvl w:val="0"/>
          <w:numId w:val="0"/>
        </w:numPr>
        <w:ind w:left="1080"/>
        <w:rPr>
          <w:del w:author="toantk" w:date="2022-07-25T14:24:00Z" w:id="4003"/>
        </w:rPr>
      </w:pPr>
      <w:del w:author="toantk" w:date="2022-07-25T14:24:00Z" w:id="4004">
        <w:r w:rsidDel="00F17860">
          <w:delText>“message”: “&lt;message&gt;”</w:delText>
        </w:r>
        <w:r w:rsidDel="00F17860" w:rsidR="00B27D50">
          <w:delText>,</w:delText>
        </w:r>
      </w:del>
    </w:p>
    <w:p w:rsidR="00D32964" w:rsidDel="00F17860" w:rsidP="00B27D50" w:rsidRDefault="00D32964" w14:paraId="73D3706F" w14:textId="34A78961">
      <w:pPr>
        <w:pStyle w:val="FirstLevelBullet"/>
        <w:numPr>
          <w:ilvl w:val="0"/>
          <w:numId w:val="0"/>
        </w:numPr>
        <w:ind w:left="1080"/>
        <w:rPr>
          <w:del w:author="toantk" w:date="2022-07-25T14:24:00Z" w:id="4005"/>
        </w:rPr>
      </w:pPr>
      <w:del w:author="toantk" w:date="2022-07-25T14:24:00Z" w:id="4006">
        <w:r w:rsidDel="00F17860">
          <w:delText>“requestId” : “&lt;requestId&gt;”,</w:delText>
        </w:r>
      </w:del>
    </w:p>
    <w:p w:rsidR="00B27D50" w:rsidDel="00F17860" w:rsidP="00B27D50" w:rsidRDefault="00B27D50" w14:paraId="4191F2AF" w14:textId="3F6506FA">
      <w:pPr>
        <w:pStyle w:val="FirstLevelBullet"/>
        <w:numPr>
          <w:ilvl w:val="0"/>
          <w:numId w:val="0"/>
        </w:numPr>
        <w:ind w:left="1080"/>
        <w:rPr>
          <w:del w:author="toantk" w:date="2022-07-25T14:24:00Z" w:id="4007"/>
        </w:rPr>
      </w:pPr>
      <w:del w:author="toantk" w:date="2022-07-25T14:24:00Z" w:id="4008">
        <w:r w:rsidDel="00F17860">
          <w:delText>"data": {</w:delText>
        </w:r>
      </w:del>
    </w:p>
    <w:p w:rsidR="00B27D50" w:rsidDel="00F17860" w:rsidP="00B27D50" w:rsidRDefault="00B27D50" w14:paraId="1717EB22" w14:textId="4B601BCE">
      <w:pPr>
        <w:pStyle w:val="FirstLevelBullet"/>
        <w:numPr>
          <w:ilvl w:val="0"/>
          <w:numId w:val="0"/>
        </w:numPr>
        <w:ind w:left="1080"/>
        <w:rPr>
          <w:del w:author="toantk" w:date="2022-07-25T14:24:00Z" w:id="4009"/>
        </w:rPr>
      </w:pPr>
      <w:del w:author="toantk" w:date="2022-07-25T14:24:00Z" w:id="4010">
        <w:r w:rsidDel="00F17860">
          <w:delText>}</w:delText>
        </w:r>
      </w:del>
    </w:p>
    <w:p w:rsidR="00B27D50" w:rsidDel="00F17860" w:rsidP="00B27D50" w:rsidRDefault="00B27D50" w14:paraId="0BA43CBD" w14:textId="4088B4D4">
      <w:pPr>
        <w:pStyle w:val="FirstLevelBullet"/>
        <w:numPr>
          <w:ilvl w:val="0"/>
          <w:numId w:val="0"/>
        </w:numPr>
        <w:ind w:left="1080"/>
        <w:rPr>
          <w:del w:author="toantk" w:date="2022-07-25T14:24:00Z" w:id="4011"/>
        </w:rPr>
      </w:pPr>
      <w:del w:author="toantk" w:date="2022-07-25T14:24:00Z" w:id="4012">
        <w:r w:rsidDel="00F17860">
          <w:delText>}</w:delText>
        </w:r>
      </w:del>
    </w:p>
    <w:p w:rsidR="00B27D50" w:rsidDel="00F17860" w:rsidP="00B27D50" w:rsidRDefault="00B27D50" w14:paraId="36BAD9C8" w14:textId="64C748F9">
      <w:pPr>
        <w:pStyle w:val="ListParagraph"/>
        <w:numPr>
          <w:ilvl w:val="0"/>
          <w:numId w:val="9"/>
        </w:numPr>
        <w:rPr>
          <w:del w:author="toantk" w:date="2022-07-25T14:24:00Z" w:id="4013"/>
          <w:b/>
          <w:bCs/>
        </w:rPr>
      </w:pPr>
      <w:del w:author="toantk" w:date="2022-07-25T14:24:00Z" w:id="4014">
        <w:r w:rsidRPr="00003BA2" w:rsidDel="00F17860">
          <w:rPr>
            <w:b/>
            <w:bCs/>
          </w:rPr>
          <w:lastRenderedPageBreak/>
          <w:delText>Mô tả tham số</w:delText>
        </w:r>
        <w:r w:rsidDel="00F17860">
          <w:rPr>
            <w:b/>
            <w:bCs/>
          </w:rPr>
          <w:delText>:</w:delText>
        </w:r>
      </w:del>
    </w:p>
    <w:p w:rsidR="00771908" w:rsidDel="00F17860" w:rsidP="00771908" w:rsidRDefault="00771908" w14:paraId="2BF0639D" w14:textId="2A204DE6">
      <w:pPr>
        <w:pStyle w:val="Caption"/>
        <w:keepNext/>
        <w:rPr>
          <w:del w:author="toantk" w:date="2022-07-25T14:24:00Z" w:id="4015"/>
        </w:rPr>
      </w:pPr>
      <w:del w:author="toantk" w:date="2022-07-25T14:24:00Z" w:id="4016">
        <w:r w:rsidDel="00F17860">
          <w:delText xml:space="preserve">Bảng </w:delText>
        </w:r>
      </w:del>
      <w:ins w:author="Tran Khanh Toan" w:date="2022-07-01T17:36:00Z" w:id="4017">
        <w:del w:author="toantk" w:date="2022-07-25T14:24:00Z" w:id="4018">
          <w:r w:rsidDel="00F17860" w:rsidR="0036606E">
            <w:rPr>
              <w:b w:val="0"/>
              <w:i w:val="0"/>
            </w:rPr>
            <w:fldChar w:fldCharType="begin"/>
          </w:r>
          <w:r w:rsidDel="00F17860" w:rsidR="0036606E">
            <w:delInstrText xml:space="preserve"> STYLEREF 1 \s </w:delInstrText>
          </w:r>
        </w:del>
      </w:ins>
      <w:del w:author="toantk" w:date="2022-07-25T14:24:00Z" w:id="4019">
        <w:r w:rsidDel="00F17860" w:rsidR="0036606E">
          <w:rPr>
            <w:b w:val="0"/>
            <w:i w:val="0"/>
          </w:rPr>
          <w:fldChar w:fldCharType="separate"/>
        </w:r>
        <w:r w:rsidDel="00F17860" w:rsidR="0036606E">
          <w:rPr>
            <w:noProof/>
          </w:rPr>
          <w:delText>7</w:delText>
        </w:r>
      </w:del>
      <w:ins w:author="Tran Khanh Toan" w:date="2022-07-01T17:36:00Z" w:id="4020">
        <w:del w:author="toantk" w:date="2022-07-25T14:24:00Z" w:id="4021">
          <w:r w:rsidDel="00F17860" w:rsidR="0036606E">
            <w:rPr>
              <w:b w:val="0"/>
              <w:i w:val="0"/>
            </w:rPr>
            <w:fldChar w:fldCharType="end"/>
          </w:r>
          <w:r w:rsidDel="00F17860" w:rsidR="0036606E">
            <w:delText>.</w:delText>
          </w:r>
          <w:r w:rsidDel="00F17860" w:rsidR="0036606E">
            <w:rPr>
              <w:b w:val="0"/>
              <w:i w:val="0"/>
            </w:rPr>
            <w:fldChar w:fldCharType="begin"/>
          </w:r>
          <w:r w:rsidDel="00F17860" w:rsidR="0036606E">
            <w:delInstrText xml:space="preserve"> SEQ Bảng \* ARABIC \s 1 </w:delInstrText>
          </w:r>
        </w:del>
      </w:ins>
      <w:del w:author="toantk" w:date="2022-07-25T14:24:00Z" w:id="4022">
        <w:r w:rsidDel="00F17860" w:rsidR="0036606E">
          <w:rPr>
            <w:b w:val="0"/>
            <w:i w:val="0"/>
          </w:rPr>
          <w:fldChar w:fldCharType="separate"/>
        </w:r>
      </w:del>
      <w:ins w:author="Tran Khanh Toan" w:date="2022-07-01T17:36:00Z" w:id="4023">
        <w:del w:author="toantk" w:date="2022-07-25T14:24:00Z" w:id="4024">
          <w:r w:rsidDel="00F17860" w:rsidR="0036606E">
            <w:rPr>
              <w:noProof/>
            </w:rPr>
            <w:delText>4</w:delText>
          </w:r>
          <w:r w:rsidDel="00F17860" w:rsidR="0036606E">
            <w:rPr>
              <w:b w:val="0"/>
              <w:i w:val="0"/>
            </w:rPr>
            <w:fldChar w:fldCharType="end"/>
          </w:r>
        </w:del>
      </w:ins>
      <w:del w:author="toantk" w:date="2022-07-25T14:24:00Z" w:id="4025">
        <w:r w:rsidDel="00F17860" w:rsidR="003F0BD0">
          <w:rPr>
            <w:b w:val="0"/>
            <w:i w:val="0"/>
          </w:rPr>
          <w:fldChar w:fldCharType="begin"/>
        </w:r>
        <w:r w:rsidDel="00F17860" w:rsidR="003F0BD0">
          <w:rPr>
            <w:noProof/>
          </w:rPr>
          <w:delInstrText xml:space="preserve"> STYLEREF 1 \s </w:delInstrText>
        </w:r>
        <w:r w:rsidDel="00F17860" w:rsidR="003F0BD0">
          <w:rPr>
            <w:b w:val="0"/>
            <w:i w:val="0"/>
          </w:rPr>
          <w:fldChar w:fldCharType="separate"/>
        </w:r>
        <w:r w:rsidDel="00F17860" w:rsidR="002958FF">
          <w:rPr>
            <w:noProof/>
          </w:rPr>
          <w:delText>7</w:delText>
        </w:r>
        <w:r w:rsidDel="00F17860" w:rsidR="003F0BD0">
          <w:rPr>
            <w:b w:val="0"/>
            <w:i w:val="0"/>
          </w:rPr>
          <w:fldChar w:fldCharType="end"/>
        </w:r>
        <w:r w:rsidDel="00F17860" w:rsidR="002958FF">
          <w:delText>.</w:delText>
        </w:r>
        <w:r w:rsidDel="00F17860" w:rsidR="003F0BD0">
          <w:rPr>
            <w:b w:val="0"/>
            <w:i w:val="0"/>
          </w:rPr>
          <w:fldChar w:fldCharType="begin"/>
        </w:r>
        <w:r w:rsidDel="00F17860" w:rsidR="003F0BD0">
          <w:rPr>
            <w:noProof/>
          </w:rPr>
          <w:delInstrText xml:space="preserve"> SEQ Bảng \* ARABIC \s 1 </w:delInstrText>
        </w:r>
        <w:r w:rsidDel="00F17860" w:rsidR="003F0BD0">
          <w:rPr>
            <w:b w:val="0"/>
            <w:i w:val="0"/>
          </w:rPr>
          <w:fldChar w:fldCharType="separate"/>
        </w:r>
        <w:r w:rsidDel="00F17860" w:rsidR="002958FF">
          <w:rPr>
            <w:noProof/>
          </w:rPr>
          <w:delText>3</w:delText>
        </w:r>
        <w:r w:rsidDel="00F17860" w:rsidR="003F0BD0">
          <w:rPr>
            <w:b w:val="0"/>
            <w:i w:val="0"/>
          </w:rPr>
          <w:fldChar w:fldCharType="end"/>
        </w:r>
        <w:r w:rsidDel="00F17860">
          <w:delText xml:space="preserve"> Bảng mô tả tham số trong luồng điểu khiển lấy danh sách Available Binding LAN Interface</w:delText>
        </w:r>
      </w:del>
    </w:p>
    <w:tbl>
      <w:tblPr>
        <w:tblStyle w:val="TableGrid"/>
        <w:tblW w:w="0" w:type="auto"/>
        <w:tblInd w:w="175" w:type="dxa"/>
        <w:tblLook w:val="04A0" w:firstRow="1" w:lastRow="0" w:firstColumn="1" w:lastColumn="0" w:noHBand="0" w:noVBand="1"/>
      </w:tblPr>
      <w:tblGrid>
        <w:gridCol w:w="715"/>
        <w:gridCol w:w="1625"/>
        <w:gridCol w:w="1568"/>
        <w:gridCol w:w="1083"/>
        <w:gridCol w:w="2311"/>
        <w:gridCol w:w="1748"/>
      </w:tblGrid>
      <w:tr w:rsidR="00B27D50" w:rsidDel="00F17860" w:rsidTr="00E5021C" w14:paraId="164D95BC" w14:textId="45126D05">
        <w:trPr>
          <w:del w:author="toantk" w:date="2022-07-25T14:24:00Z" w:id="4026"/>
        </w:trPr>
        <w:tc>
          <w:tcPr>
            <w:tcW w:w="715" w:type="dxa"/>
          </w:tcPr>
          <w:p w:rsidR="00B27D50" w:rsidDel="00F17860" w:rsidP="00E5021C" w:rsidRDefault="00B27D50" w14:paraId="39418D32" w14:textId="02E9A470">
            <w:pPr>
              <w:pStyle w:val="ListParagraph"/>
              <w:ind w:left="0"/>
              <w:rPr>
                <w:del w:author="toantk" w:date="2022-07-25T14:24:00Z" w:id="4027"/>
                <w:b/>
                <w:bCs/>
              </w:rPr>
            </w:pPr>
            <w:del w:author="toantk" w:date="2022-07-25T14:24:00Z" w:id="4028">
              <w:r w:rsidDel="00F17860">
                <w:rPr>
                  <w:b/>
                  <w:bCs/>
                </w:rPr>
                <w:delText>STT</w:delText>
              </w:r>
            </w:del>
          </w:p>
        </w:tc>
        <w:tc>
          <w:tcPr>
            <w:tcW w:w="1625" w:type="dxa"/>
          </w:tcPr>
          <w:p w:rsidR="00B27D50" w:rsidDel="00F17860" w:rsidP="00E5021C" w:rsidRDefault="00B27D50" w14:paraId="22D29234" w14:textId="7B351038">
            <w:pPr>
              <w:pStyle w:val="ListParagraph"/>
              <w:ind w:left="0"/>
              <w:rPr>
                <w:del w:author="toantk" w:date="2022-07-25T14:24:00Z" w:id="4029"/>
                <w:b/>
                <w:bCs/>
              </w:rPr>
            </w:pPr>
            <w:del w:author="toantk" w:date="2022-07-25T14:24:00Z" w:id="4030">
              <w:r w:rsidDel="00F17860">
                <w:rPr>
                  <w:b/>
                  <w:bCs/>
                </w:rPr>
                <w:delText>Tham số</w:delText>
              </w:r>
            </w:del>
          </w:p>
        </w:tc>
        <w:tc>
          <w:tcPr>
            <w:tcW w:w="1568" w:type="dxa"/>
          </w:tcPr>
          <w:p w:rsidR="00B27D50" w:rsidDel="00F17860" w:rsidP="00E5021C" w:rsidRDefault="00B27D50" w14:paraId="033FA2F8" w14:textId="76BA61E1">
            <w:pPr>
              <w:pStyle w:val="ListParagraph"/>
              <w:ind w:left="0"/>
              <w:rPr>
                <w:del w:author="toantk" w:date="2022-07-25T14:24:00Z" w:id="4031"/>
                <w:b/>
                <w:bCs/>
              </w:rPr>
            </w:pPr>
            <w:del w:author="toantk" w:date="2022-07-25T14:24:00Z" w:id="4032">
              <w:r w:rsidDel="00F17860">
                <w:rPr>
                  <w:b/>
                  <w:bCs/>
                </w:rPr>
                <w:delText>Mô tả</w:delText>
              </w:r>
            </w:del>
          </w:p>
        </w:tc>
        <w:tc>
          <w:tcPr>
            <w:tcW w:w="1083" w:type="dxa"/>
          </w:tcPr>
          <w:p w:rsidR="00B27D50" w:rsidDel="00F17860" w:rsidP="00E5021C" w:rsidRDefault="00B27D50" w14:paraId="3B5BC1E9" w14:textId="1932CB4D">
            <w:pPr>
              <w:pStyle w:val="ListParagraph"/>
              <w:ind w:left="0"/>
              <w:rPr>
                <w:del w:author="toantk" w:date="2022-07-25T14:24:00Z" w:id="4033"/>
                <w:b/>
                <w:bCs/>
              </w:rPr>
            </w:pPr>
            <w:del w:author="toantk" w:date="2022-07-25T14:24:00Z" w:id="4034">
              <w:r w:rsidDel="00F17860">
                <w:rPr>
                  <w:b/>
                  <w:bCs/>
                </w:rPr>
                <w:delText>Kiểu</w:delText>
              </w:r>
            </w:del>
          </w:p>
        </w:tc>
        <w:tc>
          <w:tcPr>
            <w:tcW w:w="2311" w:type="dxa"/>
          </w:tcPr>
          <w:p w:rsidR="00B27D50" w:rsidDel="00F17860" w:rsidP="00E5021C" w:rsidRDefault="00B27D50" w14:paraId="4A2ADBDE" w14:textId="4B052A94">
            <w:pPr>
              <w:pStyle w:val="ListParagraph"/>
              <w:ind w:left="0"/>
              <w:rPr>
                <w:del w:author="toantk" w:date="2022-07-25T14:24:00Z" w:id="4035"/>
                <w:b/>
                <w:bCs/>
              </w:rPr>
            </w:pPr>
            <w:del w:author="toantk" w:date="2022-07-25T14:24:00Z" w:id="4036">
              <w:r w:rsidDel="00F17860">
                <w:rPr>
                  <w:b/>
                  <w:bCs/>
                </w:rPr>
                <w:delText>Giá trị</w:delText>
              </w:r>
            </w:del>
          </w:p>
        </w:tc>
        <w:tc>
          <w:tcPr>
            <w:tcW w:w="1748" w:type="dxa"/>
          </w:tcPr>
          <w:p w:rsidR="00B27D50" w:rsidDel="00F17860" w:rsidP="00E5021C" w:rsidRDefault="00B27D50" w14:paraId="6941A46B" w14:textId="34DE092A">
            <w:pPr>
              <w:pStyle w:val="ListParagraph"/>
              <w:ind w:left="0"/>
              <w:rPr>
                <w:del w:author="toantk" w:date="2022-07-25T14:24:00Z" w:id="4037"/>
                <w:b/>
                <w:bCs/>
              </w:rPr>
            </w:pPr>
            <w:del w:author="toantk" w:date="2022-07-25T14:24:00Z" w:id="4038">
              <w:r w:rsidDel="00F17860">
                <w:rPr>
                  <w:b/>
                  <w:bCs/>
                </w:rPr>
                <w:delText>Json Key</w:delText>
              </w:r>
            </w:del>
          </w:p>
        </w:tc>
      </w:tr>
      <w:tr w:rsidR="00B27D50" w:rsidDel="00F17860" w:rsidTr="00E5021C" w14:paraId="05420606" w14:textId="218E5CA0">
        <w:trPr>
          <w:del w:author="toantk" w:date="2022-07-25T14:24:00Z" w:id="4039"/>
        </w:trPr>
        <w:tc>
          <w:tcPr>
            <w:tcW w:w="715" w:type="dxa"/>
          </w:tcPr>
          <w:p w:rsidRPr="00020A9F" w:rsidR="00B27D50" w:rsidDel="00F17860" w:rsidP="00E5021C" w:rsidRDefault="00B27D50" w14:paraId="39760040" w14:textId="1BFF713E">
            <w:pPr>
              <w:pStyle w:val="ListParagraph"/>
              <w:ind w:left="0"/>
              <w:rPr>
                <w:del w:author="toantk" w:date="2022-07-25T14:24:00Z" w:id="4040"/>
              </w:rPr>
            </w:pPr>
            <w:del w:author="toantk" w:date="2022-07-25T14:24:00Z" w:id="4041">
              <w:r w:rsidRPr="00020A9F" w:rsidDel="00F17860">
                <w:delText>1</w:delText>
              </w:r>
            </w:del>
          </w:p>
        </w:tc>
        <w:tc>
          <w:tcPr>
            <w:tcW w:w="1625" w:type="dxa"/>
          </w:tcPr>
          <w:p w:rsidRPr="00020A9F" w:rsidR="00B27D50" w:rsidDel="00F17860" w:rsidP="00E5021C" w:rsidRDefault="000A34F5" w14:paraId="7EF45E81" w14:textId="172DCB80">
            <w:pPr>
              <w:pStyle w:val="ListParagraph"/>
              <w:ind w:left="0"/>
              <w:rPr>
                <w:del w:author="toantk" w:date="2022-07-25T14:24:00Z" w:id="4042"/>
              </w:rPr>
            </w:pPr>
            <w:del w:author="toantk" w:date="2022-07-25T14:24:00Z" w:id="4043">
              <w:r w:rsidDel="00F17860">
                <w:delText>Available Binding LAN Interface</w:delText>
              </w:r>
            </w:del>
          </w:p>
        </w:tc>
        <w:tc>
          <w:tcPr>
            <w:tcW w:w="1568" w:type="dxa"/>
          </w:tcPr>
          <w:p w:rsidRPr="00020A9F" w:rsidR="00B27D50" w:rsidDel="00F17860" w:rsidP="00E5021C" w:rsidRDefault="000A34F5" w14:paraId="7FDA7119" w14:textId="2BF9FAB6">
            <w:pPr>
              <w:pStyle w:val="ListParagraph"/>
              <w:ind w:left="0"/>
              <w:rPr>
                <w:del w:author="toantk" w:date="2022-07-25T14:24:00Z" w:id="4044"/>
              </w:rPr>
            </w:pPr>
            <w:del w:author="toantk" w:date="2022-07-25T14:24:00Z" w:id="4045">
              <w:r w:rsidDel="00F17860">
                <w:delText>Danh sách các LAN Interface có thể mapping với WAN Bridge hiện tại</w:delText>
              </w:r>
            </w:del>
          </w:p>
        </w:tc>
        <w:tc>
          <w:tcPr>
            <w:tcW w:w="1083" w:type="dxa"/>
          </w:tcPr>
          <w:p w:rsidRPr="00020A9F" w:rsidR="00B27D50" w:rsidDel="00F17860" w:rsidP="00E5021C" w:rsidRDefault="000A34F5" w14:paraId="7A31BE32" w14:textId="07FC9844">
            <w:pPr>
              <w:pStyle w:val="ListParagraph"/>
              <w:ind w:left="0"/>
              <w:rPr>
                <w:del w:author="toantk" w:date="2022-07-25T14:24:00Z" w:id="4046"/>
              </w:rPr>
            </w:pPr>
            <w:del w:author="toantk" w:date="2022-07-25T14:24:00Z" w:id="4047">
              <w:r w:rsidDel="00F17860">
                <w:delText>String</w:delText>
              </w:r>
            </w:del>
          </w:p>
        </w:tc>
        <w:tc>
          <w:tcPr>
            <w:tcW w:w="2311" w:type="dxa"/>
          </w:tcPr>
          <w:p w:rsidR="000A34F5" w:rsidDel="00F17860" w:rsidP="00E5021C" w:rsidRDefault="000A34F5" w14:paraId="615A7694" w14:textId="02911956">
            <w:pPr>
              <w:pStyle w:val="ListParagraph"/>
              <w:ind w:left="0"/>
              <w:rPr>
                <w:del w:author="toantk" w:date="2022-07-25T14:24:00Z" w:id="4048"/>
              </w:rPr>
            </w:pPr>
            <w:del w:author="toantk" w:date="2022-07-25T14:24:00Z" w:id="4049">
              <w:r w:rsidDel="00F17860">
                <w:delText>Chuỗi ký tự.</w:delText>
              </w:r>
            </w:del>
          </w:p>
          <w:p w:rsidRPr="00020A9F" w:rsidR="000A34F5" w:rsidDel="00F17860" w:rsidP="00E5021C" w:rsidRDefault="000A34F5" w14:paraId="6683F3B0" w14:textId="66BFDB3A">
            <w:pPr>
              <w:pStyle w:val="ListParagraph"/>
              <w:ind w:left="0"/>
              <w:rPr>
                <w:del w:author="toantk" w:date="2022-07-25T14:24:00Z" w:id="4050"/>
              </w:rPr>
            </w:pPr>
            <w:del w:author="toantk" w:date="2022-07-25T14:24:00Z" w:id="4051">
              <w:r w:rsidDel="00F17860">
                <w:delText>Danh sách các interface được cách nhau bằng dấu phẩy “,”</w:delText>
              </w:r>
            </w:del>
          </w:p>
        </w:tc>
        <w:tc>
          <w:tcPr>
            <w:tcW w:w="1748" w:type="dxa"/>
          </w:tcPr>
          <w:p w:rsidRPr="00020A9F" w:rsidR="00B27D50" w:rsidDel="00F17860" w:rsidP="00E5021C" w:rsidRDefault="000A34F5" w14:paraId="6F28A4AA" w14:textId="5C78CE47">
            <w:pPr>
              <w:pStyle w:val="ListParagraph"/>
              <w:ind w:left="0"/>
              <w:rPr>
                <w:del w:author="toantk" w:date="2022-07-25T14:24:00Z" w:id="4052"/>
              </w:rPr>
            </w:pPr>
            <w:del w:author="toantk" w:date="2022-07-25T14:24:00Z" w:id="4053">
              <w:r w:rsidDel="00F17860">
                <w:delText>availableLan</w:delText>
              </w:r>
            </w:del>
          </w:p>
        </w:tc>
      </w:tr>
    </w:tbl>
    <w:p w:rsidRPr="00011A9A" w:rsidR="00011A9A" w:rsidP="00011A9A" w:rsidRDefault="00011A9A" w14:paraId="50EDB5D2" w14:textId="77777777"/>
    <w:p w:rsidR="00FB7FBB" w:rsidP="00FB7FBB" w:rsidRDefault="00FB7FBB" w14:paraId="4A65287B" w14:textId="77777777">
      <w:pPr>
        <w:pStyle w:val="Heading3"/>
      </w:pPr>
      <w:bookmarkStart w:name="_Toc111217600" w:id="4054"/>
      <w:r>
        <w:t>Usecase – Điều khiển cấu hình tạo một WAN mới</w:t>
      </w:r>
      <w:bookmarkEnd w:id="4054"/>
    </w:p>
    <w:tbl>
      <w:tblPr>
        <w:tblStyle w:val="TableGrid"/>
        <w:tblW w:w="0" w:type="auto"/>
        <w:tblLook w:val="04A0" w:firstRow="1" w:lastRow="0" w:firstColumn="1" w:lastColumn="0" w:noHBand="0" w:noVBand="1"/>
      </w:tblPr>
      <w:tblGrid>
        <w:gridCol w:w="1885"/>
        <w:gridCol w:w="7340"/>
      </w:tblGrid>
      <w:tr w:rsidR="00FB7FBB" w:rsidTr="2ADD6C4A" w14:paraId="3D40AD09" w14:textId="77777777">
        <w:tc>
          <w:tcPr>
            <w:tcW w:w="1885" w:type="dxa"/>
            <w:tcMar/>
          </w:tcPr>
          <w:p w:rsidR="00FB7FBB" w:rsidP="00E5021C" w:rsidRDefault="00FB7FBB" w14:paraId="25CEE5CE" w14:textId="77777777">
            <w:r>
              <w:t>ID</w:t>
            </w:r>
          </w:p>
        </w:tc>
        <w:tc>
          <w:tcPr>
            <w:tcW w:w="7340" w:type="dxa"/>
            <w:tcMar/>
          </w:tcPr>
          <w:p w:rsidR="00FB7FBB" w:rsidP="00E5021C" w:rsidRDefault="00FB7FBB" w14:paraId="0D52D1A0" w14:textId="45D5BF2E">
            <w:r>
              <w:t>UC-1</w:t>
            </w:r>
            <w:ins w:author="toantk" w:date="2022-07-27T17:17:00Z" w:id="4055">
              <w:r w:rsidR="00370E58">
                <w:t>4</w:t>
              </w:r>
            </w:ins>
            <w:ins w:author="Tran Khanh Toan" w:date="2022-07-01T14:57:00Z" w:id="4056">
              <w:del w:author="toantk" w:date="2022-07-27T17:17:00Z" w:id="4057">
                <w:r w:rsidDel="00370E58" w:rsidR="00A87875">
                  <w:delText>6</w:delText>
                </w:r>
              </w:del>
            </w:ins>
            <w:del w:author="Tran Khanh Toan" w:date="2022-07-01T14:57:00Z" w:id="4058">
              <w:r w:rsidDel="00A87875" w:rsidR="008A0444">
                <w:delText>5</w:delText>
              </w:r>
            </w:del>
          </w:p>
        </w:tc>
      </w:tr>
      <w:tr w:rsidR="00FB7FBB" w:rsidTr="2ADD6C4A" w14:paraId="517BA290" w14:textId="77777777">
        <w:tc>
          <w:tcPr>
            <w:tcW w:w="1885" w:type="dxa"/>
            <w:tcMar/>
          </w:tcPr>
          <w:p w:rsidR="00FB7FBB" w:rsidP="00E5021C" w:rsidRDefault="00FB7FBB" w14:paraId="753AF7CD" w14:textId="77777777">
            <w:r>
              <w:t>Name</w:t>
            </w:r>
          </w:p>
        </w:tc>
        <w:tc>
          <w:tcPr>
            <w:tcW w:w="7340" w:type="dxa"/>
            <w:tcMar/>
          </w:tcPr>
          <w:p w:rsidR="00FB7FBB" w:rsidP="00E5021C" w:rsidRDefault="00FB7FBB" w14:paraId="724162E3" w14:textId="77777777">
            <w:r>
              <w:t xml:space="preserve">Điều khiển cấu hình tạo một WAN mới </w:t>
            </w:r>
          </w:p>
        </w:tc>
      </w:tr>
      <w:tr w:rsidR="00FB7FBB" w:rsidTr="2ADD6C4A" w14:paraId="71EFB4B1" w14:textId="77777777">
        <w:tc>
          <w:tcPr>
            <w:tcW w:w="1885" w:type="dxa"/>
            <w:tcMar/>
          </w:tcPr>
          <w:p w:rsidR="00FB7FBB" w:rsidP="00E5021C" w:rsidRDefault="00FB7FBB" w14:paraId="0F185125" w14:textId="77777777">
            <w:r>
              <w:t>Description</w:t>
            </w:r>
          </w:p>
        </w:tc>
        <w:tc>
          <w:tcPr>
            <w:tcW w:w="7340" w:type="dxa"/>
            <w:tcMar/>
          </w:tcPr>
          <w:p w:rsidR="00FB7FBB" w:rsidP="00E5021C" w:rsidRDefault="00FB7FBB" w14:paraId="32EDC252" w14:textId="5CD64DF2">
            <w:pPr>
              <w:pStyle w:val="FirstLevelBullet"/>
              <w:rPr>
                <w:ins w:author="Tran Khanh Toan" w:date="2022-07-01T15:03:00Z" w:id="4059"/>
              </w:rPr>
            </w:pPr>
            <w:del w:author="Tran Khanh Toan" w:date="2022-07-01T15:36:00Z" w:id="4060">
              <w:r w:rsidDel="007A6979">
                <w:delText>OneLink</w:delText>
              </w:r>
            </w:del>
            <w:ins w:author="Tran Khanh Toan" w:date="2022-07-01T15:36:00Z" w:id="4061">
              <w:r w:rsidR="007A6979">
                <w:t>Mobile App</w:t>
              </w:r>
            </w:ins>
            <w:r>
              <w:t xml:space="preserve"> gửi yêu cầu tạo một WAN mới </w:t>
            </w:r>
          </w:p>
          <w:p w:rsidR="007E2F9F" w:rsidRDefault="343D81E4" w14:paraId="36AC3190" w14:textId="5A21AB23">
            <w:pPr>
              <w:pStyle w:val="FirstLevelBullet"/>
              <w:rPr/>
            </w:pPr>
            <w:ins w:author="Tran Khanh Toan" w:date="2022-07-01T15:03:00Z" w:id="1196093030">
              <w:r w:rsidR="46660663">
                <w:t xml:space="preserve">Mobile App thực hiện request với định dạng </w:t>
              </w:r>
              <w:r>
                <w:fldChar w:fldCharType="begin"/>
              </w:r>
              <w:r>
                <w:instrText xml:space="preserve"> HYPERLINK "https://&lt;ip&gt;:&lt;port&gt;/onelinkagent" </w:instrText>
              </w:r>
              <w:r>
                <w:fldChar w:fldCharType="separate"/>
              </w:r>
              <w:r w:rsidRPr="2ADD6C4A" w:rsidR="46660663">
                <w:rPr>
                  <w:rStyle w:val="Hyperlink"/>
                </w:rPr>
                <w:t>https://&lt;ip&gt;:&lt;port&gt;/onelinkagent</w:t>
              </w:r>
              <w:r>
                <w:fldChar w:fldCharType="end"/>
              </w:r>
              <w:r w:rsidR="46660663">
                <w:t xml:space="preserve"> với cookies đi kèm request được quy định trong mục 7.2.1</w:t>
              </w:r>
            </w:ins>
          </w:p>
          <w:p w:rsidR="00FB7FBB" w:rsidP="005B0958" w:rsidRDefault="00FB7FBB" w14:paraId="6644A15F" w14:textId="77777777">
            <w:pPr>
              <w:pStyle w:val="FirstLevelBullet"/>
            </w:pPr>
            <w:r>
              <w:t xml:space="preserve">ONT nhận yêu cầu, xử lý và gửi lại phản hồi </w:t>
            </w:r>
            <w:r w:rsidR="005B0958">
              <w:t>cấu hình thành công hay thất bại.</w:t>
            </w:r>
          </w:p>
        </w:tc>
      </w:tr>
      <w:tr w:rsidR="00FB7FBB" w:rsidTr="2ADD6C4A" w14:paraId="21D1B676" w14:textId="77777777">
        <w:tc>
          <w:tcPr>
            <w:tcW w:w="1885" w:type="dxa"/>
            <w:tcMar/>
          </w:tcPr>
          <w:p w:rsidR="00FB7FBB" w:rsidP="00E5021C" w:rsidRDefault="00FB7FBB" w14:paraId="13F3DBD2" w14:textId="77777777">
            <w:r>
              <w:t>Actor</w:t>
            </w:r>
          </w:p>
        </w:tc>
        <w:tc>
          <w:tcPr>
            <w:tcW w:w="7340" w:type="dxa"/>
            <w:tcMar/>
          </w:tcPr>
          <w:p w:rsidR="00FB7FBB" w:rsidP="00E5021C" w:rsidRDefault="00FB7FBB" w14:paraId="0D44C1F6" w14:textId="77777777">
            <w:r>
              <w:t>Admin</w:t>
            </w:r>
          </w:p>
        </w:tc>
      </w:tr>
      <w:tr w:rsidR="00FB7FBB" w:rsidTr="2ADD6C4A" w14:paraId="33666823" w14:textId="77777777">
        <w:tc>
          <w:tcPr>
            <w:tcW w:w="1885" w:type="dxa"/>
            <w:tcMar/>
          </w:tcPr>
          <w:p w:rsidR="00FB7FBB" w:rsidP="00E5021C" w:rsidRDefault="00FB7FBB" w14:paraId="05519A46" w14:textId="77777777">
            <w:r>
              <w:t>Pre-condition</w:t>
            </w:r>
          </w:p>
        </w:tc>
        <w:tc>
          <w:tcPr>
            <w:tcW w:w="7340" w:type="dxa"/>
            <w:tcMar/>
          </w:tcPr>
          <w:p w:rsidR="00FB7FBB" w:rsidP="00E5021C" w:rsidRDefault="00FB7FBB" w14:paraId="269814E5" w14:textId="0154079B">
            <w:r>
              <w:t xml:space="preserve">Thiết bị hoạt động bình thường, </w:t>
            </w:r>
            <w:del w:author="Tran Khanh Toan" w:date="2022-07-01T15:36:00Z" w:id="4063">
              <w:r w:rsidDel="007A6979">
                <w:delText>OneLink</w:delText>
              </w:r>
            </w:del>
            <w:ins w:author="Tran Khanh Toan" w:date="2022-07-01T15:36:00Z" w:id="4064">
              <w:r w:rsidR="007A6979">
                <w:t>Mobile App</w:t>
              </w:r>
            </w:ins>
            <w:r>
              <w:t xml:space="preserve"> đã đăng nhập thành công vào thiết bị và được cấp phiên truy nhập</w:t>
            </w:r>
          </w:p>
        </w:tc>
      </w:tr>
      <w:tr w:rsidR="00FB7FBB" w:rsidTr="2ADD6C4A" w14:paraId="1216D42E" w14:textId="77777777">
        <w:tc>
          <w:tcPr>
            <w:tcW w:w="1885" w:type="dxa"/>
            <w:tcMar/>
          </w:tcPr>
          <w:p w:rsidR="00FB7FBB" w:rsidP="00E5021C" w:rsidRDefault="00FB7FBB" w14:paraId="7AB5E379" w14:textId="77777777">
            <w:r>
              <w:t>Post-condition</w:t>
            </w:r>
          </w:p>
        </w:tc>
        <w:tc>
          <w:tcPr>
            <w:tcW w:w="7340" w:type="dxa"/>
            <w:tcMar/>
          </w:tcPr>
          <w:p w:rsidR="00FB7FBB" w:rsidP="00E5021C" w:rsidRDefault="00FB7FBB" w14:paraId="2EE49437" w14:textId="4B87C6E1">
            <w:r>
              <w:t xml:space="preserve">Thiết bị phản hồi đầy đủ các thông tin cho </w:t>
            </w:r>
            <w:del w:author="Tran Khanh Toan" w:date="2022-07-01T15:36:00Z" w:id="4065">
              <w:r w:rsidDel="007A6979">
                <w:delText>OneLink</w:delText>
              </w:r>
            </w:del>
            <w:ins w:author="Tran Khanh Toan" w:date="2022-07-01T15:36:00Z" w:id="4066">
              <w:r w:rsidR="007A6979">
                <w:t>Mobile App</w:t>
              </w:r>
            </w:ins>
          </w:p>
        </w:tc>
      </w:tr>
    </w:tbl>
    <w:p w:rsidRPr="00A13CE7" w:rsidR="00FB7FBB" w:rsidP="00FB7FBB" w:rsidRDefault="00FB7FBB" w14:paraId="10D6A628" w14:textId="77777777"/>
    <w:p w:rsidR="00FB7FBB" w:rsidP="00FB7FBB" w:rsidRDefault="00FB7FBB" w14:paraId="15B0FDE9" w14:textId="77777777">
      <w:pPr>
        <w:rPr>
          <w:b/>
          <w:bCs/>
        </w:rPr>
      </w:pPr>
      <w:r w:rsidRPr="003C44BD">
        <w:rPr>
          <w:b/>
          <w:bCs/>
        </w:rPr>
        <w:t>Luồng dữ liệu:</w:t>
      </w:r>
    </w:p>
    <w:p w:rsidR="008F426B" w:rsidRDefault="005B0958" w14:paraId="3FE15198" w14:textId="77777777">
      <w:pPr>
        <w:pStyle w:val="ANSVNormal1"/>
        <w:keepNext/>
        <w:jc w:val="center"/>
        <w:rPr>
          <w:ins w:author="toantk" w:date="2022-07-27T18:08:00Z" w:id="4067"/>
        </w:rPr>
      </w:pPr>
      <w:r>
        <w:object w:dxaOrig="9180" w:dyaOrig="5296" w14:anchorId="6AE59E3B">
          <v:shape id="_x0000_i1034" style="width:460.5pt;height:265.5pt" o:ole="" type="#_x0000_t75">
            <v:imagedata o:title="" r:id="rId31"/>
          </v:shape>
          <o:OLEObject Type="Embed" ProgID="Visio.Drawing.15" ShapeID="_x0000_i1034" DrawAspect="Content" ObjectID="_1721885959" r:id="rId32"/>
        </w:object>
      </w:r>
    </w:p>
    <w:p w:rsidR="008F426B" w:rsidRDefault="008F426B" w14:paraId="6FBAE892" w14:textId="1166B6C7">
      <w:pPr>
        <w:pStyle w:val="Caption"/>
        <w:rPr>
          <w:ins w:author="toantk" w:date="2022-07-27T18:05:00Z" w:id="4068"/>
        </w:rPr>
        <w:pPrChange w:author="toantk" w:date="2022-07-27T18:08:00Z" w:id="4069">
          <w:pPr>
            <w:pStyle w:val="ANSVNormal1"/>
            <w:keepNext/>
            <w:jc w:val="center"/>
          </w:pPr>
        </w:pPrChange>
      </w:pPr>
      <w:bookmarkStart w:name="_Toc110529198" w:id="4070"/>
      <w:ins w:author="toantk" w:date="2022-07-27T18:08:00Z" w:id="4071">
        <w:r>
          <w:t xml:space="preserve">Hình </w:t>
        </w:r>
      </w:ins>
      <w:ins w:author="toantk" w:date="2022-07-28T09:55:00Z" w:id="4072">
        <w:r w:rsidR="00881A01">
          <w:fldChar w:fldCharType="begin"/>
        </w:r>
        <w:r w:rsidR="00881A01">
          <w:instrText xml:space="preserve"> STYLEREF 1 \s </w:instrText>
        </w:r>
      </w:ins>
      <w:r w:rsidR="00881A01">
        <w:fldChar w:fldCharType="separate"/>
      </w:r>
      <w:r w:rsidR="00533729">
        <w:rPr>
          <w:noProof/>
        </w:rPr>
        <w:t>7</w:t>
      </w:r>
      <w:ins w:author="toantk" w:date="2022-07-28T09:55:00Z" w:id="4073">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9</w:t>
      </w:r>
      <w:ins w:author="toantk" w:date="2022-07-28T09:55:00Z" w:id="4074">
        <w:r w:rsidR="00881A01">
          <w:fldChar w:fldCharType="end"/>
        </w:r>
      </w:ins>
      <w:ins w:author="toantk" w:date="2022-07-27T18:08:00Z" w:id="4075">
        <w:r>
          <w:t xml:space="preserve"> Luồng điều khiển cấu hình tạo WAN mới từ Mobile App</w:t>
        </w:r>
      </w:ins>
      <w:bookmarkEnd w:id="4070"/>
    </w:p>
    <w:p w:rsidR="005B0958" w:rsidDel="008F426B" w:rsidRDefault="005B0958" w14:paraId="4209A205" w14:textId="2E6D234A">
      <w:pPr>
        <w:pStyle w:val="Caption"/>
        <w:rPr>
          <w:del w:author="toantk" w:date="2022-07-27T18:05:00Z" w:id="4076"/>
        </w:rPr>
        <w:pPrChange w:author="toantk" w:date="2022-07-27T18:05:00Z" w:id="4077">
          <w:pPr>
            <w:pStyle w:val="ANSVNormal1"/>
            <w:keepNext/>
            <w:jc w:val="center"/>
          </w:pPr>
        </w:pPrChange>
      </w:pPr>
    </w:p>
    <w:p w:rsidR="00FB7FBB" w:rsidDel="008F426B" w:rsidRDefault="005B0958" w14:paraId="06997382" w14:textId="02F9992D">
      <w:pPr>
        <w:pStyle w:val="Caption"/>
        <w:rPr>
          <w:del w:author="toantk" w:date="2022-07-27T18:07:00Z" w:id="4078"/>
        </w:rPr>
      </w:pPr>
      <w:del w:author="toantk" w:date="2022-07-27T18:05:00Z" w:id="4079">
        <w:r w:rsidDel="008F426B">
          <w:delText xml:space="preserve">Hình </w:delText>
        </w:r>
      </w:del>
      <w:ins w:author="Tran Khanh Toan" w:date="2022-07-01T17:42:00Z" w:id="4080">
        <w:del w:author="toantk" w:date="2022-07-27T09:26:00Z" w:id="4081">
          <w:r w:rsidDel="006A7679" w:rsidR="00076894">
            <w:fldChar w:fldCharType="begin"/>
          </w:r>
          <w:r w:rsidDel="006A7679" w:rsidR="00076894">
            <w:delInstrText xml:space="preserve"> STYLEREF 1 \s </w:delInstrText>
          </w:r>
        </w:del>
      </w:ins>
      <w:del w:author="toantk" w:date="2022-07-27T09:26:00Z" w:id="4082">
        <w:r w:rsidDel="006A7679" w:rsidR="00076894">
          <w:fldChar w:fldCharType="separate"/>
        </w:r>
        <w:r w:rsidDel="006A7679" w:rsidR="00076894">
          <w:rPr>
            <w:noProof/>
          </w:rPr>
          <w:delText>7</w:delText>
        </w:r>
      </w:del>
      <w:ins w:author="Tran Khanh Toan" w:date="2022-07-01T17:42:00Z" w:id="4083">
        <w:del w:author="toantk" w:date="2022-07-27T09:26:00Z" w:id="4084">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085">
        <w:r w:rsidDel="006A7679" w:rsidR="00076894">
          <w:fldChar w:fldCharType="separate"/>
        </w:r>
      </w:del>
      <w:ins w:author="Tran Khanh Toan" w:date="2022-07-01T17:42:00Z" w:id="4086">
        <w:del w:author="toantk" w:date="2022-07-27T09:26:00Z" w:id="4087">
          <w:r w:rsidDel="006A7679" w:rsidR="00076894">
            <w:rPr>
              <w:noProof/>
            </w:rPr>
            <w:delText>7</w:delText>
          </w:r>
          <w:r w:rsidDel="006A7679" w:rsidR="00076894">
            <w:fldChar w:fldCharType="end"/>
          </w:r>
        </w:del>
      </w:ins>
      <w:del w:author="toantk" w:date="2022-07-27T18:05:00Z" w:id="4088">
        <w:r w:rsidDel="008F426B" w:rsidR="003F0BD0">
          <w:fldChar w:fldCharType="begin"/>
        </w:r>
        <w:r w:rsidDel="008F426B" w:rsidR="003F0BD0">
          <w:rPr>
            <w:noProof/>
          </w:rPr>
          <w:delInstrText xml:space="preserve"> STYLEREF 1 \s </w:delInstrText>
        </w:r>
        <w:r w:rsidDel="008F426B" w:rsidR="003F0BD0">
          <w:fldChar w:fldCharType="separate"/>
        </w:r>
        <w:r w:rsidDel="008F426B" w:rsidR="00CE3D0F">
          <w:rPr>
            <w:noProof/>
          </w:rPr>
          <w:delText>7</w:delText>
        </w:r>
        <w:r w:rsidDel="008F426B" w:rsidR="003F0BD0">
          <w:fldChar w:fldCharType="end"/>
        </w:r>
        <w:r w:rsidDel="008F426B" w:rsidR="00CE3D0F">
          <w:delText>.</w:delText>
        </w:r>
        <w:r w:rsidDel="008F426B" w:rsidR="003F0BD0">
          <w:fldChar w:fldCharType="begin"/>
        </w:r>
        <w:r w:rsidDel="008F426B" w:rsidR="003F0BD0">
          <w:rPr>
            <w:noProof/>
          </w:rPr>
          <w:delInstrText xml:space="preserve"> SEQ Hình \* ARABIC \s 1 </w:delInstrText>
        </w:r>
        <w:r w:rsidDel="008F426B" w:rsidR="003F0BD0">
          <w:fldChar w:fldCharType="separate"/>
        </w:r>
        <w:r w:rsidDel="008F426B" w:rsidR="00CE3D0F">
          <w:rPr>
            <w:noProof/>
          </w:rPr>
          <w:delText>6</w:delText>
        </w:r>
        <w:r w:rsidDel="008F426B" w:rsidR="003F0BD0">
          <w:fldChar w:fldCharType="end"/>
        </w:r>
        <w:r w:rsidDel="008F426B">
          <w:delText xml:space="preserve"> L</w:delText>
        </w:r>
      </w:del>
      <w:del w:author="toantk" w:date="2022-07-27T18:07:00Z" w:id="4089">
        <w:r w:rsidDel="008F426B">
          <w:delText>uồng điều khiển cấu hình tạo WAN mới</w:delText>
        </w:r>
        <w:r w:rsidDel="008F426B" w:rsidR="0082011E">
          <w:delText xml:space="preserve"> từ OneLink</w:delText>
        </w:r>
      </w:del>
      <w:ins w:author="Tran Khanh Toan" w:date="2022-07-01T15:36:00Z" w:id="4090">
        <w:del w:author="toantk" w:date="2022-07-27T18:07:00Z" w:id="4091">
          <w:r w:rsidDel="008F426B" w:rsidR="007A6979">
            <w:delText>Mobile App</w:delText>
          </w:r>
        </w:del>
      </w:ins>
    </w:p>
    <w:p w:rsidR="00FB7FBB" w:rsidP="00FB7FBB" w:rsidRDefault="00FB7FBB" w14:paraId="47F105F6" w14:textId="772DF0C6">
      <w:pPr>
        <w:rPr>
          <w:b/>
          <w:bCs/>
        </w:rPr>
      </w:pPr>
      <w:del w:author="Tran Khanh Toan" w:date="2022-07-04T09:21:00Z" w:id="4092">
        <w:r w:rsidRPr="00AB6FAB" w:rsidDel="00F02801">
          <w:rPr>
            <w:b/>
            <w:bCs/>
          </w:rPr>
          <w:delText xml:space="preserve">Cấu trúc dữ liệu </w:delText>
        </w:r>
      </w:del>
      <w:ins w:author="Tran Khanh Toan" w:date="2022-07-04T09:22:00Z" w:id="4093">
        <w:r w:rsidR="00F02801">
          <w:rPr>
            <w:b/>
            <w:bCs/>
          </w:rPr>
          <w:t xml:space="preserve">Cấu trúc payload </w:t>
        </w:r>
      </w:ins>
      <w:r w:rsidRPr="00AB6FAB">
        <w:rPr>
          <w:b/>
          <w:bCs/>
        </w:rPr>
        <w:t>của bản tin:</w:t>
      </w:r>
    </w:p>
    <w:p w:rsidR="00FB7FBB" w:rsidP="00FB7FBB" w:rsidRDefault="00FB7FBB" w14:paraId="047E9001" w14:textId="77777777">
      <w:pPr>
        <w:pStyle w:val="ListParagraph"/>
        <w:numPr>
          <w:ilvl w:val="0"/>
          <w:numId w:val="9"/>
        </w:numPr>
        <w:rPr>
          <w:b/>
          <w:bCs/>
        </w:rPr>
      </w:pPr>
      <w:r>
        <w:rPr>
          <w:b/>
          <w:bCs/>
        </w:rPr>
        <w:t xml:space="preserve">WAN </w:t>
      </w:r>
      <w:r w:rsidR="009E4232">
        <w:rPr>
          <w:b/>
          <w:bCs/>
        </w:rPr>
        <w:t>Create</w:t>
      </w:r>
      <w:r>
        <w:rPr>
          <w:b/>
          <w:bCs/>
        </w:rPr>
        <w:t xml:space="preserve"> Request:</w:t>
      </w:r>
    </w:p>
    <w:p w:rsidR="009E4232" w:rsidP="009E4232" w:rsidRDefault="009E4232" w14:paraId="06671D7B" w14:textId="77777777">
      <w:pPr>
        <w:pStyle w:val="FirstLevelBullet"/>
      </w:pPr>
      <w:r>
        <w:t>Tạo WAN PPPoE</w:t>
      </w:r>
    </w:p>
    <w:p w:rsidR="005B0958" w:rsidP="00FB7FBB" w:rsidRDefault="00FB7FBB" w14:paraId="3CE2A41E" w14:textId="6E7A9765">
      <w:pPr>
        <w:pStyle w:val="ListParagraph"/>
      </w:pPr>
      <w:r>
        <w:t>{“action” : “wan</w:t>
      </w:r>
      <w:r w:rsidR="00942D2E">
        <w:t>PPPoE</w:t>
      </w:r>
      <w:r w:rsidR="005B0958">
        <w:t>Create</w:t>
      </w:r>
      <w:r>
        <w:t>”</w:t>
      </w:r>
      <w:r w:rsidR="005B0958">
        <w:t>,</w:t>
      </w:r>
    </w:p>
    <w:p w:rsidR="005B0958" w:rsidP="005B0958" w:rsidRDefault="00045C6B" w14:paraId="5DBEE1B9" w14:textId="75AC4B79">
      <w:pPr>
        <w:pStyle w:val="FirstLevelBullet"/>
        <w:numPr>
          <w:ilvl w:val="0"/>
          <w:numId w:val="0"/>
        </w:numPr>
        <w:ind w:left="720"/>
      </w:pPr>
      <w:r>
        <w:t xml:space="preserve">  “wanIndex” : &lt;wanIndex&gt;</w:t>
      </w:r>
      <w:r w:rsidR="005B0958">
        <w:t>,</w:t>
      </w:r>
    </w:p>
    <w:p w:rsidR="005B0958" w:rsidP="005B0958" w:rsidRDefault="005B0958" w14:paraId="7EE65357" w14:textId="77777777">
      <w:pPr>
        <w:pStyle w:val="FirstLevelBullet"/>
        <w:numPr>
          <w:ilvl w:val="0"/>
          <w:numId w:val="0"/>
        </w:numPr>
        <w:ind w:left="720"/>
      </w:pPr>
      <w:r>
        <w:t xml:space="preserve">  “wanType” : “</w:t>
      </w:r>
      <w:r w:rsidR="009E4232">
        <w:t>PPPoE</w:t>
      </w:r>
      <w:r>
        <w:t>”,</w:t>
      </w:r>
    </w:p>
    <w:p w:rsidR="005B0958" w:rsidP="005B0958" w:rsidRDefault="00045C6B" w14:paraId="65182857" w14:textId="27803C7E">
      <w:pPr>
        <w:pStyle w:val="FirstLevelBullet"/>
        <w:numPr>
          <w:ilvl w:val="0"/>
          <w:numId w:val="0"/>
        </w:numPr>
        <w:ind w:left="720" w:hanging="360"/>
      </w:pPr>
      <w:r>
        <w:t xml:space="preserve">    </w:t>
      </w:r>
      <w:r>
        <w:tab/>
      </w:r>
      <w:r>
        <w:t xml:space="preserve">  “vlanId” : &lt;vlanId&gt;</w:t>
      </w:r>
      <w:r w:rsidR="005B0958">
        <w:t>,</w:t>
      </w:r>
    </w:p>
    <w:p w:rsidR="005B0958" w:rsidP="005B0958" w:rsidRDefault="00045C6B" w14:paraId="6AD075A2" w14:textId="2034C19E">
      <w:pPr>
        <w:pStyle w:val="FirstLevelBullet"/>
        <w:numPr>
          <w:ilvl w:val="0"/>
          <w:numId w:val="0"/>
        </w:numPr>
        <w:ind w:left="720" w:hanging="360"/>
      </w:pPr>
      <w:r>
        <w:t xml:space="preserve">        “802.1p” : &lt;802.1p&gt;</w:t>
      </w:r>
      <w:r w:rsidR="005B0958">
        <w:t>,</w:t>
      </w:r>
    </w:p>
    <w:p w:rsidR="005F0F51" w:rsidP="005B0958" w:rsidRDefault="005F0F51" w14:paraId="6B950B68" w14:textId="0D9DC125">
      <w:pPr>
        <w:pStyle w:val="FirstLevelBullet"/>
        <w:numPr>
          <w:numId w:val="0"/>
        </w:numPr>
        <w:ind w:left="720" w:hanging="360"/>
      </w:pPr>
      <w:r w:rsidR="25FA8F6F">
        <w:rPr/>
        <w:t xml:space="preserve">  “</w:t>
      </w:r>
      <w:proofErr w:type="spellStart"/>
      <w:r w:rsidR="25FA8F6F">
        <w:rPr/>
        <w:t xml:space="preserve">ipVersion</w:t>
      </w:r>
      <w:proofErr w:type="spellEnd"/>
      <w:r w:rsidR="25FA8F6F">
        <w:rPr/>
        <w:t xml:space="preserve">” : “&lt;</w:t>
      </w:r>
      <w:proofErr w:type="spellStart"/>
      <w:r w:rsidR="25FA8F6F">
        <w:rPr/>
        <w:t xml:space="preserve">ipVersion</w:t>
      </w:r>
      <w:proofErr w:type="spellEnd"/>
      <w:r w:rsidR="25FA8F6F">
        <w:rPr/>
        <w:t xml:space="preserve">&gt;”,</w:t>
      </w:r>
    </w:p>
    <w:p w:rsidR="005B0958" w:rsidP="005B0958" w:rsidRDefault="005B0958" w14:paraId="5A3DB47F" w14:textId="77777777">
      <w:pPr>
        <w:pStyle w:val="FirstLevelBullet"/>
        <w:numPr>
          <w:ilvl w:val="0"/>
          <w:numId w:val="0"/>
        </w:numPr>
      </w:pPr>
      <w:r>
        <w:t xml:space="preserve">              “username” : “&lt;username&gt;”,</w:t>
      </w:r>
    </w:p>
    <w:p w:rsidR="005B0958" w:rsidP="005B0958" w:rsidRDefault="005B0958" w14:paraId="0C4254AA" w14:textId="77777777">
      <w:pPr>
        <w:pStyle w:val="FirstLevelBullet"/>
        <w:numPr>
          <w:ilvl w:val="0"/>
          <w:numId w:val="0"/>
        </w:numPr>
        <w:ind w:left="720" w:hanging="360"/>
      </w:pPr>
      <w:r>
        <w:t xml:space="preserve">         “password” : “&lt;password&gt;”,</w:t>
      </w:r>
    </w:p>
    <w:p w:rsidR="005B0958" w:rsidP="005B0958" w:rsidRDefault="005B0958" w14:paraId="67B6C024" w14:textId="1BFA0B81">
      <w:pPr>
        <w:pStyle w:val="FirstLevelBullet"/>
        <w:numPr>
          <w:ilvl w:val="0"/>
          <w:numId w:val="0"/>
        </w:numPr>
        <w:ind w:left="720" w:hanging="360"/>
      </w:pPr>
      <w:r>
        <w:t xml:space="preserve">         “defaultRoute” : “&lt;defaultRoute”&gt;</w:t>
      </w:r>
      <w:r w:rsidR="00D32964">
        <w:t>,</w:t>
      </w:r>
    </w:p>
    <w:p w:rsidR="00D32964" w:rsidP="005B0958" w:rsidRDefault="00D32964" w14:paraId="629818A5" w14:textId="23EE7D00">
      <w:pPr>
        <w:pStyle w:val="FirstLevelBullet"/>
        <w:numPr>
          <w:numId w:val="0"/>
        </w:numPr>
        <w:ind w:left="720" w:hanging="360"/>
      </w:pPr>
      <w:r w:rsidR="484CE15E">
        <w:rPr/>
        <w:t xml:space="preserve">    “</w:t>
      </w:r>
      <w:proofErr w:type="spellStart"/>
      <w:r w:rsidR="484CE15E">
        <w:rPr/>
        <w:t xml:space="preserve">requestId</w:t>
      </w:r>
      <w:proofErr w:type="spellEnd"/>
      <w:r w:rsidR="484CE15E">
        <w:rPr/>
        <w:t xml:space="preserve">” : </w:t>
      </w:r>
      <w:r w:rsidR="43F0A092">
        <w:rPr/>
        <w:t>&lt;</w:t>
      </w:r>
      <w:proofErr w:type="spellStart"/>
      <w:r w:rsidR="43F0A092">
        <w:rPr/>
        <w:t>requestId</w:t>
      </w:r>
      <w:proofErr w:type="spellEnd"/>
      <w:r w:rsidR="43F0A092">
        <w:rPr/>
        <w:t>&gt;</w:t>
      </w:r>
    </w:p>
    <w:p w:rsidR="00FB7FBB" w:rsidP="00FB7FBB" w:rsidRDefault="005B0958" w14:paraId="68F622BB" w14:textId="77777777">
      <w:pPr>
        <w:pStyle w:val="ListParagraph"/>
      </w:pPr>
      <w:r>
        <w:t xml:space="preserve"> </w:t>
      </w:r>
      <w:r w:rsidR="00FB7FBB">
        <w:t>}</w:t>
      </w:r>
    </w:p>
    <w:p w:rsidR="009E4232" w:rsidP="009E4232" w:rsidRDefault="009E4232" w14:paraId="459F513A" w14:textId="77777777">
      <w:pPr>
        <w:pStyle w:val="FirstLevelBullet"/>
      </w:pPr>
      <w:r>
        <w:t>Tạo WAN IPoE:</w:t>
      </w:r>
    </w:p>
    <w:p w:rsidR="009E4232" w:rsidP="009E4232" w:rsidRDefault="009E4232" w14:paraId="0BFBEA20" w14:textId="73C0B89E">
      <w:pPr>
        <w:pStyle w:val="ListParagraph"/>
      </w:pPr>
      <w:r>
        <w:t>{“action” : “wan</w:t>
      </w:r>
      <w:r w:rsidR="00942D2E">
        <w:t>IPoE</w:t>
      </w:r>
      <w:r>
        <w:t>Create”,</w:t>
      </w:r>
    </w:p>
    <w:p w:rsidR="009E4232" w:rsidP="009E4232" w:rsidRDefault="009E4232" w14:paraId="5A518F1C" w14:textId="77777777">
      <w:pPr>
        <w:pStyle w:val="FirstLevelBullet"/>
        <w:numPr>
          <w:ilvl w:val="0"/>
          <w:numId w:val="0"/>
        </w:numPr>
        <w:ind w:left="720"/>
      </w:pPr>
      <w:r>
        <w:lastRenderedPageBreak/>
        <w:t xml:space="preserve">  “wanIndex” : “&lt;wanIndex&gt;”,</w:t>
      </w:r>
    </w:p>
    <w:p w:rsidR="009E4232" w:rsidP="009E4232" w:rsidRDefault="009E4232" w14:paraId="05EC1BF0" w14:textId="77777777">
      <w:pPr>
        <w:pStyle w:val="FirstLevelBullet"/>
        <w:numPr>
          <w:ilvl w:val="0"/>
          <w:numId w:val="0"/>
        </w:numPr>
        <w:ind w:left="720"/>
      </w:pPr>
      <w:r>
        <w:t xml:space="preserve">  “wanType” : “IPoE</w:t>
      </w:r>
      <w:r w:rsidR="00C74A28">
        <w:t xml:space="preserve"> Dynamic</w:t>
      </w:r>
      <w:r>
        <w:t>”,</w:t>
      </w:r>
    </w:p>
    <w:p w:rsidR="009E4232" w:rsidP="009E4232" w:rsidRDefault="009E4232" w14:paraId="4DF875D7" w14:textId="77777777">
      <w:pPr>
        <w:pStyle w:val="FirstLevelBullet"/>
        <w:numPr>
          <w:ilvl w:val="0"/>
          <w:numId w:val="0"/>
        </w:numPr>
        <w:ind w:left="720" w:hanging="360"/>
      </w:pPr>
      <w:r>
        <w:t xml:space="preserve">    </w:t>
      </w:r>
      <w:r>
        <w:tab/>
      </w:r>
      <w:r>
        <w:t xml:space="preserve">  “vlanId” : “&lt;vlanId&gt;”,</w:t>
      </w:r>
    </w:p>
    <w:p w:rsidR="009E4232" w:rsidP="009E4232" w:rsidRDefault="009E4232" w14:paraId="4FCDA706" w14:textId="4F49A1ED">
      <w:pPr>
        <w:pStyle w:val="FirstLevelBullet"/>
        <w:numPr>
          <w:ilvl w:val="0"/>
          <w:numId w:val="0"/>
        </w:numPr>
        <w:ind w:left="720" w:hanging="360"/>
      </w:pPr>
      <w:r>
        <w:t xml:space="preserve">        “802.1p” : “&lt;802.1p&gt;”,</w:t>
      </w:r>
    </w:p>
    <w:p w:rsidR="005F0F51" w:rsidP="009E4232" w:rsidRDefault="005F0F51" w14:paraId="56D5F2C3" w14:textId="32EA47D1">
      <w:pPr>
        <w:pStyle w:val="FirstLevelBullet"/>
        <w:numPr>
          <w:ilvl w:val="0"/>
          <w:numId w:val="0"/>
        </w:numPr>
        <w:ind w:left="720" w:hanging="360"/>
      </w:pPr>
      <w:r>
        <w:t xml:space="preserve">         “ipVersion” : “&lt;ipVersion&gt;”,</w:t>
      </w:r>
    </w:p>
    <w:p w:rsidR="009E4232" w:rsidP="009E4232" w:rsidRDefault="009E4232" w14:paraId="1F8D7CEE" w14:textId="3D0327AC">
      <w:pPr>
        <w:pStyle w:val="FirstLevelBullet"/>
        <w:numPr>
          <w:ilvl w:val="0"/>
          <w:numId w:val="0"/>
        </w:numPr>
        <w:ind w:left="720" w:hanging="360"/>
      </w:pPr>
      <w:r>
        <w:t xml:space="preserve">         “defaultRoute” : “&lt;defaultRoute”&gt;</w:t>
      </w:r>
      <w:r w:rsidR="00D32964">
        <w:t>,</w:t>
      </w:r>
    </w:p>
    <w:p w:rsidR="00D32964" w:rsidP="00D32964" w:rsidRDefault="00D32964" w14:paraId="59ADF199" w14:textId="601320BF">
      <w:pPr>
        <w:pStyle w:val="FirstLevelBullet"/>
        <w:numPr>
          <w:ilvl w:val="0"/>
          <w:numId w:val="0"/>
        </w:numPr>
        <w:ind w:left="720"/>
      </w:pPr>
      <w:r>
        <w:t xml:space="preserve">    “requestId” : </w:t>
      </w:r>
      <w:r w:rsidR="003E0981">
        <w:t>&lt;requestId&gt;</w:t>
      </w:r>
    </w:p>
    <w:p w:rsidR="009E4232" w:rsidP="009E4232" w:rsidRDefault="009E4232" w14:paraId="11FE7195" w14:textId="77777777">
      <w:pPr>
        <w:pStyle w:val="ListParagraph"/>
      </w:pPr>
      <w:r>
        <w:t xml:space="preserve"> }</w:t>
      </w:r>
    </w:p>
    <w:p w:rsidR="009E4232" w:rsidP="009E4232" w:rsidRDefault="009E4232" w14:paraId="695820AA" w14:textId="77777777">
      <w:pPr>
        <w:pStyle w:val="FirstLevelBullet"/>
      </w:pPr>
      <w:r>
        <w:t>Tạo WAN Bridge:</w:t>
      </w:r>
    </w:p>
    <w:p w:rsidR="009E4232" w:rsidP="009E4232" w:rsidRDefault="009E4232" w14:paraId="74EA1B28" w14:textId="5C10ADE6">
      <w:pPr>
        <w:pStyle w:val="ListParagraph"/>
      </w:pPr>
      <w:r>
        <w:t>{“action” : “wan</w:t>
      </w:r>
      <w:r w:rsidR="00942D2E">
        <w:t>Bridge</w:t>
      </w:r>
      <w:r>
        <w:t>Create”,</w:t>
      </w:r>
    </w:p>
    <w:p w:rsidR="009E4232" w:rsidP="009E4232" w:rsidRDefault="009E4232" w14:paraId="5420C1F8" w14:textId="77777777">
      <w:pPr>
        <w:pStyle w:val="FirstLevelBullet"/>
        <w:numPr>
          <w:ilvl w:val="0"/>
          <w:numId w:val="0"/>
        </w:numPr>
        <w:ind w:left="720"/>
      </w:pPr>
      <w:r>
        <w:t xml:space="preserve">  “wanIndex” : “&lt;wanIndex&gt;”,</w:t>
      </w:r>
    </w:p>
    <w:p w:rsidR="009E4232" w:rsidP="009E4232" w:rsidRDefault="009E4232" w14:paraId="07BE2B6D" w14:textId="77777777">
      <w:pPr>
        <w:pStyle w:val="FirstLevelBullet"/>
        <w:numPr>
          <w:ilvl w:val="0"/>
          <w:numId w:val="0"/>
        </w:numPr>
        <w:ind w:left="720"/>
      </w:pPr>
      <w:r>
        <w:t xml:space="preserve">  “wanType” : “Bridge”,</w:t>
      </w:r>
    </w:p>
    <w:p w:rsidR="009E4232" w:rsidP="009E4232" w:rsidRDefault="009E4232" w14:paraId="2594B064" w14:textId="77777777">
      <w:pPr>
        <w:pStyle w:val="FirstLevelBullet"/>
        <w:numPr>
          <w:ilvl w:val="0"/>
          <w:numId w:val="0"/>
        </w:numPr>
        <w:ind w:left="720" w:hanging="360"/>
      </w:pPr>
      <w:r>
        <w:t xml:space="preserve">    </w:t>
      </w:r>
      <w:r>
        <w:tab/>
      </w:r>
      <w:r>
        <w:t xml:space="preserve">  “vlanId” : “&lt;vlanId&gt;”,</w:t>
      </w:r>
    </w:p>
    <w:p w:rsidR="000A34F5" w:rsidP="000A773A" w:rsidRDefault="009E4232" w14:paraId="2D5774A8" w14:textId="45761916">
      <w:pPr>
        <w:pStyle w:val="FirstLevelBullet"/>
        <w:numPr>
          <w:ilvl w:val="0"/>
          <w:numId w:val="0"/>
        </w:numPr>
        <w:ind w:left="720" w:hanging="360"/>
      </w:pPr>
      <w:r>
        <w:t xml:space="preserve">        “802.1p” : “&lt;802.1p&gt;”</w:t>
      </w:r>
      <w:r w:rsidR="00E81EF6">
        <w:t>,</w:t>
      </w:r>
    </w:p>
    <w:p w:rsidR="00D32964" w:rsidP="00D32964" w:rsidRDefault="00D32964" w14:paraId="0551A16B" w14:textId="0F0B5462">
      <w:pPr>
        <w:pStyle w:val="FirstLevelBullet"/>
        <w:numPr>
          <w:ilvl w:val="0"/>
          <w:numId w:val="0"/>
        </w:numPr>
        <w:ind w:left="720"/>
      </w:pPr>
      <w:r>
        <w:t xml:space="preserve">  “requestId” : </w:t>
      </w:r>
      <w:r w:rsidR="003E0981">
        <w:t>&lt;requestId&gt;</w:t>
      </w:r>
    </w:p>
    <w:p w:rsidR="009E4232" w:rsidP="009E4232" w:rsidRDefault="009E4232" w14:paraId="0F23227B" w14:textId="77777777">
      <w:pPr>
        <w:pStyle w:val="ListParagraph"/>
      </w:pPr>
      <w:r>
        <w:t>}</w:t>
      </w:r>
    </w:p>
    <w:p w:rsidR="009E4232" w:rsidP="00FB7FBB" w:rsidRDefault="009E4232" w14:paraId="51EE8D2B" w14:textId="77777777">
      <w:pPr>
        <w:pStyle w:val="ListParagraph"/>
      </w:pPr>
    </w:p>
    <w:p w:rsidR="00FB7FBB" w:rsidP="00FB7FBB" w:rsidRDefault="00FB7FBB" w14:paraId="47AA8536" w14:textId="1179B0D1">
      <w:pPr>
        <w:pStyle w:val="ListParagraph"/>
        <w:numPr>
          <w:ilvl w:val="0"/>
          <w:numId w:val="9"/>
        </w:numPr>
        <w:rPr>
          <w:b/>
          <w:bCs/>
        </w:rPr>
      </w:pPr>
      <w:r>
        <w:rPr>
          <w:b/>
          <w:bCs/>
        </w:rPr>
        <w:t xml:space="preserve">WAN </w:t>
      </w:r>
      <w:r w:rsidR="00F67F81">
        <w:rPr>
          <w:b/>
          <w:bCs/>
        </w:rPr>
        <w:t>create</w:t>
      </w:r>
      <w:r>
        <w:rPr>
          <w:b/>
          <w:bCs/>
        </w:rPr>
        <w:t xml:space="preserve"> Response:</w:t>
      </w:r>
    </w:p>
    <w:p w:rsidRPr="00820762" w:rsidR="00FB7FBB" w:rsidP="00FB7FBB" w:rsidRDefault="005B0958" w14:paraId="73C5333E" w14:textId="77777777">
      <w:pPr>
        <w:pStyle w:val="ListParagraph"/>
        <w:numPr>
          <w:ilvl w:val="1"/>
          <w:numId w:val="9"/>
        </w:numPr>
      </w:pPr>
      <w:r>
        <w:t>Tạo</w:t>
      </w:r>
      <w:r w:rsidR="00FB7FBB">
        <w:t xml:space="preserve"> WAN</w:t>
      </w:r>
      <w:r w:rsidRPr="00820762" w:rsidR="00FB7FBB">
        <w:t xml:space="preserve"> thành công</w:t>
      </w:r>
      <w:r w:rsidR="00FB7FBB">
        <w:t>:</w:t>
      </w:r>
    </w:p>
    <w:p w:rsidR="00FB7FBB" w:rsidP="00FB7FBB" w:rsidRDefault="00FB7FBB" w14:paraId="6F4BCE6D" w14:textId="77777777">
      <w:pPr>
        <w:pStyle w:val="FirstLevelBullet"/>
        <w:numPr>
          <w:ilvl w:val="0"/>
          <w:numId w:val="0"/>
        </w:numPr>
        <w:ind w:left="1080"/>
      </w:pPr>
      <w:r>
        <w:t>{</w:t>
      </w:r>
    </w:p>
    <w:p w:rsidR="00FB7FBB" w:rsidP="00FB7FBB" w:rsidRDefault="00FB7FBB" w14:paraId="4A3B2402" w14:textId="77777777">
      <w:pPr>
        <w:pStyle w:val="FirstLevelBullet"/>
        <w:numPr>
          <w:ilvl w:val="0"/>
          <w:numId w:val="0"/>
        </w:numPr>
        <w:ind w:left="720" w:firstLine="360"/>
      </w:pPr>
      <w:r>
        <w:t>"status": 0,</w:t>
      </w:r>
    </w:p>
    <w:p w:rsidR="00FB7FBB" w:rsidP="00FB7FBB" w:rsidRDefault="00B94824" w14:paraId="59E136AB" w14:textId="580C4279">
      <w:pPr>
        <w:pStyle w:val="FirstLevelBullet"/>
        <w:numPr>
          <w:ilvl w:val="0"/>
          <w:numId w:val="0"/>
        </w:numPr>
        <w:ind w:left="720" w:firstLine="360"/>
      </w:pPr>
      <w:r>
        <w:t>“message”: “</w:t>
      </w:r>
      <w:r w:rsidR="001F1C9A">
        <w:t>Success</w:t>
      </w:r>
      <w:r>
        <w:t>”</w:t>
      </w:r>
      <w:r w:rsidR="00FB7FBB">
        <w:t>,</w:t>
      </w:r>
    </w:p>
    <w:p w:rsidR="00D32964" w:rsidP="00FB7FBB" w:rsidRDefault="00D32964" w14:paraId="4A38E629" w14:textId="5EBD2F01">
      <w:pPr>
        <w:pStyle w:val="FirstLevelBullet"/>
        <w:numPr>
          <w:ilvl w:val="0"/>
          <w:numId w:val="0"/>
        </w:numPr>
        <w:ind w:left="720" w:firstLine="360"/>
      </w:pPr>
      <w:r>
        <w:t xml:space="preserve">“requestId” : </w:t>
      </w:r>
      <w:r w:rsidR="003E0981">
        <w:t>&lt;requestId&gt;</w:t>
      </w:r>
      <w:r>
        <w:t>,</w:t>
      </w:r>
    </w:p>
    <w:p w:rsidR="00FB7FBB" w:rsidP="00FB7FBB" w:rsidRDefault="00FB7FBB" w14:paraId="2FFB2513" w14:textId="77777777">
      <w:pPr>
        <w:pStyle w:val="FirstLevelBullet"/>
        <w:numPr>
          <w:ilvl w:val="0"/>
          <w:numId w:val="0"/>
        </w:numPr>
        <w:ind w:left="720" w:firstLine="360"/>
      </w:pPr>
      <w:r>
        <w:t>"data": {</w:t>
      </w:r>
    </w:p>
    <w:p w:rsidR="00FB7FBB" w:rsidP="00FB7FBB" w:rsidRDefault="00FB7FBB" w14:paraId="50CA1368" w14:textId="77777777">
      <w:pPr>
        <w:pStyle w:val="FirstLevelBullet"/>
        <w:numPr>
          <w:ilvl w:val="0"/>
          <w:numId w:val="0"/>
        </w:numPr>
        <w:ind w:left="720" w:firstLine="360"/>
      </w:pPr>
      <w:r>
        <w:t>}</w:t>
      </w:r>
    </w:p>
    <w:p w:rsidR="00FB7FBB" w:rsidP="00FB7FBB" w:rsidRDefault="00FB7FBB" w14:paraId="73575DE3" w14:textId="77777777">
      <w:pPr>
        <w:pStyle w:val="FirstLevelBullet"/>
        <w:numPr>
          <w:ilvl w:val="0"/>
          <w:numId w:val="0"/>
        </w:numPr>
        <w:ind w:left="720" w:firstLine="360"/>
      </w:pPr>
      <w:r>
        <w:t>}</w:t>
      </w:r>
    </w:p>
    <w:p w:rsidRPr="00820762" w:rsidR="00FB7FBB" w:rsidP="00FB7FBB" w:rsidRDefault="005B0958" w14:paraId="79B9B6E3" w14:textId="77777777">
      <w:pPr>
        <w:pStyle w:val="ListParagraph"/>
        <w:numPr>
          <w:ilvl w:val="1"/>
          <w:numId w:val="9"/>
        </w:numPr>
      </w:pPr>
      <w:r>
        <w:t>Tạo</w:t>
      </w:r>
      <w:r w:rsidR="00FB7FBB">
        <w:t xml:space="preserve"> WAN thất bại:</w:t>
      </w:r>
    </w:p>
    <w:p w:rsidR="00FB7FBB" w:rsidP="00FB7FBB" w:rsidRDefault="00FB7FBB" w14:paraId="64AA122E" w14:textId="77777777">
      <w:pPr>
        <w:pStyle w:val="FirstLevelBullet"/>
        <w:numPr>
          <w:ilvl w:val="0"/>
          <w:numId w:val="0"/>
        </w:numPr>
        <w:ind w:left="1080"/>
      </w:pPr>
      <w:r>
        <w:t>{</w:t>
      </w:r>
    </w:p>
    <w:p w:rsidR="00FB7FBB" w:rsidP="00FB7FBB" w:rsidRDefault="00183521" w14:paraId="6B886851" w14:textId="6A1AC3DA">
      <w:pPr>
        <w:pStyle w:val="FirstLevelBullet"/>
        <w:numPr>
          <w:ilvl w:val="0"/>
          <w:numId w:val="0"/>
        </w:numPr>
        <w:ind w:left="1080"/>
      </w:pPr>
      <w:r>
        <w:t>“status”: &lt;ErrorCode&gt;</w:t>
      </w:r>
      <w:r w:rsidR="00FB7FBB">
        <w:t>,</w:t>
      </w:r>
    </w:p>
    <w:p w:rsidR="00FB7FBB" w:rsidP="00FB7FBB" w:rsidRDefault="00B94824" w14:paraId="6B16E40F" w14:textId="72C410CA">
      <w:pPr>
        <w:pStyle w:val="FirstLevelBullet"/>
        <w:numPr>
          <w:ilvl w:val="0"/>
          <w:numId w:val="0"/>
        </w:numPr>
        <w:ind w:left="1080"/>
      </w:pPr>
      <w:r>
        <w:t>“message”: “&lt;message&gt;”</w:t>
      </w:r>
      <w:r w:rsidR="00FB7FBB">
        <w:t>,</w:t>
      </w:r>
    </w:p>
    <w:p w:rsidR="00D32964" w:rsidP="00FB7FBB" w:rsidRDefault="00D32964" w14:paraId="351532CB" w14:textId="7D74B344">
      <w:pPr>
        <w:pStyle w:val="FirstLevelBullet"/>
        <w:numPr>
          <w:ilvl w:val="0"/>
          <w:numId w:val="0"/>
        </w:numPr>
        <w:ind w:left="1080"/>
      </w:pPr>
      <w:r>
        <w:t xml:space="preserve">“requestId” : </w:t>
      </w:r>
      <w:r w:rsidR="003E0981">
        <w:t>&lt;requestId&gt;</w:t>
      </w:r>
      <w:r>
        <w:t>,</w:t>
      </w:r>
    </w:p>
    <w:p w:rsidR="00FB7FBB" w:rsidP="00FB7FBB" w:rsidRDefault="00FB7FBB" w14:paraId="6837FE5F" w14:textId="77777777">
      <w:pPr>
        <w:pStyle w:val="FirstLevelBullet"/>
        <w:numPr>
          <w:ilvl w:val="0"/>
          <w:numId w:val="0"/>
        </w:numPr>
        <w:ind w:left="1080"/>
      </w:pPr>
      <w:r>
        <w:t>"data": {</w:t>
      </w:r>
    </w:p>
    <w:p w:rsidR="00FB7FBB" w:rsidP="00FB7FBB" w:rsidRDefault="00FB7FBB" w14:paraId="47266425" w14:textId="77777777">
      <w:pPr>
        <w:pStyle w:val="FirstLevelBullet"/>
        <w:numPr>
          <w:ilvl w:val="0"/>
          <w:numId w:val="0"/>
        </w:numPr>
        <w:ind w:left="1080"/>
      </w:pPr>
      <w:r>
        <w:t>}</w:t>
      </w:r>
    </w:p>
    <w:p w:rsidR="00FB7FBB" w:rsidP="00FB7FBB" w:rsidRDefault="00FB7FBB" w14:paraId="26DCACEB" w14:textId="77777777">
      <w:pPr>
        <w:pStyle w:val="FirstLevelBullet"/>
        <w:numPr>
          <w:ilvl w:val="0"/>
          <w:numId w:val="0"/>
        </w:numPr>
        <w:ind w:left="1080"/>
      </w:pPr>
      <w:r>
        <w:t>}</w:t>
      </w:r>
    </w:p>
    <w:p w:rsidR="00FB7FBB" w:rsidP="00FB7FBB" w:rsidRDefault="00FB7FBB" w14:paraId="7AE2862A" w14:textId="77777777">
      <w:pPr>
        <w:pStyle w:val="ListParagraph"/>
        <w:numPr>
          <w:ilvl w:val="0"/>
          <w:numId w:val="9"/>
        </w:numPr>
        <w:rPr>
          <w:b/>
          <w:bCs/>
        </w:rPr>
      </w:pPr>
      <w:r w:rsidRPr="00003BA2">
        <w:rPr>
          <w:b/>
          <w:bCs/>
        </w:rPr>
        <w:t>Mô tả tham số</w:t>
      </w:r>
      <w:r>
        <w:rPr>
          <w:b/>
          <w:bCs/>
        </w:rPr>
        <w:t>:</w:t>
      </w:r>
    </w:p>
    <w:p w:rsidR="00771908" w:rsidP="00771908" w:rsidRDefault="00771908" w14:paraId="1468F777" w14:textId="159A12C5">
      <w:pPr>
        <w:pStyle w:val="Caption"/>
        <w:keepNext/>
      </w:pPr>
      <w:bookmarkStart w:name="_Toc110529158" w:id="4094"/>
      <w:r>
        <w:lastRenderedPageBreak/>
        <w:t xml:space="preserve">Bảng </w:t>
      </w:r>
      <w:ins w:author="toantk" w:date="2022-08-04T17:50:00Z" w:id="4095">
        <w:r w:rsidR="0035117C">
          <w:fldChar w:fldCharType="begin"/>
        </w:r>
        <w:r w:rsidR="0035117C">
          <w:instrText xml:space="preserve"> STYLEREF 1 \s </w:instrText>
        </w:r>
      </w:ins>
      <w:r w:rsidR="0035117C">
        <w:fldChar w:fldCharType="separate"/>
      </w:r>
      <w:r w:rsidR="00533729">
        <w:rPr>
          <w:noProof/>
        </w:rPr>
        <w:t>7</w:t>
      </w:r>
      <w:ins w:author="toantk" w:date="2022-08-04T17:50:00Z" w:id="4096">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9</w:t>
      </w:r>
      <w:ins w:author="toantk" w:date="2022-08-04T17:50:00Z" w:id="4097">
        <w:r w:rsidR="0035117C">
          <w:fldChar w:fldCharType="end"/>
        </w:r>
      </w:ins>
      <w:ins w:author="Tran Khanh Toan" w:date="2022-08-04T09:32:00Z" w:id="4098">
        <w:del w:author="toantk" w:date="2022-08-04T17:50:00Z" w:id="4099">
          <w:r w:rsidDel="0035117C" w:rsidR="00F227FB">
            <w:fldChar w:fldCharType="begin"/>
          </w:r>
          <w:r w:rsidDel="0035117C" w:rsidR="00F227FB">
            <w:delInstrText xml:space="preserve"> STYLEREF 1 \s </w:delInstrText>
          </w:r>
        </w:del>
      </w:ins>
      <w:del w:author="toantk" w:date="2022-08-04T17:50:00Z" w:id="4100">
        <w:r w:rsidDel="0035117C" w:rsidR="00F227FB">
          <w:fldChar w:fldCharType="separate"/>
        </w:r>
        <w:r w:rsidDel="0035117C" w:rsidR="00F227FB">
          <w:rPr>
            <w:noProof/>
          </w:rPr>
          <w:delText>7</w:delText>
        </w:r>
      </w:del>
      <w:ins w:author="Tran Khanh Toan" w:date="2022-08-04T09:32:00Z" w:id="4101">
        <w:del w:author="toantk" w:date="2022-08-04T17:50:00Z" w:id="4102">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4103">
        <w:r w:rsidDel="0035117C" w:rsidR="00F227FB">
          <w:fldChar w:fldCharType="separate"/>
        </w:r>
      </w:del>
      <w:ins w:author="Tran Khanh Toan" w:date="2022-08-04T09:32:00Z" w:id="4104">
        <w:del w:author="toantk" w:date="2022-08-04T17:50:00Z" w:id="4105">
          <w:r w:rsidDel="0035117C" w:rsidR="00F227FB">
            <w:rPr>
              <w:noProof/>
            </w:rPr>
            <w:delText>9</w:delText>
          </w:r>
          <w:r w:rsidDel="0035117C" w:rsidR="00F227FB">
            <w:fldChar w:fldCharType="end"/>
          </w:r>
        </w:del>
      </w:ins>
      <w:ins w:author="toantk" w:date="2022-07-28T09:18:00Z" w:id="4106">
        <w:del w:author="Tran Khanh Toan" w:date="2022-08-03T15:31:00Z" w:id="4107">
          <w:r w:rsidDel="0087204C" w:rsidR="005A0D0F">
            <w:fldChar w:fldCharType="begin"/>
          </w:r>
          <w:r w:rsidDel="0087204C" w:rsidR="005A0D0F">
            <w:delInstrText xml:space="preserve"> STYLEREF 1 \s </w:delInstrText>
          </w:r>
        </w:del>
      </w:ins>
      <w:del w:author="Tran Khanh Toan" w:date="2022-08-03T15:31:00Z" w:id="4108">
        <w:r w:rsidDel="0087204C" w:rsidR="005A0D0F">
          <w:fldChar w:fldCharType="separate"/>
        </w:r>
        <w:r w:rsidDel="0087204C" w:rsidR="005A0D0F">
          <w:rPr>
            <w:noProof/>
          </w:rPr>
          <w:delText>7</w:delText>
        </w:r>
      </w:del>
      <w:ins w:author="toantk" w:date="2022-07-28T09:18:00Z" w:id="4109">
        <w:del w:author="Tran Khanh Toan" w:date="2022-08-03T15:31:00Z" w:id="4110">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4111">
        <w:r w:rsidDel="0087204C" w:rsidR="005A0D0F">
          <w:fldChar w:fldCharType="separate"/>
        </w:r>
      </w:del>
      <w:ins w:author="toantk" w:date="2022-07-28T09:18:00Z" w:id="4112">
        <w:del w:author="Tran Khanh Toan" w:date="2022-08-03T15:31:00Z" w:id="4113">
          <w:r w:rsidDel="0087204C" w:rsidR="005A0D0F">
            <w:rPr>
              <w:noProof/>
            </w:rPr>
            <w:delText>9</w:delText>
          </w:r>
          <w:r w:rsidDel="0087204C" w:rsidR="005A0D0F">
            <w:fldChar w:fldCharType="end"/>
          </w:r>
        </w:del>
      </w:ins>
      <w:ins w:author="Tran Khanh Toan" w:date="2022-07-01T17:36:00Z" w:id="4114">
        <w:del w:author="toantk" w:date="2022-07-27T10:00:00Z" w:id="4115">
          <w:r w:rsidDel="006366F4" w:rsidR="0036606E">
            <w:fldChar w:fldCharType="begin"/>
          </w:r>
          <w:r w:rsidDel="006366F4" w:rsidR="0036606E">
            <w:delInstrText xml:space="preserve"> STYLEREF 1 \s </w:delInstrText>
          </w:r>
        </w:del>
      </w:ins>
      <w:del w:author="toantk" w:date="2022-07-27T10:00:00Z" w:id="4116">
        <w:r w:rsidDel="006366F4" w:rsidR="0036606E">
          <w:fldChar w:fldCharType="separate"/>
        </w:r>
        <w:r w:rsidDel="006366F4" w:rsidR="0036606E">
          <w:rPr>
            <w:noProof/>
          </w:rPr>
          <w:delText>7</w:delText>
        </w:r>
      </w:del>
      <w:ins w:author="Tran Khanh Toan" w:date="2022-07-01T17:36:00Z" w:id="4117">
        <w:del w:author="toantk" w:date="2022-07-27T10:00:00Z" w:id="4118">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4119">
        <w:r w:rsidDel="006366F4" w:rsidR="0036606E">
          <w:fldChar w:fldCharType="separate"/>
        </w:r>
      </w:del>
      <w:ins w:author="Tran Khanh Toan" w:date="2022-07-01T17:36:00Z" w:id="4120">
        <w:del w:author="toantk" w:date="2022-07-27T10:00:00Z" w:id="4121">
          <w:r w:rsidDel="006366F4" w:rsidR="0036606E">
            <w:rPr>
              <w:noProof/>
            </w:rPr>
            <w:delText>5</w:delText>
          </w:r>
          <w:r w:rsidDel="006366F4" w:rsidR="0036606E">
            <w:fldChar w:fldCharType="end"/>
          </w:r>
        </w:del>
      </w:ins>
      <w:del w:author="Tran Khanh Toan" w:date="2022-07-01T14:56:00Z" w:id="4122">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4</w:delText>
        </w:r>
        <w:r w:rsidDel="00A87875" w:rsidR="003F0BD0">
          <w:rPr>
            <w:noProof/>
          </w:rPr>
          <w:fldChar w:fldCharType="end"/>
        </w:r>
      </w:del>
      <w:r>
        <w:t xml:space="preserve"> Bảng mô tả tham số trong luồng điều khiển cấu hình tạo một WAN mới</w:t>
      </w:r>
      <w:bookmarkEnd w:id="4094"/>
    </w:p>
    <w:tbl>
      <w:tblPr>
        <w:tblStyle w:val="TableGrid"/>
        <w:tblW w:w="0" w:type="auto"/>
        <w:tblInd w:w="175" w:type="dxa"/>
        <w:tblLook w:val="04A0" w:firstRow="1" w:lastRow="0" w:firstColumn="1" w:lastColumn="0" w:noHBand="0" w:noVBand="1"/>
      </w:tblPr>
      <w:tblGrid>
        <w:gridCol w:w="713"/>
        <w:gridCol w:w="1622"/>
        <w:gridCol w:w="1561"/>
        <w:gridCol w:w="1083"/>
        <w:gridCol w:w="2383"/>
        <w:gridCol w:w="1688"/>
      </w:tblGrid>
      <w:tr w:rsidR="00FB7FBB" w:rsidTr="00771908" w14:paraId="7E39D83A" w14:textId="77777777">
        <w:tc>
          <w:tcPr>
            <w:tcW w:w="713" w:type="dxa"/>
          </w:tcPr>
          <w:p w:rsidR="00FB7FBB" w:rsidP="00E5021C" w:rsidRDefault="00FB7FBB" w14:paraId="5F41EE72" w14:textId="77777777">
            <w:pPr>
              <w:pStyle w:val="ListParagraph"/>
              <w:ind w:left="0"/>
              <w:rPr>
                <w:b/>
                <w:bCs/>
              </w:rPr>
            </w:pPr>
            <w:r>
              <w:rPr>
                <w:b/>
                <w:bCs/>
              </w:rPr>
              <w:t>STT</w:t>
            </w:r>
          </w:p>
        </w:tc>
        <w:tc>
          <w:tcPr>
            <w:tcW w:w="1622" w:type="dxa"/>
          </w:tcPr>
          <w:p w:rsidR="00FB7FBB" w:rsidP="00E5021C" w:rsidRDefault="00FB7FBB" w14:paraId="7F65688C" w14:textId="77777777">
            <w:pPr>
              <w:pStyle w:val="ListParagraph"/>
              <w:ind w:left="0"/>
              <w:rPr>
                <w:b/>
                <w:bCs/>
              </w:rPr>
            </w:pPr>
            <w:r>
              <w:rPr>
                <w:b/>
                <w:bCs/>
              </w:rPr>
              <w:t>Tham số</w:t>
            </w:r>
          </w:p>
        </w:tc>
        <w:tc>
          <w:tcPr>
            <w:tcW w:w="1561" w:type="dxa"/>
          </w:tcPr>
          <w:p w:rsidR="00FB7FBB" w:rsidP="00E5021C" w:rsidRDefault="00FB7FBB" w14:paraId="7068BA98" w14:textId="77777777">
            <w:pPr>
              <w:pStyle w:val="ListParagraph"/>
              <w:ind w:left="0"/>
              <w:rPr>
                <w:b/>
                <w:bCs/>
              </w:rPr>
            </w:pPr>
            <w:r>
              <w:rPr>
                <w:b/>
                <w:bCs/>
              </w:rPr>
              <w:t>Mô tả</w:t>
            </w:r>
          </w:p>
        </w:tc>
        <w:tc>
          <w:tcPr>
            <w:tcW w:w="1083" w:type="dxa"/>
          </w:tcPr>
          <w:p w:rsidR="00FB7FBB" w:rsidP="00E5021C" w:rsidRDefault="00FB7FBB" w14:paraId="7CCB3D3F" w14:textId="77777777">
            <w:pPr>
              <w:pStyle w:val="ListParagraph"/>
              <w:ind w:left="0"/>
              <w:rPr>
                <w:b/>
                <w:bCs/>
              </w:rPr>
            </w:pPr>
            <w:r>
              <w:rPr>
                <w:b/>
                <w:bCs/>
              </w:rPr>
              <w:t>Kiểu</w:t>
            </w:r>
          </w:p>
        </w:tc>
        <w:tc>
          <w:tcPr>
            <w:tcW w:w="2383" w:type="dxa"/>
          </w:tcPr>
          <w:p w:rsidR="00FB7FBB" w:rsidP="00E5021C" w:rsidRDefault="00FB7FBB" w14:paraId="1BF9869C" w14:textId="77777777">
            <w:pPr>
              <w:pStyle w:val="ListParagraph"/>
              <w:ind w:left="0"/>
              <w:rPr>
                <w:b/>
                <w:bCs/>
              </w:rPr>
            </w:pPr>
            <w:r>
              <w:rPr>
                <w:b/>
                <w:bCs/>
              </w:rPr>
              <w:t>Giá trị</w:t>
            </w:r>
          </w:p>
        </w:tc>
        <w:tc>
          <w:tcPr>
            <w:tcW w:w="1688" w:type="dxa"/>
          </w:tcPr>
          <w:p w:rsidR="00FB7FBB" w:rsidP="00E5021C" w:rsidRDefault="00FB7FBB" w14:paraId="4EADD7BA" w14:textId="77777777">
            <w:pPr>
              <w:pStyle w:val="ListParagraph"/>
              <w:ind w:left="0"/>
              <w:rPr>
                <w:b/>
                <w:bCs/>
              </w:rPr>
            </w:pPr>
            <w:r>
              <w:rPr>
                <w:b/>
                <w:bCs/>
              </w:rPr>
              <w:t>Json Key</w:t>
            </w:r>
          </w:p>
        </w:tc>
      </w:tr>
      <w:tr w:rsidR="00FB7FBB" w:rsidTr="00771908" w14:paraId="4F40B701" w14:textId="77777777">
        <w:tc>
          <w:tcPr>
            <w:tcW w:w="713" w:type="dxa"/>
          </w:tcPr>
          <w:p w:rsidRPr="00020A9F" w:rsidR="00FB7FBB" w:rsidP="00E5021C" w:rsidRDefault="00FB7FBB" w14:paraId="0C292B39" w14:textId="77777777">
            <w:pPr>
              <w:pStyle w:val="ListParagraph"/>
              <w:ind w:left="0"/>
            </w:pPr>
            <w:r w:rsidRPr="00020A9F">
              <w:t>1</w:t>
            </w:r>
          </w:p>
        </w:tc>
        <w:tc>
          <w:tcPr>
            <w:tcW w:w="1622" w:type="dxa"/>
          </w:tcPr>
          <w:p w:rsidRPr="00020A9F" w:rsidR="00FB7FBB" w:rsidP="00E5021C" w:rsidRDefault="00FB7FBB" w14:paraId="226BF0D1" w14:textId="77777777">
            <w:pPr>
              <w:pStyle w:val="ListParagraph"/>
              <w:ind w:left="0"/>
            </w:pPr>
            <w:r>
              <w:t>WAN Index</w:t>
            </w:r>
          </w:p>
        </w:tc>
        <w:tc>
          <w:tcPr>
            <w:tcW w:w="1561" w:type="dxa"/>
          </w:tcPr>
          <w:p w:rsidRPr="00020A9F" w:rsidR="00FB7FBB" w:rsidP="00E5021C" w:rsidRDefault="00FB7FBB" w14:paraId="220243DD" w14:textId="77777777">
            <w:pPr>
              <w:pStyle w:val="ListParagraph"/>
              <w:ind w:left="0"/>
            </w:pPr>
            <w:r>
              <w:t>Index của WAN</w:t>
            </w:r>
          </w:p>
        </w:tc>
        <w:tc>
          <w:tcPr>
            <w:tcW w:w="1083" w:type="dxa"/>
          </w:tcPr>
          <w:p w:rsidRPr="00020A9F" w:rsidR="00FB7FBB" w:rsidP="00E5021C" w:rsidRDefault="00FB7FBB" w14:paraId="4BF24921" w14:textId="77777777">
            <w:pPr>
              <w:pStyle w:val="ListParagraph"/>
              <w:ind w:left="0"/>
            </w:pPr>
            <w:r>
              <w:t>Int</w:t>
            </w:r>
          </w:p>
        </w:tc>
        <w:tc>
          <w:tcPr>
            <w:tcW w:w="2383" w:type="dxa"/>
          </w:tcPr>
          <w:p w:rsidRPr="00020A9F" w:rsidR="00FB7FBB" w:rsidP="00E5021C" w:rsidRDefault="00FB7FBB" w14:paraId="28EC5AA5" w14:textId="77777777">
            <w:pPr>
              <w:pStyle w:val="ListParagraph"/>
              <w:ind w:left="0"/>
            </w:pPr>
            <w:r>
              <w:t>Số nguyên. Có giá trị: 0-7</w:t>
            </w:r>
          </w:p>
        </w:tc>
        <w:tc>
          <w:tcPr>
            <w:tcW w:w="1688" w:type="dxa"/>
          </w:tcPr>
          <w:p w:rsidRPr="00020A9F" w:rsidR="00FB7FBB" w:rsidP="00E5021C" w:rsidRDefault="00FB7FBB" w14:paraId="0E5E35C0" w14:textId="77777777">
            <w:pPr>
              <w:pStyle w:val="ListParagraph"/>
              <w:ind w:left="0"/>
            </w:pPr>
            <w:r>
              <w:t>wanIndex</w:t>
            </w:r>
          </w:p>
        </w:tc>
      </w:tr>
      <w:tr w:rsidR="00FB7FBB" w:rsidTr="00771908" w14:paraId="17B13D92" w14:textId="77777777">
        <w:tc>
          <w:tcPr>
            <w:tcW w:w="713" w:type="dxa"/>
          </w:tcPr>
          <w:p w:rsidRPr="00020A9F" w:rsidR="00FB7FBB" w:rsidP="00E5021C" w:rsidRDefault="00FB7FBB" w14:paraId="00B97A4F" w14:textId="77777777">
            <w:pPr>
              <w:pStyle w:val="ListParagraph"/>
              <w:ind w:left="0"/>
            </w:pPr>
            <w:r>
              <w:t>2</w:t>
            </w:r>
          </w:p>
        </w:tc>
        <w:tc>
          <w:tcPr>
            <w:tcW w:w="1622" w:type="dxa"/>
          </w:tcPr>
          <w:p w:rsidRPr="00020A9F" w:rsidR="00FB7FBB" w:rsidP="00E5021C" w:rsidRDefault="00FB7FBB" w14:paraId="6695CD1D" w14:textId="77777777">
            <w:pPr>
              <w:pStyle w:val="ListParagraph"/>
              <w:ind w:left="0"/>
            </w:pPr>
            <w:r>
              <w:t>WAN Type</w:t>
            </w:r>
          </w:p>
        </w:tc>
        <w:tc>
          <w:tcPr>
            <w:tcW w:w="1561" w:type="dxa"/>
          </w:tcPr>
          <w:p w:rsidR="00FB7FBB" w:rsidP="00E5021C" w:rsidRDefault="00FB7FBB" w14:paraId="1BEAB605" w14:textId="77777777">
            <w:pPr>
              <w:pStyle w:val="ListParagraph"/>
              <w:ind w:left="0"/>
            </w:pPr>
            <w:r>
              <w:t>Loại WAN</w:t>
            </w:r>
          </w:p>
        </w:tc>
        <w:tc>
          <w:tcPr>
            <w:tcW w:w="1083" w:type="dxa"/>
          </w:tcPr>
          <w:p w:rsidR="00FB7FBB" w:rsidP="00E5021C" w:rsidRDefault="00FB7FBB" w14:paraId="16558CA6" w14:textId="77777777">
            <w:pPr>
              <w:pStyle w:val="ListParagraph"/>
              <w:ind w:left="0"/>
            </w:pPr>
            <w:r>
              <w:t>string</w:t>
            </w:r>
          </w:p>
        </w:tc>
        <w:tc>
          <w:tcPr>
            <w:tcW w:w="2383" w:type="dxa"/>
          </w:tcPr>
          <w:p w:rsidR="00FB7FBB" w:rsidP="00E5021C" w:rsidRDefault="00FB7FBB" w14:paraId="6B0183EF" w14:textId="77777777">
            <w:pPr>
              <w:pStyle w:val="ListParagraph"/>
              <w:ind w:left="0"/>
            </w:pPr>
            <w:r>
              <w:t>PPPoE/IPoE/Bridge</w:t>
            </w:r>
          </w:p>
        </w:tc>
        <w:tc>
          <w:tcPr>
            <w:tcW w:w="1688" w:type="dxa"/>
          </w:tcPr>
          <w:p w:rsidR="00FB7FBB" w:rsidP="00E5021C" w:rsidRDefault="00FB7FBB" w14:paraId="342F5A8A" w14:textId="77777777">
            <w:pPr>
              <w:pStyle w:val="ListParagraph"/>
              <w:ind w:left="0"/>
            </w:pPr>
            <w:r>
              <w:t>wanType</w:t>
            </w:r>
          </w:p>
        </w:tc>
      </w:tr>
      <w:tr w:rsidR="00FB7FBB" w:rsidTr="00771908" w14:paraId="6CCE3223" w14:textId="77777777">
        <w:tc>
          <w:tcPr>
            <w:tcW w:w="713" w:type="dxa"/>
          </w:tcPr>
          <w:p w:rsidRPr="00020A9F" w:rsidR="00FB7FBB" w:rsidP="00E5021C" w:rsidRDefault="00FB7FBB" w14:paraId="0593D0ED" w14:textId="77777777">
            <w:pPr>
              <w:pStyle w:val="ListParagraph"/>
              <w:ind w:left="0"/>
            </w:pPr>
            <w:r>
              <w:t>3</w:t>
            </w:r>
          </w:p>
        </w:tc>
        <w:tc>
          <w:tcPr>
            <w:tcW w:w="1622" w:type="dxa"/>
          </w:tcPr>
          <w:p w:rsidRPr="00020A9F" w:rsidR="00FB7FBB" w:rsidP="00E5021C" w:rsidRDefault="00FB7FBB" w14:paraId="12C2C122" w14:textId="77777777">
            <w:pPr>
              <w:pStyle w:val="ListParagraph"/>
              <w:ind w:left="0"/>
            </w:pPr>
            <w:r>
              <w:t>vlanID</w:t>
            </w:r>
          </w:p>
        </w:tc>
        <w:tc>
          <w:tcPr>
            <w:tcW w:w="1561" w:type="dxa"/>
          </w:tcPr>
          <w:p w:rsidR="00FB7FBB" w:rsidP="00E5021C" w:rsidRDefault="00FB7FBB" w14:paraId="5477EF32" w14:textId="77777777">
            <w:pPr>
              <w:pStyle w:val="ListParagraph"/>
              <w:ind w:left="0"/>
            </w:pPr>
            <w:r>
              <w:t>VLAN ID</w:t>
            </w:r>
          </w:p>
        </w:tc>
        <w:tc>
          <w:tcPr>
            <w:tcW w:w="1083" w:type="dxa"/>
          </w:tcPr>
          <w:p w:rsidR="00FB7FBB" w:rsidP="00E5021C" w:rsidRDefault="00FB7FBB" w14:paraId="182033B3" w14:textId="77777777">
            <w:pPr>
              <w:pStyle w:val="ListParagraph"/>
              <w:ind w:left="0"/>
            </w:pPr>
            <w:r>
              <w:t>Int</w:t>
            </w:r>
          </w:p>
        </w:tc>
        <w:tc>
          <w:tcPr>
            <w:tcW w:w="2383" w:type="dxa"/>
          </w:tcPr>
          <w:p w:rsidR="00FB7FBB" w:rsidP="00E5021C" w:rsidRDefault="00FB7FBB" w14:paraId="266C0809" w14:textId="77777777">
            <w:pPr>
              <w:pStyle w:val="ListParagraph"/>
              <w:ind w:left="0"/>
            </w:pPr>
            <w:r>
              <w:t>Số nguyên. Có giá trị: 0-4095</w:t>
            </w:r>
          </w:p>
        </w:tc>
        <w:tc>
          <w:tcPr>
            <w:tcW w:w="1688" w:type="dxa"/>
          </w:tcPr>
          <w:p w:rsidR="00FB7FBB" w:rsidP="00E5021C" w:rsidRDefault="00FB7FBB" w14:paraId="197D08FB" w14:textId="77777777">
            <w:pPr>
              <w:pStyle w:val="ListParagraph"/>
              <w:ind w:left="0"/>
            </w:pPr>
            <w:r>
              <w:t>vlanID</w:t>
            </w:r>
          </w:p>
        </w:tc>
      </w:tr>
      <w:tr w:rsidR="00FB7FBB" w:rsidTr="00771908" w14:paraId="15E978DE" w14:textId="77777777">
        <w:tc>
          <w:tcPr>
            <w:tcW w:w="713" w:type="dxa"/>
          </w:tcPr>
          <w:p w:rsidR="00FB7FBB" w:rsidP="00E5021C" w:rsidRDefault="00FB7FBB" w14:paraId="3D666851" w14:textId="77777777">
            <w:pPr>
              <w:pStyle w:val="ListParagraph"/>
              <w:ind w:left="0"/>
            </w:pPr>
            <w:r>
              <w:t>4</w:t>
            </w:r>
          </w:p>
        </w:tc>
        <w:tc>
          <w:tcPr>
            <w:tcW w:w="1622" w:type="dxa"/>
          </w:tcPr>
          <w:p w:rsidR="00FB7FBB" w:rsidP="00E5021C" w:rsidRDefault="00FB7FBB" w14:paraId="1CBCD228" w14:textId="77777777">
            <w:pPr>
              <w:pStyle w:val="ListParagraph"/>
              <w:ind w:left="0"/>
            </w:pPr>
            <w:r>
              <w:t>802.1p</w:t>
            </w:r>
          </w:p>
        </w:tc>
        <w:tc>
          <w:tcPr>
            <w:tcW w:w="1561" w:type="dxa"/>
          </w:tcPr>
          <w:p w:rsidR="00FB7FBB" w:rsidP="00E5021C" w:rsidRDefault="00FB7FBB" w14:paraId="12D6FD22" w14:textId="77777777">
            <w:pPr>
              <w:pStyle w:val="ListParagraph"/>
              <w:ind w:left="0"/>
            </w:pPr>
            <w:r>
              <w:t>VLAN Priority</w:t>
            </w:r>
          </w:p>
        </w:tc>
        <w:tc>
          <w:tcPr>
            <w:tcW w:w="1083" w:type="dxa"/>
          </w:tcPr>
          <w:p w:rsidR="00FB7FBB" w:rsidP="00E5021C" w:rsidRDefault="00FB7FBB" w14:paraId="5CB9C875" w14:textId="77777777">
            <w:pPr>
              <w:pStyle w:val="ListParagraph"/>
              <w:ind w:left="0"/>
            </w:pPr>
            <w:r>
              <w:t>Int</w:t>
            </w:r>
          </w:p>
        </w:tc>
        <w:tc>
          <w:tcPr>
            <w:tcW w:w="2383" w:type="dxa"/>
          </w:tcPr>
          <w:p w:rsidR="00FB7FBB" w:rsidP="00E5021C" w:rsidRDefault="00FB7FBB" w14:paraId="5E4C18CD" w14:textId="77777777">
            <w:pPr>
              <w:pStyle w:val="ListParagraph"/>
              <w:ind w:left="0"/>
            </w:pPr>
            <w:r>
              <w:t>Số nguyên. Có giá trị: 0-7</w:t>
            </w:r>
          </w:p>
        </w:tc>
        <w:tc>
          <w:tcPr>
            <w:tcW w:w="1688" w:type="dxa"/>
          </w:tcPr>
          <w:p w:rsidR="00FB7FBB" w:rsidP="00E5021C" w:rsidRDefault="00FB7FBB" w14:paraId="28606AAF" w14:textId="77777777">
            <w:pPr>
              <w:pStyle w:val="ListParagraph"/>
              <w:ind w:left="0"/>
            </w:pPr>
            <w:r>
              <w:t>802.1p</w:t>
            </w:r>
          </w:p>
        </w:tc>
      </w:tr>
      <w:tr w:rsidR="005F0F51" w:rsidTr="00771908" w14:paraId="5CB35DB0" w14:textId="77777777">
        <w:tc>
          <w:tcPr>
            <w:tcW w:w="713" w:type="dxa"/>
          </w:tcPr>
          <w:p w:rsidR="005F0F51" w:rsidP="005F0F51" w:rsidRDefault="005F0F51" w14:paraId="78B76A3F" w14:textId="7E41971C">
            <w:pPr>
              <w:pStyle w:val="ListParagraph"/>
              <w:ind w:left="0"/>
            </w:pPr>
            <w:r>
              <w:t>5</w:t>
            </w:r>
          </w:p>
        </w:tc>
        <w:tc>
          <w:tcPr>
            <w:tcW w:w="1622" w:type="dxa"/>
          </w:tcPr>
          <w:p w:rsidR="005F0F51" w:rsidP="005F0F51" w:rsidRDefault="005F0F51" w14:paraId="2F73D8F1" w14:textId="354EFC97">
            <w:pPr>
              <w:pStyle w:val="ListParagraph"/>
              <w:ind w:left="0"/>
            </w:pPr>
            <w:r>
              <w:t>IP version</w:t>
            </w:r>
          </w:p>
        </w:tc>
        <w:tc>
          <w:tcPr>
            <w:tcW w:w="1561" w:type="dxa"/>
          </w:tcPr>
          <w:p w:rsidR="005F0F51" w:rsidP="005F0F51" w:rsidRDefault="005F0F51" w14:paraId="0A565851" w14:textId="323D0A98">
            <w:pPr>
              <w:pStyle w:val="ListParagraph"/>
              <w:ind w:left="0"/>
            </w:pPr>
            <w:r>
              <w:t>IP version của WAN chỉ có đối với WANType= IPoE/PPPoE</w:t>
            </w:r>
          </w:p>
        </w:tc>
        <w:tc>
          <w:tcPr>
            <w:tcW w:w="1083" w:type="dxa"/>
          </w:tcPr>
          <w:p w:rsidR="005F0F51" w:rsidP="005F0F51" w:rsidRDefault="005F0F51" w14:paraId="2D86C8D5" w14:textId="6ACC259C">
            <w:pPr>
              <w:pStyle w:val="ListParagraph"/>
              <w:ind w:left="0"/>
            </w:pPr>
            <w:r>
              <w:t>String</w:t>
            </w:r>
          </w:p>
        </w:tc>
        <w:tc>
          <w:tcPr>
            <w:tcW w:w="2383" w:type="dxa"/>
          </w:tcPr>
          <w:p w:rsidR="005F0F51" w:rsidP="005F0F51" w:rsidRDefault="005F0F51" w14:paraId="34CBBAF2" w14:textId="77777777">
            <w:pPr>
              <w:pStyle w:val="ListParagraph"/>
              <w:ind w:left="0"/>
            </w:pPr>
            <w:r>
              <w:t>Chuỗi ký tự trong danh sách sau:</w:t>
            </w:r>
          </w:p>
          <w:p w:rsidR="005F0F51" w:rsidP="005F0F51" w:rsidRDefault="005F0F51" w14:paraId="26D37011" w14:textId="06CFB7B3">
            <w:pPr>
              <w:pStyle w:val="ListParagraph"/>
              <w:ind w:left="0"/>
            </w:pPr>
            <w:r>
              <w:t>IPv4/IPv6/Dualstack</w:t>
            </w:r>
          </w:p>
        </w:tc>
        <w:tc>
          <w:tcPr>
            <w:tcW w:w="1688" w:type="dxa"/>
          </w:tcPr>
          <w:p w:rsidR="005F0F51" w:rsidP="005F0F51" w:rsidRDefault="005F0F51" w14:paraId="187F0A1B" w14:textId="69C70313">
            <w:pPr>
              <w:pStyle w:val="ListParagraph"/>
              <w:ind w:left="0"/>
            </w:pPr>
            <w:r>
              <w:t>ipVersion</w:t>
            </w:r>
          </w:p>
        </w:tc>
      </w:tr>
      <w:tr w:rsidR="00FB7FBB" w:rsidTr="00771908" w14:paraId="1B2B1286" w14:textId="77777777">
        <w:tc>
          <w:tcPr>
            <w:tcW w:w="713" w:type="dxa"/>
          </w:tcPr>
          <w:p w:rsidR="00FB7FBB" w:rsidP="00E5021C" w:rsidRDefault="005F0F51" w14:paraId="38CEA674" w14:textId="7F36A7DC">
            <w:pPr>
              <w:pStyle w:val="ListParagraph"/>
              <w:ind w:left="0"/>
            </w:pPr>
            <w:r>
              <w:t>6</w:t>
            </w:r>
          </w:p>
        </w:tc>
        <w:tc>
          <w:tcPr>
            <w:tcW w:w="1622" w:type="dxa"/>
          </w:tcPr>
          <w:p w:rsidR="00FB7FBB" w:rsidP="00E5021C" w:rsidRDefault="00FB7FBB" w14:paraId="6AD486C1" w14:textId="77777777">
            <w:pPr>
              <w:pStyle w:val="ListParagraph"/>
              <w:ind w:left="0"/>
            </w:pPr>
            <w:r>
              <w:t>Username</w:t>
            </w:r>
          </w:p>
        </w:tc>
        <w:tc>
          <w:tcPr>
            <w:tcW w:w="1561" w:type="dxa"/>
          </w:tcPr>
          <w:p w:rsidR="00FB7FBB" w:rsidP="00E5021C" w:rsidRDefault="00FB7FBB" w14:paraId="7642996A" w14:textId="77777777">
            <w:pPr>
              <w:pStyle w:val="ListParagraph"/>
              <w:ind w:left="0"/>
            </w:pPr>
            <w:r>
              <w:t>Username PPPoE chỉ có giá trị đối với WAN Type = PPPoE</w:t>
            </w:r>
          </w:p>
        </w:tc>
        <w:tc>
          <w:tcPr>
            <w:tcW w:w="1083" w:type="dxa"/>
          </w:tcPr>
          <w:p w:rsidR="00FB7FBB" w:rsidP="00E5021C" w:rsidRDefault="00FB7FBB" w14:paraId="740468B9" w14:textId="77777777">
            <w:pPr>
              <w:pStyle w:val="ListParagraph"/>
              <w:ind w:left="0"/>
            </w:pPr>
            <w:r>
              <w:t>String</w:t>
            </w:r>
          </w:p>
        </w:tc>
        <w:tc>
          <w:tcPr>
            <w:tcW w:w="2383" w:type="dxa"/>
          </w:tcPr>
          <w:p w:rsidR="00FB7FBB" w:rsidP="00E5021C" w:rsidRDefault="00FB7FBB" w14:paraId="68326CBA" w14:textId="77777777">
            <w:pPr>
              <w:pStyle w:val="ListParagraph"/>
              <w:ind w:left="0"/>
            </w:pPr>
            <w:r>
              <w:t>Chuỗi ký tự</w:t>
            </w:r>
            <w:r w:rsidR="00D74DA6">
              <w:t>. Các ký tự đọc được bao gồm các ký tự chữ, số, các ký tự đặc biệt. Không chấp nhận ký tự tiếng việt.</w:t>
            </w:r>
          </w:p>
          <w:p w:rsidR="00D74DA6" w:rsidP="00E5021C" w:rsidRDefault="00D66879" w14:paraId="71820E95" w14:textId="77777777">
            <w:pPr>
              <w:pStyle w:val="ListParagraph"/>
              <w:ind w:left="0"/>
            </w:pPr>
            <w:r>
              <w:t>Độ dài: 1-64</w:t>
            </w:r>
          </w:p>
          <w:p w:rsidR="00D74DA6" w:rsidP="00E5021C" w:rsidRDefault="00D74DA6" w14:paraId="2576635D" w14:textId="77777777">
            <w:pPr>
              <w:pStyle w:val="ListParagraph"/>
              <w:ind w:left="0"/>
            </w:pPr>
          </w:p>
        </w:tc>
        <w:tc>
          <w:tcPr>
            <w:tcW w:w="1688" w:type="dxa"/>
          </w:tcPr>
          <w:p w:rsidR="00FB7FBB" w:rsidP="00E5021C" w:rsidRDefault="00FB7FBB" w14:paraId="49CEBCBA" w14:textId="77777777">
            <w:pPr>
              <w:pStyle w:val="ListParagraph"/>
              <w:ind w:left="0"/>
            </w:pPr>
            <w:r>
              <w:t>username</w:t>
            </w:r>
          </w:p>
        </w:tc>
      </w:tr>
      <w:tr w:rsidR="00FB7FBB" w:rsidTr="00771908" w14:paraId="10ABDA15" w14:textId="77777777">
        <w:tc>
          <w:tcPr>
            <w:tcW w:w="713" w:type="dxa"/>
          </w:tcPr>
          <w:p w:rsidR="00FB7FBB" w:rsidP="00E5021C" w:rsidRDefault="005F0F51" w14:paraId="5E72682F" w14:textId="21391AD7">
            <w:pPr>
              <w:pStyle w:val="ListParagraph"/>
              <w:ind w:left="0"/>
            </w:pPr>
            <w:r>
              <w:t>7</w:t>
            </w:r>
          </w:p>
        </w:tc>
        <w:tc>
          <w:tcPr>
            <w:tcW w:w="1622" w:type="dxa"/>
          </w:tcPr>
          <w:p w:rsidR="00FB7FBB" w:rsidP="00E5021C" w:rsidRDefault="00FB7FBB" w14:paraId="6613B42E" w14:textId="77777777">
            <w:pPr>
              <w:pStyle w:val="ListParagraph"/>
              <w:ind w:left="0"/>
            </w:pPr>
            <w:r>
              <w:t>Password</w:t>
            </w:r>
          </w:p>
        </w:tc>
        <w:tc>
          <w:tcPr>
            <w:tcW w:w="1561" w:type="dxa"/>
          </w:tcPr>
          <w:p w:rsidR="00FB7FBB" w:rsidP="00E5021C" w:rsidRDefault="00FB7FBB" w14:paraId="1CF43223" w14:textId="77777777">
            <w:pPr>
              <w:pStyle w:val="ListParagraph"/>
              <w:ind w:left="0"/>
            </w:pPr>
            <w:r>
              <w:t xml:space="preserve">Password PPPoE chỉ có giá trị đối với WAN Type = </w:t>
            </w:r>
            <w:r w:rsidR="00171CD1">
              <w:t>PPPoE</w:t>
            </w:r>
          </w:p>
        </w:tc>
        <w:tc>
          <w:tcPr>
            <w:tcW w:w="1083" w:type="dxa"/>
          </w:tcPr>
          <w:p w:rsidR="00FB7FBB" w:rsidP="00E5021C" w:rsidRDefault="00FB7FBB" w14:paraId="5F3431FE" w14:textId="77777777">
            <w:pPr>
              <w:pStyle w:val="ListParagraph"/>
              <w:ind w:left="0"/>
            </w:pPr>
            <w:r>
              <w:t>String</w:t>
            </w:r>
          </w:p>
        </w:tc>
        <w:tc>
          <w:tcPr>
            <w:tcW w:w="2383" w:type="dxa"/>
          </w:tcPr>
          <w:p w:rsidR="00D66879" w:rsidP="00D66879" w:rsidRDefault="00FB7FBB" w14:paraId="706ECFD6" w14:textId="77777777">
            <w:pPr>
              <w:pStyle w:val="ListParagraph"/>
              <w:ind w:left="0"/>
            </w:pPr>
            <w:r>
              <w:t>Chuỗi ký tự</w:t>
            </w:r>
            <w:r w:rsidR="00D66879">
              <w:t>. Các ký tự đọc được bao gồm các ký tự chữ, số, các ký tự đặc biệt. Không chấp nhận ký tự tiếng việt.</w:t>
            </w:r>
          </w:p>
          <w:p w:rsidR="00FB7FBB" w:rsidP="00E5021C" w:rsidRDefault="00D66879" w14:paraId="66283A87" w14:textId="77777777">
            <w:pPr>
              <w:pStyle w:val="ListParagraph"/>
              <w:ind w:left="0"/>
            </w:pPr>
            <w:r>
              <w:t>Độ dài: 1-64</w:t>
            </w:r>
          </w:p>
        </w:tc>
        <w:tc>
          <w:tcPr>
            <w:tcW w:w="1688" w:type="dxa"/>
          </w:tcPr>
          <w:p w:rsidR="00FB7FBB" w:rsidP="00E5021C" w:rsidRDefault="00FB7FBB" w14:paraId="305A3B90" w14:textId="77777777">
            <w:pPr>
              <w:pStyle w:val="ListParagraph"/>
              <w:ind w:left="0"/>
            </w:pPr>
            <w:r>
              <w:t>password</w:t>
            </w:r>
          </w:p>
        </w:tc>
      </w:tr>
      <w:tr w:rsidR="00FB7FBB" w:rsidTr="00771908" w14:paraId="11B8210F" w14:textId="77777777">
        <w:tc>
          <w:tcPr>
            <w:tcW w:w="713" w:type="dxa"/>
          </w:tcPr>
          <w:p w:rsidR="00FB7FBB" w:rsidP="00E5021C" w:rsidRDefault="005F0F51" w14:paraId="2BDA1825" w14:textId="4C7D0AD9">
            <w:pPr>
              <w:pStyle w:val="ListParagraph"/>
              <w:ind w:left="0"/>
            </w:pPr>
            <w:r>
              <w:t>8</w:t>
            </w:r>
          </w:p>
        </w:tc>
        <w:tc>
          <w:tcPr>
            <w:tcW w:w="1622" w:type="dxa"/>
          </w:tcPr>
          <w:p w:rsidR="00FB7FBB" w:rsidP="00E5021C" w:rsidRDefault="00FB7FBB" w14:paraId="68DD05FA" w14:textId="77777777">
            <w:pPr>
              <w:pStyle w:val="ListParagraph"/>
              <w:ind w:left="0"/>
            </w:pPr>
            <w:r>
              <w:t>DefaultRoute</w:t>
            </w:r>
          </w:p>
        </w:tc>
        <w:tc>
          <w:tcPr>
            <w:tcW w:w="1561" w:type="dxa"/>
          </w:tcPr>
          <w:p w:rsidR="00FB7FBB" w:rsidP="00E5021C" w:rsidRDefault="00FB7FBB" w14:paraId="023B2D0D" w14:textId="77777777">
            <w:pPr>
              <w:pStyle w:val="ListParagraph"/>
              <w:ind w:left="0"/>
            </w:pPr>
            <w:r>
              <w:t>WAN có được chọn là DefaulRoute hay không</w:t>
            </w:r>
            <w:r w:rsidR="00171CD1">
              <w:t>. Chỉ có trường này đối với WAN Type = PPPoE/IPoE</w:t>
            </w:r>
          </w:p>
        </w:tc>
        <w:tc>
          <w:tcPr>
            <w:tcW w:w="1083" w:type="dxa"/>
          </w:tcPr>
          <w:p w:rsidR="00FB7FBB" w:rsidP="00E5021C" w:rsidRDefault="00FB7FBB" w14:paraId="333C0E69" w14:textId="77777777">
            <w:pPr>
              <w:pStyle w:val="ListParagraph"/>
              <w:ind w:left="0"/>
            </w:pPr>
            <w:r>
              <w:t>Boolean</w:t>
            </w:r>
          </w:p>
        </w:tc>
        <w:tc>
          <w:tcPr>
            <w:tcW w:w="2383" w:type="dxa"/>
          </w:tcPr>
          <w:p w:rsidR="00FB7FBB" w:rsidP="00E5021C" w:rsidRDefault="00FB7FBB" w14:paraId="22019EF3" w14:textId="77777777">
            <w:pPr>
              <w:pStyle w:val="ListParagraph"/>
              <w:ind w:left="0"/>
            </w:pPr>
          </w:p>
        </w:tc>
        <w:tc>
          <w:tcPr>
            <w:tcW w:w="1688" w:type="dxa"/>
          </w:tcPr>
          <w:p w:rsidR="00FB7FBB" w:rsidP="00E5021C" w:rsidRDefault="00FB7FBB" w14:paraId="333BA1BA" w14:textId="77777777">
            <w:pPr>
              <w:pStyle w:val="ListParagraph"/>
              <w:ind w:left="0"/>
            </w:pPr>
            <w:r>
              <w:t>defaultRoute</w:t>
            </w:r>
          </w:p>
        </w:tc>
      </w:tr>
      <w:tr w:rsidR="00E061D9" w:rsidTr="00771908" w14:paraId="4FF27A53" w14:textId="77777777">
        <w:tc>
          <w:tcPr>
            <w:tcW w:w="713" w:type="dxa"/>
          </w:tcPr>
          <w:p w:rsidR="00E061D9" w:rsidP="00E5021C" w:rsidRDefault="00E061D9" w14:paraId="5FD8F0AC" w14:textId="62B93987">
            <w:pPr>
              <w:pStyle w:val="ListParagraph"/>
              <w:ind w:left="0"/>
            </w:pPr>
          </w:p>
        </w:tc>
        <w:tc>
          <w:tcPr>
            <w:tcW w:w="1622" w:type="dxa"/>
          </w:tcPr>
          <w:p w:rsidR="00E061D9" w:rsidP="00E5021C" w:rsidRDefault="00E061D9" w14:paraId="2095E77A" w14:textId="7F43AFB9">
            <w:pPr>
              <w:pStyle w:val="ListParagraph"/>
              <w:ind w:left="0"/>
            </w:pPr>
          </w:p>
        </w:tc>
        <w:tc>
          <w:tcPr>
            <w:tcW w:w="1561" w:type="dxa"/>
          </w:tcPr>
          <w:p w:rsidR="002B4C37" w:rsidP="00E5021C" w:rsidRDefault="002B4C37" w14:paraId="2E2D3542" w14:textId="303513C1">
            <w:pPr>
              <w:pStyle w:val="ListParagraph"/>
              <w:ind w:left="0"/>
            </w:pPr>
          </w:p>
        </w:tc>
        <w:tc>
          <w:tcPr>
            <w:tcW w:w="1083" w:type="dxa"/>
          </w:tcPr>
          <w:p w:rsidR="00E061D9" w:rsidP="00E5021C" w:rsidRDefault="00E061D9" w14:paraId="1760F3E1" w14:textId="4C13D73D">
            <w:pPr>
              <w:pStyle w:val="ListParagraph"/>
              <w:ind w:left="0"/>
            </w:pPr>
          </w:p>
        </w:tc>
        <w:tc>
          <w:tcPr>
            <w:tcW w:w="2383" w:type="dxa"/>
          </w:tcPr>
          <w:p w:rsidR="002B4C37" w:rsidP="00E5021C" w:rsidRDefault="002B4C37" w14:paraId="1BE387F0" w14:textId="187B4507">
            <w:pPr>
              <w:pStyle w:val="ListParagraph"/>
              <w:ind w:left="0"/>
            </w:pPr>
          </w:p>
        </w:tc>
        <w:tc>
          <w:tcPr>
            <w:tcW w:w="1688" w:type="dxa"/>
          </w:tcPr>
          <w:p w:rsidR="00E061D9" w:rsidP="00E5021C" w:rsidRDefault="00E061D9" w14:paraId="02E2C028" w14:textId="2DF7DA37">
            <w:pPr>
              <w:pStyle w:val="ListParagraph"/>
              <w:ind w:left="0"/>
            </w:pPr>
          </w:p>
        </w:tc>
      </w:tr>
    </w:tbl>
    <w:p w:rsidR="00405D35" w:rsidP="0043581E" w:rsidRDefault="00405D35" w14:paraId="244B9A0C" w14:textId="77777777">
      <w:pPr>
        <w:rPr>
          <w:b/>
          <w:bCs/>
        </w:rPr>
      </w:pPr>
    </w:p>
    <w:p w:rsidRPr="00F63169" w:rsidR="00F63169" w:rsidP="00F63169" w:rsidRDefault="00D66879" w14:paraId="03618B51" w14:textId="77777777">
      <w:pPr>
        <w:pStyle w:val="Heading3"/>
      </w:pPr>
      <w:bookmarkStart w:name="_Toc111217601" w:id="4123"/>
      <w:r>
        <w:t xml:space="preserve">Usecase – Điều khiển cấu hình </w:t>
      </w:r>
      <w:r w:rsidR="00F63169">
        <w:t>sửa một WAN hiện tại</w:t>
      </w:r>
      <w:bookmarkEnd w:id="4123"/>
    </w:p>
    <w:tbl>
      <w:tblPr>
        <w:tblStyle w:val="TableGrid"/>
        <w:tblW w:w="0" w:type="auto"/>
        <w:tblLook w:val="04A0" w:firstRow="1" w:lastRow="0" w:firstColumn="1" w:lastColumn="0" w:noHBand="0" w:noVBand="1"/>
      </w:tblPr>
      <w:tblGrid>
        <w:gridCol w:w="1885"/>
        <w:gridCol w:w="7340"/>
      </w:tblGrid>
      <w:tr w:rsidR="00F63169" w:rsidTr="2ADD6C4A" w14:paraId="44C029B8" w14:textId="77777777">
        <w:tc>
          <w:tcPr>
            <w:tcW w:w="1885" w:type="dxa"/>
            <w:tcMar/>
          </w:tcPr>
          <w:p w:rsidR="00F63169" w:rsidP="00E5021C" w:rsidRDefault="00F63169" w14:paraId="502A4471" w14:textId="77777777">
            <w:r>
              <w:t>ID</w:t>
            </w:r>
          </w:p>
        </w:tc>
        <w:tc>
          <w:tcPr>
            <w:tcW w:w="7340" w:type="dxa"/>
            <w:tcMar/>
          </w:tcPr>
          <w:p w:rsidR="00F63169" w:rsidP="00E5021C" w:rsidRDefault="00F63169" w14:paraId="00908EBA" w14:textId="517599E5">
            <w:r>
              <w:t>UC-1</w:t>
            </w:r>
            <w:ins w:author="toantk" w:date="2022-07-27T17:17:00Z" w:id="4124">
              <w:r w:rsidR="00370E58">
                <w:t>5</w:t>
              </w:r>
            </w:ins>
            <w:ins w:author="Tran Khanh Toan" w:date="2022-07-01T14:57:00Z" w:id="4125">
              <w:del w:author="toantk" w:date="2022-07-27T17:17:00Z" w:id="4126">
                <w:r w:rsidDel="00370E58" w:rsidR="00A87875">
                  <w:delText>7</w:delText>
                </w:r>
              </w:del>
            </w:ins>
            <w:del w:author="Tran Khanh Toan" w:date="2022-07-01T14:57:00Z" w:id="4127">
              <w:r w:rsidDel="00A87875" w:rsidR="008A0444">
                <w:delText>6</w:delText>
              </w:r>
            </w:del>
          </w:p>
        </w:tc>
      </w:tr>
      <w:tr w:rsidR="00F63169" w:rsidTr="2ADD6C4A" w14:paraId="524A06DF" w14:textId="77777777">
        <w:tc>
          <w:tcPr>
            <w:tcW w:w="1885" w:type="dxa"/>
            <w:tcMar/>
          </w:tcPr>
          <w:p w:rsidR="00F63169" w:rsidP="00E5021C" w:rsidRDefault="00F63169" w14:paraId="1B0D61DF" w14:textId="77777777">
            <w:r>
              <w:t>Name</w:t>
            </w:r>
          </w:p>
        </w:tc>
        <w:tc>
          <w:tcPr>
            <w:tcW w:w="7340" w:type="dxa"/>
            <w:tcMar/>
          </w:tcPr>
          <w:p w:rsidR="00F63169" w:rsidP="00E5021C" w:rsidRDefault="00F63169" w14:paraId="6B7067C6" w14:textId="77777777">
            <w:r>
              <w:t xml:space="preserve">Điều khiển cấu hình sửa một WAN hiện tại </w:t>
            </w:r>
          </w:p>
        </w:tc>
      </w:tr>
      <w:tr w:rsidR="00F63169" w:rsidTr="2ADD6C4A" w14:paraId="2BA7B088" w14:textId="77777777">
        <w:tc>
          <w:tcPr>
            <w:tcW w:w="1885" w:type="dxa"/>
            <w:tcMar/>
          </w:tcPr>
          <w:p w:rsidR="00F63169" w:rsidP="00E5021C" w:rsidRDefault="00F63169" w14:paraId="7CF6813C" w14:textId="77777777">
            <w:r>
              <w:t>Description</w:t>
            </w:r>
          </w:p>
        </w:tc>
        <w:tc>
          <w:tcPr>
            <w:tcW w:w="7340" w:type="dxa"/>
            <w:tcMar/>
          </w:tcPr>
          <w:p w:rsidR="00F63169" w:rsidP="00E5021C" w:rsidRDefault="00F63169" w14:paraId="17C8CE0A" w14:textId="3FF6950C">
            <w:pPr>
              <w:pStyle w:val="FirstLevelBullet"/>
              <w:rPr>
                <w:ins w:author="Tran Khanh Toan" w:date="2022-07-01T15:03:00Z" w:id="4128"/>
              </w:rPr>
            </w:pPr>
            <w:del w:author="Tran Khanh Toan" w:date="2022-07-01T15:36:00Z" w:id="4129">
              <w:r w:rsidDel="007A6979">
                <w:delText>OneLink</w:delText>
              </w:r>
            </w:del>
            <w:ins w:author="Tran Khanh Toan" w:date="2022-07-01T15:36:00Z" w:id="4130">
              <w:r w:rsidR="007A6979">
                <w:t>Mobile App</w:t>
              </w:r>
            </w:ins>
            <w:r>
              <w:t xml:space="preserve"> gửi yêu cầu </w:t>
            </w:r>
            <w:r w:rsidR="000317A8">
              <w:t xml:space="preserve">sửa thông tin cấu hình </w:t>
            </w:r>
            <w:r>
              <w:t xml:space="preserve">một WAN </w:t>
            </w:r>
            <w:r w:rsidR="000317A8">
              <w:t>hiện tại.</w:t>
            </w:r>
          </w:p>
          <w:p w:rsidR="007E2F9F" w:rsidRDefault="343D81E4" w14:paraId="6FB49CC4" w14:textId="2151E707">
            <w:pPr>
              <w:pStyle w:val="FirstLevelBullet"/>
              <w:rPr/>
            </w:pPr>
            <w:ins w:author="Tran Khanh Toan" w:date="2022-07-01T15:03:00Z" w:id="2068849946">
              <w:r w:rsidR="46660663">
                <w:t xml:space="preserve">Mobile App </w:t>
              </w:r>
              <w:r w:rsidR="46660663">
                <w:t>thực</w:t>
              </w:r>
              <w:r w:rsidR="46660663">
                <w:t xml:space="preserve"> </w:t>
              </w:r>
              <w:r w:rsidR="46660663">
                <w:t>hiện</w:t>
              </w:r>
              <w:r w:rsidR="46660663">
                <w:t xml:space="preserve"> request </w:t>
              </w:r>
              <w:r w:rsidR="46660663">
                <w:t>với</w:t>
              </w:r>
              <w:r w:rsidR="46660663">
                <w:t xml:space="preserve"> </w:t>
              </w:r>
              <w:r w:rsidR="46660663">
                <w:t>định</w:t>
              </w:r>
              <w:r w:rsidR="46660663">
                <w:t xml:space="preserve"> </w:t>
              </w:r>
              <w:r w:rsidR="46660663">
                <w:t>dạng</w:t>
              </w:r>
              <w:r w:rsidR="46660663">
                <w:t xml:space="preserve"> </w:t>
              </w:r>
              <w:r>
                <w:fldChar w:fldCharType="begin"/>
              </w:r>
              <w:r>
                <w:instrText xml:space="preserve"> HYPERLINK "https://&lt;ip&gt;:&lt;port&gt;/onelinkagent" </w:instrText>
              </w:r>
              <w:r>
                <w:fldChar w:fldCharType="separate"/>
              </w:r>
              <w:r w:rsidRPr="2ADD6C4A" w:rsidR="46660663">
                <w:rPr>
                  <w:rStyle w:val="Hyperlink"/>
                </w:rPr>
                <w:t>https://&lt;ip&gt;:&lt;port&gt;/onelinkagent</w:t>
              </w:r>
              <w:r>
                <w:fldChar w:fldCharType="end"/>
              </w:r>
              <w:r w:rsidR="46660663">
                <w:t xml:space="preserve"> </w:t>
              </w:r>
              <w:r w:rsidR="46660663">
                <w:t>với</w:t>
              </w:r>
              <w:r w:rsidR="46660663">
                <w:t xml:space="preserve"> cookies </w:t>
              </w:r>
              <w:r w:rsidR="46660663">
                <w:t>đi</w:t>
              </w:r>
              <w:r w:rsidR="46660663">
                <w:t xml:space="preserve"> </w:t>
              </w:r>
              <w:r w:rsidR="46660663">
                <w:t>kèm</w:t>
              </w:r>
              <w:r w:rsidR="46660663">
                <w:t xml:space="preserve"> request </w:t>
              </w:r>
              <w:r w:rsidR="46660663">
                <w:t>được</w:t>
              </w:r>
              <w:r w:rsidR="46660663">
                <w:t xml:space="preserve"> </w:t>
              </w:r>
              <w:r w:rsidR="46660663">
                <w:t>quy</w:t>
              </w:r>
              <w:r w:rsidR="46660663">
                <w:t xml:space="preserve"> </w:t>
              </w:r>
              <w:r w:rsidR="46660663">
                <w:t>định</w:t>
              </w:r>
              <w:r w:rsidR="46660663">
                <w:t xml:space="preserve"> </w:t>
              </w:r>
              <w:r w:rsidR="46660663">
                <w:t>trong</w:t>
              </w:r>
              <w:r w:rsidR="46660663">
                <w:t xml:space="preserve"> </w:t>
              </w:r>
              <w:r w:rsidR="46660663">
                <w:t>mục</w:t>
              </w:r>
              <w:r w:rsidR="46660663">
                <w:t xml:space="preserve"> 7.2.1</w:t>
              </w:r>
            </w:ins>
          </w:p>
          <w:p w:rsidR="00F63169" w:rsidP="00E5021C" w:rsidRDefault="00F63169" w14:paraId="0D951733" w14:textId="77777777">
            <w:pPr>
              <w:pStyle w:val="FirstLevelBullet"/>
            </w:pPr>
            <w:r>
              <w:t>ONT nhận yêu cầu, xử lý và gửi lại phản hồi cấu hình thành công hay thất bại.</w:t>
            </w:r>
          </w:p>
        </w:tc>
      </w:tr>
      <w:tr w:rsidR="00F63169" w:rsidTr="2ADD6C4A" w14:paraId="5D492BED" w14:textId="77777777">
        <w:tc>
          <w:tcPr>
            <w:tcW w:w="1885" w:type="dxa"/>
            <w:tcMar/>
          </w:tcPr>
          <w:p w:rsidR="00F63169" w:rsidP="00E5021C" w:rsidRDefault="00F63169" w14:paraId="5B2C234D" w14:textId="77777777">
            <w:r>
              <w:t>Actor</w:t>
            </w:r>
          </w:p>
        </w:tc>
        <w:tc>
          <w:tcPr>
            <w:tcW w:w="7340" w:type="dxa"/>
            <w:tcMar/>
          </w:tcPr>
          <w:p w:rsidR="00F63169" w:rsidP="00E5021C" w:rsidRDefault="00F63169" w14:paraId="47532F44" w14:textId="77777777">
            <w:r>
              <w:t>Admin</w:t>
            </w:r>
          </w:p>
        </w:tc>
      </w:tr>
      <w:tr w:rsidR="00F63169" w:rsidTr="2ADD6C4A" w14:paraId="1E7C8E40" w14:textId="77777777">
        <w:tc>
          <w:tcPr>
            <w:tcW w:w="1885" w:type="dxa"/>
            <w:tcMar/>
          </w:tcPr>
          <w:p w:rsidR="00F63169" w:rsidP="00E5021C" w:rsidRDefault="00F63169" w14:paraId="5B271656" w14:textId="77777777">
            <w:r>
              <w:t>Pre-condition</w:t>
            </w:r>
          </w:p>
        </w:tc>
        <w:tc>
          <w:tcPr>
            <w:tcW w:w="7340" w:type="dxa"/>
            <w:tcMar/>
          </w:tcPr>
          <w:p w:rsidR="00F63169" w:rsidP="00E5021C" w:rsidRDefault="00F63169" w14:paraId="0590C906" w14:textId="456EC696">
            <w:r>
              <w:t xml:space="preserve">Thiết bị hoạt động bình thường, </w:t>
            </w:r>
            <w:del w:author="Tran Khanh Toan" w:date="2022-07-01T15:36:00Z" w:id="4132">
              <w:r w:rsidDel="007A6979">
                <w:delText>OneLink</w:delText>
              </w:r>
            </w:del>
            <w:ins w:author="Tran Khanh Toan" w:date="2022-07-01T15:36:00Z" w:id="4133">
              <w:r w:rsidR="007A6979">
                <w:t>Mobile App</w:t>
              </w:r>
            </w:ins>
            <w:r>
              <w:t xml:space="preserve"> đã đăng nhập thành công vào thiết bị và được cấp phiên truy nhập</w:t>
            </w:r>
          </w:p>
        </w:tc>
      </w:tr>
      <w:tr w:rsidR="00F63169" w:rsidTr="2ADD6C4A" w14:paraId="1CBEF87A" w14:textId="77777777">
        <w:tc>
          <w:tcPr>
            <w:tcW w:w="1885" w:type="dxa"/>
            <w:tcMar/>
          </w:tcPr>
          <w:p w:rsidR="00F63169" w:rsidP="00E5021C" w:rsidRDefault="00F63169" w14:paraId="2B69E107" w14:textId="77777777">
            <w:r>
              <w:t>Post-condition</w:t>
            </w:r>
          </w:p>
        </w:tc>
        <w:tc>
          <w:tcPr>
            <w:tcW w:w="7340" w:type="dxa"/>
            <w:tcMar/>
          </w:tcPr>
          <w:p w:rsidR="00F63169" w:rsidP="00E5021C" w:rsidRDefault="00F63169" w14:paraId="17EA90BA" w14:textId="02994549">
            <w:r>
              <w:t xml:space="preserve">Thiết bị phản hồi đầy đủ các thông tin cho </w:t>
            </w:r>
            <w:del w:author="Tran Khanh Toan" w:date="2022-07-01T15:37:00Z" w:id="4134">
              <w:r w:rsidDel="007A6979">
                <w:delText>OneLink</w:delText>
              </w:r>
            </w:del>
            <w:ins w:author="Tran Khanh Toan" w:date="2022-07-01T15:37:00Z" w:id="4135">
              <w:r w:rsidR="007A6979">
                <w:t>Mobile App</w:t>
              </w:r>
            </w:ins>
          </w:p>
        </w:tc>
      </w:tr>
    </w:tbl>
    <w:p w:rsidRPr="00A13CE7" w:rsidR="00F63169" w:rsidP="00F63169" w:rsidRDefault="00F63169" w14:paraId="654F300B" w14:textId="77777777"/>
    <w:p w:rsidR="00F63169" w:rsidP="00F63169" w:rsidRDefault="00F63169" w14:paraId="29F2FA07" w14:textId="77777777">
      <w:pPr>
        <w:rPr>
          <w:b/>
          <w:bCs/>
        </w:rPr>
      </w:pPr>
      <w:r w:rsidRPr="003C44BD">
        <w:rPr>
          <w:b/>
          <w:bCs/>
        </w:rPr>
        <w:t>Luồng dữ liệu:</w:t>
      </w:r>
    </w:p>
    <w:p w:rsidR="008F426B" w:rsidRDefault="000317A8" w14:paraId="2EAAED20" w14:textId="77777777">
      <w:pPr>
        <w:pStyle w:val="ANSVNormal1"/>
        <w:keepNext/>
        <w:jc w:val="center"/>
        <w:rPr>
          <w:ins w:author="toantk" w:date="2022-07-27T18:05:00Z" w:id="4136"/>
        </w:rPr>
      </w:pPr>
      <w:r>
        <w:object w:dxaOrig="9180" w:dyaOrig="5296" w14:anchorId="05F42DD4">
          <v:shape id="_x0000_i1035" style="width:460.5pt;height:265.5pt" o:ole="" type="#_x0000_t75">
            <v:imagedata o:title="" r:id="rId33"/>
          </v:shape>
          <o:OLEObject Type="Embed" ProgID="Visio.Drawing.15" ShapeID="_x0000_i1035" DrawAspect="Content" ObjectID="_1721885960" r:id="rId34"/>
        </w:object>
      </w:r>
    </w:p>
    <w:p w:rsidR="008F426B" w:rsidRDefault="008F426B" w14:paraId="73CAC5A3" w14:textId="32EB48B5">
      <w:pPr>
        <w:pStyle w:val="Caption"/>
        <w:rPr>
          <w:ins w:author="toantk" w:date="2022-07-27T18:07:00Z" w:id="4137"/>
        </w:rPr>
      </w:pPr>
      <w:bookmarkStart w:name="_Toc110529199" w:id="4138"/>
      <w:ins w:author="toantk" w:date="2022-07-27T18:05:00Z" w:id="4139">
        <w:r>
          <w:t xml:space="preserve">Hình </w:t>
        </w:r>
      </w:ins>
      <w:ins w:author="toantk" w:date="2022-07-28T09:55:00Z" w:id="4140">
        <w:r w:rsidR="00881A01">
          <w:fldChar w:fldCharType="begin"/>
        </w:r>
        <w:r w:rsidR="00881A01">
          <w:instrText xml:space="preserve"> STYLEREF 1 \s </w:instrText>
        </w:r>
      </w:ins>
      <w:r w:rsidR="00881A01">
        <w:fldChar w:fldCharType="separate"/>
      </w:r>
      <w:r w:rsidR="00533729">
        <w:rPr>
          <w:noProof/>
        </w:rPr>
        <w:t>7</w:t>
      </w:r>
      <w:ins w:author="toantk" w:date="2022-07-28T09:55:00Z" w:id="4141">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10</w:t>
      </w:r>
      <w:ins w:author="toantk" w:date="2022-07-28T09:55:00Z" w:id="4142">
        <w:r w:rsidR="00881A01">
          <w:fldChar w:fldCharType="end"/>
        </w:r>
      </w:ins>
      <w:ins w:author="toantk" w:date="2022-07-27T18:05:00Z" w:id="4143">
        <w:r>
          <w:t xml:space="preserve"> </w:t>
        </w:r>
      </w:ins>
      <w:ins w:author="toantk" w:date="2022-07-27T18:07:00Z" w:id="4144">
        <w:r>
          <w:t>Luồng điều khiển cấu hình sửa một WAN hiện tại từ Mobile App</w:t>
        </w:r>
        <w:bookmarkEnd w:id="4138"/>
      </w:ins>
    </w:p>
    <w:p w:rsidR="000317A8" w:rsidDel="008F426B" w:rsidRDefault="000317A8" w14:paraId="696EA4D3" w14:textId="04795FE3">
      <w:pPr>
        <w:pStyle w:val="Caption"/>
        <w:rPr>
          <w:del w:author="toantk" w:date="2022-07-27T18:05:00Z" w:id="4145"/>
        </w:rPr>
        <w:pPrChange w:author="toantk" w:date="2022-07-27T18:05:00Z" w:id="4146">
          <w:pPr>
            <w:pStyle w:val="ANSVNormal1"/>
            <w:keepNext/>
            <w:jc w:val="center"/>
          </w:pPr>
        </w:pPrChange>
      </w:pPr>
    </w:p>
    <w:p w:rsidR="00F63169" w:rsidDel="008F426B" w:rsidRDefault="000317A8" w14:paraId="54B61B07" w14:textId="2CB187C9">
      <w:pPr>
        <w:pStyle w:val="Caption"/>
        <w:rPr>
          <w:del w:author="toantk" w:date="2022-07-27T18:07:00Z" w:id="4147"/>
        </w:rPr>
      </w:pPr>
      <w:del w:author="toantk" w:date="2022-07-27T18:05:00Z" w:id="4148">
        <w:r w:rsidDel="008F426B">
          <w:delText xml:space="preserve">Hình </w:delText>
        </w:r>
      </w:del>
      <w:ins w:author="Tran Khanh Toan" w:date="2022-07-01T17:42:00Z" w:id="4149">
        <w:del w:author="toantk" w:date="2022-07-27T09:26:00Z" w:id="4150">
          <w:r w:rsidDel="006A7679" w:rsidR="00076894">
            <w:fldChar w:fldCharType="begin"/>
          </w:r>
          <w:r w:rsidDel="006A7679" w:rsidR="00076894">
            <w:delInstrText xml:space="preserve"> STYLEREF 1 \s </w:delInstrText>
          </w:r>
        </w:del>
      </w:ins>
      <w:del w:author="toantk" w:date="2022-07-27T09:26:00Z" w:id="4151">
        <w:r w:rsidDel="006A7679" w:rsidR="00076894">
          <w:fldChar w:fldCharType="separate"/>
        </w:r>
        <w:r w:rsidDel="006A7679" w:rsidR="00076894">
          <w:rPr>
            <w:noProof/>
          </w:rPr>
          <w:delText>7</w:delText>
        </w:r>
      </w:del>
      <w:ins w:author="Tran Khanh Toan" w:date="2022-07-01T17:42:00Z" w:id="4152">
        <w:del w:author="toantk" w:date="2022-07-27T09:26:00Z" w:id="4153">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154">
        <w:r w:rsidDel="006A7679" w:rsidR="00076894">
          <w:fldChar w:fldCharType="separate"/>
        </w:r>
      </w:del>
      <w:ins w:author="Tran Khanh Toan" w:date="2022-07-01T17:42:00Z" w:id="4155">
        <w:del w:author="toantk" w:date="2022-07-27T09:26:00Z" w:id="4156">
          <w:r w:rsidDel="006A7679" w:rsidR="00076894">
            <w:rPr>
              <w:noProof/>
            </w:rPr>
            <w:delText>8</w:delText>
          </w:r>
          <w:r w:rsidDel="006A7679" w:rsidR="00076894">
            <w:fldChar w:fldCharType="end"/>
          </w:r>
        </w:del>
      </w:ins>
      <w:del w:author="toantk" w:date="2022-07-27T18:05:00Z" w:id="4157">
        <w:r w:rsidDel="008F426B" w:rsidR="003F0BD0">
          <w:fldChar w:fldCharType="begin"/>
        </w:r>
        <w:r w:rsidDel="008F426B" w:rsidR="003F0BD0">
          <w:rPr>
            <w:noProof/>
          </w:rPr>
          <w:delInstrText xml:space="preserve"> STYLEREF 1 \s </w:delInstrText>
        </w:r>
        <w:r w:rsidDel="008F426B" w:rsidR="003F0BD0">
          <w:fldChar w:fldCharType="separate"/>
        </w:r>
        <w:r w:rsidDel="008F426B" w:rsidR="00CE3D0F">
          <w:rPr>
            <w:noProof/>
          </w:rPr>
          <w:delText>7</w:delText>
        </w:r>
        <w:r w:rsidDel="008F426B" w:rsidR="003F0BD0">
          <w:fldChar w:fldCharType="end"/>
        </w:r>
        <w:r w:rsidDel="008F426B" w:rsidR="00CE3D0F">
          <w:delText>.</w:delText>
        </w:r>
        <w:r w:rsidDel="008F426B" w:rsidR="003F0BD0">
          <w:fldChar w:fldCharType="begin"/>
        </w:r>
        <w:r w:rsidDel="008F426B" w:rsidR="003F0BD0">
          <w:rPr>
            <w:noProof/>
          </w:rPr>
          <w:delInstrText xml:space="preserve"> SEQ Hình \* ARABIC \s 1 </w:delInstrText>
        </w:r>
        <w:r w:rsidDel="008F426B" w:rsidR="003F0BD0">
          <w:fldChar w:fldCharType="separate"/>
        </w:r>
        <w:r w:rsidDel="008F426B" w:rsidR="00CE3D0F">
          <w:rPr>
            <w:noProof/>
          </w:rPr>
          <w:delText>7</w:delText>
        </w:r>
        <w:r w:rsidDel="008F426B" w:rsidR="003F0BD0">
          <w:fldChar w:fldCharType="end"/>
        </w:r>
        <w:r w:rsidDel="008F426B">
          <w:delText xml:space="preserve"> L</w:delText>
        </w:r>
      </w:del>
      <w:del w:author="toantk" w:date="2022-07-27T18:07:00Z" w:id="4158">
        <w:r w:rsidDel="008F426B">
          <w:delText>uồng điều khiển cấu hình sửa một WAN hiện tại</w:delText>
        </w:r>
        <w:r w:rsidDel="008F426B" w:rsidR="0082011E">
          <w:delText xml:space="preserve"> từ OneLink</w:delText>
        </w:r>
      </w:del>
      <w:ins w:author="Tran Khanh Toan" w:date="2022-07-01T15:37:00Z" w:id="4159">
        <w:del w:author="toantk" w:date="2022-07-27T18:07:00Z" w:id="4160">
          <w:r w:rsidDel="008F426B" w:rsidR="007A6979">
            <w:delText>Mobile App</w:delText>
          </w:r>
        </w:del>
      </w:ins>
    </w:p>
    <w:p w:rsidR="00F63169" w:rsidP="00F63169" w:rsidRDefault="00F63169" w14:paraId="6937B65B" w14:textId="59A9F523">
      <w:pPr>
        <w:rPr>
          <w:b/>
          <w:bCs/>
        </w:rPr>
      </w:pPr>
      <w:del w:author="Tran Khanh Toan" w:date="2022-07-04T09:21:00Z" w:id="4161">
        <w:r w:rsidRPr="00AB6FAB" w:rsidDel="00F02801">
          <w:rPr>
            <w:b/>
            <w:bCs/>
          </w:rPr>
          <w:delText xml:space="preserve">Cấu trúc dữ liệu </w:delText>
        </w:r>
      </w:del>
      <w:ins w:author="Tran Khanh Toan" w:date="2022-07-04T09:22:00Z" w:id="4162">
        <w:r w:rsidR="00F02801">
          <w:rPr>
            <w:b/>
            <w:bCs/>
          </w:rPr>
          <w:t xml:space="preserve">Cấu trúc payload </w:t>
        </w:r>
      </w:ins>
      <w:r w:rsidRPr="00AB6FAB">
        <w:rPr>
          <w:b/>
          <w:bCs/>
        </w:rPr>
        <w:t>của bản tin:</w:t>
      </w:r>
    </w:p>
    <w:p w:rsidR="00F63169" w:rsidP="00F63169" w:rsidRDefault="00F63169" w14:paraId="195BA098" w14:textId="77777777">
      <w:pPr>
        <w:pStyle w:val="ListParagraph"/>
        <w:numPr>
          <w:ilvl w:val="0"/>
          <w:numId w:val="9"/>
        </w:numPr>
        <w:rPr>
          <w:b/>
          <w:bCs/>
        </w:rPr>
      </w:pPr>
      <w:r>
        <w:rPr>
          <w:b/>
          <w:bCs/>
        </w:rPr>
        <w:t xml:space="preserve">WAN </w:t>
      </w:r>
      <w:r w:rsidR="000317A8">
        <w:rPr>
          <w:b/>
          <w:bCs/>
        </w:rPr>
        <w:t>Edit</w:t>
      </w:r>
      <w:r>
        <w:rPr>
          <w:b/>
          <w:bCs/>
        </w:rPr>
        <w:t xml:space="preserve"> Request:</w:t>
      </w:r>
    </w:p>
    <w:p w:rsidR="00F63169" w:rsidP="00F63169" w:rsidRDefault="00C74A28" w14:paraId="6B2CB165" w14:textId="77777777">
      <w:pPr>
        <w:pStyle w:val="FirstLevelBullet"/>
      </w:pPr>
      <w:r>
        <w:t>Edit</w:t>
      </w:r>
      <w:r w:rsidR="00F63169">
        <w:t xml:space="preserve"> WAN PPPoE</w:t>
      </w:r>
    </w:p>
    <w:p w:rsidR="00F63169" w:rsidP="00F63169" w:rsidRDefault="00F63169" w14:paraId="2C9E6927" w14:textId="17D87210">
      <w:pPr>
        <w:pStyle w:val="ListParagraph"/>
      </w:pPr>
      <w:r>
        <w:t>{“action” : “wan</w:t>
      </w:r>
      <w:r w:rsidR="007D067A">
        <w:t>PPPoE</w:t>
      </w:r>
      <w:r w:rsidR="00C74A28">
        <w:t>Edit</w:t>
      </w:r>
      <w:r>
        <w:t>”,</w:t>
      </w:r>
    </w:p>
    <w:p w:rsidR="00F63169" w:rsidP="00F63169" w:rsidRDefault="00045C6B" w14:paraId="5434C194" w14:textId="42ECA460">
      <w:pPr>
        <w:pStyle w:val="FirstLevelBullet"/>
        <w:numPr>
          <w:ilvl w:val="0"/>
          <w:numId w:val="0"/>
        </w:numPr>
        <w:ind w:left="720"/>
      </w:pPr>
      <w:r>
        <w:t xml:space="preserve">  “wanIndex” : &lt;wanIndex&gt;</w:t>
      </w:r>
      <w:r w:rsidR="00F63169">
        <w:t>,</w:t>
      </w:r>
    </w:p>
    <w:p w:rsidR="00F63169" w:rsidP="00F63169" w:rsidRDefault="00F63169" w14:paraId="06F31E64" w14:textId="77777777">
      <w:pPr>
        <w:pStyle w:val="FirstLevelBullet"/>
        <w:numPr>
          <w:ilvl w:val="0"/>
          <w:numId w:val="0"/>
        </w:numPr>
        <w:ind w:left="720" w:hanging="360"/>
      </w:pPr>
      <w:r>
        <w:t xml:space="preserve">    </w:t>
      </w:r>
      <w:r>
        <w:tab/>
      </w:r>
      <w:r>
        <w:t xml:space="preserve">  “vlanId” : “&lt;vlanId&gt;”,</w:t>
      </w:r>
    </w:p>
    <w:p w:rsidR="00F63169" w:rsidP="00F63169" w:rsidRDefault="00F63169" w14:paraId="37E18AB7" w14:textId="48E702F6">
      <w:pPr>
        <w:pStyle w:val="FirstLevelBullet"/>
        <w:numPr>
          <w:ilvl w:val="0"/>
          <w:numId w:val="0"/>
        </w:numPr>
        <w:ind w:left="720" w:hanging="360"/>
      </w:pPr>
      <w:r>
        <w:t xml:space="preserve">        </w:t>
      </w:r>
      <w:r w:rsidR="00045C6B">
        <w:t>“802.1p” : &lt;802.1p&gt;</w:t>
      </w:r>
      <w:r>
        <w:t>,</w:t>
      </w:r>
    </w:p>
    <w:p w:rsidR="005F0F51" w:rsidP="00F63169" w:rsidRDefault="00045C6B" w14:paraId="3BFF6BAE" w14:textId="1CC66FCB">
      <w:pPr>
        <w:pStyle w:val="FirstLevelBullet"/>
        <w:numPr>
          <w:ilvl w:val="0"/>
          <w:numId w:val="0"/>
        </w:numPr>
        <w:ind w:left="720" w:hanging="360"/>
      </w:pPr>
      <w:r>
        <w:tab/>
      </w:r>
      <w:r>
        <w:t xml:space="preserve">   “ipVersion” : </w:t>
      </w:r>
      <w:r w:rsidR="005F0F51">
        <w:t>&lt;</w:t>
      </w:r>
      <w:r w:rsidR="000D24DB">
        <w:t>ipVersion</w:t>
      </w:r>
      <w:r>
        <w:t>&gt;</w:t>
      </w:r>
      <w:r w:rsidR="000D24DB">
        <w:t>,</w:t>
      </w:r>
    </w:p>
    <w:p w:rsidR="00F63169" w:rsidP="00F63169" w:rsidRDefault="00F63169" w14:paraId="629364A5" w14:textId="77777777">
      <w:pPr>
        <w:pStyle w:val="FirstLevelBullet"/>
        <w:numPr>
          <w:ilvl w:val="0"/>
          <w:numId w:val="0"/>
        </w:numPr>
      </w:pPr>
      <w:r>
        <w:t xml:space="preserve">             </w:t>
      </w:r>
      <w:r w:rsidR="00C74A28">
        <w:t xml:space="preserve"> </w:t>
      </w:r>
      <w:r>
        <w:t>“username” : “&lt;username&gt;”,</w:t>
      </w:r>
    </w:p>
    <w:p w:rsidR="00F63169" w:rsidP="00F63169" w:rsidRDefault="00F63169" w14:paraId="4B8909CC" w14:textId="2CCB7D1E">
      <w:pPr>
        <w:pStyle w:val="FirstLevelBullet"/>
        <w:numPr>
          <w:ilvl w:val="0"/>
          <w:numId w:val="0"/>
        </w:numPr>
        <w:ind w:left="720" w:hanging="360"/>
      </w:pPr>
      <w:r>
        <w:t xml:space="preserve">         “password” : “&lt;password&gt;”</w:t>
      </w:r>
      <w:r w:rsidR="00D32964">
        <w:t>,</w:t>
      </w:r>
    </w:p>
    <w:p w:rsidR="00D32964" w:rsidP="00D32964" w:rsidRDefault="00D32964" w14:paraId="120E17E9" w14:textId="165EB53E">
      <w:pPr>
        <w:pStyle w:val="FirstLevelBullet"/>
        <w:numPr>
          <w:ilvl w:val="0"/>
          <w:numId w:val="0"/>
        </w:numPr>
        <w:ind w:left="720"/>
      </w:pPr>
      <w:r>
        <w:t xml:space="preserve">    “requestId” : </w:t>
      </w:r>
      <w:r w:rsidR="003E0981">
        <w:t>&lt;requestId&gt;</w:t>
      </w:r>
    </w:p>
    <w:p w:rsidR="00F63169" w:rsidP="00F63169" w:rsidRDefault="00F63169" w14:paraId="6349BA9D" w14:textId="77777777">
      <w:pPr>
        <w:pStyle w:val="ListParagraph"/>
      </w:pPr>
      <w:r>
        <w:t>}</w:t>
      </w:r>
    </w:p>
    <w:p w:rsidR="00F63169" w:rsidP="00F63169" w:rsidRDefault="00C74A28" w14:paraId="1E88FB45" w14:textId="77777777">
      <w:pPr>
        <w:pStyle w:val="FirstLevelBullet"/>
      </w:pPr>
      <w:r>
        <w:t>Edit</w:t>
      </w:r>
      <w:r w:rsidR="00F63169">
        <w:t xml:space="preserve"> WAN IPoE:</w:t>
      </w:r>
    </w:p>
    <w:p w:rsidR="00F63169" w:rsidP="00F63169" w:rsidRDefault="00F63169" w14:paraId="081C3E91" w14:textId="637EBC96">
      <w:pPr>
        <w:pStyle w:val="ListParagraph"/>
      </w:pPr>
      <w:r>
        <w:t>{“action” : “wan</w:t>
      </w:r>
      <w:r w:rsidR="004F5829">
        <w:t>IPoE</w:t>
      </w:r>
      <w:r w:rsidR="00C74A28">
        <w:t>Edit</w:t>
      </w:r>
      <w:r>
        <w:t>”,</w:t>
      </w:r>
    </w:p>
    <w:p w:rsidR="00F63169" w:rsidP="00F63169" w:rsidRDefault="00045C6B" w14:paraId="3E98F281" w14:textId="657E80DC">
      <w:pPr>
        <w:pStyle w:val="FirstLevelBullet"/>
        <w:numPr>
          <w:ilvl w:val="0"/>
          <w:numId w:val="0"/>
        </w:numPr>
        <w:ind w:left="720"/>
      </w:pPr>
      <w:r>
        <w:t xml:space="preserve">  “wanIndex” : </w:t>
      </w:r>
      <w:r w:rsidR="00F63169">
        <w:t>&lt;wanIndex&gt;,</w:t>
      </w:r>
    </w:p>
    <w:p w:rsidR="00F63169" w:rsidP="00F63169" w:rsidRDefault="00F63169" w14:paraId="0C9C10B0" w14:textId="125E6EFC">
      <w:pPr>
        <w:pStyle w:val="FirstLevelBullet"/>
        <w:numPr>
          <w:ilvl w:val="0"/>
          <w:numId w:val="0"/>
        </w:numPr>
        <w:ind w:left="720" w:hanging="360"/>
      </w:pPr>
      <w:r>
        <w:t xml:space="preserve">    </w:t>
      </w:r>
      <w:r>
        <w:tab/>
      </w:r>
      <w:r>
        <w:t xml:space="preserve">  “vlanId” : </w:t>
      </w:r>
      <w:r w:rsidR="00045C6B">
        <w:t>&lt;vlanId&gt;</w:t>
      </w:r>
      <w:r>
        <w:t>,</w:t>
      </w:r>
    </w:p>
    <w:p w:rsidR="00F63169" w:rsidP="00F63169" w:rsidRDefault="00045C6B" w14:paraId="5A38F0E6" w14:textId="7D9AEFB5">
      <w:pPr>
        <w:pStyle w:val="FirstLevelBullet"/>
        <w:numPr>
          <w:ilvl w:val="0"/>
          <w:numId w:val="0"/>
        </w:numPr>
        <w:ind w:left="720" w:hanging="360"/>
      </w:pPr>
      <w:r>
        <w:t xml:space="preserve">        “802.1p” : &lt;802.1p&gt;</w:t>
      </w:r>
      <w:r w:rsidR="000D24DB">
        <w:t>,</w:t>
      </w:r>
    </w:p>
    <w:p w:rsidR="000D24DB" w:rsidP="000D24DB" w:rsidRDefault="000D24DB" w14:paraId="08D0AB0D" w14:textId="29EB2B7E">
      <w:pPr>
        <w:pStyle w:val="FirstLevelBullet"/>
        <w:numPr>
          <w:ilvl w:val="0"/>
          <w:numId w:val="0"/>
        </w:numPr>
        <w:ind w:left="720"/>
      </w:pPr>
      <w:r>
        <w:t xml:space="preserve">  “ipVersion” : “&lt;ipVersion&gt;”</w:t>
      </w:r>
      <w:r w:rsidR="00D32964">
        <w:t>,</w:t>
      </w:r>
    </w:p>
    <w:p w:rsidR="00D32964" w:rsidP="000D24DB" w:rsidRDefault="00D32964" w14:paraId="3DF05AEA" w14:textId="3E284FC0">
      <w:pPr>
        <w:pStyle w:val="FirstLevelBullet"/>
        <w:numPr>
          <w:ilvl w:val="0"/>
          <w:numId w:val="0"/>
        </w:numPr>
        <w:ind w:left="720"/>
      </w:pPr>
      <w:r>
        <w:t xml:space="preserve">  “requestId” : </w:t>
      </w:r>
      <w:r w:rsidR="003E0981">
        <w:t>&lt;requestId&gt;</w:t>
      </w:r>
    </w:p>
    <w:p w:rsidR="00F63169" w:rsidP="00F63169" w:rsidRDefault="00F63169" w14:paraId="557E93E6" w14:textId="77777777">
      <w:pPr>
        <w:pStyle w:val="ListParagraph"/>
      </w:pPr>
      <w:r>
        <w:t>}</w:t>
      </w:r>
    </w:p>
    <w:p w:rsidR="00F63169" w:rsidP="00F63169" w:rsidRDefault="002F4559" w14:paraId="73FCD16B" w14:textId="77777777">
      <w:pPr>
        <w:pStyle w:val="FirstLevelBullet"/>
      </w:pPr>
      <w:r>
        <w:t>Edit</w:t>
      </w:r>
      <w:r w:rsidR="00F63169">
        <w:t xml:space="preserve"> WAN Bridge:</w:t>
      </w:r>
    </w:p>
    <w:p w:rsidR="00F63169" w:rsidP="00F63169" w:rsidRDefault="00F63169" w14:paraId="44FAE12B" w14:textId="2A1C09DA">
      <w:pPr>
        <w:pStyle w:val="ListParagraph"/>
      </w:pPr>
      <w:r>
        <w:t>{“action” : “</w:t>
      </w:r>
      <w:r w:rsidR="002F4559">
        <w:t>wan</w:t>
      </w:r>
      <w:r w:rsidR="004F5829">
        <w:t>Bridge</w:t>
      </w:r>
      <w:r w:rsidR="002F4559">
        <w:t>Edit</w:t>
      </w:r>
      <w:r>
        <w:t>”,</w:t>
      </w:r>
    </w:p>
    <w:p w:rsidR="00F63169" w:rsidP="00F63169" w:rsidRDefault="00045C6B" w14:paraId="679D0CA7" w14:textId="1963BD06">
      <w:pPr>
        <w:pStyle w:val="FirstLevelBullet"/>
        <w:numPr>
          <w:ilvl w:val="0"/>
          <w:numId w:val="0"/>
        </w:numPr>
        <w:ind w:left="720"/>
      </w:pPr>
      <w:r>
        <w:t xml:space="preserve">  “wanIndex” : &lt;wanIndex&gt;</w:t>
      </w:r>
      <w:r w:rsidR="00F63169">
        <w:t>,</w:t>
      </w:r>
    </w:p>
    <w:p w:rsidR="00F63169" w:rsidP="00F63169" w:rsidRDefault="00045C6B" w14:paraId="0EFB614D" w14:textId="50FD993C">
      <w:pPr>
        <w:pStyle w:val="FirstLevelBullet"/>
        <w:numPr>
          <w:ilvl w:val="0"/>
          <w:numId w:val="0"/>
        </w:numPr>
        <w:ind w:left="720" w:hanging="360"/>
      </w:pPr>
      <w:r>
        <w:t xml:space="preserve">    </w:t>
      </w:r>
      <w:r>
        <w:tab/>
      </w:r>
      <w:r>
        <w:t xml:space="preserve">  “vlanId” : &lt;vlanId&gt;</w:t>
      </w:r>
      <w:r w:rsidR="00F63169">
        <w:t>,</w:t>
      </w:r>
    </w:p>
    <w:p w:rsidR="00F63169" w:rsidP="00F63169" w:rsidRDefault="00F63169" w14:paraId="5CD07966" w14:textId="4CBA300D">
      <w:pPr>
        <w:pStyle w:val="FirstLevelBullet"/>
        <w:numPr>
          <w:ilvl w:val="0"/>
          <w:numId w:val="0"/>
        </w:numPr>
        <w:ind w:left="720" w:hanging="360"/>
      </w:pPr>
      <w:r>
        <w:t xml:space="preserve">        “802.1p” : “&lt;802.1p&gt;”</w:t>
      </w:r>
      <w:r w:rsidR="00D32964">
        <w:t>,</w:t>
      </w:r>
    </w:p>
    <w:p w:rsidR="00D32964" w:rsidP="00F63169" w:rsidRDefault="00D32964" w14:paraId="1DD25212" w14:textId="2645AE81">
      <w:pPr>
        <w:pStyle w:val="FirstLevelBullet"/>
        <w:numPr>
          <w:ilvl w:val="0"/>
          <w:numId w:val="0"/>
        </w:numPr>
        <w:ind w:left="720" w:hanging="360"/>
      </w:pPr>
      <w:r>
        <w:t xml:space="preserve">  </w:t>
      </w:r>
      <w:r>
        <w:tab/>
      </w:r>
      <w:r>
        <w:t xml:space="preserve">  “requestId” : </w:t>
      </w:r>
      <w:r w:rsidR="003E0981">
        <w:t>&lt;requestId&gt;</w:t>
      </w:r>
    </w:p>
    <w:p w:rsidR="00F63169" w:rsidP="00F63169" w:rsidRDefault="00F63169" w14:paraId="44CE2143" w14:textId="77777777">
      <w:pPr>
        <w:pStyle w:val="ListParagraph"/>
      </w:pPr>
      <w:r>
        <w:t>}</w:t>
      </w:r>
    </w:p>
    <w:p w:rsidR="00F63169" w:rsidP="00F63169" w:rsidRDefault="00F63169" w14:paraId="32DECDB3" w14:textId="77777777">
      <w:pPr>
        <w:pStyle w:val="ListParagraph"/>
      </w:pPr>
    </w:p>
    <w:p w:rsidR="00F63169" w:rsidP="00F63169" w:rsidRDefault="00F63169" w14:paraId="28861502" w14:textId="2461AD1D">
      <w:pPr>
        <w:pStyle w:val="ListParagraph"/>
        <w:numPr>
          <w:ilvl w:val="0"/>
          <w:numId w:val="9"/>
        </w:numPr>
        <w:rPr>
          <w:b/>
          <w:bCs/>
        </w:rPr>
      </w:pPr>
      <w:r>
        <w:rPr>
          <w:b/>
          <w:bCs/>
        </w:rPr>
        <w:t xml:space="preserve">WAN </w:t>
      </w:r>
      <w:r w:rsidR="00297941">
        <w:rPr>
          <w:b/>
          <w:bCs/>
        </w:rPr>
        <w:t>edit</w:t>
      </w:r>
      <w:r>
        <w:rPr>
          <w:b/>
          <w:bCs/>
        </w:rPr>
        <w:t xml:space="preserve"> Response:</w:t>
      </w:r>
    </w:p>
    <w:p w:rsidRPr="00820762" w:rsidR="00F63169" w:rsidP="00F63169" w:rsidRDefault="002F4559" w14:paraId="3AE0C46B" w14:textId="77777777">
      <w:pPr>
        <w:pStyle w:val="ListParagraph"/>
        <w:numPr>
          <w:ilvl w:val="1"/>
          <w:numId w:val="9"/>
        </w:numPr>
      </w:pPr>
      <w:r>
        <w:t>Edit</w:t>
      </w:r>
      <w:r w:rsidR="00F63169">
        <w:t xml:space="preserve"> WAN</w:t>
      </w:r>
      <w:r w:rsidRPr="00820762" w:rsidR="00F63169">
        <w:t xml:space="preserve"> thành công</w:t>
      </w:r>
      <w:r w:rsidR="00F63169">
        <w:t>:</w:t>
      </w:r>
    </w:p>
    <w:p w:rsidR="00F63169" w:rsidP="00F63169" w:rsidRDefault="00F63169" w14:paraId="5BDC1CC7" w14:textId="77777777">
      <w:pPr>
        <w:pStyle w:val="FirstLevelBullet"/>
        <w:numPr>
          <w:ilvl w:val="0"/>
          <w:numId w:val="0"/>
        </w:numPr>
        <w:ind w:left="1080"/>
      </w:pPr>
      <w:r>
        <w:t>{</w:t>
      </w:r>
    </w:p>
    <w:p w:rsidR="00F63169" w:rsidP="00F63169" w:rsidRDefault="00F63169" w14:paraId="2648EB51" w14:textId="77777777">
      <w:pPr>
        <w:pStyle w:val="FirstLevelBullet"/>
        <w:numPr>
          <w:ilvl w:val="0"/>
          <w:numId w:val="0"/>
        </w:numPr>
        <w:ind w:left="720" w:firstLine="360"/>
      </w:pPr>
      <w:r>
        <w:t>"status": 0,</w:t>
      </w:r>
    </w:p>
    <w:p w:rsidR="00F63169" w:rsidP="00F63169" w:rsidRDefault="00B94824" w14:paraId="567840EA" w14:textId="5AD47A67">
      <w:pPr>
        <w:pStyle w:val="FirstLevelBullet"/>
        <w:numPr>
          <w:ilvl w:val="0"/>
          <w:numId w:val="0"/>
        </w:numPr>
        <w:ind w:left="720" w:firstLine="360"/>
      </w:pPr>
      <w:r>
        <w:lastRenderedPageBreak/>
        <w:t>“message”: “</w:t>
      </w:r>
      <w:r w:rsidR="001F1C9A">
        <w:t>Success</w:t>
      </w:r>
      <w:r>
        <w:t>”</w:t>
      </w:r>
      <w:r w:rsidR="00F63169">
        <w:t>,</w:t>
      </w:r>
    </w:p>
    <w:p w:rsidR="00D32964" w:rsidP="00F63169" w:rsidRDefault="00D32964" w14:paraId="6091FAF6" w14:textId="0C62445E">
      <w:pPr>
        <w:pStyle w:val="FirstLevelBullet"/>
        <w:numPr>
          <w:ilvl w:val="0"/>
          <w:numId w:val="0"/>
        </w:numPr>
        <w:ind w:left="720" w:firstLine="360"/>
      </w:pPr>
      <w:r>
        <w:t xml:space="preserve">“requestId” : </w:t>
      </w:r>
      <w:r w:rsidR="003E0981">
        <w:t>&lt;requestId&gt;</w:t>
      </w:r>
      <w:r>
        <w:t>,</w:t>
      </w:r>
    </w:p>
    <w:p w:rsidR="00F63169" w:rsidP="00F63169" w:rsidRDefault="00F63169" w14:paraId="5E5F3D94" w14:textId="77777777">
      <w:pPr>
        <w:pStyle w:val="FirstLevelBullet"/>
        <w:numPr>
          <w:ilvl w:val="0"/>
          <w:numId w:val="0"/>
        </w:numPr>
        <w:ind w:left="720" w:firstLine="360"/>
      </w:pPr>
      <w:r>
        <w:t>"data": {</w:t>
      </w:r>
    </w:p>
    <w:p w:rsidR="00F63169" w:rsidP="00F63169" w:rsidRDefault="00F63169" w14:paraId="06CA382D" w14:textId="77777777">
      <w:pPr>
        <w:pStyle w:val="FirstLevelBullet"/>
        <w:numPr>
          <w:ilvl w:val="0"/>
          <w:numId w:val="0"/>
        </w:numPr>
        <w:ind w:left="720" w:firstLine="360"/>
      </w:pPr>
      <w:r>
        <w:t>}</w:t>
      </w:r>
    </w:p>
    <w:p w:rsidR="00F63169" w:rsidP="00F63169" w:rsidRDefault="00F63169" w14:paraId="16D9CEEC" w14:textId="77777777">
      <w:pPr>
        <w:pStyle w:val="FirstLevelBullet"/>
        <w:numPr>
          <w:ilvl w:val="0"/>
          <w:numId w:val="0"/>
        </w:numPr>
        <w:ind w:left="720" w:firstLine="360"/>
      </w:pPr>
      <w:r>
        <w:t>}</w:t>
      </w:r>
    </w:p>
    <w:p w:rsidRPr="00820762" w:rsidR="00F63169" w:rsidP="00F63169" w:rsidRDefault="002F4559" w14:paraId="3CE3EC88" w14:textId="77777777">
      <w:pPr>
        <w:pStyle w:val="ListParagraph"/>
        <w:numPr>
          <w:ilvl w:val="1"/>
          <w:numId w:val="9"/>
        </w:numPr>
      </w:pPr>
      <w:r>
        <w:t>Edit</w:t>
      </w:r>
      <w:r w:rsidR="00F63169">
        <w:t xml:space="preserve"> WAN thất bại:</w:t>
      </w:r>
    </w:p>
    <w:p w:rsidR="00F63169" w:rsidP="00F63169" w:rsidRDefault="00F63169" w14:paraId="0EF5EB1C" w14:textId="77777777">
      <w:pPr>
        <w:pStyle w:val="FirstLevelBullet"/>
        <w:numPr>
          <w:ilvl w:val="0"/>
          <w:numId w:val="0"/>
        </w:numPr>
        <w:ind w:left="1080"/>
      </w:pPr>
      <w:r>
        <w:t>{</w:t>
      </w:r>
    </w:p>
    <w:p w:rsidR="00F63169" w:rsidP="00F63169" w:rsidRDefault="00183521" w14:paraId="0B495283" w14:textId="4E858672">
      <w:pPr>
        <w:pStyle w:val="FirstLevelBullet"/>
        <w:numPr>
          <w:ilvl w:val="0"/>
          <w:numId w:val="0"/>
        </w:numPr>
        <w:ind w:left="1080"/>
      </w:pPr>
      <w:r>
        <w:t>“status”: &lt;ErrorCode&gt;</w:t>
      </w:r>
      <w:r w:rsidR="00F63169">
        <w:t>,</w:t>
      </w:r>
    </w:p>
    <w:p w:rsidR="00F63169" w:rsidP="00F63169" w:rsidRDefault="00B94824" w14:paraId="16EF2E0E" w14:textId="440BFA50">
      <w:pPr>
        <w:pStyle w:val="FirstLevelBullet"/>
        <w:numPr>
          <w:ilvl w:val="0"/>
          <w:numId w:val="0"/>
        </w:numPr>
        <w:ind w:left="1080"/>
      </w:pPr>
      <w:r>
        <w:t>“message”: “&lt;message&gt;”</w:t>
      </w:r>
      <w:r w:rsidR="00F63169">
        <w:t>,</w:t>
      </w:r>
    </w:p>
    <w:p w:rsidR="00D32964" w:rsidP="00F63169" w:rsidRDefault="00D32964" w14:paraId="070EF8AF" w14:textId="7152FACD">
      <w:pPr>
        <w:pStyle w:val="FirstLevelBullet"/>
        <w:numPr>
          <w:ilvl w:val="0"/>
          <w:numId w:val="0"/>
        </w:numPr>
        <w:ind w:left="1080"/>
      </w:pPr>
      <w:r>
        <w:t xml:space="preserve">“requestId” : </w:t>
      </w:r>
      <w:r w:rsidR="003E0981">
        <w:t>&lt;requestId&gt;</w:t>
      </w:r>
      <w:r>
        <w:t>,</w:t>
      </w:r>
    </w:p>
    <w:p w:rsidR="00F63169" w:rsidP="00F63169" w:rsidRDefault="00F63169" w14:paraId="70C686FB" w14:textId="77777777">
      <w:pPr>
        <w:pStyle w:val="FirstLevelBullet"/>
        <w:numPr>
          <w:ilvl w:val="0"/>
          <w:numId w:val="0"/>
        </w:numPr>
        <w:ind w:left="1080"/>
      </w:pPr>
      <w:r>
        <w:t>"data": {</w:t>
      </w:r>
    </w:p>
    <w:p w:rsidR="00F63169" w:rsidP="00F63169" w:rsidRDefault="00F63169" w14:paraId="0B35385C" w14:textId="77777777">
      <w:pPr>
        <w:pStyle w:val="FirstLevelBullet"/>
        <w:numPr>
          <w:ilvl w:val="0"/>
          <w:numId w:val="0"/>
        </w:numPr>
        <w:ind w:left="1080"/>
      </w:pPr>
      <w:r>
        <w:t>}</w:t>
      </w:r>
    </w:p>
    <w:p w:rsidR="00F63169" w:rsidP="00F63169" w:rsidRDefault="00F63169" w14:paraId="13BFC790" w14:textId="77777777">
      <w:pPr>
        <w:pStyle w:val="FirstLevelBullet"/>
        <w:numPr>
          <w:ilvl w:val="0"/>
          <w:numId w:val="0"/>
        </w:numPr>
        <w:ind w:left="1080"/>
      </w:pPr>
      <w:r>
        <w:t>}</w:t>
      </w:r>
    </w:p>
    <w:p w:rsidR="00F63169" w:rsidP="00F63169" w:rsidRDefault="00F63169" w14:paraId="3F57A43F" w14:textId="77777777">
      <w:pPr>
        <w:pStyle w:val="ListParagraph"/>
        <w:numPr>
          <w:ilvl w:val="0"/>
          <w:numId w:val="9"/>
        </w:numPr>
        <w:rPr>
          <w:b/>
          <w:bCs/>
        </w:rPr>
      </w:pPr>
      <w:r w:rsidRPr="00003BA2">
        <w:rPr>
          <w:b/>
          <w:bCs/>
        </w:rPr>
        <w:t>Mô tả tham số</w:t>
      </w:r>
      <w:r>
        <w:rPr>
          <w:b/>
          <w:bCs/>
        </w:rPr>
        <w:t>:</w:t>
      </w:r>
    </w:p>
    <w:p w:rsidR="00771908" w:rsidP="00771908" w:rsidRDefault="00771908" w14:paraId="27EDF845" w14:textId="089AAE7E">
      <w:pPr>
        <w:pStyle w:val="Caption"/>
        <w:keepNext/>
      </w:pPr>
      <w:bookmarkStart w:name="_Toc110529159" w:id="4163"/>
      <w:r>
        <w:t xml:space="preserve">Bảng </w:t>
      </w:r>
      <w:ins w:author="toantk" w:date="2022-08-04T17:50:00Z" w:id="4164">
        <w:r w:rsidR="0035117C">
          <w:fldChar w:fldCharType="begin"/>
        </w:r>
        <w:r w:rsidR="0035117C">
          <w:instrText xml:space="preserve"> STYLEREF 1 \s </w:instrText>
        </w:r>
      </w:ins>
      <w:r w:rsidR="0035117C">
        <w:fldChar w:fldCharType="separate"/>
      </w:r>
      <w:r w:rsidR="00533729">
        <w:rPr>
          <w:noProof/>
        </w:rPr>
        <w:t>7</w:t>
      </w:r>
      <w:ins w:author="toantk" w:date="2022-08-04T17:50:00Z" w:id="4165">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10</w:t>
      </w:r>
      <w:ins w:author="toantk" w:date="2022-08-04T17:50:00Z" w:id="4166">
        <w:r w:rsidR="0035117C">
          <w:fldChar w:fldCharType="end"/>
        </w:r>
      </w:ins>
      <w:ins w:author="Tran Khanh Toan" w:date="2022-08-04T09:32:00Z" w:id="4167">
        <w:del w:author="toantk" w:date="2022-08-04T17:50:00Z" w:id="4168">
          <w:r w:rsidDel="0035117C" w:rsidR="00F227FB">
            <w:fldChar w:fldCharType="begin"/>
          </w:r>
          <w:r w:rsidDel="0035117C" w:rsidR="00F227FB">
            <w:delInstrText xml:space="preserve"> STYLEREF 1 \s </w:delInstrText>
          </w:r>
        </w:del>
      </w:ins>
      <w:del w:author="toantk" w:date="2022-08-04T17:50:00Z" w:id="4169">
        <w:r w:rsidDel="0035117C" w:rsidR="00F227FB">
          <w:fldChar w:fldCharType="separate"/>
        </w:r>
        <w:r w:rsidDel="0035117C" w:rsidR="00F227FB">
          <w:rPr>
            <w:noProof/>
          </w:rPr>
          <w:delText>7</w:delText>
        </w:r>
      </w:del>
      <w:ins w:author="Tran Khanh Toan" w:date="2022-08-04T09:32:00Z" w:id="4170">
        <w:del w:author="toantk" w:date="2022-08-04T17:50:00Z" w:id="4171">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4172">
        <w:r w:rsidDel="0035117C" w:rsidR="00F227FB">
          <w:fldChar w:fldCharType="separate"/>
        </w:r>
      </w:del>
      <w:ins w:author="Tran Khanh Toan" w:date="2022-08-04T09:32:00Z" w:id="4173">
        <w:del w:author="toantk" w:date="2022-08-04T17:50:00Z" w:id="4174">
          <w:r w:rsidDel="0035117C" w:rsidR="00F227FB">
            <w:rPr>
              <w:noProof/>
            </w:rPr>
            <w:delText>10</w:delText>
          </w:r>
          <w:r w:rsidDel="0035117C" w:rsidR="00F227FB">
            <w:fldChar w:fldCharType="end"/>
          </w:r>
        </w:del>
      </w:ins>
      <w:ins w:author="toantk" w:date="2022-07-28T09:18:00Z" w:id="4175">
        <w:del w:author="Tran Khanh Toan" w:date="2022-08-03T15:31:00Z" w:id="4176">
          <w:r w:rsidDel="0087204C" w:rsidR="005A0D0F">
            <w:fldChar w:fldCharType="begin"/>
          </w:r>
          <w:r w:rsidDel="0087204C" w:rsidR="005A0D0F">
            <w:delInstrText xml:space="preserve"> STYLEREF 1 \s </w:delInstrText>
          </w:r>
        </w:del>
      </w:ins>
      <w:del w:author="Tran Khanh Toan" w:date="2022-08-03T15:31:00Z" w:id="4177">
        <w:r w:rsidDel="0087204C" w:rsidR="005A0D0F">
          <w:fldChar w:fldCharType="separate"/>
        </w:r>
        <w:r w:rsidDel="0087204C" w:rsidR="005A0D0F">
          <w:rPr>
            <w:noProof/>
          </w:rPr>
          <w:delText>7</w:delText>
        </w:r>
      </w:del>
      <w:ins w:author="toantk" w:date="2022-07-28T09:18:00Z" w:id="4178">
        <w:del w:author="Tran Khanh Toan" w:date="2022-08-03T15:31:00Z" w:id="4179">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4180">
        <w:r w:rsidDel="0087204C" w:rsidR="005A0D0F">
          <w:fldChar w:fldCharType="separate"/>
        </w:r>
      </w:del>
      <w:ins w:author="toantk" w:date="2022-07-28T09:18:00Z" w:id="4181">
        <w:del w:author="Tran Khanh Toan" w:date="2022-08-03T15:31:00Z" w:id="4182">
          <w:r w:rsidDel="0087204C" w:rsidR="005A0D0F">
            <w:rPr>
              <w:noProof/>
            </w:rPr>
            <w:delText>10</w:delText>
          </w:r>
          <w:r w:rsidDel="0087204C" w:rsidR="005A0D0F">
            <w:fldChar w:fldCharType="end"/>
          </w:r>
        </w:del>
      </w:ins>
      <w:ins w:author="Tran Khanh Toan" w:date="2022-07-01T17:36:00Z" w:id="4183">
        <w:del w:author="toantk" w:date="2022-07-27T10:00:00Z" w:id="4184">
          <w:r w:rsidDel="006366F4" w:rsidR="0036606E">
            <w:fldChar w:fldCharType="begin"/>
          </w:r>
          <w:r w:rsidDel="006366F4" w:rsidR="0036606E">
            <w:delInstrText xml:space="preserve"> STYLEREF 1 \s </w:delInstrText>
          </w:r>
        </w:del>
      </w:ins>
      <w:del w:author="toantk" w:date="2022-07-27T10:00:00Z" w:id="4185">
        <w:r w:rsidDel="006366F4" w:rsidR="0036606E">
          <w:fldChar w:fldCharType="separate"/>
        </w:r>
        <w:r w:rsidDel="006366F4" w:rsidR="0036606E">
          <w:rPr>
            <w:noProof/>
          </w:rPr>
          <w:delText>7</w:delText>
        </w:r>
      </w:del>
      <w:ins w:author="Tran Khanh Toan" w:date="2022-07-01T17:36:00Z" w:id="4186">
        <w:del w:author="toantk" w:date="2022-07-27T10:00:00Z" w:id="4187">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4188">
        <w:r w:rsidDel="006366F4" w:rsidR="0036606E">
          <w:fldChar w:fldCharType="separate"/>
        </w:r>
      </w:del>
      <w:ins w:author="Tran Khanh Toan" w:date="2022-07-01T17:36:00Z" w:id="4189">
        <w:del w:author="toantk" w:date="2022-07-27T10:00:00Z" w:id="4190">
          <w:r w:rsidDel="006366F4" w:rsidR="0036606E">
            <w:rPr>
              <w:noProof/>
            </w:rPr>
            <w:delText>6</w:delText>
          </w:r>
          <w:r w:rsidDel="006366F4" w:rsidR="0036606E">
            <w:fldChar w:fldCharType="end"/>
          </w:r>
        </w:del>
      </w:ins>
      <w:del w:author="Tran Khanh Toan" w:date="2022-07-01T14:56:00Z" w:id="4191">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5</w:delText>
        </w:r>
        <w:r w:rsidDel="00A87875" w:rsidR="003F0BD0">
          <w:rPr>
            <w:noProof/>
          </w:rPr>
          <w:fldChar w:fldCharType="end"/>
        </w:r>
      </w:del>
      <w:r>
        <w:t xml:space="preserve"> Bảng mô tả tham số trong luồng điều khiển cấu hình sửa một WAN</w:t>
      </w:r>
      <w:bookmarkEnd w:id="4163"/>
    </w:p>
    <w:tbl>
      <w:tblPr>
        <w:tblStyle w:val="TableGrid"/>
        <w:tblW w:w="0" w:type="auto"/>
        <w:tblInd w:w="175" w:type="dxa"/>
        <w:tblLook w:val="04A0" w:firstRow="1" w:lastRow="0" w:firstColumn="1" w:lastColumn="0" w:noHBand="0" w:noVBand="1"/>
      </w:tblPr>
      <w:tblGrid>
        <w:gridCol w:w="715"/>
        <w:gridCol w:w="1602"/>
        <w:gridCol w:w="1566"/>
        <w:gridCol w:w="1068"/>
        <w:gridCol w:w="2383"/>
        <w:gridCol w:w="1716"/>
      </w:tblGrid>
      <w:tr w:rsidR="00F63169" w:rsidTr="00771908" w14:paraId="22AFF110" w14:textId="77777777">
        <w:tc>
          <w:tcPr>
            <w:tcW w:w="715" w:type="dxa"/>
          </w:tcPr>
          <w:p w:rsidR="00F63169" w:rsidP="00E5021C" w:rsidRDefault="00F63169" w14:paraId="2044E2ED" w14:textId="77777777">
            <w:pPr>
              <w:pStyle w:val="ListParagraph"/>
              <w:ind w:left="0"/>
              <w:rPr>
                <w:b/>
                <w:bCs/>
              </w:rPr>
            </w:pPr>
            <w:r>
              <w:rPr>
                <w:b/>
                <w:bCs/>
              </w:rPr>
              <w:t>STT</w:t>
            </w:r>
          </w:p>
        </w:tc>
        <w:tc>
          <w:tcPr>
            <w:tcW w:w="1602" w:type="dxa"/>
          </w:tcPr>
          <w:p w:rsidR="00F63169" w:rsidP="00E5021C" w:rsidRDefault="00F63169" w14:paraId="0DC25001" w14:textId="77777777">
            <w:pPr>
              <w:pStyle w:val="ListParagraph"/>
              <w:ind w:left="0"/>
              <w:rPr>
                <w:b/>
                <w:bCs/>
              </w:rPr>
            </w:pPr>
            <w:r>
              <w:rPr>
                <w:b/>
                <w:bCs/>
              </w:rPr>
              <w:t>Tham số</w:t>
            </w:r>
          </w:p>
        </w:tc>
        <w:tc>
          <w:tcPr>
            <w:tcW w:w="1566" w:type="dxa"/>
          </w:tcPr>
          <w:p w:rsidR="00F63169" w:rsidP="00E5021C" w:rsidRDefault="00F63169" w14:paraId="7283E8CA" w14:textId="77777777">
            <w:pPr>
              <w:pStyle w:val="ListParagraph"/>
              <w:ind w:left="0"/>
              <w:rPr>
                <w:b/>
                <w:bCs/>
              </w:rPr>
            </w:pPr>
            <w:r>
              <w:rPr>
                <w:b/>
                <w:bCs/>
              </w:rPr>
              <w:t>Mô tả</w:t>
            </w:r>
          </w:p>
        </w:tc>
        <w:tc>
          <w:tcPr>
            <w:tcW w:w="1068" w:type="dxa"/>
          </w:tcPr>
          <w:p w:rsidR="00F63169" w:rsidP="00E5021C" w:rsidRDefault="00F63169" w14:paraId="49867096" w14:textId="77777777">
            <w:pPr>
              <w:pStyle w:val="ListParagraph"/>
              <w:ind w:left="0"/>
              <w:rPr>
                <w:b/>
                <w:bCs/>
              </w:rPr>
            </w:pPr>
            <w:r>
              <w:rPr>
                <w:b/>
                <w:bCs/>
              </w:rPr>
              <w:t>Kiểu</w:t>
            </w:r>
          </w:p>
        </w:tc>
        <w:tc>
          <w:tcPr>
            <w:tcW w:w="2383" w:type="dxa"/>
          </w:tcPr>
          <w:p w:rsidR="00F63169" w:rsidP="00E5021C" w:rsidRDefault="00F63169" w14:paraId="459A1737" w14:textId="77777777">
            <w:pPr>
              <w:pStyle w:val="ListParagraph"/>
              <w:ind w:left="0"/>
              <w:rPr>
                <w:b/>
                <w:bCs/>
              </w:rPr>
            </w:pPr>
            <w:r>
              <w:rPr>
                <w:b/>
                <w:bCs/>
              </w:rPr>
              <w:t>Giá trị</w:t>
            </w:r>
          </w:p>
        </w:tc>
        <w:tc>
          <w:tcPr>
            <w:tcW w:w="1716" w:type="dxa"/>
          </w:tcPr>
          <w:p w:rsidR="00F63169" w:rsidP="00E5021C" w:rsidRDefault="00F63169" w14:paraId="437961F6" w14:textId="77777777">
            <w:pPr>
              <w:pStyle w:val="ListParagraph"/>
              <w:ind w:left="0"/>
              <w:rPr>
                <w:b/>
                <w:bCs/>
              </w:rPr>
            </w:pPr>
            <w:r>
              <w:rPr>
                <w:b/>
                <w:bCs/>
              </w:rPr>
              <w:t>Json Key</w:t>
            </w:r>
          </w:p>
        </w:tc>
      </w:tr>
      <w:tr w:rsidR="00F63169" w:rsidTr="00771908" w14:paraId="45A931FC" w14:textId="77777777">
        <w:tc>
          <w:tcPr>
            <w:tcW w:w="715" w:type="dxa"/>
          </w:tcPr>
          <w:p w:rsidRPr="00020A9F" w:rsidR="00F63169" w:rsidP="00E5021C" w:rsidRDefault="00F63169" w14:paraId="52BFAC5B" w14:textId="77777777">
            <w:pPr>
              <w:pStyle w:val="ListParagraph"/>
              <w:ind w:left="0"/>
            </w:pPr>
            <w:r w:rsidRPr="00020A9F">
              <w:t>1</w:t>
            </w:r>
          </w:p>
        </w:tc>
        <w:tc>
          <w:tcPr>
            <w:tcW w:w="1602" w:type="dxa"/>
          </w:tcPr>
          <w:p w:rsidRPr="00020A9F" w:rsidR="00F63169" w:rsidP="00E5021C" w:rsidRDefault="00F63169" w14:paraId="1E440C15" w14:textId="77777777">
            <w:pPr>
              <w:pStyle w:val="ListParagraph"/>
              <w:ind w:left="0"/>
            </w:pPr>
            <w:r>
              <w:t>WAN Index</w:t>
            </w:r>
          </w:p>
        </w:tc>
        <w:tc>
          <w:tcPr>
            <w:tcW w:w="1566" w:type="dxa"/>
          </w:tcPr>
          <w:p w:rsidRPr="00020A9F" w:rsidR="00F63169" w:rsidP="00E5021C" w:rsidRDefault="00F63169" w14:paraId="3390401F" w14:textId="77777777">
            <w:pPr>
              <w:pStyle w:val="ListParagraph"/>
              <w:ind w:left="0"/>
            </w:pPr>
            <w:r>
              <w:t>Index của WAN</w:t>
            </w:r>
          </w:p>
        </w:tc>
        <w:tc>
          <w:tcPr>
            <w:tcW w:w="1068" w:type="dxa"/>
          </w:tcPr>
          <w:p w:rsidRPr="00020A9F" w:rsidR="00F63169" w:rsidP="00E5021C" w:rsidRDefault="00F63169" w14:paraId="3FF8AB78" w14:textId="77777777">
            <w:pPr>
              <w:pStyle w:val="ListParagraph"/>
              <w:ind w:left="0"/>
            </w:pPr>
            <w:r>
              <w:t>Int</w:t>
            </w:r>
          </w:p>
        </w:tc>
        <w:tc>
          <w:tcPr>
            <w:tcW w:w="2383" w:type="dxa"/>
          </w:tcPr>
          <w:p w:rsidRPr="00020A9F" w:rsidR="00F63169" w:rsidP="00E5021C" w:rsidRDefault="00F63169" w14:paraId="41D6FC00" w14:textId="77777777">
            <w:pPr>
              <w:pStyle w:val="ListParagraph"/>
              <w:ind w:left="0"/>
            </w:pPr>
            <w:r>
              <w:t>Số nguyên. Có giá trị: 0-7</w:t>
            </w:r>
          </w:p>
        </w:tc>
        <w:tc>
          <w:tcPr>
            <w:tcW w:w="1716" w:type="dxa"/>
          </w:tcPr>
          <w:p w:rsidRPr="00020A9F" w:rsidR="00F63169" w:rsidP="00E5021C" w:rsidRDefault="00F63169" w14:paraId="6F8E6AEE" w14:textId="77777777">
            <w:pPr>
              <w:pStyle w:val="ListParagraph"/>
              <w:ind w:left="0"/>
            </w:pPr>
            <w:r>
              <w:t>wanIndex</w:t>
            </w:r>
          </w:p>
        </w:tc>
      </w:tr>
      <w:tr w:rsidR="00F63169" w:rsidTr="00771908" w14:paraId="1C1BC334" w14:textId="77777777">
        <w:tc>
          <w:tcPr>
            <w:tcW w:w="715" w:type="dxa"/>
          </w:tcPr>
          <w:p w:rsidRPr="00020A9F" w:rsidR="00F63169" w:rsidP="00E5021C" w:rsidRDefault="00F63169" w14:paraId="06EF5E67" w14:textId="77777777">
            <w:pPr>
              <w:pStyle w:val="ListParagraph"/>
              <w:ind w:left="0"/>
            </w:pPr>
            <w:r>
              <w:t>3</w:t>
            </w:r>
          </w:p>
        </w:tc>
        <w:tc>
          <w:tcPr>
            <w:tcW w:w="1602" w:type="dxa"/>
          </w:tcPr>
          <w:p w:rsidRPr="00020A9F" w:rsidR="00F63169" w:rsidP="00E5021C" w:rsidRDefault="00F63169" w14:paraId="28053E55" w14:textId="77777777">
            <w:pPr>
              <w:pStyle w:val="ListParagraph"/>
              <w:ind w:left="0"/>
            </w:pPr>
            <w:r>
              <w:t>vlanID</w:t>
            </w:r>
          </w:p>
        </w:tc>
        <w:tc>
          <w:tcPr>
            <w:tcW w:w="1566" w:type="dxa"/>
          </w:tcPr>
          <w:p w:rsidR="00F63169" w:rsidP="00E5021C" w:rsidRDefault="00F63169" w14:paraId="6C34FD19" w14:textId="77777777">
            <w:pPr>
              <w:pStyle w:val="ListParagraph"/>
              <w:ind w:left="0"/>
            </w:pPr>
            <w:r>
              <w:t>VLAN ID</w:t>
            </w:r>
          </w:p>
        </w:tc>
        <w:tc>
          <w:tcPr>
            <w:tcW w:w="1068" w:type="dxa"/>
          </w:tcPr>
          <w:p w:rsidR="00F63169" w:rsidP="00E5021C" w:rsidRDefault="00F63169" w14:paraId="47DE8717" w14:textId="77777777">
            <w:pPr>
              <w:pStyle w:val="ListParagraph"/>
              <w:ind w:left="0"/>
            </w:pPr>
            <w:r>
              <w:t>Int</w:t>
            </w:r>
          </w:p>
        </w:tc>
        <w:tc>
          <w:tcPr>
            <w:tcW w:w="2383" w:type="dxa"/>
          </w:tcPr>
          <w:p w:rsidR="00F63169" w:rsidP="00E5021C" w:rsidRDefault="00F63169" w14:paraId="3EF1637C" w14:textId="77777777">
            <w:pPr>
              <w:pStyle w:val="ListParagraph"/>
              <w:ind w:left="0"/>
            </w:pPr>
            <w:r>
              <w:t>Số nguyên. Có giá trị: 0-4095</w:t>
            </w:r>
          </w:p>
        </w:tc>
        <w:tc>
          <w:tcPr>
            <w:tcW w:w="1716" w:type="dxa"/>
          </w:tcPr>
          <w:p w:rsidR="00F63169" w:rsidP="00E5021C" w:rsidRDefault="00F63169" w14:paraId="4D8255A0" w14:textId="77777777">
            <w:pPr>
              <w:pStyle w:val="ListParagraph"/>
              <w:ind w:left="0"/>
            </w:pPr>
            <w:r>
              <w:t>vlanID</w:t>
            </w:r>
          </w:p>
        </w:tc>
      </w:tr>
      <w:tr w:rsidR="00F63169" w:rsidTr="00771908" w14:paraId="7BD16D6C" w14:textId="77777777">
        <w:tc>
          <w:tcPr>
            <w:tcW w:w="715" w:type="dxa"/>
          </w:tcPr>
          <w:p w:rsidR="00F63169" w:rsidP="00E5021C" w:rsidRDefault="00F63169" w14:paraId="701C60D4" w14:textId="77777777">
            <w:pPr>
              <w:pStyle w:val="ListParagraph"/>
              <w:ind w:left="0"/>
            </w:pPr>
            <w:r>
              <w:t>4</w:t>
            </w:r>
          </w:p>
        </w:tc>
        <w:tc>
          <w:tcPr>
            <w:tcW w:w="1602" w:type="dxa"/>
          </w:tcPr>
          <w:p w:rsidR="00F63169" w:rsidP="00E5021C" w:rsidRDefault="00F63169" w14:paraId="0BBB9509" w14:textId="77777777">
            <w:pPr>
              <w:pStyle w:val="ListParagraph"/>
              <w:ind w:left="0"/>
            </w:pPr>
            <w:r>
              <w:t>802.1p</w:t>
            </w:r>
          </w:p>
        </w:tc>
        <w:tc>
          <w:tcPr>
            <w:tcW w:w="1566" w:type="dxa"/>
          </w:tcPr>
          <w:p w:rsidR="00F63169" w:rsidP="00E5021C" w:rsidRDefault="00F63169" w14:paraId="36514307" w14:textId="77777777">
            <w:pPr>
              <w:pStyle w:val="ListParagraph"/>
              <w:ind w:left="0"/>
            </w:pPr>
            <w:r>
              <w:t>VLAN Priority</w:t>
            </w:r>
          </w:p>
        </w:tc>
        <w:tc>
          <w:tcPr>
            <w:tcW w:w="1068" w:type="dxa"/>
          </w:tcPr>
          <w:p w:rsidR="00F63169" w:rsidP="00E5021C" w:rsidRDefault="00F63169" w14:paraId="66852554" w14:textId="77777777">
            <w:pPr>
              <w:pStyle w:val="ListParagraph"/>
              <w:ind w:left="0"/>
            </w:pPr>
            <w:r>
              <w:t>Int</w:t>
            </w:r>
          </w:p>
        </w:tc>
        <w:tc>
          <w:tcPr>
            <w:tcW w:w="2383" w:type="dxa"/>
          </w:tcPr>
          <w:p w:rsidR="00F63169" w:rsidP="00E5021C" w:rsidRDefault="00F63169" w14:paraId="1CF5F3CA" w14:textId="77777777">
            <w:pPr>
              <w:pStyle w:val="ListParagraph"/>
              <w:ind w:left="0"/>
            </w:pPr>
            <w:r>
              <w:t>Số nguyên. Có giá trị: 0-7</w:t>
            </w:r>
          </w:p>
        </w:tc>
        <w:tc>
          <w:tcPr>
            <w:tcW w:w="1716" w:type="dxa"/>
          </w:tcPr>
          <w:p w:rsidR="00F63169" w:rsidP="00E5021C" w:rsidRDefault="00F63169" w14:paraId="229651EB" w14:textId="77777777">
            <w:pPr>
              <w:pStyle w:val="ListParagraph"/>
              <w:ind w:left="0"/>
            </w:pPr>
            <w:r>
              <w:t>802.1p</w:t>
            </w:r>
          </w:p>
        </w:tc>
      </w:tr>
      <w:tr w:rsidR="000D24DB" w:rsidTr="00771908" w14:paraId="339B4E7D" w14:textId="77777777">
        <w:tc>
          <w:tcPr>
            <w:tcW w:w="715" w:type="dxa"/>
          </w:tcPr>
          <w:p w:rsidR="000D24DB" w:rsidP="000D24DB" w:rsidRDefault="000D24DB" w14:paraId="3E37D52F" w14:textId="0AE6AAB8">
            <w:pPr>
              <w:pStyle w:val="ListParagraph"/>
              <w:ind w:left="0"/>
            </w:pPr>
            <w:r>
              <w:t>5</w:t>
            </w:r>
          </w:p>
        </w:tc>
        <w:tc>
          <w:tcPr>
            <w:tcW w:w="1602" w:type="dxa"/>
          </w:tcPr>
          <w:p w:rsidR="000D24DB" w:rsidP="000D24DB" w:rsidRDefault="000D24DB" w14:paraId="7EFA3D71" w14:textId="4E300001">
            <w:pPr>
              <w:pStyle w:val="ListParagraph"/>
              <w:ind w:left="0"/>
            </w:pPr>
            <w:r>
              <w:t>IP version</w:t>
            </w:r>
          </w:p>
        </w:tc>
        <w:tc>
          <w:tcPr>
            <w:tcW w:w="1566" w:type="dxa"/>
          </w:tcPr>
          <w:p w:rsidR="000D24DB" w:rsidP="000D24DB" w:rsidRDefault="000D24DB" w14:paraId="6114224B" w14:textId="227D08D0">
            <w:pPr>
              <w:pStyle w:val="ListParagraph"/>
              <w:ind w:left="0"/>
            </w:pPr>
            <w:r>
              <w:t>IP version của WAN chỉ có đối với WANType= IPoE/PPPoE</w:t>
            </w:r>
          </w:p>
        </w:tc>
        <w:tc>
          <w:tcPr>
            <w:tcW w:w="1068" w:type="dxa"/>
          </w:tcPr>
          <w:p w:rsidR="000D24DB" w:rsidP="000D24DB" w:rsidRDefault="000D24DB" w14:paraId="5C747607" w14:textId="31C7D1AE">
            <w:pPr>
              <w:pStyle w:val="ListParagraph"/>
              <w:ind w:left="0"/>
            </w:pPr>
            <w:r>
              <w:t>String</w:t>
            </w:r>
          </w:p>
        </w:tc>
        <w:tc>
          <w:tcPr>
            <w:tcW w:w="2383" w:type="dxa"/>
          </w:tcPr>
          <w:p w:rsidR="000D24DB" w:rsidP="000D24DB" w:rsidRDefault="000D24DB" w14:paraId="59C3C9F0" w14:textId="77777777">
            <w:pPr>
              <w:pStyle w:val="ListParagraph"/>
              <w:ind w:left="0"/>
            </w:pPr>
            <w:r>
              <w:t>Chuỗi ký tự trong danh sách sau:</w:t>
            </w:r>
          </w:p>
          <w:p w:rsidR="000D24DB" w:rsidP="000D24DB" w:rsidRDefault="000D24DB" w14:paraId="7AE0E220" w14:textId="4726F233">
            <w:pPr>
              <w:pStyle w:val="ListParagraph"/>
              <w:ind w:left="0"/>
            </w:pPr>
            <w:r>
              <w:t>IPv4/IPv6/Dualstack</w:t>
            </w:r>
          </w:p>
        </w:tc>
        <w:tc>
          <w:tcPr>
            <w:tcW w:w="1716" w:type="dxa"/>
          </w:tcPr>
          <w:p w:rsidR="000D24DB" w:rsidP="000D24DB" w:rsidRDefault="000D24DB" w14:paraId="204FE1EF" w14:textId="3C266B97">
            <w:pPr>
              <w:pStyle w:val="ListParagraph"/>
              <w:ind w:left="0"/>
            </w:pPr>
            <w:r>
              <w:t>ipVersion</w:t>
            </w:r>
          </w:p>
        </w:tc>
      </w:tr>
      <w:tr w:rsidR="000D24DB" w:rsidTr="00771908" w14:paraId="1F50060D" w14:textId="77777777">
        <w:tc>
          <w:tcPr>
            <w:tcW w:w="715" w:type="dxa"/>
          </w:tcPr>
          <w:p w:rsidR="000D24DB" w:rsidP="000D24DB" w:rsidRDefault="000D24DB" w14:paraId="2C5FCC42" w14:textId="24FFADFB">
            <w:pPr>
              <w:pStyle w:val="ListParagraph"/>
              <w:ind w:left="0"/>
            </w:pPr>
            <w:r>
              <w:t>6</w:t>
            </w:r>
          </w:p>
        </w:tc>
        <w:tc>
          <w:tcPr>
            <w:tcW w:w="1602" w:type="dxa"/>
          </w:tcPr>
          <w:p w:rsidR="000D24DB" w:rsidP="000D24DB" w:rsidRDefault="000D24DB" w14:paraId="722BDBE9" w14:textId="77777777">
            <w:pPr>
              <w:pStyle w:val="ListParagraph"/>
              <w:ind w:left="0"/>
            </w:pPr>
            <w:r>
              <w:t>Username</w:t>
            </w:r>
          </w:p>
        </w:tc>
        <w:tc>
          <w:tcPr>
            <w:tcW w:w="1566" w:type="dxa"/>
          </w:tcPr>
          <w:p w:rsidR="000D24DB" w:rsidP="000D24DB" w:rsidRDefault="000D24DB" w14:paraId="17A074FB" w14:textId="77777777">
            <w:pPr>
              <w:pStyle w:val="ListParagraph"/>
              <w:ind w:left="0"/>
            </w:pPr>
            <w:r>
              <w:t>Username PPPoE chỉ có trường này đối với WAN Type = PPPoE</w:t>
            </w:r>
          </w:p>
        </w:tc>
        <w:tc>
          <w:tcPr>
            <w:tcW w:w="1068" w:type="dxa"/>
          </w:tcPr>
          <w:p w:rsidR="000D24DB" w:rsidP="000D24DB" w:rsidRDefault="000D24DB" w14:paraId="01B47410" w14:textId="77777777">
            <w:pPr>
              <w:pStyle w:val="ListParagraph"/>
              <w:ind w:left="0"/>
            </w:pPr>
            <w:r>
              <w:t>String</w:t>
            </w:r>
          </w:p>
        </w:tc>
        <w:tc>
          <w:tcPr>
            <w:tcW w:w="2383" w:type="dxa"/>
          </w:tcPr>
          <w:p w:rsidR="000D24DB" w:rsidP="000D24DB" w:rsidRDefault="000D24DB" w14:paraId="02D54A1B" w14:textId="77777777">
            <w:pPr>
              <w:pStyle w:val="ListParagraph"/>
              <w:ind w:left="0"/>
            </w:pPr>
            <w:r>
              <w:t>Chuỗi ký tự. Các ký tự đọc được bao gồm các ký tự chữ, số, các ký tự đặc biệt. Không chấp nhận ký tự tiếng việt.</w:t>
            </w:r>
          </w:p>
          <w:p w:rsidR="000D24DB" w:rsidP="000D24DB" w:rsidRDefault="000D24DB" w14:paraId="4B889B71" w14:textId="77777777">
            <w:pPr>
              <w:pStyle w:val="ListParagraph"/>
              <w:ind w:left="0"/>
            </w:pPr>
            <w:r>
              <w:t>Độ dài: 1-64</w:t>
            </w:r>
          </w:p>
          <w:p w:rsidR="000D24DB" w:rsidP="000D24DB" w:rsidRDefault="000D24DB" w14:paraId="52C02047" w14:textId="77777777">
            <w:pPr>
              <w:pStyle w:val="ListParagraph"/>
              <w:ind w:left="0"/>
            </w:pPr>
          </w:p>
        </w:tc>
        <w:tc>
          <w:tcPr>
            <w:tcW w:w="1716" w:type="dxa"/>
          </w:tcPr>
          <w:p w:rsidR="000D24DB" w:rsidP="000D24DB" w:rsidRDefault="000D24DB" w14:paraId="2FA31B03" w14:textId="77777777">
            <w:pPr>
              <w:pStyle w:val="ListParagraph"/>
              <w:ind w:left="0"/>
            </w:pPr>
            <w:r>
              <w:t>username</w:t>
            </w:r>
          </w:p>
        </w:tc>
      </w:tr>
      <w:tr w:rsidR="000D24DB" w:rsidTr="00771908" w14:paraId="78115856" w14:textId="77777777">
        <w:tc>
          <w:tcPr>
            <w:tcW w:w="715" w:type="dxa"/>
          </w:tcPr>
          <w:p w:rsidR="000D24DB" w:rsidP="000D24DB" w:rsidRDefault="000D24DB" w14:paraId="5C04F0E5" w14:textId="5771824E">
            <w:pPr>
              <w:pStyle w:val="ListParagraph"/>
              <w:ind w:left="0"/>
            </w:pPr>
            <w:r>
              <w:t>7</w:t>
            </w:r>
          </w:p>
        </w:tc>
        <w:tc>
          <w:tcPr>
            <w:tcW w:w="1602" w:type="dxa"/>
          </w:tcPr>
          <w:p w:rsidR="000D24DB" w:rsidP="000D24DB" w:rsidRDefault="000D24DB" w14:paraId="449A68AB" w14:textId="77777777">
            <w:pPr>
              <w:pStyle w:val="ListParagraph"/>
              <w:ind w:left="0"/>
            </w:pPr>
            <w:r>
              <w:t>Password</w:t>
            </w:r>
          </w:p>
        </w:tc>
        <w:tc>
          <w:tcPr>
            <w:tcW w:w="1566" w:type="dxa"/>
          </w:tcPr>
          <w:p w:rsidR="000D24DB" w:rsidP="000D24DB" w:rsidRDefault="000D24DB" w14:paraId="72AE3C0A" w14:textId="77777777">
            <w:pPr>
              <w:pStyle w:val="ListParagraph"/>
              <w:ind w:left="0"/>
            </w:pPr>
            <w:r>
              <w:t xml:space="preserve">Password PPPoE chỉ có trường </w:t>
            </w:r>
            <w:r>
              <w:lastRenderedPageBreak/>
              <w:t>đối với WAN Type = PPPoE</w:t>
            </w:r>
          </w:p>
        </w:tc>
        <w:tc>
          <w:tcPr>
            <w:tcW w:w="1068" w:type="dxa"/>
          </w:tcPr>
          <w:p w:rsidR="000D24DB" w:rsidP="000D24DB" w:rsidRDefault="000D24DB" w14:paraId="21423642" w14:textId="77777777">
            <w:pPr>
              <w:pStyle w:val="ListParagraph"/>
              <w:ind w:left="0"/>
            </w:pPr>
            <w:r>
              <w:lastRenderedPageBreak/>
              <w:t>String</w:t>
            </w:r>
          </w:p>
        </w:tc>
        <w:tc>
          <w:tcPr>
            <w:tcW w:w="2383" w:type="dxa"/>
          </w:tcPr>
          <w:p w:rsidR="000D24DB" w:rsidP="000D24DB" w:rsidRDefault="000D24DB" w14:paraId="042847BD" w14:textId="77777777">
            <w:pPr>
              <w:pStyle w:val="ListParagraph"/>
              <w:ind w:left="0"/>
            </w:pPr>
            <w:r>
              <w:t xml:space="preserve">Chuỗi ký tự. Các ký tự đọc được bao gồm các ký tự chữ, số, các </w:t>
            </w:r>
            <w:r>
              <w:lastRenderedPageBreak/>
              <w:t>ký tự đặc biệt. Không chấp nhận ký tự tiếng việt.</w:t>
            </w:r>
          </w:p>
          <w:p w:rsidR="000D24DB" w:rsidP="000D24DB" w:rsidRDefault="000D24DB" w14:paraId="1854D542" w14:textId="77777777">
            <w:pPr>
              <w:pStyle w:val="ListParagraph"/>
              <w:ind w:left="0"/>
            </w:pPr>
            <w:r>
              <w:t>Độ dài: 1-64</w:t>
            </w:r>
          </w:p>
        </w:tc>
        <w:tc>
          <w:tcPr>
            <w:tcW w:w="1716" w:type="dxa"/>
          </w:tcPr>
          <w:p w:rsidR="000D24DB" w:rsidP="000D24DB" w:rsidRDefault="000D24DB" w14:paraId="09861647" w14:textId="77777777">
            <w:pPr>
              <w:pStyle w:val="ListParagraph"/>
              <w:ind w:left="0"/>
            </w:pPr>
            <w:r>
              <w:lastRenderedPageBreak/>
              <w:t>password</w:t>
            </w:r>
          </w:p>
        </w:tc>
      </w:tr>
    </w:tbl>
    <w:p w:rsidR="00405D35" w:rsidP="0043581E" w:rsidRDefault="00405D35" w14:paraId="4C76E46F" w14:textId="77777777">
      <w:pPr>
        <w:rPr>
          <w:b/>
          <w:bCs/>
        </w:rPr>
      </w:pPr>
    </w:p>
    <w:p w:rsidR="0082011E" w:rsidP="0043581E" w:rsidRDefault="0082011E" w14:paraId="082666A5" w14:textId="18441A7E">
      <w:pPr>
        <w:rPr>
          <w:b/>
          <w:bCs/>
        </w:rPr>
      </w:pPr>
      <w:r>
        <w:rPr>
          <w:b/>
          <w:bCs/>
        </w:rPr>
        <w:t xml:space="preserve">Lưu ý: </w:t>
      </w:r>
      <w:r w:rsidRPr="0082011E">
        <w:t>WAN Index 0 không cho phép sửa cấu hình</w:t>
      </w:r>
      <w:r>
        <w:t xml:space="preserve"> từ </w:t>
      </w:r>
      <w:del w:author="Tran Khanh Toan" w:date="2022-07-01T15:37:00Z" w:id="4192">
        <w:r w:rsidDel="007A6979">
          <w:delText>OneLink</w:delText>
        </w:r>
      </w:del>
      <w:ins w:author="Tran Khanh Toan" w:date="2022-07-01T15:37:00Z" w:id="4193">
        <w:r w:rsidR="007A6979">
          <w:t>Mobile App</w:t>
        </w:r>
      </w:ins>
      <w:r>
        <w:t>.</w:t>
      </w:r>
    </w:p>
    <w:p w:rsidRPr="00F63169" w:rsidR="0082011E" w:rsidP="0082011E" w:rsidRDefault="0082011E" w14:paraId="443C8622" w14:textId="77777777">
      <w:pPr>
        <w:pStyle w:val="Heading3"/>
      </w:pPr>
      <w:bookmarkStart w:name="_Toc111217602" w:id="4194"/>
      <w:r>
        <w:t>Usecase – Điều khiển cấu hình xóa một WAN hiện tại</w:t>
      </w:r>
      <w:bookmarkEnd w:id="4194"/>
    </w:p>
    <w:tbl>
      <w:tblPr>
        <w:tblStyle w:val="TableGrid"/>
        <w:tblW w:w="0" w:type="auto"/>
        <w:tblLook w:val="04A0" w:firstRow="1" w:lastRow="0" w:firstColumn="1" w:lastColumn="0" w:noHBand="0" w:noVBand="1"/>
      </w:tblPr>
      <w:tblGrid>
        <w:gridCol w:w="1885"/>
        <w:gridCol w:w="7340"/>
      </w:tblGrid>
      <w:tr w:rsidR="0082011E" w:rsidTr="2ADD6C4A" w14:paraId="009909B1" w14:textId="77777777">
        <w:tc>
          <w:tcPr>
            <w:tcW w:w="1885" w:type="dxa"/>
            <w:tcMar/>
          </w:tcPr>
          <w:p w:rsidR="0082011E" w:rsidP="00E5021C" w:rsidRDefault="0082011E" w14:paraId="60F2970C" w14:textId="77777777">
            <w:r>
              <w:t>ID</w:t>
            </w:r>
          </w:p>
        </w:tc>
        <w:tc>
          <w:tcPr>
            <w:tcW w:w="7340" w:type="dxa"/>
            <w:tcMar/>
          </w:tcPr>
          <w:p w:rsidR="0082011E" w:rsidP="00E5021C" w:rsidRDefault="0082011E" w14:paraId="55999940" w14:textId="6BC81EFF">
            <w:r>
              <w:t>UC-1</w:t>
            </w:r>
            <w:ins w:author="toantk" w:date="2022-07-27T17:18:00Z" w:id="4195">
              <w:r w:rsidR="00370E58">
                <w:t>6</w:t>
              </w:r>
            </w:ins>
            <w:ins w:author="Tran Khanh Toan" w:date="2022-07-01T14:57:00Z" w:id="4196">
              <w:del w:author="toantk" w:date="2022-07-27T17:18:00Z" w:id="4197">
                <w:r w:rsidDel="00370E58" w:rsidR="00A87875">
                  <w:delText>8</w:delText>
                </w:r>
              </w:del>
            </w:ins>
            <w:del w:author="Tran Khanh Toan" w:date="2022-07-01T14:57:00Z" w:id="4198">
              <w:r w:rsidDel="00A87875" w:rsidR="008A0444">
                <w:delText>7</w:delText>
              </w:r>
            </w:del>
          </w:p>
        </w:tc>
      </w:tr>
      <w:tr w:rsidR="0082011E" w:rsidTr="2ADD6C4A" w14:paraId="1D306749" w14:textId="77777777">
        <w:tc>
          <w:tcPr>
            <w:tcW w:w="1885" w:type="dxa"/>
            <w:tcMar/>
          </w:tcPr>
          <w:p w:rsidR="0082011E" w:rsidP="00E5021C" w:rsidRDefault="0082011E" w14:paraId="0A156BD3" w14:textId="77777777">
            <w:r>
              <w:t>Name</w:t>
            </w:r>
          </w:p>
        </w:tc>
        <w:tc>
          <w:tcPr>
            <w:tcW w:w="7340" w:type="dxa"/>
            <w:tcMar/>
          </w:tcPr>
          <w:p w:rsidR="0082011E" w:rsidP="00E5021C" w:rsidRDefault="0082011E" w14:paraId="72D62AAF" w14:textId="77777777">
            <w:r>
              <w:t xml:space="preserve">Điều khiển cấu hình xóa một WAN hiện tại </w:t>
            </w:r>
          </w:p>
        </w:tc>
      </w:tr>
      <w:tr w:rsidR="0082011E" w:rsidTr="2ADD6C4A" w14:paraId="27E67DEC" w14:textId="77777777">
        <w:tc>
          <w:tcPr>
            <w:tcW w:w="1885" w:type="dxa"/>
            <w:tcMar/>
          </w:tcPr>
          <w:p w:rsidR="0082011E" w:rsidP="00E5021C" w:rsidRDefault="0082011E" w14:paraId="64F7265F" w14:textId="77777777">
            <w:r>
              <w:t>Description</w:t>
            </w:r>
          </w:p>
        </w:tc>
        <w:tc>
          <w:tcPr>
            <w:tcW w:w="7340" w:type="dxa"/>
            <w:tcMar/>
          </w:tcPr>
          <w:p w:rsidR="0082011E" w:rsidP="00E5021C" w:rsidRDefault="0082011E" w14:paraId="7887F5F5" w14:textId="69FF9E39">
            <w:pPr>
              <w:pStyle w:val="FirstLevelBullet"/>
              <w:rPr>
                <w:ins w:author="Tran Khanh Toan" w:date="2022-07-01T15:03:00Z" w:id="4199"/>
              </w:rPr>
            </w:pPr>
            <w:del w:author="Tran Khanh Toan" w:date="2022-07-01T15:37:00Z" w:id="4200">
              <w:r w:rsidDel="007A6979">
                <w:delText>OneLink</w:delText>
              </w:r>
            </w:del>
            <w:ins w:author="Tran Khanh Toan" w:date="2022-07-01T15:37:00Z" w:id="4201">
              <w:r w:rsidR="007A6979">
                <w:t>Mobile App</w:t>
              </w:r>
            </w:ins>
            <w:r>
              <w:t xml:space="preserve"> gửi yêu cầu xóa thông tin cấu hình một WAN hiện tại.</w:t>
            </w:r>
          </w:p>
          <w:p w:rsidR="007E2F9F" w:rsidRDefault="343D81E4" w14:paraId="2996FAF1" w14:textId="51C8DE97">
            <w:pPr>
              <w:pStyle w:val="FirstLevelBullet"/>
              <w:rPr/>
            </w:pPr>
            <w:ins w:author="Tran Khanh Toan" w:date="2022-07-01T15:03:00Z" w:id="634631111">
              <w:r w:rsidR="46660663">
                <w:t xml:space="preserve">Mobile App thực hiện request với định dạng </w:t>
              </w:r>
              <w:r>
                <w:fldChar w:fldCharType="begin"/>
              </w:r>
              <w:r>
                <w:instrText xml:space="preserve"> HYPERLINK "https://&lt;ip&gt;:&lt;port&gt;/onelinkagent" </w:instrText>
              </w:r>
              <w:r>
                <w:fldChar w:fldCharType="separate"/>
              </w:r>
              <w:r w:rsidRPr="2ADD6C4A" w:rsidR="46660663">
                <w:rPr>
                  <w:rStyle w:val="Hyperlink"/>
                </w:rPr>
                <w:t>https://&lt;ip&gt;:&lt;port&gt;/onelinkagent</w:t>
              </w:r>
              <w:r>
                <w:fldChar w:fldCharType="end"/>
              </w:r>
              <w:r w:rsidR="46660663">
                <w:t xml:space="preserve"> </w:t>
              </w:r>
              <w:r w:rsidR="46660663">
                <w:t>với</w:t>
              </w:r>
              <w:r w:rsidR="46660663">
                <w:t xml:space="preserve"> cookies </w:t>
              </w:r>
              <w:r w:rsidR="46660663">
                <w:t>đi</w:t>
              </w:r>
              <w:r w:rsidR="46660663">
                <w:t xml:space="preserve"> </w:t>
              </w:r>
              <w:r w:rsidR="46660663">
                <w:t>kèm</w:t>
              </w:r>
              <w:r w:rsidR="46660663">
                <w:t xml:space="preserve"> request </w:t>
              </w:r>
              <w:r w:rsidR="46660663">
                <w:t>được</w:t>
              </w:r>
              <w:r w:rsidR="46660663">
                <w:t xml:space="preserve"> </w:t>
              </w:r>
              <w:r w:rsidR="46660663">
                <w:t>quy</w:t>
              </w:r>
              <w:r w:rsidR="46660663">
                <w:t xml:space="preserve"> </w:t>
              </w:r>
              <w:r w:rsidR="46660663">
                <w:t>định</w:t>
              </w:r>
              <w:r w:rsidR="46660663">
                <w:t xml:space="preserve"> </w:t>
              </w:r>
              <w:r w:rsidR="46660663">
                <w:t>trong</w:t>
              </w:r>
              <w:r w:rsidR="46660663">
                <w:t xml:space="preserve"> </w:t>
              </w:r>
              <w:r w:rsidR="46660663">
                <w:t>mục</w:t>
              </w:r>
              <w:r w:rsidR="46660663">
                <w:t xml:space="preserve"> 7.2.1</w:t>
              </w:r>
            </w:ins>
          </w:p>
          <w:p w:rsidR="0082011E" w:rsidP="00E5021C" w:rsidRDefault="0082011E" w14:paraId="12F3A3FB" w14:textId="77777777">
            <w:pPr>
              <w:pStyle w:val="FirstLevelBullet"/>
            </w:pPr>
            <w:r>
              <w:t>ONT nhận yêu cầu, xử lý và gửi lại phản hồi cấu hình thành công hay thất bại.</w:t>
            </w:r>
          </w:p>
        </w:tc>
      </w:tr>
      <w:tr w:rsidR="0082011E" w:rsidTr="2ADD6C4A" w14:paraId="47342F8B" w14:textId="77777777">
        <w:tc>
          <w:tcPr>
            <w:tcW w:w="1885" w:type="dxa"/>
            <w:tcMar/>
          </w:tcPr>
          <w:p w:rsidR="0082011E" w:rsidP="00E5021C" w:rsidRDefault="0082011E" w14:paraId="507980E1" w14:textId="77777777">
            <w:r>
              <w:t>Actor</w:t>
            </w:r>
          </w:p>
        </w:tc>
        <w:tc>
          <w:tcPr>
            <w:tcW w:w="7340" w:type="dxa"/>
            <w:tcMar/>
          </w:tcPr>
          <w:p w:rsidR="0082011E" w:rsidP="00E5021C" w:rsidRDefault="0082011E" w14:paraId="60520FC7" w14:textId="77777777">
            <w:r>
              <w:t>Admin</w:t>
            </w:r>
          </w:p>
        </w:tc>
      </w:tr>
      <w:tr w:rsidR="0082011E" w:rsidTr="2ADD6C4A" w14:paraId="05D303AD" w14:textId="77777777">
        <w:tc>
          <w:tcPr>
            <w:tcW w:w="1885" w:type="dxa"/>
            <w:tcMar/>
          </w:tcPr>
          <w:p w:rsidR="0082011E" w:rsidP="00E5021C" w:rsidRDefault="0082011E" w14:paraId="3810B0B4" w14:textId="77777777">
            <w:r>
              <w:t>Pre-condition</w:t>
            </w:r>
          </w:p>
        </w:tc>
        <w:tc>
          <w:tcPr>
            <w:tcW w:w="7340" w:type="dxa"/>
            <w:tcMar/>
          </w:tcPr>
          <w:p w:rsidR="0082011E" w:rsidP="00E5021C" w:rsidRDefault="0082011E" w14:paraId="7357AE9F" w14:textId="15C32198">
            <w:r>
              <w:t xml:space="preserve">Thiết bị hoạt động bình thường, </w:t>
            </w:r>
            <w:del w:author="Tran Khanh Toan" w:date="2022-07-01T15:37:00Z" w:id="4203">
              <w:r w:rsidDel="007A6979">
                <w:delText>OneLink</w:delText>
              </w:r>
            </w:del>
            <w:ins w:author="Tran Khanh Toan" w:date="2022-07-01T15:37:00Z" w:id="4204">
              <w:r w:rsidR="007A6979">
                <w:t>Mobile App</w:t>
              </w:r>
            </w:ins>
            <w:r>
              <w:t xml:space="preserve"> đã đăng nhập thành công vào thiết bị và được cấp phiên truy nhập</w:t>
            </w:r>
          </w:p>
        </w:tc>
      </w:tr>
      <w:tr w:rsidR="0082011E" w:rsidTr="2ADD6C4A" w14:paraId="76E67E48" w14:textId="77777777">
        <w:tc>
          <w:tcPr>
            <w:tcW w:w="1885" w:type="dxa"/>
            <w:tcMar/>
          </w:tcPr>
          <w:p w:rsidR="0082011E" w:rsidP="00E5021C" w:rsidRDefault="0082011E" w14:paraId="0B40A558" w14:textId="77777777">
            <w:r>
              <w:t>Post-condition</w:t>
            </w:r>
          </w:p>
        </w:tc>
        <w:tc>
          <w:tcPr>
            <w:tcW w:w="7340" w:type="dxa"/>
            <w:tcMar/>
          </w:tcPr>
          <w:p w:rsidR="0082011E" w:rsidP="00E5021C" w:rsidRDefault="0082011E" w14:paraId="4A13DBDD" w14:textId="44365BAE">
            <w:r>
              <w:t xml:space="preserve">Thiết bị phản hồi đầy đủ các thông tin cho </w:t>
            </w:r>
            <w:del w:author="Tran Khanh Toan" w:date="2022-07-01T15:37:00Z" w:id="4205">
              <w:r w:rsidDel="007A6979">
                <w:delText>OneLink</w:delText>
              </w:r>
            </w:del>
            <w:ins w:author="Tran Khanh Toan" w:date="2022-07-01T15:37:00Z" w:id="4206">
              <w:r w:rsidR="007A6979">
                <w:t>Mobile App</w:t>
              </w:r>
            </w:ins>
          </w:p>
        </w:tc>
      </w:tr>
    </w:tbl>
    <w:p w:rsidRPr="00A13CE7" w:rsidR="0082011E" w:rsidP="0082011E" w:rsidRDefault="0082011E" w14:paraId="03877790" w14:textId="77777777"/>
    <w:p w:rsidR="0082011E" w:rsidP="0082011E" w:rsidRDefault="0082011E" w14:paraId="7F0275E6" w14:textId="77777777">
      <w:pPr>
        <w:rPr>
          <w:b/>
          <w:bCs/>
        </w:rPr>
      </w:pPr>
      <w:r w:rsidRPr="003C44BD">
        <w:rPr>
          <w:b/>
          <w:bCs/>
        </w:rPr>
        <w:t>Luồng dữ liệu:</w:t>
      </w:r>
    </w:p>
    <w:p w:rsidR="0082011E" w:rsidP="0082011E" w:rsidRDefault="0082011E" w14:paraId="1C71E74D" w14:textId="77777777">
      <w:pPr>
        <w:pStyle w:val="ANSVNormal1"/>
        <w:keepNext/>
        <w:jc w:val="center"/>
      </w:pPr>
      <w:r>
        <w:object w:dxaOrig="9180" w:dyaOrig="5296" w14:anchorId="038EE32E">
          <v:shape id="_x0000_i1036" style="width:460.5pt;height:265.5pt" o:ole="" type="#_x0000_t75">
            <v:imagedata o:title="" r:id="rId35"/>
          </v:shape>
          <o:OLEObject Type="Embed" ProgID="Visio.Drawing.15" ShapeID="_x0000_i1036" DrawAspect="Content" ObjectID="_1721885961" r:id="rId36"/>
        </w:object>
      </w:r>
    </w:p>
    <w:p w:rsidR="0082011E" w:rsidP="0082011E" w:rsidRDefault="0082011E" w14:paraId="58C33A6E" w14:textId="47BCB400">
      <w:pPr>
        <w:pStyle w:val="Caption"/>
      </w:pPr>
      <w:bookmarkStart w:name="_Toc110529200" w:id="4207"/>
      <w:r>
        <w:t xml:space="preserve">Hình </w:t>
      </w:r>
      <w:ins w:author="toantk" w:date="2022-07-28T09:55:00Z" w:id="4208">
        <w:r w:rsidR="00881A01">
          <w:fldChar w:fldCharType="begin"/>
        </w:r>
        <w:r w:rsidR="00881A01">
          <w:instrText xml:space="preserve"> STYLEREF 1 \s </w:instrText>
        </w:r>
      </w:ins>
      <w:r w:rsidR="00881A01">
        <w:fldChar w:fldCharType="separate"/>
      </w:r>
      <w:r w:rsidR="00533729">
        <w:rPr>
          <w:noProof/>
        </w:rPr>
        <w:t>7</w:t>
      </w:r>
      <w:ins w:author="toantk" w:date="2022-07-28T09:55:00Z" w:id="4209">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11</w:t>
      </w:r>
      <w:ins w:author="toantk" w:date="2022-07-28T09:55:00Z" w:id="4210">
        <w:r w:rsidR="00881A01">
          <w:fldChar w:fldCharType="end"/>
        </w:r>
      </w:ins>
      <w:ins w:author="Tran Khanh Toan" w:date="2022-07-01T17:42:00Z" w:id="4211">
        <w:del w:author="toantk" w:date="2022-07-27T09:26:00Z" w:id="4212">
          <w:r w:rsidDel="006A7679" w:rsidR="00076894">
            <w:fldChar w:fldCharType="begin"/>
          </w:r>
          <w:r w:rsidDel="006A7679" w:rsidR="00076894">
            <w:delInstrText xml:space="preserve"> STYLEREF 1 \s </w:delInstrText>
          </w:r>
        </w:del>
      </w:ins>
      <w:del w:author="toantk" w:date="2022-07-27T09:26:00Z" w:id="4213">
        <w:r w:rsidDel="006A7679" w:rsidR="00076894">
          <w:fldChar w:fldCharType="separate"/>
        </w:r>
        <w:r w:rsidDel="006A7679" w:rsidR="00076894">
          <w:rPr>
            <w:noProof/>
          </w:rPr>
          <w:delText>7</w:delText>
        </w:r>
      </w:del>
      <w:ins w:author="Tran Khanh Toan" w:date="2022-07-01T17:42:00Z" w:id="4214">
        <w:del w:author="toantk" w:date="2022-07-27T09:26:00Z" w:id="4215">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216">
        <w:r w:rsidDel="006A7679" w:rsidR="00076894">
          <w:fldChar w:fldCharType="separate"/>
        </w:r>
      </w:del>
      <w:ins w:author="Tran Khanh Toan" w:date="2022-07-01T17:42:00Z" w:id="4217">
        <w:del w:author="toantk" w:date="2022-07-27T09:26:00Z" w:id="4218">
          <w:r w:rsidDel="006A7679" w:rsidR="00076894">
            <w:rPr>
              <w:noProof/>
            </w:rPr>
            <w:delText>9</w:delText>
          </w:r>
          <w:r w:rsidDel="006A7679" w:rsidR="00076894">
            <w:fldChar w:fldCharType="end"/>
          </w:r>
        </w:del>
      </w:ins>
      <w:del w:author="Tran Khanh Toan" w:date="2022-07-01T14:55:00Z" w:id="4219">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8</w:delText>
        </w:r>
        <w:r w:rsidDel="00A87875" w:rsidR="003F0BD0">
          <w:rPr>
            <w:noProof/>
          </w:rPr>
          <w:fldChar w:fldCharType="end"/>
        </w:r>
      </w:del>
      <w:r>
        <w:t xml:space="preserve"> Luồng điều khiển xóa cấu hình WAN hiện tại từ </w:t>
      </w:r>
      <w:del w:author="Tran Khanh Toan" w:date="2022-07-01T15:37:00Z" w:id="4220">
        <w:r w:rsidDel="007A6979">
          <w:delText>OneLink</w:delText>
        </w:r>
      </w:del>
      <w:ins w:author="Tran Khanh Toan" w:date="2022-07-01T15:37:00Z" w:id="4221">
        <w:r w:rsidR="007A6979">
          <w:t>Mobile App</w:t>
        </w:r>
      </w:ins>
      <w:bookmarkEnd w:id="4207"/>
    </w:p>
    <w:p w:rsidR="0082011E" w:rsidP="0082011E" w:rsidRDefault="0082011E" w14:paraId="54A57669" w14:textId="4B4F517E">
      <w:pPr>
        <w:rPr>
          <w:b/>
          <w:bCs/>
        </w:rPr>
      </w:pPr>
      <w:del w:author="Tran Khanh Toan" w:date="2022-07-04T09:21:00Z" w:id="4222">
        <w:r w:rsidRPr="00AB6FAB" w:rsidDel="00F02801">
          <w:rPr>
            <w:b/>
            <w:bCs/>
          </w:rPr>
          <w:delText xml:space="preserve">Cấu trúc dữ liệu </w:delText>
        </w:r>
      </w:del>
      <w:ins w:author="Tran Khanh Toan" w:date="2022-07-04T09:22:00Z" w:id="4223">
        <w:r w:rsidR="00F02801">
          <w:rPr>
            <w:b/>
            <w:bCs/>
          </w:rPr>
          <w:t xml:space="preserve">Cấu trúc payload </w:t>
        </w:r>
      </w:ins>
      <w:r w:rsidRPr="00AB6FAB">
        <w:rPr>
          <w:b/>
          <w:bCs/>
        </w:rPr>
        <w:t>của bản tin:</w:t>
      </w:r>
    </w:p>
    <w:p w:rsidR="0082011E" w:rsidP="0082011E" w:rsidRDefault="0082011E" w14:paraId="6ABC7BEC" w14:textId="77777777">
      <w:pPr>
        <w:pStyle w:val="ListParagraph"/>
        <w:numPr>
          <w:ilvl w:val="0"/>
          <w:numId w:val="9"/>
        </w:numPr>
        <w:rPr>
          <w:b/>
          <w:bCs/>
        </w:rPr>
      </w:pPr>
      <w:r>
        <w:rPr>
          <w:b/>
          <w:bCs/>
        </w:rPr>
        <w:t>WAN Remove Request:</w:t>
      </w:r>
    </w:p>
    <w:p w:rsidR="0082011E" w:rsidP="0082011E" w:rsidRDefault="0082011E" w14:paraId="5BEB0E82" w14:textId="77777777">
      <w:pPr>
        <w:pStyle w:val="ListParagraph"/>
      </w:pPr>
      <w:r>
        <w:t>{“action” : “wanRemove”,</w:t>
      </w:r>
    </w:p>
    <w:p w:rsidR="0082011E" w:rsidP="0082011E" w:rsidRDefault="00045C6B" w14:paraId="63988224" w14:textId="37CBB9A4">
      <w:pPr>
        <w:pStyle w:val="FirstLevelBullet"/>
        <w:numPr>
          <w:ilvl w:val="0"/>
          <w:numId w:val="0"/>
        </w:numPr>
        <w:ind w:left="720"/>
      </w:pPr>
      <w:r>
        <w:t xml:space="preserve">  “wanIndex” : &lt;wanIndex&gt;</w:t>
      </w:r>
      <w:r w:rsidR="001E5253">
        <w:t>,</w:t>
      </w:r>
    </w:p>
    <w:p w:rsidR="001E5253" w:rsidP="0082011E" w:rsidRDefault="001E5253" w14:paraId="6326215A" w14:textId="3698A8A2">
      <w:pPr>
        <w:pStyle w:val="FirstLevelBullet"/>
        <w:numPr>
          <w:ilvl w:val="0"/>
          <w:numId w:val="0"/>
        </w:numPr>
        <w:ind w:left="720"/>
      </w:pPr>
      <w:r>
        <w:t xml:space="preserve">  “requestId” : </w:t>
      </w:r>
      <w:r w:rsidR="003E0981">
        <w:t>&lt;requestId&gt;</w:t>
      </w:r>
    </w:p>
    <w:p w:rsidR="0082011E" w:rsidP="0082011E" w:rsidRDefault="0082011E" w14:paraId="6CC59503" w14:textId="77777777">
      <w:pPr>
        <w:pStyle w:val="ListParagraph"/>
      </w:pPr>
      <w:r>
        <w:t>}</w:t>
      </w:r>
    </w:p>
    <w:p w:rsidR="0082011E" w:rsidP="0082011E" w:rsidRDefault="0082011E" w14:paraId="72F2908B" w14:textId="77777777">
      <w:pPr>
        <w:pStyle w:val="ListParagraph"/>
      </w:pPr>
    </w:p>
    <w:p w:rsidR="0082011E" w:rsidP="0082011E" w:rsidRDefault="0082011E" w14:paraId="5EA01975" w14:textId="77777777">
      <w:pPr>
        <w:pStyle w:val="ListParagraph"/>
        <w:numPr>
          <w:ilvl w:val="0"/>
          <w:numId w:val="9"/>
        </w:numPr>
        <w:rPr>
          <w:b/>
          <w:bCs/>
        </w:rPr>
      </w:pPr>
      <w:r>
        <w:rPr>
          <w:b/>
          <w:bCs/>
        </w:rPr>
        <w:t xml:space="preserve">WAN </w:t>
      </w:r>
      <w:r w:rsidR="00FA6510">
        <w:rPr>
          <w:b/>
          <w:bCs/>
        </w:rPr>
        <w:t>Remove</w:t>
      </w:r>
      <w:r>
        <w:rPr>
          <w:b/>
          <w:bCs/>
        </w:rPr>
        <w:t xml:space="preserve"> Response:</w:t>
      </w:r>
    </w:p>
    <w:p w:rsidRPr="00820762" w:rsidR="0082011E" w:rsidP="0082011E" w:rsidRDefault="0082011E" w14:paraId="3EFD8C2C" w14:textId="77777777">
      <w:pPr>
        <w:pStyle w:val="ListParagraph"/>
        <w:numPr>
          <w:ilvl w:val="1"/>
          <w:numId w:val="9"/>
        </w:numPr>
      </w:pPr>
      <w:r>
        <w:t>WAN</w:t>
      </w:r>
      <w:r w:rsidR="00FA6510">
        <w:t xml:space="preserve"> Remove</w:t>
      </w:r>
      <w:r w:rsidRPr="00820762">
        <w:t xml:space="preserve"> thành công</w:t>
      </w:r>
      <w:r>
        <w:t>:</w:t>
      </w:r>
    </w:p>
    <w:p w:rsidR="0082011E" w:rsidP="0082011E" w:rsidRDefault="0082011E" w14:paraId="1FF758B1" w14:textId="77777777">
      <w:pPr>
        <w:pStyle w:val="FirstLevelBullet"/>
        <w:numPr>
          <w:ilvl w:val="0"/>
          <w:numId w:val="0"/>
        </w:numPr>
        <w:ind w:left="1080"/>
      </w:pPr>
      <w:r>
        <w:t>{</w:t>
      </w:r>
    </w:p>
    <w:p w:rsidR="0082011E" w:rsidP="0082011E" w:rsidRDefault="0082011E" w14:paraId="6F123692" w14:textId="77777777">
      <w:pPr>
        <w:pStyle w:val="FirstLevelBullet"/>
        <w:numPr>
          <w:ilvl w:val="0"/>
          <w:numId w:val="0"/>
        </w:numPr>
        <w:ind w:left="720" w:firstLine="360"/>
      </w:pPr>
      <w:r>
        <w:t>"status": 0,</w:t>
      </w:r>
    </w:p>
    <w:p w:rsidR="0082011E" w:rsidP="0082011E" w:rsidRDefault="00B94824" w14:paraId="28C468B1" w14:textId="201F6E2A">
      <w:pPr>
        <w:pStyle w:val="FirstLevelBullet"/>
        <w:numPr>
          <w:ilvl w:val="0"/>
          <w:numId w:val="0"/>
        </w:numPr>
        <w:ind w:left="720" w:firstLine="360"/>
      </w:pPr>
      <w:r>
        <w:t>“message”: “</w:t>
      </w:r>
      <w:r w:rsidR="001F1C9A">
        <w:t>Success</w:t>
      </w:r>
      <w:r>
        <w:t>”</w:t>
      </w:r>
      <w:r w:rsidR="0082011E">
        <w:t>,</w:t>
      </w:r>
    </w:p>
    <w:p w:rsidR="001E5253" w:rsidP="0082011E" w:rsidRDefault="001E5253" w14:paraId="516E7CB4" w14:textId="61AA1E1B">
      <w:pPr>
        <w:pStyle w:val="FirstLevelBullet"/>
        <w:numPr>
          <w:ilvl w:val="0"/>
          <w:numId w:val="0"/>
        </w:numPr>
        <w:ind w:left="720" w:firstLine="360"/>
      </w:pPr>
      <w:r>
        <w:t xml:space="preserve">“requestId” : </w:t>
      </w:r>
      <w:r w:rsidR="003E0981">
        <w:t>&lt;requestId&gt;</w:t>
      </w:r>
      <w:r>
        <w:t>,</w:t>
      </w:r>
    </w:p>
    <w:p w:rsidR="0082011E" w:rsidP="0082011E" w:rsidRDefault="0082011E" w14:paraId="11F10646" w14:textId="77777777">
      <w:pPr>
        <w:pStyle w:val="FirstLevelBullet"/>
        <w:numPr>
          <w:ilvl w:val="0"/>
          <w:numId w:val="0"/>
        </w:numPr>
        <w:ind w:left="720" w:firstLine="360"/>
      </w:pPr>
      <w:r>
        <w:t>"data": {</w:t>
      </w:r>
    </w:p>
    <w:p w:rsidR="0082011E" w:rsidP="0082011E" w:rsidRDefault="0082011E" w14:paraId="668A7934" w14:textId="77777777">
      <w:pPr>
        <w:pStyle w:val="FirstLevelBullet"/>
        <w:numPr>
          <w:ilvl w:val="0"/>
          <w:numId w:val="0"/>
        </w:numPr>
        <w:ind w:left="720" w:firstLine="360"/>
      </w:pPr>
      <w:r>
        <w:t>}</w:t>
      </w:r>
    </w:p>
    <w:p w:rsidR="0082011E" w:rsidP="0082011E" w:rsidRDefault="0082011E" w14:paraId="6958AE8F" w14:textId="77777777">
      <w:pPr>
        <w:pStyle w:val="FirstLevelBullet"/>
        <w:numPr>
          <w:ilvl w:val="0"/>
          <w:numId w:val="0"/>
        </w:numPr>
        <w:ind w:left="720" w:firstLine="360"/>
      </w:pPr>
      <w:r>
        <w:t>}</w:t>
      </w:r>
    </w:p>
    <w:p w:rsidRPr="00820762" w:rsidR="0082011E" w:rsidP="0082011E" w:rsidRDefault="0082011E" w14:paraId="0A2D88A8" w14:textId="77777777">
      <w:pPr>
        <w:pStyle w:val="ListParagraph"/>
        <w:numPr>
          <w:ilvl w:val="1"/>
          <w:numId w:val="9"/>
        </w:numPr>
      </w:pPr>
      <w:r>
        <w:t>WAN</w:t>
      </w:r>
      <w:r w:rsidR="00FA6510">
        <w:t xml:space="preserve"> Remove</w:t>
      </w:r>
      <w:r>
        <w:t xml:space="preserve"> thất bại:</w:t>
      </w:r>
    </w:p>
    <w:p w:rsidR="0082011E" w:rsidP="0082011E" w:rsidRDefault="0082011E" w14:paraId="0FE04D4E" w14:textId="77777777">
      <w:pPr>
        <w:pStyle w:val="FirstLevelBullet"/>
        <w:numPr>
          <w:ilvl w:val="0"/>
          <w:numId w:val="0"/>
        </w:numPr>
        <w:ind w:left="1080"/>
      </w:pPr>
      <w:r>
        <w:t>{</w:t>
      </w:r>
    </w:p>
    <w:p w:rsidR="0082011E" w:rsidP="0082011E" w:rsidRDefault="00183521" w14:paraId="2B026CA0" w14:textId="19828BD1">
      <w:pPr>
        <w:pStyle w:val="FirstLevelBullet"/>
        <w:numPr>
          <w:ilvl w:val="0"/>
          <w:numId w:val="0"/>
        </w:numPr>
        <w:ind w:left="1080"/>
      </w:pPr>
      <w:r>
        <w:t>“status”: &lt;ErrorCode&gt;</w:t>
      </w:r>
      <w:r w:rsidR="0082011E">
        <w:t>,</w:t>
      </w:r>
    </w:p>
    <w:p w:rsidR="0082011E" w:rsidP="0082011E" w:rsidRDefault="00B94824" w14:paraId="170DEDF3" w14:textId="7031E434">
      <w:pPr>
        <w:pStyle w:val="FirstLevelBullet"/>
        <w:numPr>
          <w:ilvl w:val="0"/>
          <w:numId w:val="0"/>
        </w:numPr>
        <w:ind w:left="1080"/>
      </w:pPr>
      <w:r>
        <w:lastRenderedPageBreak/>
        <w:t>“message”: “&lt;message&gt;”</w:t>
      </w:r>
      <w:r w:rsidR="0082011E">
        <w:t>,</w:t>
      </w:r>
    </w:p>
    <w:p w:rsidR="001E5253" w:rsidP="0082011E" w:rsidRDefault="001E5253" w14:paraId="3C291F3F" w14:textId="1B184FD1">
      <w:pPr>
        <w:pStyle w:val="FirstLevelBullet"/>
        <w:numPr>
          <w:ilvl w:val="0"/>
          <w:numId w:val="0"/>
        </w:numPr>
        <w:ind w:left="1080"/>
      </w:pPr>
      <w:r>
        <w:t xml:space="preserve">“requestId” : </w:t>
      </w:r>
      <w:r w:rsidR="003E0981">
        <w:t>&lt;requestId&gt;</w:t>
      </w:r>
      <w:r>
        <w:t>,</w:t>
      </w:r>
    </w:p>
    <w:p w:rsidR="0082011E" w:rsidP="0082011E" w:rsidRDefault="0082011E" w14:paraId="0C6E431F" w14:textId="77777777">
      <w:pPr>
        <w:pStyle w:val="FirstLevelBullet"/>
        <w:numPr>
          <w:ilvl w:val="0"/>
          <w:numId w:val="0"/>
        </w:numPr>
        <w:ind w:left="1080"/>
      </w:pPr>
      <w:r>
        <w:t>"data": {</w:t>
      </w:r>
    </w:p>
    <w:p w:rsidR="0082011E" w:rsidP="0082011E" w:rsidRDefault="0082011E" w14:paraId="7D11A671" w14:textId="77777777">
      <w:pPr>
        <w:pStyle w:val="FirstLevelBullet"/>
        <w:numPr>
          <w:ilvl w:val="0"/>
          <w:numId w:val="0"/>
        </w:numPr>
        <w:ind w:left="1080"/>
      </w:pPr>
      <w:r>
        <w:t>}</w:t>
      </w:r>
    </w:p>
    <w:p w:rsidR="0082011E" w:rsidP="0082011E" w:rsidRDefault="0082011E" w14:paraId="292B475F" w14:textId="77777777">
      <w:pPr>
        <w:pStyle w:val="FirstLevelBullet"/>
        <w:numPr>
          <w:ilvl w:val="0"/>
          <w:numId w:val="0"/>
        </w:numPr>
        <w:ind w:left="1080"/>
      </w:pPr>
      <w:r>
        <w:t>}</w:t>
      </w:r>
    </w:p>
    <w:p w:rsidR="0082011E" w:rsidP="0082011E" w:rsidRDefault="0082011E" w14:paraId="7C5DC6F9" w14:textId="77777777">
      <w:pPr>
        <w:pStyle w:val="ListParagraph"/>
        <w:numPr>
          <w:ilvl w:val="0"/>
          <w:numId w:val="9"/>
        </w:numPr>
        <w:rPr>
          <w:b/>
          <w:bCs/>
        </w:rPr>
      </w:pPr>
      <w:r w:rsidRPr="00003BA2">
        <w:rPr>
          <w:b/>
          <w:bCs/>
        </w:rPr>
        <w:t>Mô tả tham số</w:t>
      </w:r>
      <w:r>
        <w:rPr>
          <w:b/>
          <w:bCs/>
        </w:rPr>
        <w:t>:</w:t>
      </w:r>
    </w:p>
    <w:p w:rsidR="00771908" w:rsidP="00771908" w:rsidRDefault="00771908" w14:paraId="0D04017A" w14:textId="0BD0B030">
      <w:pPr>
        <w:pStyle w:val="Caption"/>
        <w:keepNext/>
      </w:pPr>
      <w:bookmarkStart w:name="_Toc110529160" w:id="4224"/>
      <w:r>
        <w:t xml:space="preserve">Bảng </w:t>
      </w:r>
      <w:ins w:author="toantk" w:date="2022-08-04T17:50:00Z" w:id="4225">
        <w:r w:rsidR="0035117C">
          <w:fldChar w:fldCharType="begin"/>
        </w:r>
        <w:r w:rsidR="0035117C">
          <w:instrText xml:space="preserve"> STYLEREF 1 \s </w:instrText>
        </w:r>
      </w:ins>
      <w:r w:rsidR="0035117C">
        <w:fldChar w:fldCharType="separate"/>
      </w:r>
      <w:r w:rsidR="00533729">
        <w:rPr>
          <w:noProof/>
        </w:rPr>
        <w:t>7</w:t>
      </w:r>
      <w:ins w:author="toantk" w:date="2022-08-04T17:50:00Z" w:id="4226">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11</w:t>
      </w:r>
      <w:ins w:author="toantk" w:date="2022-08-04T17:50:00Z" w:id="4227">
        <w:r w:rsidR="0035117C">
          <w:fldChar w:fldCharType="end"/>
        </w:r>
      </w:ins>
      <w:ins w:author="Tran Khanh Toan" w:date="2022-08-04T09:32:00Z" w:id="4228">
        <w:del w:author="toantk" w:date="2022-08-04T17:50:00Z" w:id="4229">
          <w:r w:rsidDel="0035117C" w:rsidR="00F227FB">
            <w:fldChar w:fldCharType="begin"/>
          </w:r>
          <w:r w:rsidDel="0035117C" w:rsidR="00F227FB">
            <w:delInstrText xml:space="preserve"> STYLEREF 1 \s </w:delInstrText>
          </w:r>
        </w:del>
      </w:ins>
      <w:del w:author="toantk" w:date="2022-08-04T17:50:00Z" w:id="4230">
        <w:r w:rsidDel="0035117C" w:rsidR="00F227FB">
          <w:fldChar w:fldCharType="separate"/>
        </w:r>
        <w:r w:rsidDel="0035117C" w:rsidR="00F227FB">
          <w:rPr>
            <w:noProof/>
          </w:rPr>
          <w:delText>7</w:delText>
        </w:r>
      </w:del>
      <w:ins w:author="Tran Khanh Toan" w:date="2022-08-04T09:32:00Z" w:id="4231">
        <w:del w:author="toantk" w:date="2022-08-04T17:50:00Z" w:id="4232">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4233">
        <w:r w:rsidDel="0035117C" w:rsidR="00F227FB">
          <w:fldChar w:fldCharType="separate"/>
        </w:r>
      </w:del>
      <w:ins w:author="Tran Khanh Toan" w:date="2022-08-04T09:32:00Z" w:id="4234">
        <w:del w:author="toantk" w:date="2022-08-04T17:50:00Z" w:id="4235">
          <w:r w:rsidDel="0035117C" w:rsidR="00F227FB">
            <w:rPr>
              <w:noProof/>
            </w:rPr>
            <w:delText>11</w:delText>
          </w:r>
          <w:r w:rsidDel="0035117C" w:rsidR="00F227FB">
            <w:fldChar w:fldCharType="end"/>
          </w:r>
        </w:del>
      </w:ins>
      <w:ins w:author="toantk" w:date="2022-07-28T09:18:00Z" w:id="4236">
        <w:del w:author="Tran Khanh Toan" w:date="2022-08-03T15:31:00Z" w:id="4237">
          <w:r w:rsidDel="0087204C" w:rsidR="005A0D0F">
            <w:fldChar w:fldCharType="begin"/>
          </w:r>
          <w:r w:rsidDel="0087204C" w:rsidR="005A0D0F">
            <w:delInstrText xml:space="preserve"> STYLEREF 1 \s </w:delInstrText>
          </w:r>
        </w:del>
      </w:ins>
      <w:del w:author="Tran Khanh Toan" w:date="2022-08-03T15:31:00Z" w:id="4238">
        <w:r w:rsidDel="0087204C" w:rsidR="005A0D0F">
          <w:fldChar w:fldCharType="separate"/>
        </w:r>
        <w:r w:rsidDel="0087204C" w:rsidR="005A0D0F">
          <w:rPr>
            <w:noProof/>
          </w:rPr>
          <w:delText>7</w:delText>
        </w:r>
      </w:del>
      <w:ins w:author="toantk" w:date="2022-07-28T09:18:00Z" w:id="4239">
        <w:del w:author="Tran Khanh Toan" w:date="2022-08-03T15:31:00Z" w:id="4240">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4241">
        <w:r w:rsidDel="0087204C" w:rsidR="005A0D0F">
          <w:fldChar w:fldCharType="separate"/>
        </w:r>
      </w:del>
      <w:ins w:author="toantk" w:date="2022-07-28T09:18:00Z" w:id="4242">
        <w:del w:author="Tran Khanh Toan" w:date="2022-08-03T15:31:00Z" w:id="4243">
          <w:r w:rsidDel="0087204C" w:rsidR="005A0D0F">
            <w:rPr>
              <w:noProof/>
            </w:rPr>
            <w:delText>11</w:delText>
          </w:r>
          <w:r w:rsidDel="0087204C" w:rsidR="005A0D0F">
            <w:fldChar w:fldCharType="end"/>
          </w:r>
        </w:del>
      </w:ins>
      <w:ins w:author="Tran Khanh Toan" w:date="2022-07-01T17:36:00Z" w:id="4244">
        <w:del w:author="toantk" w:date="2022-07-27T10:00:00Z" w:id="4245">
          <w:r w:rsidDel="006366F4" w:rsidR="0036606E">
            <w:fldChar w:fldCharType="begin"/>
          </w:r>
          <w:r w:rsidDel="006366F4" w:rsidR="0036606E">
            <w:delInstrText xml:space="preserve"> STYLEREF 1 \s </w:delInstrText>
          </w:r>
        </w:del>
      </w:ins>
      <w:del w:author="toantk" w:date="2022-07-27T10:00:00Z" w:id="4246">
        <w:r w:rsidDel="006366F4" w:rsidR="0036606E">
          <w:fldChar w:fldCharType="separate"/>
        </w:r>
        <w:r w:rsidDel="006366F4" w:rsidR="0036606E">
          <w:rPr>
            <w:noProof/>
          </w:rPr>
          <w:delText>7</w:delText>
        </w:r>
      </w:del>
      <w:ins w:author="Tran Khanh Toan" w:date="2022-07-01T17:36:00Z" w:id="4247">
        <w:del w:author="toantk" w:date="2022-07-27T10:00:00Z" w:id="4248">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4249">
        <w:r w:rsidDel="006366F4" w:rsidR="0036606E">
          <w:fldChar w:fldCharType="separate"/>
        </w:r>
      </w:del>
      <w:ins w:author="Tran Khanh Toan" w:date="2022-07-01T17:36:00Z" w:id="4250">
        <w:del w:author="toantk" w:date="2022-07-27T10:00:00Z" w:id="4251">
          <w:r w:rsidDel="006366F4" w:rsidR="0036606E">
            <w:rPr>
              <w:noProof/>
            </w:rPr>
            <w:delText>7</w:delText>
          </w:r>
          <w:r w:rsidDel="006366F4" w:rsidR="0036606E">
            <w:fldChar w:fldCharType="end"/>
          </w:r>
        </w:del>
      </w:ins>
      <w:del w:author="Tran Khanh Toan" w:date="2022-07-01T14:56:00Z" w:id="4252">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6</w:delText>
        </w:r>
        <w:r w:rsidDel="00A87875" w:rsidR="003F0BD0">
          <w:rPr>
            <w:noProof/>
          </w:rPr>
          <w:fldChar w:fldCharType="end"/>
        </w:r>
      </w:del>
      <w:r>
        <w:t xml:space="preserve"> Bảng mô tả tham số trong luồng điều khiển cấu hình xóa một WAN</w:t>
      </w:r>
      <w:bookmarkEnd w:id="4224"/>
    </w:p>
    <w:tbl>
      <w:tblPr>
        <w:tblStyle w:val="TableGrid"/>
        <w:tblW w:w="0" w:type="auto"/>
        <w:tblInd w:w="175" w:type="dxa"/>
        <w:tblLook w:val="04A0" w:firstRow="1" w:lastRow="0" w:firstColumn="1" w:lastColumn="0" w:noHBand="0" w:noVBand="1"/>
      </w:tblPr>
      <w:tblGrid>
        <w:gridCol w:w="715"/>
        <w:gridCol w:w="1625"/>
        <w:gridCol w:w="1568"/>
        <w:gridCol w:w="1083"/>
        <w:gridCol w:w="2311"/>
        <w:gridCol w:w="1748"/>
      </w:tblGrid>
      <w:tr w:rsidR="0082011E" w:rsidTr="00E5021C" w14:paraId="786D30BE" w14:textId="77777777">
        <w:tc>
          <w:tcPr>
            <w:tcW w:w="715" w:type="dxa"/>
          </w:tcPr>
          <w:p w:rsidR="0082011E" w:rsidP="00E5021C" w:rsidRDefault="0082011E" w14:paraId="34A738E4" w14:textId="77777777">
            <w:pPr>
              <w:pStyle w:val="ListParagraph"/>
              <w:ind w:left="0"/>
              <w:rPr>
                <w:b/>
                <w:bCs/>
              </w:rPr>
            </w:pPr>
            <w:r>
              <w:rPr>
                <w:b/>
                <w:bCs/>
              </w:rPr>
              <w:t>STT</w:t>
            </w:r>
          </w:p>
        </w:tc>
        <w:tc>
          <w:tcPr>
            <w:tcW w:w="1625" w:type="dxa"/>
          </w:tcPr>
          <w:p w:rsidR="0082011E" w:rsidP="00E5021C" w:rsidRDefault="0082011E" w14:paraId="0E3E552D" w14:textId="77777777">
            <w:pPr>
              <w:pStyle w:val="ListParagraph"/>
              <w:ind w:left="0"/>
              <w:rPr>
                <w:b/>
                <w:bCs/>
              </w:rPr>
            </w:pPr>
            <w:r>
              <w:rPr>
                <w:b/>
                <w:bCs/>
              </w:rPr>
              <w:t>Tham số</w:t>
            </w:r>
          </w:p>
        </w:tc>
        <w:tc>
          <w:tcPr>
            <w:tcW w:w="1568" w:type="dxa"/>
          </w:tcPr>
          <w:p w:rsidR="0082011E" w:rsidP="00E5021C" w:rsidRDefault="0082011E" w14:paraId="08566ABB" w14:textId="77777777">
            <w:pPr>
              <w:pStyle w:val="ListParagraph"/>
              <w:ind w:left="0"/>
              <w:rPr>
                <w:b/>
                <w:bCs/>
              </w:rPr>
            </w:pPr>
            <w:r>
              <w:rPr>
                <w:b/>
                <w:bCs/>
              </w:rPr>
              <w:t>Mô tả</w:t>
            </w:r>
          </w:p>
        </w:tc>
        <w:tc>
          <w:tcPr>
            <w:tcW w:w="1083" w:type="dxa"/>
          </w:tcPr>
          <w:p w:rsidR="0082011E" w:rsidP="00E5021C" w:rsidRDefault="0082011E" w14:paraId="76493111" w14:textId="77777777">
            <w:pPr>
              <w:pStyle w:val="ListParagraph"/>
              <w:ind w:left="0"/>
              <w:rPr>
                <w:b/>
                <w:bCs/>
              </w:rPr>
            </w:pPr>
            <w:r>
              <w:rPr>
                <w:b/>
                <w:bCs/>
              </w:rPr>
              <w:t>Kiểu</w:t>
            </w:r>
          </w:p>
        </w:tc>
        <w:tc>
          <w:tcPr>
            <w:tcW w:w="2311" w:type="dxa"/>
          </w:tcPr>
          <w:p w:rsidR="0082011E" w:rsidP="00E5021C" w:rsidRDefault="0082011E" w14:paraId="70EC4EA9" w14:textId="77777777">
            <w:pPr>
              <w:pStyle w:val="ListParagraph"/>
              <w:ind w:left="0"/>
              <w:rPr>
                <w:b/>
                <w:bCs/>
              </w:rPr>
            </w:pPr>
            <w:r>
              <w:rPr>
                <w:b/>
                <w:bCs/>
              </w:rPr>
              <w:t>Giá trị</w:t>
            </w:r>
          </w:p>
        </w:tc>
        <w:tc>
          <w:tcPr>
            <w:tcW w:w="1748" w:type="dxa"/>
          </w:tcPr>
          <w:p w:rsidR="0082011E" w:rsidP="00E5021C" w:rsidRDefault="0082011E" w14:paraId="3492A268" w14:textId="77777777">
            <w:pPr>
              <w:pStyle w:val="ListParagraph"/>
              <w:ind w:left="0"/>
              <w:rPr>
                <w:b/>
                <w:bCs/>
              </w:rPr>
            </w:pPr>
            <w:r>
              <w:rPr>
                <w:b/>
                <w:bCs/>
              </w:rPr>
              <w:t>Json Key</w:t>
            </w:r>
          </w:p>
        </w:tc>
      </w:tr>
      <w:tr w:rsidR="0082011E" w:rsidTr="00E5021C" w14:paraId="61DDF5AE" w14:textId="77777777">
        <w:tc>
          <w:tcPr>
            <w:tcW w:w="715" w:type="dxa"/>
          </w:tcPr>
          <w:p w:rsidRPr="00020A9F" w:rsidR="0082011E" w:rsidP="00E5021C" w:rsidRDefault="0082011E" w14:paraId="0FF3D55F" w14:textId="77777777">
            <w:pPr>
              <w:pStyle w:val="ListParagraph"/>
              <w:ind w:left="0"/>
            </w:pPr>
            <w:r w:rsidRPr="00020A9F">
              <w:t>1</w:t>
            </w:r>
          </w:p>
        </w:tc>
        <w:tc>
          <w:tcPr>
            <w:tcW w:w="1625" w:type="dxa"/>
          </w:tcPr>
          <w:p w:rsidRPr="00020A9F" w:rsidR="0082011E" w:rsidP="00E5021C" w:rsidRDefault="0082011E" w14:paraId="184D6A2B" w14:textId="77777777">
            <w:pPr>
              <w:pStyle w:val="ListParagraph"/>
              <w:ind w:left="0"/>
            </w:pPr>
            <w:r>
              <w:t>WAN Index</w:t>
            </w:r>
          </w:p>
        </w:tc>
        <w:tc>
          <w:tcPr>
            <w:tcW w:w="1568" w:type="dxa"/>
          </w:tcPr>
          <w:p w:rsidRPr="00020A9F" w:rsidR="0082011E" w:rsidP="00E5021C" w:rsidRDefault="0082011E" w14:paraId="6CEEA020" w14:textId="77777777">
            <w:pPr>
              <w:pStyle w:val="ListParagraph"/>
              <w:ind w:left="0"/>
            </w:pPr>
            <w:r>
              <w:t>Index của WAN</w:t>
            </w:r>
          </w:p>
        </w:tc>
        <w:tc>
          <w:tcPr>
            <w:tcW w:w="1083" w:type="dxa"/>
          </w:tcPr>
          <w:p w:rsidRPr="00020A9F" w:rsidR="0082011E" w:rsidP="00E5021C" w:rsidRDefault="0082011E" w14:paraId="1981E7C9" w14:textId="77777777">
            <w:pPr>
              <w:pStyle w:val="ListParagraph"/>
              <w:ind w:left="0"/>
            </w:pPr>
            <w:r>
              <w:t>Int</w:t>
            </w:r>
          </w:p>
        </w:tc>
        <w:tc>
          <w:tcPr>
            <w:tcW w:w="2311" w:type="dxa"/>
          </w:tcPr>
          <w:p w:rsidRPr="00020A9F" w:rsidR="0082011E" w:rsidP="00E5021C" w:rsidRDefault="0082011E" w14:paraId="27A5BCBF" w14:textId="77777777">
            <w:pPr>
              <w:pStyle w:val="ListParagraph"/>
              <w:ind w:left="0"/>
            </w:pPr>
            <w:r>
              <w:t>Số nguyên. Có giá trị: 0-7</w:t>
            </w:r>
          </w:p>
        </w:tc>
        <w:tc>
          <w:tcPr>
            <w:tcW w:w="1748" w:type="dxa"/>
          </w:tcPr>
          <w:p w:rsidRPr="00020A9F" w:rsidR="0082011E" w:rsidP="00E5021C" w:rsidRDefault="0082011E" w14:paraId="1C46C41B" w14:textId="77777777">
            <w:pPr>
              <w:pStyle w:val="ListParagraph"/>
              <w:ind w:left="0"/>
            </w:pPr>
            <w:r>
              <w:t>wanIndex</w:t>
            </w:r>
          </w:p>
        </w:tc>
      </w:tr>
    </w:tbl>
    <w:p w:rsidR="00FB7FBB" w:rsidP="0043581E" w:rsidRDefault="00FB7FBB" w14:paraId="1B27050E" w14:textId="77777777">
      <w:pPr>
        <w:rPr>
          <w:b/>
          <w:bCs/>
        </w:rPr>
      </w:pPr>
    </w:p>
    <w:p w:rsidRPr="00771908" w:rsidR="00F9049A" w:rsidP="0043581E" w:rsidRDefault="00F9049A" w14:paraId="42F9B2B1" w14:textId="7A7C54B4">
      <w:r>
        <w:rPr>
          <w:b/>
          <w:bCs/>
        </w:rPr>
        <w:t xml:space="preserve">Lưu ý: </w:t>
      </w:r>
      <w:r w:rsidRPr="00771908">
        <w:t xml:space="preserve">Không cho phép xóa WAN Index 0 từ </w:t>
      </w:r>
      <w:del w:author="Tran Khanh Toan" w:date="2022-07-01T15:37:00Z" w:id="4253">
        <w:r w:rsidRPr="00771908" w:rsidDel="007A6979">
          <w:delText>OneLink</w:delText>
        </w:r>
      </w:del>
      <w:ins w:author="Tran Khanh Toan" w:date="2022-07-01T15:37:00Z" w:id="4254">
        <w:r w:rsidR="007A6979">
          <w:t>Mobile App</w:t>
        </w:r>
      </w:ins>
    </w:p>
    <w:p w:rsidRPr="00E80435" w:rsidR="00FA6510" w:rsidRDefault="7FE4E7F8" w14:paraId="00490A85" w14:textId="499CD5EE">
      <w:pPr>
        <w:pStyle w:val="Heading2"/>
        <w:rPr/>
      </w:pPr>
      <w:bookmarkStart w:name="_Toc111217603" w:id="4255"/>
      <w:r w:rsidR="23B182B7">
        <w:rPr/>
        <w:t xml:space="preserve">Tính năng quản lý cấu hình LAN qua </w:t>
      </w:r>
      <w:del w:author="Tran Khanh Toan" w:date="2022-07-01T15:37:00Z" w:id="1033688092">
        <w:r w:rsidDel="003D1A50">
          <w:delText>OneLink</w:delText>
        </w:r>
      </w:del>
      <w:ins w:author="Tran Khanh Toan" w:date="2022-07-01T15:37:00Z" w:id="654075437">
        <w:r w:rsidR="7D3645E9">
          <w:t>Mobile App</w:t>
        </w:r>
      </w:ins>
      <w:bookmarkEnd w:id="4255"/>
    </w:p>
    <w:tbl>
      <w:tblPr>
        <w:tblStyle w:val="TableGrid"/>
        <w:tblW w:w="0" w:type="auto"/>
        <w:tblLook w:val="04A0" w:firstRow="1" w:lastRow="0" w:firstColumn="1" w:lastColumn="0" w:noHBand="0" w:noVBand="1"/>
      </w:tblPr>
      <w:tblGrid>
        <w:gridCol w:w="1885"/>
        <w:gridCol w:w="7340"/>
      </w:tblGrid>
      <w:tr w:rsidR="00FA6510" w:rsidTr="00E5021C" w14:paraId="03B02DB3" w14:textId="77777777">
        <w:tc>
          <w:tcPr>
            <w:tcW w:w="1885" w:type="dxa"/>
          </w:tcPr>
          <w:p w:rsidR="00FA6510" w:rsidP="00E5021C" w:rsidRDefault="00FA6510" w14:paraId="0D25381B" w14:textId="77777777">
            <w:r>
              <w:t>ID</w:t>
            </w:r>
          </w:p>
        </w:tc>
        <w:tc>
          <w:tcPr>
            <w:tcW w:w="7340" w:type="dxa"/>
          </w:tcPr>
          <w:p w:rsidR="00FA6510" w:rsidP="00E5021C" w:rsidRDefault="00FA6510" w14:paraId="67E62898" w14:textId="7045ED8D">
            <w:r>
              <w:t>CN-</w:t>
            </w:r>
            <w:ins w:author="toantk" w:date="2022-07-27T17:19:00Z" w:id="4258">
              <w:r w:rsidR="00370E58">
                <w:t>6</w:t>
              </w:r>
            </w:ins>
            <w:del w:author="toantk" w:date="2022-07-27T17:19:00Z" w:id="4259">
              <w:r w:rsidDel="00370E58">
                <w:delText>5</w:delText>
              </w:r>
            </w:del>
          </w:p>
        </w:tc>
      </w:tr>
      <w:tr w:rsidR="00FA6510" w:rsidTr="00E5021C" w14:paraId="66C63BBA" w14:textId="77777777">
        <w:tc>
          <w:tcPr>
            <w:tcW w:w="1885" w:type="dxa"/>
          </w:tcPr>
          <w:p w:rsidR="00FA6510" w:rsidP="00E5021C" w:rsidRDefault="00FA6510" w14:paraId="18D5D218" w14:textId="77777777">
            <w:r>
              <w:t>Name</w:t>
            </w:r>
          </w:p>
        </w:tc>
        <w:tc>
          <w:tcPr>
            <w:tcW w:w="7340" w:type="dxa"/>
          </w:tcPr>
          <w:p w:rsidR="00FA6510" w:rsidP="00E5021C" w:rsidRDefault="00FA6510" w14:paraId="5DE9A0AF" w14:textId="46D882CB">
            <w:r>
              <w:t xml:space="preserve">Tính năng quản lý cấu hình LAN qua </w:t>
            </w:r>
            <w:del w:author="Tran Khanh Toan" w:date="2022-07-01T15:37:00Z" w:id="4260">
              <w:r w:rsidDel="007A6979">
                <w:delText>OneLink</w:delText>
              </w:r>
            </w:del>
            <w:ins w:author="Tran Khanh Toan" w:date="2022-07-01T15:37:00Z" w:id="4261">
              <w:r w:rsidR="007A6979">
                <w:t>Mobile App</w:t>
              </w:r>
            </w:ins>
          </w:p>
        </w:tc>
      </w:tr>
      <w:tr w:rsidR="00FA6510" w:rsidTr="00E5021C" w14:paraId="76ABD32D" w14:textId="77777777">
        <w:tc>
          <w:tcPr>
            <w:tcW w:w="1885" w:type="dxa"/>
          </w:tcPr>
          <w:p w:rsidR="00FA6510" w:rsidP="00E5021C" w:rsidRDefault="00FA6510" w14:paraId="5DEE4CD3" w14:textId="77777777">
            <w:r>
              <w:t>Description</w:t>
            </w:r>
          </w:p>
        </w:tc>
        <w:tc>
          <w:tcPr>
            <w:tcW w:w="7340" w:type="dxa"/>
          </w:tcPr>
          <w:p w:rsidR="00FA6510" w:rsidP="00E5021C" w:rsidRDefault="00FA6510" w14:paraId="1A0616F7" w14:textId="77777777">
            <w:r>
              <w:t>Người quản trị có thể xem cấu hình LAN, và sửa cấu hình LAN hiện tại.</w:t>
            </w:r>
          </w:p>
        </w:tc>
      </w:tr>
      <w:tr w:rsidR="00FA6510" w:rsidTr="00E5021C" w14:paraId="4B0B3E7C" w14:textId="77777777">
        <w:tc>
          <w:tcPr>
            <w:tcW w:w="1885" w:type="dxa"/>
          </w:tcPr>
          <w:p w:rsidR="00FA6510" w:rsidP="00E5021C" w:rsidRDefault="00FA6510" w14:paraId="38D15032" w14:textId="77777777">
            <w:r>
              <w:t>Actor</w:t>
            </w:r>
          </w:p>
        </w:tc>
        <w:tc>
          <w:tcPr>
            <w:tcW w:w="7340" w:type="dxa"/>
          </w:tcPr>
          <w:p w:rsidR="00FA6510" w:rsidP="00E5021C" w:rsidRDefault="00FA6510" w14:paraId="50FE68E7" w14:textId="77777777">
            <w:r>
              <w:t>Admin</w:t>
            </w:r>
          </w:p>
        </w:tc>
      </w:tr>
      <w:tr w:rsidR="00FA6510" w:rsidTr="00E5021C" w14:paraId="0409B6F2" w14:textId="77777777">
        <w:tc>
          <w:tcPr>
            <w:tcW w:w="1885" w:type="dxa"/>
          </w:tcPr>
          <w:p w:rsidR="00FA6510" w:rsidP="00E5021C" w:rsidRDefault="00FA6510" w14:paraId="0968E95A" w14:textId="77777777">
            <w:r>
              <w:t>Pre-condition</w:t>
            </w:r>
          </w:p>
        </w:tc>
        <w:tc>
          <w:tcPr>
            <w:tcW w:w="7340" w:type="dxa"/>
          </w:tcPr>
          <w:p w:rsidR="00FA6510" w:rsidP="00E5021C" w:rsidRDefault="00FA6510" w14:paraId="18CCCE0E" w14:textId="4319DE7B">
            <w:r>
              <w:t xml:space="preserve">Thiết bị hoạt động bình thường, </w:t>
            </w:r>
            <w:del w:author="Tran Khanh Toan" w:date="2022-07-01T15:37:00Z" w:id="4262">
              <w:r w:rsidDel="007A6979">
                <w:delText>OneLink</w:delText>
              </w:r>
            </w:del>
            <w:ins w:author="Tran Khanh Toan" w:date="2022-07-01T15:37:00Z" w:id="4263">
              <w:r w:rsidR="007A6979">
                <w:t>Mobile App</w:t>
              </w:r>
            </w:ins>
            <w:r>
              <w:t xml:space="preserve"> đã đăng nhập thành công vào thiết bị và được cấp phiên truy nhập</w:t>
            </w:r>
          </w:p>
        </w:tc>
      </w:tr>
      <w:tr w:rsidR="00FA6510" w:rsidTr="00E5021C" w14:paraId="2F231F91" w14:textId="77777777">
        <w:tc>
          <w:tcPr>
            <w:tcW w:w="1885" w:type="dxa"/>
          </w:tcPr>
          <w:p w:rsidR="00FA6510" w:rsidP="00E5021C" w:rsidRDefault="00FA6510" w14:paraId="03BC1CD0" w14:textId="77777777">
            <w:r>
              <w:t>Post-condition</w:t>
            </w:r>
          </w:p>
        </w:tc>
        <w:tc>
          <w:tcPr>
            <w:tcW w:w="7340" w:type="dxa"/>
          </w:tcPr>
          <w:p w:rsidR="00FA6510" w:rsidP="00E5021C" w:rsidRDefault="00FA6510" w14:paraId="62AA0232" w14:textId="79DBCEFA">
            <w:r>
              <w:t xml:space="preserve">Thiết bị phản hồi đầy đủ thông tin cho </w:t>
            </w:r>
            <w:del w:author="Tran Khanh Toan" w:date="2022-07-01T15:37:00Z" w:id="4264">
              <w:r w:rsidDel="007A6979">
                <w:delText>OneLink</w:delText>
              </w:r>
            </w:del>
            <w:ins w:author="Tran Khanh Toan" w:date="2022-07-01T15:37:00Z" w:id="4265">
              <w:r w:rsidR="007A6979">
                <w:t>Mobile App</w:t>
              </w:r>
            </w:ins>
            <w:r>
              <w:t xml:space="preserve"> và thực hiện thay đổi cấu hình</w:t>
            </w:r>
          </w:p>
        </w:tc>
      </w:tr>
    </w:tbl>
    <w:p w:rsidR="00FA6510" w:rsidP="0043581E" w:rsidRDefault="00FA6510" w14:paraId="717ECAA0" w14:textId="77777777">
      <w:pPr>
        <w:rPr>
          <w:b/>
          <w:bCs/>
        </w:rPr>
      </w:pPr>
    </w:p>
    <w:p w:rsidR="00FA6510" w:rsidP="00FA6510" w:rsidRDefault="00FA6510" w14:paraId="28304ADF" w14:textId="77777777">
      <w:pPr>
        <w:pStyle w:val="Heading3"/>
      </w:pPr>
      <w:bookmarkStart w:name="_Toc111217604" w:id="4266"/>
      <w:r>
        <w:t>Usecase – Lấy thông tin cấu hình LAN hiện tại</w:t>
      </w:r>
      <w:bookmarkEnd w:id="4266"/>
    </w:p>
    <w:tbl>
      <w:tblPr>
        <w:tblStyle w:val="TableGrid"/>
        <w:tblW w:w="0" w:type="auto"/>
        <w:tblLook w:val="04A0" w:firstRow="1" w:lastRow="0" w:firstColumn="1" w:lastColumn="0" w:noHBand="0" w:noVBand="1"/>
      </w:tblPr>
      <w:tblGrid>
        <w:gridCol w:w="1885"/>
        <w:gridCol w:w="7340"/>
      </w:tblGrid>
      <w:tr w:rsidR="00FA6510" w:rsidTr="2ADD6C4A" w14:paraId="4C947DC7" w14:textId="77777777">
        <w:tc>
          <w:tcPr>
            <w:tcW w:w="1885" w:type="dxa"/>
            <w:tcMar/>
          </w:tcPr>
          <w:p w:rsidR="00FA6510" w:rsidP="00E5021C" w:rsidRDefault="00FA6510" w14:paraId="5FB51278" w14:textId="77777777">
            <w:r>
              <w:t>ID</w:t>
            </w:r>
          </w:p>
        </w:tc>
        <w:tc>
          <w:tcPr>
            <w:tcW w:w="7340" w:type="dxa"/>
            <w:tcMar/>
          </w:tcPr>
          <w:p w:rsidR="00FA6510" w:rsidP="00E5021C" w:rsidRDefault="00FA6510" w14:paraId="40926E0B" w14:textId="355AF4D3">
            <w:r>
              <w:t>UC-</w:t>
            </w:r>
            <w:ins w:author="toantk" w:date="2022-07-27T17:18:00Z" w:id="4267">
              <w:r w:rsidR="00370E58">
                <w:t>17</w:t>
              </w:r>
            </w:ins>
            <w:del w:author="toantk" w:date="2022-07-27T17:18:00Z" w:id="4268">
              <w:r w:rsidDel="00370E58">
                <w:delText>1</w:delText>
              </w:r>
            </w:del>
            <w:ins w:author="Tran Khanh Toan" w:date="2022-07-01T14:57:00Z" w:id="4269">
              <w:del w:author="toantk" w:date="2022-07-27T17:18:00Z" w:id="4270">
                <w:r w:rsidDel="00370E58" w:rsidR="00A87875">
                  <w:delText>9</w:delText>
                </w:r>
              </w:del>
            </w:ins>
            <w:del w:author="Tran Khanh Toan" w:date="2022-07-01T14:57:00Z" w:id="4271">
              <w:r w:rsidDel="00A87875" w:rsidR="008A0444">
                <w:delText>8</w:delText>
              </w:r>
            </w:del>
          </w:p>
        </w:tc>
      </w:tr>
      <w:tr w:rsidR="00FA6510" w:rsidTr="2ADD6C4A" w14:paraId="561DEE59" w14:textId="77777777">
        <w:tc>
          <w:tcPr>
            <w:tcW w:w="1885" w:type="dxa"/>
            <w:tcMar/>
          </w:tcPr>
          <w:p w:rsidR="00FA6510" w:rsidP="00E5021C" w:rsidRDefault="00FA6510" w14:paraId="77AA16B4" w14:textId="77777777">
            <w:r>
              <w:t>Name</w:t>
            </w:r>
          </w:p>
        </w:tc>
        <w:tc>
          <w:tcPr>
            <w:tcW w:w="7340" w:type="dxa"/>
            <w:tcMar/>
          </w:tcPr>
          <w:p w:rsidR="00FA6510" w:rsidP="00E5021C" w:rsidRDefault="00FA6510" w14:paraId="5335E84F" w14:textId="77777777">
            <w:r>
              <w:t xml:space="preserve">Lấy thông tin cấu hình LAN hiện tại </w:t>
            </w:r>
          </w:p>
        </w:tc>
      </w:tr>
      <w:tr w:rsidR="00FA6510" w:rsidTr="2ADD6C4A" w14:paraId="1B18D97E" w14:textId="77777777">
        <w:tc>
          <w:tcPr>
            <w:tcW w:w="1885" w:type="dxa"/>
            <w:tcMar/>
          </w:tcPr>
          <w:p w:rsidR="00FA6510" w:rsidP="00E5021C" w:rsidRDefault="00FA6510" w14:paraId="554DA964" w14:textId="77777777">
            <w:r>
              <w:t>Description</w:t>
            </w:r>
          </w:p>
        </w:tc>
        <w:tc>
          <w:tcPr>
            <w:tcW w:w="7340" w:type="dxa"/>
            <w:tcMar/>
          </w:tcPr>
          <w:p w:rsidR="00FA6510" w:rsidP="00E5021C" w:rsidRDefault="00FA6510" w14:paraId="1F685219" w14:textId="2344A877">
            <w:pPr>
              <w:pStyle w:val="FirstLevelBullet"/>
              <w:rPr>
                <w:ins w:author="Tran Khanh Toan" w:date="2022-07-01T15:03:00Z" w:id="4272"/>
              </w:rPr>
            </w:pPr>
            <w:del w:author="Tran Khanh Toan" w:date="2022-07-01T15:37:00Z" w:id="4273">
              <w:r w:rsidDel="007A6979">
                <w:delText>OneLink</w:delText>
              </w:r>
            </w:del>
            <w:ins w:author="Tran Khanh Toan" w:date="2022-07-01T15:37:00Z" w:id="4274">
              <w:r w:rsidR="007A6979">
                <w:t>Mobile App</w:t>
              </w:r>
            </w:ins>
            <w:r>
              <w:t xml:space="preserve"> gửi yêu cầu lấy thông tin.</w:t>
            </w:r>
          </w:p>
          <w:p w:rsidR="007E2F9F" w:rsidRDefault="343D81E4" w14:paraId="5424631C" w14:textId="7E8AB8F0">
            <w:pPr>
              <w:pStyle w:val="FirstLevelBullet"/>
              <w:rPr/>
            </w:pPr>
            <w:ins w:author="Tran Khanh Toan" w:date="2022-07-01T15:03:00Z" w:id="165107473">
              <w:r w:rsidR="46660663">
                <w:t xml:space="preserve">Mobile App thực hiện request với định dạng </w:t>
              </w:r>
              <w:r>
                <w:fldChar w:fldCharType="begin"/>
              </w:r>
              <w:r>
                <w:instrText xml:space="preserve"> HYPERLINK "https://&lt;ip&gt;:&lt;port&gt;/onelinkagent" </w:instrText>
              </w:r>
              <w:r>
                <w:fldChar w:fldCharType="separate"/>
              </w:r>
              <w:r w:rsidRPr="2ADD6C4A" w:rsidR="46660663">
                <w:rPr>
                  <w:rStyle w:val="Hyperlink"/>
                </w:rPr>
                <w:t>https://&lt;ip&gt;:&lt;port&gt;/onelinkagent</w:t>
              </w:r>
              <w:r>
                <w:fldChar w:fldCharType="end"/>
              </w:r>
              <w:r w:rsidR="46660663">
                <w:t xml:space="preserve"> với cookies đi kèm request được quy định trong mục 7.2.1</w:t>
              </w:r>
            </w:ins>
          </w:p>
          <w:p w:rsidR="00FA6510" w:rsidP="00E5021C" w:rsidRDefault="00FA6510" w14:paraId="00224AB9" w14:textId="77777777">
            <w:pPr>
              <w:pStyle w:val="FirstLevelBullet"/>
            </w:pPr>
            <w:r>
              <w:t xml:space="preserve">ONT nhận yêu cầu, xử lý và gửi lại phản hồi thông tin cấu hình LAN hiện tại. </w:t>
            </w:r>
          </w:p>
          <w:p w:rsidR="00FA6510" w:rsidP="00E5021C" w:rsidRDefault="00FA6510" w14:paraId="3E99532E" w14:textId="77777777">
            <w:pPr>
              <w:pStyle w:val="FirstLevelBullet"/>
            </w:pPr>
            <w:r>
              <w:t>Nếu có xảy ra lỗi ONT gửi phản hồi mã lỗi.</w:t>
            </w:r>
          </w:p>
        </w:tc>
      </w:tr>
      <w:tr w:rsidR="00FA6510" w:rsidTr="2ADD6C4A" w14:paraId="4207D9B7" w14:textId="77777777">
        <w:tc>
          <w:tcPr>
            <w:tcW w:w="1885" w:type="dxa"/>
            <w:tcMar/>
          </w:tcPr>
          <w:p w:rsidR="00FA6510" w:rsidP="00E5021C" w:rsidRDefault="00FA6510" w14:paraId="235C671B" w14:textId="77777777">
            <w:r>
              <w:lastRenderedPageBreak/>
              <w:t>Actor</w:t>
            </w:r>
          </w:p>
        </w:tc>
        <w:tc>
          <w:tcPr>
            <w:tcW w:w="7340" w:type="dxa"/>
            <w:tcMar/>
          </w:tcPr>
          <w:p w:rsidR="00FA6510" w:rsidP="00E5021C" w:rsidRDefault="00FA6510" w14:paraId="2AEC305B" w14:textId="77777777">
            <w:r>
              <w:t>Admin</w:t>
            </w:r>
          </w:p>
        </w:tc>
      </w:tr>
      <w:tr w:rsidR="00FA6510" w:rsidTr="2ADD6C4A" w14:paraId="0EAA5830" w14:textId="77777777">
        <w:tc>
          <w:tcPr>
            <w:tcW w:w="1885" w:type="dxa"/>
            <w:tcMar/>
          </w:tcPr>
          <w:p w:rsidR="00FA6510" w:rsidP="00E5021C" w:rsidRDefault="00FA6510" w14:paraId="42382656" w14:textId="77777777">
            <w:r>
              <w:t>Pre-condition</w:t>
            </w:r>
          </w:p>
        </w:tc>
        <w:tc>
          <w:tcPr>
            <w:tcW w:w="7340" w:type="dxa"/>
            <w:tcMar/>
          </w:tcPr>
          <w:p w:rsidR="00FA6510" w:rsidP="00E5021C" w:rsidRDefault="00FA6510" w14:paraId="7F237772" w14:textId="0B54AE63">
            <w:r>
              <w:t xml:space="preserve">Thiết bị hoạt động bình thường, </w:t>
            </w:r>
            <w:del w:author="Tran Khanh Toan" w:date="2022-07-01T15:37:00Z" w:id="4276">
              <w:r w:rsidDel="007A6979">
                <w:delText>OneLink</w:delText>
              </w:r>
            </w:del>
            <w:ins w:author="Tran Khanh Toan" w:date="2022-07-01T15:37:00Z" w:id="4277">
              <w:r w:rsidR="007A6979">
                <w:t>Mobile App</w:t>
              </w:r>
            </w:ins>
            <w:r>
              <w:t xml:space="preserve"> đã đăng nhập thành công vào thiết bị và được cấp phiên truy nhập</w:t>
            </w:r>
          </w:p>
        </w:tc>
      </w:tr>
      <w:tr w:rsidR="00FA6510" w:rsidTr="2ADD6C4A" w14:paraId="55D1E32A" w14:textId="77777777">
        <w:tc>
          <w:tcPr>
            <w:tcW w:w="1885" w:type="dxa"/>
            <w:tcMar/>
          </w:tcPr>
          <w:p w:rsidR="00FA6510" w:rsidP="00E5021C" w:rsidRDefault="00FA6510" w14:paraId="3805E202" w14:textId="77777777">
            <w:r>
              <w:t>Post-condition</w:t>
            </w:r>
          </w:p>
        </w:tc>
        <w:tc>
          <w:tcPr>
            <w:tcW w:w="7340" w:type="dxa"/>
            <w:tcMar/>
          </w:tcPr>
          <w:p w:rsidR="00FA6510" w:rsidP="00E5021C" w:rsidRDefault="00FA6510" w14:paraId="54BC45E2" w14:textId="4EE66B9A">
            <w:r>
              <w:t xml:space="preserve">Thiết bị phản hồi đầy đủ các thông tin cho </w:t>
            </w:r>
            <w:del w:author="Tran Khanh Toan" w:date="2022-07-01T15:37:00Z" w:id="4278">
              <w:r w:rsidDel="007A6979">
                <w:delText>OneLink</w:delText>
              </w:r>
            </w:del>
            <w:ins w:author="Tran Khanh Toan" w:date="2022-07-01T15:37:00Z" w:id="4279">
              <w:r w:rsidR="007A6979">
                <w:t>Mobile App</w:t>
              </w:r>
            </w:ins>
          </w:p>
        </w:tc>
      </w:tr>
    </w:tbl>
    <w:p w:rsidRPr="00A13CE7" w:rsidR="00FA6510" w:rsidP="00FA6510" w:rsidRDefault="00FA6510" w14:paraId="7004A9F5" w14:textId="77777777"/>
    <w:p w:rsidR="00FA6510" w:rsidP="00FA6510" w:rsidRDefault="00FA6510" w14:paraId="7DF904D3" w14:textId="77777777">
      <w:pPr>
        <w:rPr>
          <w:b/>
          <w:bCs/>
        </w:rPr>
      </w:pPr>
      <w:r w:rsidRPr="003C44BD">
        <w:rPr>
          <w:b/>
          <w:bCs/>
        </w:rPr>
        <w:t>Luồng dữ liệu:</w:t>
      </w:r>
    </w:p>
    <w:p w:rsidR="00FA6510" w:rsidP="00FA6510" w:rsidRDefault="00FA6510" w14:paraId="553B1759" w14:textId="77777777">
      <w:pPr>
        <w:pStyle w:val="ANSVNormal1"/>
        <w:keepNext/>
        <w:jc w:val="center"/>
      </w:pPr>
      <w:r>
        <w:object w:dxaOrig="9180" w:dyaOrig="5296" w14:anchorId="1BAE01ED">
          <v:shape id="_x0000_i1037" style="width:460.5pt;height:265.5pt" o:ole="" type="#_x0000_t75">
            <v:imagedata o:title="" r:id="rId37"/>
          </v:shape>
          <o:OLEObject Type="Embed" ProgID="Visio.Drawing.15" ShapeID="_x0000_i1037" DrawAspect="Content" ObjectID="_1721885962" r:id="rId38"/>
        </w:object>
      </w:r>
    </w:p>
    <w:p w:rsidR="00FA6510" w:rsidP="00FA6510" w:rsidRDefault="00FA6510" w14:paraId="56FBA58B" w14:textId="0996CCED">
      <w:pPr>
        <w:pStyle w:val="Caption"/>
      </w:pPr>
      <w:bookmarkStart w:name="_Toc110529201" w:id="4280"/>
      <w:r>
        <w:t xml:space="preserve">Hình </w:t>
      </w:r>
      <w:ins w:author="toantk" w:date="2022-07-28T09:55:00Z" w:id="4281">
        <w:r w:rsidR="00881A01">
          <w:fldChar w:fldCharType="begin"/>
        </w:r>
        <w:r w:rsidR="00881A01">
          <w:instrText xml:space="preserve"> STYLEREF 1 \s </w:instrText>
        </w:r>
      </w:ins>
      <w:r w:rsidR="00881A01">
        <w:fldChar w:fldCharType="separate"/>
      </w:r>
      <w:r w:rsidR="00533729">
        <w:rPr>
          <w:noProof/>
        </w:rPr>
        <w:t>7</w:t>
      </w:r>
      <w:ins w:author="toantk" w:date="2022-07-28T09:55:00Z" w:id="4282">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12</w:t>
      </w:r>
      <w:ins w:author="toantk" w:date="2022-07-28T09:55:00Z" w:id="4283">
        <w:r w:rsidR="00881A01">
          <w:fldChar w:fldCharType="end"/>
        </w:r>
      </w:ins>
      <w:ins w:author="Tran Khanh Toan" w:date="2022-07-01T17:42:00Z" w:id="4284">
        <w:del w:author="toantk" w:date="2022-07-27T09:26:00Z" w:id="4285">
          <w:r w:rsidDel="006A7679" w:rsidR="00076894">
            <w:fldChar w:fldCharType="begin"/>
          </w:r>
          <w:r w:rsidDel="006A7679" w:rsidR="00076894">
            <w:delInstrText xml:space="preserve"> STYLEREF 1 \s </w:delInstrText>
          </w:r>
        </w:del>
      </w:ins>
      <w:del w:author="toantk" w:date="2022-07-27T09:26:00Z" w:id="4286">
        <w:r w:rsidDel="006A7679" w:rsidR="00076894">
          <w:fldChar w:fldCharType="separate"/>
        </w:r>
        <w:r w:rsidDel="006A7679" w:rsidR="00076894">
          <w:rPr>
            <w:noProof/>
          </w:rPr>
          <w:delText>7</w:delText>
        </w:r>
      </w:del>
      <w:ins w:author="Tran Khanh Toan" w:date="2022-07-01T17:42:00Z" w:id="4287">
        <w:del w:author="toantk" w:date="2022-07-27T09:26:00Z" w:id="4288">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289">
        <w:r w:rsidDel="006A7679" w:rsidR="00076894">
          <w:fldChar w:fldCharType="separate"/>
        </w:r>
      </w:del>
      <w:ins w:author="Tran Khanh Toan" w:date="2022-07-01T17:42:00Z" w:id="4290">
        <w:del w:author="toantk" w:date="2022-07-27T09:26:00Z" w:id="4291">
          <w:r w:rsidDel="006A7679" w:rsidR="00076894">
            <w:rPr>
              <w:noProof/>
            </w:rPr>
            <w:delText>10</w:delText>
          </w:r>
          <w:r w:rsidDel="006A7679" w:rsidR="00076894">
            <w:fldChar w:fldCharType="end"/>
          </w:r>
        </w:del>
      </w:ins>
      <w:del w:author="Tran Khanh Toan" w:date="2022-07-01T14:55:00Z" w:id="4292">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9</w:delText>
        </w:r>
        <w:r w:rsidDel="00A87875" w:rsidR="003F0BD0">
          <w:rPr>
            <w:noProof/>
          </w:rPr>
          <w:fldChar w:fldCharType="end"/>
        </w:r>
      </w:del>
      <w:r>
        <w:t xml:space="preserve"> Luồng điều khiển lấy cấu hình thông tin LAN hiện tại</w:t>
      </w:r>
      <w:r w:rsidR="003241BA">
        <w:t xml:space="preserve"> từ </w:t>
      </w:r>
      <w:del w:author="Tran Khanh Toan" w:date="2022-07-01T15:37:00Z" w:id="4293">
        <w:r w:rsidDel="007A6979" w:rsidR="003241BA">
          <w:delText>OneLink</w:delText>
        </w:r>
      </w:del>
      <w:ins w:author="Tran Khanh Toan" w:date="2022-07-01T15:37:00Z" w:id="4294">
        <w:r w:rsidR="007A6979">
          <w:t>Mobile App</w:t>
        </w:r>
      </w:ins>
      <w:bookmarkEnd w:id="4280"/>
    </w:p>
    <w:p w:rsidR="00FA6510" w:rsidP="00FA6510" w:rsidRDefault="00FA6510" w14:paraId="0F0ABB23" w14:textId="48A0D64E">
      <w:pPr>
        <w:rPr>
          <w:b/>
          <w:bCs/>
        </w:rPr>
      </w:pPr>
      <w:del w:author="Tran Khanh Toan" w:date="2022-07-04T09:21:00Z" w:id="4295">
        <w:r w:rsidRPr="00AB6FAB" w:rsidDel="00F02801">
          <w:rPr>
            <w:b/>
            <w:bCs/>
          </w:rPr>
          <w:delText xml:space="preserve">Cấu trúc dữ liệu </w:delText>
        </w:r>
      </w:del>
      <w:ins w:author="Tran Khanh Toan" w:date="2022-07-04T09:22:00Z" w:id="4296">
        <w:r w:rsidR="00F02801">
          <w:rPr>
            <w:b/>
            <w:bCs/>
          </w:rPr>
          <w:t xml:space="preserve">Cấu trúc payload </w:t>
        </w:r>
      </w:ins>
      <w:r w:rsidRPr="00AB6FAB">
        <w:rPr>
          <w:b/>
          <w:bCs/>
        </w:rPr>
        <w:t>của bản tin:</w:t>
      </w:r>
    </w:p>
    <w:p w:rsidR="00FA6510" w:rsidP="00FA6510" w:rsidRDefault="00FA6510" w14:paraId="29B9E7F0" w14:textId="77777777">
      <w:pPr>
        <w:pStyle w:val="ListParagraph"/>
        <w:numPr>
          <w:ilvl w:val="0"/>
          <w:numId w:val="9"/>
        </w:numPr>
        <w:rPr>
          <w:b/>
          <w:bCs/>
        </w:rPr>
      </w:pPr>
      <w:r>
        <w:rPr>
          <w:b/>
          <w:bCs/>
        </w:rPr>
        <w:t>LAN view Request:</w:t>
      </w:r>
    </w:p>
    <w:p w:rsidR="00FA6510" w:rsidP="00FA6510" w:rsidRDefault="00FA6510" w14:paraId="5C039AD5" w14:textId="2C60B7AB">
      <w:pPr>
        <w:pStyle w:val="ListParagraph"/>
      </w:pPr>
      <w:r>
        <w:t>{“action” : “lanView”</w:t>
      </w:r>
      <w:r w:rsidR="001E5253">
        <w:t xml:space="preserve">, “requestId” : </w:t>
      </w:r>
      <w:r w:rsidR="003E0981">
        <w:t>&lt;requestId&gt;</w:t>
      </w:r>
      <w:r>
        <w:t>}</w:t>
      </w:r>
    </w:p>
    <w:p w:rsidR="00FA6510" w:rsidP="00FA6510" w:rsidRDefault="00FA6510" w14:paraId="1157C382" w14:textId="77777777">
      <w:pPr>
        <w:pStyle w:val="ListParagraph"/>
        <w:numPr>
          <w:ilvl w:val="0"/>
          <w:numId w:val="9"/>
        </w:numPr>
        <w:rPr>
          <w:b/>
          <w:bCs/>
        </w:rPr>
      </w:pPr>
      <w:r>
        <w:rPr>
          <w:b/>
          <w:bCs/>
        </w:rPr>
        <w:t>LAN view Response:</w:t>
      </w:r>
    </w:p>
    <w:p w:rsidRPr="00820762" w:rsidR="00FA6510" w:rsidP="00FA6510" w:rsidRDefault="00FA6510" w14:paraId="6EF41BCE" w14:textId="77777777">
      <w:pPr>
        <w:pStyle w:val="ListParagraph"/>
        <w:numPr>
          <w:ilvl w:val="1"/>
          <w:numId w:val="9"/>
        </w:numPr>
      </w:pPr>
      <w:r>
        <w:t>Lấy thông tin LAN</w:t>
      </w:r>
      <w:r w:rsidRPr="00820762">
        <w:t xml:space="preserve"> thành công</w:t>
      </w:r>
      <w:r>
        <w:t>:</w:t>
      </w:r>
    </w:p>
    <w:p w:rsidR="00FA6510" w:rsidP="00FA6510" w:rsidRDefault="00FA6510" w14:paraId="25DB95EA" w14:textId="77777777">
      <w:pPr>
        <w:pStyle w:val="FirstLevelBullet"/>
        <w:numPr>
          <w:ilvl w:val="0"/>
          <w:numId w:val="0"/>
        </w:numPr>
        <w:ind w:left="1080"/>
      </w:pPr>
      <w:r>
        <w:t>{</w:t>
      </w:r>
    </w:p>
    <w:p w:rsidR="00FA6510" w:rsidP="00FA6510" w:rsidRDefault="00FA6510" w14:paraId="7412F105" w14:textId="77777777">
      <w:pPr>
        <w:pStyle w:val="FirstLevelBullet"/>
        <w:numPr>
          <w:ilvl w:val="0"/>
          <w:numId w:val="0"/>
        </w:numPr>
        <w:ind w:left="720" w:firstLine="360"/>
      </w:pPr>
      <w:r>
        <w:t>"status": 0,</w:t>
      </w:r>
    </w:p>
    <w:p w:rsidR="00FA6510" w:rsidP="00FA6510" w:rsidRDefault="00B94824" w14:paraId="15B543CE" w14:textId="35984501">
      <w:pPr>
        <w:pStyle w:val="FirstLevelBullet"/>
        <w:numPr>
          <w:ilvl w:val="0"/>
          <w:numId w:val="0"/>
        </w:numPr>
        <w:ind w:left="720" w:firstLine="360"/>
      </w:pPr>
      <w:r>
        <w:t>“message”: “</w:t>
      </w:r>
      <w:r w:rsidR="001F1C9A">
        <w:t>Success</w:t>
      </w:r>
      <w:r>
        <w:t>”</w:t>
      </w:r>
      <w:r w:rsidR="00FA6510">
        <w:t>,</w:t>
      </w:r>
    </w:p>
    <w:p w:rsidR="001E5253" w:rsidP="00FA6510" w:rsidRDefault="001E5253" w14:paraId="11BFCFED" w14:textId="750FBFD7">
      <w:pPr>
        <w:pStyle w:val="FirstLevelBullet"/>
        <w:numPr>
          <w:ilvl w:val="0"/>
          <w:numId w:val="0"/>
        </w:numPr>
        <w:ind w:left="720" w:firstLine="360"/>
      </w:pPr>
      <w:r>
        <w:t xml:space="preserve">“requestId” : </w:t>
      </w:r>
      <w:r w:rsidR="003E0981">
        <w:t>&lt;requestId&gt;</w:t>
      </w:r>
    </w:p>
    <w:p w:rsidR="00FA6510" w:rsidP="00FA6510" w:rsidRDefault="00FA6510" w14:paraId="65F6FA65" w14:textId="77777777">
      <w:pPr>
        <w:pStyle w:val="FirstLevelBullet"/>
        <w:numPr>
          <w:ilvl w:val="0"/>
          <w:numId w:val="0"/>
        </w:numPr>
        <w:ind w:left="720" w:firstLine="360"/>
      </w:pPr>
      <w:r>
        <w:t>"data": {</w:t>
      </w:r>
    </w:p>
    <w:p w:rsidR="00FA6510" w:rsidP="00FA6510" w:rsidRDefault="00FA6510" w14:paraId="4EF0D63F" w14:textId="77777777">
      <w:pPr>
        <w:pStyle w:val="FirstLevelBullet"/>
        <w:numPr>
          <w:ilvl w:val="0"/>
          <w:numId w:val="0"/>
        </w:numPr>
        <w:ind w:left="720" w:firstLine="360"/>
      </w:pPr>
      <w:r>
        <w:t>“action” : “lanView”,</w:t>
      </w:r>
    </w:p>
    <w:p w:rsidR="00FA6510" w:rsidP="00FA6510" w:rsidRDefault="00FA6510" w14:paraId="08581BC3" w14:textId="77777777">
      <w:pPr>
        <w:pStyle w:val="FirstLevelBullet"/>
        <w:numPr>
          <w:ilvl w:val="0"/>
          <w:numId w:val="0"/>
        </w:numPr>
        <w:ind w:left="720" w:firstLine="360"/>
      </w:pPr>
      <w:r>
        <w:t>“</w:t>
      </w:r>
      <w:r w:rsidR="00170877">
        <w:t>lan</w:t>
      </w:r>
      <w:r>
        <w:t>List”:[</w:t>
      </w:r>
    </w:p>
    <w:p w:rsidR="00FA6510" w:rsidP="00FA6510" w:rsidRDefault="00FA6510" w14:paraId="372DB865" w14:textId="77777777">
      <w:pPr>
        <w:pStyle w:val="FirstLevelBullet"/>
        <w:numPr>
          <w:ilvl w:val="0"/>
          <w:numId w:val="0"/>
        </w:numPr>
        <w:ind w:left="1440" w:firstLine="720"/>
      </w:pPr>
      <w:r>
        <w:lastRenderedPageBreak/>
        <w:t>{</w:t>
      </w:r>
    </w:p>
    <w:p w:rsidR="00FA6510" w:rsidP="00FA6510" w:rsidRDefault="00FA6510" w14:paraId="7007C924" w14:textId="230697FD">
      <w:pPr>
        <w:pStyle w:val="FirstLevelBullet"/>
        <w:numPr>
          <w:ilvl w:val="0"/>
          <w:numId w:val="0"/>
        </w:numPr>
        <w:ind w:left="720" w:firstLine="360"/>
      </w:pPr>
      <w:r>
        <w:tab/>
      </w:r>
      <w:r>
        <w:tab/>
      </w:r>
      <w:r>
        <w:tab/>
      </w:r>
      <w:r>
        <w:t>“</w:t>
      </w:r>
      <w:r w:rsidR="00170877">
        <w:t>l</w:t>
      </w:r>
      <w:r w:rsidR="00045C6B">
        <w:t xml:space="preserve">anIndex” : </w:t>
      </w:r>
      <w:r>
        <w:t>&lt;</w:t>
      </w:r>
      <w:r w:rsidR="00170877">
        <w:t>l</w:t>
      </w:r>
      <w:r w:rsidR="00045C6B">
        <w:t>anIndex&gt;</w:t>
      </w:r>
      <w:r>
        <w:t>,</w:t>
      </w:r>
    </w:p>
    <w:p w:rsidR="00FA6510" w:rsidP="00FA6510" w:rsidRDefault="00FA6510" w14:paraId="75BC4ABC" w14:textId="77777777">
      <w:pPr>
        <w:pStyle w:val="FirstLevelBullet"/>
        <w:numPr>
          <w:ilvl w:val="0"/>
          <w:numId w:val="0"/>
        </w:numPr>
        <w:ind w:left="2160" w:firstLine="720"/>
      </w:pPr>
      <w:r>
        <w:t>“</w:t>
      </w:r>
      <w:r w:rsidR="007F581F">
        <w:t>ip</w:t>
      </w:r>
      <w:r>
        <w:t>Addr” :  “&lt;</w:t>
      </w:r>
      <w:r w:rsidR="007F581F">
        <w:t>ip</w:t>
      </w:r>
      <w:r>
        <w:t>Addr&gt;”</w:t>
      </w:r>
      <w:r w:rsidR="007F581F">
        <w:t>,</w:t>
      </w:r>
    </w:p>
    <w:p w:rsidR="007F581F" w:rsidP="00FA6510" w:rsidRDefault="007F581F" w14:paraId="538BF46C" w14:textId="77777777">
      <w:pPr>
        <w:pStyle w:val="FirstLevelBullet"/>
        <w:numPr>
          <w:ilvl w:val="0"/>
          <w:numId w:val="0"/>
        </w:numPr>
        <w:ind w:left="2160" w:firstLine="720"/>
      </w:pPr>
      <w:r>
        <w:t>“subnetMask” : “&lt;subnetMask&gt;”</w:t>
      </w:r>
    </w:p>
    <w:p w:rsidR="00170877" w:rsidP="00FA6510" w:rsidRDefault="00170877" w14:paraId="3B2CC341" w14:textId="77777777">
      <w:pPr>
        <w:pStyle w:val="FirstLevelBullet"/>
        <w:numPr>
          <w:ilvl w:val="0"/>
          <w:numId w:val="0"/>
        </w:numPr>
        <w:ind w:left="2160" w:firstLine="720"/>
      </w:pPr>
    </w:p>
    <w:p w:rsidR="00FA6510" w:rsidP="00FA6510" w:rsidRDefault="00FA6510" w14:paraId="3F4B5D4B" w14:textId="77777777">
      <w:pPr>
        <w:pStyle w:val="FirstLevelBullet"/>
        <w:numPr>
          <w:ilvl w:val="0"/>
          <w:numId w:val="0"/>
        </w:numPr>
        <w:ind w:left="2160"/>
      </w:pPr>
      <w:r>
        <w:t>}</w:t>
      </w:r>
    </w:p>
    <w:p w:rsidR="00FA6510" w:rsidP="00FA6510" w:rsidRDefault="00FA6510" w14:paraId="4946E76E" w14:textId="77777777">
      <w:pPr>
        <w:pStyle w:val="FirstLevelBullet"/>
        <w:numPr>
          <w:ilvl w:val="0"/>
          <w:numId w:val="0"/>
        </w:numPr>
        <w:ind w:left="1440" w:firstLine="720"/>
      </w:pPr>
      <w:r>
        <w:t>…</w:t>
      </w:r>
    </w:p>
    <w:p w:rsidR="00FA6510" w:rsidP="00FA6510" w:rsidRDefault="00FA6510" w14:paraId="402930FE" w14:textId="77777777">
      <w:pPr>
        <w:pStyle w:val="FirstLevelBullet"/>
        <w:numPr>
          <w:ilvl w:val="0"/>
          <w:numId w:val="0"/>
        </w:numPr>
        <w:ind w:left="1440" w:firstLine="720"/>
      </w:pPr>
      <w:r>
        <w:t>]</w:t>
      </w:r>
    </w:p>
    <w:p w:rsidR="00FA6510" w:rsidP="00FA6510" w:rsidRDefault="00FA6510" w14:paraId="07494570" w14:textId="77777777">
      <w:pPr>
        <w:pStyle w:val="FirstLevelBullet"/>
        <w:numPr>
          <w:ilvl w:val="0"/>
          <w:numId w:val="0"/>
        </w:numPr>
        <w:ind w:left="720" w:firstLine="360"/>
      </w:pPr>
      <w:r>
        <w:t>}</w:t>
      </w:r>
    </w:p>
    <w:p w:rsidR="00FA6510" w:rsidP="00FA6510" w:rsidRDefault="00FA6510" w14:paraId="20F97FE7" w14:textId="77777777">
      <w:pPr>
        <w:pStyle w:val="FirstLevelBullet"/>
        <w:numPr>
          <w:ilvl w:val="0"/>
          <w:numId w:val="0"/>
        </w:numPr>
        <w:ind w:left="720" w:firstLine="360"/>
      </w:pPr>
      <w:r>
        <w:t>}</w:t>
      </w:r>
    </w:p>
    <w:p w:rsidRPr="00820762" w:rsidR="00FA6510" w:rsidP="00FA6510" w:rsidRDefault="00FA6510" w14:paraId="1EAC8CD3" w14:textId="77777777">
      <w:pPr>
        <w:pStyle w:val="ListParagraph"/>
        <w:numPr>
          <w:ilvl w:val="1"/>
          <w:numId w:val="9"/>
        </w:numPr>
      </w:pPr>
      <w:r>
        <w:t>Lấy thông tin WAN thất bại:</w:t>
      </w:r>
    </w:p>
    <w:p w:rsidR="00FA6510" w:rsidP="00FA6510" w:rsidRDefault="00FA6510" w14:paraId="5CA32E34" w14:textId="77777777">
      <w:pPr>
        <w:pStyle w:val="FirstLevelBullet"/>
        <w:numPr>
          <w:ilvl w:val="0"/>
          <w:numId w:val="0"/>
        </w:numPr>
        <w:ind w:left="1080"/>
      </w:pPr>
      <w:r>
        <w:t>{</w:t>
      </w:r>
    </w:p>
    <w:p w:rsidR="00FA6510" w:rsidP="00FA6510" w:rsidRDefault="00183521" w14:paraId="7B305987" w14:textId="212CA720">
      <w:pPr>
        <w:pStyle w:val="FirstLevelBullet"/>
        <w:numPr>
          <w:ilvl w:val="0"/>
          <w:numId w:val="0"/>
        </w:numPr>
        <w:ind w:left="1080"/>
      </w:pPr>
      <w:r>
        <w:t>“status”: &lt;ErrorCode&gt;</w:t>
      </w:r>
      <w:r w:rsidR="00FA6510">
        <w:t>,</w:t>
      </w:r>
    </w:p>
    <w:p w:rsidR="00FA6510" w:rsidP="00FA6510" w:rsidRDefault="00B94824" w14:paraId="08E78BAE" w14:textId="7D16A10F">
      <w:pPr>
        <w:pStyle w:val="FirstLevelBullet"/>
        <w:numPr>
          <w:ilvl w:val="0"/>
          <w:numId w:val="0"/>
        </w:numPr>
        <w:ind w:left="1080"/>
      </w:pPr>
      <w:r>
        <w:t>“message”: “&lt;message&gt;”</w:t>
      </w:r>
      <w:r w:rsidR="00FA6510">
        <w:t>,</w:t>
      </w:r>
    </w:p>
    <w:p w:rsidR="001E5253" w:rsidP="00FA6510" w:rsidRDefault="001E5253" w14:paraId="2FF4519A" w14:textId="390B307B">
      <w:pPr>
        <w:pStyle w:val="FirstLevelBullet"/>
        <w:numPr>
          <w:ilvl w:val="0"/>
          <w:numId w:val="0"/>
        </w:numPr>
        <w:ind w:left="1080"/>
      </w:pPr>
      <w:r>
        <w:t xml:space="preserve">“requestId” : </w:t>
      </w:r>
      <w:r w:rsidR="003E0981">
        <w:t>&lt;requestId&gt;</w:t>
      </w:r>
      <w:r>
        <w:t>,</w:t>
      </w:r>
    </w:p>
    <w:p w:rsidR="00FA6510" w:rsidP="00FA6510" w:rsidRDefault="00FA6510" w14:paraId="35E63A99" w14:textId="77777777">
      <w:pPr>
        <w:pStyle w:val="FirstLevelBullet"/>
        <w:numPr>
          <w:ilvl w:val="0"/>
          <w:numId w:val="0"/>
        </w:numPr>
        <w:ind w:left="1080"/>
      </w:pPr>
      <w:r>
        <w:t>"data": {</w:t>
      </w:r>
    </w:p>
    <w:p w:rsidR="00FA6510" w:rsidP="00FA6510" w:rsidRDefault="00FA6510" w14:paraId="5C62D5C0" w14:textId="77777777">
      <w:pPr>
        <w:pStyle w:val="FirstLevelBullet"/>
        <w:numPr>
          <w:ilvl w:val="0"/>
          <w:numId w:val="0"/>
        </w:numPr>
        <w:ind w:left="1080"/>
      </w:pPr>
      <w:r>
        <w:t>}</w:t>
      </w:r>
    </w:p>
    <w:p w:rsidR="00FA6510" w:rsidP="00FA6510" w:rsidRDefault="00FA6510" w14:paraId="56AEFC3E" w14:textId="77777777">
      <w:pPr>
        <w:pStyle w:val="FirstLevelBullet"/>
        <w:numPr>
          <w:ilvl w:val="0"/>
          <w:numId w:val="0"/>
        </w:numPr>
        <w:ind w:left="1080"/>
      </w:pPr>
      <w:r>
        <w:t>}</w:t>
      </w:r>
    </w:p>
    <w:p w:rsidR="00FA6510" w:rsidP="00FA6510" w:rsidRDefault="00FA6510" w14:paraId="120FBA08" w14:textId="77777777">
      <w:pPr>
        <w:pStyle w:val="ListParagraph"/>
        <w:numPr>
          <w:ilvl w:val="0"/>
          <w:numId w:val="9"/>
        </w:numPr>
        <w:rPr>
          <w:b/>
          <w:bCs/>
        </w:rPr>
      </w:pPr>
      <w:r w:rsidRPr="00003BA2">
        <w:rPr>
          <w:b/>
          <w:bCs/>
        </w:rPr>
        <w:t>Mô tả tham số</w:t>
      </w:r>
      <w:r>
        <w:rPr>
          <w:b/>
          <w:bCs/>
        </w:rPr>
        <w:t>:</w:t>
      </w:r>
    </w:p>
    <w:p w:rsidR="00771908" w:rsidP="00771908" w:rsidRDefault="00771908" w14:paraId="39A1D173" w14:textId="35ED5C86">
      <w:pPr>
        <w:pStyle w:val="Caption"/>
        <w:keepNext/>
      </w:pPr>
      <w:bookmarkStart w:name="_Toc110529161" w:id="4297"/>
      <w:r>
        <w:t xml:space="preserve">Bảng </w:t>
      </w:r>
      <w:ins w:author="toantk" w:date="2022-08-04T17:50:00Z" w:id="4298">
        <w:r w:rsidR="0035117C">
          <w:fldChar w:fldCharType="begin"/>
        </w:r>
        <w:r w:rsidR="0035117C">
          <w:instrText xml:space="preserve"> STYLEREF 1 \s </w:instrText>
        </w:r>
      </w:ins>
      <w:r w:rsidR="0035117C">
        <w:fldChar w:fldCharType="separate"/>
      </w:r>
      <w:r w:rsidR="00533729">
        <w:rPr>
          <w:noProof/>
        </w:rPr>
        <w:t>7</w:t>
      </w:r>
      <w:ins w:author="toantk" w:date="2022-08-04T17:50:00Z" w:id="4299">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12</w:t>
      </w:r>
      <w:ins w:author="toantk" w:date="2022-08-04T17:50:00Z" w:id="4300">
        <w:r w:rsidR="0035117C">
          <w:fldChar w:fldCharType="end"/>
        </w:r>
      </w:ins>
      <w:ins w:author="Tran Khanh Toan" w:date="2022-08-04T09:32:00Z" w:id="4301">
        <w:del w:author="toantk" w:date="2022-08-04T17:50:00Z" w:id="4302">
          <w:r w:rsidDel="0035117C" w:rsidR="00F227FB">
            <w:fldChar w:fldCharType="begin"/>
          </w:r>
          <w:r w:rsidDel="0035117C" w:rsidR="00F227FB">
            <w:delInstrText xml:space="preserve"> STYLEREF 1 \s </w:delInstrText>
          </w:r>
        </w:del>
      </w:ins>
      <w:del w:author="toantk" w:date="2022-08-04T17:50:00Z" w:id="4303">
        <w:r w:rsidDel="0035117C" w:rsidR="00F227FB">
          <w:fldChar w:fldCharType="separate"/>
        </w:r>
        <w:r w:rsidDel="0035117C" w:rsidR="00F227FB">
          <w:rPr>
            <w:noProof/>
          </w:rPr>
          <w:delText>7</w:delText>
        </w:r>
      </w:del>
      <w:ins w:author="Tran Khanh Toan" w:date="2022-08-04T09:32:00Z" w:id="4304">
        <w:del w:author="toantk" w:date="2022-08-04T17:50:00Z" w:id="4305">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4306">
        <w:r w:rsidDel="0035117C" w:rsidR="00F227FB">
          <w:fldChar w:fldCharType="separate"/>
        </w:r>
      </w:del>
      <w:ins w:author="Tran Khanh Toan" w:date="2022-08-04T09:32:00Z" w:id="4307">
        <w:del w:author="toantk" w:date="2022-08-04T17:50:00Z" w:id="4308">
          <w:r w:rsidDel="0035117C" w:rsidR="00F227FB">
            <w:rPr>
              <w:noProof/>
            </w:rPr>
            <w:delText>12</w:delText>
          </w:r>
          <w:r w:rsidDel="0035117C" w:rsidR="00F227FB">
            <w:fldChar w:fldCharType="end"/>
          </w:r>
        </w:del>
      </w:ins>
      <w:ins w:author="toantk" w:date="2022-07-28T09:18:00Z" w:id="4309">
        <w:del w:author="Tran Khanh Toan" w:date="2022-08-03T15:31:00Z" w:id="4310">
          <w:r w:rsidDel="0087204C" w:rsidR="005A0D0F">
            <w:fldChar w:fldCharType="begin"/>
          </w:r>
          <w:r w:rsidDel="0087204C" w:rsidR="005A0D0F">
            <w:delInstrText xml:space="preserve"> STYLEREF 1 \s </w:delInstrText>
          </w:r>
        </w:del>
      </w:ins>
      <w:del w:author="Tran Khanh Toan" w:date="2022-08-03T15:31:00Z" w:id="4311">
        <w:r w:rsidDel="0087204C" w:rsidR="005A0D0F">
          <w:fldChar w:fldCharType="separate"/>
        </w:r>
        <w:r w:rsidDel="0087204C" w:rsidR="005A0D0F">
          <w:rPr>
            <w:noProof/>
          </w:rPr>
          <w:delText>7</w:delText>
        </w:r>
      </w:del>
      <w:ins w:author="toantk" w:date="2022-07-28T09:18:00Z" w:id="4312">
        <w:del w:author="Tran Khanh Toan" w:date="2022-08-03T15:31:00Z" w:id="4313">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4314">
        <w:r w:rsidDel="0087204C" w:rsidR="005A0D0F">
          <w:fldChar w:fldCharType="separate"/>
        </w:r>
      </w:del>
      <w:ins w:author="toantk" w:date="2022-07-28T09:18:00Z" w:id="4315">
        <w:del w:author="Tran Khanh Toan" w:date="2022-08-03T15:31:00Z" w:id="4316">
          <w:r w:rsidDel="0087204C" w:rsidR="005A0D0F">
            <w:rPr>
              <w:noProof/>
            </w:rPr>
            <w:delText>12</w:delText>
          </w:r>
          <w:r w:rsidDel="0087204C" w:rsidR="005A0D0F">
            <w:fldChar w:fldCharType="end"/>
          </w:r>
        </w:del>
      </w:ins>
      <w:ins w:author="Tran Khanh Toan" w:date="2022-07-01T17:36:00Z" w:id="4317">
        <w:del w:author="toantk" w:date="2022-07-27T10:00:00Z" w:id="4318">
          <w:r w:rsidDel="006366F4" w:rsidR="0036606E">
            <w:fldChar w:fldCharType="begin"/>
          </w:r>
          <w:r w:rsidDel="006366F4" w:rsidR="0036606E">
            <w:delInstrText xml:space="preserve"> STYLEREF 1 \s </w:delInstrText>
          </w:r>
        </w:del>
      </w:ins>
      <w:del w:author="toantk" w:date="2022-07-27T10:00:00Z" w:id="4319">
        <w:r w:rsidDel="006366F4" w:rsidR="0036606E">
          <w:fldChar w:fldCharType="separate"/>
        </w:r>
        <w:r w:rsidDel="006366F4" w:rsidR="0036606E">
          <w:rPr>
            <w:noProof/>
          </w:rPr>
          <w:delText>7</w:delText>
        </w:r>
      </w:del>
      <w:ins w:author="Tran Khanh Toan" w:date="2022-07-01T17:36:00Z" w:id="4320">
        <w:del w:author="toantk" w:date="2022-07-27T10:00:00Z" w:id="4321">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4322">
        <w:r w:rsidDel="006366F4" w:rsidR="0036606E">
          <w:fldChar w:fldCharType="separate"/>
        </w:r>
      </w:del>
      <w:ins w:author="Tran Khanh Toan" w:date="2022-07-01T17:36:00Z" w:id="4323">
        <w:del w:author="toantk" w:date="2022-07-27T10:00:00Z" w:id="4324">
          <w:r w:rsidDel="006366F4" w:rsidR="0036606E">
            <w:rPr>
              <w:noProof/>
            </w:rPr>
            <w:delText>8</w:delText>
          </w:r>
          <w:r w:rsidDel="006366F4" w:rsidR="0036606E">
            <w:fldChar w:fldCharType="end"/>
          </w:r>
        </w:del>
      </w:ins>
      <w:del w:author="Tran Khanh Toan" w:date="2022-07-01T14:56:00Z" w:id="4325">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7</w:delText>
        </w:r>
        <w:r w:rsidDel="00A87875" w:rsidR="003F0BD0">
          <w:rPr>
            <w:noProof/>
          </w:rPr>
          <w:fldChar w:fldCharType="end"/>
        </w:r>
      </w:del>
      <w:r>
        <w:t xml:space="preserve"> Bảng mô tả tham số trong luồng điều khiển lấy thông tin cấu hình LAN hiện tại</w:t>
      </w:r>
      <w:bookmarkEnd w:id="4297"/>
    </w:p>
    <w:tbl>
      <w:tblPr>
        <w:tblStyle w:val="TableGrid"/>
        <w:tblW w:w="0" w:type="auto"/>
        <w:tblInd w:w="175" w:type="dxa"/>
        <w:tblLook w:val="04A0" w:firstRow="1" w:lastRow="0" w:firstColumn="1" w:lastColumn="0" w:noHBand="0" w:noVBand="1"/>
      </w:tblPr>
      <w:tblGrid>
        <w:gridCol w:w="715"/>
        <w:gridCol w:w="1625"/>
        <w:gridCol w:w="1568"/>
        <w:gridCol w:w="1083"/>
        <w:gridCol w:w="2311"/>
        <w:gridCol w:w="1748"/>
      </w:tblGrid>
      <w:tr w:rsidR="00FA6510" w:rsidTr="00E5021C" w14:paraId="07072879" w14:textId="77777777">
        <w:tc>
          <w:tcPr>
            <w:tcW w:w="715" w:type="dxa"/>
          </w:tcPr>
          <w:p w:rsidR="00FA6510" w:rsidP="00E5021C" w:rsidRDefault="00FA6510" w14:paraId="006080C7" w14:textId="77777777">
            <w:pPr>
              <w:pStyle w:val="ListParagraph"/>
              <w:ind w:left="0"/>
              <w:rPr>
                <w:b/>
                <w:bCs/>
              </w:rPr>
            </w:pPr>
            <w:r>
              <w:rPr>
                <w:b/>
                <w:bCs/>
              </w:rPr>
              <w:t>STT</w:t>
            </w:r>
          </w:p>
        </w:tc>
        <w:tc>
          <w:tcPr>
            <w:tcW w:w="1625" w:type="dxa"/>
          </w:tcPr>
          <w:p w:rsidR="00FA6510" w:rsidP="00E5021C" w:rsidRDefault="00FA6510" w14:paraId="11390ACB" w14:textId="77777777">
            <w:pPr>
              <w:pStyle w:val="ListParagraph"/>
              <w:ind w:left="0"/>
              <w:rPr>
                <w:b/>
                <w:bCs/>
              </w:rPr>
            </w:pPr>
            <w:r>
              <w:rPr>
                <w:b/>
                <w:bCs/>
              </w:rPr>
              <w:t>Tham số</w:t>
            </w:r>
          </w:p>
        </w:tc>
        <w:tc>
          <w:tcPr>
            <w:tcW w:w="1568" w:type="dxa"/>
          </w:tcPr>
          <w:p w:rsidR="00FA6510" w:rsidP="00E5021C" w:rsidRDefault="00FA6510" w14:paraId="545FBF93" w14:textId="77777777">
            <w:pPr>
              <w:pStyle w:val="ListParagraph"/>
              <w:ind w:left="0"/>
              <w:rPr>
                <w:b/>
                <w:bCs/>
              </w:rPr>
            </w:pPr>
            <w:r>
              <w:rPr>
                <w:b/>
                <w:bCs/>
              </w:rPr>
              <w:t>Mô tả</w:t>
            </w:r>
          </w:p>
        </w:tc>
        <w:tc>
          <w:tcPr>
            <w:tcW w:w="1083" w:type="dxa"/>
          </w:tcPr>
          <w:p w:rsidR="00FA6510" w:rsidP="00E5021C" w:rsidRDefault="00FA6510" w14:paraId="78454A97" w14:textId="77777777">
            <w:pPr>
              <w:pStyle w:val="ListParagraph"/>
              <w:ind w:left="0"/>
              <w:rPr>
                <w:b/>
                <w:bCs/>
              </w:rPr>
            </w:pPr>
            <w:r>
              <w:rPr>
                <w:b/>
                <w:bCs/>
              </w:rPr>
              <w:t>Kiểu</w:t>
            </w:r>
          </w:p>
        </w:tc>
        <w:tc>
          <w:tcPr>
            <w:tcW w:w="2311" w:type="dxa"/>
          </w:tcPr>
          <w:p w:rsidR="00FA6510" w:rsidP="00E5021C" w:rsidRDefault="00FA6510" w14:paraId="154B6D42" w14:textId="77777777">
            <w:pPr>
              <w:pStyle w:val="ListParagraph"/>
              <w:ind w:left="0"/>
              <w:rPr>
                <w:b/>
                <w:bCs/>
              </w:rPr>
            </w:pPr>
            <w:r>
              <w:rPr>
                <w:b/>
                <w:bCs/>
              </w:rPr>
              <w:t>Giá trị</w:t>
            </w:r>
          </w:p>
        </w:tc>
        <w:tc>
          <w:tcPr>
            <w:tcW w:w="1748" w:type="dxa"/>
          </w:tcPr>
          <w:p w:rsidR="00FA6510" w:rsidP="00E5021C" w:rsidRDefault="00FA6510" w14:paraId="09AB2DC2" w14:textId="77777777">
            <w:pPr>
              <w:pStyle w:val="ListParagraph"/>
              <w:ind w:left="0"/>
              <w:rPr>
                <w:b/>
                <w:bCs/>
              </w:rPr>
            </w:pPr>
            <w:r>
              <w:rPr>
                <w:b/>
                <w:bCs/>
              </w:rPr>
              <w:t>Json Key</w:t>
            </w:r>
          </w:p>
        </w:tc>
      </w:tr>
      <w:tr w:rsidR="00FA6510" w:rsidTr="00E5021C" w14:paraId="6AD9CCA8" w14:textId="77777777">
        <w:tc>
          <w:tcPr>
            <w:tcW w:w="715" w:type="dxa"/>
          </w:tcPr>
          <w:p w:rsidRPr="00020A9F" w:rsidR="00FA6510" w:rsidP="00E5021C" w:rsidRDefault="00FA6510" w14:paraId="38A857E4" w14:textId="77777777">
            <w:pPr>
              <w:pStyle w:val="ListParagraph"/>
              <w:ind w:left="0"/>
            </w:pPr>
            <w:r w:rsidRPr="00020A9F">
              <w:t>1</w:t>
            </w:r>
          </w:p>
        </w:tc>
        <w:tc>
          <w:tcPr>
            <w:tcW w:w="1625" w:type="dxa"/>
          </w:tcPr>
          <w:p w:rsidRPr="00020A9F" w:rsidR="00FA6510" w:rsidP="00E5021C" w:rsidRDefault="00CE3189" w14:paraId="2D408691" w14:textId="77777777">
            <w:pPr>
              <w:pStyle w:val="ListParagraph"/>
              <w:ind w:left="0"/>
            </w:pPr>
            <w:r>
              <w:t>LAN</w:t>
            </w:r>
            <w:r w:rsidR="00FA6510">
              <w:t xml:space="preserve"> Index</w:t>
            </w:r>
          </w:p>
        </w:tc>
        <w:tc>
          <w:tcPr>
            <w:tcW w:w="1568" w:type="dxa"/>
          </w:tcPr>
          <w:p w:rsidRPr="00020A9F" w:rsidR="00FA6510" w:rsidP="00E5021C" w:rsidRDefault="00FA6510" w14:paraId="1F77401F" w14:textId="77777777">
            <w:pPr>
              <w:pStyle w:val="ListParagraph"/>
              <w:ind w:left="0"/>
            </w:pPr>
            <w:r>
              <w:t xml:space="preserve">Index của </w:t>
            </w:r>
            <w:r w:rsidR="00CE3189">
              <w:t>Group LAN</w:t>
            </w:r>
          </w:p>
        </w:tc>
        <w:tc>
          <w:tcPr>
            <w:tcW w:w="1083" w:type="dxa"/>
          </w:tcPr>
          <w:p w:rsidRPr="00020A9F" w:rsidR="00FA6510" w:rsidP="00E5021C" w:rsidRDefault="00FA6510" w14:paraId="3CE397C4" w14:textId="77777777">
            <w:pPr>
              <w:pStyle w:val="ListParagraph"/>
              <w:ind w:left="0"/>
            </w:pPr>
            <w:r>
              <w:t>Int</w:t>
            </w:r>
          </w:p>
        </w:tc>
        <w:tc>
          <w:tcPr>
            <w:tcW w:w="2311" w:type="dxa"/>
          </w:tcPr>
          <w:p w:rsidRPr="00020A9F" w:rsidR="00FA6510" w:rsidP="00E5021C" w:rsidRDefault="00FA6510" w14:paraId="0241FE04" w14:textId="77777777">
            <w:pPr>
              <w:pStyle w:val="ListParagraph"/>
              <w:ind w:left="0"/>
            </w:pPr>
            <w:r>
              <w:t>Số nguyên. Có giá trị: 0-</w:t>
            </w:r>
            <w:r w:rsidR="00CE3189">
              <w:t>32</w:t>
            </w:r>
          </w:p>
        </w:tc>
        <w:tc>
          <w:tcPr>
            <w:tcW w:w="1748" w:type="dxa"/>
          </w:tcPr>
          <w:p w:rsidRPr="00020A9F" w:rsidR="00FA6510" w:rsidP="00E5021C" w:rsidRDefault="00CE3189" w14:paraId="38BAA1B1" w14:textId="77777777">
            <w:pPr>
              <w:pStyle w:val="ListParagraph"/>
              <w:ind w:left="0"/>
            </w:pPr>
            <w:r>
              <w:t>lanIndex</w:t>
            </w:r>
          </w:p>
        </w:tc>
      </w:tr>
      <w:tr w:rsidR="00FA6510" w:rsidTr="00E5021C" w14:paraId="7E23EEA3" w14:textId="77777777">
        <w:tc>
          <w:tcPr>
            <w:tcW w:w="715" w:type="dxa"/>
          </w:tcPr>
          <w:p w:rsidRPr="00020A9F" w:rsidR="00FA6510" w:rsidP="00E5021C" w:rsidRDefault="00FA6510" w14:paraId="408D3334" w14:textId="77777777">
            <w:pPr>
              <w:pStyle w:val="ListParagraph"/>
              <w:ind w:left="0"/>
            </w:pPr>
            <w:r>
              <w:t>2</w:t>
            </w:r>
          </w:p>
        </w:tc>
        <w:tc>
          <w:tcPr>
            <w:tcW w:w="1625" w:type="dxa"/>
          </w:tcPr>
          <w:p w:rsidRPr="00020A9F" w:rsidR="00FA6510" w:rsidP="00E5021C" w:rsidRDefault="00CE3189" w14:paraId="03F23A92" w14:textId="77777777">
            <w:pPr>
              <w:pStyle w:val="ListParagraph"/>
              <w:ind w:left="0"/>
            </w:pPr>
            <w:r>
              <w:t>LAN IP Address</w:t>
            </w:r>
          </w:p>
        </w:tc>
        <w:tc>
          <w:tcPr>
            <w:tcW w:w="1568" w:type="dxa"/>
          </w:tcPr>
          <w:p w:rsidR="00FA6510" w:rsidP="00E5021C" w:rsidRDefault="00CE3189" w14:paraId="7EBD9CFF" w14:textId="77777777">
            <w:pPr>
              <w:pStyle w:val="ListParagraph"/>
              <w:ind w:left="0"/>
            </w:pPr>
            <w:r>
              <w:t>Địa chỉ IP của Group LAN</w:t>
            </w:r>
          </w:p>
        </w:tc>
        <w:tc>
          <w:tcPr>
            <w:tcW w:w="1083" w:type="dxa"/>
          </w:tcPr>
          <w:p w:rsidR="00FA6510" w:rsidP="00E5021C" w:rsidRDefault="00FA6510" w14:paraId="4B3CD80D" w14:textId="77777777">
            <w:pPr>
              <w:pStyle w:val="ListParagraph"/>
              <w:ind w:left="0"/>
            </w:pPr>
            <w:r>
              <w:t>string</w:t>
            </w:r>
          </w:p>
        </w:tc>
        <w:tc>
          <w:tcPr>
            <w:tcW w:w="2311" w:type="dxa"/>
          </w:tcPr>
          <w:p w:rsidR="00FA6510" w:rsidP="00E5021C" w:rsidRDefault="00CE3189" w14:paraId="78393679" w14:textId="77777777">
            <w:pPr>
              <w:pStyle w:val="ListParagraph"/>
              <w:ind w:left="0"/>
            </w:pPr>
            <w:r>
              <w:t>Chuỗi ký tự dạng IP</w:t>
            </w:r>
          </w:p>
        </w:tc>
        <w:tc>
          <w:tcPr>
            <w:tcW w:w="1748" w:type="dxa"/>
          </w:tcPr>
          <w:p w:rsidR="00FA6510" w:rsidP="00E5021C" w:rsidRDefault="00CE3189" w14:paraId="45EBB24C" w14:textId="77777777">
            <w:pPr>
              <w:pStyle w:val="ListParagraph"/>
              <w:ind w:left="0"/>
            </w:pPr>
            <w:r>
              <w:t>ipAddr</w:t>
            </w:r>
          </w:p>
        </w:tc>
      </w:tr>
      <w:tr w:rsidR="00FA6510" w:rsidTr="00E5021C" w14:paraId="227C0546" w14:textId="77777777">
        <w:tc>
          <w:tcPr>
            <w:tcW w:w="715" w:type="dxa"/>
          </w:tcPr>
          <w:p w:rsidRPr="00020A9F" w:rsidR="00FA6510" w:rsidP="00E5021C" w:rsidRDefault="00FA6510" w14:paraId="4386EC09" w14:textId="77777777">
            <w:pPr>
              <w:pStyle w:val="ListParagraph"/>
              <w:ind w:left="0"/>
            </w:pPr>
            <w:r>
              <w:t>3</w:t>
            </w:r>
          </w:p>
        </w:tc>
        <w:tc>
          <w:tcPr>
            <w:tcW w:w="1625" w:type="dxa"/>
          </w:tcPr>
          <w:p w:rsidRPr="00020A9F" w:rsidR="00FA6510" w:rsidP="00E5021C" w:rsidRDefault="00CE3189" w14:paraId="2A19E2D2" w14:textId="77777777">
            <w:pPr>
              <w:pStyle w:val="ListParagraph"/>
              <w:ind w:left="0"/>
            </w:pPr>
            <w:r>
              <w:t>Subnet Mask</w:t>
            </w:r>
          </w:p>
        </w:tc>
        <w:tc>
          <w:tcPr>
            <w:tcW w:w="1568" w:type="dxa"/>
          </w:tcPr>
          <w:p w:rsidR="00FA6510" w:rsidP="00E5021C" w:rsidRDefault="00CE3189" w14:paraId="3E1F6C0E" w14:textId="77777777">
            <w:pPr>
              <w:pStyle w:val="ListParagraph"/>
              <w:ind w:left="0"/>
            </w:pPr>
            <w:r>
              <w:t>Subnet Mask của Group LAN</w:t>
            </w:r>
          </w:p>
        </w:tc>
        <w:tc>
          <w:tcPr>
            <w:tcW w:w="1083" w:type="dxa"/>
          </w:tcPr>
          <w:p w:rsidR="00FA6510" w:rsidP="00E5021C" w:rsidRDefault="00CE3189" w14:paraId="56811FCA" w14:textId="77777777">
            <w:pPr>
              <w:pStyle w:val="ListParagraph"/>
              <w:ind w:left="0"/>
            </w:pPr>
            <w:r>
              <w:t>String</w:t>
            </w:r>
          </w:p>
        </w:tc>
        <w:tc>
          <w:tcPr>
            <w:tcW w:w="2311" w:type="dxa"/>
          </w:tcPr>
          <w:p w:rsidR="00FA6510" w:rsidP="00E5021C" w:rsidRDefault="00CE3189" w14:paraId="32AD65E5" w14:textId="77777777">
            <w:pPr>
              <w:pStyle w:val="ListParagraph"/>
              <w:ind w:left="0"/>
            </w:pPr>
            <w:r>
              <w:t>Chuỗi ký tự dạng Subnet Mask</w:t>
            </w:r>
          </w:p>
        </w:tc>
        <w:tc>
          <w:tcPr>
            <w:tcW w:w="1748" w:type="dxa"/>
          </w:tcPr>
          <w:p w:rsidR="00FA6510" w:rsidP="00E5021C" w:rsidRDefault="00FA6510" w14:paraId="412AD00B" w14:textId="77777777">
            <w:pPr>
              <w:pStyle w:val="ListParagraph"/>
              <w:ind w:left="0"/>
            </w:pPr>
            <w:r>
              <w:t>vlanID</w:t>
            </w:r>
          </w:p>
        </w:tc>
      </w:tr>
    </w:tbl>
    <w:p w:rsidR="00DC27BE" w:rsidP="0043581E" w:rsidRDefault="00DC27BE" w14:paraId="0AE308A7" w14:textId="77777777">
      <w:pPr>
        <w:rPr>
          <w:b/>
          <w:bCs/>
        </w:rPr>
      </w:pPr>
    </w:p>
    <w:p w:rsidR="00FA6510" w:rsidP="0043581E" w:rsidRDefault="00DC27BE" w14:paraId="42CFA750" w14:textId="77777777">
      <w:pPr>
        <w:rPr>
          <w:b/>
          <w:bCs/>
        </w:rPr>
      </w:pPr>
      <w:r>
        <w:rPr>
          <w:b/>
          <w:bCs/>
        </w:rPr>
        <w:t xml:space="preserve">Lưu ý: </w:t>
      </w:r>
      <w:r w:rsidRPr="00DC27BE">
        <w:t>Đối với</w:t>
      </w:r>
      <w:r>
        <w:t xml:space="preserve"> cấu hình LAN đơn giản trên Mobile App chỉ muốn </w:t>
      </w:r>
      <w:r w:rsidR="00954D37">
        <w:t xml:space="preserve">hiển thị </w:t>
      </w:r>
      <w:r>
        <w:t>cấu hình main LAN group của ONT thì lấy dữ liệu tương ứng với lanIndex = 0.</w:t>
      </w:r>
    </w:p>
    <w:p w:rsidR="00DC27BE" w:rsidP="0043581E" w:rsidRDefault="00DC27BE" w14:paraId="33528E31" w14:textId="77777777">
      <w:pPr>
        <w:rPr>
          <w:b/>
          <w:bCs/>
        </w:rPr>
      </w:pPr>
    </w:p>
    <w:p w:rsidR="00CE3189" w:rsidP="00CE3189" w:rsidRDefault="00CE3189" w14:paraId="0125B762" w14:textId="77777777">
      <w:pPr>
        <w:pStyle w:val="Heading3"/>
      </w:pPr>
      <w:bookmarkStart w:name="_Toc111217605" w:id="4326"/>
      <w:r>
        <w:t xml:space="preserve">Usecase – </w:t>
      </w:r>
      <w:r w:rsidR="00185099">
        <w:t>Điều khiển thay đổi cấu hình LAN hiện tại</w:t>
      </w:r>
      <w:bookmarkEnd w:id="4326"/>
    </w:p>
    <w:tbl>
      <w:tblPr>
        <w:tblStyle w:val="TableGrid"/>
        <w:tblW w:w="0" w:type="auto"/>
        <w:tblLook w:val="04A0" w:firstRow="1" w:lastRow="0" w:firstColumn="1" w:lastColumn="0" w:noHBand="0" w:noVBand="1"/>
      </w:tblPr>
      <w:tblGrid>
        <w:gridCol w:w="1885"/>
        <w:gridCol w:w="7340"/>
      </w:tblGrid>
      <w:tr w:rsidR="00CE3189" w:rsidTr="2ADD6C4A" w14:paraId="505E514E" w14:textId="77777777">
        <w:tc>
          <w:tcPr>
            <w:tcW w:w="1885" w:type="dxa"/>
            <w:tcMar/>
          </w:tcPr>
          <w:p w:rsidR="00CE3189" w:rsidP="00E5021C" w:rsidRDefault="00CE3189" w14:paraId="1EF8EC51" w14:textId="77777777">
            <w:r>
              <w:t>ID</w:t>
            </w:r>
          </w:p>
        </w:tc>
        <w:tc>
          <w:tcPr>
            <w:tcW w:w="7340" w:type="dxa"/>
            <w:tcMar/>
          </w:tcPr>
          <w:p w:rsidR="00CE3189" w:rsidP="00E5021C" w:rsidRDefault="00CE3189" w14:paraId="4E8E9E5E" w14:textId="5D962CA1">
            <w:r>
              <w:t>UC-</w:t>
            </w:r>
            <w:ins w:author="toantk" w:date="2022-07-27T17:18:00Z" w:id="4327">
              <w:r w:rsidR="00370E58">
                <w:t>18</w:t>
              </w:r>
            </w:ins>
            <w:ins w:author="Tran Khanh Toan" w:date="2022-07-01T14:57:00Z" w:id="4328">
              <w:del w:author="toantk" w:date="2022-07-27T17:18:00Z" w:id="4329">
                <w:r w:rsidDel="00370E58" w:rsidR="00A87875">
                  <w:delText>20</w:delText>
                </w:r>
              </w:del>
            </w:ins>
            <w:del w:author="Tran Khanh Toan" w:date="2022-07-01T14:57:00Z" w:id="4330">
              <w:r w:rsidDel="00A87875">
                <w:delText>1</w:delText>
              </w:r>
              <w:r w:rsidDel="00A87875" w:rsidR="008A0444">
                <w:delText>9</w:delText>
              </w:r>
            </w:del>
          </w:p>
        </w:tc>
      </w:tr>
      <w:tr w:rsidR="00CE3189" w:rsidTr="2ADD6C4A" w14:paraId="7FBB31CF" w14:textId="77777777">
        <w:tc>
          <w:tcPr>
            <w:tcW w:w="1885" w:type="dxa"/>
            <w:tcMar/>
          </w:tcPr>
          <w:p w:rsidR="00CE3189" w:rsidP="00E5021C" w:rsidRDefault="00CE3189" w14:paraId="4D61F4B4" w14:textId="77777777">
            <w:r>
              <w:t>Name</w:t>
            </w:r>
          </w:p>
        </w:tc>
        <w:tc>
          <w:tcPr>
            <w:tcW w:w="7340" w:type="dxa"/>
            <w:tcMar/>
          </w:tcPr>
          <w:p w:rsidR="00CE3189" w:rsidP="00E5021C" w:rsidRDefault="00185099" w14:paraId="41F56F4A" w14:textId="77777777">
            <w:r>
              <w:t>Điều khiển</w:t>
            </w:r>
            <w:r w:rsidR="00CE3189">
              <w:t xml:space="preserve"> thông tin cấu hình LAN hiện tại </w:t>
            </w:r>
          </w:p>
        </w:tc>
      </w:tr>
      <w:tr w:rsidR="00CE3189" w:rsidTr="2ADD6C4A" w14:paraId="2A33606F" w14:textId="77777777">
        <w:tc>
          <w:tcPr>
            <w:tcW w:w="1885" w:type="dxa"/>
            <w:tcMar/>
          </w:tcPr>
          <w:p w:rsidR="00CE3189" w:rsidP="00E5021C" w:rsidRDefault="00CE3189" w14:paraId="4B72E0CA" w14:textId="77777777">
            <w:r>
              <w:lastRenderedPageBreak/>
              <w:t>Description</w:t>
            </w:r>
          </w:p>
        </w:tc>
        <w:tc>
          <w:tcPr>
            <w:tcW w:w="7340" w:type="dxa"/>
            <w:tcMar/>
          </w:tcPr>
          <w:p w:rsidR="00CE3189" w:rsidP="00E5021C" w:rsidRDefault="00CE3189" w14:paraId="11267256" w14:textId="14C35B40">
            <w:pPr>
              <w:pStyle w:val="FirstLevelBullet"/>
              <w:rPr>
                <w:ins w:author="Tran Khanh Toan" w:date="2022-07-01T15:03:00Z" w:id="4331"/>
              </w:rPr>
            </w:pPr>
            <w:del w:author="Tran Khanh Toan" w:date="2022-07-01T15:37:00Z" w:id="4332">
              <w:r w:rsidDel="007A6979">
                <w:delText>OneLink</w:delText>
              </w:r>
            </w:del>
            <w:ins w:author="Tran Khanh Toan" w:date="2022-07-01T15:37:00Z" w:id="4333">
              <w:r w:rsidR="007A6979">
                <w:t>Mobile App</w:t>
              </w:r>
            </w:ins>
            <w:r>
              <w:t xml:space="preserve"> gửi yêu cầu </w:t>
            </w:r>
            <w:r w:rsidR="00185099">
              <w:t>thay đổi cấu hình LAN hiện tại.</w:t>
            </w:r>
          </w:p>
          <w:p w:rsidR="007E2F9F" w:rsidRDefault="343D81E4" w14:paraId="7230DA59" w14:textId="30ED9F5D">
            <w:pPr>
              <w:pStyle w:val="FirstLevelBullet"/>
              <w:rPr/>
            </w:pPr>
            <w:ins w:author="Tran Khanh Toan" w:date="2022-07-01T15:03:00Z" w:id="1445469682">
              <w:r w:rsidR="46660663">
                <w:t xml:space="preserve">Mobile App thực hiện request với định dạng </w:t>
              </w:r>
              <w:r>
                <w:fldChar w:fldCharType="begin"/>
              </w:r>
              <w:r>
                <w:instrText xml:space="preserve"> HYPERLINK "https://&lt;ip&gt;:&lt;port&gt;/onelinkagent" </w:instrText>
              </w:r>
              <w:r>
                <w:fldChar w:fldCharType="separate"/>
              </w:r>
              <w:r w:rsidRPr="2ADD6C4A" w:rsidR="46660663">
                <w:rPr>
                  <w:rStyle w:val="Hyperlink"/>
                </w:rPr>
                <w:t>https://&lt;ip&gt;:&lt;port&gt;/onelinkagent</w:t>
              </w:r>
              <w:r>
                <w:fldChar w:fldCharType="end"/>
              </w:r>
              <w:r w:rsidR="46660663">
                <w:t xml:space="preserve"> với cookies đi kèm request được quy định trong mục 7.2.1</w:t>
              </w:r>
            </w:ins>
          </w:p>
          <w:p w:rsidR="00CE3189" w:rsidP="006E66B2" w:rsidRDefault="00CE3189" w14:paraId="0AFD15A0" w14:textId="77777777">
            <w:pPr>
              <w:pStyle w:val="FirstLevelBullet"/>
            </w:pPr>
            <w:r>
              <w:t xml:space="preserve">ONT nhận yêu cầu, xử lý và gửi lại phản hồi thông tin cấu hình </w:t>
            </w:r>
            <w:r w:rsidR="006E66B2">
              <w:t>thành công hay thất bại.</w:t>
            </w:r>
          </w:p>
        </w:tc>
      </w:tr>
      <w:tr w:rsidR="00CE3189" w:rsidTr="2ADD6C4A" w14:paraId="5076A4DE" w14:textId="77777777">
        <w:tc>
          <w:tcPr>
            <w:tcW w:w="1885" w:type="dxa"/>
            <w:tcMar/>
          </w:tcPr>
          <w:p w:rsidR="00CE3189" w:rsidP="00E5021C" w:rsidRDefault="00CE3189" w14:paraId="10075CD7" w14:textId="77777777">
            <w:r>
              <w:t>Actor</w:t>
            </w:r>
          </w:p>
        </w:tc>
        <w:tc>
          <w:tcPr>
            <w:tcW w:w="7340" w:type="dxa"/>
            <w:tcMar/>
          </w:tcPr>
          <w:p w:rsidR="00CE3189" w:rsidP="00E5021C" w:rsidRDefault="00CE3189" w14:paraId="058167C5" w14:textId="77777777">
            <w:r>
              <w:t>Admin</w:t>
            </w:r>
          </w:p>
        </w:tc>
      </w:tr>
      <w:tr w:rsidR="00CE3189" w:rsidTr="2ADD6C4A" w14:paraId="75FF7A0B" w14:textId="77777777">
        <w:tc>
          <w:tcPr>
            <w:tcW w:w="1885" w:type="dxa"/>
            <w:tcMar/>
          </w:tcPr>
          <w:p w:rsidR="00CE3189" w:rsidP="00E5021C" w:rsidRDefault="00CE3189" w14:paraId="729FAA3E" w14:textId="77777777">
            <w:r>
              <w:t>Pre-condition</w:t>
            </w:r>
          </w:p>
        </w:tc>
        <w:tc>
          <w:tcPr>
            <w:tcW w:w="7340" w:type="dxa"/>
            <w:tcMar/>
          </w:tcPr>
          <w:p w:rsidR="00CE3189" w:rsidP="00E5021C" w:rsidRDefault="00CE3189" w14:paraId="7253054E" w14:textId="7843AF39">
            <w:r>
              <w:t xml:space="preserve">Thiết bị hoạt động bình thường, </w:t>
            </w:r>
            <w:del w:author="Tran Khanh Toan" w:date="2022-07-01T15:37:00Z" w:id="4335">
              <w:r w:rsidDel="007A6979">
                <w:delText>OneLink</w:delText>
              </w:r>
            </w:del>
            <w:ins w:author="Tran Khanh Toan" w:date="2022-07-01T15:37:00Z" w:id="4336">
              <w:r w:rsidR="007A6979">
                <w:t>Mobile App</w:t>
              </w:r>
            </w:ins>
            <w:r>
              <w:t xml:space="preserve"> đã đăng nhập thành công vào thiết bị và được cấp phiên truy nhập</w:t>
            </w:r>
          </w:p>
        </w:tc>
      </w:tr>
      <w:tr w:rsidR="00CE3189" w:rsidTr="2ADD6C4A" w14:paraId="229688C8" w14:textId="77777777">
        <w:tc>
          <w:tcPr>
            <w:tcW w:w="1885" w:type="dxa"/>
            <w:tcMar/>
          </w:tcPr>
          <w:p w:rsidR="00CE3189" w:rsidP="00E5021C" w:rsidRDefault="00CE3189" w14:paraId="64F9E9CF" w14:textId="77777777">
            <w:r>
              <w:t>Post-condition</w:t>
            </w:r>
          </w:p>
        </w:tc>
        <w:tc>
          <w:tcPr>
            <w:tcW w:w="7340" w:type="dxa"/>
            <w:tcMar/>
          </w:tcPr>
          <w:p w:rsidR="00CE3189" w:rsidP="00E5021C" w:rsidRDefault="00CE3189" w14:paraId="628BA71A" w14:textId="3D5B7C7D">
            <w:r>
              <w:t xml:space="preserve">Thiết bị phản hồi đầy đủ các thông tin cho </w:t>
            </w:r>
            <w:del w:author="Tran Khanh Toan" w:date="2022-07-01T15:37:00Z" w:id="4337">
              <w:r w:rsidDel="007A6979">
                <w:delText>OneLink</w:delText>
              </w:r>
            </w:del>
            <w:ins w:author="Tran Khanh Toan" w:date="2022-07-01T15:37:00Z" w:id="4338">
              <w:r w:rsidR="007A6979">
                <w:t>Mobile App</w:t>
              </w:r>
            </w:ins>
          </w:p>
        </w:tc>
      </w:tr>
    </w:tbl>
    <w:p w:rsidRPr="00A13CE7" w:rsidR="00CE3189" w:rsidP="00CE3189" w:rsidRDefault="00CE3189" w14:paraId="040A2F8F" w14:textId="77777777"/>
    <w:p w:rsidR="00CE3189" w:rsidP="00CE3189" w:rsidRDefault="00CE3189" w14:paraId="15CF3EB1" w14:textId="77777777">
      <w:pPr>
        <w:rPr>
          <w:b/>
          <w:bCs/>
        </w:rPr>
      </w:pPr>
      <w:r w:rsidRPr="003C44BD">
        <w:rPr>
          <w:b/>
          <w:bCs/>
        </w:rPr>
        <w:t>Luồng dữ liệu:</w:t>
      </w:r>
    </w:p>
    <w:p w:rsidR="003225BB" w:rsidP="003225BB" w:rsidRDefault="003225BB" w14:paraId="4AA4D98D" w14:textId="77777777">
      <w:pPr>
        <w:pStyle w:val="ANSVNormal1"/>
        <w:keepNext/>
        <w:jc w:val="center"/>
      </w:pPr>
      <w:r>
        <w:object w:dxaOrig="9180" w:dyaOrig="5296" w14:anchorId="7D8CACFF">
          <v:shape id="_x0000_i1038" style="width:460.5pt;height:265.5pt" o:ole="" type="#_x0000_t75">
            <v:imagedata o:title="" r:id="rId39"/>
          </v:shape>
          <o:OLEObject Type="Embed" ProgID="Visio.Drawing.15" ShapeID="_x0000_i1038" DrawAspect="Content" ObjectID="_1721885963" r:id="rId40"/>
        </w:object>
      </w:r>
    </w:p>
    <w:p w:rsidR="00CE3189" w:rsidP="003225BB" w:rsidRDefault="003225BB" w14:paraId="313ADA7A" w14:textId="3216424E">
      <w:pPr>
        <w:pStyle w:val="Caption"/>
      </w:pPr>
      <w:bookmarkStart w:name="_Toc110529202" w:id="4339"/>
      <w:r>
        <w:t xml:space="preserve">Hình </w:t>
      </w:r>
      <w:ins w:author="toantk" w:date="2022-07-28T09:55:00Z" w:id="4340">
        <w:r w:rsidR="00881A01">
          <w:fldChar w:fldCharType="begin"/>
        </w:r>
        <w:r w:rsidR="00881A01">
          <w:instrText xml:space="preserve"> STYLEREF 1 \s </w:instrText>
        </w:r>
      </w:ins>
      <w:r w:rsidR="00881A01">
        <w:fldChar w:fldCharType="separate"/>
      </w:r>
      <w:r w:rsidR="00533729">
        <w:rPr>
          <w:noProof/>
        </w:rPr>
        <w:t>7</w:t>
      </w:r>
      <w:ins w:author="toantk" w:date="2022-07-28T09:55:00Z" w:id="4341">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13</w:t>
      </w:r>
      <w:ins w:author="toantk" w:date="2022-07-28T09:55:00Z" w:id="4342">
        <w:r w:rsidR="00881A01">
          <w:fldChar w:fldCharType="end"/>
        </w:r>
      </w:ins>
      <w:ins w:author="Tran Khanh Toan" w:date="2022-07-01T17:42:00Z" w:id="4343">
        <w:del w:author="toantk" w:date="2022-07-27T09:26:00Z" w:id="4344">
          <w:r w:rsidDel="006A7679" w:rsidR="00076894">
            <w:fldChar w:fldCharType="begin"/>
          </w:r>
          <w:r w:rsidDel="006A7679" w:rsidR="00076894">
            <w:delInstrText xml:space="preserve"> STYLEREF 1 \s </w:delInstrText>
          </w:r>
        </w:del>
      </w:ins>
      <w:del w:author="toantk" w:date="2022-07-27T09:26:00Z" w:id="4345">
        <w:r w:rsidDel="006A7679" w:rsidR="00076894">
          <w:fldChar w:fldCharType="separate"/>
        </w:r>
        <w:r w:rsidDel="006A7679" w:rsidR="00076894">
          <w:rPr>
            <w:noProof/>
          </w:rPr>
          <w:delText>7</w:delText>
        </w:r>
      </w:del>
      <w:ins w:author="Tran Khanh Toan" w:date="2022-07-01T17:42:00Z" w:id="4346">
        <w:del w:author="toantk" w:date="2022-07-27T09:26:00Z" w:id="4347">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348">
        <w:r w:rsidDel="006A7679" w:rsidR="00076894">
          <w:fldChar w:fldCharType="separate"/>
        </w:r>
      </w:del>
      <w:ins w:author="Tran Khanh Toan" w:date="2022-07-01T17:42:00Z" w:id="4349">
        <w:del w:author="toantk" w:date="2022-07-27T09:26:00Z" w:id="4350">
          <w:r w:rsidDel="006A7679" w:rsidR="00076894">
            <w:rPr>
              <w:noProof/>
            </w:rPr>
            <w:delText>11</w:delText>
          </w:r>
          <w:r w:rsidDel="006A7679" w:rsidR="00076894">
            <w:fldChar w:fldCharType="end"/>
          </w:r>
        </w:del>
      </w:ins>
      <w:del w:author="Tran Khanh Toan" w:date="2022-07-01T14:55:00Z" w:id="4351">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10</w:delText>
        </w:r>
        <w:r w:rsidDel="00A87875" w:rsidR="003F0BD0">
          <w:rPr>
            <w:noProof/>
          </w:rPr>
          <w:fldChar w:fldCharType="end"/>
        </w:r>
      </w:del>
      <w:r>
        <w:t xml:space="preserve"> Luồng điều khiển thay đổi cấu hình LAN hiện tại</w:t>
      </w:r>
      <w:r w:rsidR="003241BA">
        <w:t xml:space="preserve"> từ </w:t>
      </w:r>
      <w:del w:author="Tran Khanh Toan" w:date="2022-07-01T15:37:00Z" w:id="4352">
        <w:r w:rsidDel="007A6979" w:rsidR="003241BA">
          <w:delText>OneLink</w:delText>
        </w:r>
      </w:del>
      <w:ins w:author="Tran Khanh Toan" w:date="2022-07-01T15:37:00Z" w:id="4353">
        <w:r w:rsidR="007A6979">
          <w:t>Mobile App</w:t>
        </w:r>
      </w:ins>
      <w:bookmarkEnd w:id="4339"/>
    </w:p>
    <w:p w:rsidR="00CE3189" w:rsidP="00CE3189" w:rsidRDefault="00CE3189" w14:paraId="39DC5582" w14:textId="05555CCF">
      <w:pPr>
        <w:rPr>
          <w:b/>
          <w:bCs/>
        </w:rPr>
      </w:pPr>
      <w:del w:author="Tran Khanh Toan" w:date="2022-07-04T09:21:00Z" w:id="4354">
        <w:r w:rsidRPr="00AB6FAB" w:rsidDel="00F02801">
          <w:rPr>
            <w:b/>
            <w:bCs/>
          </w:rPr>
          <w:delText xml:space="preserve">Cấu trúc dữ liệu </w:delText>
        </w:r>
      </w:del>
      <w:ins w:author="Tran Khanh Toan" w:date="2022-07-04T09:22:00Z" w:id="4355">
        <w:r w:rsidR="00F02801">
          <w:rPr>
            <w:b/>
            <w:bCs/>
          </w:rPr>
          <w:t xml:space="preserve">Cấu trúc payload </w:t>
        </w:r>
      </w:ins>
      <w:r w:rsidRPr="00AB6FAB">
        <w:rPr>
          <w:b/>
          <w:bCs/>
        </w:rPr>
        <w:t>của bản tin:</w:t>
      </w:r>
    </w:p>
    <w:p w:rsidR="00CE3189" w:rsidP="00CE3189" w:rsidRDefault="00CE3189" w14:paraId="54C9383D" w14:textId="77777777">
      <w:pPr>
        <w:pStyle w:val="ListParagraph"/>
        <w:numPr>
          <w:ilvl w:val="0"/>
          <w:numId w:val="9"/>
        </w:numPr>
        <w:rPr>
          <w:b/>
          <w:bCs/>
        </w:rPr>
      </w:pPr>
      <w:r>
        <w:rPr>
          <w:b/>
          <w:bCs/>
        </w:rPr>
        <w:t xml:space="preserve">LAN </w:t>
      </w:r>
      <w:r w:rsidR="003225BB">
        <w:rPr>
          <w:b/>
          <w:bCs/>
        </w:rPr>
        <w:t>Edit</w:t>
      </w:r>
      <w:r>
        <w:rPr>
          <w:b/>
          <w:bCs/>
        </w:rPr>
        <w:t xml:space="preserve"> Request:</w:t>
      </w:r>
    </w:p>
    <w:p w:rsidR="003225BB" w:rsidP="00CE3189" w:rsidRDefault="00CE3189" w14:paraId="467F5819" w14:textId="77777777">
      <w:pPr>
        <w:pStyle w:val="ListParagraph"/>
      </w:pPr>
      <w:r>
        <w:t>{“action” : “lan</w:t>
      </w:r>
      <w:r w:rsidR="003225BB">
        <w:t>Edit</w:t>
      </w:r>
      <w:r>
        <w:t>”</w:t>
      </w:r>
      <w:r w:rsidR="003225BB">
        <w:t>,</w:t>
      </w:r>
    </w:p>
    <w:p w:rsidR="003225BB" w:rsidP="00CE3189" w:rsidRDefault="00045C6B" w14:paraId="1E638C0E" w14:textId="17F301F4">
      <w:pPr>
        <w:pStyle w:val="ListParagraph"/>
      </w:pPr>
      <w:r>
        <w:t>“lanIndex” : &lt;lanIndex&gt;</w:t>
      </w:r>
      <w:r w:rsidR="00005075">
        <w:t>,</w:t>
      </w:r>
    </w:p>
    <w:p w:rsidR="00005075" w:rsidP="00CE3189" w:rsidRDefault="00005075" w14:paraId="6C00A7CF" w14:textId="77777777">
      <w:pPr>
        <w:pStyle w:val="ListParagraph"/>
      </w:pPr>
      <w:r>
        <w:t>“ipAddr” : “&lt;ipAddr&gt;”,</w:t>
      </w:r>
    </w:p>
    <w:p w:rsidR="003225BB" w:rsidP="00005075" w:rsidRDefault="00005075" w14:paraId="7032AF46" w14:textId="792CF24E">
      <w:pPr>
        <w:pStyle w:val="ListParagraph"/>
      </w:pPr>
      <w:r>
        <w:lastRenderedPageBreak/>
        <w:t>“subnetMask” : “&lt;subnetMask&gt;”</w:t>
      </w:r>
      <w:r w:rsidR="001E5253">
        <w:t>,</w:t>
      </w:r>
    </w:p>
    <w:p w:rsidR="001E5253" w:rsidP="00005075" w:rsidRDefault="001E5253" w14:paraId="1F82D4DD" w14:textId="76E538A8">
      <w:pPr>
        <w:pStyle w:val="ListParagraph"/>
      </w:pPr>
      <w:r>
        <w:t xml:space="preserve">“requestId” : </w:t>
      </w:r>
      <w:r w:rsidR="003E0981">
        <w:t>&lt;requestId&gt;</w:t>
      </w:r>
    </w:p>
    <w:p w:rsidR="00CE3189" w:rsidP="00CE3189" w:rsidRDefault="00CE3189" w14:paraId="637B1307" w14:textId="77777777">
      <w:pPr>
        <w:pStyle w:val="ListParagraph"/>
      </w:pPr>
      <w:r>
        <w:t>}</w:t>
      </w:r>
    </w:p>
    <w:p w:rsidR="00CE3189" w:rsidP="00CE3189" w:rsidRDefault="00CE3189" w14:paraId="0395E477" w14:textId="77777777">
      <w:pPr>
        <w:pStyle w:val="ListParagraph"/>
        <w:numPr>
          <w:ilvl w:val="0"/>
          <w:numId w:val="9"/>
        </w:numPr>
        <w:rPr>
          <w:b/>
          <w:bCs/>
        </w:rPr>
      </w:pPr>
      <w:r>
        <w:rPr>
          <w:b/>
          <w:bCs/>
        </w:rPr>
        <w:t xml:space="preserve">LAN </w:t>
      </w:r>
      <w:r w:rsidR="003225BB">
        <w:rPr>
          <w:b/>
          <w:bCs/>
        </w:rPr>
        <w:t>Edit</w:t>
      </w:r>
      <w:r>
        <w:rPr>
          <w:b/>
          <w:bCs/>
        </w:rPr>
        <w:t xml:space="preserve"> Response:</w:t>
      </w:r>
    </w:p>
    <w:p w:rsidRPr="00820762" w:rsidR="00CE3189" w:rsidP="00CE3189" w:rsidRDefault="00CE3189" w14:paraId="286A5271" w14:textId="77777777">
      <w:pPr>
        <w:pStyle w:val="ListParagraph"/>
        <w:numPr>
          <w:ilvl w:val="1"/>
          <w:numId w:val="9"/>
        </w:numPr>
      </w:pPr>
      <w:r>
        <w:t>Lấy thông tin LAN</w:t>
      </w:r>
      <w:r w:rsidRPr="00820762">
        <w:t xml:space="preserve"> thành công</w:t>
      </w:r>
      <w:r>
        <w:t>:</w:t>
      </w:r>
    </w:p>
    <w:p w:rsidR="00CE3189" w:rsidP="00CE3189" w:rsidRDefault="00CE3189" w14:paraId="11E98F26" w14:textId="77777777">
      <w:pPr>
        <w:pStyle w:val="FirstLevelBullet"/>
        <w:numPr>
          <w:ilvl w:val="0"/>
          <w:numId w:val="0"/>
        </w:numPr>
        <w:ind w:left="1080"/>
      </w:pPr>
      <w:r>
        <w:t>{</w:t>
      </w:r>
    </w:p>
    <w:p w:rsidR="00CE3189" w:rsidP="00CE3189" w:rsidRDefault="00CE3189" w14:paraId="48254CF7" w14:textId="77777777">
      <w:pPr>
        <w:pStyle w:val="FirstLevelBullet"/>
        <w:numPr>
          <w:ilvl w:val="0"/>
          <w:numId w:val="0"/>
        </w:numPr>
        <w:ind w:left="720" w:firstLine="360"/>
      </w:pPr>
      <w:r>
        <w:t>"status": 0,</w:t>
      </w:r>
    </w:p>
    <w:p w:rsidR="00CE3189" w:rsidP="00CE3189" w:rsidRDefault="00B94824" w14:paraId="5A06875B" w14:textId="219C0617">
      <w:pPr>
        <w:pStyle w:val="FirstLevelBullet"/>
        <w:numPr>
          <w:ilvl w:val="0"/>
          <w:numId w:val="0"/>
        </w:numPr>
        <w:ind w:left="720" w:firstLine="360"/>
      </w:pPr>
      <w:r>
        <w:t>“message”: “</w:t>
      </w:r>
      <w:r w:rsidR="001F1C9A">
        <w:t>Success</w:t>
      </w:r>
      <w:r>
        <w:t>”</w:t>
      </w:r>
      <w:r w:rsidR="00CE3189">
        <w:t>,</w:t>
      </w:r>
    </w:p>
    <w:p w:rsidR="00554B29" w:rsidP="00554B29" w:rsidRDefault="00554B29" w14:paraId="1C38400E" w14:textId="007A0EF6">
      <w:pPr>
        <w:pStyle w:val="ListParagraph"/>
      </w:pPr>
      <w:r>
        <w:t xml:space="preserve">      “requestId” : </w:t>
      </w:r>
      <w:r w:rsidR="003E0981">
        <w:t>&lt;requestId&gt;</w:t>
      </w:r>
      <w:r>
        <w:t>,</w:t>
      </w:r>
    </w:p>
    <w:p w:rsidR="00CE3189" w:rsidP="00CE3189" w:rsidRDefault="00CE3189" w14:paraId="47838FEA" w14:textId="77777777">
      <w:pPr>
        <w:pStyle w:val="FirstLevelBullet"/>
        <w:numPr>
          <w:ilvl w:val="0"/>
          <w:numId w:val="0"/>
        </w:numPr>
        <w:ind w:left="720" w:firstLine="360"/>
      </w:pPr>
      <w:r>
        <w:t>"data": {</w:t>
      </w:r>
    </w:p>
    <w:p w:rsidR="00CE3189" w:rsidP="00CE3189" w:rsidRDefault="00CE3189" w14:paraId="1D34E664" w14:textId="77777777">
      <w:pPr>
        <w:pStyle w:val="FirstLevelBullet"/>
        <w:numPr>
          <w:ilvl w:val="0"/>
          <w:numId w:val="0"/>
        </w:numPr>
        <w:ind w:left="720" w:firstLine="360"/>
      </w:pPr>
      <w:r>
        <w:t>}</w:t>
      </w:r>
    </w:p>
    <w:p w:rsidR="00CE3189" w:rsidP="00CE3189" w:rsidRDefault="00CE3189" w14:paraId="117750C4" w14:textId="77777777">
      <w:pPr>
        <w:pStyle w:val="FirstLevelBullet"/>
        <w:numPr>
          <w:ilvl w:val="0"/>
          <w:numId w:val="0"/>
        </w:numPr>
        <w:ind w:left="720" w:firstLine="360"/>
      </w:pPr>
      <w:r>
        <w:t>}</w:t>
      </w:r>
    </w:p>
    <w:p w:rsidRPr="00820762" w:rsidR="00CE3189" w:rsidP="00CE3189" w:rsidRDefault="00CE3189" w14:paraId="296218CA" w14:textId="77777777">
      <w:pPr>
        <w:pStyle w:val="ListParagraph"/>
        <w:numPr>
          <w:ilvl w:val="1"/>
          <w:numId w:val="9"/>
        </w:numPr>
      </w:pPr>
      <w:r>
        <w:t>Lấy thông tin WAN thất bại:</w:t>
      </w:r>
    </w:p>
    <w:p w:rsidR="00CE3189" w:rsidP="00CE3189" w:rsidRDefault="00CE3189" w14:paraId="335DCFF4" w14:textId="77777777">
      <w:pPr>
        <w:pStyle w:val="FirstLevelBullet"/>
        <w:numPr>
          <w:ilvl w:val="0"/>
          <w:numId w:val="0"/>
        </w:numPr>
        <w:ind w:left="1080"/>
      </w:pPr>
      <w:r>
        <w:t>{</w:t>
      </w:r>
    </w:p>
    <w:p w:rsidR="00CE3189" w:rsidP="00CE3189" w:rsidRDefault="00183521" w14:paraId="30FFA3ED" w14:textId="27D91F83">
      <w:pPr>
        <w:pStyle w:val="FirstLevelBullet"/>
        <w:numPr>
          <w:ilvl w:val="0"/>
          <w:numId w:val="0"/>
        </w:numPr>
        <w:ind w:left="1080"/>
      </w:pPr>
      <w:r>
        <w:t>“status”: &lt;ErrorCode&gt;</w:t>
      </w:r>
      <w:r w:rsidR="00CE3189">
        <w:t>,</w:t>
      </w:r>
    </w:p>
    <w:p w:rsidR="00CE3189" w:rsidP="00CE3189" w:rsidRDefault="00B94824" w14:paraId="5A407E3B" w14:textId="32C79F9A">
      <w:pPr>
        <w:pStyle w:val="FirstLevelBullet"/>
        <w:numPr>
          <w:ilvl w:val="0"/>
          <w:numId w:val="0"/>
        </w:numPr>
        <w:ind w:left="1080"/>
      </w:pPr>
      <w:r>
        <w:t>“message”: “&lt;message&gt;”</w:t>
      </w:r>
      <w:r w:rsidR="00CE3189">
        <w:t>,</w:t>
      </w:r>
    </w:p>
    <w:p w:rsidR="00554B29" w:rsidP="00554B29" w:rsidRDefault="00554B29" w14:paraId="2734477E" w14:textId="4332BB3D">
      <w:pPr>
        <w:pStyle w:val="ListParagraph"/>
        <w:ind w:firstLine="360"/>
      </w:pPr>
      <w:r>
        <w:t xml:space="preserve">“requestId” : </w:t>
      </w:r>
      <w:r w:rsidR="003E0981">
        <w:t>&lt;requestId&gt;</w:t>
      </w:r>
      <w:r>
        <w:t>,</w:t>
      </w:r>
    </w:p>
    <w:p w:rsidR="00CE3189" w:rsidP="00CE3189" w:rsidRDefault="00CE3189" w14:paraId="7737940B" w14:textId="77777777">
      <w:pPr>
        <w:pStyle w:val="FirstLevelBullet"/>
        <w:numPr>
          <w:ilvl w:val="0"/>
          <w:numId w:val="0"/>
        </w:numPr>
        <w:ind w:left="1080"/>
      </w:pPr>
      <w:r>
        <w:t>"data": {</w:t>
      </w:r>
    </w:p>
    <w:p w:rsidR="00CE3189" w:rsidP="00CE3189" w:rsidRDefault="00CE3189" w14:paraId="2A375871" w14:textId="77777777">
      <w:pPr>
        <w:pStyle w:val="FirstLevelBullet"/>
        <w:numPr>
          <w:ilvl w:val="0"/>
          <w:numId w:val="0"/>
        </w:numPr>
        <w:ind w:left="1080"/>
      </w:pPr>
      <w:r>
        <w:t>}</w:t>
      </w:r>
    </w:p>
    <w:p w:rsidR="00CE3189" w:rsidP="00CE3189" w:rsidRDefault="00CE3189" w14:paraId="2848B700" w14:textId="77777777">
      <w:pPr>
        <w:pStyle w:val="FirstLevelBullet"/>
        <w:numPr>
          <w:ilvl w:val="0"/>
          <w:numId w:val="0"/>
        </w:numPr>
        <w:ind w:left="1080"/>
      </w:pPr>
      <w:r>
        <w:t>}</w:t>
      </w:r>
    </w:p>
    <w:p w:rsidR="00CE3189" w:rsidP="00CE3189" w:rsidRDefault="00CE3189" w14:paraId="08A14D93" w14:textId="77777777">
      <w:pPr>
        <w:pStyle w:val="ListParagraph"/>
        <w:numPr>
          <w:ilvl w:val="0"/>
          <w:numId w:val="9"/>
        </w:numPr>
        <w:rPr>
          <w:b/>
          <w:bCs/>
        </w:rPr>
      </w:pPr>
      <w:r w:rsidRPr="00003BA2">
        <w:rPr>
          <w:b/>
          <w:bCs/>
        </w:rPr>
        <w:t>Mô tả tham số</w:t>
      </w:r>
      <w:r>
        <w:rPr>
          <w:b/>
          <w:bCs/>
        </w:rPr>
        <w:t>:</w:t>
      </w:r>
    </w:p>
    <w:p w:rsidR="00771908" w:rsidP="00771908" w:rsidRDefault="00771908" w14:paraId="6121DC60" w14:textId="1E025944">
      <w:pPr>
        <w:pStyle w:val="Caption"/>
        <w:keepNext/>
      </w:pPr>
      <w:bookmarkStart w:name="_Toc110529162" w:id="4356"/>
      <w:r>
        <w:t xml:space="preserve">Bảng </w:t>
      </w:r>
      <w:ins w:author="toantk" w:date="2022-08-04T17:50:00Z" w:id="4357">
        <w:r w:rsidR="0035117C">
          <w:fldChar w:fldCharType="begin"/>
        </w:r>
        <w:r w:rsidR="0035117C">
          <w:instrText xml:space="preserve"> STYLEREF 1 \s </w:instrText>
        </w:r>
      </w:ins>
      <w:r w:rsidR="0035117C">
        <w:fldChar w:fldCharType="separate"/>
      </w:r>
      <w:r w:rsidR="00533729">
        <w:rPr>
          <w:noProof/>
        </w:rPr>
        <w:t>7</w:t>
      </w:r>
      <w:ins w:author="toantk" w:date="2022-08-04T17:50:00Z" w:id="4358">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13</w:t>
      </w:r>
      <w:ins w:author="toantk" w:date="2022-08-04T17:50:00Z" w:id="4359">
        <w:r w:rsidR="0035117C">
          <w:fldChar w:fldCharType="end"/>
        </w:r>
      </w:ins>
      <w:ins w:author="Tran Khanh Toan" w:date="2022-08-04T09:32:00Z" w:id="4360">
        <w:del w:author="toantk" w:date="2022-08-04T17:50:00Z" w:id="4361">
          <w:r w:rsidDel="0035117C" w:rsidR="00F227FB">
            <w:fldChar w:fldCharType="begin"/>
          </w:r>
          <w:r w:rsidDel="0035117C" w:rsidR="00F227FB">
            <w:delInstrText xml:space="preserve"> STYLEREF 1 \s </w:delInstrText>
          </w:r>
        </w:del>
      </w:ins>
      <w:del w:author="toantk" w:date="2022-08-04T17:50:00Z" w:id="4362">
        <w:r w:rsidDel="0035117C" w:rsidR="00F227FB">
          <w:fldChar w:fldCharType="separate"/>
        </w:r>
        <w:r w:rsidDel="0035117C" w:rsidR="00F227FB">
          <w:rPr>
            <w:noProof/>
          </w:rPr>
          <w:delText>7</w:delText>
        </w:r>
      </w:del>
      <w:ins w:author="Tran Khanh Toan" w:date="2022-08-04T09:32:00Z" w:id="4363">
        <w:del w:author="toantk" w:date="2022-08-04T17:50:00Z" w:id="4364">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4365">
        <w:r w:rsidDel="0035117C" w:rsidR="00F227FB">
          <w:fldChar w:fldCharType="separate"/>
        </w:r>
      </w:del>
      <w:ins w:author="Tran Khanh Toan" w:date="2022-08-04T09:32:00Z" w:id="4366">
        <w:del w:author="toantk" w:date="2022-08-04T17:50:00Z" w:id="4367">
          <w:r w:rsidDel="0035117C" w:rsidR="00F227FB">
            <w:rPr>
              <w:noProof/>
            </w:rPr>
            <w:delText>13</w:delText>
          </w:r>
          <w:r w:rsidDel="0035117C" w:rsidR="00F227FB">
            <w:fldChar w:fldCharType="end"/>
          </w:r>
        </w:del>
      </w:ins>
      <w:ins w:author="toantk" w:date="2022-07-28T09:18:00Z" w:id="4368">
        <w:del w:author="Tran Khanh Toan" w:date="2022-08-03T15:31:00Z" w:id="4369">
          <w:r w:rsidDel="0087204C" w:rsidR="005A0D0F">
            <w:fldChar w:fldCharType="begin"/>
          </w:r>
          <w:r w:rsidDel="0087204C" w:rsidR="005A0D0F">
            <w:delInstrText xml:space="preserve"> STYLEREF 1 \s </w:delInstrText>
          </w:r>
        </w:del>
      </w:ins>
      <w:del w:author="Tran Khanh Toan" w:date="2022-08-03T15:31:00Z" w:id="4370">
        <w:r w:rsidDel="0087204C" w:rsidR="005A0D0F">
          <w:fldChar w:fldCharType="separate"/>
        </w:r>
        <w:r w:rsidDel="0087204C" w:rsidR="005A0D0F">
          <w:rPr>
            <w:noProof/>
          </w:rPr>
          <w:delText>7</w:delText>
        </w:r>
      </w:del>
      <w:ins w:author="toantk" w:date="2022-07-28T09:18:00Z" w:id="4371">
        <w:del w:author="Tran Khanh Toan" w:date="2022-08-03T15:31:00Z" w:id="4372">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4373">
        <w:r w:rsidDel="0087204C" w:rsidR="005A0D0F">
          <w:fldChar w:fldCharType="separate"/>
        </w:r>
      </w:del>
      <w:ins w:author="toantk" w:date="2022-07-28T09:18:00Z" w:id="4374">
        <w:del w:author="Tran Khanh Toan" w:date="2022-08-03T15:31:00Z" w:id="4375">
          <w:r w:rsidDel="0087204C" w:rsidR="005A0D0F">
            <w:rPr>
              <w:noProof/>
            </w:rPr>
            <w:delText>13</w:delText>
          </w:r>
          <w:r w:rsidDel="0087204C" w:rsidR="005A0D0F">
            <w:fldChar w:fldCharType="end"/>
          </w:r>
        </w:del>
      </w:ins>
      <w:ins w:author="Tran Khanh Toan" w:date="2022-07-01T17:36:00Z" w:id="4376">
        <w:del w:author="toantk" w:date="2022-07-27T10:00:00Z" w:id="4377">
          <w:r w:rsidDel="006366F4" w:rsidR="0036606E">
            <w:fldChar w:fldCharType="begin"/>
          </w:r>
          <w:r w:rsidDel="006366F4" w:rsidR="0036606E">
            <w:delInstrText xml:space="preserve"> STYLEREF 1 \s </w:delInstrText>
          </w:r>
        </w:del>
      </w:ins>
      <w:del w:author="toantk" w:date="2022-07-27T10:00:00Z" w:id="4378">
        <w:r w:rsidDel="006366F4" w:rsidR="0036606E">
          <w:fldChar w:fldCharType="separate"/>
        </w:r>
        <w:r w:rsidDel="006366F4" w:rsidR="0036606E">
          <w:rPr>
            <w:noProof/>
          </w:rPr>
          <w:delText>7</w:delText>
        </w:r>
      </w:del>
      <w:ins w:author="Tran Khanh Toan" w:date="2022-07-01T17:36:00Z" w:id="4379">
        <w:del w:author="toantk" w:date="2022-07-27T10:00:00Z" w:id="4380">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4381">
        <w:r w:rsidDel="006366F4" w:rsidR="0036606E">
          <w:fldChar w:fldCharType="separate"/>
        </w:r>
      </w:del>
      <w:ins w:author="Tran Khanh Toan" w:date="2022-07-01T17:36:00Z" w:id="4382">
        <w:del w:author="toantk" w:date="2022-07-27T10:00:00Z" w:id="4383">
          <w:r w:rsidDel="006366F4" w:rsidR="0036606E">
            <w:rPr>
              <w:noProof/>
            </w:rPr>
            <w:delText>9</w:delText>
          </w:r>
          <w:r w:rsidDel="006366F4" w:rsidR="0036606E">
            <w:fldChar w:fldCharType="end"/>
          </w:r>
        </w:del>
      </w:ins>
      <w:del w:author="Tran Khanh Toan" w:date="2022-07-01T14:56:00Z" w:id="4384">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8</w:delText>
        </w:r>
        <w:r w:rsidDel="00A87875" w:rsidR="003F0BD0">
          <w:rPr>
            <w:noProof/>
          </w:rPr>
          <w:fldChar w:fldCharType="end"/>
        </w:r>
      </w:del>
      <w:r>
        <w:t xml:space="preserve"> Bảng mô tả tham số trong luồng điều khiển thay đổi cấu hình LAN</w:t>
      </w:r>
      <w:bookmarkEnd w:id="4356"/>
    </w:p>
    <w:tbl>
      <w:tblPr>
        <w:tblStyle w:val="TableGrid"/>
        <w:tblW w:w="0" w:type="auto"/>
        <w:tblInd w:w="175" w:type="dxa"/>
        <w:tblLook w:val="04A0" w:firstRow="1" w:lastRow="0" w:firstColumn="1" w:lastColumn="0" w:noHBand="0" w:noVBand="1"/>
      </w:tblPr>
      <w:tblGrid>
        <w:gridCol w:w="715"/>
        <w:gridCol w:w="1625"/>
        <w:gridCol w:w="1568"/>
        <w:gridCol w:w="1083"/>
        <w:gridCol w:w="2311"/>
        <w:gridCol w:w="1748"/>
      </w:tblGrid>
      <w:tr w:rsidR="00CE3189" w:rsidTr="00E5021C" w14:paraId="453646B4" w14:textId="77777777">
        <w:tc>
          <w:tcPr>
            <w:tcW w:w="715" w:type="dxa"/>
          </w:tcPr>
          <w:p w:rsidR="00CE3189" w:rsidP="00E5021C" w:rsidRDefault="00CE3189" w14:paraId="2F29BA53" w14:textId="77777777">
            <w:pPr>
              <w:pStyle w:val="ListParagraph"/>
              <w:ind w:left="0"/>
              <w:rPr>
                <w:b/>
                <w:bCs/>
              </w:rPr>
            </w:pPr>
            <w:r>
              <w:rPr>
                <w:b/>
                <w:bCs/>
              </w:rPr>
              <w:t>STT</w:t>
            </w:r>
          </w:p>
        </w:tc>
        <w:tc>
          <w:tcPr>
            <w:tcW w:w="1625" w:type="dxa"/>
          </w:tcPr>
          <w:p w:rsidR="00CE3189" w:rsidP="00E5021C" w:rsidRDefault="00CE3189" w14:paraId="6EDDC549" w14:textId="77777777">
            <w:pPr>
              <w:pStyle w:val="ListParagraph"/>
              <w:ind w:left="0"/>
              <w:rPr>
                <w:b/>
                <w:bCs/>
              </w:rPr>
            </w:pPr>
            <w:r>
              <w:rPr>
                <w:b/>
                <w:bCs/>
              </w:rPr>
              <w:t>Tham số</w:t>
            </w:r>
          </w:p>
        </w:tc>
        <w:tc>
          <w:tcPr>
            <w:tcW w:w="1568" w:type="dxa"/>
          </w:tcPr>
          <w:p w:rsidR="00CE3189" w:rsidP="00E5021C" w:rsidRDefault="00CE3189" w14:paraId="4CE67821" w14:textId="77777777">
            <w:pPr>
              <w:pStyle w:val="ListParagraph"/>
              <w:ind w:left="0"/>
              <w:rPr>
                <w:b/>
                <w:bCs/>
              </w:rPr>
            </w:pPr>
            <w:r>
              <w:rPr>
                <w:b/>
                <w:bCs/>
              </w:rPr>
              <w:t>Mô tả</w:t>
            </w:r>
          </w:p>
        </w:tc>
        <w:tc>
          <w:tcPr>
            <w:tcW w:w="1083" w:type="dxa"/>
          </w:tcPr>
          <w:p w:rsidR="00CE3189" w:rsidP="00E5021C" w:rsidRDefault="00CE3189" w14:paraId="409B7882" w14:textId="77777777">
            <w:pPr>
              <w:pStyle w:val="ListParagraph"/>
              <w:ind w:left="0"/>
              <w:rPr>
                <w:b/>
                <w:bCs/>
              </w:rPr>
            </w:pPr>
            <w:r>
              <w:rPr>
                <w:b/>
                <w:bCs/>
              </w:rPr>
              <w:t>Kiểu</w:t>
            </w:r>
          </w:p>
        </w:tc>
        <w:tc>
          <w:tcPr>
            <w:tcW w:w="2311" w:type="dxa"/>
          </w:tcPr>
          <w:p w:rsidR="00CE3189" w:rsidP="00E5021C" w:rsidRDefault="00CE3189" w14:paraId="276AE9FF" w14:textId="77777777">
            <w:pPr>
              <w:pStyle w:val="ListParagraph"/>
              <w:ind w:left="0"/>
              <w:rPr>
                <w:b/>
                <w:bCs/>
              </w:rPr>
            </w:pPr>
            <w:r>
              <w:rPr>
                <w:b/>
                <w:bCs/>
              </w:rPr>
              <w:t>Giá trị</w:t>
            </w:r>
          </w:p>
        </w:tc>
        <w:tc>
          <w:tcPr>
            <w:tcW w:w="1748" w:type="dxa"/>
          </w:tcPr>
          <w:p w:rsidR="00CE3189" w:rsidP="00E5021C" w:rsidRDefault="00CE3189" w14:paraId="4B9F9C26" w14:textId="77777777">
            <w:pPr>
              <w:pStyle w:val="ListParagraph"/>
              <w:ind w:left="0"/>
              <w:rPr>
                <w:b/>
                <w:bCs/>
              </w:rPr>
            </w:pPr>
            <w:r>
              <w:rPr>
                <w:b/>
                <w:bCs/>
              </w:rPr>
              <w:t>Json Key</w:t>
            </w:r>
          </w:p>
        </w:tc>
      </w:tr>
      <w:tr w:rsidR="00CE3189" w:rsidTr="00E5021C" w14:paraId="715D6E7B" w14:textId="77777777">
        <w:tc>
          <w:tcPr>
            <w:tcW w:w="715" w:type="dxa"/>
          </w:tcPr>
          <w:p w:rsidRPr="00020A9F" w:rsidR="00CE3189" w:rsidP="00E5021C" w:rsidRDefault="00CE3189" w14:paraId="4E434C9E" w14:textId="77777777">
            <w:pPr>
              <w:pStyle w:val="ListParagraph"/>
              <w:ind w:left="0"/>
            </w:pPr>
            <w:r w:rsidRPr="00020A9F">
              <w:t>1</w:t>
            </w:r>
          </w:p>
        </w:tc>
        <w:tc>
          <w:tcPr>
            <w:tcW w:w="1625" w:type="dxa"/>
          </w:tcPr>
          <w:p w:rsidRPr="00020A9F" w:rsidR="00CE3189" w:rsidP="00E5021C" w:rsidRDefault="00CE3189" w14:paraId="06DF3274" w14:textId="77777777">
            <w:pPr>
              <w:pStyle w:val="ListParagraph"/>
              <w:ind w:left="0"/>
            </w:pPr>
            <w:r>
              <w:t>LAN Index</w:t>
            </w:r>
          </w:p>
        </w:tc>
        <w:tc>
          <w:tcPr>
            <w:tcW w:w="1568" w:type="dxa"/>
          </w:tcPr>
          <w:p w:rsidRPr="00020A9F" w:rsidR="00CE3189" w:rsidP="00E5021C" w:rsidRDefault="00CE3189" w14:paraId="3B9F3294" w14:textId="77777777">
            <w:pPr>
              <w:pStyle w:val="ListParagraph"/>
              <w:ind w:left="0"/>
            </w:pPr>
            <w:r>
              <w:t>Index của Group LAN</w:t>
            </w:r>
          </w:p>
        </w:tc>
        <w:tc>
          <w:tcPr>
            <w:tcW w:w="1083" w:type="dxa"/>
          </w:tcPr>
          <w:p w:rsidRPr="00020A9F" w:rsidR="00CE3189" w:rsidP="00E5021C" w:rsidRDefault="00CE3189" w14:paraId="65643892" w14:textId="77777777">
            <w:pPr>
              <w:pStyle w:val="ListParagraph"/>
              <w:ind w:left="0"/>
            </w:pPr>
            <w:r>
              <w:t>Int</w:t>
            </w:r>
          </w:p>
        </w:tc>
        <w:tc>
          <w:tcPr>
            <w:tcW w:w="2311" w:type="dxa"/>
          </w:tcPr>
          <w:p w:rsidRPr="00020A9F" w:rsidR="00CE3189" w:rsidP="00E5021C" w:rsidRDefault="00CE3189" w14:paraId="50DB2CF4" w14:textId="77777777">
            <w:pPr>
              <w:pStyle w:val="ListParagraph"/>
              <w:ind w:left="0"/>
            </w:pPr>
            <w:r>
              <w:t>Số nguyên. Có giá trị: 0-32</w:t>
            </w:r>
          </w:p>
        </w:tc>
        <w:tc>
          <w:tcPr>
            <w:tcW w:w="1748" w:type="dxa"/>
          </w:tcPr>
          <w:p w:rsidRPr="00020A9F" w:rsidR="00CE3189" w:rsidP="00E5021C" w:rsidRDefault="00CE3189" w14:paraId="03586669" w14:textId="77777777">
            <w:pPr>
              <w:pStyle w:val="ListParagraph"/>
              <w:ind w:left="0"/>
            </w:pPr>
            <w:r>
              <w:t>lanIndex</w:t>
            </w:r>
          </w:p>
        </w:tc>
      </w:tr>
      <w:tr w:rsidR="00CE3189" w:rsidTr="00E5021C" w14:paraId="7ACA63BD" w14:textId="77777777">
        <w:tc>
          <w:tcPr>
            <w:tcW w:w="715" w:type="dxa"/>
          </w:tcPr>
          <w:p w:rsidRPr="00020A9F" w:rsidR="00CE3189" w:rsidP="00E5021C" w:rsidRDefault="00CE3189" w14:paraId="2864688F" w14:textId="77777777">
            <w:pPr>
              <w:pStyle w:val="ListParagraph"/>
              <w:ind w:left="0"/>
            </w:pPr>
            <w:r>
              <w:t>2</w:t>
            </w:r>
          </w:p>
        </w:tc>
        <w:tc>
          <w:tcPr>
            <w:tcW w:w="1625" w:type="dxa"/>
          </w:tcPr>
          <w:p w:rsidRPr="00020A9F" w:rsidR="00CE3189" w:rsidP="00E5021C" w:rsidRDefault="00CE3189" w14:paraId="2F0C03CD" w14:textId="77777777">
            <w:pPr>
              <w:pStyle w:val="ListParagraph"/>
              <w:ind w:left="0"/>
            </w:pPr>
            <w:r>
              <w:t>LAN IP Address</w:t>
            </w:r>
          </w:p>
        </w:tc>
        <w:tc>
          <w:tcPr>
            <w:tcW w:w="1568" w:type="dxa"/>
          </w:tcPr>
          <w:p w:rsidR="00CE3189" w:rsidP="00E5021C" w:rsidRDefault="00CE3189" w14:paraId="7AFA9EBE" w14:textId="77777777">
            <w:pPr>
              <w:pStyle w:val="ListParagraph"/>
              <w:ind w:left="0"/>
            </w:pPr>
            <w:r>
              <w:t>Địa chỉ IP của Group LAN</w:t>
            </w:r>
          </w:p>
        </w:tc>
        <w:tc>
          <w:tcPr>
            <w:tcW w:w="1083" w:type="dxa"/>
          </w:tcPr>
          <w:p w:rsidR="00CE3189" w:rsidP="00E5021C" w:rsidRDefault="00CE3189" w14:paraId="7BA8E5F7" w14:textId="77777777">
            <w:pPr>
              <w:pStyle w:val="ListParagraph"/>
              <w:ind w:left="0"/>
            </w:pPr>
            <w:r>
              <w:t>string</w:t>
            </w:r>
          </w:p>
        </w:tc>
        <w:tc>
          <w:tcPr>
            <w:tcW w:w="2311" w:type="dxa"/>
          </w:tcPr>
          <w:p w:rsidR="00CE3189" w:rsidP="00E5021C" w:rsidRDefault="00CE3189" w14:paraId="198B3A2E" w14:textId="77777777">
            <w:pPr>
              <w:pStyle w:val="ListParagraph"/>
              <w:ind w:left="0"/>
            </w:pPr>
            <w:r>
              <w:t>Chuỗi ký tự dạng IP</w:t>
            </w:r>
            <w:r w:rsidR="003A11A7">
              <w:t>.</w:t>
            </w:r>
          </w:p>
        </w:tc>
        <w:tc>
          <w:tcPr>
            <w:tcW w:w="1748" w:type="dxa"/>
          </w:tcPr>
          <w:p w:rsidR="00CE3189" w:rsidP="00E5021C" w:rsidRDefault="00CE3189" w14:paraId="0D43BD86" w14:textId="77777777">
            <w:pPr>
              <w:pStyle w:val="ListParagraph"/>
              <w:ind w:left="0"/>
            </w:pPr>
            <w:r>
              <w:t>ipAddr</w:t>
            </w:r>
          </w:p>
        </w:tc>
      </w:tr>
      <w:tr w:rsidR="00CE3189" w:rsidTr="00E5021C" w14:paraId="2DE7275C" w14:textId="77777777">
        <w:tc>
          <w:tcPr>
            <w:tcW w:w="715" w:type="dxa"/>
          </w:tcPr>
          <w:p w:rsidRPr="00020A9F" w:rsidR="00CE3189" w:rsidP="00E5021C" w:rsidRDefault="00CE3189" w14:paraId="4161545A" w14:textId="77777777">
            <w:pPr>
              <w:pStyle w:val="ListParagraph"/>
              <w:ind w:left="0"/>
            </w:pPr>
            <w:r>
              <w:t>3</w:t>
            </w:r>
          </w:p>
        </w:tc>
        <w:tc>
          <w:tcPr>
            <w:tcW w:w="1625" w:type="dxa"/>
          </w:tcPr>
          <w:p w:rsidRPr="00020A9F" w:rsidR="00CE3189" w:rsidP="00E5021C" w:rsidRDefault="00CE3189" w14:paraId="4DEDE2ED" w14:textId="77777777">
            <w:pPr>
              <w:pStyle w:val="ListParagraph"/>
              <w:ind w:left="0"/>
            </w:pPr>
            <w:r>
              <w:t>Subnet Mask</w:t>
            </w:r>
          </w:p>
        </w:tc>
        <w:tc>
          <w:tcPr>
            <w:tcW w:w="1568" w:type="dxa"/>
          </w:tcPr>
          <w:p w:rsidR="00CE3189" w:rsidP="00E5021C" w:rsidRDefault="00CE3189" w14:paraId="3A277CF5" w14:textId="77777777">
            <w:pPr>
              <w:pStyle w:val="ListParagraph"/>
              <w:ind w:left="0"/>
            </w:pPr>
            <w:r>
              <w:t>Subnet Mask của Group LAN</w:t>
            </w:r>
          </w:p>
        </w:tc>
        <w:tc>
          <w:tcPr>
            <w:tcW w:w="1083" w:type="dxa"/>
          </w:tcPr>
          <w:p w:rsidR="00CE3189" w:rsidP="00E5021C" w:rsidRDefault="00CE3189" w14:paraId="17F19B33" w14:textId="77777777">
            <w:pPr>
              <w:pStyle w:val="ListParagraph"/>
              <w:ind w:left="0"/>
            </w:pPr>
            <w:r>
              <w:t>String</w:t>
            </w:r>
          </w:p>
        </w:tc>
        <w:tc>
          <w:tcPr>
            <w:tcW w:w="2311" w:type="dxa"/>
          </w:tcPr>
          <w:p w:rsidR="00CE3189" w:rsidP="00E5021C" w:rsidRDefault="00CE3189" w14:paraId="2ADB9EFD" w14:textId="77777777">
            <w:pPr>
              <w:pStyle w:val="ListParagraph"/>
              <w:ind w:left="0"/>
            </w:pPr>
            <w:r>
              <w:t>Chuỗi ký tự dạng Subnet Mask</w:t>
            </w:r>
          </w:p>
        </w:tc>
        <w:tc>
          <w:tcPr>
            <w:tcW w:w="1748" w:type="dxa"/>
          </w:tcPr>
          <w:p w:rsidR="00CE3189" w:rsidP="00E5021C" w:rsidRDefault="00CE3189" w14:paraId="466F10DF" w14:textId="77777777">
            <w:pPr>
              <w:pStyle w:val="ListParagraph"/>
              <w:ind w:left="0"/>
            </w:pPr>
            <w:r>
              <w:t>vlanID</w:t>
            </w:r>
          </w:p>
        </w:tc>
      </w:tr>
    </w:tbl>
    <w:p w:rsidR="00FB7FBB" w:rsidP="0043581E" w:rsidRDefault="00FB7FBB" w14:paraId="17DDC0ED" w14:textId="77777777">
      <w:pPr>
        <w:rPr>
          <w:b/>
          <w:bCs/>
        </w:rPr>
      </w:pPr>
    </w:p>
    <w:p w:rsidR="00954D37" w:rsidDel="00A87875" w:rsidP="00954D37" w:rsidRDefault="00954D37" w14:paraId="313F0908" w14:textId="77777777">
      <w:pPr>
        <w:rPr>
          <w:del w:author="Tran Khanh Toan" w:date="2022-07-01T14:58:00Z" w:id="4385"/>
          <w:b/>
          <w:bCs/>
        </w:rPr>
      </w:pPr>
      <w:r>
        <w:rPr>
          <w:b/>
          <w:bCs/>
        </w:rPr>
        <w:t xml:space="preserve">Lưu ý: </w:t>
      </w:r>
      <w:r w:rsidRPr="00DC27BE">
        <w:t>Đối với</w:t>
      </w:r>
      <w:r>
        <w:t xml:space="preserve"> cấu hình LAN đơn giản trên Mobile App chỉ muốn cấu hình main LAN group của ONT thì g</w:t>
      </w:r>
      <w:r w:rsidR="00B61CC8">
        <w:t>ửi</w:t>
      </w:r>
      <w:r>
        <w:t xml:space="preserve"> dữ liệu tương ứng với lanIndex = 0.</w:t>
      </w:r>
    </w:p>
    <w:p w:rsidR="00954D37" w:rsidP="0043581E" w:rsidRDefault="00954D37" w14:paraId="5A4A55F1" w14:textId="77777777">
      <w:pPr>
        <w:rPr>
          <w:b/>
          <w:bCs/>
        </w:rPr>
      </w:pPr>
    </w:p>
    <w:p w:rsidRPr="00542D27" w:rsidR="00537B53" w:rsidRDefault="6F719B70" w14:paraId="70CFD6D0" w14:textId="1B89E9D4">
      <w:pPr>
        <w:pStyle w:val="Heading2"/>
        <w:rPr>
          <w:rPrChange w:author="toantk" w:date="2022-07-27T14:09:00Z" w:id="4386">
            <w:rPr>
              <w:highlight w:val="green"/>
            </w:rPr>
          </w:rPrChange>
        </w:rPr>
      </w:pPr>
      <w:bookmarkStart w:name="_Toc111217606" w:id="4387"/>
      <w:r w:rsidRPr="2ADD6C4A" w:rsidR="56B97521">
        <w:rPr>
          <w:rPrChange w:author="toantk" w:date="2022-07-27T14:09:00Z" w:id="698691104">
            <w:rPr>
              <w:highlight w:val="green"/>
            </w:rPr>
          </w:rPrChange>
        </w:rPr>
        <w:t xml:space="preserve">Tính năng quản lý cấu hình Radio qua </w:t>
      </w:r>
      <w:del w:author="Tran Khanh Toan" w:date="2022-07-01T15:37:00Z" w:id="1697549812">
        <w:r w:rsidRPr="2ADD6C4A" w:rsidDel="7E139B1C">
          <w:rPr>
            <w:rPrChange w:author="toantk" w:date="2022-07-27T14:09:00Z" w:id="1331300071">
              <w:rPr>
                <w:highlight w:val="green"/>
              </w:rPr>
            </w:rPrChange>
          </w:rPr>
          <w:delText>OneLink</w:delText>
        </w:r>
      </w:del>
      <w:ins w:author="Tran Khanh Toan" w:date="2022-07-01T15:37:00Z" w:id="1509346401">
        <w:r w:rsidRPr="2ADD6C4A" w:rsidR="7D3645E9">
          <w:rPr>
            <w:rPrChange w:author="toantk" w:date="2022-07-27T14:09:00Z" w:id="1843854784">
              <w:rPr>
                <w:highlight w:val="green"/>
              </w:rPr>
            </w:rPrChange>
          </w:rPr>
          <w:t>Mobile App</w:t>
        </w:r>
      </w:ins>
      <w:bookmarkEnd w:id="4387"/>
    </w:p>
    <w:tbl>
      <w:tblPr>
        <w:tblStyle w:val="TableGrid"/>
        <w:tblW w:w="0" w:type="auto"/>
        <w:tblLook w:val="04A0" w:firstRow="1" w:lastRow="0" w:firstColumn="1" w:lastColumn="0" w:noHBand="0" w:noVBand="1"/>
      </w:tblPr>
      <w:tblGrid>
        <w:gridCol w:w="1885"/>
        <w:gridCol w:w="7340"/>
      </w:tblGrid>
      <w:tr w:rsidR="00537B53" w:rsidTr="00E5021C" w14:paraId="3076E13E" w14:textId="77777777">
        <w:tc>
          <w:tcPr>
            <w:tcW w:w="1885" w:type="dxa"/>
          </w:tcPr>
          <w:p w:rsidR="00537B53" w:rsidP="00E5021C" w:rsidRDefault="00537B53" w14:paraId="7070E8B7" w14:textId="77777777">
            <w:r>
              <w:t>ID</w:t>
            </w:r>
          </w:p>
        </w:tc>
        <w:tc>
          <w:tcPr>
            <w:tcW w:w="7340" w:type="dxa"/>
          </w:tcPr>
          <w:p w:rsidR="00537B53" w:rsidP="00E5021C" w:rsidRDefault="00537B53" w14:paraId="369C97C3" w14:textId="0816ACB5">
            <w:r>
              <w:t>CN-</w:t>
            </w:r>
            <w:ins w:author="toantk" w:date="2022-07-27T17:20:00Z" w:id="4393">
              <w:r w:rsidR="00370E58">
                <w:t>7</w:t>
              </w:r>
            </w:ins>
            <w:del w:author="toantk" w:date="2022-07-27T17:20:00Z" w:id="4394">
              <w:r w:rsidDel="00370E58">
                <w:delText>6</w:delText>
              </w:r>
            </w:del>
          </w:p>
        </w:tc>
      </w:tr>
      <w:tr w:rsidR="00537B53" w:rsidTr="00E5021C" w14:paraId="1D1DCE58" w14:textId="77777777">
        <w:tc>
          <w:tcPr>
            <w:tcW w:w="1885" w:type="dxa"/>
          </w:tcPr>
          <w:p w:rsidR="00537B53" w:rsidP="00E5021C" w:rsidRDefault="00537B53" w14:paraId="5BABD359" w14:textId="77777777">
            <w:r>
              <w:t>Name</w:t>
            </w:r>
          </w:p>
        </w:tc>
        <w:tc>
          <w:tcPr>
            <w:tcW w:w="7340" w:type="dxa"/>
          </w:tcPr>
          <w:p w:rsidR="00537B53" w:rsidP="00E5021C" w:rsidRDefault="00537B53" w14:paraId="69D7F6A4" w14:textId="1A8AA708">
            <w:r>
              <w:t xml:space="preserve">Tính năng quản lý cấu hình </w:t>
            </w:r>
            <w:r w:rsidR="007979DD">
              <w:t>Radio</w:t>
            </w:r>
            <w:r>
              <w:t xml:space="preserve"> qua </w:t>
            </w:r>
            <w:del w:author="Tran Khanh Toan" w:date="2022-07-01T15:37:00Z" w:id="4395">
              <w:r w:rsidDel="007A6979">
                <w:delText>OneLink</w:delText>
              </w:r>
            </w:del>
            <w:ins w:author="Tran Khanh Toan" w:date="2022-07-01T15:37:00Z" w:id="4396">
              <w:r w:rsidR="007A6979">
                <w:t>Mobile App</w:t>
              </w:r>
            </w:ins>
          </w:p>
        </w:tc>
      </w:tr>
      <w:tr w:rsidR="00537B53" w:rsidTr="00E5021C" w14:paraId="5C7F0499" w14:textId="77777777">
        <w:tc>
          <w:tcPr>
            <w:tcW w:w="1885" w:type="dxa"/>
          </w:tcPr>
          <w:p w:rsidR="00537B53" w:rsidP="00E5021C" w:rsidRDefault="00537B53" w14:paraId="1B81B480" w14:textId="77777777">
            <w:r>
              <w:t>Description</w:t>
            </w:r>
          </w:p>
        </w:tc>
        <w:tc>
          <w:tcPr>
            <w:tcW w:w="7340" w:type="dxa"/>
          </w:tcPr>
          <w:p w:rsidR="00537B53" w:rsidP="00E5021C" w:rsidRDefault="00537B53" w14:paraId="59F6649F" w14:textId="77777777">
            <w:r>
              <w:t xml:space="preserve">Người quản trị có thể xem cấu hình </w:t>
            </w:r>
            <w:r w:rsidR="003241BA">
              <w:t>Radio</w:t>
            </w:r>
            <w:r>
              <w:t xml:space="preserve">, và sửa cấu hình </w:t>
            </w:r>
            <w:r w:rsidR="003241BA">
              <w:t>Radio</w:t>
            </w:r>
            <w:r>
              <w:t xml:space="preserve"> hiện tại.</w:t>
            </w:r>
          </w:p>
        </w:tc>
      </w:tr>
      <w:tr w:rsidR="00537B53" w:rsidTr="00E5021C" w14:paraId="6BC31BB7" w14:textId="77777777">
        <w:tc>
          <w:tcPr>
            <w:tcW w:w="1885" w:type="dxa"/>
          </w:tcPr>
          <w:p w:rsidR="00537B53" w:rsidP="00E5021C" w:rsidRDefault="00537B53" w14:paraId="0FE03D73" w14:textId="77777777">
            <w:r>
              <w:t>Actor</w:t>
            </w:r>
          </w:p>
        </w:tc>
        <w:tc>
          <w:tcPr>
            <w:tcW w:w="7340" w:type="dxa"/>
          </w:tcPr>
          <w:p w:rsidR="00537B53" w:rsidP="00E5021C" w:rsidRDefault="00537B53" w14:paraId="28A20C6B" w14:textId="77777777">
            <w:r>
              <w:t>Admin</w:t>
            </w:r>
          </w:p>
        </w:tc>
      </w:tr>
      <w:tr w:rsidR="00537B53" w:rsidTr="00E5021C" w14:paraId="2DCA3656" w14:textId="77777777">
        <w:tc>
          <w:tcPr>
            <w:tcW w:w="1885" w:type="dxa"/>
          </w:tcPr>
          <w:p w:rsidR="00537B53" w:rsidP="00E5021C" w:rsidRDefault="00537B53" w14:paraId="370B3A2F" w14:textId="77777777">
            <w:r>
              <w:t>Pre-condition</w:t>
            </w:r>
          </w:p>
        </w:tc>
        <w:tc>
          <w:tcPr>
            <w:tcW w:w="7340" w:type="dxa"/>
          </w:tcPr>
          <w:p w:rsidR="00537B53" w:rsidP="00E5021C" w:rsidRDefault="00537B53" w14:paraId="44C3FCE8" w14:textId="3B454C92">
            <w:r>
              <w:t xml:space="preserve">Thiết bị hoạt động bình thường, </w:t>
            </w:r>
            <w:del w:author="Tran Khanh Toan" w:date="2022-07-01T15:37:00Z" w:id="4397">
              <w:r w:rsidDel="007A6979">
                <w:delText>OneLink</w:delText>
              </w:r>
            </w:del>
            <w:ins w:author="Tran Khanh Toan" w:date="2022-07-01T15:37:00Z" w:id="4398">
              <w:r w:rsidR="007A6979">
                <w:t>Mobile App</w:t>
              </w:r>
            </w:ins>
            <w:r>
              <w:t xml:space="preserve"> đã đăng nhập thành công vào thiết bị và được cấp phiên truy nhập</w:t>
            </w:r>
          </w:p>
        </w:tc>
      </w:tr>
      <w:tr w:rsidR="00537B53" w:rsidTr="00E5021C" w14:paraId="712C5741" w14:textId="77777777">
        <w:tc>
          <w:tcPr>
            <w:tcW w:w="1885" w:type="dxa"/>
          </w:tcPr>
          <w:p w:rsidR="00537B53" w:rsidP="00E5021C" w:rsidRDefault="00537B53" w14:paraId="419343DB" w14:textId="77777777">
            <w:r>
              <w:t>Post-condition</w:t>
            </w:r>
          </w:p>
        </w:tc>
        <w:tc>
          <w:tcPr>
            <w:tcW w:w="7340" w:type="dxa"/>
          </w:tcPr>
          <w:p w:rsidR="00537B53" w:rsidP="00E5021C" w:rsidRDefault="00537B53" w14:paraId="499EEE64" w14:textId="5A9826D4">
            <w:r>
              <w:t xml:space="preserve">Thiết bị phản hồi đầy đủ thông tin cho </w:t>
            </w:r>
            <w:del w:author="Tran Khanh Toan" w:date="2022-07-01T15:37:00Z" w:id="4399">
              <w:r w:rsidDel="007A6979">
                <w:delText>OneLink</w:delText>
              </w:r>
            </w:del>
            <w:ins w:author="Tran Khanh Toan" w:date="2022-07-01T15:37:00Z" w:id="4400">
              <w:r w:rsidR="007A6979">
                <w:t>Mobile App</w:t>
              </w:r>
            </w:ins>
            <w:r>
              <w:t xml:space="preserve"> và thực hiện thay đổi cấu hình</w:t>
            </w:r>
          </w:p>
        </w:tc>
      </w:tr>
    </w:tbl>
    <w:p w:rsidR="00537B53" w:rsidP="00537B53" w:rsidRDefault="00537B53" w14:paraId="4D1C4C27" w14:textId="77777777">
      <w:pPr>
        <w:rPr>
          <w:b/>
          <w:bCs/>
        </w:rPr>
      </w:pPr>
    </w:p>
    <w:p w:rsidR="00537B53" w:rsidP="00537B53" w:rsidRDefault="00537B53" w14:paraId="51A2519A" w14:textId="77777777">
      <w:pPr>
        <w:pStyle w:val="Heading3"/>
      </w:pPr>
      <w:bookmarkStart w:name="_Toc111217607" w:id="4401"/>
      <w:r>
        <w:t>Usecase – Lấy thông tin cấu hình Radio hiện tại</w:t>
      </w:r>
      <w:bookmarkEnd w:id="4401"/>
    </w:p>
    <w:tbl>
      <w:tblPr>
        <w:tblStyle w:val="TableGrid"/>
        <w:tblW w:w="0" w:type="auto"/>
        <w:tblLook w:val="04A0" w:firstRow="1" w:lastRow="0" w:firstColumn="1" w:lastColumn="0" w:noHBand="0" w:noVBand="1"/>
      </w:tblPr>
      <w:tblGrid>
        <w:gridCol w:w="1885"/>
        <w:gridCol w:w="7340"/>
      </w:tblGrid>
      <w:tr w:rsidR="00537B53" w:rsidTr="2ADD6C4A" w14:paraId="3D3F5B5F" w14:textId="77777777">
        <w:tc>
          <w:tcPr>
            <w:tcW w:w="1885" w:type="dxa"/>
            <w:tcMar/>
          </w:tcPr>
          <w:p w:rsidR="00537B53" w:rsidP="00E5021C" w:rsidRDefault="00537B53" w14:paraId="5B216E30" w14:textId="77777777">
            <w:r>
              <w:t>ID</w:t>
            </w:r>
          </w:p>
        </w:tc>
        <w:tc>
          <w:tcPr>
            <w:tcW w:w="7340" w:type="dxa"/>
            <w:tcMar/>
          </w:tcPr>
          <w:p w:rsidR="00537B53" w:rsidP="00E5021C" w:rsidRDefault="00537B53" w14:paraId="2C8D2133" w14:textId="5175463A">
            <w:r>
              <w:t>UC-</w:t>
            </w:r>
            <w:ins w:author="toantk" w:date="2022-07-27T17:20:00Z" w:id="4402">
              <w:r w:rsidR="00370E58">
                <w:t>19</w:t>
              </w:r>
            </w:ins>
            <w:del w:author="toantk" w:date="2022-07-27T17:20:00Z" w:id="4403">
              <w:r w:rsidDel="00370E58" w:rsidR="008A0444">
                <w:delText>2</w:delText>
              </w:r>
            </w:del>
            <w:ins w:author="Tran Khanh Toan" w:date="2022-07-01T14:58:00Z" w:id="4404">
              <w:del w:author="toantk" w:date="2022-07-27T17:20:00Z" w:id="4405">
                <w:r w:rsidDel="00370E58" w:rsidR="00A87875">
                  <w:delText>1</w:delText>
                </w:r>
              </w:del>
            </w:ins>
            <w:del w:author="Tran Khanh Toan" w:date="2022-07-01T14:57:00Z" w:id="4406">
              <w:r w:rsidDel="00A87875" w:rsidR="008A0444">
                <w:delText>0</w:delText>
              </w:r>
            </w:del>
          </w:p>
        </w:tc>
      </w:tr>
      <w:tr w:rsidR="00537B53" w:rsidTr="2ADD6C4A" w14:paraId="36FC4DDB" w14:textId="77777777">
        <w:tc>
          <w:tcPr>
            <w:tcW w:w="1885" w:type="dxa"/>
            <w:tcMar/>
          </w:tcPr>
          <w:p w:rsidR="00537B53" w:rsidP="00E5021C" w:rsidRDefault="00537B53" w14:paraId="42A12E0B" w14:textId="77777777">
            <w:r>
              <w:t>Name</w:t>
            </w:r>
          </w:p>
        </w:tc>
        <w:tc>
          <w:tcPr>
            <w:tcW w:w="7340" w:type="dxa"/>
            <w:tcMar/>
          </w:tcPr>
          <w:p w:rsidR="00537B53" w:rsidP="00E5021C" w:rsidRDefault="00537B53" w14:paraId="3C70305E" w14:textId="77777777">
            <w:r>
              <w:t xml:space="preserve">Lấy thông tin cấu hình </w:t>
            </w:r>
            <w:r w:rsidR="003241BA">
              <w:t>Radio</w:t>
            </w:r>
            <w:r>
              <w:t xml:space="preserve"> hiện tại </w:t>
            </w:r>
          </w:p>
        </w:tc>
      </w:tr>
      <w:tr w:rsidR="00537B53" w:rsidTr="2ADD6C4A" w14:paraId="25C95EF2" w14:textId="77777777">
        <w:tc>
          <w:tcPr>
            <w:tcW w:w="1885" w:type="dxa"/>
            <w:tcMar/>
          </w:tcPr>
          <w:p w:rsidR="00537B53" w:rsidP="00E5021C" w:rsidRDefault="00537B53" w14:paraId="08439DE2" w14:textId="77777777">
            <w:r>
              <w:t>Description</w:t>
            </w:r>
          </w:p>
        </w:tc>
        <w:tc>
          <w:tcPr>
            <w:tcW w:w="7340" w:type="dxa"/>
            <w:tcMar/>
          </w:tcPr>
          <w:p w:rsidR="00537B53" w:rsidP="00E5021C" w:rsidRDefault="00537B53" w14:paraId="250C99FB" w14:textId="02625214">
            <w:pPr>
              <w:pStyle w:val="FirstLevelBullet"/>
              <w:rPr>
                <w:ins w:author="Tran Khanh Toan" w:date="2022-07-01T15:03:00Z" w:id="4407"/>
              </w:rPr>
            </w:pPr>
            <w:del w:author="Tran Khanh Toan" w:date="2022-07-01T15:37:00Z" w:id="4408">
              <w:r w:rsidDel="007A6979">
                <w:delText>OneLink</w:delText>
              </w:r>
            </w:del>
            <w:ins w:author="Tran Khanh Toan" w:date="2022-07-01T15:37:00Z" w:id="4409">
              <w:r w:rsidR="007A6979">
                <w:t>Mobile App</w:t>
              </w:r>
            </w:ins>
            <w:r>
              <w:t xml:space="preserve"> gửi yêu cầu lấy </w:t>
            </w:r>
            <w:r w:rsidR="003241BA">
              <w:t>Radio.</w:t>
            </w:r>
          </w:p>
          <w:p w:rsidR="007E2F9F" w:rsidRDefault="343D81E4" w14:paraId="3969263C" w14:textId="09572D0A">
            <w:pPr>
              <w:pStyle w:val="FirstLevelBullet"/>
              <w:rPr/>
            </w:pPr>
            <w:ins w:author="Tran Khanh Toan" w:date="2022-07-01T15:03:00Z" w:id="1493701049">
              <w:r w:rsidR="46660663">
                <w:t xml:space="preserve">Mobile App thực hiện request với định dạng </w:t>
              </w:r>
              <w:r>
                <w:fldChar w:fldCharType="begin"/>
              </w:r>
              <w:r>
                <w:instrText xml:space="preserve"> HYPERLINK "https://&lt;ip&gt;:&lt;port&gt;/onelinkagent" </w:instrText>
              </w:r>
              <w:r>
                <w:fldChar w:fldCharType="separate"/>
              </w:r>
              <w:r w:rsidRPr="2ADD6C4A" w:rsidR="46660663">
                <w:rPr>
                  <w:rStyle w:val="Hyperlink"/>
                </w:rPr>
                <w:t>https://&lt;ip&gt;:&lt;port&gt;/onelinkagent</w:t>
              </w:r>
              <w:r>
                <w:fldChar w:fldCharType="end"/>
              </w:r>
              <w:r w:rsidR="46660663">
                <w:t xml:space="preserve"> với cookies đi kèm request được quy định trong mục 7.2.1</w:t>
              </w:r>
            </w:ins>
          </w:p>
          <w:p w:rsidR="00537B53" w:rsidP="00E5021C" w:rsidRDefault="00537B53" w14:paraId="6F7BF278" w14:textId="77777777">
            <w:pPr>
              <w:pStyle w:val="FirstLevelBullet"/>
            </w:pPr>
            <w:r>
              <w:t xml:space="preserve">ONT nhận yêu cầu, xử lý và gửi lại phản hồi thông tin cấu hình </w:t>
            </w:r>
            <w:r w:rsidR="003241BA">
              <w:t>Radio</w:t>
            </w:r>
            <w:r>
              <w:t xml:space="preserve"> hiện tại. </w:t>
            </w:r>
          </w:p>
          <w:p w:rsidR="00537B53" w:rsidP="00E5021C" w:rsidRDefault="00537B53" w14:paraId="714A649D" w14:textId="77777777">
            <w:pPr>
              <w:pStyle w:val="FirstLevelBullet"/>
            </w:pPr>
            <w:r>
              <w:t>Nếu có xảy ra lỗi ONT gửi phản hồi mã lỗi.</w:t>
            </w:r>
          </w:p>
          <w:p w:rsidR="000D6174" w:rsidP="00E5021C" w:rsidRDefault="000D6174" w14:paraId="0111DFF5" w14:textId="128C9241">
            <w:pPr>
              <w:pStyle w:val="FirstLevelBullet"/>
            </w:pPr>
            <w:r>
              <w:t>Chia ra làm 2 case: radio của 2.4G và 5G</w:t>
            </w:r>
          </w:p>
        </w:tc>
      </w:tr>
      <w:tr w:rsidR="00537B53" w:rsidTr="2ADD6C4A" w14:paraId="72E9EBD9" w14:textId="77777777">
        <w:tc>
          <w:tcPr>
            <w:tcW w:w="1885" w:type="dxa"/>
            <w:tcMar/>
          </w:tcPr>
          <w:p w:rsidR="00537B53" w:rsidP="00E5021C" w:rsidRDefault="00537B53" w14:paraId="394C3272" w14:textId="77777777">
            <w:r>
              <w:t>Actor</w:t>
            </w:r>
          </w:p>
        </w:tc>
        <w:tc>
          <w:tcPr>
            <w:tcW w:w="7340" w:type="dxa"/>
            <w:tcMar/>
          </w:tcPr>
          <w:p w:rsidR="00537B53" w:rsidP="00E5021C" w:rsidRDefault="00537B53" w14:paraId="3B381E29" w14:textId="77777777">
            <w:r>
              <w:t>Admin</w:t>
            </w:r>
          </w:p>
        </w:tc>
      </w:tr>
      <w:tr w:rsidR="00537B53" w:rsidTr="2ADD6C4A" w14:paraId="5FBA3667" w14:textId="77777777">
        <w:tc>
          <w:tcPr>
            <w:tcW w:w="1885" w:type="dxa"/>
            <w:tcMar/>
          </w:tcPr>
          <w:p w:rsidR="00537B53" w:rsidP="00E5021C" w:rsidRDefault="00537B53" w14:paraId="1309E5B0" w14:textId="77777777">
            <w:r>
              <w:t>Pre-condition</w:t>
            </w:r>
          </w:p>
        </w:tc>
        <w:tc>
          <w:tcPr>
            <w:tcW w:w="7340" w:type="dxa"/>
            <w:tcMar/>
          </w:tcPr>
          <w:p w:rsidR="00537B53" w:rsidP="00E5021C" w:rsidRDefault="00537B53" w14:paraId="7DBD3C2B" w14:textId="5995ED44">
            <w:r>
              <w:t xml:space="preserve">Thiết bị hoạt động bình thường, </w:t>
            </w:r>
            <w:del w:author="Tran Khanh Toan" w:date="2022-07-01T15:37:00Z" w:id="4411">
              <w:r w:rsidDel="007A6979">
                <w:delText>OneLink</w:delText>
              </w:r>
            </w:del>
            <w:ins w:author="Tran Khanh Toan" w:date="2022-07-01T15:37:00Z" w:id="4412">
              <w:r w:rsidR="007A6979">
                <w:t>Mobile App</w:t>
              </w:r>
            </w:ins>
            <w:r>
              <w:t xml:space="preserve"> đã đăng nhập thành công vào thiết bị và được cấp phiên truy nhập</w:t>
            </w:r>
          </w:p>
        </w:tc>
      </w:tr>
      <w:tr w:rsidR="00537B53" w:rsidTr="2ADD6C4A" w14:paraId="478344A6" w14:textId="77777777">
        <w:tc>
          <w:tcPr>
            <w:tcW w:w="1885" w:type="dxa"/>
            <w:tcMar/>
          </w:tcPr>
          <w:p w:rsidR="00537B53" w:rsidP="00E5021C" w:rsidRDefault="00537B53" w14:paraId="05C60622" w14:textId="77777777">
            <w:r>
              <w:t>Post-condition</w:t>
            </w:r>
          </w:p>
        </w:tc>
        <w:tc>
          <w:tcPr>
            <w:tcW w:w="7340" w:type="dxa"/>
            <w:tcMar/>
          </w:tcPr>
          <w:p w:rsidR="00537B53" w:rsidP="00E5021C" w:rsidRDefault="00537B53" w14:paraId="18E5EB5E" w14:textId="5B97A7A2">
            <w:r>
              <w:t xml:space="preserve">Thiết bị phản hồi đầy đủ các thông tin cho </w:t>
            </w:r>
            <w:del w:author="Tran Khanh Toan" w:date="2022-07-01T15:37:00Z" w:id="4413">
              <w:r w:rsidDel="007A6979">
                <w:delText>OneLink</w:delText>
              </w:r>
            </w:del>
            <w:ins w:author="Tran Khanh Toan" w:date="2022-07-01T15:37:00Z" w:id="4414">
              <w:r w:rsidR="007A6979">
                <w:t>Mobile App</w:t>
              </w:r>
            </w:ins>
          </w:p>
        </w:tc>
      </w:tr>
    </w:tbl>
    <w:p w:rsidRPr="00A13CE7" w:rsidR="00537B53" w:rsidP="00537B53" w:rsidRDefault="00537B53" w14:paraId="11ED636F" w14:textId="77777777"/>
    <w:p w:rsidR="00537B53" w:rsidP="00537B53" w:rsidRDefault="00537B53" w14:paraId="5B0C459B" w14:textId="77777777">
      <w:pPr>
        <w:rPr>
          <w:b/>
          <w:bCs/>
        </w:rPr>
      </w:pPr>
      <w:r w:rsidRPr="003C44BD">
        <w:rPr>
          <w:b/>
          <w:bCs/>
        </w:rPr>
        <w:t>Luồng dữ liệu:</w:t>
      </w:r>
    </w:p>
    <w:p w:rsidR="003241BA" w:rsidP="003241BA" w:rsidRDefault="003241BA" w14:paraId="00D73290" w14:textId="77777777">
      <w:pPr>
        <w:pStyle w:val="ANSVNormal1"/>
        <w:keepNext/>
        <w:jc w:val="center"/>
      </w:pPr>
      <w:r>
        <w:object w:dxaOrig="9180" w:dyaOrig="5296" w14:anchorId="18D5B2EB">
          <v:shape id="_x0000_i1039" style="width:460.5pt;height:265.5pt" o:ole="" type="#_x0000_t75">
            <v:imagedata o:title="" r:id="rId41"/>
          </v:shape>
          <o:OLEObject Type="Embed" ProgID="Visio.Drawing.15" ShapeID="_x0000_i1039" DrawAspect="Content" ObjectID="_1721885964" r:id="rId42"/>
        </w:object>
      </w:r>
    </w:p>
    <w:p w:rsidR="00537B53" w:rsidP="003241BA" w:rsidRDefault="003241BA" w14:paraId="5ABB7D53" w14:textId="34AE6974">
      <w:pPr>
        <w:pStyle w:val="Caption"/>
      </w:pPr>
      <w:bookmarkStart w:name="_Toc110529203" w:id="4415"/>
      <w:r>
        <w:t xml:space="preserve">Hình </w:t>
      </w:r>
      <w:ins w:author="toantk" w:date="2022-07-28T09:55:00Z" w:id="4416">
        <w:r w:rsidR="00881A01">
          <w:fldChar w:fldCharType="begin"/>
        </w:r>
        <w:r w:rsidR="00881A01">
          <w:instrText xml:space="preserve"> STYLEREF 1 \s </w:instrText>
        </w:r>
      </w:ins>
      <w:r w:rsidR="00881A01">
        <w:fldChar w:fldCharType="separate"/>
      </w:r>
      <w:r w:rsidR="00533729">
        <w:rPr>
          <w:noProof/>
        </w:rPr>
        <w:t>7</w:t>
      </w:r>
      <w:ins w:author="toantk" w:date="2022-07-28T09:55:00Z" w:id="4417">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14</w:t>
      </w:r>
      <w:ins w:author="toantk" w:date="2022-07-28T09:55:00Z" w:id="4418">
        <w:r w:rsidR="00881A01">
          <w:fldChar w:fldCharType="end"/>
        </w:r>
      </w:ins>
      <w:ins w:author="Tran Khanh Toan" w:date="2022-07-01T17:42:00Z" w:id="4419">
        <w:del w:author="toantk" w:date="2022-07-27T09:26:00Z" w:id="4420">
          <w:r w:rsidDel="006A7679" w:rsidR="00076894">
            <w:fldChar w:fldCharType="begin"/>
          </w:r>
          <w:r w:rsidDel="006A7679" w:rsidR="00076894">
            <w:delInstrText xml:space="preserve"> STYLEREF 1 \s </w:delInstrText>
          </w:r>
        </w:del>
      </w:ins>
      <w:del w:author="toantk" w:date="2022-07-27T09:26:00Z" w:id="4421">
        <w:r w:rsidDel="006A7679" w:rsidR="00076894">
          <w:fldChar w:fldCharType="separate"/>
        </w:r>
        <w:r w:rsidDel="006A7679" w:rsidR="00076894">
          <w:rPr>
            <w:noProof/>
          </w:rPr>
          <w:delText>7</w:delText>
        </w:r>
      </w:del>
      <w:ins w:author="Tran Khanh Toan" w:date="2022-07-01T17:42:00Z" w:id="4422">
        <w:del w:author="toantk" w:date="2022-07-27T09:26:00Z" w:id="4423">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424">
        <w:r w:rsidDel="006A7679" w:rsidR="00076894">
          <w:fldChar w:fldCharType="separate"/>
        </w:r>
      </w:del>
      <w:ins w:author="Tran Khanh Toan" w:date="2022-07-01T17:42:00Z" w:id="4425">
        <w:del w:author="toantk" w:date="2022-07-27T09:26:00Z" w:id="4426">
          <w:r w:rsidDel="006A7679" w:rsidR="00076894">
            <w:rPr>
              <w:noProof/>
            </w:rPr>
            <w:delText>12</w:delText>
          </w:r>
          <w:r w:rsidDel="006A7679" w:rsidR="00076894">
            <w:fldChar w:fldCharType="end"/>
          </w:r>
        </w:del>
      </w:ins>
      <w:del w:author="Tran Khanh Toan" w:date="2022-07-01T14:55:00Z" w:id="4427">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11</w:delText>
        </w:r>
        <w:r w:rsidDel="00A87875" w:rsidR="003F0BD0">
          <w:rPr>
            <w:noProof/>
          </w:rPr>
          <w:fldChar w:fldCharType="end"/>
        </w:r>
      </w:del>
      <w:r>
        <w:t xml:space="preserve"> Luồng điều khiển xem cấu hình Radio từ </w:t>
      </w:r>
      <w:del w:author="Tran Khanh Toan" w:date="2022-07-01T15:37:00Z" w:id="4428">
        <w:r w:rsidDel="007A6979">
          <w:delText>OneLink</w:delText>
        </w:r>
      </w:del>
      <w:ins w:author="Tran Khanh Toan" w:date="2022-07-01T15:37:00Z" w:id="4429">
        <w:r w:rsidR="007A6979">
          <w:t>Mobile App</w:t>
        </w:r>
      </w:ins>
      <w:bookmarkEnd w:id="4415"/>
    </w:p>
    <w:p w:rsidR="00537B53" w:rsidP="00537B53" w:rsidRDefault="00537B53" w14:paraId="65C3D023" w14:textId="501334FA">
      <w:pPr>
        <w:rPr>
          <w:b/>
          <w:bCs/>
        </w:rPr>
      </w:pPr>
      <w:del w:author="Tran Khanh Toan" w:date="2022-07-04T09:21:00Z" w:id="4430">
        <w:r w:rsidRPr="00AB6FAB" w:rsidDel="00F02801">
          <w:rPr>
            <w:b/>
            <w:bCs/>
          </w:rPr>
          <w:delText xml:space="preserve">Cấu trúc dữ liệu </w:delText>
        </w:r>
      </w:del>
      <w:ins w:author="Tran Khanh Toan" w:date="2022-07-04T09:22:00Z" w:id="4431">
        <w:r w:rsidR="00F02801">
          <w:rPr>
            <w:b/>
            <w:bCs/>
          </w:rPr>
          <w:t xml:space="preserve">Cấu trúc payload </w:t>
        </w:r>
      </w:ins>
      <w:r w:rsidRPr="00AB6FAB">
        <w:rPr>
          <w:b/>
          <w:bCs/>
        </w:rPr>
        <w:t>của bản tin:</w:t>
      </w:r>
    </w:p>
    <w:p w:rsidR="00537B53" w:rsidP="00537B53" w:rsidRDefault="003241BA" w14:paraId="2414C51B" w14:textId="45953D29">
      <w:pPr>
        <w:pStyle w:val="ListParagraph"/>
        <w:numPr>
          <w:ilvl w:val="0"/>
          <w:numId w:val="9"/>
        </w:numPr>
        <w:rPr>
          <w:b/>
          <w:bCs/>
        </w:rPr>
      </w:pPr>
      <w:r>
        <w:rPr>
          <w:b/>
          <w:bCs/>
        </w:rPr>
        <w:t>Radio</w:t>
      </w:r>
      <w:r w:rsidR="00325CB0">
        <w:rPr>
          <w:b/>
          <w:bCs/>
        </w:rPr>
        <w:t xml:space="preserve"> 2.4G</w:t>
      </w:r>
      <w:r w:rsidR="00537B53">
        <w:rPr>
          <w:b/>
          <w:bCs/>
        </w:rPr>
        <w:t xml:space="preserve"> view Request:</w:t>
      </w:r>
    </w:p>
    <w:p w:rsidR="00537B53" w:rsidP="00554B29" w:rsidRDefault="00537B53" w14:paraId="4BDA4FFC" w14:textId="74428C68">
      <w:pPr>
        <w:pStyle w:val="ListParagraph"/>
      </w:pPr>
      <w:r>
        <w:t>{“action” : “</w:t>
      </w:r>
      <w:r w:rsidR="003241BA">
        <w:t>radio</w:t>
      </w:r>
      <w:r w:rsidR="000D6174">
        <w:t>2.4</w:t>
      </w:r>
      <w:r w:rsidR="00BF150E">
        <w:t>G</w:t>
      </w:r>
      <w:r>
        <w:t>View”</w:t>
      </w:r>
      <w:r w:rsidR="00554B29">
        <w:t xml:space="preserve">, “requestId” : </w:t>
      </w:r>
      <w:r w:rsidR="003E0981">
        <w:t>&lt;requestId&gt;</w:t>
      </w:r>
      <w:r>
        <w:t>}</w:t>
      </w:r>
    </w:p>
    <w:p w:rsidR="00537B53" w:rsidP="00537B53" w:rsidRDefault="003241BA" w14:paraId="113B52B6" w14:textId="50300CB5">
      <w:pPr>
        <w:pStyle w:val="ListParagraph"/>
        <w:numPr>
          <w:ilvl w:val="0"/>
          <w:numId w:val="9"/>
        </w:numPr>
        <w:rPr>
          <w:b/>
          <w:bCs/>
        </w:rPr>
      </w:pPr>
      <w:r>
        <w:rPr>
          <w:b/>
          <w:bCs/>
        </w:rPr>
        <w:t>Radio</w:t>
      </w:r>
      <w:r w:rsidR="00325CB0">
        <w:rPr>
          <w:b/>
          <w:bCs/>
        </w:rPr>
        <w:t xml:space="preserve"> 2.4</w:t>
      </w:r>
      <w:r w:rsidR="00BF150E">
        <w:rPr>
          <w:b/>
          <w:bCs/>
        </w:rPr>
        <w:t>G</w:t>
      </w:r>
      <w:r w:rsidR="00537B53">
        <w:rPr>
          <w:b/>
          <w:bCs/>
        </w:rPr>
        <w:t xml:space="preserve"> view Response:</w:t>
      </w:r>
    </w:p>
    <w:p w:rsidRPr="00820762" w:rsidR="00537B53" w:rsidP="00537B53" w:rsidRDefault="00537B53" w14:paraId="2BE0D3A1" w14:textId="77777777">
      <w:pPr>
        <w:pStyle w:val="ListParagraph"/>
        <w:numPr>
          <w:ilvl w:val="1"/>
          <w:numId w:val="9"/>
        </w:numPr>
      </w:pPr>
      <w:r>
        <w:t xml:space="preserve">Lấy thông tin </w:t>
      </w:r>
      <w:r w:rsidR="003241BA">
        <w:t>Radio</w:t>
      </w:r>
      <w:r w:rsidRPr="00820762">
        <w:t xml:space="preserve"> thành công</w:t>
      </w:r>
      <w:r>
        <w:t>:</w:t>
      </w:r>
    </w:p>
    <w:p w:rsidR="00537B53" w:rsidP="00537B53" w:rsidRDefault="00537B53" w14:paraId="6B239436" w14:textId="77777777">
      <w:pPr>
        <w:pStyle w:val="FirstLevelBullet"/>
        <w:numPr>
          <w:ilvl w:val="0"/>
          <w:numId w:val="0"/>
        </w:numPr>
        <w:ind w:left="1080"/>
      </w:pPr>
      <w:r>
        <w:t>{</w:t>
      </w:r>
    </w:p>
    <w:p w:rsidR="00537B53" w:rsidP="00537B53" w:rsidRDefault="00537B53" w14:paraId="4EF9DBD2" w14:textId="77777777">
      <w:pPr>
        <w:pStyle w:val="FirstLevelBullet"/>
        <w:numPr>
          <w:ilvl w:val="0"/>
          <w:numId w:val="0"/>
        </w:numPr>
        <w:ind w:left="720" w:firstLine="360"/>
      </w:pPr>
      <w:r>
        <w:t>"status": 0,</w:t>
      </w:r>
    </w:p>
    <w:p w:rsidR="00537B53" w:rsidP="00537B53" w:rsidRDefault="00B94824" w14:paraId="6272D909" w14:textId="2D2D7762">
      <w:pPr>
        <w:pStyle w:val="FirstLevelBullet"/>
        <w:numPr>
          <w:ilvl w:val="0"/>
          <w:numId w:val="0"/>
        </w:numPr>
        <w:ind w:left="720" w:firstLine="360"/>
      </w:pPr>
      <w:r>
        <w:t>“message”: “</w:t>
      </w:r>
      <w:r w:rsidR="001F1C9A">
        <w:t>Success</w:t>
      </w:r>
      <w:r>
        <w:t>”</w:t>
      </w:r>
      <w:r w:rsidR="00537B53">
        <w:t>,</w:t>
      </w:r>
    </w:p>
    <w:p w:rsidR="00554B29" w:rsidP="00554B29" w:rsidRDefault="00554B29" w14:paraId="30310A93" w14:textId="0F742C20">
      <w:pPr>
        <w:pStyle w:val="ListParagraph"/>
        <w:ind w:firstLine="360"/>
      </w:pPr>
      <w:r>
        <w:t xml:space="preserve">“requestId” : </w:t>
      </w:r>
      <w:r w:rsidR="003E0981">
        <w:t>&lt;requestId&gt;</w:t>
      </w:r>
      <w:r>
        <w:t>,</w:t>
      </w:r>
    </w:p>
    <w:p w:rsidR="00537B53" w:rsidP="00537B53" w:rsidRDefault="00537B53" w14:paraId="6AFD0EA0" w14:textId="77777777">
      <w:pPr>
        <w:pStyle w:val="FirstLevelBullet"/>
        <w:numPr>
          <w:ilvl w:val="0"/>
          <w:numId w:val="0"/>
        </w:numPr>
        <w:ind w:left="720" w:firstLine="360"/>
      </w:pPr>
      <w:r>
        <w:t>"data": {</w:t>
      </w:r>
    </w:p>
    <w:p w:rsidR="00537B53" w:rsidP="00537B53" w:rsidRDefault="00537B53" w14:paraId="09270099" w14:textId="264C178C">
      <w:pPr>
        <w:pStyle w:val="FirstLevelBullet"/>
        <w:numPr>
          <w:ilvl w:val="0"/>
          <w:numId w:val="0"/>
        </w:numPr>
        <w:ind w:left="720" w:firstLine="360"/>
      </w:pPr>
      <w:r>
        <w:t>“action” : “</w:t>
      </w:r>
      <w:r w:rsidR="003241BA">
        <w:t>radio</w:t>
      </w:r>
      <w:r w:rsidR="00325CB0">
        <w:t>2.4</w:t>
      </w:r>
      <w:r w:rsidR="00BF150E">
        <w:t>G</w:t>
      </w:r>
      <w:r>
        <w:t>View”,</w:t>
      </w:r>
    </w:p>
    <w:p w:rsidR="00537B53" w:rsidP="00537B53" w:rsidRDefault="00537B53" w14:paraId="384E936C" w14:textId="18BC39DA">
      <w:pPr>
        <w:pStyle w:val="FirstLevelBullet"/>
        <w:numPr>
          <w:ilvl w:val="0"/>
          <w:numId w:val="0"/>
        </w:numPr>
        <w:ind w:left="720" w:firstLine="360"/>
      </w:pPr>
      <w:r>
        <w:t>“</w:t>
      </w:r>
      <w:r w:rsidRPr="000D6174" w:rsidR="000D6174">
        <w:t>results</w:t>
      </w:r>
      <w:r>
        <w:t>”:[</w:t>
      </w:r>
    </w:p>
    <w:p w:rsidR="00537B53" w:rsidP="00537B53" w:rsidRDefault="00537B53" w14:paraId="397A65A9" w14:textId="77777777">
      <w:pPr>
        <w:pStyle w:val="FirstLevelBullet"/>
        <w:numPr>
          <w:ilvl w:val="0"/>
          <w:numId w:val="0"/>
        </w:numPr>
        <w:ind w:left="1440" w:firstLine="720"/>
      </w:pPr>
      <w:r>
        <w:t>{</w:t>
      </w:r>
    </w:p>
    <w:p w:rsidR="00FD76D6" w:rsidP="00974EC6" w:rsidRDefault="00974EC6" w14:paraId="07BB1C13" w14:textId="49C6F633">
      <w:pPr>
        <w:pStyle w:val="FirstLevelBullet"/>
        <w:numPr>
          <w:ilvl w:val="0"/>
          <w:numId w:val="0"/>
        </w:numPr>
        <w:ind w:left="720" w:firstLine="360"/>
      </w:pPr>
      <w:r>
        <w:tab/>
      </w:r>
      <w:r>
        <w:tab/>
      </w:r>
      <w:r>
        <w:tab/>
      </w:r>
      <w:r>
        <w:t>“enable” : “&lt;enable&gt;”</w:t>
      </w:r>
    </w:p>
    <w:p w:rsidR="00537B53" w:rsidDel="00A87875" w:rsidP="00537B53" w:rsidRDefault="00537B53" w14:paraId="1659B7CA" w14:textId="39269327">
      <w:pPr>
        <w:pStyle w:val="FirstLevelBullet"/>
        <w:numPr>
          <w:ilvl w:val="0"/>
          <w:numId w:val="0"/>
        </w:numPr>
        <w:ind w:left="2160"/>
        <w:rPr>
          <w:del w:author="Tran Khanh Toan" w:date="2022-07-01T15:00:00Z" w:id="4432"/>
        </w:rPr>
      </w:pPr>
      <w:r>
        <w:t>}</w:t>
      </w:r>
      <w:del w:author="Tran Khanh Toan" w:date="2022-07-01T15:00:00Z" w:id="4433">
        <w:r w:rsidDel="00A87875" w:rsidR="00FD76D6">
          <w:delText>,</w:delText>
        </w:r>
      </w:del>
    </w:p>
    <w:p w:rsidR="00537B53" w:rsidP="2ADD6C4A" w:rsidRDefault="00537B53" w14:paraId="0AEC82FF" w14:textId="77777777">
      <w:pPr>
        <w:pStyle w:val="FirstLevelBullet"/>
        <w:numPr>
          <w:numId w:val="0"/>
        </w:numPr>
        <w:ind w:left="2160"/>
        <w:pPrChange w:author="Tran Khanh Toan" w:date="2022-07-01T15:00:00Z" w:id="4434">
          <w:pPr>
            <w:pStyle w:val="FirstLevelBullet"/>
            <w:numPr>
              <w:numId w:val="0"/>
            </w:numPr>
            <w:ind w:left="1440" w:firstLine="720"/>
          </w:pPr>
        </w:pPrChange>
      </w:pPr>
      <w:del w:author="Tran Khanh Toan" w:date="2022-07-01T15:00:00Z" w:id="39249835">
        <w:r w:rsidDel="7E139B1C">
          <w:delText>…</w:delText>
        </w:r>
      </w:del>
    </w:p>
    <w:p w:rsidR="00537B53" w:rsidP="00537B53" w:rsidRDefault="00537B53" w14:paraId="2E6A3679" w14:textId="77777777">
      <w:pPr>
        <w:pStyle w:val="FirstLevelBullet"/>
        <w:numPr>
          <w:ilvl w:val="0"/>
          <w:numId w:val="0"/>
        </w:numPr>
        <w:ind w:left="1440" w:firstLine="720"/>
      </w:pPr>
      <w:r>
        <w:t>]</w:t>
      </w:r>
    </w:p>
    <w:p w:rsidR="00537B53" w:rsidP="00537B53" w:rsidRDefault="00537B53" w14:paraId="3BB87E86" w14:textId="77777777">
      <w:pPr>
        <w:pStyle w:val="FirstLevelBullet"/>
        <w:numPr>
          <w:ilvl w:val="0"/>
          <w:numId w:val="0"/>
        </w:numPr>
        <w:ind w:left="720" w:firstLine="360"/>
      </w:pPr>
      <w:r>
        <w:t>}</w:t>
      </w:r>
    </w:p>
    <w:p w:rsidR="00537B53" w:rsidP="00537B53" w:rsidRDefault="00537B53" w14:paraId="2FDAA7DB" w14:textId="77777777">
      <w:pPr>
        <w:pStyle w:val="FirstLevelBullet"/>
        <w:numPr>
          <w:ilvl w:val="0"/>
          <w:numId w:val="0"/>
        </w:numPr>
        <w:ind w:left="720" w:firstLine="360"/>
      </w:pPr>
      <w:r>
        <w:t>}</w:t>
      </w:r>
    </w:p>
    <w:p w:rsidRPr="00820762" w:rsidR="00537B53" w:rsidP="00537B53" w:rsidRDefault="00537B53" w14:paraId="726659D7" w14:textId="77777777">
      <w:pPr>
        <w:pStyle w:val="ListParagraph"/>
        <w:numPr>
          <w:ilvl w:val="1"/>
          <w:numId w:val="9"/>
        </w:numPr>
      </w:pPr>
      <w:r>
        <w:t xml:space="preserve">Lấy thông tin </w:t>
      </w:r>
      <w:r w:rsidR="004C66E4">
        <w:t>Radio</w:t>
      </w:r>
      <w:r>
        <w:t xml:space="preserve"> thất bại:</w:t>
      </w:r>
    </w:p>
    <w:p w:rsidR="00537B53" w:rsidP="00537B53" w:rsidRDefault="00537B53" w14:paraId="5B9192C7" w14:textId="77777777">
      <w:pPr>
        <w:pStyle w:val="FirstLevelBullet"/>
        <w:numPr>
          <w:ilvl w:val="0"/>
          <w:numId w:val="0"/>
        </w:numPr>
        <w:ind w:left="1080"/>
      </w:pPr>
      <w:r>
        <w:lastRenderedPageBreak/>
        <w:t>{</w:t>
      </w:r>
    </w:p>
    <w:p w:rsidR="00537B53" w:rsidP="00537B53" w:rsidRDefault="00183521" w14:paraId="7AB8B7ED" w14:textId="7CEA6641">
      <w:pPr>
        <w:pStyle w:val="FirstLevelBullet"/>
        <w:numPr>
          <w:ilvl w:val="0"/>
          <w:numId w:val="0"/>
        </w:numPr>
        <w:ind w:left="1080"/>
      </w:pPr>
      <w:r>
        <w:t>“status”: &lt;ErrorCode&gt;</w:t>
      </w:r>
      <w:r w:rsidR="00537B53">
        <w:t>,</w:t>
      </w:r>
    </w:p>
    <w:p w:rsidR="00537B53" w:rsidP="00537B53" w:rsidRDefault="00B94824" w14:paraId="1B7504EC" w14:textId="3DE3549D">
      <w:pPr>
        <w:pStyle w:val="FirstLevelBullet"/>
        <w:numPr>
          <w:ilvl w:val="0"/>
          <w:numId w:val="0"/>
        </w:numPr>
        <w:ind w:left="1080"/>
      </w:pPr>
      <w:r>
        <w:t>“message”: “&lt;message&gt;”</w:t>
      </w:r>
      <w:r w:rsidR="00537B53">
        <w:t>,</w:t>
      </w:r>
    </w:p>
    <w:p w:rsidR="00554B29" w:rsidP="00554B29" w:rsidRDefault="00554B29" w14:paraId="331507DA" w14:textId="45E3F001">
      <w:pPr>
        <w:ind w:left="360" w:firstLine="720"/>
      </w:pPr>
      <w:r>
        <w:t xml:space="preserve">“requestId” : </w:t>
      </w:r>
      <w:r w:rsidR="003E0981">
        <w:t>&lt;requestId&gt;</w:t>
      </w:r>
      <w:r>
        <w:t>,</w:t>
      </w:r>
    </w:p>
    <w:p w:rsidR="00537B53" w:rsidP="00537B53" w:rsidRDefault="00537B53" w14:paraId="734A9518" w14:textId="77777777">
      <w:pPr>
        <w:pStyle w:val="FirstLevelBullet"/>
        <w:numPr>
          <w:ilvl w:val="0"/>
          <w:numId w:val="0"/>
        </w:numPr>
        <w:ind w:left="1080"/>
      </w:pPr>
      <w:r>
        <w:t>"data": {</w:t>
      </w:r>
    </w:p>
    <w:p w:rsidR="00537B53" w:rsidP="00537B53" w:rsidRDefault="00537B53" w14:paraId="0F469EE0" w14:textId="77777777">
      <w:pPr>
        <w:pStyle w:val="FirstLevelBullet"/>
        <w:numPr>
          <w:ilvl w:val="0"/>
          <w:numId w:val="0"/>
        </w:numPr>
        <w:ind w:left="1080"/>
      </w:pPr>
      <w:r>
        <w:t>}</w:t>
      </w:r>
    </w:p>
    <w:p w:rsidR="00537B53" w:rsidP="00537B53" w:rsidRDefault="00537B53" w14:paraId="2349B33F" w14:textId="77777777">
      <w:pPr>
        <w:pStyle w:val="FirstLevelBullet"/>
        <w:numPr>
          <w:ilvl w:val="0"/>
          <w:numId w:val="0"/>
        </w:numPr>
        <w:ind w:left="1080"/>
      </w:pPr>
      <w:r>
        <w:t>}</w:t>
      </w:r>
    </w:p>
    <w:p w:rsidR="00325CB0" w:rsidP="00537B53" w:rsidRDefault="00325CB0" w14:paraId="79F4F9A3" w14:textId="77777777">
      <w:pPr>
        <w:pStyle w:val="FirstLevelBullet"/>
        <w:numPr>
          <w:ilvl w:val="0"/>
          <w:numId w:val="0"/>
        </w:numPr>
        <w:ind w:left="1080"/>
      </w:pPr>
    </w:p>
    <w:p w:rsidR="00325CB0" w:rsidP="00325CB0" w:rsidRDefault="00325CB0" w14:paraId="686F2771" w14:textId="35636C5B">
      <w:pPr>
        <w:pStyle w:val="ListParagraph"/>
        <w:numPr>
          <w:ilvl w:val="0"/>
          <w:numId w:val="9"/>
        </w:numPr>
        <w:rPr>
          <w:b/>
          <w:bCs/>
        </w:rPr>
      </w:pPr>
      <w:r>
        <w:rPr>
          <w:b/>
          <w:bCs/>
        </w:rPr>
        <w:t>Radio 5G view Request:</w:t>
      </w:r>
    </w:p>
    <w:p w:rsidR="00325CB0" w:rsidP="00325CB0" w:rsidRDefault="00325CB0" w14:paraId="0B49177C" w14:textId="12C765A8">
      <w:pPr>
        <w:pStyle w:val="ListParagraph"/>
      </w:pPr>
      <w:r>
        <w:t>{“action” : “radio</w:t>
      </w:r>
      <w:r w:rsidR="00BF150E">
        <w:t>5G</w:t>
      </w:r>
      <w:r>
        <w:t xml:space="preserve">View”, “requestId” : </w:t>
      </w:r>
      <w:r w:rsidR="003E0981">
        <w:t>&lt;requestId&gt;</w:t>
      </w:r>
      <w:r>
        <w:t>}</w:t>
      </w:r>
    </w:p>
    <w:p w:rsidR="00325CB0" w:rsidP="00325CB0" w:rsidRDefault="00325CB0" w14:paraId="0E16A613" w14:textId="371B9625">
      <w:pPr>
        <w:pStyle w:val="ListParagraph"/>
        <w:numPr>
          <w:ilvl w:val="0"/>
          <w:numId w:val="9"/>
        </w:numPr>
        <w:rPr>
          <w:b/>
          <w:bCs/>
        </w:rPr>
      </w:pPr>
      <w:r>
        <w:rPr>
          <w:b/>
          <w:bCs/>
        </w:rPr>
        <w:t>Radio 5G view Response:</w:t>
      </w:r>
    </w:p>
    <w:p w:rsidRPr="00820762" w:rsidR="00325CB0" w:rsidP="00325CB0" w:rsidRDefault="00325CB0" w14:paraId="15EDD8F5" w14:textId="77777777">
      <w:pPr>
        <w:pStyle w:val="ListParagraph"/>
        <w:numPr>
          <w:ilvl w:val="1"/>
          <w:numId w:val="9"/>
        </w:numPr>
      </w:pPr>
      <w:r>
        <w:t>Lấy thông tin Radio</w:t>
      </w:r>
      <w:r w:rsidRPr="00820762">
        <w:t xml:space="preserve"> thành công</w:t>
      </w:r>
      <w:r>
        <w:t>:</w:t>
      </w:r>
    </w:p>
    <w:p w:rsidR="00325CB0" w:rsidP="00325CB0" w:rsidRDefault="00325CB0" w14:paraId="60A8EF5E" w14:textId="77777777">
      <w:pPr>
        <w:pStyle w:val="FirstLevelBullet"/>
        <w:numPr>
          <w:ilvl w:val="0"/>
          <w:numId w:val="0"/>
        </w:numPr>
        <w:ind w:left="1080"/>
      </w:pPr>
      <w:r>
        <w:t>{</w:t>
      </w:r>
    </w:p>
    <w:p w:rsidR="00325CB0" w:rsidP="00325CB0" w:rsidRDefault="00325CB0" w14:paraId="4BF3C41C" w14:textId="77777777">
      <w:pPr>
        <w:pStyle w:val="FirstLevelBullet"/>
        <w:numPr>
          <w:ilvl w:val="0"/>
          <w:numId w:val="0"/>
        </w:numPr>
        <w:ind w:left="720" w:firstLine="360"/>
      </w:pPr>
      <w:r>
        <w:t>"status": 0,</w:t>
      </w:r>
    </w:p>
    <w:p w:rsidR="00325CB0" w:rsidP="00325CB0" w:rsidRDefault="00325CB0" w14:paraId="61B753A4" w14:textId="77777777">
      <w:pPr>
        <w:pStyle w:val="FirstLevelBullet"/>
        <w:numPr>
          <w:ilvl w:val="0"/>
          <w:numId w:val="0"/>
        </w:numPr>
        <w:ind w:left="720" w:firstLine="360"/>
      </w:pPr>
      <w:r>
        <w:t>“message”: “Success”,</w:t>
      </w:r>
    </w:p>
    <w:p w:rsidR="00325CB0" w:rsidP="00325CB0" w:rsidRDefault="00325CB0" w14:paraId="5110A2E1" w14:textId="65450547">
      <w:pPr>
        <w:pStyle w:val="ListParagraph"/>
        <w:ind w:firstLine="360"/>
      </w:pPr>
      <w:r>
        <w:t xml:space="preserve">“requestId” : </w:t>
      </w:r>
      <w:r w:rsidR="003E0981">
        <w:t>&lt;requestId&gt;</w:t>
      </w:r>
      <w:r>
        <w:t>,</w:t>
      </w:r>
    </w:p>
    <w:p w:rsidR="00325CB0" w:rsidP="00325CB0" w:rsidRDefault="00325CB0" w14:paraId="06456596" w14:textId="77777777">
      <w:pPr>
        <w:pStyle w:val="FirstLevelBullet"/>
        <w:numPr>
          <w:ilvl w:val="0"/>
          <w:numId w:val="0"/>
        </w:numPr>
        <w:ind w:left="720" w:firstLine="360"/>
      </w:pPr>
      <w:r>
        <w:t>"data": {</w:t>
      </w:r>
    </w:p>
    <w:p w:rsidR="00325CB0" w:rsidP="00325CB0" w:rsidRDefault="00325CB0" w14:paraId="2F56E8C9" w14:textId="7B536383">
      <w:pPr>
        <w:pStyle w:val="FirstLevelBullet"/>
        <w:numPr>
          <w:ilvl w:val="0"/>
          <w:numId w:val="0"/>
        </w:numPr>
        <w:ind w:left="720" w:firstLine="360"/>
      </w:pPr>
      <w:r>
        <w:t>“action” : “radio5</w:t>
      </w:r>
      <w:r w:rsidR="00BF150E">
        <w:t>G</w:t>
      </w:r>
      <w:r>
        <w:t>View”,</w:t>
      </w:r>
    </w:p>
    <w:p w:rsidR="00325CB0" w:rsidP="00325CB0" w:rsidRDefault="00325CB0" w14:paraId="342D30D3" w14:textId="77777777">
      <w:pPr>
        <w:pStyle w:val="FirstLevelBullet"/>
        <w:numPr>
          <w:ilvl w:val="0"/>
          <w:numId w:val="0"/>
        </w:numPr>
        <w:ind w:left="720" w:firstLine="360"/>
      </w:pPr>
      <w:r>
        <w:t>“</w:t>
      </w:r>
      <w:r w:rsidRPr="000D6174">
        <w:t>results</w:t>
      </w:r>
      <w:r>
        <w:t>”:[</w:t>
      </w:r>
    </w:p>
    <w:p w:rsidR="00325CB0" w:rsidP="00325CB0" w:rsidRDefault="00325CB0" w14:paraId="44B6E545" w14:textId="77777777">
      <w:pPr>
        <w:pStyle w:val="FirstLevelBullet"/>
        <w:numPr>
          <w:ilvl w:val="0"/>
          <w:numId w:val="0"/>
        </w:numPr>
        <w:ind w:left="1440" w:firstLine="720"/>
      </w:pPr>
      <w:r>
        <w:t>{</w:t>
      </w:r>
    </w:p>
    <w:p w:rsidR="00325CB0" w:rsidP="00D5693D" w:rsidRDefault="00325CB0" w14:paraId="39445481" w14:textId="3B050449">
      <w:pPr>
        <w:pStyle w:val="FirstLevelBullet"/>
        <w:numPr>
          <w:ilvl w:val="0"/>
          <w:numId w:val="0"/>
        </w:numPr>
        <w:ind w:left="720" w:firstLine="360"/>
      </w:pPr>
      <w:r>
        <w:tab/>
      </w:r>
      <w:r>
        <w:tab/>
      </w:r>
      <w:r>
        <w:tab/>
      </w:r>
      <w:r>
        <w:t>“en</w:t>
      </w:r>
      <w:r w:rsidR="00D5693D">
        <w:t>able” : “&lt;enable&gt;”</w:t>
      </w:r>
    </w:p>
    <w:p w:rsidR="00325CB0" w:rsidP="00325CB0" w:rsidRDefault="00325CB0" w14:paraId="0D6ABD58" w14:textId="77777777">
      <w:pPr>
        <w:pStyle w:val="FirstLevelBullet"/>
        <w:numPr>
          <w:ilvl w:val="0"/>
          <w:numId w:val="0"/>
        </w:numPr>
        <w:ind w:left="2160"/>
      </w:pPr>
      <w:r>
        <w:t>}</w:t>
      </w:r>
      <w:del w:author="Tran Khanh Toan" w:date="2022-07-01T15:00:00Z" w:id="4436">
        <w:r w:rsidDel="00A87875">
          <w:delText>,</w:delText>
        </w:r>
      </w:del>
    </w:p>
    <w:p w:rsidR="00325CB0" w:rsidDel="00A87875" w:rsidP="00325CB0" w:rsidRDefault="00325CB0" w14:paraId="52EEA2B3" w14:textId="484101ED">
      <w:pPr>
        <w:pStyle w:val="FirstLevelBullet"/>
        <w:numPr>
          <w:ilvl w:val="0"/>
          <w:numId w:val="0"/>
        </w:numPr>
        <w:ind w:left="1440" w:firstLine="720"/>
        <w:rPr>
          <w:del w:author="Tran Khanh Toan" w:date="2022-07-01T15:00:00Z" w:id="4437"/>
        </w:rPr>
      </w:pPr>
      <w:del w:author="Tran Khanh Toan" w:date="2022-07-01T15:00:00Z" w:id="4438">
        <w:r w:rsidDel="00A87875">
          <w:delText>…</w:delText>
        </w:r>
      </w:del>
    </w:p>
    <w:p w:rsidR="00325CB0" w:rsidP="00325CB0" w:rsidRDefault="00325CB0" w14:paraId="27E47CAE" w14:textId="77777777">
      <w:pPr>
        <w:pStyle w:val="FirstLevelBullet"/>
        <w:numPr>
          <w:ilvl w:val="0"/>
          <w:numId w:val="0"/>
        </w:numPr>
        <w:ind w:left="1440" w:firstLine="720"/>
      </w:pPr>
      <w:r>
        <w:t>]</w:t>
      </w:r>
    </w:p>
    <w:p w:rsidR="00325CB0" w:rsidP="00325CB0" w:rsidRDefault="00325CB0" w14:paraId="038FD5EA" w14:textId="77777777">
      <w:pPr>
        <w:pStyle w:val="FirstLevelBullet"/>
        <w:numPr>
          <w:ilvl w:val="0"/>
          <w:numId w:val="0"/>
        </w:numPr>
        <w:ind w:left="720" w:firstLine="360"/>
      </w:pPr>
      <w:r>
        <w:t>}</w:t>
      </w:r>
    </w:p>
    <w:p w:rsidR="00325CB0" w:rsidP="00325CB0" w:rsidRDefault="00325CB0" w14:paraId="400E160C" w14:textId="77777777">
      <w:pPr>
        <w:pStyle w:val="FirstLevelBullet"/>
        <w:numPr>
          <w:ilvl w:val="0"/>
          <w:numId w:val="0"/>
        </w:numPr>
        <w:ind w:left="720" w:firstLine="360"/>
      </w:pPr>
      <w:r>
        <w:t>}</w:t>
      </w:r>
    </w:p>
    <w:p w:rsidRPr="00820762" w:rsidR="00325CB0" w:rsidP="00325CB0" w:rsidRDefault="00325CB0" w14:paraId="7770B25B" w14:textId="77777777">
      <w:pPr>
        <w:pStyle w:val="ListParagraph"/>
        <w:numPr>
          <w:ilvl w:val="1"/>
          <w:numId w:val="9"/>
        </w:numPr>
      </w:pPr>
      <w:r>
        <w:t>Lấy thông tin Radio thất bại:</w:t>
      </w:r>
    </w:p>
    <w:p w:rsidR="00325CB0" w:rsidP="00325CB0" w:rsidRDefault="00325CB0" w14:paraId="397751C2" w14:textId="77777777">
      <w:pPr>
        <w:pStyle w:val="FirstLevelBullet"/>
        <w:numPr>
          <w:ilvl w:val="0"/>
          <w:numId w:val="0"/>
        </w:numPr>
        <w:ind w:left="1080"/>
      </w:pPr>
      <w:r>
        <w:t>{</w:t>
      </w:r>
    </w:p>
    <w:p w:rsidR="00325CB0" w:rsidP="00325CB0" w:rsidRDefault="00325CB0" w14:paraId="31884D54" w14:textId="77777777">
      <w:pPr>
        <w:pStyle w:val="FirstLevelBullet"/>
        <w:numPr>
          <w:ilvl w:val="0"/>
          <w:numId w:val="0"/>
        </w:numPr>
        <w:ind w:left="1080"/>
      </w:pPr>
      <w:r>
        <w:t>“status”: &lt;ErrorCode&gt;,</w:t>
      </w:r>
    </w:p>
    <w:p w:rsidR="00325CB0" w:rsidP="00325CB0" w:rsidRDefault="00325CB0" w14:paraId="550B5ECA" w14:textId="77777777">
      <w:pPr>
        <w:pStyle w:val="FirstLevelBullet"/>
        <w:numPr>
          <w:ilvl w:val="0"/>
          <w:numId w:val="0"/>
        </w:numPr>
        <w:ind w:left="1080"/>
      </w:pPr>
      <w:r>
        <w:t>“message”: “&lt;message&gt;”,</w:t>
      </w:r>
    </w:p>
    <w:p w:rsidR="00325CB0" w:rsidP="00325CB0" w:rsidRDefault="00325CB0" w14:paraId="30404BF7" w14:textId="24A7114C">
      <w:pPr>
        <w:ind w:left="360" w:firstLine="720"/>
      </w:pPr>
      <w:r>
        <w:t xml:space="preserve">“requestId” : </w:t>
      </w:r>
      <w:r w:rsidR="003E0981">
        <w:t>&lt;requestId&gt;</w:t>
      </w:r>
      <w:r>
        <w:t>,</w:t>
      </w:r>
    </w:p>
    <w:p w:rsidR="00325CB0" w:rsidP="00325CB0" w:rsidRDefault="00325CB0" w14:paraId="2DAF21BE" w14:textId="77777777">
      <w:pPr>
        <w:pStyle w:val="FirstLevelBullet"/>
        <w:numPr>
          <w:ilvl w:val="0"/>
          <w:numId w:val="0"/>
        </w:numPr>
        <w:ind w:left="1080"/>
      </w:pPr>
      <w:r>
        <w:t>"data": {</w:t>
      </w:r>
    </w:p>
    <w:p w:rsidR="00325CB0" w:rsidP="00325CB0" w:rsidRDefault="00325CB0" w14:paraId="32AE35CA" w14:textId="77777777">
      <w:pPr>
        <w:pStyle w:val="FirstLevelBullet"/>
        <w:numPr>
          <w:ilvl w:val="0"/>
          <w:numId w:val="0"/>
        </w:numPr>
        <w:ind w:left="1080"/>
      </w:pPr>
      <w:r>
        <w:t>}</w:t>
      </w:r>
    </w:p>
    <w:p w:rsidR="00325CB0" w:rsidP="00325CB0" w:rsidRDefault="00325CB0" w14:paraId="60524FF6" w14:textId="77777777">
      <w:pPr>
        <w:pStyle w:val="FirstLevelBullet"/>
        <w:numPr>
          <w:ilvl w:val="0"/>
          <w:numId w:val="0"/>
        </w:numPr>
        <w:ind w:left="1080"/>
      </w:pPr>
      <w:r>
        <w:t>}</w:t>
      </w:r>
    </w:p>
    <w:p w:rsidR="00325CB0" w:rsidP="00537B53" w:rsidRDefault="00325CB0" w14:paraId="4619D78D" w14:textId="77777777">
      <w:pPr>
        <w:pStyle w:val="FirstLevelBullet"/>
        <w:numPr>
          <w:ilvl w:val="0"/>
          <w:numId w:val="0"/>
        </w:numPr>
        <w:ind w:left="1080"/>
      </w:pPr>
    </w:p>
    <w:p w:rsidR="00537B53" w:rsidP="00537B53" w:rsidRDefault="00537B53" w14:paraId="5D6E3062" w14:textId="77777777">
      <w:pPr>
        <w:pStyle w:val="ListParagraph"/>
        <w:numPr>
          <w:ilvl w:val="0"/>
          <w:numId w:val="9"/>
        </w:numPr>
        <w:rPr>
          <w:b/>
          <w:bCs/>
        </w:rPr>
      </w:pPr>
      <w:r w:rsidRPr="00003BA2">
        <w:rPr>
          <w:b/>
          <w:bCs/>
        </w:rPr>
        <w:t>Mô tả tham số</w:t>
      </w:r>
      <w:r>
        <w:rPr>
          <w:b/>
          <w:bCs/>
        </w:rPr>
        <w:t>:</w:t>
      </w:r>
    </w:p>
    <w:p w:rsidR="00771908" w:rsidP="00771908" w:rsidRDefault="00771908" w14:paraId="7D1DFA60" w14:textId="471A039A">
      <w:pPr>
        <w:pStyle w:val="Caption"/>
        <w:keepNext/>
      </w:pPr>
      <w:bookmarkStart w:name="_Toc110529163" w:id="4439"/>
      <w:r>
        <w:lastRenderedPageBreak/>
        <w:t xml:space="preserve">Bảng </w:t>
      </w:r>
      <w:ins w:author="toantk" w:date="2022-08-04T17:50:00Z" w:id="4440">
        <w:r w:rsidR="0035117C">
          <w:fldChar w:fldCharType="begin"/>
        </w:r>
        <w:r w:rsidR="0035117C">
          <w:instrText xml:space="preserve"> STYLEREF 1 \s </w:instrText>
        </w:r>
      </w:ins>
      <w:r w:rsidR="0035117C">
        <w:fldChar w:fldCharType="separate"/>
      </w:r>
      <w:r w:rsidR="00533729">
        <w:rPr>
          <w:noProof/>
        </w:rPr>
        <w:t>7</w:t>
      </w:r>
      <w:ins w:author="toantk" w:date="2022-08-04T17:50:00Z" w:id="4441">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14</w:t>
      </w:r>
      <w:ins w:author="toantk" w:date="2022-08-04T17:50:00Z" w:id="4442">
        <w:r w:rsidR="0035117C">
          <w:fldChar w:fldCharType="end"/>
        </w:r>
      </w:ins>
      <w:ins w:author="Tran Khanh Toan" w:date="2022-08-04T09:32:00Z" w:id="4443">
        <w:del w:author="toantk" w:date="2022-08-04T17:50:00Z" w:id="4444">
          <w:r w:rsidDel="0035117C" w:rsidR="00F227FB">
            <w:fldChar w:fldCharType="begin"/>
          </w:r>
          <w:r w:rsidDel="0035117C" w:rsidR="00F227FB">
            <w:delInstrText xml:space="preserve"> STYLEREF 1 \s </w:delInstrText>
          </w:r>
        </w:del>
      </w:ins>
      <w:del w:author="toantk" w:date="2022-08-04T17:50:00Z" w:id="4445">
        <w:r w:rsidDel="0035117C" w:rsidR="00F227FB">
          <w:fldChar w:fldCharType="separate"/>
        </w:r>
        <w:r w:rsidDel="0035117C" w:rsidR="00F227FB">
          <w:rPr>
            <w:noProof/>
          </w:rPr>
          <w:delText>7</w:delText>
        </w:r>
      </w:del>
      <w:ins w:author="Tran Khanh Toan" w:date="2022-08-04T09:32:00Z" w:id="4446">
        <w:del w:author="toantk" w:date="2022-08-04T17:50:00Z" w:id="4447">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4448">
        <w:r w:rsidDel="0035117C" w:rsidR="00F227FB">
          <w:fldChar w:fldCharType="separate"/>
        </w:r>
      </w:del>
      <w:ins w:author="Tran Khanh Toan" w:date="2022-08-04T09:32:00Z" w:id="4449">
        <w:del w:author="toantk" w:date="2022-08-04T17:50:00Z" w:id="4450">
          <w:r w:rsidDel="0035117C" w:rsidR="00F227FB">
            <w:rPr>
              <w:noProof/>
            </w:rPr>
            <w:delText>14</w:delText>
          </w:r>
          <w:r w:rsidDel="0035117C" w:rsidR="00F227FB">
            <w:fldChar w:fldCharType="end"/>
          </w:r>
        </w:del>
      </w:ins>
      <w:ins w:author="toantk" w:date="2022-07-28T09:18:00Z" w:id="4451">
        <w:del w:author="Tran Khanh Toan" w:date="2022-08-03T15:31:00Z" w:id="4452">
          <w:r w:rsidDel="0087204C" w:rsidR="005A0D0F">
            <w:fldChar w:fldCharType="begin"/>
          </w:r>
          <w:r w:rsidDel="0087204C" w:rsidR="005A0D0F">
            <w:delInstrText xml:space="preserve"> STYLEREF 1 \s </w:delInstrText>
          </w:r>
        </w:del>
      </w:ins>
      <w:del w:author="Tran Khanh Toan" w:date="2022-08-03T15:31:00Z" w:id="4453">
        <w:r w:rsidDel="0087204C" w:rsidR="005A0D0F">
          <w:fldChar w:fldCharType="separate"/>
        </w:r>
        <w:r w:rsidDel="0087204C" w:rsidR="005A0D0F">
          <w:rPr>
            <w:noProof/>
          </w:rPr>
          <w:delText>7</w:delText>
        </w:r>
      </w:del>
      <w:ins w:author="toantk" w:date="2022-07-28T09:18:00Z" w:id="4454">
        <w:del w:author="Tran Khanh Toan" w:date="2022-08-03T15:31:00Z" w:id="4455">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4456">
        <w:r w:rsidDel="0087204C" w:rsidR="005A0D0F">
          <w:fldChar w:fldCharType="separate"/>
        </w:r>
      </w:del>
      <w:ins w:author="toantk" w:date="2022-07-28T09:18:00Z" w:id="4457">
        <w:del w:author="Tran Khanh Toan" w:date="2022-08-03T15:31:00Z" w:id="4458">
          <w:r w:rsidDel="0087204C" w:rsidR="005A0D0F">
            <w:rPr>
              <w:noProof/>
            </w:rPr>
            <w:delText>14</w:delText>
          </w:r>
          <w:r w:rsidDel="0087204C" w:rsidR="005A0D0F">
            <w:fldChar w:fldCharType="end"/>
          </w:r>
        </w:del>
      </w:ins>
      <w:ins w:author="Tran Khanh Toan" w:date="2022-07-01T17:36:00Z" w:id="4459">
        <w:del w:author="toantk" w:date="2022-07-27T10:00:00Z" w:id="4460">
          <w:r w:rsidDel="006366F4" w:rsidR="0036606E">
            <w:fldChar w:fldCharType="begin"/>
          </w:r>
          <w:r w:rsidDel="006366F4" w:rsidR="0036606E">
            <w:delInstrText xml:space="preserve"> STYLEREF 1 \s </w:delInstrText>
          </w:r>
        </w:del>
      </w:ins>
      <w:del w:author="toantk" w:date="2022-07-27T10:00:00Z" w:id="4461">
        <w:r w:rsidDel="006366F4" w:rsidR="0036606E">
          <w:fldChar w:fldCharType="separate"/>
        </w:r>
        <w:r w:rsidDel="006366F4" w:rsidR="0036606E">
          <w:rPr>
            <w:noProof/>
          </w:rPr>
          <w:delText>7</w:delText>
        </w:r>
      </w:del>
      <w:ins w:author="Tran Khanh Toan" w:date="2022-07-01T17:36:00Z" w:id="4462">
        <w:del w:author="toantk" w:date="2022-07-27T10:00:00Z" w:id="4463">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4464">
        <w:r w:rsidDel="006366F4" w:rsidR="0036606E">
          <w:fldChar w:fldCharType="separate"/>
        </w:r>
      </w:del>
      <w:ins w:author="Tran Khanh Toan" w:date="2022-07-01T17:36:00Z" w:id="4465">
        <w:del w:author="toantk" w:date="2022-07-27T10:00:00Z" w:id="4466">
          <w:r w:rsidDel="006366F4" w:rsidR="0036606E">
            <w:rPr>
              <w:noProof/>
            </w:rPr>
            <w:delText>10</w:delText>
          </w:r>
          <w:r w:rsidDel="006366F4" w:rsidR="0036606E">
            <w:fldChar w:fldCharType="end"/>
          </w:r>
        </w:del>
      </w:ins>
      <w:del w:author="Tran Khanh Toan" w:date="2022-07-01T14:56:00Z" w:id="4467">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9</w:delText>
        </w:r>
        <w:r w:rsidDel="00A87875" w:rsidR="003F0BD0">
          <w:rPr>
            <w:noProof/>
          </w:rPr>
          <w:fldChar w:fldCharType="end"/>
        </w:r>
      </w:del>
      <w:r>
        <w:t xml:space="preserve"> Bảng mô tả tham số trong luồng điều khiển lấy thông tin cấu hình Radio</w:t>
      </w:r>
      <w:bookmarkEnd w:id="4439"/>
    </w:p>
    <w:tbl>
      <w:tblPr>
        <w:tblStyle w:val="TableGrid"/>
        <w:tblW w:w="0" w:type="auto"/>
        <w:tblInd w:w="175" w:type="dxa"/>
        <w:tblLook w:val="04A0" w:firstRow="1" w:lastRow="0" w:firstColumn="1" w:lastColumn="0" w:noHBand="0" w:noVBand="1"/>
      </w:tblPr>
      <w:tblGrid>
        <w:gridCol w:w="714"/>
        <w:gridCol w:w="1805"/>
        <w:gridCol w:w="1532"/>
        <w:gridCol w:w="1083"/>
        <w:gridCol w:w="2194"/>
        <w:gridCol w:w="1722"/>
      </w:tblGrid>
      <w:tr w:rsidR="004C66E4" w:rsidTr="00771908" w14:paraId="3BF5B0E2" w14:textId="77777777">
        <w:tc>
          <w:tcPr>
            <w:tcW w:w="714" w:type="dxa"/>
          </w:tcPr>
          <w:p w:rsidR="00537B53" w:rsidP="00E5021C" w:rsidRDefault="00537B53" w14:paraId="6742F7CA" w14:textId="77777777">
            <w:pPr>
              <w:pStyle w:val="ListParagraph"/>
              <w:ind w:left="0"/>
              <w:rPr>
                <w:b/>
                <w:bCs/>
              </w:rPr>
            </w:pPr>
            <w:r>
              <w:rPr>
                <w:b/>
                <w:bCs/>
              </w:rPr>
              <w:t>STT</w:t>
            </w:r>
          </w:p>
        </w:tc>
        <w:tc>
          <w:tcPr>
            <w:tcW w:w="1805" w:type="dxa"/>
          </w:tcPr>
          <w:p w:rsidR="00537B53" w:rsidP="00E5021C" w:rsidRDefault="00537B53" w14:paraId="0F28F892" w14:textId="77777777">
            <w:pPr>
              <w:pStyle w:val="ListParagraph"/>
              <w:ind w:left="0"/>
              <w:rPr>
                <w:b/>
                <w:bCs/>
              </w:rPr>
            </w:pPr>
            <w:r>
              <w:rPr>
                <w:b/>
                <w:bCs/>
              </w:rPr>
              <w:t>Tham số</w:t>
            </w:r>
          </w:p>
        </w:tc>
        <w:tc>
          <w:tcPr>
            <w:tcW w:w="1532" w:type="dxa"/>
          </w:tcPr>
          <w:p w:rsidR="00537B53" w:rsidP="00E5021C" w:rsidRDefault="00537B53" w14:paraId="31D4BA01" w14:textId="77777777">
            <w:pPr>
              <w:pStyle w:val="ListParagraph"/>
              <w:ind w:left="0"/>
              <w:rPr>
                <w:b/>
                <w:bCs/>
              </w:rPr>
            </w:pPr>
            <w:r>
              <w:rPr>
                <w:b/>
                <w:bCs/>
              </w:rPr>
              <w:t>Mô tả</w:t>
            </w:r>
          </w:p>
        </w:tc>
        <w:tc>
          <w:tcPr>
            <w:tcW w:w="1083" w:type="dxa"/>
          </w:tcPr>
          <w:p w:rsidR="00537B53" w:rsidP="00E5021C" w:rsidRDefault="00537B53" w14:paraId="48F07E59" w14:textId="77777777">
            <w:pPr>
              <w:pStyle w:val="ListParagraph"/>
              <w:ind w:left="0"/>
              <w:rPr>
                <w:b/>
                <w:bCs/>
              </w:rPr>
            </w:pPr>
            <w:r>
              <w:rPr>
                <w:b/>
                <w:bCs/>
              </w:rPr>
              <w:t>Kiểu</w:t>
            </w:r>
          </w:p>
        </w:tc>
        <w:tc>
          <w:tcPr>
            <w:tcW w:w="2194" w:type="dxa"/>
          </w:tcPr>
          <w:p w:rsidR="00537B53" w:rsidP="00E5021C" w:rsidRDefault="00537B53" w14:paraId="4D2BE8D5" w14:textId="77777777">
            <w:pPr>
              <w:pStyle w:val="ListParagraph"/>
              <w:ind w:left="0"/>
              <w:rPr>
                <w:b/>
                <w:bCs/>
              </w:rPr>
            </w:pPr>
            <w:r>
              <w:rPr>
                <w:b/>
                <w:bCs/>
              </w:rPr>
              <w:t>Giá trị</w:t>
            </w:r>
          </w:p>
        </w:tc>
        <w:tc>
          <w:tcPr>
            <w:tcW w:w="1722" w:type="dxa"/>
          </w:tcPr>
          <w:p w:rsidR="00537B53" w:rsidP="00E5021C" w:rsidRDefault="00537B53" w14:paraId="28901EAE" w14:textId="77777777">
            <w:pPr>
              <w:pStyle w:val="ListParagraph"/>
              <w:ind w:left="0"/>
              <w:rPr>
                <w:b/>
                <w:bCs/>
              </w:rPr>
            </w:pPr>
            <w:r>
              <w:rPr>
                <w:b/>
                <w:bCs/>
              </w:rPr>
              <w:t>Json Key</w:t>
            </w:r>
          </w:p>
        </w:tc>
      </w:tr>
      <w:tr w:rsidRPr="004C66E4" w:rsidR="004C66E4" w:rsidDel="00A87875" w:rsidTr="00771908" w14:paraId="1AC323CB" w14:textId="2093C797">
        <w:trPr>
          <w:del w:author="Tran Khanh Toan" w:date="2022-07-01T14:58:00Z" w:id="4468"/>
        </w:trPr>
        <w:tc>
          <w:tcPr>
            <w:tcW w:w="714" w:type="dxa"/>
          </w:tcPr>
          <w:p w:rsidRPr="004C66E4" w:rsidR="004C66E4" w:rsidDel="00A87875" w:rsidP="00E5021C" w:rsidRDefault="004C66E4" w14:paraId="5B8FA65E" w14:textId="17E491EF">
            <w:pPr>
              <w:pStyle w:val="ListParagraph"/>
              <w:ind w:left="0"/>
              <w:rPr>
                <w:del w:author="Tran Khanh Toan" w:date="2022-07-01T14:58:00Z" w:id="4469"/>
              </w:rPr>
            </w:pPr>
          </w:p>
        </w:tc>
        <w:tc>
          <w:tcPr>
            <w:tcW w:w="1805" w:type="dxa"/>
          </w:tcPr>
          <w:p w:rsidRPr="004C66E4" w:rsidR="004C66E4" w:rsidDel="00A87875" w:rsidP="00E5021C" w:rsidRDefault="004C66E4" w14:paraId="30EE3CF1" w14:textId="36BF42AF">
            <w:pPr>
              <w:pStyle w:val="ListParagraph"/>
              <w:ind w:left="0"/>
              <w:rPr>
                <w:del w:author="Tran Khanh Toan" w:date="2022-07-01T14:58:00Z" w:id="4470"/>
              </w:rPr>
            </w:pPr>
          </w:p>
        </w:tc>
        <w:tc>
          <w:tcPr>
            <w:tcW w:w="1532" w:type="dxa"/>
          </w:tcPr>
          <w:p w:rsidRPr="004C66E4" w:rsidR="004C66E4" w:rsidDel="00A87875" w:rsidP="00E5021C" w:rsidRDefault="004C66E4" w14:paraId="3EA4A665" w14:textId="626E0AA4">
            <w:pPr>
              <w:pStyle w:val="ListParagraph"/>
              <w:ind w:left="0"/>
              <w:rPr>
                <w:del w:author="Tran Khanh Toan" w:date="2022-07-01T14:58:00Z" w:id="4471"/>
              </w:rPr>
            </w:pPr>
          </w:p>
        </w:tc>
        <w:tc>
          <w:tcPr>
            <w:tcW w:w="1083" w:type="dxa"/>
          </w:tcPr>
          <w:p w:rsidRPr="004C66E4" w:rsidR="004C66E4" w:rsidDel="00A87875" w:rsidP="00E5021C" w:rsidRDefault="004C66E4" w14:paraId="4D90370C" w14:textId="329B11F7">
            <w:pPr>
              <w:pStyle w:val="ListParagraph"/>
              <w:ind w:left="0"/>
              <w:rPr>
                <w:del w:author="Tran Khanh Toan" w:date="2022-07-01T14:58:00Z" w:id="4472"/>
              </w:rPr>
            </w:pPr>
          </w:p>
        </w:tc>
        <w:tc>
          <w:tcPr>
            <w:tcW w:w="2194" w:type="dxa"/>
          </w:tcPr>
          <w:p w:rsidRPr="004C66E4" w:rsidR="004C66E4" w:rsidDel="00A87875" w:rsidP="00E5021C" w:rsidRDefault="004C66E4" w14:paraId="0719EE16" w14:textId="020D0926">
            <w:pPr>
              <w:pStyle w:val="ListParagraph"/>
              <w:ind w:left="0"/>
              <w:rPr>
                <w:del w:author="Tran Khanh Toan" w:date="2022-07-01T14:58:00Z" w:id="4473"/>
              </w:rPr>
            </w:pPr>
          </w:p>
        </w:tc>
        <w:tc>
          <w:tcPr>
            <w:tcW w:w="1722" w:type="dxa"/>
          </w:tcPr>
          <w:p w:rsidRPr="004C66E4" w:rsidR="004C66E4" w:rsidDel="00A87875" w:rsidP="00E5021C" w:rsidRDefault="004C66E4" w14:paraId="08CF7B8A" w14:textId="4924B72B">
            <w:pPr>
              <w:pStyle w:val="ListParagraph"/>
              <w:ind w:left="0"/>
              <w:rPr>
                <w:del w:author="Tran Khanh Toan" w:date="2022-07-01T14:58:00Z" w:id="4474"/>
              </w:rPr>
            </w:pPr>
          </w:p>
        </w:tc>
      </w:tr>
      <w:tr w:rsidR="004C66E4" w:rsidTr="00771908" w14:paraId="5FDDA2C7" w14:textId="77777777">
        <w:tc>
          <w:tcPr>
            <w:tcW w:w="714" w:type="dxa"/>
          </w:tcPr>
          <w:p w:rsidRPr="00020A9F" w:rsidR="00537B53" w:rsidP="00E5021C" w:rsidRDefault="00325CB0" w14:paraId="4B40E13C" w14:textId="3ED67DED">
            <w:pPr>
              <w:pStyle w:val="ListParagraph"/>
              <w:ind w:left="0"/>
            </w:pPr>
            <w:r>
              <w:t>1</w:t>
            </w:r>
          </w:p>
        </w:tc>
        <w:tc>
          <w:tcPr>
            <w:tcW w:w="1805" w:type="dxa"/>
          </w:tcPr>
          <w:p w:rsidRPr="00020A9F" w:rsidR="00537B53" w:rsidP="00E5021C" w:rsidRDefault="004C66E4" w14:paraId="130DA75F" w14:textId="77777777">
            <w:pPr>
              <w:pStyle w:val="ListParagraph"/>
              <w:ind w:left="0"/>
            </w:pPr>
            <w:r>
              <w:t>Enable/Disable Radio</w:t>
            </w:r>
          </w:p>
        </w:tc>
        <w:tc>
          <w:tcPr>
            <w:tcW w:w="1532" w:type="dxa"/>
          </w:tcPr>
          <w:p w:rsidRPr="00020A9F" w:rsidR="00537B53" w:rsidP="00E5021C" w:rsidRDefault="004C66E4" w14:paraId="0DDAA28F" w14:textId="77777777">
            <w:pPr>
              <w:pStyle w:val="ListParagraph"/>
              <w:ind w:left="0"/>
            </w:pPr>
            <w:r>
              <w:t>Bật/Tắt Wifi</w:t>
            </w:r>
          </w:p>
        </w:tc>
        <w:tc>
          <w:tcPr>
            <w:tcW w:w="1083" w:type="dxa"/>
          </w:tcPr>
          <w:p w:rsidRPr="00020A9F" w:rsidR="00537B53" w:rsidP="00E5021C" w:rsidRDefault="004C66E4" w14:paraId="179B0086" w14:textId="77777777">
            <w:pPr>
              <w:pStyle w:val="ListParagraph"/>
              <w:ind w:left="0"/>
            </w:pPr>
            <w:r>
              <w:t>Boolean</w:t>
            </w:r>
          </w:p>
        </w:tc>
        <w:tc>
          <w:tcPr>
            <w:tcW w:w="2194" w:type="dxa"/>
          </w:tcPr>
          <w:p w:rsidR="00537B53" w:rsidP="00E5021C" w:rsidRDefault="004C66E4" w14:paraId="306FCD7A" w14:textId="77777777">
            <w:pPr>
              <w:pStyle w:val="ListParagraph"/>
              <w:ind w:left="0"/>
            </w:pPr>
            <w:r>
              <w:t>True: Bật Wifi</w:t>
            </w:r>
          </w:p>
          <w:p w:rsidRPr="00020A9F" w:rsidR="004C66E4" w:rsidP="00E5021C" w:rsidRDefault="004C66E4" w14:paraId="4C2A8F05" w14:textId="77777777">
            <w:pPr>
              <w:pStyle w:val="ListParagraph"/>
              <w:ind w:left="0"/>
            </w:pPr>
            <w:r>
              <w:t>False: Tắt Wifi</w:t>
            </w:r>
          </w:p>
        </w:tc>
        <w:tc>
          <w:tcPr>
            <w:tcW w:w="1722" w:type="dxa"/>
          </w:tcPr>
          <w:p w:rsidRPr="00020A9F" w:rsidR="00537B53" w:rsidP="00E5021C" w:rsidRDefault="00CC5FEF" w14:paraId="17BD9A85" w14:textId="4F7CDFEE">
            <w:pPr>
              <w:pStyle w:val="ListParagraph"/>
              <w:ind w:left="0"/>
            </w:pPr>
            <w:r>
              <w:t>E</w:t>
            </w:r>
            <w:r w:rsidR="004C66E4">
              <w:t>nable</w:t>
            </w:r>
          </w:p>
        </w:tc>
      </w:tr>
      <w:tr w:rsidR="00CC5FEF" w:rsidTr="00771908" w14:paraId="677CFE7E" w14:textId="77777777">
        <w:tc>
          <w:tcPr>
            <w:tcW w:w="714" w:type="dxa"/>
          </w:tcPr>
          <w:p w:rsidR="00CC5FEF" w:rsidP="00E5021C" w:rsidRDefault="00325CB0" w14:paraId="332DB433" w14:textId="1D3077A3">
            <w:pPr>
              <w:pStyle w:val="ListParagraph"/>
              <w:ind w:left="0"/>
            </w:pPr>
            <w:r>
              <w:t>2</w:t>
            </w:r>
          </w:p>
        </w:tc>
        <w:tc>
          <w:tcPr>
            <w:tcW w:w="1805" w:type="dxa"/>
          </w:tcPr>
          <w:p w:rsidR="00CC5FEF" w:rsidP="00E5021C" w:rsidRDefault="00CC5FEF" w14:paraId="7B66DAF2" w14:textId="40BE27FD">
            <w:pPr>
              <w:pStyle w:val="ListParagraph"/>
              <w:ind w:left="0"/>
            </w:pPr>
            <w:r>
              <w:t>Band</w:t>
            </w:r>
            <w:r w:rsidR="00DE3987">
              <w:t xml:space="preserve"> S</w:t>
            </w:r>
            <w:r>
              <w:t>teering Enable</w:t>
            </w:r>
          </w:p>
        </w:tc>
        <w:tc>
          <w:tcPr>
            <w:tcW w:w="1532" w:type="dxa"/>
          </w:tcPr>
          <w:p w:rsidR="00CC5FEF" w:rsidP="00E5021C" w:rsidRDefault="00CC5FEF" w14:paraId="33EA6EA0" w14:textId="523A92BF">
            <w:pPr>
              <w:pStyle w:val="ListParagraph"/>
              <w:ind w:left="0"/>
            </w:pPr>
            <w:r>
              <w:t xml:space="preserve">Bật/Tắt </w:t>
            </w:r>
            <w:r w:rsidR="00DE3987">
              <w:t>tính năng Band Steering</w:t>
            </w:r>
            <w:r w:rsidR="00315884">
              <w:t>. Chỉ có thông tin đối với radioIndex = 0</w:t>
            </w:r>
          </w:p>
        </w:tc>
        <w:tc>
          <w:tcPr>
            <w:tcW w:w="1083" w:type="dxa"/>
          </w:tcPr>
          <w:p w:rsidR="00CC5FEF" w:rsidP="00E5021C" w:rsidRDefault="00DE3987" w14:paraId="43A2BB94" w14:textId="1EBE147A">
            <w:pPr>
              <w:pStyle w:val="ListParagraph"/>
              <w:ind w:left="0"/>
            </w:pPr>
            <w:r>
              <w:t>Boolean</w:t>
            </w:r>
          </w:p>
        </w:tc>
        <w:tc>
          <w:tcPr>
            <w:tcW w:w="2194" w:type="dxa"/>
          </w:tcPr>
          <w:p w:rsidR="00DE3987" w:rsidP="00DE3987" w:rsidRDefault="00DE3987" w14:paraId="519875A9" w14:textId="39C8EB9C">
            <w:pPr>
              <w:pStyle w:val="ListParagraph"/>
              <w:ind w:left="0"/>
            </w:pPr>
            <w:r>
              <w:t>True: Bật Bandsteering</w:t>
            </w:r>
          </w:p>
          <w:p w:rsidR="00CC5FEF" w:rsidP="00DE3987" w:rsidRDefault="00DE3987" w14:paraId="5502F33B" w14:textId="0DB769DB">
            <w:pPr>
              <w:pStyle w:val="ListParagraph"/>
              <w:ind w:left="0"/>
            </w:pPr>
            <w:r>
              <w:t>False: Tắt Bandsteering</w:t>
            </w:r>
          </w:p>
        </w:tc>
        <w:tc>
          <w:tcPr>
            <w:tcW w:w="1722" w:type="dxa"/>
          </w:tcPr>
          <w:p w:rsidR="00CC5FEF" w:rsidP="00E5021C" w:rsidRDefault="00DE3987" w14:paraId="6D3A0FCC" w14:textId="1646B354">
            <w:pPr>
              <w:pStyle w:val="ListParagraph"/>
              <w:ind w:left="0"/>
            </w:pPr>
            <w:r>
              <w:t>bandSteering</w:t>
            </w:r>
          </w:p>
        </w:tc>
      </w:tr>
    </w:tbl>
    <w:p w:rsidR="00537B53" w:rsidP="0043581E" w:rsidRDefault="00537B53" w14:paraId="54BA8A8D" w14:textId="77777777">
      <w:pPr>
        <w:rPr>
          <w:b/>
          <w:bCs/>
        </w:rPr>
      </w:pPr>
    </w:p>
    <w:p w:rsidR="00E943E6" w:rsidP="00E943E6" w:rsidRDefault="00E943E6" w14:paraId="13623065" w14:textId="77777777">
      <w:pPr>
        <w:pStyle w:val="Heading3"/>
      </w:pPr>
      <w:bookmarkStart w:name="_Toc111217608" w:id="4475"/>
      <w:r>
        <w:t>Usecase – Điều khiển thay đổi thông tin cấu hình Radio hiện tại</w:t>
      </w:r>
      <w:bookmarkEnd w:id="4475"/>
    </w:p>
    <w:tbl>
      <w:tblPr>
        <w:tblStyle w:val="TableGrid"/>
        <w:tblW w:w="0" w:type="auto"/>
        <w:tblLook w:val="04A0" w:firstRow="1" w:lastRow="0" w:firstColumn="1" w:lastColumn="0" w:noHBand="0" w:noVBand="1"/>
      </w:tblPr>
      <w:tblGrid>
        <w:gridCol w:w="1885"/>
        <w:gridCol w:w="7340"/>
      </w:tblGrid>
      <w:tr w:rsidR="00E943E6" w:rsidTr="2ADD6C4A" w14:paraId="64E52139" w14:textId="77777777">
        <w:tc>
          <w:tcPr>
            <w:tcW w:w="1885" w:type="dxa"/>
            <w:tcMar/>
          </w:tcPr>
          <w:p w:rsidR="00E943E6" w:rsidP="00E5021C" w:rsidRDefault="00E943E6" w14:paraId="38E75F1E" w14:textId="77777777">
            <w:r>
              <w:t>ID</w:t>
            </w:r>
          </w:p>
        </w:tc>
        <w:tc>
          <w:tcPr>
            <w:tcW w:w="7340" w:type="dxa"/>
            <w:tcMar/>
          </w:tcPr>
          <w:p w:rsidR="00E943E6" w:rsidP="00E5021C" w:rsidRDefault="00E943E6" w14:paraId="1F38E63B" w14:textId="41EA92C3">
            <w:r>
              <w:t>UC-</w:t>
            </w:r>
            <w:r w:rsidR="002B4C37">
              <w:t>2</w:t>
            </w:r>
            <w:ins w:author="toantk" w:date="2022-07-27T17:20:00Z" w:id="4476">
              <w:r w:rsidR="00370E58">
                <w:t>0</w:t>
              </w:r>
            </w:ins>
            <w:ins w:author="Tran Khanh Toan" w:date="2022-07-01T15:00:00Z" w:id="4477">
              <w:del w:author="toantk" w:date="2022-07-27T17:20:00Z" w:id="4478">
                <w:r w:rsidDel="00370E58" w:rsidR="00A87875">
                  <w:delText>2</w:delText>
                </w:r>
              </w:del>
            </w:ins>
            <w:del w:author="Tran Khanh Toan" w:date="2022-07-01T15:00:00Z" w:id="4479">
              <w:r w:rsidDel="00A87875" w:rsidR="008A0444">
                <w:delText>1</w:delText>
              </w:r>
            </w:del>
          </w:p>
        </w:tc>
      </w:tr>
      <w:tr w:rsidR="00E943E6" w:rsidTr="2ADD6C4A" w14:paraId="2C3E86A9" w14:textId="77777777">
        <w:tc>
          <w:tcPr>
            <w:tcW w:w="1885" w:type="dxa"/>
            <w:tcMar/>
          </w:tcPr>
          <w:p w:rsidR="00E943E6" w:rsidP="00E5021C" w:rsidRDefault="00E943E6" w14:paraId="453885F6" w14:textId="77777777">
            <w:r>
              <w:t>Name</w:t>
            </w:r>
          </w:p>
        </w:tc>
        <w:tc>
          <w:tcPr>
            <w:tcW w:w="7340" w:type="dxa"/>
            <w:tcMar/>
          </w:tcPr>
          <w:p w:rsidR="00E943E6" w:rsidP="00E5021C" w:rsidRDefault="00E943E6" w14:paraId="24780AAE" w14:textId="77777777">
            <w:r>
              <w:t xml:space="preserve">Điều khiển thay đổi thông tin cấu hình Radio hiện tại </w:t>
            </w:r>
          </w:p>
        </w:tc>
      </w:tr>
      <w:tr w:rsidR="00E943E6" w:rsidTr="2ADD6C4A" w14:paraId="24B9F9EE" w14:textId="77777777">
        <w:tc>
          <w:tcPr>
            <w:tcW w:w="1885" w:type="dxa"/>
            <w:tcMar/>
          </w:tcPr>
          <w:p w:rsidR="00E943E6" w:rsidP="00E5021C" w:rsidRDefault="00E943E6" w14:paraId="75C0C5E0" w14:textId="77777777">
            <w:r>
              <w:t>Description</w:t>
            </w:r>
          </w:p>
        </w:tc>
        <w:tc>
          <w:tcPr>
            <w:tcW w:w="7340" w:type="dxa"/>
            <w:tcMar/>
          </w:tcPr>
          <w:p w:rsidR="00E943E6" w:rsidP="00E5021C" w:rsidRDefault="00E943E6" w14:paraId="7F742353" w14:textId="560ABE73">
            <w:pPr>
              <w:pStyle w:val="FirstLevelBullet"/>
              <w:rPr>
                <w:ins w:author="Tran Khanh Toan" w:date="2022-07-01T15:04:00Z" w:id="4480"/>
              </w:rPr>
            </w:pPr>
            <w:del w:author="Tran Khanh Toan" w:date="2022-07-01T15:37:00Z" w:id="4481">
              <w:r w:rsidDel="007A6979">
                <w:delText>OneLink</w:delText>
              </w:r>
            </w:del>
            <w:ins w:author="Tran Khanh Toan" w:date="2022-07-01T15:37:00Z" w:id="4482">
              <w:r w:rsidR="007A6979">
                <w:t>Mobile App</w:t>
              </w:r>
            </w:ins>
            <w:r>
              <w:t xml:space="preserve"> gửi yêu cầu thay đổi thông tin cấu hình Radio.</w:t>
            </w:r>
          </w:p>
          <w:p w:rsidR="007E2F9F" w:rsidRDefault="343D81E4" w14:paraId="2CDCD120" w14:textId="2CA0D039">
            <w:pPr>
              <w:pStyle w:val="FirstLevelBullet"/>
              <w:rPr/>
            </w:pPr>
            <w:ins w:author="Tran Khanh Toan" w:date="2022-07-01T15:04:00Z" w:id="851419309">
              <w:r w:rsidR="46660663">
                <w:t xml:space="preserve">Mobile App thực hiện request với định dạng </w:t>
              </w:r>
              <w:r>
                <w:fldChar w:fldCharType="begin"/>
              </w:r>
              <w:r>
                <w:instrText xml:space="preserve"> HYPERLINK "https://&lt;ip&gt;:&lt;port&gt;/onelinkagent" </w:instrText>
              </w:r>
              <w:r>
                <w:fldChar w:fldCharType="separate"/>
              </w:r>
              <w:r w:rsidRPr="2ADD6C4A" w:rsidR="46660663">
                <w:rPr>
                  <w:rStyle w:val="Hyperlink"/>
                </w:rPr>
                <w:t>https://&lt;ip&gt;:&lt;port&gt;/onelinkagent</w:t>
              </w:r>
              <w:r>
                <w:fldChar w:fldCharType="end"/>
              </w:r>
              <w:r w:rsidR="46660663">
                <w:t xml:space="preserve"> với cookies đi kèm request được quy định trong mục 7.2.1</w:t>
              </w:r>
            </w:ins>
          </w:p>
          <w:p w:rsidR="00E943E6" w:rsidP="00E943E6" w:rsidRDefault="00E943E6" w14:paraId="257C1839" w14:textId="77777777">
            <w:pPr>
              <w:pStyle w:val="FirstLevelBullet"/>
            </w:pPr>
            <w:r>
              <w:t>ONT nhận yêu cầu, xử lý và gửi lại phản hồi cấu hình thành công hay thất bại.</w:t>
            </w:r>
          </w:p>
        </w:tc>
      </w:tr>
      <w:tr w:rsidR="00E943E6" w:rsidTr="2ADD6C4A" w14:paraId="17C86CA9" w14:textId="77777777">
        <w:tc>
          <w:tcPr>
            <w:tcW w:w="1885" w:type="dxa"/>
            <w:tcMar/>
          </w:tcPr>
          <w:p w:rsidR="00E943E6" w:rsidP="00E5021C" w:rsidRDefault="00E943E6" w14:paraId="0DB5F448" w14:textId="77777777">
            <w:r>
              <w:t>Actor</w:t>
            </w:r>
          </w:p>
        </w:tc>
        <w:tc>
          <w:tcPr>
            <w:tcW w:w="7340" w:type="dxa"/>
            <w:tcMar/>
          </w:tcPr>
          <w:p w:rsidR="00E943E6" w:rsidP="00E5021C" w:rsidRDefault="00E943E6" w14:paraId="18693950" w14:textId="77777777">
            <w:r>
              <w:t>Admin</w:t>
            </w:r>
          </w:p>
        </w:tc>
      </w:tr>
      <w:tr w:rsidR="00E943E6" w:rsidTr="2ADD6C4A" w14:paraId="3E7ACA8F" w14:textId="77777777">
        <w:tc>
          <w:tcPr>
            <w:tcW w:w="1885" w:type="dxa"/>
            <w:tcMar/>
          </w:tcPr>
          <w:p w:rsidR="00E943E6" w:rsidP="00E5021C" w:rsidRDefault="00E943E6" w14:paraId="7EFD4484" w14:textId="77777777">
            <w:r>
              <w:t>Pre-condition</w:t>
            </w:r>
          </w:p>
        </w:tc>
        <w:tc>
          <w:tcPr>
            <w:tcW w:w="7340" w:type="dxa"/>
            <w:tcMar/>
          </w:tcPr>
          <w:p w:rsidR="00E943E6" w:rsidP="00E5021C" w:rsidRDefault="00E943E6" w14:paraId="553A73D6" w14:textId="0AE2EB00">
            <w:r>
              <w:t xml:space="preserve">Thiết bị hoạt động bình thường, </w:t>
            </w:r>
            <w:del w:author="Tran Khanh Toan" w:date="2022-07-01T15:37:00Z" w:id="4484">
              <w:r w:rsidDel="007A6979">
                <w:delText>OneLink</w:delText>
              </w:r>
            </w:del>
            <w:ins w:author="Tran Khanh Toan" w:date="2022-07-01T15:37:00Z" w:id="4485">
              <w:r w:rsidR="007A6979">
                <w:t>Mobile App</w:t>
              </w:r>
            </w:ins>
            <w:r>
              <w:t xml:space="preserve"> đã đăng nhập thành công vào thiết bị và được cấp phiên truy nhập</w:t>
            </w:r>
          </w:p>
        </w:tc>
      </w:tr>
      <w:tr w:rsidR="00E943E6" w:rsidTr="2ADD6C4A" w14:paraId="364A6165" w14:textId="77777777">
        <w:tc>
          <w:tcPr>
            <w:tcW w:w="1885" w:type="dxa"/>
            <w:tcMar/>
          </w:tcPr>
          <w:p w:rsidR="00E943E6" w:rsidP="00E5021C" w:rsidRDefault="00E943E6" w14:paraId="07B9A66C" w14:textId="77777777">
            <w:r>
              <w:t>Post-condition</w:t>
            </w:r>
          </w:p>
        </w:tc>
        <w:tc>
          <w:tcPr>
            <w:tcW w:w="7340" w:type="dxa"/>
            <w:tcMar/>
          </w:tcPr>
          <w:p w:rsidR="00E943E6" w:rsidP="00E5021C" w:rsidRDefault="00E943E6" w14:paraId="783221DF" w14:textId="31B0C9BC">
            <w:r>
              <w:t xml:space="preserve">Thiết bị phản hồi đầy đủ các thông tin cho </w:t>
            </w:r>
            <w:del w:author="Tran Khanh Toan" w:date="2022-07-01T15:37:00Z" w:id="4486">
              <w:r w:rsidDel="007A6979">
                <w:delText>OneLink</w:delText>
              </w:r>
            </w:del>
            <w:ins w:author="Tran Khanh Toan" w:date="2022-07-01T15:37:00Z" w:id="4487">
              <w:r w:rsidR="007A6979">
                <w:t>Mobile App</w:t>
              </w:r>
            </w:ins>
          </w:p>
        </w:tc>
      </w:tr>
    </w:tbl>
    <w:p w:rsidRPr="00A13CE7" w:rsidR="00E943E6" w:rsidP="00E943E6" w:rsidRDefault="00E943E6" w14:paraId="5E87436B" w14:textId="77777777"/>
    <w:p w:rsidR="00E943E6" w:rsidP="00E943E6" w:rsidRDefault="00E943E6" w14:paraId="06325703" w14:textId="77777777">
      <w:pPr>
        <w:rPr>
          <w:b/>
          <w:bCs/>
        </w:rPr>
      </w:pPr>
      <w:r w:rsidRPr="003C44BD">
        <w:rPr>
          <w:b/>
          <w:bCs/>
        </w:rPr>
        <w:t>Luồng dữ liệu:</w:t>
      </w:r>
    </w:p>
    <w:p w:rsidR="00E943E6" w:rsidP="00E943E6" w:rsidRDefault="00E943E6" w14:paraId="5440BA39" w14:textId="77777777">
      <w:pPr>
        <w:pStyle w:val="ANSVNormal1"/>
        <w:keepNext/>
        <w:jc w:val="center"/>
      </w:pPr>
      <w:r>
        <w:object w:dxaOrig="9180" w:dyaOrig="5296" w14:anchorId="593D93A6">
          <v:shape id="_x0000_i1040" style="width:460.5pt;height:265.5pt" o:ole="" type="#_x0000_t75">
            <v:imagedata o:title="" r:id="rId43"/>
          </v:shape>
          <o:OLEObject Type="Embed" ProgID="Visio.Drawing.15" ShapeID="_x0000_i1040" DrawAspect="Content" ObjectID="_1721885965" r:id="rId44"/>
        </w:object>
      </w:r>
    </w:p>
    <w:p w:rsidR="00E943E6" w:rsidP="00E943E6" w:rsidRDefault="00E943E6" w14:paraId="5234F605" w14:textId="7DA5994D">
      <w:pPr>
        <w:pStyle w:val="Caption"/>
      </w:pPr>
      <w:bookmarkStart w:name="_Toc110529204" w:id="4488"/>
      <w:r>
        <w:t xml:space="preserve">Hình </w:t>
      </w:r>
      <w:ins w:author="toantk" w:date="2022-07-28T09:55:00Z" w:id="4489">
        <w:r w:rsidR="00881A01">
          <w:fldChar w:fldCharType="begin"/>
        </w:r>
        <w:r w:rsidR="00881A01">
          <w:instrText xml:space="preserve"> STYLEREF 1 \s </w:instrText>
        </w:r>
      </w:ins>
      <w:r w:rsidR="00881A01">
        <w:fldChar w:fldCharType="separate"/>
      </w:r>
      <w:r w:rsidR="00533729">
        <w:rPr>
          <w:noProof/>
        </w:rPr>
        <w:t>7</w:t>
      </w:r>
      <w:ins w:author="toantk" w:date="2022-07-28T09:55:00Z" w:id="4490">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15</w:t>
      </w:r>
      <w:ins w:author="toantk" w:date="2022-07-28T09:55:00Z" w:id="4491">
        <w:r w:rsidR="00881A01">
          <w:fldChar w:fldCharType="end"/>
        </w:r>
      </w:ins>
      <w:ins w:author="Tran Khanh Toan" w:date="2022-07-01T17:42:00Z" w:id="4492">
        <w:del w:author="toantk" w:date="2022-07-27T09:26:00Z" w:id="4493">
          <w:r w:rsidDel="006A7679" w:rsidR="00076894">
            <w:fldChar w:fldCharType="begin"/>
          </w:r>
          <w:r w:rsidDel="006A7679" w:rsidR="00076894">
            <w:delInstrText xml:space="preserve"> STYLEREF 1 \s </w:delInstrText>
          </w:r>
        </w:del>
      </w:ins>
      <w:del w:author="toantk" w:date="2022-07-27T09:26:00Z" w:id="4494">
        <w:r w:rsidDel="006A7679" w:rsidR="00076894">
          <w:fldChar w:fldCharType="separate"/>
        </w:r>
        <w:r w:rsidDel="006A7679" w:rsidR="00076894">
          <w:rPr>
            <w:noProof/>
          </w:rPr>
          <w:delText>7</w:delText>
        </w:r>
      </w:del>
      <w:ins w:author="Tran Khanh Toan" w:date="2022-07-01T17:42:00Z" w:id="4495">
        <w:del w:author="toantk" w:date="2022-07-27T09:26:00Z" w:id="4496">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497">
        <w:r w:rsidDel="006A7679" w:rsidR="00076894">
          <w:fldChar w:fldCharType="separate"/>
        </w:r>
      </w:del>
      <w:ins w:author="Tran Khanh Toan" w:date="2022-07-01T17:42:00Z" w:id="4498">
        <w:del w:author="toantk" w:date="2022-07-27T09:26:00Z" w:id="4499">
          <w:r w:rsidDel="006A7679" w:rsidR="00076894">
            <w:rPr>
              <w:noProof/>
            </w:rPr>
            <w:delText>13</w:delText>
          </w:r>
          <w:r w:rsidDel="006A7679" w:rsidR="00076894">
            <w:fldChar w:fldCharType="end"/>
          </w:r>
        </w:del>
      </w:ins>
      <w:del w:author="Tran Khanh Toan" w:date="2022-07-01T14:55:00Z" w:id="4500">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12</w:delText>
        </w:r>
        <w:r w:rsidDel="00A87875" w:rsidR="003F0BD0">
          <w:rPr>
            <w:noProof/>
          </w:rPr>
          <w:fldChar w:fldCharType="end"/>
        </w:r>
      </w:del>
      <w:r>
        <w:t xml:space="preserve"> Luồng điều khiển thay đổi cấu hình Radio hiện tại</w:t>
      </w:r>
      <w:bookmarkEnd w:id="4488"/>
    </w:p>
    <w:p w:rsidR="00E943E6" w:rsidP="00E943E6" w:rsidRDefault="00E943E6" w14:paraId="54CF0B70" w14:textId="4CF02720">
      <w:pPr>
        <w:rPr>
          <w:b/>
          <w:bCs/>
        </w:rPr>
      </w:pPr>
      <w:del w:author="Tran Khanh Toan" w:date="2022-07-04T09:21:00Z" w:id="4501">
        <w:r w:rsidRPr="00AB6FAB" w:rsidDel="00F02801">
          <w:rPr>
            <w:b/>
            <w:bCs/>
          </w:rPr>
          <w:delText xml:space="preserve">Cấu trúc dữ liệu </w:delText>
        </w:r>
      </w:del>
      <w:ins w:author="Tran Khanh Toan" w:date="2022-07-04T09:22:00Z" w:id="4502">
        <w:r w:rsidR="00F02801">
          <w:rPr>
            <w:b/>
            <w:bCs/>
          </w:rPr>
          <w:t xml:space="preserve">Cấu trúc payload </w:t>
        </w:r>
      </w:ins>
      <w:r w:rsidRPr="00AB6FAB">
        <w:rPr>
          <w:b/>
          <w:bCs/>
        </w:rPr>
        <w:t>của bản tin:</w:t>
      </w:r>
    </w:p>
    <w:p w:rsidR="00E943E6" w:rsidP="00E943E6" w:rsidRDefault="00E943E6" w14:paraId="25F69790" w14:textId="4EA16A38">
      <w:pPr>
        <w:pStyle w:val="ListParagraph"/>
        <w:numPr>
          <w:ilvl w:val="0"/>
          <w:numId w:val="9"/>
        </w:numPr>
        <w:rPr>
          <w:b/>
          <w:bCs/>
        </w:rPr>
      </w:pPr>
      <w:r>
        <w:rPr>
          <w:b/>
          <w:bCs/>
        </w:rPr>
        <w:t>Radio</w:t>
      </w:r>
      <w:r w:rsidR="004F1833">
        <w:rPr>
          <w:b/>
          <w:bCs/>
        </w:rPr>
        <w:t xml:space="preserve"> 2.4G</w:t>
      </w:r>
      <w:r>
        <w:rPr>
          <w:b/>
          <w:bCs/>
        </w:rPr>
        <w:t xml:space="preserve"> Edit Request:</w:t>
      </w:r>
    </w:p>
    <w:p w:rsidR="00D5693D" w:rsidP="004F1833" w:rsidRDefault="00E943E6" w14:paraId="7AFF8AC1" w14:textId="77777777">
      <w:pPr>
        <w:pStyle w:val="ListParagraph"/>
      </w:pPr>
      <w:r>
        <w:t>{</w:t>
      </w:r>
    </w:p>
    <w:p w:rsidR="00D5693D" w:rsidP="00D5693D" w:rsidRDefault="00D5693D" w14:paraId="657EF88C" w14:textId="580A2297">
      <w:pPr>
        <w:pStyle w:val="ListParagraph"/>
        <w:ind w:firstLine="720"/>
      </w:pPr>
      <w:r>
        <w:t xml:space="preserve">“requestId” : </w:t>
      </w:r>
      <w:r w:rsidR="003E0981">
        <w:t>&lt;requestId&gt;</w:t>
      </w:r>
      <w:r>
        <w:t>,</w:t>
      </w:r>
    </w:p>
    <w:p w:rsidR="00E943E6" w:rsidP="00D5693D" w:rsidRDefault="00D5693D" w14:paraId="15DE076A" w14:textId="75BA5245">
      <w:pPr>
        <w:pStyle w:val="ListParagraph"/>
      </w:pPr>
      <w:r>
        <w:t xml:space="preserve"> </w:t>
      </w:r>
      <w:r>
        <w:tab/>
      </w:r>
      <w:r w:rsidR="00E943E6">
        <w:t>“action” : “radio</w:t>
      </w:r>
      <w:r w:rsidR="004F1833">
        <w:t>2.4</w:t>
      </w:r>
      <w:r w:rsidR="00BF150E">
        <w:t>G</w:t>
      </w:r>
      <w:r w:rsidR="00E943E6">
        <w:t>Edit”,</w:t>
      </w:r>
    </w:p>
    <w:p w:rsidR="00DE3987" w:rsidP="00D5693D" w:rsidRDefault="00E943E6" w14:paraId="530135B2" w14:textId="07F30B2B">
      <w:pPr>
        <w:pStyle w:val="ListParagraph"/>
      </w:pPr>
      <w:r>
        <w:t xml:space="preserve"> </w:t>
      </w:r>
      <w:r w:rsidR="00D5693D">
        <w:tab/>
      </w:r>
      <w:r>
        <w:t xml:space="preserve"> “enable” : “&lt;enable&gt;”</w:t>
      </w:r>
    </w:p>
    <w:p w:rsidR="00E943E6" w:rsidP="00E943E6" w:rsidRDefault="00E943E6" w14:paraId="047BA935" w14:textId="77777777">
      <w:pPr>
        <w:pStyle w:val="ListParagraph"/>
      </w:pPr>
      <w:r>
        <w:t>}</w:t>
      </w:r>
    </w:p>
    <w:p w:rsidR="00E943E6" w:rsidP="00E943E6" w:rsidRDefault="00E943E6" w14:paraId="17170FA3" w14:textId="5AEA2261">
      <w:pPr>
        <w:pStyle w:val="ListParagraph"/>
        <w:numPr>
          <w:ilvl w:val="0"/>
          <w:numId w:val="9"/>
        </w:numPr>
        <w:rPr>
          <w:b/>
          <w:bCs/>
        </w:rPr>
      </w:pPr>
      <w:r>
        <w:rPr>
          <w:b/>
          <w:bCs/>
        </w:rPr>
        <w:t>Radio</w:t>
      </w:r>
      <w:r w:rsidR="004F1833">
        <w:rPr>
          <w:b/>
          <w:bCs/>
        </w:rPr>
        <w:t xml:space="preserve"> 2.4G</w:t>
      </w:r>
      <w:r>
        <w:rPr>
          <w:b/>
          <w:bCs/>
        </w:rPr>
        <w:t xml:space="preserve"> Edit Response:</w:t>
      </w:r>
    </w:p>
    <w:p w:rsidRPr="00820762" w:rsidR="00E943E6" w:rsidP="00E943E6" w:rsidRDefault="006F082A" w14:paraId="6ABF916A" w14:textId="38E25661">
      <w:pPr>
        <w:pStyle w:val="ListParagraph"/>
        <w:numPr>
          <w:ilvl w:val="1"/>
          <w:numId w:val="9"/>
        </w:numPr>
      </w:pPr>
      <w:r>
        <w:t xml:space="preserve">Edit </w:t>
      </w:r>
      <w:r w:rsidR="00E943E6">
        <w:t xml:space="preserve"> Radio</w:t>
      </w:r>
      <w:r>
        <w:t xml:space="preserve"> 2.4G</w:t>
      </w:r>
      <w:r w:rsidRPr="00820762" w:rsidR="00E943E6">
        <w:t xml:space="preserve"> thành công</w:t>
      </w:r>
      <w:r w:rsidR="00E943E6">
        <w:t>:</w:t>
      </w:r>
    </w:p>
    <w:p w:rsidR="00E943E6" w:rsidP="00E943E6" w:rsidRDefault="00E943E6" w14:paraId="523A6EE4" w14:textId="77777777">
      <w:pPr>
        <w:pStyle w:val="FirstLevelBullet"/>
        <w:numPr>
          <w:ilvl w:val="0"/>
          <w:numId w:val="0"/>
        </w:numPr>
        <w:ind w:left="1080"/>
      </w:pPr>
      <w:r>
        <w:t>{</w:t>
      </w:r>
    </w:p>
    <w:p w:rsidR="00E943E6" w:rsidP="00E943E6" w:rsidRDefault="00E943E6" w14:paraId="26BD0370" w14:textId="77777777">
      <w:pPr>
        <w:pStyle w:val="FirstLevelBullet"/>
        <w:numPr>
          <w:ilvl w:val="0"/>
          <w:numId w:val="0"/>
        </w:numPr>
        <w:ind w:left="720" w:firstLine="360"/>
      </w:pPr>
      <w:r>
        <w:t>"status": 0,</w:t>
      </w:r>
    </w:p>
    <w:p w:rsidR="00E943E6" w:rsidP="00E943E6" w:rsidRDefault="00B94824" w14:paraId="3C3994AA" w14:textId="694B4D80">
      <w:pPr>
        <w:pStyle w:val="FirstLevelBullet"/>
        <w:numPr>
          <w:ilvl w:val="0"/>
          <w:numId w:val="0"/>
        </w:numPr>
        <w:ind w:left="720" w:firstLine="360"/>
      </w:pPr>
      <w:r>
        <w:t>“message”: “</w:t>
      </w:r>
      <w:r w:rsidR="001F1C9A">
        <w:t>Success</w:t>
      </w:r>
      <w:r>
        <w:t>”</w:t>
      </w:r>
      <w:r w:rsidR="00E943E6">
        <w:t>,</w:t>
      </w:r>
    </w:p>
    <w:p w:rsidR="00A52D79" w:rsidP="00A52D79" w:rsidRDefault="00A52D79" w14:paraId="2E402CE1" w14:textId="338EC9D6">
      <w:pPr>
        <w:pStyle w:val="ListParagraph"/>
        <w:ind w:firstLine="360"/>
      </w:pPr>
      <w:r>
        <w:t xml:space="preserve">“requestId” : </w:t>
      </w:r>
      <w:r w:rsidR="003E0981">
        <w:t>&lt;requestId&gt;</w:t>
      </w:r>
      <w:r>
        <w:t>,</w:t>
      </w:r>
    </w:p>
    <w:p w:rsidR="00E943E6" w:rsidP="00E943E6" w:rsidRDefault="00E943E6" w14:paraId="08090159" w14:textId="77777777">
      <w:pPr>
        <w:pStyle w:val="FirstLevelBullet"/>
        <w:numPr>
          <w:ilvl w:val="0"/>
          <w:numId w:val="0"/>
        </w:numPr>
        <w:ind w:left="720" w:firstLine="360"/>
      </w:pPr>
      <w:r>
        <w:t>"data": {</w:t>
      </w:r>
    </w:p>
    <w:p w:rsidR="00E943E6" w:rsidP="00E943E6" w:rsidRDefault="00E943E6" w14:paraId="5C8560AA" w14:textId="77777777">
      <w:pPr>
        <w:pStyle w:val="FirstLevelBullet"/>
        <w:numPr>
          <w:ilvl w:val="0"/>
          <w:numId w:val="0"/>
        </w:numPr>
        <w:ind w:left="720" w:firstLine="360"/>
      </w:pPr>
      <w:r>
        <w:t>}</w:t>
      </w:r>
    </w:p>
    <w:p w:rsidR="00E943E6" w:rsidP="00E943E6" w:rsidRDefault="00E943E6" w14:paraId="03DA2F7B" w14:textId="77777777">
      <w:pPr>
        <w:pStyle w:val="FirstLevelBullet"/>
        <w:numPr>
          <w:ilvl w:val="0"/>
          <w:numId w:val="0"/>
        </w:numPr>
        <w:ind w:left="720" w:firstLine="360"/>
      </w:pPr>
      <w:r>
        <w:t>}</w:t>
      </w:r>
    </w:p>
    <w:p w:rsidRPr="00820762" w:rsidR="00E943E6" w:rsidP="00E943E6" w:rsidRDefault="006F082A" w14:paraId="645C2D5D" w14:textId="779D49FF">
      <w:pPr>
        <w:pStyle w:val="ListParagraph"/>
        <w:numPr>
          <w:ilvl w:val="1"/>
          <w:numId w:val="9"/>
        </w:numPr>
      </w:pPr>
      <w:r>
        <w:t>Edit</w:t>
      </w:r>
      <w:r w:rsidR="00E943E6">
        <w:t xml:space="preserve"> Radio </w:t>
      </w:r>
      <w:r>
        <w:t xml:space="preserve">2.4G </w:t>
      </w:r>
      <w:r w:rsidR="00E943E6">
        <w:t>thất bại:</w:t>
      </w:r>
    </w:p>
    <w:p w:rsidR="00E943E6" w:rsidP="00E943E6" w:rsidRDefault="00E943E6" w14:paraId="3F454504" w14:textId="77777777">
      <w:pPr>
        <w:pStyle w:val="FirstLevelBullet"/>
        <w:numPr>
          <w:ilvl w:val="0"/>
          <w:numId w:val="0"/>
        </w:numPr>
        <w:ind w:left="1080"/>
      </w:pPr>
      <w:r>
        <w:t>{</w:t>
      </w:r>
    </w:p>
    <w:p w:rsidR="00E943E6" w:rsidP="00E943E6" w:rsidRDefault="00183521" w14:paraId="5F758A6F" w14:textId="0AB5C6A1">
      <w:pPr>
        <w:pStyle w:val="FirstLevelBullet"/>
        <w:numPr>
          <w:ilvl w:val="0"/>
          <w:numId w:val="0"/>
        </w:numPr>
        <w:ind w:left="1080"/>
      </w:pPr>
      <w:r>
        <w:t>“status”: &lt;ErrorCode&gt;</w:t>
      </w:r>
      <w:r w:rsidR="00E943E6">
        <w:t>,</w:t>
      </w:r>
    </w:p>
    <w:p w:rsidR="00E943E6" w:rsidP="00E943E6" w:rsidRDefault="00B94824" w14:paraId="3B4CB850" w14:textId="2241CC59">
      <w:pPr>
        <w:pStyle w:val="FirstLevelBullet"/>
        <w:numPr>
          <w:ilvl w:val="0"/>
          <w:numId w:val="0"/>
        </w:numPr>
        <w:ind w:left="1080"/>
      </w:pPr>
      <w:r>
        <w:t>“message”: “&lt;message&gt;”</w:t>
      </w:r>
      <w:r w:rsidR="00E943E6">
        <w:t>,</w:t>
      </w:r>
    </w:p>
    <w:p w:rsidR="00A52D79" w:rsidP="00A52D79" w:rsidRDefault="00A52D79" w14:paraId="159CB377" w14:textId="03194752">
      <w:pPr>
        <w:pStyle w:val="ListParagraph"/>
        <w:ind w:firstLine="360"/>
      </w:pPr>
      <w:r>
        <w:lastRenderedPageBreak/>
        <w:t xml:space="preserve">“requestId” : </w:t>
      </w:r>
      <w:r w:rsidR="003E0981">
        <w:t>&lt;requestId&gt;</w:t>
      </w:r>
      <w:r>
        <w:t>,</w:t>
      </w:r>
    </w:p>
    <w:p w:rsidR="00E943E6" w:rsidP="00E943E6" w:rsidRDefault="00E943E6" w14:paraId="0947B5CC" w14:textId="77777777">
      <w:pPr>
        <w:pStyle w:val="FirstLevelBullet"/>
        <w:numPr>
          <w:ilvl w:val="0"/>
          <w:numId w:val="0"/>
        </w:numPr>
        <w:ind w:left="1080"/>
      </w:pPr>
      <w:r>
        <w:t>"data": {</w:t>
      </w:r>
    </w:p>
    <w:p w:rsidR="00E943E6" w:rsidP="00E943E6" w:rsidRDefault="00E943E6" w14:paraId="1F1619B2" w14:textId="77777777">
      <w:pPr>
        <w:pStyle w:val="FirstLevelBullet"/>
        <w:numPr>
          <w:ilvl w:val="0"/>
          <w:numId w:val="0"/>
        </w:numPr>
        <w:ind w:left="1080"/>
      </w:pPr>
      <w:r>
        <w:t>}</w:t>
      </w:r>
    </w:p>
    <w:p w:rsidR="00E943E6" w:rsidP="00E943E6" w:rsidRDefault="00E943E6" w14:paraId="2DE47930" w14:textId="77777777">
      <w:pPr>
        <w:pStyle w:val="FirstLevelBullet"/>
        <w:numPr>
          <w:ilvl w:val="0"/>
          <w:numId w:val="0"/>
        </w:numPr>
        <w:ind w:left="1080"/>
      </w:pPr>
      <w:r>
        <w:t>}</w:t>
      </w:r>
    </w:p>
    <w:p w:rsidR="00C119E0" w:rsidP="00C119E0" w:rsidRDefault="00C119E0" w14:paraId="31454975" w14:textId="4D78123A">
      <w:pPr>
        <w:pStyle w:val="ListParagraph"/>
        <w:numPr>
          <w:ilvl w:val="0"/>
          <w:numId w:val="9"/>
        </w:numPr>
        <w:rPr>
          <w:b/>
          <w:bCs/>
        </w:rPr>
      </w:pPr>
      <w:r>
        <w:rPr>
          <w:b/>
          <w:bCs/>
        </w:rPr>
        <w:t>Radio 5G Edit Request:</w:t>
      </w:r>
    </w:p>
    <w:p w:rsidR="00B74D88" w:rsidP="00C119E0" w:rsidRDefault="00C119E0" w14:paraId="7A1C78D9" w14:textId="77777777">
      <w:pPr>
        <w:pStyle w:val="ListParagraph"/>
      </w:pPr>
      <w:r>
        <w:t>{</w:t>
      </w:r>
    </w:p>
    <w:p w:rsidR="00B74D88" w:rsidP="00B74D88" w:rsidRDefault="00B74D88" w14:paraId="28228136" w14:textId="39BD6D39">
      <w:pPr>
        <w:pStyle w:val="ListParagraph"/>
        <w:ind w:firstLine="360"/>
      </w:pPr>
      <w:r>
        <w:t xml:space="preserve">“requestId” : </w:t>
      </w:r>
      <w:r w:rsidR="003E0981">
        <w:t>&lt;requestId&gt;</w:t>
      </w:r>
      <w:r>
        <w:t>,</w:t>
      </w:r>
    </w:p>
    <w:p w:rsidR="00C119E0" w:rsidP="00B74D88" w:rsidRDefault="00C119E0" w14:paraId="4A1FD8F5" w14:textId="31551565">
      <w:pPr>
        <w:pStyle w:val="ListParagraph"/>
        <w:ind w:firstLine="360"/>
      </w:pPr>
      <w:r>
        <w:t>“action” : “radio5</w:t>
      </w:r>
      <w:r w:rsidR="00BF150E">
        <w:t>G</w:t>
      </w:r>
      <w:r>
        <w:t>Edit”,</w:t>
      </w:r>
    </w:p>
    <w:p w:rsidR="00C119E0" w:rsidP="00B74D88" w:rsidRDefault="00B74D88" w14:paraId="3485BDF6" w14:textId="32532345">
      <w:pPr>
        <w:pStyle w:val="ListParagraph"/>
      </w:pPr>
      <w:r>
        <w:t xml:space="preserve"> </w:t>
      </w:r>
      <w:ins w:author="Tran Khanh Toan" w:date="2022-07-01T15:00:00Z" w:id="4503">
        <w:r w:rsidR="00A87875">
          <w:t xml:space="preserve">    </w:t>
        </w:r>
      </w:ins>
      <w:r w:rsidR="00C119E0">
        <w:t>“enable” : “&lt;enable&gt;”,</w:t>
      </w:r>
    </w:p>
    <w:p w:rsidR="00C119E0" w:rsidP="00C119E0" w:rsidRDefault="00C119E0" w14:paraId="09D55964" w14:textId="77777777">
      <w:pPr>
        <w:pStyle w:val="ListParagraph"/>
      </w:pPr>
      <w:r>
        <w:t>}</w:t>
      </w:r>
    </w:p>
    <w:p w:rsidR="00C119E0" w:rsidP="00C119E0" w:rsidRDefault="00C119E0" w14:paraId="58D30EB1" w14:textId="48A8198D">
      <w:pPr>
        <w:pStyle w:val="ListParagraph"/>
        <w:numPr>
          <w:ilvl w:val="0"/>
          <w:numId w:val="9"/>
        </w:numPr>
        <w:rPr>
          <w:b/>
          <w:bCs/>
        </w:rPr>
      </w:pPr>
      <w:r>
        <w:rPr>
          <w:b/>
          <w:bCs/>
        </w:rPr>
        <w:t>Radio 5G Edit Response:</w:t>
      </w:r>
    </w:p>
    <w:p w:rsidRPr="00820762" w:rsidR="00C119E0" w:rsidP="00C119E0" w:rsidRDefault="00BF150E" w14:paraId="33E79370" w14:textId="6FC9D2FE">
      <w:pPr>
        <w:pStyle w:val="ListParagraph"/>
        <w:numPr>
          <w:ilvl w:val="1"/>
          <w:numId w:val="9"/>
        </w:numPr>
      </w:pPr>
      <w:r>
        <w:t>Edit radio 5G</w:t>
      </w:r>
      <w:r w:rsidRPr="00820762" w:rsidR="00C119E0">
        <w:t xml:space="preserve"> thành công</w:t>
      </w:r>
      <w:r w:rsidR="00C119E0">
        <w:t>:</w:t>
      </w:r>
    </w:p>
    <w:p w:rsidR="00C119E0" w:rsidP="00C119E0" w:rsidRDefault="00C119E0" w14:paraId="5610022F" w14:textId="77777777">
      <w:pPr>
        <w:pStyle w:val="FirstLevelBullet"/>
        <w:numPr>
          <w:ilvl w:val="0"/>
          <w:numId w:val="0"/>
        </w:numPr>
        <w:ind w:left="1080"/>
      </w:pPr>
      <w:r>
        <w:t>{</w:t>
      </w:r>
    </w:p>
    <w:p w:rsidR="00C119E0" w:rsidP="00C119E0" w:rsidRDefault="00C119E0" w14:paraId="3F309E64" w14:textId="77777777">
      <w:pPr>
        <w:pStyle w:val="FirstLevelBullet"/>
        <w:numPr>
          <w:ilvl w:val="0"/>
          <w:numId w:val="0"/>
        </w:numPr>
        <w:ind w:left="720" w:firstLine="360"/>
      </w:pPr>
      <w:r>
        <w:t>"status": 0,</w:t>
      </w:r>
    </w:p>
    <w:p w:rsidR="00C119E0" w:rsidP="00C119E0" w:rsidRDefault="00C119E0" w14:paraId="47392996" w14:textId="77777777">
      <w:pPr>
        <w:pStyle w:val="FirstLevelBullet"/>
        <w:numPr>
          <w:ilvl w:val="0"/>
          <w:numId w:val="0"/>
        </w:numPr>
        <w:ind w:left="720" w:firstLine="360"/>
      </w:pPr>
      <w:r>
        <w:t>“message”: “Success”,</w:t>
      </w:r>
    </w:p>
    <w:p w:rsidR="00C119E0" w:rsidP="00C119E0" w:rsidRDefault="00C119E0" w14:paraId="76FD2F5D" w14:textId="20ADB8A3">
      <w:pPr>
        <w:pStyle w:val="ListParagraph"/>
        <w:ind w:firstLine="360"/>
      </w:pPr>
      <w:r>
        <w:t xml:space="preserve">“requestId” : </w:t>
      </w:r>
      <w:r w:rsidR="003E0981">
        <w:t>&lt;requestId&gt;</w:t>
      </w:r>
      <w:r>
        <w:t>,</w:t>
      </w:r>
    </w:p>
    <w:p w:rsidR="00C119E0" w:rsidP="00C119E0" w:rsidRDefault="00C119E0" w14:paraId="6A0EF4C0" w14:textId="77777777">
      <w:pPr>
        <w:pStyle w:val="FirstLevelBullet"/>
        <w:numPr>
          <w:ilvl w:val="0"/>
          <w:numId w:val="0"/>
        </w:numPr>
        <w:ind w:left="720" w:firstLine="360"/>
      </w:pPr>
      <w:r>
        <w:t>"data": {</w:t>
      </w:r>
    </w:p>
    <w:p w:rsidR="00C119E0" w:rsidP="00C119E0" w:rsidRDefault="00C119E0" w14:paraId="5AD04E3A" w14:textId="77777777">
      <w:pPr>
        <w:pStyle w:val="FirstLevelBullet"/>
        <w:numPr>
          <w:ilvl w:val="0"/>
          <w:numId w:val="0"/>
        </w:numPr>
        <w:ind w:left="720" w:firstLine="360"/>
      </w:pPr>
      <w:r>
        <w:t>}</w:t>
      </w:r>
    </w:p>
    <w:p w:rsidR="00C119E0" w:rsidP="00C119E0" w:rsidRDefault="00C119E0" w14:paraId="0455F72B" w14:textId="77777777">
      <w:pPr>
        <w:pStyle w:val="FirstLevelBullet"/>
        <w:numPr>
          <w:ilvl w:val="0"/>
          <w:numId w:val="0"/>
        </w:numPr>
        <w:ind w:left="720" w:firstLine="360"/>
      </w:pPr>
      <w:r>
        <w:t>}</w:t>
      </w:r>
    </w:p>
    <w:p w:rsidRPr="00820762" w:rsidR="00C119E0" w:rsidP="00C119E0" w:rsidRDefault="00BF150E" w14:paraId="70F7D5E7" w14:textId="26BA2010">
      <w:pPr>
        <w:pStyle w:val="ListParagraph"/>
        <w:numPr>
          <w:ilvl w:val="1"/>
          <w:numId w:val="9"/>
        </w:numPr>
      </w:pPr>
      <w:r>
        <w:t xml:space="preserve"> edit</w:t>
      </w:r>
      <w:r w:rsidR="00C119E0">
        <w:t xml:space="preserve"> Radio </w:t>
      </w:r>
      <w:r>
        <w:t xml:space="preserve">5G </w:t>
      </w:r>
      <w:r w:rsidR="00C119E0">
        <w:t>thất bại:</w:t>
      </w:r>
    </w:p>
    <w:p w:rsidR="00C119E0" w:rsidP="00C119E0" w:rsidRDefault="00C119E0" w14:paraId="6ED60257" w14:textId="77777777">
      <w:pPr>
        <w:pStyle w:val="FirstLevelBullet"/>
        <w:numPr>
          <w:ilvl w:val="0"/>
          <w:numId w:val="0"/>
        </w:numPr>
        <w:ind w:left="1080"/>
      </w:pPr>
      <w:r>
        <w:t>{</w:t>
      </w:r>
    </w:p>
    <w:p w:rsidR="00C119E0" w:rsidP="00C119E0" w:rsidRDefault="00C119E0" w14:paraId="2324B486" w14:textId="77777777">
      <w:pPr>
        <w:pStyle w:val="FirstLevelBullet"/>
        <w:numPr>
          <w:ilvl w:val="0"/>
          <w:numId w:val="0"/>
        </w:numPr>
        <w:ind w:left="1080"/>
      </w:pPr>
      <w:r>
        <w:t>“status”: &lt;ErrorCode&gt;,</w:t>
      </w:r>
    </w:p>
    <w:p w:rsidR="00C119E0" w:rsidP="00C119E0" w:rsidRDefault="00C119E0" w14:paraId="522E4854" w14:textId="77777777">
      <w:pPr>
        <w:pStyle w:val="FirstLevelBullet"/>
        <w:numPr>
          <w:ilvl w:val="0"/>
          <w:numId w:val="0"/>
        </w:numPr>
        <w:ind w:left="1080"/>
      </w:pPr>
      <w:r>
        <w:t>“message”: “&lt;message&gt;”,</w:t>
      </w:r>
    </w:p>
    <w:p w:rsidR="00C119E0" w:rsidP="00C119E0" w:rsidRDefault="00C119E0" w14:paraId="54999B93" w14:textId="2EE30A78">
      <w:pPr>
        <w:pStyle w:val="ListParagraph"/>
        <w:ind w:firstLine="360"/>
      </w:pPr>
      <w:r>
        <w:t xml:space="preserve">“requestId” : </w:t>
      </w:r>
      <w:r w:rsidR="003E0981">
        <w:t>&lt;requestId&gt;</w:t>
      </w:r>
      <w:r>
        <w:t>,</w:t>
      </w:r>
    </w:p>
    <w:p w:rsidR="00C119E0" w:rsidP="00C119E0" w:rsidRDefault="00C119E0" w14:paraId="23F2472C" w14:textId="77777777">
      <w:pPr>
        <w:pStyle w:val="FirstLevelBullet"/>
        <w:numPr>
          <w:ilvl w:val="0"/>
          <w:numId w:val="0"/>
        </w:numPr>
        <w:ind w:left="1080"/>
      </w:pPr>
      <w:r>
        <w:t>"data": {</w:t>
      </w:r>
    </w:p>
    <w:p w:rsidR="00C119E0" w:rsidP="00C119E0" w:rsidRDefault="00C119E0" w14:paraId="20A124A0" w14:textId="77777777">
      <w:pPr>
        <w:pStyle w:val="FirstLevelBullet"/>
        <w:numPr>
          <w:ilvl w:val="0"/>
          <w:numId w:val="0"/>
        </w:numPr>
        <w:ind w:left="1080"/>
      </w:pPr>
      <w:r>
        <w:t>}</w:t>
      </w:r>
    </w:p>
    <w:p w:rsidR="00C119E0" w:rsidP="00C119E0" w:rsidRDefault="00C119E0" w14:paraId="6106C618" w14:textId="77777777">
      <w:pPr>
        <w:pStyle w:val="FirstLevelBullet"/>
        <w:numPr>
          <w:ilvl w:val="0"/>
          <w:numId w:val="0"/>
        </w:numPr>
        <w:ind w:left="1080"/>
      </w:pPr>
      <w:r>
        <w:t>}</w:t>
      </w:r>
    </w:p>
    <w:p w:rsidR="00C119E0" w:rsidP="00E943E6" w:rsidRDefault="00C119E0" w14:paraId="69A31ABA" w14:textId="77777777">
      <w:pPr>
        <w:pStyle w:val="FirstLevelBullet"/>
        <w:numPr>
          <w:ilvl w:val="0"/>
          <w:numId w:val="0"/>
        </w:numPr>
        <w:ind w:left="1080"/>
      </w:pPr>
    </w:p>
    <w:p w:rsidR="00E943E6" w:rsidP="00E943E6" w:rsidRDefault="00E943E6" w14:paraId="3109F0C5" w14:textId="77777777">
      <w:pPr>
        <w:pStyle w:val="ListParagraph"/>
        <w:numPr>
          <w:ilvl w:val="0"/>
          <w:numId w:val="9"/>
        </w:numPr>
        <w:rPr>
          <w:b/>
          <w:bCs/>
        </w:rPr>
      </w:pPr>
      <w:r w:rsidRPr="00003BA2">
        <w:rPr>
          <w:b/>
          <w:bCs/>
        </w:rPr>
        <w:t>Mô tả tham số</w:t>
      </w:r>
      <w:r>
        <w:rPr>
          <w:b/>
          <w:bCs/>
        </w:rPr>
        <w:t>:</w:t>
      </w:r>
    </w:p>
    <w:p w:rsidR="00771908" w:rsidP="00771908" w:rsidRDefault="00771908" w14:paraId="42FACC4A" w14:textId="4A587E47">
      <w:pPr>
        <w:pStyle w:val="Caption"/>
        <w:keepNext/>
      </w:pPr>
      <w:bookmarkStart w:name="_Toc110529164" w:id="4504"/>
      <w:r>
        <w:t xml:space="preserve">Bảng </w:t>
      </w:r>
      <w:ins w:author="toantk" w:date="2022-08-04T17:50:00Z" w:id="4505">
        <w:r w:rsidR="0035117C">
          <w:fldChar w:fldCharType="begin"/>
        </w:r>
        <w:r w:rsidR="0035117C">
          <w:instrText xml:space="preserve"> STYLEREF 1 \s </w:instrText>
        </w:r>
      </w:ins>
      <w:r w:rsidR="0035117C">
        <w:fldChar w:fldCharType="separate"/>
      </w:r>
      <w:r w:rsidR="00533729">
        <w:rPr>
          <w:noProof/>
        </w:rPr>
        <w:t>7</w:t>
      </w:r>
      <w:ins w:author="toantk" w:date="2022-08-04T17:50:00Z" w:id="4506">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15</w:t>
      </w:r>
      <w:ins w:author="toantk" w:date="2022-08-04T17:50:00Z" w:id="4507">
        <w:r w:rsidR="0035117C">
          <w:fldChar w:fldCharType="end"/>
        </w:r>
      </w:ins>
      <w:ins w:author="Tran Khanh Toan" w:date="2022-08-04T09:32:00Z" w:id="4508">
        <w:del w:author="toantk" w:date="2022-08-04T17:50:00Z" w:id="4509">
          <w:r w:rsidDel="0035117C" w:rsidR="00F227FB">
            <w:fldChar w:fldCharType="begin"/>
          </w:r>
          <w:r w:rsidDel="0035117C" w:rsidR="00F227FB">
            <w:delInstrText xml:space="preserve"> STYLEREF 1 \s </w:delInstrText>
          </w:r>
        </w:del>
      </w:ins>
      <w:del w:author="toantk" w:date="2022-08-04T17:50:00Z" w:id="4510">
        <w:r w:rsidDel="0035117C" w:rsidR="00F227FB">
          <w:fldChar w:fldCharType="separate"/>
        </w:r>
        <w:r w:rsidDel="0035117C" w:rsidR="00F227FB">
          <w:rPr>
            <w:noProof/>
          </w:rPr>
          <w:delText>7</w:delText>
        </w:r>
      </w:del>
      <w:ins w:author="Tran Khanh Toan" w:date="2022-08-04T09:32:00Z" w:id="4511">
        <w:del w:author="toantk" w:date="2022-08-04T17:50:00Z" w:id="4512">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4513">
        <w:r w:rsidDel="0035117C" w:rsidR="00F227FB">
          <w:fldChar w:fldCharType="separate"/>
        </w:r>
      </w:del>
      <w:ins w:author="Tran Khanh Toan" w:date="2022-08-04T09:32:00Z" w:id="4514">
        <w:del w:author="toantk" w:date="2022-08-04T17:50:00Z" w:id="4515">
          <w:r w:rsidDel="0035117C" w:rsidR="00F227FB">
            <w:rPr>
              <w:noProof/>
            </w:rPr>
            <w:delText>15</w:delText>
          </w:r>
          <w:r w:rsidDel="0035117C" w:rsidR="00F227FB">
            <w:fldChar w:fldCharType="end"/>
          </w:r>
        </w:del>
      </w:ins>
      <w:ins w:author="toantk" w:date="2022-07-28T09:18:00Z" w:id="4516">
        <w:del w:author="Tran Khanh Toan" w:date="2022-08-03T15:31:00Z" w:id="4517">
          <w:r w:rsidDel="0087204C" w:rsidR="005A0D0F">
            <w:fldChar w:fldCharType="begin"/>
          </w:r>
          <w:r w:rsidDel="0087204C" w:rsidR="005A0D0F">
            <w:delInstrText xml:space="preserve"> STYLEREF 1 \s </w:delInstrText>
          </w:r>
        </w:del>
      </w:ins>
      <w:del w:author="Tran Khanh Toan" w:date="2022-08-03T15:31:00Z" w:id="4518">
        <w:r w:rsidDel="0087204C" w:rsidR="005A0D0F">
          <w:fldChar w:fldCharType="separate"/>
        </w:r>
        <w:r w:rsidDel="0087204C" w:rsidR="005A0D0F">
          <w:rPr>
            <w:noProof/>
          </w:rPr>
          <w:delText>7</w:delText>
        </w:r>
      </w:del>
      <w:ins w:author="toantk" w:date="2022-07-28T09:18:00Z" w:id="4519">
        <w:del w:author="Tran Khanh Toan" w:date="2022-08-03T15:31:00Z" w:id="4520">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4521">
        <w:r w:rsidDel="0087204C" w:rsidR="005A0D0F">
          <w:fldChar w:fldCharType="separate"/>
        </w:r>
      </w:del>
      <w:ins w:author="toantk" w:date="2022-07-28T09:18:00Z" w:id="4522">
        <w:del w:author="Tran Khanh Toan" w:date="2022-08-03T15:31:00Z" w:id="4523">
          <w:r w:rsidDel="0087204C" w:rsidR="005A0D0F">
            <w:rPr>
              <w:noProof/>
            </w:rPr>
            <w:delText>15</w:delText>
          </w:r>
          <w:r w:rsidDel="0087204C" w:rsidR="005A0D0F">
            <w:fldChar w:fldCharType="end"/>
          </w:r>
        </w:del>
      </w:ins>
      <w:ins w:author="Tran Khanh Toan" w:date="2022-07-01T17:36:00Z" w:id="4524">
        <w:del w:author="toantk" w:date="2022-07-27T10:00:00Z" w:id="4525">
          <w:r w:rsidDel="006366F4" w:rsidR="0036606E">
            <w:fldChar w:fldCharType="begin"/>
          </w:r>
          <w:r w:rsidDel="006366F4" w:rsidR="0036606E">
            <w:delInstrText xml:space="preserve"> STYLEREF 1 \s </w:delInstrText>
          </w:r>
        </w:del>
      </w:ins>
      <w:del w:author="toantk" w:date="2022-07-27T10:00:00Z" w:id="4526">
        <w:r w:rsidDel="006366F4" w:rsidR="0036606E">
          <w:fldChar w:fldCharType="separate"/>
        </w:r>
        <w:r w:rsidDel="006366F4" w:rsidR="0036606E">
          <w:rPr>
            <w:noProof/>
          </w:rPr>
          <w:delText>7</w:delText>
        </w:r>
      </w:del>
      <w:ins w:author="Tran Khanh Toan" w:date="2022-07-01T17:36:00Z" w:id="4527">
        <w:del w:author="toantk" w:date="2022-07-27T10:00:00Z" w:id="4528">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4529">
        <w:r w:rsidDel="006366F4" w:rsidR="0036606E">
          <w:fldChar w:fldCharType="separate"/>
        </w:r>
      </w:del>
      <w:ins w:author="Tran Khanh Toan" w:date="2022-07-01T17:36:00Z" w:id="4530">
        <w:del w:author="toantk" w:date="2022-07-27T10:00:00Z" w:id="4531">
          <w:r w:rsidDel="006366F4" w:rsidR="0036606E">
            <w:rPr>
              <w:noProof/>
            </w:rPr>
            <w:delText>11</w:delText>
          </w:r>
          <w:r w:rsidDel="006366F4" w:rsidR="0036606E">
            <w:fldChar w:fldCharType="end"/>
          </w:r>
        </w:del>
      </w:ins>
      <w:del w:author="Tran Khanh Toan" w:date="2022-07-01T14:56:00Z" w:id="4532">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10</w:delText>
        </w:r>
        <w:r w:rsidDel="00A87875" w:rsidR="003F0BD0">
          <w:rPr>
            <w:noProof/>
          </w:rPr>
          <w:fldChar w:fldCharType="end"/>
        </w:r>
      </w:del>
      <w:r>
        <w:t xml:space="preserve"> Bảng mô tả tham số trong luồng điều khiển thay đổi thông tin cấu hình Radio</w:t>
      </w:r>
      <w:bookmarkEnd w:id="4504"/>
    </w:p>
    <w:tbl>
      <w:tblPr>
        <w:tblStyle w:val="TableGrid"/>
        <w:tblW w:w="0" w:type="auto"/>
        <w:tblInd w:w="175" w:type="dxa"/>
        <w:tblLook w:val="04A0" w:firstRow="1" w:lastRow="0" w:firstColumn="1" w:lastColumn="0" w:noHBand="0" w:noVBand="1"/>
      </w:tblPr>
      <w:tblGrid>
        <w:gridCol w:w="715"/>
        <w:gridCol w:w="1805"/>
        <w:gridCol w:w="1526"/>
        <w:gridCol w:w="1083"/>
        <w:gridCol w:w="2203"/>
        <w:gridCol w:w="1718"/>
      </w:tblGrid>
      <w:tr w:rsidR="00E943E6" w:rsidTr="00DE3987" w14:paraId="46AB4926" w14:textId="77777777">
        <w:tc>
          <w:tcPr>
            <w:tcW w:w="715" w:type="dxa"/>
          </w:tcPr>
          <w:p w:rsidR="00E943E6" w:rsidP="00E5021C" w:rsidRDefault="00E943E6" w14:paraId="6566703C" w14:textId="77777777">
            <w:pPr>
              <w:pStyle w:val="ListParagraph"/>
              <w:ind w:left="0"/>
              <w:rPr>
                <w:b/>
                <w:bCs/>
              </w:rPr>
            </w:pPr>
            <w:r>
              <w:rPr>
                <w:b/>
                <w:bCs/>
              </w:rPr>
              <w:t>STT</w:t>
            </w:r>
          </w:p>
        </w:tc>
        <w:tc>
          <w:tcPr>
            <w:tcW w:w="1805" w:type="dxa"/>
          </w:tcPr>
          <w:p w:rsidR="00E943E6" w:rsidP="00E5021C" w:rsidRDefault="00E943E6" w14:paraId="25EC9041" w14:textId="77777777">
            <w:pPr>
              <w:pStyle w:val="ListParagraph"/>
              <w:ind w:left="0"/>
              <w:rPr>
                <w:b/>
                <w:bCs/>
              </w:rPr>
            </w:pPr>
            <w:r>
              <w:rPr>
                <w:b/>
                <w:bCs/>
              </w:rPr>
              <w:t>Tham số</w:t>
            </w:r>
          </w:p>
        </w:tc>
        <w:tc>
          <w:tcPr>
            <w:tcW w:w="1526" w:type="dxa"/>
          </w:tcPr>
          <w:p w:rsidR="00E943E6" w:rsidP="00E5021C" w:rsidRDefault="00E943E6" w14:paraId="7F66DB03" w14:textId="77777777">
            <w:pPr>
              <w:pStyle w:val="ListParagraph"/>
              <w:ind w:left="0"/>
              <w:rPr>
                <w:b/>
                <w:bCs/>
              </w:rPr>
            </w:pPr>
            <w:r>
              <w:rPr>
                <w:b/>
                <w:bCs/>
              </w:rPr>
              <w:t>Mô tả</w:t>
            </w:r>
          </w:p>
        </w:tc>
        <w:tc>
          <w:tcPr>
            <w:tcW w:w="1083" w:type="dxa"/>
          </w:tcPr>
          <w:p w:rsidR="00E943E6" w:rsidP="00E5021C" w:rsidRDefault="00E943E6" w14:paraId="27ECF448" w14:textId="77777777">
            <w:pPr>
              <w:pStyle w:val="ListParagraph"/>
              <w:ind w:left="0"/>
              <w:rPr>
                <w:b/>
                <w:bCs/>
              </w:rPr>
            </w:pPr>
            <w:r>
              <w:rPr>
                <w:b/>
                <w:bCs/>
              </w:rPr>
              <w:t>Kiểu</w:t>
            </w:r>
          </w:p>
        </w:tc>
        <w:tc>
          <w:tcPr>
            <w:tcW w:w="2203" w:type="dxa"/>
          </w:tcPr>
          <w:p w:rsidR="00E943E6" w:rsidP="00E5021C" w:rsidRDefault="00E943E6" w14:paraId="4864411A" w14:textId="77777777">
            <w:pPr>
              <w:pStyle w:val="ListParagraph"/>
              <w:ind w:left="0"/>
              <w:rPr>
                <w:b/>
                <w:bCs/>
              </w:rPr>
            </w:pPr>
            <w:r>
              <w:rPr>
                <w:b/>
                <w:bCs/>
              </w:rPr>
              <w:t>Giá trị</w:t>
            </w:r>
          </w:p>
        </w:tc>
        <w:tc>
          <w:tcPr>
            <w:tcW w:w="1718" w:type="dxa"/>
          </w:tcPr>
          <w:p w:rsidR="00E943E6" w:rsidP="00E5021C" w:rsidRDefault="00E943E6" w14:paraId="49225F35" w14:textId="77777777">
            <w:pPr>
              <w:pStyle w:val="ListParagraph"/>
              <w:ind w:left="0"/>
              <w:rPr>
                <w:b/>
                <w:bCs/>
              </w:rPr>
            </w:pPr>
            <w:r>
              <w:rPr>
                <w:b/>
                <w:bCs/>
              </w:rPr>
              <w:t>Json Key</w:t>
            </w:r>
          </w:p>
        </w:tc>
      </w:tr>
      <w:tr w:rsidRPr="004C66E4" w:rsidR="00E943E6" w:rsidDel="007E2F9F" w:rsidTr="00DE3987" w14:paraId="300FE2DD" w14:textId="3F14C6BE">
        <w:trPr>
          <w:del w:author="Tran Khanh Toan" w:date="2022-07-01T15:01:00Z" w:id="4533"/>
        </w:trPr>
        <w:tc>
          <w:tcPr>
            <w:tcW w:w="715" w:type="dxa"/>
          </w:tcPr>
          <w:p w:rsidRPr="004C66E4" w:rsidR="00E943E6" w:rsidDel="007E2F9F" w:rsidP="00E5021C" w:rsidRDefault="00E943E6" w14:paraId="342208ED" w14:textId="4D0312F1">
            <w:pPr>
              <w:pStyle w:val="ListParagraph"/>
              <w:ind w:left="0"/>
              <w:rPr>
                <w:del w:author="Tran Khanh Toan" w:date="2022-07-01T15:01:00Z" w:id="4534"/>
              </w:rPr>
            </w:pPr>
          </w:p>
        </w:tc>
        <w:tc>
          <w:tcPr>
            <w:tcW w:w="1805" w:type="dxa"/>
          </w:tcPr>
          <w:p w:rsidRPr="004C66E4" w:rsidR="00E943E6" w:rsidDel="007E2F9F" w:rsidP="00E5021C" w:rsidRDefault="00E943E6" w14:paraId="18BD48F0" w14:textId="09FA8930">
            <w:pPr>
              <w:pStyle w:val="ListParagraph"/>
              <w:ind w:left="0"/>
              <w:rPr>
                <w:del w:author="Tran Khanh Toan" w:date="2022-07-01T15:01:00Z" w:id="4535"/>
              </w:rPr>
            </w:pPr>
          </w:p>
        </w:tc>
        <w:tc>
          <w:tcPr>
            <w:tcW w:w="1526" w:type="dxa"/>
          </w:tcPr>
          <w:p w:rsidRPr="004C66E4" w:rsidR="00E943E6" w:rsidDel="007E2F9F" w:rsidP="00E5021C" w:rsidRDefault="00E943E6" w14:paraId="30A3D4B0" w14:textId="6B6D9D8C">
            <w:pPr>
              <w:pStyle w:val="ListParagraph"/>
              <w:ind w:left="0"/>
              <w:rPr>
                <w:del w:author="Tran Khanh Toan" w:date="2022-07-01T15:01:00Z" w:id="4536"/>
              </w:rPr>
            </w:pPr>
          </w:p>
        </w:tc>
        <w:tc>
          <w:tcPr>
            <w:tcW w:w="1083" w:type="dxa"/>
          </w:tcPr>
          <w:p w:rsidRPr="004C66E4" w:rsidR="00E943E6" w:rsidDel="007E2F9F" w:rsidP="00E5021C" w:rsidRDefault="00E943E6" w14:paraId="182331F1" w14:textId="6741FD04">
            <w:pPr>
              <w:pStyle w:val="ListParagraph"/>
              <w:ind w:left="0"/>
              <w:rPr>
                <w:del w:author="Tran Khanh Toan" w:date="2022-07-01T15:01:00Z" w:id="4537"/>
              </w:rPr>
            </w:pPr>
          </w:p>
        </w:tc>
        <w:tc>
          <w:tcPr>
            <w:tcW w:w="2203" w:type="dxa"/>
          </w:tcPr>
          <w:p w:rsidRPr="004C66E4" w:rsidR="00E943E6" w:rsidDel="007E2F9F" w:rsidP="00E5021C" w:rsidRDefault="00E943E6" w14:paraId="391F9E65" w14:textId="699477B7">
            <w:pPr>
              <w:pStyle w:val="ListParagraph"/>
              <w:ind w:left="0"/>
              <w:rPr>
                <w:del w:author="Tran Khanh Toan" w:date="2022-07-01T15:01:00Z" w:id="4538"/>
              </w:rPr>
            </w:pPr>
          </w:p>
        </w:tc>
        <w:tc>
          <w:tcPr>
            <w:tcW w:w="1718" w:type="dxa"/>
          </w:tcPr>
          <w:p w:rsidRPr="004C66E4" w:rsidR="00E943E6" w:rsidDel="007E2F9F" w:rsidP="00E5021C" w:rsidRDefault="00E943E6" w14:paraId="0D0C6874" w14:textId="7FC18B95">
            <w:pPr>
              <w:pStyle w:val="ListParagraph"/>
              <w:ind w:left="0"/>
              <w:rPr>
                <w:del w:author="Tran Khanh Toan" w:date="2022-07-01T15:01:00Z" w:id="4539"/>
              </w:rPr>
            </w:pPr>
          </w:p>
        </w:tc>
      </w:tr>
      <w:tr w:rsidR="00E943E6" w:rsidTr="00DE3987" w14:paraId="2ABD8D9F" w14:textId="77777777">
        <w:tc>
          <w:tcPr>
            <w:tcW w:w="715" w:type="dxa"/>
          </w:tcPr>
          <w:p w:rsidRPr="00020A9F" w:rsidR="00E943E6" w:rsidP="00E5021C" w:rsidRDefault="004F1833" w14:paraId="6C7EFF04" w14:textId="39B840A1">
            <w:pPr>
              <w:pStyle w:val="ListParagraph"/>
              <w:ind w:left="0"/>
            </w:pPr>
            <w:r>
              <w:t>1</w:t>
            </w:r>
          </w:p>
        </w:tc>
        <w:tc>
          <w:tcPr>
            <w:tcW w:w="1805" w:type="dxa"/>
          </w:tcPr>
          <w:p w:rsidRPr="00020A9F" w:rsidR="00E943E6" w:rsidP="00E5021C" w:rsidRDefault="00E943E6" w14:paraId="5F0A2846" w14:textId="77777777">
            <w:pPr>
              <w:pStyle w:val="ListParagraph"/>
              <w:ind w:left="0"/>
            </w:pPr>
            <w:r>
              <w:t>Enable/Disable Radio</w:t>
            </w:r>
          </w:p>
        </w:tc>
        <w:tc>
          <w:tcPr>
            <w:tcW w:w="1526" w:type="dxa"/>
          </w:tcPr>
          <w:p w:rsidRPr="00020A9F" w:rsidR="00E943E6" w:rsidP="00E5021C" w:rsidRDefault="00E943E6" w14:paraId="23B7EDF5" w14:textId="77777777">
            <w:pPr>
              <w:pStyle w:val="ListParagraph"/>
              <w:ind w:left="0"/>
            </w:pPr>
            <w:r>
              <w:t>Bật/Tắt Wifi</w:t>
            </w:r>
          </w:p>
        </w:tc>
        <w:tc>
          <w:tcPr>
            <w:tcW w:w="1083" w:type="dxa"/>
          </w:tcPr>
          <w:p w:rsidRPr="00020A9F" w:rsidR="00E943E6" w:rsidP="00E5021C" w:rsidRDefault="00E943E6" w14:paraId="62309263" w14:textId="77777777">
            <w:pPr>
              <w:pStyle w:val="ListParagraph"/>
              <w:ind w:left="0"/>
            </w:pPr>
            <w:r>
              <w:t>Boolean</w:t>
            </w:r>
          </w:p>
        </w:tc>
        <w:tc>
          <w:tcPr>
            <w:tcW w:w="2203" w:type="dxa"/>
          </w:tcPr>
          <w:p w:rsidR="00E943E6" w:rsidP="00E5021C" w:rsidRDefault="00E943E6" w14:paraId="7C6CDD9E" w14:textId="77777777">
            <w:pPr>
              <w:pStyle w:val="ListParagraph"/>
              <w:ind w:left="0"/>
            </w:pPr>
            <w:r>
              <w:t>True: Bật Wifi</w:t>
            </w:r>
          </w:p>
          <w:p w:rsidRPr="00020A9F" w:rsidR="00E943E6" w:rsidP="00E5021C" w:rsidRDefault="00E943E6" w14:paraId="777EE7B0" w14:textId="77777777">
            <w:pPr>
              <w:pStyle w:val="ListParagraph"/>
              <w:ind w:left="0"/>
            </w:pPr>
            <w:r>
              <w:t>False: Tắt Wifi</w:t>
            </w:r>
          </w:p>
        </w:tc>
        <w:tc>
          <w:tcPr>
            <w:tcW w:w="1718" w:type="dxa"/>
          </w:tcPr>
          <w:p w:rsidRPr="00020A9F" w:rsidR="00E943E6" w:rsidP="00E5021C" w:rsidRDefault="00DE3987" w14:paraId="5A8B3D5A" w14:textId="07658791">
            <w:pPr>
              <w:pStyle w:val="ListParagraph"/>
              <w:ind w:left="0"/>
            </w:pPr>
            <w:r>
              <w:t>E</w:t>
            </w:r>
            <w:r w:rsidR="00E943E6">
              <w:t>nable</w:t>
            </w:r>
          </w:p>
        </w:tc>
      </w:tr>
    </w:tbl>
    <w:p w:rsidR="00537B53" w:rsidP="0043581E" w:rsidRDefault="00537B53" w14:paraId="44EEE421" w14:textId="77777777">
      <w:pPr>
        <w:rPr>
          <w:b/>
          <w:bCs/>
        </w:rPr>
      </w:pPr>
    </w:p>
    <w:p w:rsidRPr="00542D27" w:rsidR="00D14DD9" w:rsidRDefault="08E093B7" w14:paraId="1BB297E3" w14:textId="2CA545C3">
      <w:pPr>
        <w:pStyle w:val="Heading2"/>
        <w:rPr>
          <w:rPrChange w:author="toantk" w:date="2022-07-27T14:09:00Z" w:id="4540">
            <w:rPr>
              <w:highlight w:val="green"/>
            </w:rPr>
          </w:rPrChange>
        </w:rPr>
      </w:pPr>
      <w:bookmarkStart w:name="_Toc111217609" w:id="4541"/>
      <w:r w:rsidRPr="2ADD6C4A" w:rsidR="2280581C">
        <w:rPr>
          <w:rPrChange w:author="toantk" w:date="2022-07-27T14:09:00Z" w:id="1965489849">
            <w:rPr>
              <w:highlight w:val="green"/>
            </w:rPr>
          </w:rPrChange>
        </w:rPr>
        <w:t xml:space="preserve">Tính năng quản lý cấu hình SSID qua </w:t>
      </w:r>
      <w:del w:author="Tran Khanh Toan" w:date="2022-07-01T15:37:00Z" w:id="51327890">
        <w:r w:rsidRPr="2ADD6C4A" w:rsidDel="5DCAF775">
          <w:rPr>
            <w:rPrChange w:author="toantk" w:date="2022-07-27T14:09:00Z" w:id="1681083198">
              <w:rPr>
                <w:highlight w:val="green"/>
              </w:rPr>
            </w:rPrChange>
          </w:rPr>
          <w:delText>OneLink</w:delText>
        </w:r>
      </w:del>
      <w:ins w:author="Tran Khanh Toan" w:date="2022-07-01T15:37:00Z" w:id="2146696062">
        <w:r w:rsidRPr="2ADD6C4A" w:rsidR="7D3645E9">
          <w:rPr>
            <w:rPrChange w:author="toantk" w:date="2022-07-27T14:09:00Z" w:id="2144696434">
              <w:rPr>
                <w:highlight w:val="green"/>
              </w:rPr>
            </w:rPrChange>
          </w:rPr>
          <w:t>Mobile App</w:t>
        </w:r>
      </w:ins>
      <w:bookmarkEnd w:id="4541"/>
    </w:p>
    <w:tbl>
      <w:tblPr>
        <w:tblStyle w:val="TableGrid"/>
        <w:tblW w:w="0" w:type="auto"/>
        <w:tblLook w:val="04A0" w:firstRow="1" w:lastRow="0" w:firstColumn="1" w:lastColumn="0" w:noHBand="0" w:noVBand="1"/>
      </w:tblPr>
      <w:tblGrid>
        <w:gridCol w:w="1885"/>
        <w:gridCol w:w="7340"/>
      </w:tblGrid>
      <w:tr w:rsidR="00D14DD9" w:rsidTr="00E5021C" w14:paraId="3BAAC540" w14:textId="77777777">
        <w:tc>
          <w:tcPr>
            <w:tcW w:w="1885" w:type="dxa"/>
          </w:tcPr>
          <w:p w:rsidR="00D14DD9" w:rsidP="00E5021C" w:rsidRDefault="00D14DD9" w14:paraId="2D79A766" w14:textId="77777777">
            <w:r>
              <w:t>ID</w:t>
            </w:r>
          </w:p>
        </w:tc>
        <w:tc>
          <w:tcPr>
            <w:tcW w:w="7340" w:type="dxa"/>
          </w:tcPr>
          <w:p w:rsidR="00D14DD9" w:rsidP="00E5021C" w:rsidRDefault="00D14DD9" w14:paraId="2F17B5EB" w14:textId="6692DDA7">
            <w:r>
              <w:t>CN-</w:t>
            </w:r>
            <w:ins w:author="toantk" w:date="2022-07-27T17:20:00Z" w:id="4547">
              <w:r w:rsidR="00370E58">
                <w:t>8</w:t>
              </w:r>
            </w:ins>
            <w:del w:author="toantk" w:date="2022-07-27T17:20:00Z" w:id="4548">
              <w:r w:rsidDel="00370E58">
                <w:delText>7</w:delText>
              </w:r>
            </w:del>
          </w:p>
        </w:tc>
      </w:tr>
      <w:tr w:rsidR="00D14DD9" w:rsidTr="00E5021C" w14:paraId="04AD5395" w14:textId="77777777">
        <w:tc>
          <w:tcPr>
            <w:tcW w:w="1885" w:type="dxa"/>
          </w:tcPr>
          <w:p w:rsidR="00D14DD9" w:rsidP="00E5021C" w:rsidRDefault="00D14DD9" w14:paraId="215DE9AA" w14:textId="77777777">
            <w:r>
              <w:t>Name</w:t>
            </w:r>
          </w:p>
        </w:tc>
        <w:tc>
          <w:tcPr>
            <w:tcW w:w="7340" w:type="dxa"/>
          </w:tcPr>
          <w:p w:rsidR="00D14DD9" w:rsidP="00E5021C" w:rsidRDefault="00D14DD9" w14:paraId="2AD9E830" w14:textId="2A9F149D">
            <w:r>
              <w:t xml:space="preserve">Tính năng quản lý cấu hình Radio qua </w:t>
            </w:r>
            <w:del w:author="Tran Khanh Toan" w:date="2022-07-01T15:37:00Z" w:id="4549">
              <w:r w:rsidDel="007A6979">
                <w:delText>OneLink</w:delText>
              </w:r>
            </w:del>
            <w:ins w:author="Tran Khanh Toan" w:date="2022-07-01T15:37:00Z" w:id="4550">
              <w:r w:rsidR="007A6979">
                <w:t>Mobile App</w:t>
              </w:r>
            </w:ins>
          </w:p>
        </w:tc>
      </w:tr>
      <w:tr w:rsidR="00D14DD9" w:rsidTr="00E5021C" w14:paraId="5B5594CC" w14:textId="77777777">
        <w:tc>
          <w:tcPr>
            <w:tcW w:w="1885" w:type="dxa"/>
          </w:tcPr>
          <w:p w:rsidR="00D14DD9" w:rsidP="00E5021C" w:rsidRDefault="00D14DD9" w14:paraId="086C1BF4" w14:textId="77777777">
            <w:r>
              <w:t>Description</w:t>
            </w:r>
          </w:p>
        </w:tc>
        <w:tc>
          <w:tcPr>
            <w:tcW w:w="7340" w:type="dxa"/>
          </w:tcPr>
          <w:p w:rsidR="00D14DD9" w:rsidP="007239BF" w:rsidRDefault="00D14DD9" w14:paraId="3679022F" w14:textId="20DBBFFF">
            <w:r>
              <w:t xml:space="preserve">Người quản trị có thể xem cấu hình </w:t>
            </w:r>
            <w:r w:rsidR="007239BF">
              <w:t>SSID</w:t>
            </w:r>
            <w:r>
              <w:t>, và sửa cấu hình Radio hiện tại.</w:t>
            </w:r>
          </w:p>
        </w:tc>
      </w:tr>
      <w:tr w:rsidR="00D14DD9" w:rsidTr="00E5021C" w14:paraId="389FDAF3" w14:textId="77777777">
        <w:tc>
          <w:tcPr>
            <w:tcW w:w="1885" w:type="dxa"/>
          </w:tcPr>
          <w:p w:rsidR="00D14DD9" w:rsidP="00E5021C" w:rsidRDefault="00D14DD9" w14:paraId="7D3A3A23" w14:textId="77777777">
            <w:r>
              <w:t>Actor</w:t>
            </w:r>
          </w:p>
        </w:tc>
        <w:tc>
          <w:tcPr>
            <w:tcW w:w="7340" w:type="dxa"/>
          </w:tcPr>
          <w:p w:rsidR="00D14DD9" w:rsidP="00E5021C" w:rsidRDefault="00D14DD9" w14:paraId="3DD53D5D" w14:textId="77777777">
            <w:r>
              <w:t>Admin</w:t>
            </w:r>
          </w:p>
        </w:tc>
      </w:tr>
      <w:tr w:rsidR="00D14DD9" w:rsidTr="00E5021C" w14:paraId="4E86F8A6" w14:textId="77777777">
        <w:tc>
          <w:tcPr>
            <w:tcW w:w="1885" w:type="dxa"/>
          </w:tcPr>
          <w:p w:rsidR="00D14DD9" w:rsidP="00E5021C" w:rsidRDefault="00D14DD9" w14:paraId="679F5EA9" w14:textId="77777777">
            <w:r>
              <w:t>Pre-condition</w:t>
            </w:r>
          </w:p>
        </w:tc>
        <w:tc>
          <w:tcPr>
            <w:tcW w:w="7340" w:type="dxa"/>
          </w:tcPr>
          <w:p w:rsidR="00D14DD9" w:rsidP="00E5021C" w:rsidRDefault="00D14DD9" w14:paraId="67FF770C" w14:textId="3265C44C">
            <w:r>
              <w:t xml:space="preserve">Thiết bị hoạt động bình thường, </w:t>
            </w:r>
            <w:del w:author="Tran Khanh Toan" w:date="2022-07-01T15:37:00Z" w:id="4551">
              <w:r w:rsidDel="007A6979">
                <w:delText>OneLink</w:delText>
              </w:r>
            </w:del>
            <w:ins w:author="Tran Khanh Toan" w:date="2022-07-01T15:37:00Z" w:id="4552">
              <w:r w:rsidR="007A6979">
                <w:t>Mobile App</w:t>
              </w:r>
            </w:ins>
            <w:r>
              <w:t xml:space="preserve"> đã đăng nhập thành công vào thiết bị và được cấp phiên truy nhập</w:t>
            </w:r>
          </w:p>
        </w:tc>
      </w:tr>
      <w:tr w:rsidR="00D14DD9" w:rsidTr="00E5021C" w14:paraId="48168910" w14:textId="77777777">
        <w:tc>
          <w:tcPr>
            <w:tcW w:w="1885" w:type="dxa"/>
          </w:tcPr>
          <w:p w:rsidR="00D14DD9" w:rsidP="00E5021C" w:rsidRDefault="00D14DD9" w14:paraId="2AFDEAB9" w14:textId="77777777">
            <w:r>
              <w:t>Post-condition</w:t>
            </w:r>
          </w:p>
        </w:tc>
        <w:tc>
          <w:tcPr>
            <w:tcW w:w="7340" w:type="dxa"/>
          </w:tcPr>
          <w:p w:rsidR="00D14DD9" w:rsidP="00E5021C" w:rsidRDefault="00D14DD9" w14:paraId="6A227CB1" w14:textId="3E709119">
            <w:r>
              <w:t xml:space="preserve">Thiết bị phản hồi đầy đủ thông tin cho </w:t>
            </w:r>
            <w:del w:author="Tran Khanh Toan" w:date="2022-07-01T15:37:00Z" w:id="4553">
              <w:r w:rsidDel="007A6979">
                <w:delText>OneLink</w:delText>
              </w:r>
            </w:del>
            <w:ins w:author="Tran Khanh Toan" w:date="2022-07-01T15:37:00Z" w:id="4554">
              <w:r w:rsidR="007A6979">
                <w:t>Mobile App</w:t>
              </w:r>
            </w:ins>
            <w:r>
              <w:t xml:space="preserve"> và thực hiện thay đổi cấu hình</w:t>
            </w:r>
          </w:p>
        </w:tc>
      </w:tr>
    </w:tbl>
    <w:p w:rsidR="00D14DD9" w:rsidP="00D14DD9" w:rsidRDefault="00D14DD9" w14:paraId="239500D5" w14:textId="77777777">
      <w:pPr>
        <w:rPr>
          <w:b/>
          <w:bCs/>
        </w:rPr>
      </w:pPr>
    </w:p>
    <w:p w:rsidR="00D14DD9" w:rsidP="00D14DD9" w:rsidRDefault="00D14DD9" w14:paraId="264DB2F0" w14:textId="77777777">
      <w:pPr>
        <w:pStyle w:val="Heading3"/>
      </w:pPr>
      <w:bookmarkStart w:name="_Toc111217610" w:id="4555"/>
      <w:r>
        <w:t>Usecase – Lấy thông tin cấu hình SSID hiện tại</w:t>
      </w:r>
      <w:bookmarkEnd w:id="4555"/>
    </w:p>
    <w:tbl>
      <w:tblPr>
        <w:tblStyle w:val="TableGrid"/>
        <w:tblW w:w="0" w:type="auto"/>
        <w:tblLook w:val="04A0" w:firstRow="1" w:lastRow="0" w:firstColumn="1" w:lastColumn="0" w:noHBand="0" w:noVBand="1"/>
      </w:tblPr>
      <w:tblGrid>
        <w:gridCol w:w="1885"/>
        <w:gridCol w:w="7340"/>
      </w:tblGrid>
      <w:tr w:rsidR="00D14DD9" w:rsidTr="2ADD6C4A" w14:paraId="60316438" w14:textId="77777777">
        <w:tc>
          <w:tcPr>
            <w:tcW w:w="1885" w:type="dxa"/>
            <w:tcMar/>
          </w:tcPr>
          <w:p w:rsidR="00D14DD9" w:rsidP="00E5021C" w:rsidRDefault="00D14DD9" w14:paraId="0DD66693" w14:textId="77777777">
            <w:r>
              <w:t>ID</w:t>
            </w:r>
          </w:p>
        </w:tc>
        <w:tc>
          <w:tcPr>
            <w:tcW w:w="7340" w:type="dxa"/>
            <w:tcMar/>
          </w:tcPr>
          <w:p w:rsidR="00D14DD9" w:rsidP="00E5021C" w:rsidRDefault="00D14DD9" w14:paraId="7529D085" w14:textId="56C364FD">
            <w:r>
              <w:t>UC-</w:t>
            </w:r>
            <w:r w:rsidR="002B4C37">
              <w:t>2</w:t>
            </w:r>
            <w:ins w:author="toantk" w:date="2022-07-27T17:20:00Z" w:id="4556">
              <w:r w:rsidR="00370E58">
                <w:t>1</w:t>
              </w:r>
            </w:ins>
            <w:ins w:author="Tran Khanh Toan" w:date="2022-07-01T15:02:00Z" w:id="4557">
              <w:del w:author="toantk" w:date="2022-07-27T17:20:00Z" w:id="4558">
                <w:r w:rsidDel="00370E58" w:rsidR="007E2F9F">
                  <w:delText>3</w:delText>
                </w:r>
              </w:del>
            </w:ins>
            <w:del w:author="Tran Khanh Toan" w:date="2022-07-01T15:02:00Z" w:id="4559">
              <w:r w:rsidDel="007E2F9F" w:rsidR="008A0444">
                <w:delText>2</w:delText>
              </w:r>
            </w:del>
          </w:p>
        </w:tc>
      </w:tr>
      <w:tr w:rsidR="00D14DD9" w:rsidTr="2ADD6C4A" w14:paraId="5FF9A506" w14:textId="77777777">
        <w:tc>
          <w:tcPr>
            <w:tcW w:w="1885" w:type="dxa"/>
            <w:tcMar/>
          </w:tcPr>
          <w:p w:rsidR="00D14DD9" w:rsidP="00E5021C" w:rsidRDefault="00D14DD9" w14:paraId="61DE9361" w14:textId="77777777">
            <w:r>
              <w:t>Name</w:t>
            </w:r>
          </w:p>
        </w:tc>
        <w:tc>
          <w:tcPr>
            <w:tcW w:w="7340" w:type="dxa"/>
            <w:tcMar/>
          </w:tcPr>
          <w:p w:rsidR="00D14DD9" w:rsidP="00E5021C" w:rsidRDefault="00D14DD9" w14:paraId="32C8E4AE" w14:textId="77777777">
            <w:r>
              <w:t xml:space="preserve">Lấy thông tin cấu hình </w:t>
            </w:r>
            <w:r w:rsidR="00E66740">
              <w:t>SSID</w:t>
            </w:r>
            <w:r>
              <w:t xml:space="preserve"> hiện tại </w:t>
            </w:r>
          </w:p>
        </w:tc>
      </w:tr>
      <w:tr w:rsidR="00D14DD9" w:rsidTr="2ADD6C4A" w14:paraId="5FC97B08" w14:textId="77777777">
        <w:tc>
          <w:tcPr>
            <w:tcW w:w="1885" w:type="dxa"/>
            <w:tcMar/>
          </w:tcPr>
          <w:p w:rsidR="00D14DD9" w:rsidP="00E5021C" w:rsidRDefault="00D14DD9" w14:paraId="073CD1C4" w14:textId="77777777">
            <w:r>
              <w:t>Description</w:t>
            </w:r>
          </w:p>
        </w:tc>
        <w:tc>
          <w:tcPr>
            <w:tcW w:w="7340" w:type="dxa"/>
            <w:tcMar/>
          </w:tcPr>
          <w:p w:rsidR="00D14DD9" w:rsidP="00E5021C" w:rsidRDefault="00D14DD9" w14:paraId="434805F9" w14:textId="3B94F8A1">
            <w:pPr>
              <w:pStyle w:val="FirstLevelBullet"/>
              <w:rPr>
                <w:ins w:author="Tran Khanh Toan" w:date="2022-07-01T15:04:00Z" w:id="4560"/>
              </w:rPr>
            </w:pPr>
            <w:del w:author="Tran Khanh Toan" w:date="2022-07-01T15:37:00Z" w:id="4561">
              <w:r w:rsidDel="007A6979">
                <w:delText>OneLink</w:delText>
              </w:r>
            </w:del>
            <w:ins w:author="Tran Khanh Toan" w:date="2022-07-01T15:37:00Z" w:id="4562">
              <w:r w:rsidR="007A6979">
                <w:t>Mobile App</w:t>
              </w:r>
            </w:ins>
            <w:r>
              <w:t xml:space="preserve"> gửi yêu cầu lấy</w:t>
            </w:r>
            <w:r w:rsidR="00E66740">
              <w:t xml:space="preserve"> thông tin cấu hình</w:t>
            </w:r>
            <w:r>
              <w:t xml:space="preserve"> </w:t>
            </w:r>
            <w:r w:rsidR="00E66740">
              <w:t>SSID</w:t>
            </w:r>
            <w:r>
              <w:t>.</w:t>
            </w:r>
          </w:p>
          <w:p w:rsidR="007E2F9F" w:rsidRDefault="343D81E4" w14:paraId="5334177F" w14:textId="6FB49CC4">
            <w:pPr>
              <w:pStyle w:val="FirstLevelBullet"/>
              <w:rPr/>
            </w:pPr>
            <w:ins w:author="Tran Khanh Toan" w:date="2022-07-01T15:04:00Z" w:id="709451377">
              <w:r w:rsidR="46660663">
                <w:t xml:space="preserve">Mobile App thực hiện request với định dạng </w:t>
              </w:r>
              <w:r>
                <w:fldChar w:fldCharType="begin"/>
              </w:r>
              <w:r>
                <w:instrText xml:space="preserve"> HYPERLINK "https://&lt;ip&gt;:&lt;port&gt;/onelinkagent" </w:instrText>
              </w:r>
              <w:r>
                <w:fldChar w:fldCharType="separate"/>
              </w:r>
              <w:r w:rsidRPr="2ADD6C4A" w:rsidR="46660663">
                <w:rPr>
                  <w:rStyle w:val="Hyperlink"/>
                </w:rPr>
                <w:t>https://&lt;ip&gt;:&lt;port&gt;/onelinkagent</w:t>
              </w:r>
              <w:r>
                <w:fldChar w:fldCharType="end"/>
              </w:r>
              <w:r w:rsidR="46660663">
                <w:t xml:space="preserve"> với cookies đi kèm request được quy định trong mục 7.2.1</w:t>
              </w:r>
            </w:ins>
          </w:p>
          <w:p w:rsidR="00D14DD9" w:rsidP="00E5021C" w:rsidRDefault="00D14DD9" w14:paraId="3D19FD05" w14:textId="77777777">
            <w:pPr>
              <w:pStyle w:val="FirstLevelBullet"/>
            </w:pPr>
            <w:r>
              <w:t xml:space="preserve">ONT nhận yêu cầu, xử lý và gửi lại phản hồi thông tin cấu hình </w:t>
            </w:r>
            <w:r w:rsidR="00E66740">
              <w:t>SSID</w:t>
            </w:r>
            <w:r>
              <w:t xml:space="preserve"> hiện tại. </w:t>
            </w:r>
          </w:p>
          <w:p w:rsidR="00D14DD9" w:rsidP="00E5021C" w:rsidRDefault="00D14DD9" w14:paraId="290C814F" w14:textId="77777777">
            <w:pPr>
              <w:pStyle w:val="FirstLevelBullet"/>
            </w:pPr>
            <w:r>
              <w:t>Nếu có xảy ra lỗi ONT gửi phản hồi mã lỗi.</w:t>
            </w:r>
          </w:p>
        </w:tc>
      </w:tr>
      <w:tr w:rsidR="00D14DD9" w:rsidTr="2ADD6C4A" w14:paraId="1DCD6D37" w14:textId="77777777">
        <w:tc>
          <w:tcPr>
            <w:tcW w:w="1885" w:type="dxa"/>
            <w:tcMar/>
          </w:tcPr>
          <w:p w:rsidR="00D14DD9" w:rsidP="00E5021C" w:rsidRDefault="00D14DD9" w14:paraId="4F81B8BF" w14:textId="77777777">
            <w:r>
              <w:t>Actor</w:t>
            </w:r>
          </w:p>
        </w:tc>
        <w:tc>
          <w:tcPr>
            <w:tcW w:w="7340" w:type="dxa"/>
            <w:tcMar/>
          </w:tcPr>
          <w:p w:rsidR="00D14DD9" w:rsidP="00E5021C" w:rsidRDefault="00D14DD9" w14:paraId="3E99653B" w14:textId="77777777">
            <w:r>
              <w:t>Admin</w:t>
            </w:r>
          </w:p>
        </w:tc>
      </w:tr>
      <w:tr w:rsidR="00D14DD9" w:rsidTr="2ADD6C4A" w14:paraId="092E94A6" w14:textId="77777777">
        <w:tc>
          <w:tcPr>
            <w:tcW w:w="1885" w:type="dxa"/>
            <w:tcMar/>
          </w:tcPr>
          <w:p w:rsidR="00D14DD9" w:rsidP="00E5021C" w:rsidRDefault="00D14DD9" w14:paraId="6CE39638" w14:textId="77777777">
            <w:r>
              <w:t>Pre-condition</w:t>
            </w:r>
          </w:p>
        </w:tc>
        <w:tc>
          <w:tcPr>
            <w:tcW w:w="7340" w:type="dxa"/>
            <w:tcMar/>
          </w:tcPr>
          <w:p w:rsidR="00D14DD9" w:rsidP="00E5021C" w:rsidRDefault="00D14DD9" w14:paraId="7206C7DE" w14:textId="2FB4F7F8">
            <w:r>
              <w:t xml:space="preserve">Thiết bị hoạt động bình thường, </w:t>
            </w:r>
            <w:del w:author="Tran Khanh Toan" w:date="2022-07-01T15:37:00Z" w:id="4564">
              <w:r w:rsidDel="007A6979">
                <w:delText>OneLink</w:delText>
              </w:r>
            </w:del>
            <w:ins w:author="Tran Khanh Toan" w:date="2022-07-01T15:37:00Z" w:id="4565">
              <w:r w:rsidR="007A6979">
                <w:t>Mobile App</w:t>
              </w:r>
            </w:ins>
            <w:r>
              <w:t xml:space="preserve"> đã đăng nhập thành công vào thiết bị và được cấp phiên truy nhập</w:t>
            </w:r>
          </w:p>
        </w:tc>
      </w:tr>
      <w:tr w:rsidR="00D14DD9" w:rsidTr="2ADD6C4A" w14:paraId="6E80D1B9" w14:textId="77777777">
        <w:tc>
          <w:tcPr>
            <w:tcW w:w="1885" w:type="dxa"/>
            <w:tcMar/>
          </w:tcPr>
          <w:p w:rsidR="00D14DD9" w:rsidP="00E5021C" w:rsidRDefault="00D14DD9" w14:paraId="5B0967AA" w14:textId="77777777">
            <w:r>
              <w:t>Post-condition</w:t>
            </w:r>
          </w:p>
        </w:tc>
        <w:tc>
          <w:tcPr>
            <w:tcW w:w="7340" w:type="dxa"/>
            <w:tcMar/>
          </w:tcPr>
          <w:p w:rsidR="00D14DD9" w:rsidP="00E5021C" w:rsidRDefault="00D14DD9" w14:paraId="12DAC9EA" w14:textId="2591FEB6">
            <w:r>
              <w:t xml:space="preserve">Thiết bị phản hồi đầy đủ các thông tin cho </w:t>
            </w:r>
            <w:del w:author="Tran Khanh Toan" w:date="2022-07-01T15:37:00Z" w:id="4566">
              <w:r w:rsidDel="007A6979">
                <w:delText>OneLink</w:delText>
              </w:r>
            </w:del>
            <w:ins w:author="Tran Khanh Toan" w:date="2022-07-01T15:37:00Z" w:id="4567">
              <w:r w:rsidR="007A6979">
                <w:t>Mobile App</w:t>
              </w:r>
            </w:ins>
          </w:p>
        </w:tc>
      </w:tr>
    </w:tbl>
    <w:p w:rsidRPr="00A13CE7" w:rsidR="00D14DD9" w:rsidP="00D14DD9" w:rsidRDefault="00D14DD9" w14:paraId="5EFA9D7E" w14:textId="77777777"/>
    <w:p w:rsidR="00D14DD9" w:rsidP="00D14DD9" w:rsidRDefault="00D14DD9" w14:paraId="4F78CB35" w14:textId="77777777">
      <w:pPr>
        <w:rPr>
          <w:b/>
          <w:bCs/>
        </w:rPr>
      </w:pPr>
      <w:r w:rsidRPr="003C44BD">
        <w:rPr>
          <w:b/>
          <w:bCs/>
        </w:rPr>
        <w:t>Luồng dữ liệu:</w:t>
      </w:r>
    </w:p>
    <w:p w:rsidR="00BC35BC" w:rsidP="00BC35BC" w:rsidRDefault="00BC35BC" w14:paraId="68188153" w14:textId="77777777">
      <w:pPr>
        <w:pStyle w:val="ANSVNormal1"/>
        <w:keepNext/>
        <w:jc w:val="center"/>
      </w:pPr>
      <w:r>
        <w:object w:dxaOrig="9180" w:dyaOrig="5296" w14:anchorId="2A561C93">
          <v:shape id="_x0000_i1041" style="width:460.5pt;height:265.5pt" o:ole="" type="#_x0000_t75">
            <v:imagedata o:title="" r:id="rId45"/>
          </v:shape>
          <o:OLEObject Type="Embed" ProgID="Visio.Drawing.15" ShapeID="_x0000_i1041" DrawAspect="Content" ObjectID="_1721885966" r:id="rId46"/>
        </w:object>
      </w:r>
    </w:p>
    <w:p w:rsidR="00D14DD9" w:rsidP="00BC35BC" w:rsidRDefault="00BC35BC" w14:paraId="0F263B86" w14:textId="7BEBBB90">
      <w:pPr>
        <w:pStyle w:val="Caption"/>
      </w:pPr>
      <w:bookmarkStart w:name="_Toc110529205" w:id="4568"/>
      <w:r>
        <w:t xml:space="preserve">Hình </w:t>
      </w:r>
      <w:ins w:author="toantk" w:date="2022-07-28T09:55:00Z" w:id="4569">
        <w:r w:rsidR="00881A01">
          <w:fldChar w:fldCharType="begin"/>
        </w:r>
        <w:r w:rsidR="00881A01">
          <w:instrText xml:space="preserve"> STYLEREF 1 \s </w:instrText>
        </w:r>
      </w:ins>
      <w:r w:rsidR="00881A01">
        <w:fldChar w:fldCharType="separate"/>
      </w:r>
      <w:r w:rsidR="00533729">
        <w:rPr>
          <w:noProof/>
        </w:rPr>
        <w:t>7</w:t>
      </w:r>
      <w:ins w:author="toantk" w:date="2022-07-28T09:55:00Z" w:id="4570">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16</w:t>
      </w:r>
      <w:ins w:author="toantk" w:date="2022-07-28T09:55:00Z" w:id="4571">
        <w:r w:rsidR="00881A01">
          <w:fldChar w:fldCharType="end"/>
        </w:r>
      </w:ins>
      <w:ins w:author="Tran Khanh Toan" w:date="2022-07-01T17:42:00Z" w:id="4572">
        <w:del w:author="toantk" w:date="2022-07-27T09:26:00Z" w:id="4573">
          <w:r w:rsidDel="006A7679" w:rsidR="00076894">
            <w:fldChar w:fldCharType="begin"/>
          </w:r>
          <w:r w:rsidDel="006A7679" w:rsidR="00076894">
            <w:delInstrText xml:space="preserve"> STYLEREF 1 \s </w:delInstrText>
          </w:r>
        </w:del>
      </w:ins>
      <w:del w:author="toantk" w:date="2022-07-27T09:26:00Z" w:id="4574">
        <w:r w:rsidDel="006A7679" w:rsidR="00076894">
          <w:fldChar w:fldCharType="separate"/>
        </w:r>
        <w:r w:rsidDel="006A7679" w:rsidR="00076894">
          <w:rPr>
            <w:noProof/>
          </w:rPr>
          <w:delText>7</w:delText>
        </w:r>
      </w:del>
      <w:ins w:author="Tran Khanh Toan" w:date="2022-07-01T17:42:00Z" w:id="4575">
        <w:del w:author="toantk" w:date="2022-07-27T09:26:00Z" w:id="4576">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577">
        <w:r w:rsidDel="006A7679" w:rsidR="00076894">
          <w:fldChar w:fldCharType="separate"/>
        </w:r>
      </w:del>
      <w:ins w:author="Tran Khanh Toan" w:date="2022-07-01T17:42:00Z" w:id="4578">
        <w:del w:author="toantk" w:date="2022-07-27T09:26:00Z" w:id="4579">
          <w:r w:rsidDel="006A7679" w:rsidR="00076894">
            <w:rPr>
              <w:noProof/>
            </w:rPr>
            <w:delText>14</w:delText>
          </w:r>
          <w:r w:rsidDel="006A7679" w:rsidR="00076894">
            <w:fldChar w:fldCharType="end"/>
          </w:r>
        </w:del>
      </w:ins>
      <w:del w:author="Tran Khanh Toan" w:date="2022-07-01T14:55:00Z" w:id="4580">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13</w:delText>
        </w:r>
        <w:r w:rsidDel="00A87875" w:rsidR="003F0BD0">
          <w:rPr>
            <w:noProof/>
          </w:rPr>
          <w:fldChar w:fldCharType="end"/>
        </w:r>
      </w:del>
      <w:r>
        <w:t xml:space="preserve"> Luồng điều khiển xem cấu hình SSID </w:t>
      </w:r>
      <w:r w:rsidR="001E5639">
        <w:t>qua</w:t>
      </w:r>
      <w:r>
        <w:t xml:space="preserve"> </w:t>
      </w:r>
      <w:del w:author="Tran Khanh Toan" w:date="2022-07-01T15:37:00Z" w:id="4581">
        <w:r w:rsidDel="007A6979">
          <w:delText>OneLink</w:delText>
        </w:r>
      </w:del>
      <w:ins w:author="Tran Khanh Toan" w:date="2022-07-01T15:37:00Z" w:id="4582">
        <w:r w:rsidR="007A6979">
          <w:t>Mobile App</w:t>
        </w:r>
      </w:ins>
      <w:bookmarkEnd w:id="4568"/>
    </w:p>
    <w:p w:rsidR="00D14DD9" w:rsidP="00D14DD9" w:rsidRDefault="00D14DD9" w14:paraId="48C64C83" w14:textId="5F89FDF1">
      <w:pPr>
        <w:rPr>
          <w:b/>
          <w:bCs/>
        </w:rPr>
      </w:pPr>
      <w:del w:author="Tran Khanh Toan" w:date="2022-07-04T09:21:00Z" w:id="4583">
        <w:r w:rsidRPr="00AB6FAB" w:rsidDel="00F02801">
          <w:rPr>
            <w:b/>
            <w:bCs/>
          </w:rPr>
          <w:delText xml:space="preserve">Cấu trúc dữ liệu </w:delText>
        </w:r>
      </w:del>
      <w:ins w:author="Tran Khanh Toan" w:date="2022-07-04T09:22:00Z" w:id="4584">
        <w:r w:rsidR="00F02801">
          <w:rPr>
            <w:b/>
            <w:bCs/>
          </w:rPr>
          <w:t xml:space="preserve">Cấu trúc payload </w:t>
        </w:r>
      </w:ins>
      <w:r w:rsidRPr="00AB6FAB">
        <w:rPr>
          <w:b/>
          <w:bCs/>
        </w:rPr>
        <w:t>của bản tin:</w:t>
      </w:r>
    </w:p>
    <w:p w:rsidR="00D14DD9" w:rsidP="00D14DD9" w:rsidRDefault="00BC35BC" w14:paraId="7A720658" w14:textId="13E1FEF6">
      <w:pPr>
        <w:pStyle w:val="ListParagraph"/>
        <w:numPr>
          <w:ilvl w:val="0"/>
          <w:numId w:val="9"/>
        </w:numPr>
        <w:rPr>
          <w:b/>
          <w:bCs/>
        </w:rPr>
      </w:pPr>
      <w:r>
        <w:rPr>
          <w:b/>
          <w:bCs/>
        </w:rPr>
        <w:t>SSID</w:t>
      </w:r>
      <w:r w:rsidR="00D14DD9">
        <w:rPr>
          <w:b/>
          <w:bCs/>
        </w:rPr>
        <w:t xml:space="preserve"> </w:t>
      </w:r>
      <w:r w:rsidR="006B48DC">
        <w:rPr>
          <w:b/>
          <w:bCs/>
        </w:rPr>
        <w:t xml:space="preserve">2.4G </w:t>
      </w:r>
      <w:r w:rsidR="00D14DD9">
        <w:rPr>
          <w:b/>
          <w:bCs/>
        </w:rPr>
        <w:t>view Request:</w:t>
      </w:r>
    </w:p>
    <w:p w:rsidR="00D14DD9" w:rsidP="00A52D79" w:rsidRDefault="00D14DD9" w14:paraId="036A4620" w14:textId="6CA239DB">
      <w:pPr>
        <w:pStyle w:val="ListParagraph"/>
        <w:ind w:firstLine="360"/>
      </w:pPr>
      <w:r>
        <w:t>{“action” : “</w:t>
      </w:r>
      <w:r w:rsidR="000D440F">
        <w:t>ssid</w:t>
      </w:r>
      <w:r w:rsidR="006B48DC">
        <w:t>2.4</w:t>
      </w:r>
      <w:r w:rsidR="00BF150E">
        <w:t>G</w:t>
      </w:r>
      <w:r>
        <w:t>View”</w:t>
      </w:r>
      <w:r w:rsidR="00A52D79">
        <w:t xml:space="preserve">, “requestId” : </w:t>
      </w:r>
      <w:r w:rsidR="003E0981">
        <w:t>&lt;requestId&gt;</w:t>
      </w:r>
      <w:r>
        <w:t>}</w:t>
      </w:r>
    </w:p>
    <w:p w:rsidR="00D14DD9" w:rsidP="00D14DD9" w:rsidRDefault="00BC35BC" w14:paraId="1F10D952" w14:textId="4D03BF78">
      <w:pPr>
        <w:pStyle w:val="ListParagraph"/>
        <w:numPr>
          <w:ilvl w:val="0"/>
          <w:numId w:val="9"/>
        </w:numPr>
        <w:rPr>
          <w:b/>
          <w:bCs/>
        </w:rPr>
      </w:pPr>
      <w:r>
        <w:rPr>
          <w:b/>
          <w:bCs/>
        </w:rPr>
        <w:t>SSID</w:t>
      </w:r>
      <w:r w:rsidR="006B48DC">
        <w:rPr>
          <w:b/>
          <w:bCs/>
        </w:rPr>
        <w:t xml:space="preserve"> 2.4G</w:t>
      </w:r>
      <w:r w:rsidR="00D14DD9">
        <w:rPr>
          <w:b/>
          <w:bCs/>
        </w:rPr>
        <w:t xml:space="preserve"> view Response:</w:t>
      </w:r>
    </w:p>
    <w:p w:rsidRPr="00820762" w:rsidR="00D14DD9" w:rsidP="00D14DD9" w:rsidRDefault="00D14DD9" w14:paraId="646DF242" w14:textId="77777777">
      <w:pPr>
        <w:pStyle w:val="ListParagraph"/>
        <w:numPr>
          <w:ilvl w:val="1"/>
          <w:numId w:val="9"/>
        </w:numPr>
      </w:pPr>
      <w:r>
        <w:t xml:space="preserve">Lấy thông tin </w:t>
      </w:r>
      <w:r w:rsidR="000D440F">
        <w:t>SSID</w:t>
      </w:r>
      <w:r w:rsidRPr="00820762">
        <w:t xml:space="preserve"> thành công</w:t>
      </w:r>
      <w:r>
        <w:t>:</w:t>
      </w:r>
    </w:p>
    <w:p w:rsidR="00D14DD9" w:rsidP="00D14DD9" w:rsidRDefault="00D14DD9" w14:paraId="68F3B527" w14:textId="77777777">
      <w:pPr>
        <w:pStyle w:val="FirstLevelBullet"/>
        <w:numPr>
          <w:ilvl w:val="0"/>
          <w:numId w:val="0"/>
        </w:numPr>
        <w:ind w:left="1080"/>
      </w:pPr>
      <w:r>
        <w:t>{</w:t>
      </w:r>
    </w:p>
    <w:p w:rsidR="00D14DD9" w:rsidP="00D14DD9" w:rsidRDefault="00D14DD9" w14:paraId="68797793" w14:textId="77777777">
      <w:pPr>
        <w:pStyle w:val="FirstLevelBullet"/>
        <w:numPr>
          <w:ilvl w:val="0"/>
          <w:numId w:val="0"/>
        </w:numPr>
        <w:ind w:left="720" w:firstLine="360"/>
      </w:pPr>
      <w:r>
        <w:t>"status": 0,</w:t>
      </w:r>
    </w:p>
    <w:p w:rsidR="00D14DD9" w:rsidP="00D14DD9" w:rsidRDefault="00B94824" w14:paraId="16ED3D83" w14:textId="3C5EEEAF">
      <w:pPr>
        <w:pStyle w:val="FirstLevelBullet"/>
        <w:numPr>
          <w:ilvl w:val="0"/>
          <w:numId w:val="0"/>
        </w:numPr>
        <w:ind w:left="720" w:firstLine="360"/>
      </w:pPr>
      <w:r>
        <w:t>“message”: “</w:t>
      </w:r>
      <w:r w:rsidR="001F1C9A">
        <w:t>Success</w:t>
      </w:r>
      <w:r>
        <w:t>”</w:t>
      </w:r>
      <w:r w:rsidR="00D14DD9">
        <w:t>,</w:t>
      </w:r>
    </w:p>
    <w:p w:rsidR="00A52D79" w:rsidP="00A52D79" w:rsidRDefault="00A52D79" w14:paraId="73AA845E" w14:textId="5E59F7CF">
      <w:pPr>
        <w:pStyle w:val="ListParagraph"/>
        <w:ind w:firstLine="360"/>
      </w:pPr>
      <w:r>
        <w:t xml:space="preserve">“requestId” : </w:t>
      </w:r>
      <w:r w:rsidR="003E0981">
        <w:t>&lt;requestId&gt;</w:t>
      </w:r>
      <w:r>
        <w:t>,</w:t>
      </w:r>
    </w:p>
    <w:p w:rsidR="00D14DD9" w:rsidP="00D14DD9" w:rsidRDefault="00D14DD9" w14:paraId="265D8EC7" w14:textId="77777777">
      <w:pPr>
        <w:pStyle w:val="FirstLevelBullet"/>
        <w:numPr>
          <w:ilvl w:val="0"/>
          <w:numId w:val="0"/>
        </w:numPr>
        <w:ind w:left="720" w:firstLine="360"/>
      </w:pPr>
      <w:r>
        <w:t>"data": {</w:t>
      </w:r>
    </w:p>
    <w:p w:rsidR="00CD1E40" w:rsidP="00CD1E40" w:rsidRDefault="00D14DD9" w14:paraId="6E3B2701" w14:textId="43A2024E">
      <w:pPr>
        <w:pStyle w:val="FirstLevelBullet"/>
        <w:numPr>
          <w:ilvl w:val="0"/>
          <w:numId w:val="0"/>
        </w:numPr>
        <w:ind w:left="720" w:firstLine="360"/>
      </w:pPr>
      <w:r>
        <w:t>“action” : “</w:t>
      </w:r>
      <w:r w:rsidR="000D440F">
        <w:t>ssid</w:t>
      </w:r>
      <w:r w:rsidR="006B48DC">
        <w:t>2.4</w:t>
      </w:r>
      <w:r w:rsidR="00BF150E">
        <w:t>G</w:t>
      </w:r>
      <w:r>
        <w:t>View”,</w:t>
      </w:r>
    </w:p>
    <w:p w:rsidR="00D14DD9" w:rsidP="00D14DD9" w:rsidRDefault="00D14DD9" w14:paraId="6E5452D6" w14:textId="6BA0EEA4">
      <w:pPr>
        <w:pStyle w:val="FirstLevelBullet"/>
        <w:numPr>
          <w:ilvl w:val="0"/>
          <w:numId w:val="0"/>
        </w:numPr>
        <w:ind w:left="720" w:firstLine="360"/>
      </w:pPr>
      <w:r>
        <w:t>“</w:t>
      </w:r>
      <w:r w:rsidRPr="006B48DC" w:rsidR="006B48DC">
        <w:t>results</w:t>
      </w:r>
      <w:r>
        <w:t>”</w:t>
      </w:r>
      <w:r w:rsidR="00403DAF">
        <w:t xml:space="preserve"> </w:t>
      </w:r>
      <w:r>
        <w:t>:</w:t>
      </w:r>
      <w:r w:rsidR="00403DAF">
        <w:t xml:space="preserve"> </w:t>
      </w:r>
      <w:r>
        <w:t>[</w:t>
      </w:r>
    </w:p>
    <w:p w:rsidR="00D14DD9" w:rsidP="00403DAF" w:rsidRDefault="00D14DD9" w14:paraId="33FAD726" w14:textId="77777777">
      <w:pPr>
        <w:pStyle w:val="FirstLevelBullet"/>
        <w:numPr>
          <w:ilvl w:val="0"/>
          <w:numId w:val="0"/>
        </w:numPr>
        <w:ind w:left="2160" w:firstLine="720"/>
      </w:pPr>
      <w:r>
        <w:t>{</w:t>
      </w:r>
    </w:p>
    <w:p w:rsidR="00D14DD9" w:rsidP="00403DAF" w:rsidRDefault="00D14DD9" w14:paraId="391CACF0" w14:textId="29A1DAF1">
      <w:pPr>
        <w:pStyle w:val="FirstLevelBullet"/>
        <w:numPr>
          <w:ilvl w:val="0"/>
          <w:numId w:val="0"/>
        </w:numPr>
        <w:ind w:left="720" w:firstLine="360"/>
      </w:pPr>
      <w:r>
        <w:tab/>
      </w:r>
      <w:r>
        <w:tab/>
      </w:r>
      <w:r>
        <w:tab/>
      </w:r>
      <w:r>
        <w:t>“</w:t>
      </w:r>
      <w:r w:rsidR="00CD1E40">
        <w:t>ssid</w:t>
      </w:r>
      <w:r w:rsidR="00045C6B">
        <w:t xml:space="preserve">Index” : </w:t>
      </w:r>
      <w:r>
        <w:t>&lt;</w:t>
      </w:r>
      <w:r w:rsidR="00CD1E40">
        <w:t>ssid</w:t>
      </w:r>
      <w:r w:rsidR="00045C6B">
        <w:t>Index&gt;</w:t>
      </w:r>
      <w:r>
        <w:t>,</w:t>
      </w:r>
    </w:p>
    <w:p w:rsidR="00F83E78" w:rsidP="00403DAF" w:rsidRDefault="00F83E78" w14:paraId="5214FA4B" w14:textId="4F2C7C42">
      <w:pPr>
        <w:pStyle w:val="FirstLevelBullet"/>
        <w:numPr>
          <w:ilvl w:val="0"/>
          <w:numId w:val="0"/>
        </w:numPr>
        <w:ind w:left="720" w:firstLine="360"/>
      </w:pPr>
      <w:r>
        <w:tab/>
      </w:r>
      <w:r>
        <w:tab/>
      </w:r>
      <w:r>
        <w:tab/>
      </w:r>
      <w:r>
        <w:t>“enable” : “&lt;enable&gt;”,</w:t>
      </w:r>
    </w:p>
    <w:p w:rsidR="00913650" w:rsidP="00403DAF" w:rsidRDefault="00913650" w14:paraId="1A5D49A7" w14:textId="24327245">
      <w:pPr>
        <w:pStyle w:val="FirstLevelBullet"/>
        <w:numPr>
          <w:ilvl w:val="0"/>
          <w:numId w:val="0"/>
        </w:numPr>
        <w:ind w:left="720" w:firstLine="360"/>
      </w:pPr>
      <w:r>
        <w:tab/>
      </w:r>
      <w:r>
        <w:tab/>
      </w:r>
      <w:r>
        <w:tab/>
      </w:r>
      <w:r>
        <w:t>“ssidName” : “&lt;ssidName&gt;”,</w:t>
      </w:r>
    </w:p>
    <w:p w:rsidR="00D14DD9" w:rsidP="00403DAF" w:rsidRDefault="00D14DD9" w14:paraId="1C234EC1" w14:textId="77777777">
      <w:pPr>
        <w:pStyle w:val="FirstLevelBullet"/>
        <w:numPr>
          <w:ilvl w:val="0"/>
          <w:numId w:val="0"/>
        </w:numPr>
        <w:ind w:left="2160" w:firstLine="720"/>
      </w:pPr>
      <w:r>
        <w:t>“</w:t>
      </w:r>
      <w:r w:rsidR="00CD1E40">
        <w:t>authenMode</w:t>
      </w:r>
      <w:r>
        <w:t>” :  “&lt;</w:t>
      </w:r>
      <w:r w:rsidR="00CD1E40">
        <w:t>authenMode</w:t>
      </w:r>
      <w:r>
        <w:t>&gt;”</w:t>
      </w:r>
      <w:r w:rsidR="00CD1E40">
        <w:t>,</w:t>
      </w:r>
    </w:p>
    <w:p w:rsidR="00CD1E40" w:rsidP="00403DAF" w:rsidRDefault="00CD1E40" w14:paraId="1190F43E" w14:textId="77777777">
      <w:pPr>
        <w:pStyle w:val="FirstLevelBullet"/>
        <w:numPr>
          <w:ilvl w:val="0"/>
          <w:numId w:val="0"/>
        </w:numPr>
        <w:ind w:left="2160" w:firstLine="720"/>
      </w:pPr>
      <w:r>
        <w:t>“password: “&lt;password&gt;”</w:t>
      </w:r>
    </w:p>
    <w:p w:rsidR="00D14DD9" w:rsidP="00403DAF" w:rsidRDefault="00D14DD9" w14:paraId="00F6B5DC" w14:textId="77777777">
      <w:pPr>
        <w:pStyle w:val="FirstLevelBullet"/>
        <w:numPr>
          <w:ilvl w:val="0"/>
          <w:numId w:val="0"/>
        </w:numPr>
        <w:ind w:left="2880"/>
      </w:pPr>
      <w:r>
        <w:t>}</w:t>
      </w:r>
    </w:p>
    <w:p w:rsidR="00D14DD9" w:rsidP="00403DAF" w:rsidRDefault="00D14DD9" w14:paraId="13AB6967" w14:textId="77777777">
      <w:pPr>
        <w:pStyle w:val="FirstLevelBullet"/>
        <w:numPr>
          <w:ilvl w:val="0"/>
          <w:numId w:val="0"/>
        </w:numPr>
        <w:ind w:left="2160" w:firstLine="720"/>
      </w:pPr>
      <w:r>
        <w:t>…</w:t>
      </w:r>
    </w:p>
    <w:p w:rsidR="00CD1E40" w:rsidP="006B48DC" w:rsidRDefault="00403DAF" w14:paraId="761B7A5F" w14:textId="0D5E342F">
      <w:pPr>
        <w:pStyle w:val="FirstLevelBullet"/>
        <w:numPr>
          <w:ilvl w:val="0"/>
          <w:numId w:val="0"/>
        </w:numPr>
        <w:ind w:left="2160"/>
      </w:pPr>
      <w:r>
        <w:t xml:space="preserve">        </w:t>
      </w:r>
      <w:r w:rsidR="00D14DD9">
        <w:t>]</w:t>
      </w:r>
      <w:r>
        <w:tab/>
      </w:r>
    </w:p>
    <w:p w:rsidR="00CD1E40" w:rsidP="00D14DD9" w:rsidRDefault="00CD1E40" w14:paraId="17328EB8" w14:textId="77777777">
      <w:pPr>
        <w:pStyle w:val="FirstLevelBullet"/>
        <w:numPr>
          <w:ilvl w:val="0"/>
          <w:numId w:val="0"/>
        </w:numPr>
        <w:ind w:left="1440" w:firstLine="720"/>
      </w:pPr>
    </w:p>
    <w:p w:rsidR="00D14DD9" w:rsidP="00D14DD9" w:rsidRDefault="00D14DD9" w14:paraId="0999D43B" w14:textId="77777777">
      <w:pPr>
        <w:pStyle w:val="FirstLevelBullet"/>
        <w:numPr>
          <w:ilvl w:val="0"/>
          <w:numId w:val="0"/>
        </w:numPr>
        <w:ind w:left="720" w:firstLine="360"/>
      </w:pPr>
      <w:r>
        <w:t>}</w:t>
      </w:r>
    </w:p>
    <w:p w:rsidR="00D14DD9" w:rsidP="00D14DD9" w:rsidRDefault="00D14DD9" w14:paraId="6D6F956D" w14:textId="77777777">
      <w:pPr>
        <w:pStyle w:val="FirstLevelBullet"/>
        <w:numPr>
          <w:ilvl w:val="0"/>
          <w:numId w:val="0"/>
        </w:numPr>
        <w:ind w:left="720" w:firstLine="360"/>
      </w:pPr>
      <w:r>
        <w:t>}</w:t>
      </w:r>
    </w:p>
    <w:p w:rsidRPr="00820762" w:rsidR="00D14DD9" w:rsidP="00D14DD9" w:rsidRDefault="00D14DD9" w14:paraId="6CC46710" w14:textId="70E0819F">
      <w:pPr>
        <w:pStyle w:val="ListParagraph"/>
        <w:numPr>
          <w:ilvl w:val="1"/>
          <w:numId w:val="9"/>
        </w:numPr>
      </w:pPr>
      <w:r>
        <w:t xml:space="preserve">Lấy thông tin </w:t>
      </w:r>
      <w:r w:rsidR="00BF150E">
        <w:t>SSID 2.4G</w:t>
      </w:r>
      <w:r>
        <w:t xml:space="preserve"> thất bại:</w:t>
      </w:r>
    </w:p>
    <w:p w:rsidR="00D14DD9" w:rsidP="00D14DD9" w:rsidRDefault="00D14DD9" w14:paraId="45B2C361" w14:textId="77777777">
      <w:pPr>
        <w:pStyle w:val="FirstLevelBullet"/>
        <w:numPr>
          <w:ilvl w:val="0"/>
          <w:numId w:val="0"/>
        </w:numPr>
        <w:ind w:left="1080"/>
      </w:pPr>
      <w:r>
        <w:t>{</w:t>
      </w:r>
    </w:p>
    <w:p w:rsidR="00D14DD9" w:rsidP="00D14DD9" w:rsidRDefault="00183521" w14:paraId="75FE2FBC" w14:textId="44FBD034">
      <w:pPr>
        <w:pStyle w:val="FirstLevelBullet"/>
        <w:numPr>
          <w:ilvl w:val="0"/>
          <w:numId w:val="0"/>
        </w:numPr>
        <w:ind w:left="1080"/>
      </w:pPr>
      <w:r>
        <w:t>“status”: &lt;ErrorCode&gt;</w:t>
      </w:r>
      <w:r w:rsidR="00D14DD9">
        <w:t>,</w:t>
      </w:r>
    </w:p>
    <w:p w:rsidR="00D14DD9" w:rsidP="00D14DD9" w:rsidRDefault="00B94824" w14:paraId="337A34C9" w14:textId="6EF64012">
      <w:pPr>
        <w:pStyle w:val="FirstLevelBullet"/>
        <w:numPr>
          <w:ilvl w:val="0"/>
          <w:numId w:val="0"/>
        </w:numPr>
        <w:ind w:left="1080"/>
      </w:pPr>
      <w:r>
        <w:t>“message”: “&lt;message&gt;”</w:t>
      </w:r>
      <w:r w:rsidR="00D14DD9">
        <w:t>,</w:t>
      </w:r>
    </w:p>
    <w:p w:rsidR="00A52D79" w:rsidP="00A52D79" w:rsidRDefault="00A52D79" w14:paraId="6555BD00" w14:textId="491B8084">
      <w:pPr>
        <w:pStyle w:val="ListParagraph"/>
        <w:ind w:firstLine="360"/>
      </w:pPr>
      <w:r>
        <w:t xml:space="preserve">“requestId” : </w:t>
      </w:r>
      <w:r w:rsidR="003E0981">
        <w:t>&lt;requestId&gt;</w:t>
      </w:r>
      <w:r>
        <w:t>,</w:t>
      </w:r>
    </w:p>
    <w:p w:rsidR="00D14DD9" w:rsidP="00D14DD9" w:rsidRDefault="00D14DD9" w14:paraId="7247D5AA" w14:textId="77777777">
      <w:pPr>
        <w:pStyle w:val="FirstLevelBullet"/>
        <w:numPr>
          <w:ilvl w:val="0"/>
          <w:numId w:val="0"/>
        </w:numPr>
        <w:ind w:left="1080"/>
      </w:pPr>
      <w:r>
        <w:t>"data": {</w:t>
      </w:r>
    </w:p>
    <w:p w:rsidR="00D14DD9" w:rsidP="00D14DD9" w:rsidRDefault="00D14DD9" w14:paraId="48DCC202" w14:textId="77777777">
      <w:pPr>
        <w:pStyle w:val="FirstLevelBullet"/>
        <w:numPr>
          <w:ilvl w:val="0"/>
          <w:numId w:val="0"/>
        </w:numPr>
        <w:ind w:left="1080"/>
      </w:pPr>
      <w:r>
        <w:t>}</w:t>
      </w:r>
    </w:p>
    <w:p w:rsidR="00D14DD9" w:rsidP="00D14DD9" w:rsidRDefault="00D14DD9" w14:paraId="580BAC41" w14:textId="77777777">
      <w:pPr>
        <w:pStyle w:val="FirstLevelBullet"/>
        <w:numPr>
          <w:ilvl w:val="0"/>
          <w:numId w:val="0"/>
        </w:numPr>
        <w:ind w:left="1080"/>
      </w:pPr>
      <w:r>
        <w:t>}</w:t>
      </w:r>
    </w:p>
    <w:p w:rsidR="00BE2806" w:rsidP="00D14DD9" w:rsidRDefault="00BE2806" w14:paraId="41A879A5" w14:textId="77777777">
      <w:pPr>
        <w:pStyle w:val="FirstLevelBullet"/>
        <w:numPr>
          <w:ilvl w:val="0"/>
          <w:numId w:val="0"/>
        </w:numPr>
        <w:ind w:left="1080"/>
      </w:pPr>
    </w:p>
    <w:p w:rsidR="00BE2806" w:rsidP="00BE2806" w:rsidRDefault="00BE2806" w14:paraId="40FD154E" w14:textId="3ABADDDD">
      <w:pPr>
        <w:pStyle w:val="ListParagraph"/>
        <w:numPr>
          <w:ilvl w:val="0"/>
          <w:numId w:val="9"/>
        </w:numPr>
        <w:rPr>
          <w:b/>
          <w:bCs/>
        </w:rPr>
      </w:pPr>
      <w:r>
        <w:rPr>
          <w:b/>
          <w:bCs/>
        </w:rPr>
        <w:t>SSID 5G view Request:</w:t>
      </w:r>
    </w:p>
    <w:p w:rsidR="00BE2806" w:rsidP="00BE2806" w:rsidRDefault="00BE2806" w14:paraId="4827167F" w14:textId="028A5458">
      <w:pPr>
        <w:pStyle w:val="ListParagraph"/>
        <w:ind w:firstLine="360"/>
      </w:pPr>
      <w:r>
        <w:t>{“action” : “ssid5</w:t>
      </w:r>
      <w:r w:rsidR="00BF150E">
        <w:t>G</w:t>
      </w:r>
      <w:r>
        <w:t xml:space="preserve">View”, “requestId” : </w:t>
      </w:r>
      <w:r w:rsidR="003E0981">
        <w:t>&lt;requestId&gt;</w:t>
      </w:r>
      <w:r>
        <w:t>}</w:t>
      </w:r>
    </w:p>
    <w:p w:rsidR="00BE2806" w:rsidP="00BE2806" w:rsidRDefault="00BE2806" w14:paraId="1E96D2B7" w14:textId="41DCE127">
      <w:pPr>
        <w:pStyle w:val="ListParagraph"/>
        <w:numPr>
          <w:ilvl w:val="0"/>
          <w:numId w:val="9"/>
        </w:numPr>
        <w:rPr>
          <w:b/>
          <w:bCs/>
        </w:rPr>
      </w:pPr>
      <w:r>
        <w:rPr>
          <w:b/>
          <w:bCs/>
        </w:rPr>
        <w:t>SSID 5G view Response:</w:t>
      </w:r>
    </w:p>
    <w:p w:rsidRPr="00820762" w:rsidR="00BE2806" w:rsidP="00BE2806" w:rsidRDefault="00BE2806" w14:paraId="1B1E8263" w14:textId="77777777">
      <w:pPr>
        <w:pStyle w:val="ListParagraph"/>
        <w:numPr>
          <w:ilvl w:val="1"/>
          <w:numId w:val="9"/>
        </w:numPr>
      </w:pPr>
      <w:r>
        <w:t>Lấy thông tin SSID</w:t>
      </w:r>
      <w:r w:rsidRPr="00820762">
        <w:t xml:space="preserve"> thành công</w:t>
      </w:r>
      <w:r>
        <w:t>:</w:t>
      </w:r>
    </w:p>
    <w:p w:rsidR="00BE2806" w:rsidP="00BE2806" w:rsidRDefault="00BE2806" w14:paraId="7C7CC383" w14:textId="77777777">
      <w:pPr>
        <w:pStyle w:val="FirstLevelBullet"/>
        <w:numPr>
          <w:ilvl w:val="0"/>
          <w:numId w:val="0"/>
        </w:numPr>
        <w:ind w:left="1080"/>
      </w:pPr>
      <w:r>
        <w:t>{</w:t>
      </w:r>
    </w:p>
    <w:p w:rsidR="00BE2806" w:rsidP="00BE2806" w:rsidRDefault="00BE2806" w14:paraId="59657798" w14:textId="77777777">
      <w:pPr>
        <w:pStyle w:val="FirstLevelBullet"/>
        <w:numPr>
          <w:ilvl w:val="0"/>
          <w:numId w:val="0"/>
        </w:numPr>
        <w:ind w:left="720" w:firstLine="360"/>
      </w:pPr>
      <w:r>
        <w:t>"status": 0,</w:t>
      </w:r>
    </w:p>
    <w:p w:rsidR="00BE2806" w:rsidP="00BE2806" w:rsidRDefault="00BE2806" w14:paraId="24A9D790" w14:textId="77777777">
      <w:pPr>
        <w:pStyle w:val="FirstLevelBullet"/>
        <w:numPr>
          <w:ilvl w:val="0"/>
          <w:numId w:val="0"/>
        </w:numPr>
        <w:ind w:left="720" w:firstLine="360"/>
      </w:pPr>
      <w:r>
        <w:t>“message”: “Success”,</w:t>
      </w:r>
    </w:p>
    <w:p w:rsidR="00BE2806" w:rsidP="00BE2806" w:rsidRDefault="00BE2806" w14:paraId="22BF84E2" w14:textId="157E361A">
      <w:pPr>
        <w:pStyle w:val="ListParagraph"/>
        <w:ind w:firstLine="360"/>
      </w:pPr>
      <w:r>
        <w:t xml:space="preserve">“requestId” : </w:t>
      </w:r>
      <w:r w:rsidR="003E0981">
        <w:t>&lt;requestId&gt;</w:t>
      </w:r>
      <w:r>
        <w:t>,</w:t>
      </w:r>
    </w:p>
    <w:p w:rsidR="00BE2806" w:rsidP="00BE2806" w:rsidRDefault="00BE2806" w14:paraId="28599637" w14:textId="77777777">
      <w:pPr>
        <w:pStyle w:val="FirstLevelBullet"/>
        <w:numPr>
          <w:ilvl w:val="0"/>
          <w:numId w:val="0"/>
        </w:numPr>
        <w:ind w:left="720" w:firstLine="360"/>
      </w:pPr>
      <w:r>
        <w:t>"data": {</w:t>
      </w:r>
    </w:p>
    <w:p w:rsidR="00BE2806" w:rsidP="00BE2806" w:rsidRDefault="00BE2806" w14:paraId="0FE473BB" w14:textId="48EB3DC1">
      <w:pPr>
        <w:pStyle w:val="FirstLevelBullet"/>
        <w:numPr>
          <w:ilvl w:val="0"/>
          <w:numId w:val="0"/>
        </w:numPr>
        <w:ind w:left="720" w:firstLine="360"/>
      </w:pPr>
      <w:r>
        <w:t>“action” : “ssid5</w:t>
      </w:r>
      <w:r w:rsidR="00BF150E">
        <w:t>G</w:t>
      </w:r>
      <w:r>
        <w:t>View”,</w:t>
      </w:r>
    </w:p>
    <w:p w:rsidR="00BE2806" w:rsidP="00BE2806" w:rsidRDefault="00BE2806" w14:paraId="4A3885CE" w14:textId="77777777">
      <w:pPr>
        <w:pStyle w:val="FirstLevelBullet"/>
        <w:numPr>
          <w:ilvl w:val="0"/>
          <w:numId w:val="0"/>
        </w:numPr>
        <w:ind w:left="720" w:firstLine="360"/>
      </w:pPr>
      <w:r>
        <w:t>“</w:t>
      </w:r>
      <w:r w:rsidRPr="006B48DC">
        <w:t>results</w:t>
      </w:r>
      <w:r>
        <w:t>” : [</w:t>
      </w:r>
    </w:p>
    <w:p w:rsidR="00BE2806" w:rsidP="00BE2806" w:rsidRDefault="00BE2806" w14:paraId="75720481" w14:textId="77777777">
      <w:pPr>
        <w:pStyle w:val="FirstLevelBullet"/>
        <w:numPr>
          <w:ilvl w:val="0"/>
          <w:numId w:val="0"/>
        </w:numPr>
        <w:ind w:left="2160" w:firstLine="720"/>
      </w:pPr>
      <w:r>
        <w:t>{</w:t>
      </w:r>
    </w:p>
    <w:p w:rsidR="00BE2806" w:rsidP="00BE2806" w:rsidRDefault="00045C6B" w14:paraId="3223AC72" w14:textId="35424086">
      <w:pPr>
        <w:pStyle w:val="FirstLevelBullet"/>
        <w:numPr>
          <w:ilvl w:val="0"/>
          <w:numId w:val="0"/>
        </w:numPr>
        <w:ind w:left="720" w:firstLine="360"/>
      </w:pPr>
      <w:r>
        <w:tab/>
      </w:r>
      <w:r>
        <w:tab/>
      </w:r>
      <w:r>
        <w:tab/>
      </w:r>
      <w:r>
        <w:t>“ssidIndex” : &lt;ssidIndex&gt;</w:t>
      </w:r>
      <w:r w:rsidR="00BE2806">
        <w:t>,</w:t>
      </w:r>
    </w:p>
    <w:p w:rsidR="00F83E78" w:rsidP="00BE2806" w:rsidRDefault="00F83E78" w14:paraId="7C8C5367" w14:textId="511949BF">
      <w:pPr>
        <w:pStyle w:val="FirstLevelBullet"/>
        <w:numPr>
          <w:ilvl w:val="0"/>
          <w:numId w:val="0"/>
        </w:numPr>
        <w:ind w:left="720" w:firstLine="360"/>
      </w:pPr>
      <w:r>
        <w:tab/>
      </w:r>
      <w:r>
        <w:tab/>
      </w:r>
      <w:r>
        <w:tab/>
      </w:r>
      <w:r>
        <w:t>“enable” : “&lt;enable&gt;”,</w:t>
      </w:r>
    </w:p>
    <w:p w:rsidR="00BE2806" w:rsidP="00BE2806" w:rsidRDefault="00BE2806" w14:paraId="1D9B5454" w14:textId="77777777">
      <w:pPr>
        <w:pStyle w:val="FirstLevelBullet"/>
        <w:numPr>
          <w:ilvl w:val="0"/>
          <w:numId w:val="0"/>
        </w:numPr>
        <w:ind w:left="720" w:firstLine="360"/>
      </w:pPr>
      <w:r>
        <w:tab/>
      </w:r>
      <w:r>
        <w:tab/>
      </w:r>
      <w:r>
        <w:tab/>
      </w:r>
      <w:r>
        <w:t>“ssidName” : “&lt;ssidName&gt;”,</w:t>
      </w:r>
    </w:p>
    <w:p w:rsidR="00BE2806" w:rsidP="00BE2806" w:rsidRDefault="00BE2806" w14:paraId="6AFED5DB" w14:textId="77777777">
      <w:pPr>
        <w:pStyle w:val="FirstLevelBullet"/>
        <w:numPr>
          <w:ilvl w:val="0"/>
          <w:numId w:val="0"/>
        </w:numPr>
        <w:ind w:left="2160" w:firstLine="720"/>
      </w:pPr>
      <w:r>
        <w:t>“authenMode” :  “&lt;authenMode&gt;”,</w:t>
      </w:r>
    </w:p>
    <w:p w:rsidR="00BE2806" w:rsidP="00BE2806" w:rsidRDefault="00BE2806" w14:paraId="4D5F2D5E" w14:textId="77777777">
      <w:pPr>
        <w:pStyle w:val="FirstLevelBullet"/>
        <w:numPr>
          <w:ilvl w:val="0"/>
          <w:numId w:val="0"/>
        </w:numPr>
        <w:ind w:left="2160" w:firstLine="720"/>
      </w:pPr>
      <w:r>
        <w:t>“password: “&lt;password&gt;”</w:t>
      </w:r>
    </w:p>
    <w:p w:rsidR="00BE2806" w:rsidP="00BE2806" w:rsidRDefault="00BE2806" w14:paraId="575C3DE6" w14:textId="77777777">
      <w:pPr>
        <w:pStyle w:val="FirstLevelBullet"/>
        <w:numPr>
          <w:ilvl w:val="0"/>
          <w:numId w:val="0"/>
        </w:numPr>
        <w:ind w:left="2880"/>
      </w:pPr>
      <w:r>
        <w:t>}</w:t>
      </w:r>
    </w:p>
    <w:p w:rsidR="00BE2806" w:rsidP="00BE2806" w:rsidRDefault="00BE2806" w14:paraId="08BF76BA" w14:textId="77777777">
      <w:pPr>
        <w:pStyle w:val="FirstLevelBullet"/>
        <w:numPr>
          <w:ilvl w:val="0"/>
          <w:numId w:val="0"/>
        </w:numPr>
        <w:ind w:left="2160" w:firstLine="720"/>
      </w:pPr>
      <w:r>
        <w:t>…</w:t>
      </w:r>
    </w:p>
    <w:p w:rsidR="00BE2806" w:rsidP="00BE2806" w:rsidRDefault="00BE2806" w14:paraId="343A6CB4" w14:textId="77777777">
      <w:pPr>
        <w:pStyle w:val="FirstLevelBullet"/>
        <w:numPr>
          <w:ilvl w:val="0"/>
          <w:numId w:val="0"/>
        </w:numPr>
        <w:ind w:left="2160"/>
      </w:pPr>
      <w:r>
        <w:t xml:space="preserve">        ]</w:t>
      </w:r>
      <w:r>
        <w:tab/>
      </w:r>
    </w:p>
    <w:p w:rsidR="00BE2806" w:rsidP="00BE2806" w:rsidRDefault="00BE2806" w14:paraId="4068F288" w14:textId="77777777">
      <w:pPr>
        <w:pStyle w:val="FirstLevelBullet"/>
        <w:numPr>
          <w:ilvl w:val="0"/>
          <w:numId w:val="0"/>
        </w:numPr>
        <w:ind w:left="1440" w:firstLine="720"/>
      </w:pPr>
    </w:p>
    <w:p w:rsidR="00BE2806" w:rsidP="00BE2806" w:rsidRDefault="00BE2806" w14:paraId="152D2DA4" w14:textId="77777777">
      <w:pPr>
        <w:pStyle w:val="FirstLevelBullet"/>
        <w:numPr>
          <w:ilvl w:val="0"/>
          <w:numId w:val="0"/>
        </w:numPr>
        <w:ind w:left="720" w:firstLine="360"/>
      </w:pPr>
      <w:r>
        <w:t>}</w:t>
      </w:r>
    </w:p>
    <w:p w:rsidR="00BE2806" w:rsidP="00BE2806" w:rsidRDefault="00BE2806" w14:paraId="013CA514" w14:textId="77777777">
      <w:pPr>
        <w:pStyle w:val="FirstLevelBullet"/>
        <w:numPr>
          <w:ilvl w:val="0"/>
          <w:numId w:val="0"/>
        </w:numPr>
        <w:ind w:left="720" w:firstLine="360"/>
      </w:pPr>
      <w:r>
        <w:t>}</w:t>
      </w:r>
    </w:p>
    <w:p w:rsidRPr="00820762" w:rsidR="00BE2806" w:rsidP="00BE2806" w:rsidRDefault="00BE2806" w14:paraId="0E95A219" w14:textId="44A4E1FA">
      <w:pPr>
        <w:pStyle w:val="ListParagraph"/>
        <w:numPr>
          <w:ilvl w:val="1"/>
          <w:numId w:val="9"/>
        </w:numPr>
      </w:pPr>
      <w:r>
        <w:t xml:space="preserve">Lấy thông tin </w:t>
      </w:r>
      <w:r w:rsidR="00BF150E">
        <w:t>SSID 5G</w:t>
      </w:r>
      <w:r>
        <w:t xml:space="preserve"> thất bại:</w:t>
      </w:r>
    </w:p>
    <w:p w:rsidR="00BE2806" w:rsidP="00BE2806" w:rsidRDefault="00BE2806" w14:paraId="1D78448B" w14:textId="77777777">
      <w:pPr>
        <w:pStyle w:val="FirstLevelBullet"/>
        <w:numPr>
          <w:ilvl w:val="0"/>
          <w:numId w:val="0"/>
        </w:numPr>
        <w:ind w:left="1080"/>
      </w:pPr>
      <w:r>
        <w:t>{</w:t>
      </w:r>
    </w:p>
    <w:p w:rsidR="00BE2806" w:rsidP="00BE2806" w:rsidRDefault="00BE2806" w14:paraId="29EA54F6" w14:textId="77777777">
      <w:pPr>
        <w:pStyle w:val="FirstLevelBullet"/>
        <w:numPr>
          <w:ilvl w:val="0"/>
          <w:numId w:val="0"/>
        </w:numPr>
        <w:ind w:left="1080"/>
      </w:pPr>
      <w:r>
        <w:t>“status”: &lt;ErrorCode&gt;,</w:t>
      </w:r>
    </w:p>
    <w:p w:rsidR="00BE2806" w:rsidP="00BE2806" w:rsidRDefault="00BE2806" w14:paraId="1DCA3600" w14:textId="77777777">
      <w:pPr>
        <w:pStyle w:val="FirstLevelBullet"/>
        <w:numPr>
          <w:ilvl w:val="0"/>
          <w:numId w:val="0"/>
        </w:numPr>
        <w:ind w:left="1080"/>
      </w:pPr>
      <w:r>
        <w:t>“message”: “&lt;message&gt;”,</w:t>
      </w:r>
    </w:p>
    <w:p w:rsidR="00BE2806" w:rsidP="00BE2806" w:rsidRDefault="00BE2806" w14:paraId="71866AE9" w14:textId="3E4512D7">
      <w:pPr>
        <w:pStyle w:val="ListParagraph"/>
        <w:ind w:firstLine="360"/>
      </w:pPr>
      <w:r>
        <w:lastRenderedPageBreak/>
        <w:t xml:space="preserve">“requestId” : </w:t>
      </w:r>
      <w:r w:rsidR="003E0981">
        <w:t>&lt;requestId&gt;</w:t>
      </w:r>
      <w:r>
        <w:t>,</w:t>
      </w:r>
    </w:p>
    <w:p w:rsidR="00BE2806" w:rsidP="00BE2806" w:rsidRDefault="00BE2806" w14:paraId="4CC06B16" w14:textId="77777777">
      <w:pPr>
        <w:pStyle w:val="FirstLevelBullet"/>
        <w:numPr>
          <w:ilvl w:val="0"/>
          <w:numId w:val="0"/>
        </w:numPr>
        <w:ind w:left="1080"/>
      </w:pPr>
      <w:r>
        <w:t>"data": {</w:t>
      </w:r>
    </w:p>
    <w:p w:rsidR="00BE2806" w:rsidP="00BE2806" w:rsidRDefault="00BE2806" w14:paraId="0CD90595" w14:textId="77777777">
      <w:pPr>
        <w:pStyle w:val="FirstLevelBullet"/>
        <w:numPr>
          <w:ilvl w:val="0"/>
          <w:numId w:val="0"/>
        </w:numPr>
        <w:ind w:left="1080"/>
      </w:pPr>
      <w:r>
        <w:t>}</w:t>
      </w:r>
    </w:p>
    <w:p w:rsidR="00BE2806" w:rsidP="00BE2806" w:rsidRDefault="00BE2806" w14:paraId="7CB7EFC1" w14:textId="77777777">
      <w:pPr>
        <w:pStyle w:val="FirstLevelBullet"/>
        <w:numPr>
          <w:ilvl w:val="0"/>
          <w:numId w:val="0"/>
        </w:numPr>
        <w:ind w:left="1080"/>
      </w:pPr>
      <w:r>
        <w:t>}</w:t>
      </w:r>
    </w:p>
    <w:p w:rsidR="00BE2806" w:rsidP="00D14DD9" w:rsidRDefault="00BE2806" w14:paraId="774F870E" w14:textId="77777777">
      <w:pPr>
        <w:pStyle w:val="FirstLevelBullet"/>
        <w:numPr>
          <w:ilvl w:val="0"/>
          <w:numId w:val="0"/>
        </w:numPr>
        <w:ind w:left="1080"/>
      </w:pPr>
    </w:p>
    <w:p w:rsidR="004D732D" w:rsidP="004D732D" w:rsidRDefault="004D732D" w14:paraId="52DC182C" w14:textId="77777777">
      <w:pPr>
        <w:pStyle w:val="FirstLevelBullet"/>
        <w:numPr>
          <w:ilvl w:val="0"/>
          <w:numId w:val="0"/>
        </w:numPr>
        <w:ind w:left="720" w:hanging="360"/>
      </w:pPr>
    </w:p>
    <w:p w:rsidR="00D14DD9" w:rsidP="00D14DD9" w:rsidRDefault="00D14DD9" w14:paraId="609832AA" w14:textId="77777777">
      <w:pPr>
        <w:pStyle w:val="ListParagraph"/>
        <w:numPr>
          <w:ilvl w:val="0"/>
          <w:numId w:val="9"/>
        </w:numPr>
        <w:rPr>
          <w:b/>
          <w:bCs/>
        </w:rPr>
      </w:pPr>
      <w:r w:rsidRPr="00003BA2">
        <w:rPr>
          <w:b/>
          <w:bCs/>
        </w:rPr>
        <w:t>Mô tả tham số</w:t>
      </w:r>
      <w:r>
        <w:rPr>
          <w:b/>
          <w:bCs/>
        </w:rPr>
        <w:t>:</w:t>
      </w:r>
    </w:p>
    <w:p w:rsidR="00771908" w:rsidP="00771908" w:rsidRDefault="00771908" w14:paraId="237FDBBF" w14:textId="39EC8327">
      <w:pPr>
        <w:pStyle w:val="Caption"/>
        <w:keepNext/>
      </w:pPr>
      <w:bookmarkStart w:name="_Toc110529165" w:id="4585"/>
      <w:r>
        <w:t xml:space="preserve">Bảng </w:t>
      </w:r>
      <w:ins w:author="toantk" w:date="2022-08-04T17:50:00Z" w:id="4586">
        <w:r w:rsidR="0035117C">
          <w:fldChar w:fldCharType="begin"/>
        </w:r>
        <w:r w:rsidR="0035117C">
          <w:instrText xml:space="preserve"> STYLEREF 1 \s </w:instrText>
        </w:r>
      </w:ins>
      <w:r w:rsidR="0035117C">
        <w:fldChar w:fldCharType="separate"/>
      </w:r>
      <w:r w:rsidR="00533729">
        <w:rPr>
          <w:noProof/>
        </w:rPr>
        <w:t>7</w:t>
      </w:r>
      <w:ins w:author="toantk" w:date="2022-08-04T17:50:00Z" w:id="4587">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16</w:t>
      </w:r>
      <w:ins w:author="toantk" w:date="2022-08-04T17:50:00Z" w:id="4588">
        <w:r w:rsidR="0035117C">
          <w:fldChar w:fldCharType="end"/>
        </w:r>
      </w:ins>
      <w:ins w:author="Tran Khanh Toan" w:date="2022-08-04T09:32:00Z" w:id="4589">
        <w:del w:author="toantk" w:date="2022-08-04T17:50:00Z" w:id="4590">
          <w:r w:rsidDel="0035117C" w:rsidR="00F227FB">
            <w:fldChar w:fldCharType="begin"/>
          </w:r>
          <w:r w:rsidDel="0035117C" w:rsidR="00F227FB">
            <w:delInstrText xml:space="preserve"> STYLEREF 1 \s </w:delInstrText>
          </w:r>
        </w:del>
      </w:ins>
      <w:del w:author="toantk" w:date="2022-08-04T17:50:00Z" w:id="4591">
        <w:r w:rsidDel="0035117C" w:rsidR="00F227FB">
          <w:fldChar w:fldCharType="separate"/>
        </w:r>
        <w:r w:rsidDel="0035117C" w:rsidR="00F227FB">
          <w:rPr>
            <w:noProof/>
          </w:rPr>
          <w:delText>7</w:delText>
        </w:r>
      </w:del>
      <w:ins w:author="Tran Khanh Toan" w:date="2022-08-04T09:32:00Z" w:id="4592">
        <w:del w:author="toantk" w:date="2022-08-04T17:50:00Z" w:id="4593">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4594">
        <w:r w:rsidDel="0035117C" w:rsidR="00F227FB">
          <w:fldChar w:fldCharType="separate"/>
        </w:r>
      </w:del>
      <w:ins w:author="Tran Khanh Toan" w:date="2022-08-04T09:32:00Z" w:id="4595">
        <w:del w:author="toantk" w:date="2022-08-04T17:50:00Z" w:id="4596">
          <w:r w:rsidDel="0035117C" w:rsidR="00F227FB">
            <w:rPr>
              <w:noProof/>
            </w:rPr>
            <w:delText>16</w:delText>
          </w:r>
          <w:r w:rsidDel="0035117C" w:rsidR="00F227FB">
            <w:fldChar w:fldCharType="end"/>
          </w:r>
        </w:del>
      </w:ins>
      <w:ins w:author="toantk" w:date="2022-07-28T09:18:00Z" w:id="4597">
        <w:del w:author="Tran Khanh Toan" w:date="2022-08-03T15:31:00Z" w:id="4598">
          <w:r w:rsidDel="0087204C" w:rsidR="005A0D0F">
            <w:fldChar w:fldCharType="begin"/>
          </w:r>
          <w:r w:rsidDel="0087204C" w:rsidR="005A0D0F">
            <w:delInstrText xml:space="preserve"> STYLEREF 1 \s </w:delInstrText>
          </w:r>
        </w:del>
      </w:ins>
      <w:del w:author="Tran Khanh Toan" w:date="2022-08-03T15:31:00Z" w:id="4599">
        <w:r w:rsidDel="0087204C" w:rsidR="005A0D0F">
          <w:fldChar w:fldCharType="separate"/>
        </w:r>
        <w:r w:rsidDel="0087204C" w:rsidR="005A0D0F">
          <w:rPr>
            <w:noProof/>
          </w:rPr>
          <w:delText>7</w:delText>
        </w:r>
      </w:del>
      <w:ins w:author="toantk" w:date="2022-07-28T09:18:00Z" w:id="4600">
        <w:del w:author="Tran Khanh Toan" w:date="2022-08-03T15:31:00Z" w:id="4601">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4602">
        <w:r w:rsidDel="0087204C" w:rsidR="005A0D0F">
          <w:fldChar w:fldCharType="separate"/>
        </w:r>
      </w:del>
      <w:ins w:author="toantk" w:date="2022-07-28T09:18:00Z" w:id="4603">
        <w:del w:author="Tran Khanh Toan" w:date="2022-08-03T15:31:00Z" w:id="4604">
          <w:r w:rsidDel="0087204C" w:rsidR="005A0D0F">
            <w:rPr>
              <w:noProof/>
            </w:rPr>
            <w:delText>16</w:delText>
          </w:r>
          <w:r w:rsidDel="0087204C" w:rsidR="005A0D0F">
            <w:fldChar w:fldCharType="end"/>
          </w:r>
        </w:del>
      </w:ins>
      <w:ins w:author="Tran Khanh Toan" w:date="2022-07-01T17:36:00Z" w:id="4605">
        <w:del w:author="toantk" w:date="2022-07-27T10:00:00Z" w:id="4606">
          <w:r w:rsidDel="006366F4" w:rsidR="0036606E">
            <w:fldChar w:fldCharType="begin"/>
          </w:r>
          <w:r w:rsidDel="006366F4" w:rsidR="0036606E">
            <w:delInstrText xml:space="preserve"> STYLEREF 1 \s </w:delInstrText>
          </w:r>
        </w:del>
      </w:ins>
      <w:del w:author="toantk" w:date="2022-07-27T10:00:00Z" w:id="4607">
        <w:r w:rsidDel="006366F4" w:rsidR="0036606E">
          <w:fldChar w:fldCharType="separate"/>
        </w:r>
        <w:r w:rsidDel="006366F4" w:rsidR="0036606E">
          <w:rPr>
            <w:noProof/>
          </w:rPr>
          <w:delText>7</w:delText>
        </w:r>
      </w:del>
      <w:ins w:author="Tran Khanh Toan" w:date="2022-07-01T17:36:00Z" w:id="4608">
        <w:del w:author="toantk" w:date="2022-07-27T10:00:00Z" w:id="4609">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4610">
        <w:r w:rsidDel="006366F4" w:rsidR="0036606E">
          <w:fldChar w:fldCharType="separate"/>
        </w:r>
      </w:del>
      <w:ins w:author="Tran Khanh Toan" w:date="2022-07-01T17:36:00Z" w:id="4611">
        <w:del w:author="toantk" w:date="2022-07-27T10:00:00Z" w:id="4612">
          <w:r w:rsidDel="006366F4" w:rsidR="0036606E">
            <w:rPr>
              <w:noProof/>
            </w:rPr>
            <w:delText>12</w:delText>
          </w:r>
          <w:r w:rsidDel="006366F4" w:rsidR="0036606E">
            <w:fldChar w:fldCharType="end"/>
          </w:r>
        </w:del>
      </w:ins>
      <w:del w:author="Tran Khanh Toan" w:date="2022-07-01T14:56:00Z" w:id="4613">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11</w:delText>
        </w:r>
        <w:r w:rsidDel="00A87875" w:rsidR="003F0BD0">
          <w:rPr>
            <w:noProof/>
          </w:rPr>
          <w:fldChar w:fldCharType="end"/>
        </w:r>
      </w:del>
      <w:r>
        <w:t xml:space="preserve"> Bảng mô tả tham số trong luồng điều khiển lấy thông tin cấu hình SSID hiện tại</w:t>
      </w:r>
      <w:bookmarkEnd w:id="4585"/>
    </w:p>
    <w:tbl>
      <w:tblPr>
        <w:tblStyle w:val="TableGrid"/>
        <w:tblW w:w="0" w:type="auto"/>
        <w:tblInd w:w="175" w:type="dxa"/>
        <w:tblLook w:val="04A0" w:firstRow="1" w:lastRow="0" w:firstColumn="1" w:lastColumn="0" w:noHBand="0" w:noVBand="1"/>
      </w:tblPr>
      <w:tblGrid>
        <w:gridCol w:w="714"/>
        <w:gridCol w:w="1762"/>
        <w:gridCol w:w="1433"/>
        <w:gridCol w:w="1083"/>
        <w:gridCol w:w="2360"/>
        <w:gridCol w:w="1698"/>
      </w:tblGrid>
      <w:tr w:rsidR="004D732D" w:rsidTr="00F83E78" w14:paraId="7753D787" w14:textId="77777777">
        <w:tc>
          <w:tcPr>
            <w:tcW w:w="714" w:type="dxa"/>
          </w:tcPr>
          <w:p w:rsidR="00D14DD9" w:rsidP="00E5021C" w:rsidRDefault="00D14DD9" w14:paraId="49DC8610" w14:textId="77777777">
            <w:pPr>
              <w:pStyle w:val="ListParagraph"/>
              <w:ind w:left="0"/>
              <w:rPr>
                <w:b/>
                <w:bCs/>
              </w:rPr>
            </w:pPr>
            <w:r>
              <w:rPr>
                <w:b/>
                <w:bCs/>
              </w:rPr>
              <w:t>STT</w:t>
            </w:r>
          </w:p>
        </w:tc>
        <w:tc>
          <w:tcPr>
            <w:tcW w:w="1762" w:type="dxa"/>
          </w:tcPr>
          <w:p w:rsidR="00D14DD9" w:rsidP="00E5021C" w:rsidRDefault="00D14DD9" w14:paraId="2C0FF9A4" w14:textId="77777777">
            <w:pPr>
              <w:pStyle w:val="ListParagraph"/>
              <w:ind w:left="0"/>
              <w:rPr>
                <w:b/>
                <w:bCs/>
              </w:rPr>
            </w:pPr>
            <w:r>
              <w:rPr>
                <w:b/>
                <w:bCs/>
              </w:rPr>
              <w:t>Tham số</w:t>
            </w:r>
          </w:p>
        </w:tc>
        <w:tc>
          <w:tcPr>
            <w:tcW w:w="1433" w:type="dxa"/>
          </w:tcPr>
          <w:p w:rsidR="00D14DD9" w:rsidP="00E5021C" w:rsidRDefault="00D14DD9" w14:paraId="7BE8DCA5" w14:textId="77777777">
            <w:pPr>
              <w:pStyle w:val="ListParagraph"/>
              <w:ind w:left="0"/>
              <w:rPr>
                <w:b/>
                <w:bCs/>
              </w:rPr>
            </w:pPr>
            <w:r>
              <w:rPr>
                <w:b/>
                <w:bCs/>
              </w:rPr>
              <w:t>Mô tả</w:t>
            </w:r>
          </w:p>
        </w:tc>
        <w:tc>
          <w:tcPr>
            <w:tcW w:w="1083" w:type="dxa"/>
          </w:tcPr>
          <w:p w:rsidR="00D14DD9" w:rsidP="00E5021C" w:rsidRDefault="00D14DD9" w14:paraId="2F659E81" w14:textId="77777777">
            <w:pPr>
              <w:pStyle w:val="ListParagraph"/>
              <w:ind w:left="0"/>
              <w:rPr>
                <w:b/>
                <w:bCs/>
              </w:rPr>
            </w:pPr>
            <w:r>
              <w:rPr>
                <w:b/>
                <w:bCs/>
              </w:rPr>
              <w:t>Kiểu</w:t>
            </w:r>
          </w:p>
        </w:tc>
        <w:tc>
          <w:tcPr>
            <w:tcW w:w="2360" w:type="dxa"/>
          </w:tcPr>
          <w:p w:rsidR="00D14DD9" w:rsidP="00E5021C" w:rsidRDefault="00D14DD9" w14:paraId="687E7861" w14:textId="77777777">
            <w:pPr>
              <w:pStyle w:val="ListParagraph"/>
              <w:ind w:left="0"/>
              <w:rPr>
                <w:b/>
                <w:bCs/>
              </w:rPr>
            </w:pPr>
            <w:r>
              <w:rPr>
                <w:b/>
                <w:bCs/>
              </w:rPr>
              <w:t>Giá trị</w:t>
            </w:r>
          </w:p>
        </w:tc>
        <w:tc>
          <w:tcPr>
            <w:tcW w:w="1698" w:type="dxa"/>
          </w:tcPr>
          <w:p w:rsidR="00D14DD9" w:rsidP="00E5021C" w:rsidRDefault="00D14DD9" w14:paraId="56DCFFF2" w14:textId="77777777">
            <w:pPr>
              <w:pStyle w:val="ListParagraph"/>
              <w:ind w:left="0"/>
              <w:rPr>
                <w:b/>
                <w:bCs/>
              </w:rPr>
            </w:pPr>
            <w:r>
              <w:rPr>
                <w:b/>
                <w:bCs/>
              </w:rPr>
              <w:t>Json Key</w:t>
            </w:r>
          </w:p>
        </w:tc>
      </w:tr>
      <w:tr w:rsidRPr="004C66E4" w:rsidR="004D732D" w:rsidTr="00F83E78" w14:paraId="30440CA8" w14:textId="77777777">
        <w:tc>
          <w:tcPr>
            <w:tcW w:w="714" w:type="dxa"/>
          </w:tcPr>
          <w:p w:rsidRPr="004C66E4" w:rsidR="00D14DD9" w:rsidP="00E5021C" w:rsidRDefault="00D14DD9" w14:paraId="66805678" w14:textId="77777777">
            <w:pPr>
              <w:pStyle w:val="ListParagraph"/>
              <w:ind w:left="0"/>
            </w:pPr>
            <w:r w:rsidRPr="004C66E4">
              <w:t>1</w:t>
            </w:r>
          </w:p>
        </w:tc>
        <w:tc>
          <w:tcPr>
            <w:tcW w:w="1762" w:type="dxa"/>
          </w:tcPr>
          <w:p w:rsidRPr="004C66E4" w:rsidR="00D14DD9" w:rsidP="00E5021C" w:rsidRDefault="00403DAF" w14:paraId="64822052" w14:textId="77777777">
            <w:pPr>
              <w:pStyle w:val="ListParagraph"/>
              <w:ind w:left="0"/>
            </w:pPr>
            <w:r>
              <w:t>SSID</w:t>
            </w:r>
            <w:r w:rsidRPr="004C66E4" w:rsidR="00D14DD9">
              <w:t xml:space="preserve"> Index</w:t>
            </w:r>
          </w:p>
        </w:tc>
        <w:tc>
          <w:tcPr>
            <w:tcW w:w="1433" w:type="dxa"/>
          </w:tcPr>
          <w:p w:rsidRPr="004C66E4" w:rsidR="00D14DD9" w:rsidP="00E5021C" w:rsidRDefault="00403DAF" w14:paraId="6F1EC4C0" w14:textId="77777777">
            <w:pPr>
              <w:pStyle w:val="ListParagraph"/>
              <w:ind w:left="0"/>
            </w:pPr>
            <w:r>
              <w:t>SSID</w:t>
            </w:r>
            <w:r w:rsidRPr="004C66E4" w:rsidR="00D14DD9">
              <w:t xml:space="preserve"> Index</w:t>
            </w:r>
          </w:p>
        </w:tc>
        <w:tc>
          <w:tcPr>
            <w:tcW w:w="1083" w:type="dxa"/>
          </w:tcPr>
          <w:p w:rsidRPr="004C66E4" w:rsidR="00D14DD9" w:rsidP="00E5021C" w:rsidRDefault="00D14DD9" w14:paraId="0A6EE739" w14:textId="77777777">
            <w:pPr>
              <w:pStyle w:val="ListParagraph"/>
              <w:ind w:left="0"/>
            </w:pPr>
            <w:r>
              <w:t>Int</w:t>
            </w:r>
          </w:p>
        </w:tc>
        <w:tc>
          <w:tcPr>
            <w:tcW w:w="2360" w:type="dxa"/>
          </w:tcPr>
          <w:p w:rsidRPr="004C66E4" w:rsidR="004D732D" w:rsidP="00E5021C" w:rsidRDefault="00403DAF" w14:paraId="677AD490" w14:textId="55317089">
            <w:pPr>
              <w:pStyle w:val="ListParagraph"/>
              <w:ind w:left="0"/>
            </w:pPr>
            <w:r>
              <w:t>0-3</w:t>
            </w:r>
          </w:p>
        </w:tc>
        <w:tc>
          <w:tcPr>
            <w:tcW w:w="1698" w:type="dxa"/>
          </w:tcPr>
          <w:p w:rsidRPr="004C66E4" w:rsidR="00D14DD9" w:rsidP="00E5021C" w:rsidRDefault="00756672" w14:paraId="6E3988DA" w14:textId="77777777">
            <w:pPr>
              <w:pStyle w:val="ListParagraph"/>
              <w:ind w:left="0"/>
            </w:pPr>
            <w:r>
              <w:t>ssid</w:t>
            </w:r>
            <w:r w:rsidR="00D14DD9">
              <w:t>Index</w:t>
            </w:r>
          </w:p>
        </w:tc>
      </w:tr>
      <w:tr w:rsidRPr="004C66E4" w:rsidR="00F83E78" w:rsidTr="00F83E78" w14:paraId="410551B4" w14:textId="77777777">
        <w:tc>
          <w:tcPr>
            <w:tcW w:w="714" w:type="dxa"/>
          </w:tcPr>
          <w:p w:rsidRPr="004C66E4" w:rsidR="00F83E78" w:rsidP="00F83E78" w:rsidRDefault="00F83E78" w14:paraId="52497DAC" w14:textId="019476B5">
            <w:pPr>
              <w:pStyle w:val="ListParagraph"/>
              <w:ind w:left="0"/>
            </w:pPr>
            <w:r>
              <w:t>2</w:t>
            </w:r>
          </w:p>
        </w:tc>
        <w:tc>
          <w:tcPr>
            <w:tcW w:w="1762" w:type="dxa"/>
          </w:tcPr>
          <w:p w:rsidR="00F83E78" w:rsidP="00F83E78" w:rsidRDefault="00F83E78" w14:paraId="686713B3" w14:textId="38291147">
            <w:pPr>
              <w:pStyle w:val="ListParagraph"/>
              <w:ind w:left="0"/>
            </w:pPr>
            <w:r>
              <w:t>Enable</w:t>
            </w:r>
          </w:p>
        </w:tc>
        <w:tc>
          <w:tcPr>
            <w:tcW w:w="1433" w:type="dxa"/>
          </w:tcPr>
          <w:p w:rsidR="00F83E78" w:rsidP="00F83E78" w:rsidRDefault="00F83E78" w14:paraId="556BA4E0" w14:textId="2171F085">
            <w:pPr>
              <w:pStyle w:val="ListParagraph"/>
              <w:ind w:left="0"/>
            </w:pPr>
            <w:r>
              <w:t>Bật/Tắt SSID</w:t>
            </w:r>
          </w:p>
        </w:tc>
        <w:tc>
          <w:tcPr>
            <w:tcW w:w="1083" w:type="dxa"/>
          </w:tcPr>
          <w:p w:rsidR="00F83E78" w:rsidP="00F83E78" w:rsidRDefault="00F83E78" w14:paraId="1DA0FFF7" w14:textId="6E8AD938">
            <w:pPr>
              <w:pStyle w:val="ListParagraph"/>
              <w:ind w:left="0"/>
            </w:pPr>
            <w:r>
              <w:t>Boolean</w:t>
            </w:r>
          </w:p>
        </w:tc>
        <w:tc>
          <w:tcPr>
            <w:tcW w:w="2360" w:type="dxa"/>
          </w:tcPr>
          <w:p w:rsidR="00F83E78" w:rsidP="00F83E78" w:rsidRDefault="00F83E78" w14:paraId="12729975" w14:textId="77777777">
            <w:pPr>
              <w:pStyle w:val="ListParagraph"/>
              <w:ind w:left="0"/>
            </w:pPr>
            <w:r>
              <w:t>True: Bật</w:t>
            </w:r>
          </w:p>
          <w:p w:rsidR="00F83E78" w:rsidP="00F83E78" w:rsidRDefault="00F83E78" w14:paraId="4488715C" w14:textId="5371B60B">
            <w:pPr>
              <w:pStyle w:val="ListParagraph"/>
              <w:ind w:left="0"/>
            </w:pPr>
            <w:r>
              <w:t>False: Tắt</w:t>
            </w:r>
          </w:p>
        </w:tc>
        <w:tc>
          <w:tcPr>
            <w:tcW w:w="1698" w:type="dxa"/>
          </w:tcPr>
          <w:p w:rsidR="00F83E78" w:rsidP="00F83E78" w:rsidRDefault="00F83E78" w14:paraId="4171ACF7" w14:textId="55177FF3">
            <w:pPr>
              <w:pStyle w:val="ListParagraph"/>
              <w:ind w:left="0"/>
            </w:pPr>
            <w:r>
              <w:t>enable</w:t>
            </w:r>
          </w:p>
        </w:tc>
      </w:tr>
      <w:tr w:rsidRPr="004C66E4" w:rsidR="00F83E78" w:rsidTr="00F83E78" w14:paraId="12B542E2" w14:textId="77777777">
        <w:tc>
          <w:tcPr>
            <w:tcW w:w="714" w:type="dxa"/>
          </w:tcPr>
          <w:p w:rsidRPr="004C66E4" w:rsidR="00F83E78" w:rsidP="00F83E78" w:rsidRDefault="00F83E78" w14:paraId="2675C551" w14:textId="0DE436D2">
            <w:pPr>
              <w:pStyle w:val="ListParagraph"/>
              <w:ind w:left="0"/>
            </w:pPr>
            <w:r>
              <w:t>3</w:t>
            </w:r>
          </w:p>
        </w:tc>
        <w:tc>
          <w:tcPr>
            <w:tcW w:w="1762" w:type="dxa"/>
          </w:tcPr>
          <w:p w:rsidR="00F83E78" w:rsidP="00F83E78" w:rsidRDefault="00F83E78" w14:paraId="0F1F88B9" w14:textId="3B448978">
            <w:pPr>
              <w:pStyle w:val="ListParagraph"/>
              <w:ind w:left="0"/>
            </w:pPr>
            <w:r>
              <w:t>SSID Name</w:t>
            </w:r>
          </w:p>
        </w:tc>
        <w:tc>
          <w:tcPr>
            <w:tcW w:w="1433" w:type="dxa"/>
          </w:tcPr>
          <w:p w:rsidR="00F83E78" w:rsidP="00F83E78" w:rsidRDefault="00F83E78" w14:paraId="47CCE1F2" w14:textId="7FABCB2D">
            <w:pPr>
              <w:pStyle w:val="ListParagraph"/>
              <w:ind w:left="0"/>
            </w:pPr>
            <w:r>
              <w:t>Tên SSID của mạng Wifi</w:t>
            </w:r>
          </w:p>
        </w:tc>
        <w:tc>
          <w:tcPr>
            <w:tcW w:w="1083" w:type="dxa"/>
          </w:tcPr>
          <w:p w:rsidR="00F83E78" w:rsidP="00F83E78" w:rsidRDefault="00F83E78" w14:paraId="1A04D85C" w14:textId="1F675E11">
            <w:pPr>
              <w:pStyle w:val="ListParagraph"/>
              <w:ind w:left="0"/>
            </w:pPr>
            <w:r>
              <w:t>String</w:t>
            </w:r>
          </w:p>
        </w:tc>
        <w:tc>
          <w:tcPr>
            <w:tcW w:w="2360" w:type="dxa"/>
          </w:tcPr>
          <w:p w:rsidR="00F83E78" w:rsidP="00F83E78" w:rsidRDefault="00F83E78" w14:paraId="46ECF3EC" w14:textId="52D7DA78">
            <w:pPr>
              <w:pStyle w:val="ListParagraph"/>
              <w:ind w:left="0"/>
            </w:pPr>
            <w:r>
              <w:t>Chuỗi ký tự.</w:t>
            </w:r>
          </w:p>
        </w:tc>
        <w:tc>
          <w:tcPr>
            <w:tcW w:w="1698" w:type="dxa"/>
          </w:tcPr>
          <w:p w:rsidR="00F83E78" w:rsidP="00F83E78" w:rsidRDefault="00F83E78" w14:paraId="0B568EE9" w14:textId="42692345">
            <w:pPr>
              <w:pStyle w:val="ListParagraph"/>
              <w:ind w:left="0"/>
            </w:pPr>
            <w:r>
              <w:t>ssidName</w:t>
            </w:r>
          </w:p>
        </w:tc>
      </w:tr>
      <w:tr w:rsidR="00F83E78" w:rsidTr="00F83E78" w14:paraId="73CC000F" w14:textId="77777777">
        <w:tc>
          <w:tcPr>
            <w:tcW w:w="714" w:type="dxa"/>
          </w:tcPr>
          <w:p w:rsidRPr="00020A9F" w:rsidR="00F83E78" w:rsidP="00F83E78" w:rsidRDefault="00F83E78" w14:paraId="3DA64D71" w14:textId="39F9EF77">
            <w:pPr>
              <w:pStyle w:val="ListParagraph"/>
              <w:ind w:left="0"/>
            </w:pPr>
            <w:r>
              <w:t>4</w:t>
            </w:r>
          </w:p>
        </w:tc>
        <w:tc>
          <w:tcPr>
            <w:tcW w:w="1762" w:type="dxa"/>
          </w:tcPr>
          <w:p w:rsidRPr="00020A9F" w:rsidR="00F83E78" w:rsidP="00F83E78" w:rsidRDefault="00F83E78" w14:paraId="2FF5BBAC" w14:textId="77777777">
            <w:pPr>
              <w:pStyle w:val="ListParagraph"/>
              <w:ind w:left="0"/>
            </w:pPr>
            <w:r>
              <w:t>Authentication Mode</w:t>
            </w:r>
          </w:p>
        </w:tc>
        <w:tc>
          <w:tcPr>
            <w:tcW w:w="1433" w:type="dxa"/>
          </w:tcPr>
          <w:p w:rsidRPr="00020A9F" w:rsidR="00F83E78" w:rsidP="00F83E78" w:rsidRDefault="00F83E78" w14:paraId="012D843D" w14:textId="77777777">
            <w:pPr>
              <w:pStyle w:val="ListParagraph"/>
              <w:ind w:left="0"/>
            </w:pPr>
            <w:r>
              <w:t>Mode xác thực Wifi</w:t>
            </w:r>
          </w:p>
        </w:tc>
        <w:tc>
          <w:tcPr>
            <w:tcW w:w="1083" w:type="dxa"/>
          </w:tcPr>
          <w:p w:rsidRPr="00020A9F" w:rsidR="00F83E78" w:rsidP="00F83E78" w:rsidRDefault="00F83E78" w14:paraId="4A36C7F7" w14:textId="77777777">
            <w:pPr>
              <w:pStyle w:val="ListParagraph"/>
              <w:ind w:left="0"/>
            </w:pPr>
            <w:r>
              <w:t>String</w:t>
            </w:r>
          </w:p>
        </w:tc>
        <w:tc>
          <w:tcPr>
            <w:tcW w:w="2360" w:type="dxa"/>
          </w:tcPr>
          <w:p w:rsidRPr="00020A9F" w:rsidR="00F83E78" w:rsidP="00F83E78" w:rsidRDefault="00F83E78" w14:paraId="32A2243A" w14:textId="77777777">
            <w:pPr>
              <w:pStyle w:val="ListParagraph"/>
              <w:ind w:left="0"/>
            </w:pPr>
            <w:r>
              <w:t>open/password</w:t>
            </w:r>
          </w:p>
        </w:tc>
        <w:tc>
          <w:tcPr>
            <w:tcW w:w="1698" w:type="dxa"/>
          </w:tcPr>
          <w:p w:rsidRPr="00020A9F" w:rsidR="00F83E78" w:rsidP="00F83E78" w:rsidRDefault="00F83E78" w14:paraId="11548DAE" w14:textId="77777777">
            <w:pPr>
              <w:pStyle w:val="ListParagraph"/>
              <w:ind w:left="0"/>
            </w:pPr>
            <w:r>
              <w:t>authenMode</w:t>
            </w:r>
          </w:p>
        </w:tc>
      </w:tr>
      <w:tr w:rsidR="00F83E78" w:rsidTr="00F83E78" w14:paraId="1BE8F1BD" w14:textId="77777777">
        <w:tc>
          <w:tcPr>
            <w:tcW w:w="714" w:type="dxa"/>
          </w:tcPr>
          <w:p w:rsidR="00F83E78" w:rsidP="00F83E78" w:rsidRDefault="00F83E78" w14:paraId="742B33F6" w14:textId="29991B57">
            <w:pPr>
              <w:pStyle w:val="ListParagraph"/>
              <w:ind w:left="0"/>
            </w:pPr>
            <w:r>
              <w:t>5</w:t>
            </w:r>
          </w:p>
        </w:tc>
        <w:tc>
          <w:tcPr>
            <w:tcW w:w="1762" w:type="dxa"/>
          </w:tcPr>
          <w:p w:rsidR="00F83E78" w:rsidP="00F83E78" w:rsidRDefault="00F83E78" w14:paraId="38754F97" w14:textId="77777777">
            <w:pPr>
              <w:pStyle w:val="ListParagraph"/>
              <w:ind w:left="0"/>
            </w:pPr>
            <w:r>
              <w:t>Password</w:t>
            </w:r>
          </w:p>
        </w:tc>
        <w:tc>
          <w:tcPr>
            <w:tcW w:w="1433" w:type="dxa"/>
          </w:tcPr>
          <w:p w:rsidR="00F83E78" w:rsidP="00F83E78" w:rsidRDefault="00F83E78" w14:paraId="077B2B00" w14:textId="77777777">
            <w:pPr>
              <w:pStyle w:val="ListParagraph"/>
              <w:ind w:left="0"/>
            </w:pPr>
            <w:r>
              <w:t>Mật khẩu xác thực Wifi</w:t>
            </w:r>
          </w:p>
        </w:tc>
        <w:tc>
          <w:tcPr>
            <w:tcW w:w="1083" w:type="dxa"/>
          </w:tcPr>
          <w:p w:rsidR="00F83E78" w:rsidP="00F83E78" w:rsidRDefault="00F83E78" w14:paraId="1B2D5BFF" w14:textId="77777777">
            <w:pPr>
              <w:pStyle w:val="ListParagraph"/>
              <w:ind w:left="0"/>
            </w:pPr>
            <w:r>
              <w:t>String</w:t>
            </w:r>
          </w:p>
        </w:tc>
        <w:tc>
          <w:tcPr>
            <w:tcW w:w="2360" w:type="dxa"/>
          </w:tcPr>
          <w:p w:rsidR="00F83E78" w:rsidP="00F83E78" w:rsidRDefault="00F83E78" w14:paraId="362EF392" w14:textId="77777777">
            <w:pPr>
              <w:pStyle w:val="ListParagraph"/>
              <w:ind w:left="0"/>
            </w:pPr>
            <w:r>
              <w:t>Chuỗi ký tự</w:t>
            </w:r>
          </w:p>
        </w:tc>
        <w:tc>
          <w:tcPr>
            <w:tcW w:w="1698" w:type="dxa"/>
          </w:tcPr>
          <w:p w:rsidR="00F83E78" w:rsidP="00F83E78" w:rsidRDefault="00F83E78" w14:paraId="4242E8C7" w14:textId="77777777">
            <w:pPr>
              <w:pStyle w:val="ListParagraph"/>
              <w:ind w:left="0"/>
            </w:pPr>
            <w:r>
              <w:t>password</w:t>
            </w:r>
          </w:p>
        </w:tc>
      </w:tr>
    </w:tbl>
    <w:p w:rsidR="00D14DD9" w:rsidP="0043581E" w:rsidRDefault="00D14DD9" w14:paraId="528E9229" w14:textId="77777777">
      <w:pPr>
        <w:rPr>
          <w:b/>
          <w:bCs/>
        </w:rPr>
      </w:pPr>
    </w:p>
    <w:p w:rsidR="00AA737A" w:rsidP="0043581E" w:rsidRDefault="00226424" w14:paraId="15244057" w14:textId="77777777">
      <w:pPr>
        <w:rPr>
          <w:b/>
          <w:bCs/>
        </w:rPr>
      </w:pPr>
      <w:r>
        <w:rPr>
          <w:b/>
          <w:bCs/>
        </w:rPr>
        <w:t xml:space="preserve">Lưu ý: </w:t>
      </w:r>
    </w:p>
    <w:p w:rsidR="00226424" w:rsidP="00AA737A" w:rsidRDefault="00226424" w14:paraId="428A1911" w14:textId="6CB7B538">
      <w:pPr>
        <w:pStyle w:val="FirstLevelBullet"/>
      </w:pPr>
      <w:r>
        <w:t xml:space="preserve">Trong trường hợp Mobile App chỉ muốn hiển thị Main SSID thì </w:t>
      </w:r>
      <w:r w:rsidR="00756672">
        <w:t>lấy dữ liệu tương ứng với ssidIndex = 0</w:t>
      </w:r>
      <w:r w:rsidR="001E5639">
        <w:t>.</w:t>
      </w:r>
    </w:p>
    <w:p w:rsidR="00AA737A" w:rsidP="00AA737A" w:rsidRDefault="00AA737A" w14:paraId="5EB01450" w14:textId="397A86A9">
      <w:pPr>
        <w:pStyle w:val="FirstLevelBullet"/>
      </w:pPr>
      <w:r>
        <w:t xml:space="preserve">Trường hợp trên thiết bị đang cấu hình kiểu WEP, hay WPA/WPA2-SPK thì authentication mode gửi lên cho </w:t>
      </w:r>
      <w:del w:author="Tran Khanh Toan" w:date="2022-07-01T15:37:00Z" w:id="4614">
        <w:r w:rsidDel="007A6979">
          <w:delText>OneLink</w:delText>
        </w:r>
      </w:del>
      <w:ins w:author="Tran Khanh Toan" w:date="2022-07-01T15:37:00Z" w:id="4615">
        <w:r w:rsidR="007A6979">
          <w:t>Mobile App</w:t>
        </w:r>
      </w:ins>
      <w:r>
        <w:t xml:space="preserve"> đều là kiểu password.</w:t>
      </w:r>
    </w:p>
    <w:p w:rsidR="00AA737A" w:rsidP="00AA737A" w:rsidRDefault="00AA737A" w14:paraId="7960F74C" w14:textId="74599884">
      <w:pPr>
        <w:pStyle w:val="FirstLevelBullet"/>
        <w:numPr>
          <w:ilvl w:val="0"/>
          <w:numId w:val="0"/>
        </w:numPr>
        <w:ind w:left="720"/>
      </w:pPr>
    </w:p>
    <w:p w:rsidRPr="00226424" w:rsidR="00AA737A" w:rsidP="0043581E" w:rsidRDefault="00AA737A" w14:paraId="62AF6B10" w14:textId="77777777"/>
    <w:p w:rsidR="00226424" w:rsidP="00226424" w:rsidRDefault="00226424" w14:paraId="46F089C7" w14:textId="77777777">
      <w:pPr>
        <w:pStyle w:val="Heading3"/>
      </w:pPr>
      <w:bookmarkStart w:name="_Toc111217611" w:id="4616"/>
      <w:r>
        <w:t xml:space="preserve">Usecase – </w:t>
      </w:r>
      <w:r w:rsidR="001E5639">
        <w:t>Điều khiển thay đổi thông tin cấu hình</w:t>
      </w:r>
      <w:r>
        <w:t xml:space="preserve"> SSID hiện tại</w:t>
      </w:r>
      <w:bookmarkEnd w:id="4616"/>
    </w:p>
    <w:tbl>
      <w:tblPr>
        <w:tblStyle w:val="TableGrid"/>
        <w:tblW w:w="0" w:type="auto"/>
        <w:tblLook w:val="04A0" w:firstRow="1" w:lastRow="0" w:firstColumn="1" w:lastColumn="0" w:noHBand="0" w:noVBand="1"/>
      </w:tblPr>
      <w:tblGrid>
        <w:gridCol w:w="1885"/>
        <w:gridCol w:w="7340"/>
      </w:tblGrid>
      <w:tr w:rsidR="00226424" w:rsidTr="2ADD6C4A" w14:paraId="37007AA0" w14:textId="77777777">
        <w:tc>
          <w:tcPr>
            <w:tcW w:w="1885" w:type="dxa"/>
            <w:tcMar/>
          </w:tcPr>
          <w:p w:rsidR="00226424" w:rsidP="00E5021C" w:rsidRDefault="00226424" w14:paraId="14E260A7" w14:textId="77777777">
            <w:r>
              <w:t>ID</w:t>
            </w:r>
          </w:p>
        </w:tc>
        <w:tc>
          <w:tcPr>
            <w:tcW w:w="7340" w:type="dxa"/>
            <w:tcMar/>
          </w:tcPr>
          <w:p w:rsidR="00226424" w:rsidP="00E5021C" w:rsidRDefault="00226424" w14:paraId="4BA2937A" w14:textId="788FFB29">
            <w:r>
              <w:t>UC-</w:t>
            </w:r>
            <w:r w:rsidR="002B4C37">
              <w:t>2</w:t>
            </w:r>
            <w:ins w:author="toantk" w:date="2022-07-27T17:20:00Z" w:id="4617">
              <w:r w:rsidR="00370E58">
                <w:t>2</w:t>
              </w:r>
            </w:ins>
            <w:ins w:author="Tran Khanh Toan" w:date="2022-07-01T15:04:00Z" w:id="4618">
              <w:del w:author="toantk" w:date="2022-07-27T17:20:00Z" w:id="4619">
                <w:r w:rsidDel="00370E58" w:rsidR="007E2F9F">
                  <w:delText>4</w:delText>
                </w:r>
              </w:del>
            </w:ins>
            <w:del w:author="Tran Khanh Toan" w:date="2022-07-01T15:04:00Z" w:id="4620">
              <w:r w:rsidDel="007E2F9F" w:rsidR="008A0444">
                <w:delText>3</w:delText>
              </w:r>
            </w:del>
          </w:p>
        </w:tc>
      </w:tr>
      <w:tr w:rsidR="00226424" w:rsidTr="2ADD6C4A" w14:paraId="4D4E2A10" w14:textId="77777777">
        <w:tc>
          <w:tcPr>
            <w:tcW w:w="1885" w:type="dxa"/>
            <w:tcMar/>
          </w:tcPr>
          <w:p w:rsidR="00226424" w:rsidP="00E5021C" w:rsidRDefault="00226424" w14:paraId="286D14A8" w14:textId="77777777">
            <w:r>
              <w:t>Name</w:t>
            </w:r>
          </w:p>
        </w:tc>
        <w:tc>
          <w:tcPr>
            <w:tcW w:w="7340" w:type="dxa"/>
            <w:tcMar/>
          </w:tcPr>
          <w:p w:rsidR="00226424" w:rsidP="00E5021C" w:rsidRDefault="001E5639" w14:paraId="7BBE4446" w14:textId="77777777">
            <w:r>
              <w:t>Điều khiển thay đổi</w:t>
            </w:r>
            <w:r w:rsidR="00226424">
              <w:t xml:space="preserve"> thông tin cấu hình SSID hiện tại </w:t>
            </w:r>
          </w:p>
        </w:tc>
      </w:tr>
      <w:tr w:rsidR="00226424" w:rsidTr="2ADD6C4A" w14:paraId="5186AA2B" w14:textId="77777777">
        <w:tc>
          <w:tcPr>
            <w:tcW w:w="1885" w:type="dxa"/>
            <w:tcMar/>
          </w:tcPr>
          <w:p w:rsidR="00226424" w:rsidP="00E5021C" w:rsidRDefault="00226424" w14:paraId="4AB092BC" w14:textId="77777777">
            <w:r>
              <w:t>Description</w:t>
            </w:r>
          </w:p>
        </w:tc>
        <w:tc>
          <w:tcPr>
            <w:tcW w:w="7340" w:type="dxa"/>
            <w:tcMar/>
          </w:tcPr>
          <w:p w:rsidR="00226424" w:rsidP="00E5021C" w:rsidRDefault="00226424" w14:paraId="72FA17DA" w14:textId="65507FD5">
            <w:pPr>
              <w:pStyle w:val="FirstLevelBullet"/>
              <w:rPr>
                <w:ins w:author="Tran Khanh Toan" w:date="2022-07-01T15:04:00Z" w:id="4621"/>
              </w:rPr>
            </w:pPr>
            <w:del w:author="Tran Khanh Toan" w:date="2022-07-01T15:37:00Z" w:id="4622">
              <w:r w:rsidDel="007A6979">
                <w:delText>OneLink</w:delText>
              </w:r>
            </w:del>
            <w:ins w:author="Tran Khanh Toan" w:date="2022-07-01T15:37:00Z" w:id="4623">
              <w:r w:rsidR="007A6979">
                <w:t>Mobile App</w:t>
              </w:r>
            </w:ins>
            <w:r>
              <w:t xml:space="preserve"> gửi yêu cầu </w:t>
            </w:r>
            <w:r w:rsidR="001E5639">
              <w:t>thay đổi</w:t>
            </w:r>
            <w:r>
              <w:t xml:space="preserve"> thông tin cấu hình SSID.</w:t>
            </w:r>
          </w:p>
          <w:p w:rsidR="007E2F9F" w:rsidRDefault="343D81E4" w14:paraId="166C5B36" w14:textId="74410A8A">
            <w:pPr>
              <w:pStyle w:val="FirstLevelBullet"/>
              <w:rPr/>
            </w:pPr>
            <w:ins w:author="Tran Khanh Toan" w:date="2022-07-01T15:04:00Z" w:id="2102867980">
              <w:r w:rsidR="46660663">
                <w:t xml:space="preserve">Mobile App thực hiện request với định dạng </w:t>
              </w:r>
              <w:r>
                <w:fldChar w:fldCharType="begin"/>
              </w:r>
              <w:r>
                <w:instrText xml:space="preserve"> HYPERLINK "https://&lt;ip&gt;:&lt;port&gt;/onelinkagent" </w:instrText>
              </w:r>
              <w:r>
                <w:fldChar w:fldCharType="separate"/>
              </w:r>
              <w:r w:rsidRPr="2ADD6C4A" w:rsidR="46660663">
                <w:rPr>
                  <w:rStyle w:val="Hyperlink"/>
                </w:rPr>
                <w:t>https://&lt;ip&gt;:&lt;port&gt;/onelinkagent</w:t>
              </w:r>
              <w:r>
                <w:fldChar w:fldCharType="end"/>
              </w:r>
              <w:r w:rsidR="46660663">
                <w:t xml:space="preserve"> với cookies đi kèm request được quy định trong mục 7.2.1</w:t>
              </w:r>
            </w:ins>
          </w:p>
          <w:p w:rsidR="00226424" w:rsidP="001E5639" w:rsidRDefault="00226424" w14:paraId="7F71F310" w14:textId="77777777">
            <w:pPr>
              <w:pStyle w:val="FirstLevelBullet"/>
            </w:pPr>
            <w:r>
              <w:t xml:space="preserve">ONT nhận yêu cầu, xử lý và gửi lại phản hồi </w:t>
            </w:r>
            <w:r w:rsidR="001E5639">
              <w:t>cấu hình thành công hay thất bại.</w:t>
            </w:r>
            <w:r>
              <w:t xml:space="preserve"> </w:t>
            </w:r>
          </w:p>
        </w:tc>
      </w:tr>
      <w:tr w:rsidR="00226424" w:rsidTr="2ADD6C4A" w14:paraId="60383EDD" w14:textId="77777777">
        <w:tc>
          <w:tcPr>
            <w:tcW w:w="1885" w:type="dxa"/>
            <w:tcMar/>
          </w:tcPr>
          <w:p w:rsidR="00226424" w:rsidP="00E5021C" w:rsidRDefault="00226424" w14:paraId="363B091D" w14:textId="77777777">
            <w:r>
              <w:lastRenderedPageBreak/>
              <w:t>Actor</w:t>
            </w:r>
          </w:p>
        </w:tc>
        <w:tc>
          <w:tcPr>
            <w:tcW w:w="7340" w:type="dxa"/>
            <w:tcMar/>
          </w:tcPr>
          <w:p w:rsidR="00226424" w:rsidP="00E5021C" w:rsidRDefault="00226424" w14:paraId="11D9810B" w14:textId="77777777">
            <w:r>
              <w:t>Admin</w:t>
            </w:r>
          </w:p>
        </w:tc>
      </w:tr>
      <w:tr w:rsidR="00226424" w:rsidTr="2ADD6C4A" w14:paraId="24F2EAAD" w14:textId="77777777">
        <w:tc>
          <w:tcPr>
            <w:tcW w:w="1885" w:type="dxa"/>
            <w:tcMar/>
          </w:tcPr>
          <w:p w:rsidR="00226424" w:rsidP="00E5021C" w:rsidRDefault="00226424" w14:paraId="68D08324" w14:textId="77777777">
            <w:r>
              <w:t>Pre-condition</w:t>
            </w:r>
          </w:p>
        </w:tc>
        <w:tc>
          <w:tcPr>
            <w:tcW w:w="7340" w:type="dxa"/>
            <w:tcMar/>
          </w:tcPr>
          <w:p w:rsidR="00226424" w:rsidP="00E5021C" w:rsidRDefault="00226424" w14:paraId="2243FAA2" w14:textId="4E594F1A">
            <w:r>
              <w:t xml:space="preserve">Thiết bị hoạt động bình thường, </w:t>
            </w:r>
            <w:del w:author="Tran Khanh Toan" w:date="2022-07-01T15:37:00Z" w:id="4625">
              <w:r w:rsidDel="007A6979">
                <w:delText>OneLink</w:delText>
              </w:r>
            </w:del>
            <w:ins w:author="Tran Khanh Toan" w:date="2022-07-01T15:37:00Z" w:id="4626">
              <w:r w:rsidR="007A6979">
                <w:t>Mobile App</w:t>
              </w:r>
            </w:ins>
            <w:r>
              <w:t xml:space="preserve"> đã đăng nhập thành công vào thiết bị và được cấp phiên truy nhập</w:t>
            </w:r>
          </w:p>
        </w:tc>
      </w:tr>
      <w:tr w:rsidR="00226424" w:rsidTr="2ADD6C4A" w14:paraId="4F83BB5C" w14:textId="77777777">
        <w:tc>
          <w:tcPr>
            <w:tcW w:w="1885" w:type="dxa"/>
            <w:tcMar/>
          </w:tcPr>
          <w:p w:rsidR="00226424" w:rsidP="00E5021C" w:rsidRDefault="00226424" w14:paraId="1621AFD0" w14:textId="77777777">
            <w:r>
              <w:t>Post-condition</w:t>
            </w:r>
          </w:p>
        </w:tc>
        <w:tc>
          <w:tcPr>
            <w:tcW w:w="7340" w:type="dxa"/>
            <w:tcMar/>
          </w:tcPr>
          <w:p w:rsidR="00226424" w:rsidP="00E5021C" w:rsidRDefault="00226424" w14:paraId="2562848C" w14:textId="2BC394D0">
            <w:r>
              <w:t xml:space="preserve">Thiết bị phản hồi đầy đủ các thông tin cho </w:t>
            </w:r>
            <w:del w:author="Tran Khanh Toan" w:date="2022-07-01T15:37:00Z" w:id="4627">
              <w:r w:rsidDel="007A6979">
                <w:delText>OneLink</w:delText>
              </w:r>
            </w:del>
            <w:ins w:author="Tran Khanh Toan" w:date="2022-07-01T15:37:00Z" w:id="4628">
              <w:r w:rsidR="007A6979">
                <w:t>Mobile App</w:t>
              </w:r>
            </w:ins>
          </w:p>
        </w:tc>
      </w:tr>
    </w:tbl>
    <w:p w:rsidRPr="00A13CE7" w:rsidR="00226424" w:rsidP="00226424" w:rsidRDefault="00226424" w14:paraId="0BB7A3B9" w14:textId="77777777"/>
    <w:p w:rsidR="00226424" w:rsidP="00226424" w:rsidRDefault="00226424" w14:paraId="1F10A7E2" w14:textId="77777777">
      <w:pPr>
        <w:rPr>
          <w:b/>
          <w:bCs/>
        </w:rPr>
      </w:pPr>
      <w:r w:rsidRPr="003C44BD">
        <w:rPr>
          <w:b/>
          <w:bCs/>
        </w:rPr>
        <w:t>Luồng dữ liệu:</w:t>
      </w:r>
    </w:p>
    <w:p w:rsidR="001E5639" w:rsidP="001E5639" w:rsidRDefault="001E5639" w14:paraId="5D053B01" w14:textId="77777777">
      <w:pPr>
        <w:pStyle w:val="ANSVNormal1"/>
        <w:keepNext/>
        <w:jc w:val="center"/>
      </w:pPr>
      <w:r>
        <w:object w:dxaOrig="9180" w:dyaOrig="5296" w14:anchorId="44930201">
          <v:shape id="_x0000_i1042" style="width:460.5pt;height:265.5pt" o:ole="" type="#_x0000_t75">
            <v:imagedata o:title="" r:id="rId47"/>
          </v:shape>
          <o:OLEObject Type="Embed" ProgID="Visio.Drawing.15" ShapeID="_x0000_i1042" DrawAspect="Content" ObjectID="_1721885967" r:id="rId48"/>
        </w:object>
      </w:r>
    </w:p>
    <w:p w:rsidR="00226424" w:rsidP="001E5639" w:rsidRDefault="001E5639" w14:paraId="2CB56E28" w14:textId="3AADD042">
      <w:pPr>
        <w:pStyle w:val="Caption"/>
      </w:pPr>
      <w:bookmarkStart w:name="_Toc110529206" w:id="4629"/>
      <w:r>
        <w:t xml:space="preserve">Hình </w:t>
      </w:r>
      <w:ins w:author="toantk" w:date="2022-07-28T09:55:00Z" w:id="4630">
        <w:r w:rsidR="00881A01">
          <w:fldChar w:fldCharType="begin"/>
        </w:r>
        <w:r w:rsidR="00881A01">
          <w:instrText xml:space="preserve"> STYLEREF 1 \s </w:instrText>
        </w:r>
      </w:ins>
      <w:r w:rsidR="00881A01">
        <w:fldChar w:fldCharType="separate"/>
      </w:r>
      <w:r w:rsidR="00533729">
        <w:rPr>
          <w:noProof/>
        </w:rPr>
        <w:t>7</w:t>
      </w:r>
      <w:ins w:author="toantk" w:date="2022-07-28T09:55:00Z" w:id="4631">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17</w:t>
      </w:r>
      <w:ins w:author="toantk" w:date="2022-07-28T09:55:00Z" w:id="4632">
        <w:r w:rsidR="00881A01">
          <w:fldChar w:fldCharType="end"/>
        </w:r>
      </w:ins>
      <w:ins w:author="Tran Khanh Toan" w:date="2022-07-01T17:42:00Z" w:id="4633">
        <w:del w:author="toantk" w:date="2022-07-27T09:26:00Z" w:id="4634">
          <w:r w:rsidDel="006A7679" w:rsidR="00076894">
            <w:fldChar w:fldCharType="begin"/>
          </w:r>
          <w:r w:rsidDel="006A7679" w:rsidR="00076894">
            <w:delInstrText xml:space="preserve"> STYLEREF 1 \s </w:delInstrText>
          </w:r>
        </w:del>
      </w:ins>
      <w:del w:author="toantk" w:date="2022-07-27T09:26:00Z" w:id="4635">
        <w:r w:rsidDel="006A7679" w:rsidR="00076894">
          <w:fldChar w:fldCharType="separate"/>
        </w:r>
        <w:r w:rsidDel="006A7679" w:rsidR="00076894">
          <w:rPr>
            <w:noProof/>
          </w:rPr>
          <w:delText>7</w:delText>
        </w:r>
      </w:del>
      <w:ins w:author="Tran Khanh Toan" w:date="2022-07-01T17:42:00Z" w:id="4636">
        <w:del w:author="toantk" w:date="2022-07-27T09:26:00Z" w:id="4637">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638">
        <w:r w:rsidDel="006A7679" w:rsidR="00076894">
          <w:fldChar w:fldCharType="separate"/>
        </w:r>
      </w:del>
      <w:ins w:author="Tran Khanh Toan" w:date="2022-07-01T17:42:00Z" w:id="4639">
        <w:del w:author="toantk" w:date="2022-07-27T09:26:00Z" w:id="4640">
          <w:r w:rsidDel="006A7679" w:rsidR="00076894">
            <w:rPr>
              <w:noProof/>
            </w:rPr>
            <w:delText>15</w:delText>
          </w:r>
          <w:r w:rsidDel="006A7679" w:rsidR="00076894">
            <w:fldChar w:fldCharType="end"/>
          </w:r>
        </w:del>
      </w:ins>
      <w:del w:author="Tran Khanh Toan" w:date="2022-07-01T14:55:00Z" w:id="4641">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14</w:delText>
        </w:r>
        <w:r w:rsidDel="00A87875" w:rsidR="003F0BD0">
          <w:rPr>
            <w:noProof/>
          </w:rPr>
          <w:fldChar w:fldCharType="end"/>
        </w:r>
      </w:del>
      <w:r>
        <w:t xml:space="preserve"> Luồng điều khiển thay đổi cấu hình SSID qua </w:t>
      </w:r>
      <w:del w:author="Tran Khanh Toan" w:date="2022-07-01T15:37:00Z" w:id="4642">
        <w:r w:rsidDel="007A6979">
          <w:delText>OneLink</w:delText>
        </w:r>
      </w:del>
      <w:ins w:author="Tran Khanh Toan" w:date="2022-07-01T15:37:00Z" w:id="4643">
        <w:r w:rsidR="007A6979">
          <w:t>Mobile App</w:t>
        </w:r>
      </w:ins>
      <w:bookmarkEnd w:id="4629"/>
    </w:p>
    <w:p w:rsidR="00226424" w:rsidP="00226424" w:rsidRDefault="00226424" w14:paraId="474FB15F" w14:textId="6828BD0E">
      <w:pPr>
        <w:rPr>
          <w:b/>
          <w:bCs/>
        </w:rPr>
      </w:pPr>
      <w:del w:author="Tran Khanh Toan" w:date="2022-07-04T09:21:00Z" w:id="4644">
        <w:r w:rsidRPr="00AB6FAB" w:rsidDel="00F02801">
          <w:rPr>
            <w:b/>
            <w:bCs/>
          </w:rPr>
          <w:delText xml:space="preserve">Cấu trúc dữ liệu </w:delText>
        </w:r>
      </w:del>
      <w:ins w:author="Tran Khanh Toan" w:date="2022-07-04T09:22:00Z" w:id="4645">
        <w:r w:rsidR="00F02801">
          <w:rPr>
            <w:b/>
            <w:bCs/>
          </w:rPr>
          <w:t xml:space="preserve">Cấu trúc payload </w:t>
        </w:r>
      </w:ins>
      <w:r w:rsidRPr="00AB6FAB">
        <w:rPr>
          <w:b/>
          <w:bCs/>
        </w:rPr>
        <w:t>của bản tin:</w:t>
      </w:r>
    </w:p>
    <w:p w:rsidR="00226424" w:rsidP="00226424" w:rsidRDefault="00226424" w14:paraId="5754763B" w14:textId="09BE872A">
      <w:pPr>
        <w:pStyle w:val="ListParagraph"/>
        <w:numPr>
          <w:ilvl w:val="0"/>
          <w:numId w:val="9"/>
        </w:numPr>
        <w:rPr>
          <w:b/>
          <w:bCs/>
        </w:rPr>
      </w:pPr>
      <w:r>
        <w:rPr>
          <w:b/>
          <w:bCs/>
        </w:rPr>
        <w:t>SSID</w:t>
      </w:r>
      <w:r w:rsidR="00BE2806">
        <w:rPr>
          <w:b/>
          <w:bCs/>
        </w:rPr>
        <w:t xml:space="preserve"> 2.4G</w:t>
      </w:r>
      <w:r>
        <w:rPr>
          <w:b/>
          <w:bCs/>
        </w:rPr>
        <w:t xml:space="preserve"> </w:t>
      </w:r>
      <w:r w:rsidR="00BE2806">
        <w:rPr>
          <w:b/>
          <w:bCs/>
        </w:rPr>
        <w:t>edit</w:t>
      </w:r>
      <w:r>
        <w:rPr>
          <w:b/>
          <w:bCs/>
        </w:rPr>
        <w:t xml:space="preserve"> Request:</w:t>
      </w:r>
    </w:p>
    <w:p w:rsidR="001E5639" w:rsidP="00BE2806" w:rsidRDefault="00226424" w14:paraId="23E63CFD" w14:textId="3D9F7393">
      <w:pPr>
        <w:pStyle w:val="ListParagraph"/>
      </w:pPr>
      <w:r>
        <w:t>{“action” : “ssid</w:t>
      </w:r>
      <w:r w:rsidR="00BE2806">
        <w:t>2.4</w:t>
      </w:r>
      <w:r w:rsidR="00394FD8">
        <w:t>G</w:t>
      </w:r>
      <w:r w:rsidR="001E5639">
        <w:t>Edit</w:t>
      </w:r>
      <w:r>
        <w:t>”</w:t>
      </w:r>
      <w:r w:rsidR="001E5639">
        <w:t>,</w:t>
      </w:r>
    </w:p>
    <w:p w:rsidR="001E5639" w:rsidP="00226424" w:rsidRDefault="00045C6B" w14:paraId="52BE6F74" w14:textId="03D1C30E">
      <w:pPr>
        <w:pStyle w:val="ListParagraph"/>
      </w:pPr>
      <w:r>
        <w:t xml:space="preserve">  “ssidIndex” : &lt;ssidIndex&gt;</w:t>
      </w:r>
      <w:r w:rsidR="00826928">
        <w:t>,</w:t>
      </w:r>
    </w:p>
    <w:p w:rsidR="00F83E78" w:rsidP="00226424" w:rsidRDefault="00F83E78" w14:paraId="26AF4054" w14:textId="2445C6CC">
      <w:pPr>
        <w:pStyle w:val="ListParagraph"/>
      </w:pPr>
      <w:r>
        <w:t xml:space="preserve">  “enable” : “&lt;enable&gt;”,</w:t>
      </w:r>
    </w:p>
    <w:p w:rsidR="00826928" w:rsidP="00226424" w:rsidRDefault="00826928" w14:paraId="6EC6A229" w14:textId="77777777">
      <w:pPr>
        <w:pStyle w:val="ListParagraph"/>
      </w:pPr>
      <w:r>
        <w:t xml:space="preserve">  “ssid” : “&lt;ssid&gt;”,</w:t>
      </w:r>
    </w:p>
    <w:p w:rsidR="001E5639" w:rsidP="00226424" w:rsidRDefault="00826928" w14:paraId="5547E3BF" w14:textId="77777777">
      <w:pPr>
        <w:pStyle w:val="ListParagraph"/>
      </w:pPr>
      <w:r>
        <w:t xml:space="preserve">  “authenMode” : “&lt;authenMode&gt;”,</w:t>
      </w:r>
    </w:p>
    <w:p w:rsidR="00826928" w:rsidP="00226424" w:rsidRDefault="00826928" w14:paraId="41F9031C" w14:textId="373F447D">
      <w:pPr>
        <w:pStyle w:val="ListParagraph"/>
      </w:pPr>
      <w:r>
        <w:lastRenderedPageBreak/>
        <w:t xml:space="preserve">  “password” : “&lt;password&gt;”</w:t>
      </w:r>
      <w:r w:rsidR="00A52D79">
        <w:t>,</w:t>
      </w:r>
    </w:p>
    <w:p w:rsidR="00A52D79" w:rsidP="00A52D79" w:rsidRDefault="00A52D79" w14:paraId="113353BE" w14:textId="78BB85B1">
      <w:pPr>
        <w:ind w:left="720"/>
      </w:pPr>
      <w:r>
        <w:t xml:space="preserve">  “requestId” : </w:t>
      </w:r>
      <w:r w:rsidR="003E0981">
        <w:t>&lt;requestId&gt;</w:t>
      </w:r>
    </w:p>
    <w:p w:rsidR="00226424" w:rsidP="00226424" w:rsidRDefault="00226424" w14:paraId="08F91228" w14:textId="77777777">
      <w:pPr>
        <w:pStyle w:val="ListParagraph"/>
      </w:pPr>
      <w:r>
        <w:t>}</w:t>
      </w:r>
    </w:p>
    <w:p w:rsidR="00226424" w:rsidP="00226424" w:rsidRDefault="00226424" w14:paraId="563A38DC" w14:textId="23104D6E">
      <w:pPr>
        <w:pStyle w:val="ListParagraph"/>
        <w:numPr>
          <w:ilvl w:val="0"/>
          <w:numId w:val="9"/>
        </w:numPr>
        <w:rPr>
          <w:b/>
          <w:bCs/>
        </w:rPr>
      </w:pPr>
      <w:r>
        <w:rPr>
          <w:b/>
          <w:bCs/>
        </w:rPr>
        <w:t xml:space="preserve">SSID </w:t>
      </w:r>
      <w:r w:rsidR="00394FD8">
        <w:rPr>
          <w:b/>
          <w:bCs/>
        </w:rPr>
        <w:t>edit</w:t>
      </w:r>
      <w:r>
        <w:rPr>
          <w:b/>
          <w:bCs/>
        </w:rPr>
        <w:t xml:space="preserve"> Response:</w:t>
      </w:r>
    </w:p>
    <w:p w:rsidRPr="00820762" w:rsidR="00226424" w:rsidP="00226424" w:rsidRDefault="00226424" w14:paraId="12A42FD5" w14:textId="77777777">
      <w:pPr>
        <w:pStyle w:val="ListParagraph"/>
        <w:numPr>
          <w:ilvl w:val="1"/>
          <w:numId w:val="9"/>
        </w:numPr>
      </w:pPr>
      <w:r>
        <w:t>Lấy thông tin SSID</w:t>
      </w:r>
      <w:r w:rsidRPr="00820762">
        <w:t xml:space="preserve"> thành công</w:t>
      </w:r>
      <w:r>
        <w:t>:</w:t>
      </w:r>
    </w:p>
    <w:p w:rsidR="00226424" w:rsidP="00226424" w:rsidRDefault="00226424" w14:paraId="3FCBC509" w14:textId="77777777">
      <w:pPr>
        <w:pStyle w:val="FirstLevelBullet"/>
        <w:numPr>
          <w:ilvl w:val="0"/>
          <w:numId w:val="0"/>
        </w:numPr>
        <w:ind w:left="1080"/>
      </w:pPr>
      <w:r>
        <w:t>{</w:t>
      </w:r>
    </w:p>
    <w:p w:rsidR="00226424" w:rsidP="00226424" w:rsidRDefault="00226424" w14:paraId="0752CF20" w14:textId="77777777">
      <w:pPr>
        <w:pStyle w:val="FirstLevelBullet"/>
        <w:numPr>
          <w:ilvl w:val="0"/>
          <w:numId w:val="0"/>
        </w:numPr>
        <w:ind w:left="720" w:firstLine="360"/>
      </w:pPr>
      <w:r>
        <w:t>"status": 0,</w:t>
      </w:r>
    </w:p>
    <w:p w:rsidR="00226424" w:rsidP="00226424" w:rsidRDefault="00B94824" w14:paraId="0EE0C4D6" w14:textId="5652EFF7">
      <w:pPr>
        <w:pStyle w:val="FirstLevelBullet"/>
        <w:numPr>
          <w:ilvl w:val="0"/>
          <w:numId w:val="0"/>
        </w:numPr>
        <w:ind w:left="720" w:firstLine="360"/>
      </w:pPr>
      <w:r>
        <w:t>“message”: “</w:t>
      </w:r>
      <w:r w:rsidR="001F1C9A">
        <w:t>Success</w:t>
      </w:r>
      <w:r>
        <w:t>”</w:t>
      </w:r>
      <w:r w:rsidR="00226424">
        <w:t>,</w:t>
      </w:r>
    </w:p>
    <w:p w:rsidR="00A52D79" w:rsidP="00A52D79" w:rsidRDefault="00A52D79" w14:paraId="72184A6D" w14:textId="4AE0E33C">
      <w:pPr>
        <w:pStyle w:val="ListParagraph"/>
        <w:ind w:firstLine="360"/>
      </w:pPr>
      <w:r>
        <w:t xml:space="preserve">“requestId” : </w:t>
      </w:r>
      <w:r w:rsidR="003E0981">
        <w:t>&lt;requestId&gt;</w:t>
      </w:r>
      <w:r>
        <w:t>,</w:t>
      </w:r>
    </w:p>
    <w:p w:rsidR="00226424" w:rsidP="00826928" w:rsidRDefault="00226424" w14:paraId="5FEC00C9" w14:textId="77777777">
      <w:pPr>
        <w:pStyle w:val="FirstLevelBullet"/>
        <w:numPr>
          <w:ilvl w:val="0"/>
          <w:numId w:val="0"/>
        </w:numPr>
        <w:ind w:left="720" w:firstLine="360"/>
      </w:pPr>
      <w:r>
        <w:t>"data": {</w:t>
      </w:r>
    </w:p>
    <w:p w:rsidR="00226424" w:rsidP="00226424" w:rsidRDefault="00226424" w14:paraId="7BE6FDF3" w14:textId="77777777">
      <w:pPr>
        <w:pStyle w:val="FirstLevelBullet"/>
        <w:numPr>
          <w:ilvl w:val="0"/>
          <w:numId w:val="0"/>
        </w:numPr>
        <w:ind w:left="720" w:firstLine="360"/>
      </w:pPr>
      <w:r>
        <w:t>}</w:t>
      </w:r>
    </w:p>
    <w:p w:rsidR="00226424" w:rsidP="00226424" w:rsidRDefault="00226424" w14:paraId="67A958CC" w14:textId="77777777">
      <w:pPr>
        <w:pStyle w:val="FirstLevelBullet"/>
        <w:numPr>
          <w:ilvl w:val="0"/>
          <w:numId w:val="0"/>
        </w:numPr>
        <w:ind w:left="720" w:firstLine="360"/>
      </w:pPr>
      <w:r>
        <w:t>}</w:t>
      </w:r>
    </w:p>
    <w:p w:rsidRPr="00820762" w:rsidR="00226424" w:rsidP="00226424" w:rsidRDefault="00226424" w14:paraId="66C07E52" w14:textId="77777777">
      <w:pPr>
        <w:pStyle w:val="ListParagraph"/>
        <w:numPr>
          <w:ilvl w:val="1"/>
          <w:numId w:val="9"/>
        </w:numPr>
      </w:pPr>
      <w:r>
        <w:t>Lấy thông tin Radio thất bại:</w:t>
      </w:r>
    </w:p>
    <w:p w:rsidR="00226424" w:rsidP="00226424" w:rsidRDefault="00226424" w14:paraId="01BB056E" w14:textId="77777777">
      <w:pPr>
        <w:pStyle w:val="FirstLevelBullet"/>
        <w:numPr>
          <w:ilvl w:val="0"/>
          <w:numId w:val="0"/>
        </w:numPr>
        <w:ind w:left="1080"/>
      </w:pPr>
      <w:r>
        <w:t>{</w:t>
      </w:r>
    </w:p>
    <w:p w:rsidR="00226424" w:rsidP="00226424" w:rsidRDefault="00183521" w14:paraId="7ECC072D" w14:textId="453830BE">
      <w:pPr>
        <w:pStyle w:val="FirstLevelBullet"/>
        <w:numPr>
          <w:ilvl w:val="0"/>
          <w:numId w:val="0"/>
        </w:numPr>
        <w:ind w:left="1080"/>
      </w:pPr>
      <w:r>
        <w:t>“status”: &lt;ErrorCode&gt;</w:t>
      </w:r>
      <w:r w:rsidR="00226424">
        <w:t>,</w:t>
      </w:r>
    </w:p>
    <w:p w:rsidR="00226424" w:rsidP="00226424" w:rsidRDefault="00B94824" w14:paraId="743C4EB8" w14:textId="75288F31">
      <w:pPr>
        <w:pStyle w:val="FirstLevelBullet"/>
        <w:numPr>
          <w:ilvl w:val="0"/>
          <w:numId w:val="0"/>
        </w:numPr>
        <w:ind w:left="1080"/>
      </w:pPr>
      <w:r>
        <w:t>“message”: “&lt;message&gt;”</w:t>
      </w:r>
      <w:r w:rsidR="00226424">
        <w:t>,</w:t>
      </w:r>
    </w:p>
    <w:p w:rsidR="00A52D79" w:rsidP="00A52D79" w:rsidRDefault="00A52D79" w14:paraId="507EB37E" w14:textId="5FBA2E4A">
      <w:pPr>
        <w:pStyle w:val="ListParagraph"/>
        <w:ind w:firstLine="360"/>
      </w:pPr>
      <w:r>
        <w:t xml:space="preserve">“requestId” : </w:t>
      </w:r>
      <w:r w:rsidR="003E0981">
        <w:t>&lt;requestId&gt;</w:t>
      </w:r>
      <w:r>
        <w:t>,</w:t>
      </w:r>
    </w:p>
    <w:p w:rsidR="00226424" w:rsidP="00226424" w:rsidRDefault="00226424" w14:paraId="48A4E60C" w14:textId="77777777">
      <w:pPr>
        <w:pStyle w:val="FirstLevelBullet"/>
        <w:numPr>
          <w:ilvl w:val="0"/>
          <w:numId w:val="0"/>
        </w:numPr>
        <w:ind w:left="1080"/>
      </w:pPr>
      <w:r>
        <w:t>"data": {</w:t>
      </w:r>
    </w:p>
    <w:p w:rsidR="00226424" w:rsidP="00226424" w:rsidRDefault="00226424" w14:paraId="791A4847" w14:textId="77777777">
      <w:pPr>
        <w:pStyle w:val="FirstLevelBullet"/>
        <w:numPr>
          <w:ilvl w:val="0"/>
          <w:numId w:val="0"/>
        </w:numPr>
        <w:ind w:left="1080"/>
      </w:pPr>
      <w:r>
        <w:t>}</w:t>
      </w:r>
    </w:p>
    <w:p w:rsidR="00226424" w:rsidP="00226424" w:rsidRDefault="00226424" w14:paraId="0053B78B" w14:textId="77777777">
      <w:pPr>
        <w:pStyle w:val="FirstLevelBullet"/>
        <w:numPr>
          <w:ilvl w:val="0"/>
          <w:numId w:val="0"/>
        </w:numPr>
        <w:ind w:left="1080"/>
      </w:pPr>
      <w:r>
        <w:t>}</w:t>
      </w:r>
    </w:p>
    <w:p w:rsidR="00226424" w:rsidP="00226424" w:rsidRDefault="00226424" w14:paraId="26B50AC4" w14:textId="77777777">
      <w:pPr>
        <w:pStyle w:val="FirstLevelBullet"/>
        <w:numPr>
          <w:ilvl w:val="0"/>
          <w:numId w:val="0"/>
        </w:numPr>
        <w:ind w:left="720" w:hanging="360"/>
      </w:pPr>
    </w:p>
    <w:p w:rsidR="00BE2806" w:rsidP="00BE2806" w:rsidRDefault="00BE2806" w14:paraId="66838A84" w14:textId="74EEDFCF">
      <w:pPr>
        <w:pStyle w:val="ListParagraph"/>
        <w:numPr>
          <w:ilvl w:val="0"/>
          <w:numId w:val="9"/>
        </w:numPr>
        <w:rPr>
          <w:b/>
          <w:bCs/>
        </w:rPr>
      </w:pPr>
      <w:r>
        <w:rPr>
          <w:b/>
          <w:bCs/>
        </w:rPr>
        <w:t>SSID 5G edit Request:</w:t>
      </w:r>
    </w:p>
    <w:p w:rsidR="00BE2806" w:rsidP="00BE2806" w:rsidRDefault="00BE2806" w14:paraId="5F65C8D0" w14:textId="376F2306">
      <w:pPr>
        <w:pStyle w:val="ListParagraph"/>
      </w:pPr>
      <w:r>
        <w:t>{“action” : “ssid5</w:t>
      </w:r>
      <w:r w:rsidR="00394FD8">
        <w:t>G</w:t>
      </w:r>
      <w:r>
        <w:t>Edit”,</w:t>
      </w:r>
    </w:p>
    <w:p w:rsidR="00BE2806" w:rsidP="00BE2806" w:rsidRDefault="00045C6B" w14:paraId="5ED5ABC0" w14:textId="00E378E9">
      <w:pPr>
        <w:pStyle w:val="ListParagraph"/>
      </w:pPr>
      <w:r>
        <w:t xml:space="preserve">  “ssidIndex” : &lt;ssidIndex&gt;</w:t>
      </w:r>
      <w:r w:rsidR="00BE2806">
        <w:t>,</w:t>
      </w:r>
    </w:p>
    <w:p w:rsidR="00F83E78" w:rsidP="00BE2806" w:rsidRDefault="00F83E78" w14:paraId="0C3B6124" w14:textId="2197E208">
      <w:pPr>
        <w:pStyle w:val="ListParagraph"/>
      </w:pPr>
      <w:r>
        <w:t xml:space="preserve">  “enable” : “&lt;enable&gt;”,</w:t>
      </w:r>
    </w:p>
    <w:p w:rsidR="00BE2806" w:rsidP="00BE2806" w:rsidRDefault="00BE2806" w14:paraId="462ADCEF" w14:textId="77777777">
      <w:pPr>
        <w:pStyle w:val="ListParagraph"/>
      </w:pPr>
      <w:r>
        <w:t xml:space="preserve">  “ssid” : “&lt;ssid&gt;”,</w:t>
      </w:r>
    </w:p>
    <w:p w:rsidR="00BE2806" w:rsidP="00BE2806" w:rsidRDefault="00BE2806" w14:paraId="756AA426" w14:textId="77777777">
      <w:pPr>
        <w:pStyle w:val="ListParagraph"/>
      </w:pPr>
      <w:r>
        <w:t xml:space="preserve">  “authenMode” : “&lt;authenMode&gt;”,</w:t>
      </w:r>
    </w:p>
    <w:p w:rsidR="00BE2806" w:rsidP="00BE2806" w:rsidRDefault="00BE2806" w14:paraId="17283227" w14:textId="77777777">
      <w:pPr>
        <w:pStyle w:val="ListParagraph"/>
      </w:pPr>
      <w:r>
        <w:t xml:space="preserve">  “password” : “&lt;password&gt;”,</w:t>
      </w:r>
    </w:p>
    <w:p w:rsidR="00BE2806" w:rsidP="00BE2806" w:rsidRDefault="00BE2806" w14:paraId="7C18CED1" w14:textId="728D171F">
      <w:pPr>
        <w:ind w:left="720"/>
      </w:pPr>
      <w:r>
        <w:t xml:space="preserve">  “requestId” : </w:t>
      </w:r>
      <w:r w:rsidR="003E0981">
        <w:t>&lt;requestId&gt;</w:t>
      </w:r>
    </w:p>
    <w:p w:rsidR="00BE2806" w:rsidP="00BE2806" w:rsidRDefault="00BE2806" w14:paraId="5EC32129" w14:textId="77777777">
      <w:pPr>
        <w:pStyle w:val="ListParagraph"/>
      </w:pPr>
      <w:r>
        <w:t>}</w:t>
      </w:r>
    </w:p>
    <w:p w:rsidR="00BE2806" w:rsidP="00BE2806" w:rsidRDefault="00BE2806" w14:paraId="7EDBF7D5" w14:textId="39DEE7CB">
      <w:pPr>
        <w:pStyle w:val="ListParagraph"/>
        <w:numPr>
          <w:ilvl w:val="0"/>
          <w:numId w:val="9"/>
        </w:numPr>
        <w:rPr>
          <w:b/>
          <w:bCs/>
        </w:rPr>
      </w:pPr>
      <w:r>
        <w:rPr>
          <w:b/>
          <w:bCs/>
        </w:rPr>
        <w:t xml:space="preserve">SSID </w:t>
      </w:r>
      <w:r w:rsidR="00394FD8">
        <w:rPr>
          <w:b/>
          <w:bCs/>
        </w:rPr>
        <w:t>edit</w:t>
      </w:r>
      <w:r>
        <w:rPr>
          <w:b/>
          <w:bCs/>
        </w:rPr>
        <w:t xml:space="preserve"> Response:</w:t>
      </w:r>
    </w:p>
    <w:p w:rsidRPr="00820762" w:rsidR="00BE2806" w:rsidP="00BE2806" w:rsidRDefault="00BE2806" w14:paraId="57BFB3B1" w14:textId="77777777">
      <w:pPr>
        <w:pStyle w:val="ListParagraph"/>
        <w:numPr>
          <w:ilvl w:val="1"/>
          <w:numId w:val="9"/>
        </w:numPr>
      </w:pPr>
      <w:r>
        <w:t>Lấy thông tin SSID</w:t>
      </w:r>
      <w:r w:rsidRPr="00820762">
        <w:t xml:space="preserve"> thành công</w:t>
      </w:r>
      <w:r>
        <w:t>:</w:t>
      </w:r>
    </w:p>
    <w:p w:rsidR="00BE2806" w:rsidP="00BE2806" w:rsidRDefault="00BE2806" w14:paraId="705D7D51" w14:textId="77777777">
      <w:pPr>
        <w:pStyle w:val="FirstLevelBullet"/>
        <w:numPr>
          <w:ilvl w:val="0"/>
          <w:numId w:val="0"/>
        </w:numPr>
        <w:ind w:left="1080"/>
      </w:pPr>
      <w:r>
        <w:t>{</w:t>
      </w:r>
    </w:p>
    <w:p w:rsidR="00BE2806" w:rsidP="00BE2806" w:rsidRDefault="00BE2806" w14:paraId="4D9D7B78" w14:textId="77777777">
      <w:pPr>
        <w:pStyle w:val="FirstLevelBullet"/>
        <w:numPr>
          <w:ilvl w:val="0"/>
          <w:numId w:val="0"/>
        </w:numPr>
        <w:ind w:left="720" w:firstLine="360"/>
      </w:pPr>
      <w:r>
        <w:t>"status": 0,</w:t>
      </w:r>
    </w:p>
    <w:p w:rsidR="00BE2806" w:rsidP="00BE2806" w:rsidRDefault="00BE2806" w14:paraId="2D968BED" w14:textId="77777777">
      <w:pPr>
        <w:pStyle w:val="FirstLevelBullet"/>
        <w:numPr>
          <w:ilvl w:val="0"/>
          <w:numId w:val="0"/>
        </w:numPr>
        <w:ind w:left="720" w:firstLine="360"/>
      </w:pPr>
      <w:r>
        <w:t>“message”: “Success”,</w:t>
      </w:r>
    </w:p>
    <w:p w:rsidR="00BE2806" w:rsidP="00BE2806" w:rsidRDefault="00BE2806" w14:paraId="0382DB11" w14:textId="527FCA49">
      <w:pPr>
        <w:pStyle w:val="ListParagraph"/>
        <w:ind w:firstLine="360"/>
      </w:pPr>
      <w:r>
        <w:t xml:space="preserve">“requestId” : </w:t>
      </w:r>
      <w:r w:rsidR="003E0981">
        <w:t>&lt;requestId&gt;</w:t>
      </w:r>
      <w:r>
        <w:t>,</w:t>
      </w:r>
    </w:p>
    <w:p w:rsidR="00BE2806" w:rsidP="00BE2806" w:rsidRDefault="00BE2806" w14:paraId="4E1AD818" w14:textId="77777777">
      <w:pPr>
        <w:pStyle w:val="FirstLevelBullet"/>
        <w:numPr>
          <w:ilvl w:val="0"/>
          <w:numId w:val="0"/>
        </w:numPr>
        <w:ind w:left="720" w:firstLine="360"/>
      </w:pPr>
      <w:r>
        <w:t>"data": {</w:t>
      </w:r>
    </w:p>
    <w:p w:rsidR="00BE2806" w:rsidP="00BE2806" w:rsidRDefault="00BE2806" w14:paraId="76E0DE0B" w14:textId="77777777">
      <w:pPr>
        <w:pStyle w:val="FirstLevelBullet"/>
        <w:numPr>
          <w:ilvl w:val="0"/>
          <w:numId w:val="0"/>
        </w:numPr>
        <w:ind w:left="720" w:firstLine="360"/>
      </w:pPr>
      <w:r>
        <w:lastRenderedPageBreak/>
        <w:t>}</w:t>
      </w:r>
    </w:p>
    <w:p w:rsidR="00BE2806" w:rsidP="00BE2806" w:rsidRDefault="00BE2806" w14:paraId="2BB33738" w14:textId="77777777">
      <w:pPr>
        <w:pStyle w:val="FirstLevelBullet"/>
        <w:numPr>
          <w:ilvl w:val="0"/>
          <w:numId w:val="0"/>
        </w:numPr>
        <w:ind w:left="720" w:firstLine="360"/>
      </w:pPr>
      <w:r>
        <w:t>}</w:t>
      </w:r>
    </w:p>
    <w:p w:rsidRPr="00820762" w:rsidR="00BE2806" w:rsidP="00BE2806" w:rsidRDefault="00BE2806" w14:paraId="155A367D" w14:textId="77777777">
      <w:pPr>
        <w:pStyle w:val="ListParagraph"/>
        <w:numPr>
          <w:ilvl w:val="1"/>
          <w:numId w:val="9"/>
        </w:numPr>
      </w:pPr>
      <w:r>
        <w:t>Lấy thông tin Radio thất bại:</w:t>
      </w:r>
    </w:p>
    <w:p w:rsidR="00BE2806" w:rsidP="00BE2806" w:rsidRDefault="00BE2806" w14:paraId="40E91667" w14:textId="77777777">
      <w:pPr>
        <w:pStyle w:val="FirstLevelBullet"/>
        <w:numPr>
          <w:ilvl w:val="0"/>
          <w:numId w:val="0"/>
        </w:numPr>
        <w:ind w:left="1080"/>
      </w:pPr>
      <w:r>
        <w:t>{</w:t>
      </w:r>
    </w:p>
    <w:p w:rsidR="00BE2806" w:rsidP="00BE2806" w:rsidRDefault="00BE2806" w14:paraId="490D41B6" w14:textId="77777777">
      <w:pPr>
        <w:pStyle w:val="FirstLevelBullet"/>
        <w:numPr>
          <w:ilvl w:val="0"/>
          <w:numId w:val="0"/>
        </w:numPr>
        <w:ind w:left="1080"/>
      </w:pPr>
      <w:r>
        <w:t>“status”: &lt;ErrorCode&gt;,</w:t>
      </w:r>
    </w:p>
    <w:p w:rsidR="00BE2806" w:rsidP="00BE2806" w:rsidRDefault="00BE2806" w14:paraId="1C9ECA39" w14:textId="77777777">
      <w:pPr>
        <w:pStyle w:val="FirstLevelBullet"/>
        <w:numPr>
          <w:ilvl w:val="0"/>
          <w:numId w:val="0"/>
        </w:numPr>
        <w:ind w:left="1080"/>
      </w:pPr>
      <w:r>
        <w:t>“message”: “&lt;message&gt;”,</w:t>
      </w:r>
    </w:p>
    <w:p w:rsidR="00BE2806" w:rsidP="00BE2806" w:rsidRDefault="00BE2806" w14:paraId="12C09DCA" w14:textId="4F6934A3">
      <w:pPr>
        <w:pStyle w:val="ListParagraph"/>
        <w:ind w:firstLine="360"/>
      </w:pPr>
      <w:r>
        <w:t xml:space="preserve">“requestId” : </w:t>
      </w:r>
      <w:r w:rsidR="003E0981">
        <w:t>&lt;requestId&gt;</w:t>
      </w:r>
      <w:r>
        <w:t>,</w:t>
      </w:r>
    </w:p>
    <w:p w:rsidR="00BE2806" w:rsidP="00BE2806" w:rsidRDefault="00BE2806" w14:paraId="027200E3" w14:textId="77777777">
      <w:pPr>
        <w:pStyle w:val="FirstLevelBullet"/>
        <w:numPr>
          <w:ilvl w:val="0"/>
          <w:numId w:val="0"/>
        </w:numPr>
        <w:ind w:left="1080"/>
      </w:pPr>
      <w:r>
        <w:t>"data": {</w:t>
      </w:r>
    </w:p>
    <w:p w:rsidR="00BE2806" w:rsidP="00BE2806" w:rsidRDefault="00BE2806" w14:paraId="6A98C846" w14:textId="77777777">
      <w:pPr>
        <w:pStyle w:val="FirstLevelBullet"/>
        <w:numPr>
          <w:ilvl w:val="0"/>
          <w:numId w:val="0"/>
        </w:numPr>
        <w:ind w:left="1080"/>
      </w:pPr>
      <w:r>
        <w:t>}</w:t>
      </w:r>
    </w:p>
    <w:p w:rsidR="00BE2806" w:rsidP="00BE2806" w:rsidRDefault="00BE2806" w14:paraId="02480E09" w14:textId="77777777">
      <w:pPr>
        <w:pStyle w:val="FirstLevelBullet"/>
        <w:numPr>
          <w:ilvl w:val="0"/>
          <w:numId w:val="0"/>
        </w:numPr>
        <w:ind w:left="1080"/>
      </w:pPr>
      <w:r>
        <w:t>}</w:t>
      </w:r>
    </w:p>
    <w:p w:rsidR="00BE2806" w:rsidP="00226424" w:rsidRDefault="00BE2806" w14:paraId="3AFF12DD" w14:textId="77777777">
      <w:pPr>
        <w:pStyle w:val="FirstLevelBullet"/>
        <w:numPr>
          <w:ilvl w:val="0"/>
          <w:numId w:val="0"/>
        </w:numPr>
        <w:ind w:left="720" w:hanging="360"/>
      </w:pPr>
    </w:p>
    <w:p w:rsidR="00226424" w:rsidP="00226424" w:rsidRDefault="00226424" w14:paraId="0A6ACEAF" w14:textId="77777777">
      <w:pPr>
        <w:pStyle w:val="ListParagraph"/>
        <w:numPr>
          <w:ilvl w:val="0"/>
          <w:numId w:val="9"/>
        </w:numPr>
        <w:rPr>
          <w:b/>
          <w:bCs/>
        </w:rPr>
      </w:pPr>
      <w:r w:rsidRPr="00003BA2">
        <w:rPr>
          <w:b/>
          <w:bCs/>
        </w:rPr>
        <w:t>Mô tả tham số</w:t>
      </w:r>
      <w:r>
        <w:rPr>
          <w:b/>
          <w:bCs/>
        </w:rPr>
        <w:t>:</w:t>
      </w:r>
    </w:p>
    <w:p w:rsidR="007772D8" w:rsidP="007772D8" w:rsidRDefault="007772D8" w14:paraId="5B12495B" w14:textId="6057C7A4">
      <w:pPr>
        <w:pStyle w:val="Caption"/>
        <w:keepNext/>
      </w:pPr>
      <w:bookmarkStart w:name="_Toc110529166" w:id="4646"/>
      <w:r>
        <w:t xml:space="preserve">Bảng </w:t>
      </w:r>
      <w:ins w:author="toantk" w:date="2022-08-04T17:50:00Z" w:id="4647">
        <w:r w:rsidR="0035117C">
          <w:fldChar w:fldCharType="begin"/>
        </w:r>
        <w:r w:rsidR="0035117C">
          <w:instrText xml:space="preserve"> STYLEREF 1 \s </w:instrText>
        </w:r>
      </w:ins>
      <w:r w:rsidR="0035117C">
        <w:fldChar w:fldCharType="separate"/>
      </w:r>
      <w:r w:rsidR="00533729">
        <w:rPr>
          <w:noProof/>
        </w:rPr>
        <w:t>7</w:t>
      </w:r>
      <w:ins w:author="toantk" w:date="2022-08-04T17:50:00Z" w:id="4648">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17</w:t>
      </w:r>
      <w:ins w:author="toantk" w:date="2022-08-04T17:50:00Z" w:id="4649">
        <w:r w:rsidR="0035117C">
          <w:fldChar w:fldCharType="end"/>
        </w:r>
      </w:ins>
      <w:ins w:author="Tran Khanh Toan" w:date="2022-08-04T09:32:00Z" w:id="4650">
        <w:del w:author="toantk" w:date="2022-08-04T17:50:00Z" w:id="4651">
          <w:r w:rsidDel="0035117C" w:rsidR="00F227FB">
            <w:fldChar w:fldCharType="begin"/>
          </w:r>
          <w:r w:rsidDel="0035117C" w:rsidR="00F227FB">
            <w:delInstrText xml:space="preserve"> STYLEREF 1 \s </w:delInstrText>
          </w:r>
        </w:del>
      </w:ins>
      <w:del w:author="toantk" w:date="2022-08-04T17:50:00Z" w:id="4652">
        <w:r w:rsidDel="0035117C" w:rsidR="00F227FB">
          <w:fldChar w:fldCharType="separate"/>
        </w:r>
        <w:r w:rsidDel="0035117C" w:rsidR="00F227FB">
          <w:rPr>
            <w:noProof/>
          </w:rPr>
          <w:delText>7</w:delText>
        </w:r>
      </w:del>
      <w:ins w:author="Tran Khanh Toan" w:date="2022-08-04T09:32:00Z" w:id="4653">
        <w:del w:author="toantk" w:date="2022-08-04T17:50:00Z" w:id="4654">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4655">
        <w:r w:rsidDel="0035117C" w:rsidR="00F227FB">
          <w:fldChar w:fldCharType="separate"/>
        </w:r>
      </w:del>
      <w:ins w:author="Tran Khanh Toan" w:date="2022-08-04T09:32:00Z" w:id="4656">
        <w:del w:author="toantk" w:date="2022-08-04T17:50:00Z" w:id="4657">
          <w:r w:rsidDel="0035117C" w:rsidR="00F227FB">
            <w:rPr>
              <w:noProof/>
            </w:rPr>
            <w:delText>17</w:delText>
          </w:r>
          <w:r w:rsidDel="0035117C" w:rsidR="00F227FB">
            <w:fldChar w:fldCharType="end"/>
          </w:r>
        </w:del>
      </w:ins>
      <w:ins w:author="toantk" w:date="2022-07-28T09:18:00Z" w:id="4658">
        <w:del w:author="Tran Khanh Toan" w:date="2022-08-03T15:31:00Z" w:id="4659">
          <w:r w:rsidDel="0087204C" w:rsidR="005A0D0F">
            <w:fldChar w:fldCharType="begin"/>
          </w:r>
          <w:r w:rsidDel="0087204C" w:rsidR="005A0D0F">
            <w:delInstrText xml:space="preserve"> STYLEREF 1 \s </w:delInstrText>
          </w:r>
        </w:del>
      </w:ins>
      <w:del w:author="Tran Khanh Toan" w:date="2022-08-03T15:31:00Z" w:id="4660">
        <w:r w:rsidDel="0087204C" w:rsidR="005A0D0F">
          <w:fldChar w:fldCharType="separate"/>
        </w:r>
        <w:r w:rsidDel="0087204C" w:rsidR="005A0D0F">
          <w:rPr>
            <w:noProof/>
          </w:rPr>
          <w:delText>7</w:delText>
        </w:r>
      </w:del>
      <w:ins w:author="toantk" w:date="2022-07-28T09:18:00Z" w:id="4661">
        <w:del w:author="Tran Khanh Toan" w:date="2022-08-03T15:31:00Z" w:id="4662">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4663">
        <w:r w:rsidDel="0087204C" w:rsidR="005A0D0F">
          <w:fldChar w:fldCharType="separate"/>
        </w:r>
      </w:del>
      <w:ins w:author="toantk" w:date="2022-07-28T09:18:00Z" w:id="4664">
        <w:del w:author="Tran Khanh Toan" w:date="2022-08-03T15:31:00Z" w:id="4665">
          <w:r w:rsidDel="0087204C" w:rsidR="005A0D0F">
            <w:rPr>
              <w:noProof/>
            </w:rPr>
            <w:delText>17</w:delText>
          </w:r>
          <w:r w:rsidDel="0087204C" w:rsidR="005A0D0F">
            <w:fldChar w:fldCharType="end"/>
          </w:r>
        </w:del>
      </w:ins>
      <w:ins w:author="Tran Khanh Toan" w:date="2022-07-01T17:36:00Z" w:id="4666">
        <w:del w:author="toantk" w:date="2022-07-27T10:00:00Z" w:id="4667">
          <w:r w:rsidDel="006366F4" w:rsidR="0036606E">
            <w:fldChar w:fldCharType="begin"/>
          </w:r>
          <w:r w:rsidDel="006366F4" w:rsidR="0036606E">
            <w:delInstrText xml:space="preserve"> STYLEREF 1 \s </w:delInstrText>
          </w:r>
        </w:del>
      </w:ins>
      <w:del w:author="toantk" w:date="2022-07-27T10:00:00Z" w:id="4668">
        <w:r w:rsidDel="006366F4" w:rsidR="0036606E">
          <w:fldChar w:fldCharType="separate"/>
        </w:r>
        <w:r w:rsidDel="006366F4" w:rsidR="0036606E">
          <w:rPr>
            <w:noProof/>
          </w:rPr>
          <w:delText>7</w:delText>
        </w:r>
      </w:del>
      <w:ins w:author="Tran Khanh Toan" w:date="2022-07-01T17:36:00Z" w:id="4669">
        <w:del w:author="toantk" w:date="2022-07-27T10:00:00Z" w:id="4670">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4671">
        <w:r w:rsidDel="006366F4" w:rsidR="0036606E">
          <w:fldChar w:fldCharType="separate"/>
        </w:r>
      </w:del>
      <w:ins w:author="Tran Khanh Toan" w:date="2022-07-01T17:36:00Z" w:id="4672">
        <w:del w:author="toantk" w:date="2022-07-27T10:00:00Z" w:id="4673">
          <w:r w:rsidDel="006366F4" w:rsidR="0036606E">
            <w:rPr>
              <w:noProof/>
            </w:rPr>
            <w:delText>13</w:delText>
          </w:r>
          <w:r w:rsidDel="006366F4" w:rsidR="0036606E">
            <w:fldChar w:fldCharType="end"/>
          </w:r>
        </w:del>
      </w:ins>
      <w:del w:author="Tran Khanh Toan" w:date="2022-07-01T14:56:00Z" w:id="4674">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12</w:delText>
        </w:r>
        <w:r w:rsidDel="00A87875" w:rsidR="003F0BD0">
          <w:rPr>
            <w:noProof/>
          </w:rPr>
          <w:fldChar w:fldCharType="end"/>
        </w:r>
      </w:del>
      <w:r>
        <w:t xml:space="preserve"> Bảng mô tả tham số </w:t>
      </w:r>
      <w:r w:rsidR="003D4214">
        <w:t>trong luồng điều khiển thay đổi thông tin cấu hình SSID</w:t>
      </w:r>
      <w:bookmarkEnd w:id="4646"/>
    </w:p>
    <w:tbl>
      <w:tblPr>
        <w:tblStyle w:val="TableGrid"/>
        <w:tblW w:w="0" w:type="auto"/>
        <w:tblInd w:w="175" w:type="dxa"/>
        <w:tblLook w:val="04A0" w:firstRow="1" w:lastRow="0" w:firstColumn="1" w:lastColumn="0" w:noHBand="0" w:noVBand="1"/>
      </w:tblPr>
      <w:tblGrid>
        <w:gridCol w:w="714"/>
        <w:gridCol w:w="1762"/>
        <w:gridCol w:w="1433"/>
        <w:gridCol w:w="1083"/>
        <w:gridCol w:w="2360"/>
        <w:gridCol w:w="1698"/>
      </w:tblGrid>
      <w:tr w:rsidR="00226424" w:rsidTr="00F83E78" w14:paraId="688E83ED" w14:textId="77777777">
        <w:tc>
          <w:tcPr>
            <w:tcW w:w="714" w:type="dxa"/>
          </w:tcPr>
          <w:p w:rsidR="00226424" w:rsidP="00E5021C" w:rsidRDefault="00226424" w14:paraId="3E87CA65" w14:textId="77777777">
            <w:pPr>
              <w:pStyle w:val="ListParagraph"/>
              <w:ind w:left="0"/>
              <w:rPr>
                <w:b/>
                <w:bCs/>
              </w:rPr>
            </w:pPr>
            <w:r>
              <w:rPr>
                <w:b/>
                <w:bCs/>
              </w:rPr>
              <w:t>STT</w:t>
            </w:r>
          </w:p>
        </w:tc>
        <w:tc>
          <w:tcPr>
            <w:tcW w:w="1762" w:type="dxa"/>
          </w:tcPr>
          <w:p w:rsidR="00226424" w:rsidP="00E5021C" w:rsidRDefault="00226424" w14:paraId="7A6C4EB8" w14:textId="77777777">
            <w:pPr>
              <w:pStyle w:val="ListParagraph"/>
              <w:ind w:left="0"/>
              <w:rPr>
                <w:b/>
                <w:bCs/>
              </w:rPr>
            </w:pPr>
            <w:r>
              <w:rPr>
                <w:b/>
                <w:bCs/>
              </w:rPr>
              <w:t>Tham số</w:t>
            </w:r>
          </w:p>
        </w:tc>
        <w:tc>
          <w:tcPr>
            <w:tcW w:w="1433" w:type="dxa"/>
          </w:tcPr>
          <w:p w:rsidR="00226424" w:rsidP="00E5021C" w:rsidRDefault="00226424" w14:paraId="2814D45E" w14:textId="77777777">
            <w:pPr>
              <w:pStyle w:val="ListParagraph"/>
              <w:ind w:left="0"/>
              <w:rPr>
                <w:b/>
                <w:bCs/>
              </w:rPr>
            </w:pPr>
            <w:r>
              <w:rPr>
                <w:b/>
                <w:bCs/>
              </w:rPr>
              <w:t>Mô tả</w:t>
            </w:r>
          </w:p>
        </w:tc>
        <w:tc>
          <w:tcPr>
            <w:tcW w:w="1083" w:type="dxa"/>
          </w:tcPr>
          <w:p w:rsidR="00226424" w:rsidP="00E5021C" w:rsidRDefault="00226424" w14:paraId="4223E6CD" w14:textId="77777777">
            <w:pPr>
              <w:pStyle w:val="ListParagraph"/>
              <w:ind w:left="0"/>
              <w:rPr>
                <w:b/>
                <w:bCs/>
              </w:rPr>
            </w:pPr>
            <w:r>
              <w:rPr>
                <w:b/>
                <w:bCs/>
              </w:rPr>
              <w:t>Kiểu</w:t>
            </w:r>
          </w:p>
        </w:tc>
        <w:tc>
          <w:tcPr>
            <w:tcW w:w="2360" w:type="dxa"/>
          </w:tcPr>
          <w:p w:rsidR="00226424" w:rsidP="00E5021C" w:rsidRDefault="00226424" w14:paraId="765A1957" w14:textId="77777777">
            <w:pPr>
              <w:pStyle w:val="ListParagraph"/>
              <w:ind w:left="0"/>
              <w:rPr>
                <w:b/>
                <w:bCs/>
              </w:rPr>
            </w:pPr>
            <w:r>
              <w:rPr>
                <w:b/>
                <w:bCs/>
              </w:rPr>
              <w:t>Giá trị</w:t>
            </w:r>
          </w:p>
        </w:tc>
        <w:tc>
          <w:tcPr>
            <w:tcW w:w="1698" w:type="dxa"/>
          </w:tcPr>
          <w:p w:rsidR="00226424" w:rsidP="00E5021C" w:rsidRDefault="00226424" w14:paraId="798B1AC2" w14:textId="77777777">
            <w:pPr>
              <w:pStyle w:val="ListParagraph"/>
              <w:ind w:left="0"/>
              <w:rPr>
                <w:b/>
                <w:bCs/>
              </w:rPr>
            </w:pPr>
            <w:r>
              <w:rPr>
                <w:b/>
                <w:bCs/>
              </w:rPr>
              <w:t>Json Key</w:t>
            </w:r>
          </w:p>
        </w:tc>
      </w:tr>
      <w:tr w:rsidRPr="00826928" w:rsidR="00826928" w:rsidDel="001B466D" w:rsidTr="00F83E78" w14:paraId="798BB8CC" w14:textId="612D4638">
        <w:trPr>
          <w:del w:author="Tran Khanh Toan" w:date="2022-07-01T15:05:00Z" w:id="4675"/>
        </w:trPr>
        <w:tc>
          <w:tcPr>
            <w:tcW w:w="714" w:type="dxa"/>
          </w:tcPr>
          <w:p w:rsidRPr="00826928" w:rsidR="00826928" w:rsidDel="001B466D" w:rsidP="00E5021C" w:rsidRDefault="00826928" w14:paraId="3E681A40" w14:textId="675F72A1">
            <w:pPr>
              <w:pStyle w:val="ListParagraph"/>
              <w:ind w:left="0"/>
              <w:rPr>
                <w:del w:author="Tran Khanh Toan" w:date="2022-07-01T15:05:00Z" w:id="4676"/>
              </w:rPr>
            </w:pPr>
          </w:p>
        </w:tc>
        <w:tc>
          <w:tcPr>
            <w:tcW w:w="1762" w:type="dxa"/>
          </w:tcPr>
          <w:p w:rsidRPr="00826928" w:rsidR="00826928" w:rsidDel="001B466D" w:rsidP="00E5021C" w:rsidRDefault="00826928" w14:paraId="3AC3EC75" w14:textId="53BD7257">
            <w:pPr>
              <w:pStyle w:val="ListParagraph"/>
              <w:ind w:left="0"/>
              <w:rPr>
                <w:del w:author="Tran Khanh Toan" w:date="2022-07-01T15:05:00Z" w:id="4677"/>
              </w:rPr>
            </w:pPr>
          </w:p>
        </w:tc>
        <w:tc>
          <w:tcPr>
            <w:tcW w:w="1433" w:type="dxa"/>
          </w:tcPr>
          <w:p w:rsidRPr="00826928" w:rsidR="00826928" w:rsidDel="001B466D" w:rsidP="00E5021C" w:rsidRDefault="00826928" w14:paraId="09530ADE" w14:textId="25D84401">
            <w:pPr>
              <w:pStyle w:val="ListParagraph"/>
              <w:ind w:left="0"/>
              <w:rPr>
                <w:del w:author="Tran Khanh Toan" w:date="2022-07-01T15:05:00Z" w:id="4678"/>
              </w:rPr>
            </w:pPr>
          </w:p>
        </w:tc>
        <w:tc>
          <w:tcPr>
            <w:tcW w:w="1083" w:type="dxa"/>
          </w:tcPr>
          <w:p w:rsidRPr="00826928" w:rsidR="00826928" w:rsidDel="001B466D" w:rsidP="00E5021C" w:rsidRDefault="00826928" w14:paraId="51D48944" w14:textId="74B5B061">
            <w:pPr>
              <w:pStyle w:val="ListParagraph"/>
              <w:ind w:left="0"/>
              <w:rPr>
                <w:del w:author="Tran Khanh Toan" w:date="2022-07-01T15:05:00Z" w:id="4679"/>
              </w:rPr>
            </w:pPr>
          </w:p>
        </w:tc>
        <w:tc>
          <w:tcPr>
            <w:tcW w:w="2360" w:type="dxa"/>
          </w:tcPr>
          <w:p w:rsidRPr="00826928" w:rsidR="00E52353" w:rsidDel="001B466D" w:rsidP="00E5021C" w:rsidRDefault="00E52353" w14:paraId="3D881E9A" w14:textId="793C6728">
            <w:pPr>
              <w:pStyle w:val="ListParagraph"/>
              <w:ind w:left="0"/>
              <w:rPr>
                <w:del w:author="Tran Khanh Toan" w:date="2022-07-01T15:05:00Z" w:id="4680"/>
              </w:rPr>
            </w:pPr>
          </w:p>
        </w:tc>
        <w:tc>
          <w:tcPr>
            <w:tcW w:w="1698" w:type="dxa"/>
          </w:tcPr>
          <w:p w:rsidRPr="00826928" w:rsidR="00826928" w:rsidDel="001B466D" w:rsidP="00E5021C" w:rsidRDefault="00826928" w14:paraId="2A0AC09B" w14:textId="1D4E555B">
            <w:pPr>
              <w:pStyle w:val="ListParagraph"/>
              <w:ind w:left="0"/>
              <w:rPr>
                <w:del w:author="Tran Khanh Toan" w:date="2022-07-01T15:05:00Z" w:id="4681"/>
              </w:rPr>
            </w:pPr>
          </w:p>
        </w:tc>
      </w:tr>
      <w:tr w:rsidRPr="004C66E4" w:rsidR="00226424" w:rsidTr="00F83E78" w14:paraId="5E292B6D" w14:textId="77777777">
        <w:tc>
          <w:tcPr>
            <w:tcW w:w="714" w:type="dxa"/>
          </w:tcPr>
          <w:p w:rsidRPr="004C66E4" w:rsidR="00226424" w:rsidP="00E5021C" w:rsidRDefault="00BE2806" w14:paraId="003D56AF" w14:textId="2860944F">
            <w:pPr>
              <w:pStyle w:val="ListParagraph"/>
              <w:ind w:left="0"/>
            </w:pPr>
            <w:r>
              <w:t>1</w:t>
            </w:r>
          </w:p>
        </w:tc>
        <w:tc>
          <w:tcPr>
            <w:tcW w:w="1762" w:type="dxa"/>
          </w:tcPr>
          <w:p w:rsidRPr="004C66E4" w:rsidR="00226424" w:rsidP="00E5021C" w:rsidRDefault="00226424" w14:paraId="4C3332B1" w14:textId="77777777">
            <w:pPr>
              <w:pStyle w:val="ListParagraph"/>
              <w:ind w:left="0"/>
            </w:pPr>
            <w:r>
              <w:t>SSID</w:t>
            </w:r>
            <w:r w:rsidRPr="004C66E4">
              <w:t xml:space="preserve"> Index</w:t>
            </w:r>
          </w:p>
        </w:tc>
        <w:tc>
          <w:tcPr>
            <w:tcW w:w="1433" w:type="dxa"/>
          </w:tcPr>
          <w:p w:rsidRPr="004C66E4" w:rsidR="00226424" w:rsidP="00E5021C" w:rsidRDefault="00226424" w14:paraId="632C9634" w14:textId="77777777">
            <w:pPr>
              <w:pStyle w:val="ListParagraph"/>
              <w:ind w:left="0"/>
            </w:pPr>
            <w:r>
              <w:t>SSID</w:t>
            </w:r>
            <w:r w:rsidRPr="004C66E4">
              <w:t xml:space="preserve"> Index</w:t>
            </w:r>
          </w:p>
        </w:tc>
        <w:tc>
          <w:tcPr>
            <w:tcW w:w="1083" w:type="dxa"/>
          </w:tcPr>
          <w:p w:rsidRPr="004C66E4" w:rsidR="00226424" w:rsidP="00E5021C" w:rsidRDefault="00226424" w14:paraId="408B3251" w14:textId="77777777">
            <w:pPr>
              <w:pStyle w:val="ListParagraph"/>
              <w:ind w:left="0"/>
            </w:pPr>
            <w:r>
              <w:t>Int</w:t>
            </w:r>
          </w:p>
        </w:tc>
        <w:tc>
          <w:tcPr>
            <w:tcW w:w="2360" w:type="dxa"/>
          </w:tcPr>
          <w:p w:rsidRPr="004C66E4" w:rsidR="00226424" w:rsidP="00E5021C" w:rsidRDefault="00226424" w14:paraId="371616B5" w14:textId="77777777">
            <w:pPr>
              <w:pStyle w:val="ListParagraph"/>
              <w:ind w:left="0"/>
            </w:pPr>
            <w:r>
              <w:t>0-3</w:t>
            </w:r>
          </w:p>
        </w:tc>
        <w:tc>
          <w:tcPr>
            <w:tcW w:w="1698" w:type="dxa"/>
          </w:tcPr>
          <w:p w:rsidRPr="004C66E4" w:rsidR="00226424" w:rsidP="00E5021C" w:rsidRDefault="00226424" w14:paraId="6571E9F4" w14:textId="77777777">
            <w:pPr>
              <w:pStyle w:val="ListParagraph"/>
              <w:ind w:left="0"/>
            </w:pPr>
            <w:r>
              <w:t>radioIndex</w:t>
            </w:r>
          </w:p>
        </w:tc>
      </w:tr>
      <w:tr w:rsidRPr="004C66E4" w:rsidR="00F83E78" w:rsidTr="00F83E78" w14:paraId="44E451D4" w14:textId="77777777">
        <w:tc>
          <w:tcPr>
            <w:tcW w:w="714" w:type="dxa"/>
          </w:tcPr>
          <w:p w:rsidR="00F83E78" w:rsidP="00F83E78" w:rsidRDefault="00F83E78" w14:paraId="74DD650F" w14:textId="7CC54E1D">
            <w:pPr>
              <w:pStyle w:val="ListParagraph"/>
              <w:ind w:left="0"/>
            </w:pPr>
            <w:r>
              <w:t>2</w:t>
            </w:r>
          </w:p>
        </w:tc>
        <w:tc>
          <w:tcPr>
            <w:tcW w:w="1762" w:type="dxa"/>
          </w:tcPr>
          <w:p w:rsidR="00F83E78" w:rsidP="00F83E78" w:rsidRDefault="00F83E78" w14:paraId="6C7ADB5F" w14:textId="3F43D218">
            <w:pPr>
              <w:pStyle w:val="ListParagraph"/>
              <w:ind w:left="0"/>
            </w:pPr>
            <w:r>
              <w:t>Enable</w:t>
            </w:r>
          </w:p>
        </w:tc>
        <w:tc>
          <w:tcPr>
            <w:tcW w:w="1433" w:type="dxa"/>
          </w:tcPr>
          <w:p w:rsidR="00F83E78" w:rsidP="00F83E78" w:rsidRDefault="00F83E78" w14:paraId="403EAD25" w14:textId="27DFBE6F">
            <w:pPr>
              <w:pStyle w:val="ListParagraph"/>
              <w:ind w:left="0"/>
            </w:pPr>
            <w:r>
              <w:t>Bật/Tắt SSID</w:t>
            </w:r>
          </w:p>
        </w:tc>
        <w:tc>
          <w:tcPr>
            <w:tcW w:w="1083" w:type="dxa"/>
          </w:tcPr>
          <w:p w:rsidR="00F83E78" w:rsidP="00F83E78" w:rsidRDefault="00F83E78" w14:paraId="3F8531FE" w14:textId="4D996863">
            <w:pPr>
              <w:pStyle w:val="ListParagraph"/>
              <w:ind w:left="0"/>
            </w:pPr>
            <w:r>
              <w:t>Boolean</w:t>
            </w:r>
          </w:p>
        </w:tc>
        <w:tc>
          <w:tcPr>
            <w:tcW w:w="2360" w:type="dxa"/>
          </w:tcPr>
          <w:p w:rsidR="00F83E78" w:rsidP="00F83E78" w:rsidRDefault="00F83E78" w14:paraId="1146836C" w14:textId="77777777">
            <w:pPr>
              <w:pStyle w:val="ListParagraph"/>
              <w:ind w:left="0"/>
            </w:pPr>
            <w:r>
              <w:t>True: Bật</w:t>
            </w:r>
          </w:p>
          <w:p w:rsidR="00F83E78" w:rsidP="00F83E78" w:rsidRDefault="00F83E78" w14:paraId="73DBB709" w14:textId="592C7776">
            <w:pPr>
              <w:pStyle w:val="ListParagraph"/>
              <w:ind w:left="0"/>
            </w:pPr>
            <w:r>
              <w:t>False: Tắt</w:t>
            </w:r>
          </w:p>
        </w:tc>
        <w:tc>
          <w:tcPr>
            <w:tcW w:w="1698" w:type="dxa"/>
          </w:tcPr>
          <w:p w:rsidR="00F83E78" w:rsidP="00F83E78" w:rsidRDefault="00F83E78" w14:paraId="4F09C556" w14:textId="2EEAB242">
            <w:pPr>
              <w:pStyle w:val="ListParagraph"/>
              <w:ind w:left="0"/>
            </w:pPr>
            <w:r>
              <w:t>enable</w:t>
            </w:r>
          </w:p>
        </w:tc>
      </w:tr>
      <w:tr w:rsidRPr="004C66E4" w:rsidR="00F83E78" w:rsidTr="00F83E78" w14:paraId="21D7A12F" w14:textId="77777777">
        <w:tc>
          <w:tcPr>
            <w:tcW w:w="714" w:type="dxa"/>
          </w:tcPr>
          <w:p w:rsidRPr="004C66E4" w:rsidR="00F83E78" w:rsidP="00F83E78" w:rsidRDefault="00F83E78" w14:paraId="6C73E31D" w14:textId="2EDC2BAB">
            <w:pPr>
              <w:pStyle w:val="ListParagraph"/>
              <w:ind w:left="0"/>
            </w:pPr>
            <w:r>
              <w:t>3</w:t>
            </w:r>
          </w:p>
        </w:tc>
        <w:tc>
          <w:tcPr>
            <w:tcW w:w="1762" w:type="dxa"/>
          </w:tcPr>
          <w:p w:rsidR="00F83E78" w:rsidP="00F83E78" w:rsidRDefault="00F83E78" w14:paraId="34DCCCAB" w14:textId="77777777">
            <w:pPr>
              <w:pStyle w:val="ListParagraph"/>
              <w:ind w:left="0"/>
            </w:pPr>
            <w:r>
              <w:t>SSID Name</w:t>
            </w:r>
          </w:p>
        </w:tc>
        <w:tc>
          <w:tcPr>
            <w:tcW w:w="1433" w:type="dxa"/>
          </w:tcPr>
          <w:p w:rsidR="00F83E78" w:rsidP="00F83E78" w:rsidRDefault="00F83E78" w14:paraId="15A47CCA" w14:textId="77777777">
            <w:pPr>
              <w:pStyle w:val="ListParagraph"/>
              <w:ind w:left="0"/>
            </w:pPr>
            <w:r>
              <w:t>Tên Wifi</w:t>
            </w:r>
          </w:p>
        </w:tc>
        <w:tc>
          <w:tcPr>
            <w:tcW w:w="1083" w:type="dxa"/>
          </w:tcPr>
          <w:p w:rsidR="00F83E78" w:rsidP="00F83E78" w:rsidRDefault="00F83E78" w14:paraId="6253FB7E" w14:textId="77777777">
            <w:pPr>
              <w:pStyle w:val="ListParagraph"/>
              <w:ind w:left="0"/>
            </w:pPr>
            <w:r>
              <w:t>String</w:t>
            </w:r>
          </w:p>
        </w:tc>
        <w:tc>
          <w:tcPr>
            <w:tcW w:w="2360" w:type="dxa"/>
          </w:tcPr>
          <w:p w:rsidR="00F83E78" w:rsidP="00F83E78" w:rsidRDefault="00F83E78" w14:paraId="4AE3EDC2" w14:textId="77777777">
            <w:pPr>
              <w:pStyle w:val="ListParagraph"/>
              <w:ind w:left="0"/>
            </w:pPr>
            <w:r>
              <w:t>Chuỗi ký tự.</w:t>
            </w:r>
          </w:p>
          <w:p w:rsidR="00F83E78" w:rsidP="00F83E78" w:rsidRDefault="00F83E78" w14:paraId="5E8EC432" w14:textId="77777777">
            <w:pPr>
              <w:pStyle w:val="ListParagraph"/>
              <w:ind w:left="0"/>
            </w:pPr>
            <w:r>
              <w:t>K</w:t>
            </w:r>
            <w:r w:rsidRPr="00E52353">
              <w:t>ý tự chữ latin, ký tự số, ký tự đặc biệt</w:t>
            </w:r>
            <w:r>
              <w:t>. Không chứa ký tự Tiếng Việt.</w:t>
            </w:r>
          </w:p>
          <w:p w:rsidR="00F83E78" w:rsidP="00F83E78" w:rsidRDefault="00F83E78" w14:paraId="25251547" w14:textId="7D742FC2">
            <w:pPr>
              <w:pStyle w:val="ListParagraph"/>
              <w:ind w:left="0"/>
            </w:pPr>
            <w:r>
              <w:t>Tối đa 32 ký tự</w:t>
            </w:r>
          </w:p>
        </w:tc>
        <w:tc>
          <w:tcPr>
            <w:tcW w:w="1698" w:type="dxa"/>
          </w:tcPr>
          <w:p w:rsidR="00F83E78" w:rsidP="00F83E78" w:rsidRDefault="00F83E78" w14:paraId="1AAE0A8E" w14:textId="77777777">
            <w:pPr>
              <w:pStyle w:val="ListParagraph"/>
              <w:ind w:left="0"/>
            </w:pPr>
            <w:r>
              <w:t>ssid</w:t>
            </w:r>
          </w:p>
        </w:tc>
      </w:tr>
      <w:tr w:rsidR="00F83E78" w:rsidTr="00F83E78" w14:paraId="6276267D" w14:textId="77777777">
        <w:tc>
          <w:tcPr>
            <w:tcW w:w="714" w:type="dxa"/>
          </w:tcPr>
          <w:p w:rsidRPr="00020A9F" w:rsidR="00F83E78" w:rsidP="00F83E78" w:rsidRDefault="00F83E78" w14:paraId="684F595F" w14:textId="172F0487">
            <w:pPr>
              <w:pStyle w:val="ListParagraph"/>
              <w:ind w:left="0"/>
            </w:pPr>
            <w:r>
              <w:t>4</w:t>
            </w:r>
          </w:p>
        </w:tc>
        <w:tc>
          <w:tcPr>
            <w:tcW w:w="1762" w:type="dxa"/>
          </w:tcPr>
          <w:p w:rsidRPr="00020A9F" w:rsidR="00F83E78" w:rsidP="00F83E78" w:rsidRDefault="00F83E78" w14:paraId="47246E6C" w14:textId="77777777">
            <w:pPr>
              <w:pStyle w:val="ListParagraph"/>
              <w:ind w:left="0"/>
            </w:pPr>
            <w:r>
              <w:t>Authentication Mode</w:t>
            </w:r>
          </w:p>
        </w:tc>
        <w:tc>
          <w:tcPr>
            <w:tcW w:w="1433" w:type="dxa"/>
          </w:tcPr>
          <w:p w:rsidRPr="00020A9F" w:rsidR="00F83E78" w:rsidP="00F83E78" w:rsidRDefault="00F83E78" w14:paraId="5BAD0810" w14:textId="77777777">
            <w:pPr>
              <w:pStyle w:val="ListParagraph"/>
              <w:ind w:left="0"/>
            </w:pPr>
            <w:r>
              <w:t>Mode xác thực Wifi</w:t>
            </w:r>
          </w:p>
        </w:tc>
        <w:tc>
          <w:tcPr>
            <w:tcW w:w="1083" w:type="dxa"/>
          </w:tcPr>
          <w:p w:rsidRPr="00020A9F" w:rsidR="00F83E78" w:rsidP="00F83E78" w:rsidRDefault="00F83E78" w14:paraId="181B3E0F" w14:textId="77777777">
            <w:pPr>
              <w:pStyle w:val="ListParagraph"/>
              <w:ind w:left="0"/>
            </w:pPr>
            <w:r>
              <w:t>String</w:t>
            </w:r>
          </w:p>
        </w:tc>
        <w:tc>
          <w:tcPr>
            <w:tcW w:w="2360" w:type="dxa"/>
          </w:tcPr>
          <w:p w:rsidRPr="00020A9F" w:rsidR="00F83E78" w:rsidP="00F83E78" w:rsidRDefault="00F83E78" w14:paraId="68287CAB" w14:textId="77777777">
            <w:pPr>
              <w:pStyle w:val="ListParagraph"/>
              <w:ind w:left="0"/>
            </w:pPr>
            <w:r>
              <w:t>open/password</w:t>
            </w:r>
          </w:p>
        </w:tc>
        <w:tc>
          <w:tcPr>
            <w:tcW w:w="1698" w:type="dxa"/>
          </w:tcPr>
          <w:p w:rsidRPr="00020A9F" w:rsidR="00F83E78" w:rsidP="00F83E78" w:rsidRDefault="00F83E78" w14:paraId="7443A74D" w14:textId="77777777">
            <w:pPr>
              <w:pStyle w:val="ListParagraph"/>
              <w:ind w:left="0"/>
            </w:pPr>
            <w:r>
              <w:t>authenMode</w:t>
            </w:r>
          </w:p>
        </w:tc>
      </w:tr>
      <w:tr w:rsidR="00F83E78" w:rsidTr="00F83E78" w14:paraId="36BF165C" w14:textId="77777777">
        <w:tc>
          <w:tcPr>
            <w:tcW w:w="714" w:type="dxa"/>
          </w:tcPr>
          <w:p w:rsidR="00F83E78" w:rsidP="00F83E78" w:rsidRDefault="00F83E78" w14:paraId="69AF6A71" w14:textId="0251CB35">
            <w:pPr>
              <w:pStyle w:val="ListParagraph"/>
              <w:ind w:left="0"/>
            </w:pPr>
            <w:r>
              <w:t>5</w:t>
            </w:r>
          </w:p>
        </w:tc>
        <w:tc>
          <w:tcPr>
            <w:tcW w:w="1762" w:type="dxa"/>
          </w:tcPr>
          <w:p w:rsidR="00F83E78" w:rsidP="00F83E78" w:rsidRDefault="00F83E78" w14:paraId="09935383" w14:textId="77777777">
            <w:pPr>
              <w:pStyle w:val="ListParagraph"/>
              <w:ind w:left="0"/>
            </w:pPr>
            <w:r>
              <w:t>Password</w:t>
            </w:r>
          </w:p>
        </w:tc>
        <w:tc>
          <w:tcPr>
            <w:tcW w:w="1433" w:type="dxa"/>
          </w:tcPr>
          <w:p w:rsidR="00F83E78" w:rsidP="00F83E78" w:rsidRDefault="00F83E78" w14:paraId="73F76FA0" w14:textId="77777777">
            <w:pPr>
              <w:pStyle w:val="ListParagraph"/>
              <w:ind w:left="0"/>
            </w:pPr>
            <w:r>
              <w:t>Mật khẩu xác thực Wifi</w:t>
            </w:r>
          </w:p>
        </w:tc>
        <w:tc>
          <w:tcPr>
            <w:tcW w:w="1083" w:type="dxa"/>
          </w:tcPr>
          <w:p w:rsidR="00F83E78" w:rsidP="00F83E78" w:rsidRDefault="00F83E78" w14:paraId="76823F50" w14:textId="77777777">
            <w:pPr>
              <w:pStyle w:val="ListParagraph"/>
              <w:ind w:left="0"/>
            </w:pPr>
            <w:r>
              <w:t>String</w:t>
            </w:r>
          </w:p>
        </w:tc>
        <w:tc>
          <w:tcPr>
            <w:tcW w:w="2360" w:type="dxa"/>
          </w:tcPr>
          <w:p w:rsidR="00F83E78" w:rsidP="00F83E78" w:rsidRDefault="00F83E78" w14:paraId="7DC3D95E" w14:textId="77777777">
            <w:pPr>
              <w:pStyle w:val="ListParagraph"/>
              <w:ind w:left="0"/>
            </w:pPr>
            <w:r>
              <w:t>Chuỗi ký tự.</w:t>
            </w:r>
          </w:p>
          <w:p w:rsidR="00F83E78" w:rsidP="00F83E78" w:rsidRDefault="00F83E78" w14:paraId="5D76EE59" w14:textId="6D5928F9">
            <w:pPr>
              <w:pStyle w:val="ListParagraph"/>
              <w:ind w:left="0"/>
            </w:pPr>
            <w:r>
              <w:t>K</w:t>
            </w:r>
            <w:r w:rsidRPr="00E52353">
              <w:t>ý tự chữ latin, ký tự số, ký tự đặc biệt</w:t>
            </w:r>
            <w:r>
              <w:t>. Không chứa ký tự Tiếng Việt.</w:t>
            </w:r>
          </w:p>
          <w:p w:rsidRPr="00E52353" w:rsidR="00F83E78" w:rsidP="00F83E78" w:rsidRDefault="00F83E78" w14:paraId="1085D045" w14:textId="48B76A08">
            <w:pPr>
              <w:pStyle w:val="ListParagraph"/>
              <w:ind w:left="0"/>
            </w:pPr>
            <w:r>
              <w:t>Số ký tự: 8-64</w:t>
            </w:r>
          </w:p>
          <w:p w:rsidR="00F83E78" w:rsidP="00F83E78" w:rsidRDefault="00F83E78" w14:paraId="36A2A845" w14:textId="77777777">
            <w:pPr>
              <w:pStyle w:val="ListParagraph"/>
              <w:ind w:left="0"/>
            </w:pPr>
          </w:p>
        </w:tc>
        <w:tc>
          <w:tcPr>
            <w:tcW w:w="1698" w:type="dxa"/>
          </w:tcPr>
          <w:p w:rsidR="00F83E78" w:rsidP="00F83E78" w:rsidRDefault="00F83E78" w14:paraId="191E340A" w14:textId="77777777">
            <w:pPr>
              <w:pStyle w:val="ListParagraph"/>
              <w:ind w:left="0"/>
            </w:pPr>
            <w:r>
              <w:t>password</w:t>
            </w:r>
          </w:p>
        </w:tc>
      </w:tr>
    </w:tbl>
    <w:p w:rsidR="00226424" w:rsidP="0043581E" w:rsidRDefault="00226424" w14:paraId="5BC9A023" w14:textId="77777777">
      <w:pPr>
        <w:rPr>
          <w:b/>
          <w:bCs/>
        </w:rPr>
      </w:pPr>
    </w:p>
    <w:p w:rsidR="00AA737A" w:rsidP="0043581E" w:rsidRDefault="00E52353" w14:paraId="392AE813" w14:textId="77777777">
      <w:pPr>
        <w:rPr>
          <w:b/>
          <w:bCs/>
        </w:rPr>
      </w:pPr>
      <w:r>
        <w:rPr>
          <w:b/>
          <w:bCs/>
        </w:rPr>
        <w:t xml:space="preserve">Lưu ý: </w:t>
      </w:r>
    </w:p>
    <w:p w:rsidR="00537B53" w:rsidP="00AA737A" w:rsidRDefault="00E52353" w14:paraId="61113AF3" w14:textId="0F822697">
      <w:pPr>
        <w:pStyle w:val="FirstLevelBullet"/>
      </w:pPr>
      <w:r>
        <w:lastRenderedPageBreak/>
        <w:t>Trường hợp Mobile App chỉ muốn thực hiện cấu hình cho Main SSID thì thực hiện cấu hình với ssidIndex = 0.</w:t>
      </w:r>
    </w:p>
    <w:p w:rsidR="00545483" w:rsidP="0043581E" w:rsidRDefault="00AA737A" w14:paraId="6D0F6D1E" w14:textId="29C7B44E">
      <w:pPr>
        <w:pStyle w:val="FirstLevelBullet"/>
      </w:pPr>
      <w:del w:author="Tran Khanh Toan" w:date="2022-07-01T15:38:00Z" w:id="4682">
        <w:r w:rsidDel="007A6979">
          <w:delText>OneLink</w:delText>
        </w:r>
      </w:del>
      <w:ins w:author="Tran Khanh Toan" w:date="2022-07-01T15:38:00Z" w:id="4683">
        <w:r w:rsidR="007A6979">
          <w:t>Mobile App</w:t>
        </w:r>
      </w:ins>
      <w:r>
        <w:t xml:space="preserve"> cấu hình Authentication Mode là password thì dưới thiết bị sẽ cấu hình kiểu xác thực WPA/WPA2-PSK.</w:t>
      </w:r>
    </w:p>
    <w:p w:rsidR="009301FE" w:rsidP="009301FE" w:rsidRDefault="009301FE" w14:paraId="5E4E973E" w14:textId="77777777">
      <w:pPr>
        <w:pStyle w:val="FirstLevelBullet"/>
        <w:numPr>
          <w:ilvl w:val="0"/>
          <w:numId w:val="0"/>
        </w:numPr>
        <w:ind w:left="720"/>
      </w:pPr>
    </w:p>
    <w:p w:rsidRPr="00542D27" w:rsidR="009301FE" w:rsidRDefault="33AB7799" w14:paraId="348187C6" w14:textId="792CE08B">
      <w:pPr>
        <w:pStyle w:val="Heading2"/>
        <w:rPr>
          <w:rPrChange w:author="toantk" w:date="2022-07-27T14:09:00Z" w:id="4684">
            <w:rPr>
              <w:highlight w:val="green"/>
            </w:rPr>
          </w:rPrChange>
        </w:rPr>
      </w:pPr>
      <w:bookmarkStart w:name="_Toc111217612" w:id="4685"/>
      <w:r w:rsidRPr="2ADD6C4A" w:rsidR="65AF04C6">
        <w:rPr>
          <w:rPrChange w:author="toantk" w:date="2022-07-27T14:09:00Z" w:id="869937423">
            <w:rPr>
              <w:highlight w:val="green"/>
            </w:rPr>
          </w:rPrChange>
        </w:rPr>
        <w:t xml:space="preserve">Tính năng quản lý cấu hình tính năng bandsteering qua </w:t>
      </w:r>
      <w:del w:author="Tran Khanh Toan" w:date="2022-07-01T15:38:00Z" w:id="602656738">
        <w:r w:rsidRPr="2ADD6C4A" w:rsidDel="61EB0FE5">
          <w:rPr>
            <w:rPrChange w:author="toantk" w:date="2022-07-27T14:09:00Z" w:id="1652855040">
              <w:rPr>
                <w:highlight w:val="green"/>
              </w:rPr>
            </w:rPrChange>
          </w:rPr>
          <w:delText>OneLink</w:delText>
        </w:r>
      </w:del>
      <w:ins w:author="Tran Khanh Toan" w:date="2022-07-01T15:38:00Z" w:id="1058235161">
        <w:r w:rsidRPr="2ADD6C4A" w:rsidR="7D3645E9">
          <w:rPr>
            <w:rPrChange w:author="toantk" w:date="2022-07-27T14:09:00Z" w:id="1326548169">
              <w:rPr>
                <w:highlight w:val="green"/>
              </w:rPr>
            </w:rPrChange>
          </w:rPr>
          <w:t>Mobile App</w:t>
        </w:r>
      </w:ins>
      <w:bookmarkEnd w:id="4685"/>
    </w:p>
    <w:tbl>
      <w:tblPr>
        <w:tblStyle w:val="TableGrid"/>
        <w:tblW w:w="0" w:type="auto"/>
        <w:tblLook w:val="04A0" w:firstRow="1" w:lastRow="0" w:firstColumn="1" w:lastColumn="0" w:noHBand="0" w:noVBand="1"/>
      </w:tblPr>
      <w:tblGrid>
        <w:gridCol w:w="1885"/>
        <w:gridCol w:w="7340"/>
      </w:tblGrid>
      <w:tr w:rsidR="009301FE" w:rsidTr="00DF09D5" w14:paraId="6CA9E1A5" w14:textId="77777777">
        <w:tc>
          <w:tcPr>
            <w:tcW w:w="1885" w:type="dxa"/>
          </w:tcPr>
          <w:p w:rsidR="009301FE" w:rsidP="00DF09D5" w:rsidRDefault="009301FE" w14:paraId="684278B7" w14:textId="77777777">
            <w:r>
              <w:t>ID</w:t>
            </w:r>
          </w:p>
        </w:tc>
        <w:tc>
          <w:tcPr>
            <w:tcW w:w="7340" w:type="dxa"/>
          </w:tcPr>
          <w:p w:rsidR="009301FE" w:rsidP="00DF09D5" w:rsidRDefault="009301FE" w14:paraId="591DF0C0" w14:textId="353AAE4A">
            <w:r>
              <w:t>CN-</w:t>
            </w:r>
            <w:ins w:author="toantk" w:date="2022-07-27T17:22:00Z" w:id="4691">
              <w:r w:rsidR="00861799">
                <w:t>9</w:t>
              </w:r>
            </w:ins>
            <w:ins w:author="Tran Khanh Toan" w:date="2022-07-01T15:05:00Z" w:id="4692">
              <w:del w:author="toantk" w:date="2022-07-27T17:22:00Z" w:id="4693">
                <w:r w:rsidDel="00861799" w:rsidR="001B466D">
                  <w:delText>8</w:delText>
                </w:r>
              </w:del>
            </w:ins>
            <w:del w:author="Tran Khanh Toan" w:date="2022-07-01T15:05:00Z" w:id="4694">
              <w:r w:rsidDel="001B466D">
                <w:delText>3</w:delText>
              </w:r>
            </w:del>
          </w:p>
        </w:tc>
      </w:tr>
      <w:tr w:rsidR="009301FE" w:rsidTr="00DF09D5" w14:paraId="67FBA249" w14:textId="77777777">
        <w:tc>
          <w:tcPr>
            <w:tcW w:w="1885" w:type="dxa"/>
          </w:tcPr>
          <w:p w:rsidR="009301FE" w:rsidP="00DF09D5" w:rsidRDefault="009301FE" w14:paraId="4C42665C" w14:textId="77777777">
            <w:r>
              <w:t>Name</w:t>
            </w:r>
          </w:p>
        </w:tc>
        <w:tc>
          <w:tcPr>
            <w:tcW w:w="7340" w:type="dxa"/>
          </w:tcPr>
          <w:p w:rsidR="009301FE" w:rsidP="009301FE" w:rsidRDefault="009301FE" w14:paraId="2A5DB529" w14:textId="3BBAE71E">
            <w:r>
              <w:t xml:space="preserve">Tính năng quản lý cấu hình bandsteering qua </w:t>
            </w:r>
            <w:del w:author="Tran Khanh Toan" w:date="2022-07-01T15:38:00Z" w:id="4695">
              <w:r w:rsidDel="007A6979">
                <w:delText>OneLink</w:delText>
              </w:r>
            </w:del>
            <w:ins w:author="Tran Khanh Toan" w:date="2022-07-01T15:38:00Z" w:id="4696">
              <w:r w:rsidR="007A6979">
                <w:t>Mobile App</w:t>
              </w:r>
            </w:ins>
          </w:p>
        </w:tc>
      </w:tr>
      <w:tr w:rsidR="009301FE" w:rsidTr="00DF09D5" w14:paraId="53AFBA95" w14:textId="77777777">
        <w:tc>
          <w:tcPr>
            <w:tcW w:w="1885" w:type="dxa"/>
          </w:tcPr>
          <w:p w:rsidR="009301FE" w:rsidP="00DF09D5" w:rsidRDefault="009301FE" w14:paraId="3B8DB3CB" w14:textId="77777777">
            <w:r>
              <w:t>Description</w:t>
            </w:r>
          </w:p>
        </w:tc>
        <w:tc>
          <w:tcPr>
            <w:tcW w:w="7340" w:type="dxa"/>
          </w:tcPr>
          <w:p w:rsidR="009301FE" w:rsidP="009301FE" w:rsidRDefault="009301FE" w14:paraId="46375474" w14:textId="69113BD9">
            <w:r>
              <w:t xml:space="preserve">Người quản trị có thể xem cấu hình hiện tại và thay đổi cấu hình BandSteering thông qua giao diện của </w:t>
            </w:r>
            <w:del w:author="Tran Khanh Toan" w:date="2022-07-01T15:38:00Z" w:id="4697">
              <w:r w:rsidDel="007A6979">
                <w:delText>OneLink</w:delText>
              </w:r>
            </w:del>
            <w:ins w:author="Tran Khanh Toan" w:date="2022-07-01T15:38:00Z" w:id="4698">
              <w:r w:rsidR="007A6979">
                <w:t>Mobile App</w:t>
              </w:r>
            </w:ins>
            <w:r>
              <w:t xml:space="preserve"> </w:t>
            </w:r>
          </w:p>
        </w:tc>
      </w:tr>
      <w:tr w:rsidR="009301FE" w:rsidTr="00DF09D5" w14:paraId="590284E7" w14:textId="77777777">
        <w:tc>
          <w:tcPr>
            <w:tcW w:w="1885" w:type="dxa"/>
          </w:tcPr>
          <w:p w:rsidR="009301FE" w:rsidP="00DF09D5" w:rsidRDefault="009301FE" w14:paraId="1795DB2B" w14:textId="77777777">
            <w:r>
              <w:t>Actor</w:t>
            </w:r>
          </w:p>
        </w:tc>
        <w:tc>
          <w:tcPr>
            <w:tcW w:w="7340" w:type="dxa"/>
          </w:tcPr>
          <w:p w:rsidR="009301FE" w:rsidP="00DF09D5" w:rsidRDefault="009301FE" w14:paraId="6B05CFD1" w14:textId="77777777">
            <w:r>
              <w:t>Admin</w:t>
            </w:r>
          </w:p>
        </w:tc>
      </w:tr>
      <w:tr w:rsidR="009301FE" w:rsidTr="00DF09D5" w14:paraId="4789ACA3" w14:textId="77777777">
        <w:tc>
          <w:tcPr>
            <w:tcW w:w="1885" w:type="dxa"/>
          </w:tcPr>
          <w:p w:rsidR="009301FE" w:rsidP="00DF09D5" w:rsidRDefault="009301FE" w14:paraId="50B1750C" w14:textId="77777777">
            <w:r>
              <w:t>Pre-condition</w:t>
            </w:r>
          </w:p>
        </w:tc>
        <w:tc>
          <w:tcPr>
            <w:tcW w:w="7340" w:type="dxa"/>
          </w:tcPr>
          <w:p w:rsidR="009301FE" w:rsidP="00DF09D5" w:rsidRDefault="009301FE" w14:paraId="42E4331D" w14:textId="188F4B50">
            <w:r>
              <w:t xml:space="preserve">Thiết bị hoạt động bình thường, </w:t>
            </w:r>
            <w:del w:author="Tran Khanh Toan" w:date="2022-07-01T15:38:00Z" w:id="4699">
              <w:r w:rsidDel="007A6979">
                <w:delText>OneLink</w:delText>
              </w:r>
            </w:del>
            <w:ins w:author="Tran Khanh Toan" w:date="2022-07-01T15:38:00Z" w:id="4700">
              <w:r w:rsidR="007A6979">
                <w:t>Mobile App</w:t>
              </w:r>
            </w:ins>
            <w:r>
              <w:t xml:space="preserve"> đã đăng nhập thành công vào thiết bị và được cấp phiên truy nhập</w:t>
            </w:r>
          </w:p>
        </w:tc>
      </w:tr>
      <w:tr w:rsidR="009301FE" w:rsidTr="00DF09D5" w14:paraId="6E239801" w14:textId="77777777">
        <w:tc>
          <w:tcPr>
            <w:tcW w:w="1885" w:type="dxa"/>
          </w:tcPr>
          <w:p w:rsidR="009301FE" w:rsidP="00DF09D5" w:rsidRDefault="009301FE" w14:paraId="07B0BF89" w14:textId="77777777">
            <w:r>
              <w:t>Post-condition</w:t>
            </w:r>
          </w:p>
        </w:tc>
        <w:tc>
          <w:tcPr>
            <w:tcW w:w="7340" w:type="dxa"/>
          </w:tcPr>
          <w:p w:rsidR="009301FE" w:rsidP="00DF09D5" w:rsidRDefault="009301FE" w14:paraId="22B0A7D7" w14:textId="2340BF3A">
            <w:r>
              <w:t xml:space="preserve">Thiết bị phản hồi đầy đủ thông tin cho </w:t>
            </w:r>
            <w:del w:author="Tran Khanh Toan" w:date="2022-07-01T15:38:00Z" w:id="4701">
              <w:r w:rsidDel="007A6979">
                <w:delText>OneLink</w:delText>
              </w:r>
            </w:del>
            <w:ins w:author="Tran Khanh Toan" w:date="2022-07-01T15:38:00Z" w:id="4702">
              <w:r w:rsidR="007A6979">
                <w:t>Mobile App</w:t>
              </w:r>
            </w:ins>
            <w:r>
              <w:t xml:space="preserve"> và thực hiện thay đổi cấu hình</w:t>
            </w:r>
          </w:p>
        </w:tc>
      </w:tr>
    </w:tbl>
    <w:p w:rsidR="009301FE" w:rsidP="009301FE" w:rsidRDefault="009301FE" w14:paraId="6D9DB5A3" w14:textId="5F88D2F8">
      <w:pPr>
        <w:pStyle w:val="Heading3"/>
      </w:pPr>
      <w:bookmarkStart w:name="_Toc111217613" w:id="4703"/>
      <w:r>
        <w:t>Usecase – Lấy thông tin cấu hình BandSteering hiện tại</w:t>
      </w:r>
      <w:bookmarkEnd w:id="4703"/>
    </w:p>
    <w:tbl>
      <w:tblPr>
        <w:tblStyle w:val="TableGrid"/>
        <w:tblW w:w="0" w:type="auto"/>
        <w:tblLook w:val="04A0" w:firstRow="1" w:lastRow="0" w:firstColumn="1" w:lastColumn="0" w:noHBand="0" w:noVBand="1"/>
      </w:tblPr>
      <w:tblGrid>
        <w:gridCol w:w="1885"/>
        <w:gridCol w:w="7340"/>
      </w:tblGrid>
      <w:tr w:rsidR="009301FE" w:rsidTr="2ADD6C4A" w14:paraId="2669B3EF" w14:textId="77777777">
        <w:tc>
          <w:tcPr>
            <w:tcW w:w="1885" w:type="dxa"/>
            <w:tcMar/>
          </w:tcPr>
          <w:p w:rsidR="009301FE" w:rsidP="00DF09D5" w:rsidRDefault="009301FE" w14:paraId="564E19BC" w14:textId="77777777">
            <w:r>
              <w:t>ID</w:t>
            </w:r>
          </w:p>
        </w:tc>
        <w:tc>
          <w:tcPr>
            <w:tcW w:w="7340" w:type="dxa"/>
            <w:tcMar/>
          </w:tcPr>
          <w:p w:rsidR="009301FE" w:rsidP="00DF09D5" w:rsidRDefault="009301FE" w14:paraId="0D3E3451" w14:textId="569A0C11">
            <w:r>
              <w:t>UC-</w:t>
            </w:r>
            <w:ins w:author="Tran Khanh Toan" w:date="2022-07-01T15:05:00Z" w:id="4704">
              <w:r w:rsidR="001B466D">
                <w:t>2</w:t>
              </w:r>
            </w:ins>
            <w:ins w:author="toantk" w:date="2022-07-27T17:22:00Z" w:id="4705">
              <w:r w:rsidR="00861799">
                <w:t>3</w:t>
              </w:r>
            </w:ins>
            <w:ins w:author="Tran Khanh Toan" w:date="2022-07-01T15:05:00Z" w:id="4706">
              <w:del w:author="toantk" w:date="2022-07-27T17:22:00Z" w:id="4707">
                <w:r w:rsidDel="00861799" w:rsidR="001B466D">
                  <w:delText>5</w:delText>
                </w:r>
              </w:del>
            </w:ins>
            <w:del w:author="Tran Khanh Toan" w:date="2022-07-01T15:05:00Z" w:id="4708">
              <w:r w:rsidDel="001B466D">
                <w:delText>11</w:delText>
              </w:r>
            </w:del>
          </w:p>
        </w:tc>
      </w:tr>
      <w:tr w:rsidR="009301FE" w:rsidTr="2ADD6C4A" w14:paraId="5DEE3741" w14:textId="77777777">
        <w:tc>
          <w:tcPr>
            <w:tcW w:w="1885" w:type="dxa"/>
            <w:tcMar/>
          </w:tcPr>
          <w:p w:rsidR="009301FE" w:rsidP="00DF09D5" w:rsidRDefault="009301FE" w14:paraId="4028AD9E" w14:textId="77777777">
            <w:r>
              <w:t>Name</w:t>
            </w:r>
          </w:p>
        </w:tc>
        <w:tc>
          <w:tcPr>
            <w:tcW w:w="7340" w:type="dxa"/>
            <w:tcMar/>
          </w:tcPr>
          <w:p w:rsidR="009301FE" w:rsidP="00DF09D5" w:rsidRDefault="009301FE" w14:paraId="73995F69" w14:textId="7CD825FC">
            <w:r>
              <w:t>Lấy thông tin cấu hình BandSteering hiện tại</w:t>
            </w:r>
          </w:p>
        </w:tc>
      </w:tr>
      <w:tr w:rsidR="009301FE" w:rsidTr="2ADD6C4A" w14:paraId="526449C9" w14:textId="77777777">
        <w:tc>
          <w:tcPr>
            <w:tcW w:w="1885" w:type="dxa"/>
            <w:tcMar/>
          </w:tcPr>
          <w:p w:rsidR="009301FE" w:rsidP="00DF09D5" w:rsidRDefault="009301FE" w14:paraId="16CA990D" w14:textId="77777777">
            <w:r>
              <w:t>Description</w:t>
            </w:r>
          </w:p>
        </w:tc>
        <w:tc>
          <w:tcPr>
            <w:tcW w:w="7340" w:type="dxa"/>
            <w:tcMar/>
          </w:tcPr>
          <w:p w:rsidR="009301FE" w:rsidP="00DF09D5" w:rsidRDefault="009301FE" w14:paraId="755E326E" w14:textId="20695956">
            <w:pPr>
              <w:pStyle w:val="FirstLevelBullet"/>
              <w:rPr>
                <w:ins w:author="Tran Khanh Toan" w:date="2022-07-01T15:05:00Z" w:id="4709"/>
              </w:rPr>
            </w:pPr>
            <w:del w:author="Tran Khanh Toan" w:date="2022-07-01T15:38:00Z" w:id="4710">
              <w:r w:rsidDel="007A6979">
                <w:delText>OneLink</w:delText>
              </w:r>
            </w:del>
            <w:ins w:author="Tran Khanh Toan" w:date="2022-07-01T15:38:00Z" w:id="4711">
              <w:r w:rsidR="007A6979">
                <w:t>Mobile App</w:t>
              </w:r>
            </w:ins>
            <w:r>
              <w:t xml:space="preserve"> gửi yêu cầu lấy thông tin cấu hình BandSteering hiện tại tới ONT.</w:t>
            </w:r>
          </w:p>
          <w:p w:rsidR="001B466D" w:rsidRDefault="610ACA0B" w14:paraId="3899EE65" w14:textId="73C34256">
            <w:pPr>
              <w:pStyle w:val="FirstLevelBullet"/>
              <w:rPr/>
            </w:pPr>
            <w:ins w:author="Tran Khanh Toan" w:date="2022-07-01T15:05:00Z" w:id="1781980609">
              <w:r w:rsidR="74ACD55D">
                <w:t xml:space="preserve">Mobile App thực hiện request với định dạng </w:t>
              </w:r>
              <w:r>
                <w:fldChar w:fldCharType="begin"/>
              </w:r>
              <w:r>
                <w:instrText xml:space="preserve"> HYPERLINK "https://&lt;ip&gt;:&lt;port&gt;/onelinkagent" </w:instrText>
              </w:r>
              <w:r>
                <w:fldChar w:fldCharType="separate"/>
              </w:r>
              <w:r w:rsidRPr="2ADD6C4A" w:rsidR="74ACD55D">
                <w:rPr>
                  <w:rStyle w:val="Hyperlink"/>
                </w:rPr>
                <w:t>https://&lt;ip&gt;:&lt;port&gt;/onelinkagent</w:t>
              </w:r>
              <w:r>
                <w:fldChar w:fldCharType="end"/>
              </w:r>
              <w:r w:rsidR="74ACD55D">
                <w:t xml:space="preserve"> với cookies đi kèm request được quy định trong mục 7.2.1</w:t>
              </w:r>
            </w:ins>
          </w:p>
          <w:p w:rsidR="009301FE" w:rsidP="00DF09D5" w:rsidRDefault="009301FE" w14:paraId="39C19455" w14:textId="400D5FC0">
            <w:pPr>
              <w:pStyle w:val="FirstLevelBullet"/>
            </w:pPr>
            <w:r>
              <w:t xml:space="preserve">ONT gửi lại thông tin cấu hình BandSteering hiện tại cho </w:t>
            </w:r>
            <w:del w:author="Tran Khanh Toan" w:date="2022-07-01T15:38:00Z" w:id="4713">
              <w:r w:rsidDel="007A6979">
                <w:delText>OneLink</w:delText>
              </w:r>
            </w:del>
            <w:ins w:author="Tran Khanh Toan" w:date="2022-07-01T15:38:00Z" w:id="4714">
              <w:r w:rsidR="007A6979">
                <w:t>Mobile App</w:t>
              </w:r>
            </w:ins>
            <w:r>
              <w:t xml:space="preserve"> </w:t>
            </w:r>
          </w:p>
        </w:tc>
      </w:tr>
      <w:tr w:rsidR="009301FE" w:rsidTr="2ADD6C4A" w14:paraId="554BF371" w14:textId="77777777">
        <w:tc>
          <w:tcPr>
            <w:tcW w:w="1885" w:type="dxa"/>
            <w:tcMar/>
          </w:tcPr>
          <w:p w:rsidR="009301FE" w:rsidP="00DF09D5" w:rsidRDefault="009301FE" w14:paraId="6C6F73BE" w14:textId="77777777">
            <w:r>
              <w:t>Actor</w:t>
            </w:r>
          </w:p>
        </w:tc>
        <w:tc>
          <w:tcPr>
            <w:tcW w:w="7340" w:type="dxa"/>
            <w:tcMar/>
          </w:tcPr>
          <w:p w:rsidR="009301FE" w:rsidP="00DF09D5" w:rsidRDefault="009301FE" w14:paraId="0AB8240E" w14:textId="77777777">
            <w:r>
              <w:t>Admin</w:t>
            </w:r>
          </w:p>
        </w:tc>
      </w:tr>
      <w:tr w:rsidR="009301FE" w:rsidTr="2ADD6C4A" w14:paraId="5DE81182" w14:textId="77777777">
        <w:tc>
          <w:tcPr>
            <w:tcW w:w="1885" w:type="dxa"/>
            <w:tcMar/>
          </w:tcPr>
          <w:p w:rsidR="009301FE" w:rsidP="00DF09D5" w:rsidRDefault="009301FE" w14:paraId="5DC72565" w14:textId="77777777">
            <w:r>
              <w:t>Pre-condition</w:t>
            </w:r>
          </w:p>
        </w:tc>
        <w:tc>
          <w:tcPr>
            <w:tcW w:w="7340" w:type="dxa"/>
            <w:tcMar/>
          </w:tcPr>
          <w:p w:rsidR="009301FE" w:rsidP="00DF09D5" w:rsidRDefault="009301FE" w14:paraId="3BF26A62" w14:textId="56ED765B">
            <w:r>
              <w:t xml:space="preserve">Thiết bị hoạt động bình thường, </w:t>
            </w:r>
            <w:del w:author="Tran Khanh Toan" w:date="2022-07-01T15:38:00Z" w:id="4715">
              <w:r w:rsidDel="007A6979">
                <w:delText>OneLink</w:delText>
              </w:r>
            </w:del>
            <w:ins w:author="Tran Khanh Toan" w:date="2022-07-01T15:38:00Z" w:id="4716">
              <w:r w:rsidR="007A6979">
                <w:t>Mobile App</w:t>
              </w:r>
            </w:ins>
            <w:r>
              <w:t xml:space="preserve"> đã đăng nhập thành công vào thiết bị và được cấp phiên truy nhập</w:t>
            </w:r>
          </w:p>
        </w:tc>
      </w:tr>
      <w:tr w:rsidR="009301FE" w:rsidTr="2ADD6C4A" w14:paraId="39EE1D3B" w14:textId="77777777">
        <w:tc>
          <w:tcPr>
            <w:tcW w:w="1885" w:type="dxa"/>
            <w:tcMar/>
          </w:tcPr>
          <w:p w:rsidR="009301FE" w:rsidP="00DF09D5" w:rsidRDefault="009301FE" w14:paraId="2AF49540" w14:textId="77777777">
            <w:r>
              <w:t>Post-condition</w:t>
            </w:r>
          </w:p>
        </w:tc>
        <w:tc>
          <w:tcPr>
            <w:tcW w:w="7340" w:type="dxa"/>
            <w:tcMar/>
          </w:tcPr>
          <w:p w:rsidR="009301FE" w:rsidP="00DF09D5" w:rsidRDefault="009301FE" w14:paraId="040E76BF" w14:textId="16D31A25">
            <w:r>
              <w:t xml:space="preserve">Thiết bị phản hồi đầy đủ các thông tin cho </w:t>
            </w:r>
            <w:del w:author="Tran Khanh Toan" w:date="2022-07-01T15:38:00Z" w:id="4717">
              <w:r w:rsidDel="007A6979">
                <w:delText>OneLink</w:delText>
              </w:r>
            </w:del>
            <w:ins w:author="Tran Khanh Toan" w:date="2022-07-01T15:38:00Z" w:id="4718">
              <w:r w:rsidR="007A6979">
                <w:t>Mobile App</w:t>
              </w:r>
            </w:ins>
          </w:p>
        </w:tc>
      </w:tr>
    </w:tbl>
    <w:p w:rsidR="009301FE" w:rsidP="009301FE" w:rsidRDefault="009301FE" w14:paraId="7EE441D6" w14:textId="77777777"/>
    <w:p w:rsidR="009301FE" w:rsidP="009301FE" w:rsidRDefault="009301FE" w14:paraId="15BEB40B" w14:textId="77777777">
      <w:pPr>
        <w:rPr>
          <w:b/>
          <w:bCs/>
        </w:rPr>
      </w:pPr>
      <w:r w:rsidRPr="003C44BD">
        <w:rPr>
          <w:b/>
          <w:bCs/>
        </w:rPr>
        <w:t>Luồng dữ liệu:</w:t>
      </w:r>
    </w:p>
    <w:p w:rsidR="009301FE" w:rsidP="009301FE" w:rsidRDefault="00700DF5" w14:paraId="500DC2DE" w14:textId="77777777">
      <w:pPr>
        <w:keepNext/>
      </w:pPr>
      <w:r>
        <w:object w:dxaOrig="9165" w:dyaOrig="5280" w14:anchorId="4833284C">
          <v:shape id="_x0000_i1043" style="width:461.25pt;height:266.25pt" o:ole="" type="#_x0000_t75">
            <v:imagedata o:title="" r:id="rId49"/>
          </v:shape>
          <o:OLEObject Type="Embed" ProgID="Visio.Drawing.15" ShapeID="_x0000_i1043" DrawAspect="Content" ObjectID="_1721885968" r:id="rId50"/>
        </w:object>
      </w:r>
    </w:p>
    <w:p w:rsidR="009301FE" w:rsidP="009301FE" w:rsidRDefault="009301FE" w14:paraId="3AF99351" w14:textId="0206CFE7">
      <w:pPr>
        <w:pStyle w:val="Caption"/>
      </w:pPr>
      <w:bookmarkStart w:name="_Toc110529207" w:id="4719"/>
      <w:r>
        <w:t xml:space="preserve">Hình </w:t>
      </w:r>
      <w:ins w:author="toantk" w:date="2022-07-28T09:55:00Z" w:id="4720">
        <w:r w:rsidR="00881A01">
          <w:fldChar w:fldCharType="begin"/>
        </w:r>
        <w:r w:rsidR="00881A01">
          <w:instrText xml:space="preserve"> STYLEREF 1 \s </w:instrText>
        </w:r>
      </w:ins>
      <w:r w:rsidR="00881A01">
        <w:fldChar w:fldCharType="separate"/>
      </w:r>
      <w:r w:rsidR="00533729">
        <w:rPr>
          <w:noProof/>
        </w:rPr>
        <w:t>7</w:t>
      </w:r>
      <w:ins w:author="toantk" w:date="2022-07-28T09:55:00Z" w:id="4721">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18</w:t>
      </w:r>
      <w:ins w:author="toantk" w:date="2022-07-28T09:55:00Z" w:id="4722">
        <w:r w:rsidR="00881A01">
          <w:fldChar w:fldCharType="end"/>
        </w:r>
      </w:ins>
      <w:ins w:author="Tran Khanh Toan" w:date="2022-07-01T17:42:00Z" w:id="4723">
        <w:del w:author="toantk" w:date="2022-07-27T09:26:00Z" w:id="4724">
          <w:r w:rsidDel="006A7679" w:rsidR="00076894">
            <w:fldChar w:fldCharType="begin"/>
          </w:r>
          <w:r w:rsidDel="006A7679" w:rsidR="00076894">
            <w:delInstrText xml:space="preserve"> STYLEREF 1 \s </w:delInstrText>
          </w:r>
        </w:del>
      </w:ins>
      <w:del w:author="toantk" w:date="2022-07-27T09:26:00Z" w:id="4725">
        <w:r w:rsidDel="006A7679" w:rsidR="00076894">
          <w:fldChar w:fldCharType="separate"/>
        </w:r>
        <w:r w:rsidDel="006A7679" w:rsidR="00076894">
          <w:rPr>
            <w:noProof/>
          </w:rPr>
          <w:delText>7</w:delText>
        </w:r>
      </w:del>
      <w:ins w:author="Tran Khanh Toan" w:date="2022-07-01T17:42:00Z" w:id="4726">
        <w:del w:author="toantk" w:date="2022-07-27T09:26:00Z" w:id="4727">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728">
        <w:r w:rsidDel="006A7679" w:rsidR="00076894">
          <w:fldChar w:fldCharType="separate"/>
        </w:r>
      </w:del>
      <w:ins w:author="Tran Khanh Toan" w:date="2022-07-01T17:42:00Z" w:id="4729">
        <w:del w:author="toantk" w:date="2022-07-27T09:26:00Z" w:id="4730">
          <w:r w:rsidDel="006A7679" w:rsidR="00076894">
            <w:rPr>
              <w:noProof/>
            </w:rPr>
            <w:delText>16</w:delText>
          </w:r>
          <w:r w:rsidDel="006A7679" w:rsidR="00076894">
            <w:fldChar w:fldCharType="end"/>
          </w:r>
        </w:del>
      </w:ins>
      <w:del w:author="Tran Khanh Toan" w:date="2022-07-01T14:55:00Z" w:id="4731">
        <w:r w:rsidDel="00A87875">
          <w:rPr>
            <w:noProof/>
          </w:rPr>
          <w:fldChar w:fldCharType="begin"/>
        </w:r>
        <w:r w:rsidDel="00A87875">
          <w:rPr>
            <w:noProof/>
          </w:rPr>
          <w:delInstrText xml:space="preserve"> STYLEREF 1 \s </w:delInstrText>
        </w:r>
        <w:r w:rsidDel="00A87875">
          <w:rPr>
            <w:noProof/>
          </w:rPr>
          <w:fldChar w:fldCharType="separate"/>
        </w:r>
        <w:r w:rsidDel="00A87875">
          <w:rPr>
            <w:noProof/>
          </w:rPr>
          <w:delText>7</w:delText>
        </w:r>
        <w:r w:rsidDel="00A87875">
          <w:rPr>
            <w:noProof/>
          </w:rPr>
          <w:fldChar w:fldCharType="end"/>
        </w:r>
        <w:r w:rsidDel="00A87875">
          <w:delText>.</w:delText>
        </w:r>
        <w:r w:rsidDel="00A87875">
          <w:rPr>
            <w:noProof/>
          </w:rPr>
          <w:fldChar w:fldCharType="begin"/>
        </w:r>
        <w:r w:rsidDel="00A87875">
          <w:rPr>
            <w:noProof/>
          </w:rPr>
          <w:delInstrText xml:space="preserve"> SEQ Hình \* ARABIC \s 1 </w:delInstrText>
        </w:r>
        <w:r w:rsidDel="00A87875">
          <w:rPr>
            <w:noProof/>
          </w:rPr>
          <w:fldChar w:fldCharType="separate"/>
        </w:r>
        <w:r w:rsidDel="00A87875">
          <w:rPr>
            <w:noProof/>
          </w:rPr>
          <w:delText>3</w:delText>
        </w:r>
        <w:r w:rsidDel="00A87875">
          <w:rPr>
            <w:noProof/>
          </w:rPr>
          <w:fldChar w:fldCharType="end"/>
        </w:r>
      </w:del>
      <w:r>
        <w:t xml:space="preserve"> Luồng dữ liệu điều khiển lấy thông tin cấu hình BandSteering hiện tại từ </w:t>
      </w:r>
      <w:del w:author="Tran Khanh Toan" w:date="2022-07-01T15:38:00Z" w:id="4732">
        <w:r w:rsidDel="007A6979">
          <w:delText>OneLink</w:delText>
        </w:r>
      </w:del>
      <w:ins w:author="Tran Khanh Toan" w:date="2022-07-01T15:38:00Z" w:id="4733">
        <w:r w:rsidR="007A6979">
          <w:t>Mobile App</w:t>
        </w:r>
      </w:ins>
      <w:bookmarkEnd w:id="4719"/>
    </w:p>
    <w:p w:rsidR="009301FE" w:rsidP="009301FE" w:rsidRDefault="009301FE" w14:paraId="13956E02" w14:textId="0B53C81F">
      <w:pPr>
        <w:rPr>
          <w:b/>
          <w:bCs/>
        </w:rPr>
      </w:pPr>
      <w:del w:author="Tran Khanh Toan" w:date="2022-07-04T09:21:00Z" w:id="4734">
        <w:r w:rsidRPr="00AB6FAB" w:rsidDel="00F02801">
          <w:rPr>
            <w:b/>
            <w:bCs/>
          </w:rPr>
          <w:delText xml:space="preserve">Cấu trúc dữ liệu </w:delText>
        </w:r>
      </w:del>
      <w:ins w:author="Tran Khanh Toan" w:date="2022-07-04T09:22:00Z" w:id="4735">
        <w:r w:rsidR="00F02801">
          <w:rPr>
            <w:b/>
            <w:bCs/>
          </w:rPr>
          <w:t xml:space="preserve">Cấu trúc payload </w:t>
        </w:r>
      </w:ins>
      <w:r w:rsidRPr="00AB6FAB">
        <w:rPr>
          <w:b/>
          <w:bCs/>
        </w:rPr>
        <w:t>của bản tin:</w:t>
      </w:r>
    </w:p>
    <w:p w:rsidR="009301FE" w:rsidP="009301FE" w:rsidRDefault="009301FE" w14:paraId="66AA0590" w14:textId="6B7457A4">
      <w:pPr>
        <w:pStyle w:val="ListParagraph"/>
        <w:numPr>
          <w:ilvl w:val="0"/>
          <w:numId w:val="9"/>
        </w:numPr>
        <w:rPr>
          <w:b/>
          <w:bCs/>
        </w:rPr>
      </w:pPr>
      <w:r>
        <w:rPr>
          <w:b/>
          <w:bCs/>
        </w:rPr>
        <w:t xml:space="preserve">Get </w:t>
      </w:r>
      <w:r w:rsidRPr="009301FE">
        <w:rPr>
          <w:b/>
          <w:bCs/>
        </w:rPr>
        <w:t xml:space="preserve">BandSteering </w:t>
      </w:r>
      <w:r>
        <w:rPr>
          <w:b/>
          <w:bCs/>
        </w:rPr>
        <w:t>Request:</w:t>
      </w:r>
    </w:p>
    <w:p w:rsidR="009301FE" w:rsidP="009301FE" w:rsidRDefault="009301FE" w14:paraId="23A4400D" w14:textId="50D3ED40">
      <w:pPr>
        <w:pStyle w:val="ListParagraph"/>
      </w:pPr>
      <w:r>
        <w:t xml:space="preserve">{“action” : “bndstrgView”, “requestId” : </w:t>
      </w:r>
      <w:r w:rsidR="003E0981">
        <w:t>&lt;requestId&gt;</w:t>
      </w:r>
      <w:r>
        <w:t>}</w:t>
      </w:r>
    </w:p>
    <w:p w:rsidR="009301FE" w:rsidP="009301FE" w:rsidRDefault="009301FE" w14:paraId="6F3A0B49" w14:textId="6E534CAD">
      <w:pPr>
        <w:pStyle w:val="ListParagraph"/>
        <w:numPr>
          <w:ilvl w:val="0"/>
          <w:numId w:val="9"/>
        </w:numPr>
        <w:rPr>
          <w:b/>
          <w:bCs/>
        </w:rPr>
      </w:pPr>
      <w:r>
        <w:rPr>
          <w:b/>
          <w:bCs/>
        </w:rPr>
        <w:t xml:space="preserve">Get </w:t>
      </w:r>
      <w:r w:rsidRPr="009301FE">
        <w:rPr>
          <w:b/>
          <w:bCs/>
        </w:rPr>
        <w:t xml:space="preserve">BandSteering </w:t>
      </w:r>
      <w:r>
        <w:rPr>
          <w:b/>
          <w:bCs/>
        </w:rPr>
        <w:t>Response:</w:t>
      </w:r>
    </w:p>
    <w:p w:rsidRPr="00820762" w:rsidR="009301FE" w:rsidP="009301FE" w:rsidRDefault="009301FE" w14:paraId="20CFE42F" w14:textId="04330A7E">
      <w:pPr>
        <w:pStyle w:val="ListParagraph"/>
        <w:numPr>
          <w:ilvl w:val="1"/>
          <w:numId w:val="9"/>
        </w:numPr>
      </w:pPr>
      <w:r w:rsidRPr="00820762">
        <w:t xml:space="preserve">Get </w:t>
      </w:r>
      <w:r w:rsidRPr="009301FE">
        <w:t xml:space="preserve">BandSteering </w:t>
      </w:r>
      <w:r w:rsidRPr="00820762">
        <w:t>thành công</w:t>
      </w:r>
      <w:r>
        <w:t>:</w:t>
      </w:r>
    </w:p>
    <w:p w:rsidR="009301FE" w:rsidP="009301FE" w:rsidRDefault="009301FE" w14:paraId="6271B1DE" w14:textId="77777777">
      <w:pPr>
        <w:pStyle w:val="FirstLevelBullet"/>
        <w:numPr>
          <w:ilvl w:val="0"/>
          <w:numId w:val="0"/>
        </w:numPr>
        <w:ind w:left="1080"/>
      </w:pPr>
      <w:r>
        <w:t>{</w:t>
      </w:r>
    </w:p>
    <w:p w:rsidR="009301FE" w:rsidP="009301FE" w:rsidRDefault="009301FE" w14:paraId="3EC186D6" w14:textId="77777777">
      <w:pPr>
        <w:pStyle w:val="FirstLevelBullet"/>
        <w:numPr>
          <w:ilvl w:val="0"/>
          <w:numId w:val="0"/>
        </w:numPr>
        <w:ind w:left="720" w:firstLine="360"/>
      </w:pPr>
      <w:r>
        <w:t>"status": 0,</w:t>
      </w:r>
    </w:p>
    <w:p w:rsidR="009301FE" w:rsidP="009301FE" w:rsidRDefault="009301FE" w14:paraId="215E9CE1" w14:textId="77777777">
      <w:pPr>
        <w:pStyle w:val="FirstLevelBullet"/>
        <w:numPr>
          <w:ilvl w:val="0"/>
          <w:numId w:val="0"/>
        </w:numPr>
        <w:ind w:left="720" w:firstLine="360"/>
      </w:pPr>
      <w:r>
        <w:t>“message”: “Success”,</w:t>
      </w:r>
    </w:p>
    <w:p w:rsidR="009301FE" w:rsidP="009301FE" w:rsidRDefault="009301FE" w14:paraId="45B5351C" w14:textId="05B78D67">
      <w:pPr>
        <w:pStyle w:val="FirstLevelBullet"/>
        <w:numPr>
          <w:ilvl w:val="0"/>
          <w:numId w:val="0"/>
        </w:numPr>
        <w:ind w:left="720" w:firstLine="360"/>
      </w:pPr>
      <w:r>
        <w:t xml:space="preserve">“requestId” : </w:t>
      </w:r>
      <w:r w:rsidR="003E0981">
        <w:t>&lt;requestId&gt;</w:t>
      </w:r>
      <w:r>
        <w:t>,</w:t>
      </w:r>
    </w:p>
    <w:p w:rsidR="009301FE" w:rsidP="009301FE" w:rsidRDefault="009301FE" w14:paraId="53C3570D" w14:textId="77777777">
      <w:pPr>
        <w:pStyle w:val="FirstLevelBullet"/>
        <w:numPr>
          <w:ilvl w:val="0"/>
          <w:numId w:val="0"/>
        </w:numPr>
        <w:ind w:left="720" w:firstLine="360"/>
      </w:pPr>
      <w:r>
        <w:t>"data": {</w:t>
      </w:r>
    </w:p>
    <w:p w:rsidR="009301FE" w:rsidP="009301FE" w:rsidRDefault="009301FE" w14:paraId="07EF6C70" w14:textId="49062510">
      <w:pPr>
        <w:pStyle w:val="FirstLevelBullet"/>
        <w:numPr>
          <w:ilvl w:val="0"/>
          <w:numId w:val="0"/>
        </w:numPr>
        <w:ind w:left="720" w:firstLine="360"/>
      </w:pPr>
      <w:r>
        <w:t>“action” : “bndstrgView”,</w:t>
      </w:r>
    </w:p>
    <w:p w:rsidR="009301FE" w:rsidP="009301FE" w:rsidRDefault="009301FE" w14:paraId="071FA895" w14:textId="77777777">
      <w:pPr>
        <w:pStyle w:val="FirstLevelBullet"/>
        <w:numPr>
          <w:ilvl w:val="0"/>
          <w:numId w:val="0"/>
        </w:numPr>
        <w:ind w:left="720" w:firstLine="360"/>
      </w:pPr>
      <w:r>
        <w:t>“</w:t>
      </w:r>
      <w:r w:rsidRPr="00E5021C">
        <w:t>results</w:t>
      </w:r>
      <w:r>
        <w:t>”:[</w:t>
      </w:r>
    </w:p>
    <w:p w:rsidR="009301FE" w:rsidP="009301FE" w:rsidRDefault="009301FE" w14:paraId="64930FD4" w14:textId="77777777">
      <w:pPr>
        <w:pStyle w:val="FirstLevelBullet"/>
        <w:numPr>
          <w:ilvl w:val="0"/>
          <w:numId w:val="0"/>
        </w:numPr>
        <w:ind w:left="1440" w:firstLine="720"/>
      </w:pPr>
      <w:r>
        <w:t>{</w:t>
      </w:r>
    </w:p>
    <w:p w:rsidR="009301FE" w:rsidP="009301FE" w:rsidRDefault="009301FE" w14:paraId="78D31E97" w14:textId="01DBD396">
      <w:pPr>
        <w:pStyle w:val="FirstLevelBullet"/>
        <w:numPr>
          <w:ilvl w:val="0"/>
          <w:numId w:val="0"/>
        </w:numPr>
        <w:ind w:left="1440" w:firstLine="720"/>
      </w:pPr>
      <w:r>
        <w:t>“bndstrgEnable” : “&lt;</w:t>
      </w:r>
      <w:ins w:author="Tran Khanh Toan" w:date="2022-07-01T15:06:00Z" w:id="4736">
        <w:r w:rsidR="001B466D">
          <w:t>bndstrgEnable</w:t>
        </w:r>
      </w:ins>
      <w:del w:author="Tran Khanh Toan" w:date="2022-07-01T15:06:00Z" w:id="4737">
        <w:r w:rsidDel="001B466D">
          <w:delText>Value</w:delText>
        </w:r>
      </w:del>
      <w:r>
        <w:t>&gt;”</w:t>
      </w:r>
    </w:p>
    <w:p w:rsidR="009301FE" w:rsidP="009301FE" w:rsidRDefault="009301FE" w14:paraId="56497A3E" w14:textId="77777777">
      <w:pPr>
        <w:pStyle w:val="FirstLevelBullet"/>
        <w:numPr>
          <w:ilvl w:val="0"/>
          <w:numId w:val="0"/>
        </w:numPr>
        <w:ind w:left="1440" w:firstLine="720"/>
      </w:pPr>
      <w:r>
        <w:t>}</w:t>
      </w:r>
    </w:p>
    <w:p w:rsidR="009301FE" w:rsidP="009301FE" w:rsidRDefault="009301FE" w14:paraId="5BE3923C" w14:textId="77777777">
      <w:pPr>
        <w:pStyle w:val="FirstLevelBullet"/>
        <w:numPr>
          <w:ilvl w:val="0"/>
          <w:numId w:val="0"/>
        </w:numPr>
        <w:ind w:left="1440" w:firstLine="720"/>
      </w:pPr>
      <w:r>
        <w:t>]</w:t>
      </w:r>
    </w:p>
    <w:p w:rsidR="009301FE" w:rsidP="009301FE" w:rsidRDefault="009301FE" w14:paraId="446DEF59" w14:textId="77777777">
      <w:pPr>
        <w:pStyle w:val="FirstLevelBullet"/>
        <w:numPr>
          <w:ilvl w:val="0"/>
          <w:numId w:val="0"/>
        </w:numPr>
        <w:ind w:left="720" w:firstLine="360"/>
      </w:pPr>
      <w:r>
        <w:t>}</w:t>
      </w:r>
    </w:p>
    <w:p w:rsidR="009301FE" w:rsidP="009301FE" w:rsidRDefault="009301FE" w14:paraId="48840438" w14:textId="77777777">
      <w:pPr>
        <w:pStyle w:val="FirstLevelBullet"/>
        <w:numPr>
          <w:ilvl w:val="0"/>
          <w:numId w:val="0"/>
        </w:numPr>
        <w:ind w:left="720" w:firstLine="360"/>
      </w:pPr>
      <w:r>
        <w:t>}</w:t>
      </w:r>
    </w:p>
    <w:p w:rsidRPr="00820762" w:rsidR="009301FE" w:rsidP="009301FE" w:rsidRDefault="009301FE" w14:paraId="0BA2BED9" w14:textId="008CA901">
      <w:pPr>
        <w:pStyle w:val="ListParagraph"/>
        <w:numPr>
          <w:ilvl w:val="1"/>
          <w:numId w:val="9"/>
        </w:numPr>
      </w:pPr>
      <w:r w:rsidRPr="00820762">
        <w:t xml:space="preserve">Get </w:t>
      </w:r>
      <w:r w:rsidRPr="009301FE">
        <w:t xml:space="preserve">BandSteering </w:t>
      </w:r>
      <w:r>
        <w:t>không</w:t>
      </w:r>
      <w:r w:rsidRPr="00820762">
        <w:t xml:space="preserve"> thành công</w:t>
      </w:r>
      <w:r>
        <w:t>:</w:t>
      </w:r>
    </w:p>
    <w:p w:rsidR="009301FE" w:rsidP="009301FE" w:rsidRDefault="009301FE" w14:paraId="7D8050E3" w14:textId="77777777">
      <w:pPr>
        <w:pStyle w:val="FirstLevelBullet"/>
        <w:numPr>
          <w:ilvl w:val="0"/>
          <w:numId w:val="0"/>
        </w:numPr>
        <w:ind w:left="1080"/>
      </w:pPr>
      <w:r>
        <w:t>{</w:t>
      </w:r>
    </w:p>
    <w:p w:rsidR="009301FE" w:rsidP="009301FE" w:rsidRDefault="009301FE" w14:paraId="3EAC0E4C" w14:textId="77777777">
      <w:pPr>
        <w:pStyle w:val="FirstLevelBullet"/>
        <w:numPr>
          <w:ilvl w:val="0"/>
          <w:numId w:val="0"/>
        </w:numPr>
        <w:ind w:left="1080"/>
      </w:pPr>
      <w:r>
        <w:lastRenderedPageBreak/>
        <w:t>"status": &lt;ErrorCode&gt;,</w:t>
      </w:r>
    </w:p>
    <w:p w:rsidR="009301FE" w:rsidP="009301FE" w:rsidRDefault="009301FE" w14:paraId="69AD60EF" w14:textId="77777777">
      <w:pPr>
        <w:pStyle w:val="FirstLevelBullet"/>
        <w:numPr>
          <w:ilvl w:val="0"/>
          <w:numId w:val="0"/>
        </w:numPr>
        <w:ind w:left="1080"/>
      </w:pPr>
      <w:r>
        <w:t>“message”: “&lt;message&gt;”,</w:t>
      </w:r>
    </w:p>
    <w:p w:rsidR="009301FE" w:rsidP="009301FE" w:rsidRDefault="009301FE" w14:paraId="3B6C9D2C" w14:textId="5550EA5D">
      <w:pPr>
        <w:pStyle w:val="FirstLevelBullet"/>
        <w:numPr>
          <w:ilvl w:val="0"/>
          <w:numId w:val="0"/>
        </w:numPr>
        <w:ind w:left="1080"/>
      </w:pPr>
      <w:r>
        <w:t xml:space="preserve">“requestId” : </w:t>
      </w:r>
      <w:r w:rsidR="003E0981">
        <w:t>&lt;requestId&gt;</w:t>
      </w:r>
      <w:r>
        <w:t>,</w:t>
      </w:r>
    </w:p>
    <w:p w:rsidR="009301FE" w:rsidP="009301FE" w:rsidRDefault="009301FE" w14:paraId="50D66D7C" w14:textId="77777777">
      <w:pPr>
        <w:pStyle w:val="FirstLevelBullet"/>
        <w:numPr>
          <w:ilvl w:val="0"/>
          <w:numId w:val="0"/>
        </w:numPr>
        <w:ind w:left="1080"/>
      </w:pPr>
      <w:r>
        <w:t>"data": {</w:t>
      </w:r>
    </w:p>
    <w:p w:rsidR="009301FE" w:rsidDel="001B466D" w:rsidP="009301FE" w:rsidRDefault="009301FE" w14:paraId="4D331958" w14:textId="79E29736">
      <w:pPr>
        <w:pStyle w:val="FirstLevelBullet"/>
        <w:numPr>
          <w:ilvl w:val="0"/>
          <w:numId w:val="0"/>
        </w:numPr>
        <w:ind w:left="1080"/>
        <w:rPr>
          <w:del w:author="Tran Khanh Toan" w:date="2022-07-01T15:08:00Z" w:id="4738"/>
        </w:rPr>
      </w:pPr>
      <w:del w:author="Tran Khanh Toan" w:date="2022-07-01T15:08:00Z" w:id="4739">
        <w:r w:rsidDel="001B466D">
          <w:delText>“action” : “bndstrgView”</w:delText>
        </w:r>
      </w:del>
    </w:p>
    <w:p w:rsidR="009301FE" w:rsidP="009301FE" w:rsidRDefault="009301FE" w14:paraId="3C602301" w14:textId="77777777">
      <w:pPr>
        <w:pStyle w:val="FirstLevelBullet"/>
        <w:numPr>
          <w:ilvl w:val="0"/>
          <w:numId w:val="0"/>
        </w:numPr>
        <w:ind w:left="1080"/>
      </w:pPr>
      <w:r>
        <w:t>}</w:t>
      </w:r>
    </w:p>
    <w:p w:rsidR="009301FE" w:rsidP="009301FE" w:rsidRDefault="009301FE" w14:paraId="4F2BB5A1" w14:textId="77777777">
      <w:pPr>
        <w:pStyle w:val="FirstLevelBullet"/>
        <w:numPr>
          <w:ilvl w:val="0"/>
          <w:numId w:val="0"/>
        </w:numPr>
        <w:ind w:left="1080"/>
      </w:pPr>
      <w:r>
        <w:t>}</w:t>
      </w:r>
    </w:p>
    <w:p w:rsidR="005D0A98" w:rsidP="005D0A98" w:rsidRDefault="005D0A98" w14:paraId="64375497" w14:textId="0CEB8B35">
      <w:pPr>
        <w:pStyle w:val="Heading3"/>
      </w:pPr>
      <w:bookmarkStart w:name="_Toc111217614" w:id="4740"/>
      <w:r>
        <w:t xml:space="preserve">Usecase – Điều khiển thay đổi cấu hình </w:t>
      </w:r>
      <w:r w:rsidRPr="009301FE">
        <w:t>BandSteering</w:t>
      </w:r>
      <w:bookmarkEnd w:id="4740"/>
    </w:p>
    <w:tbl>
      <w:tblPr>
        <w:tblStyle w:val="TableGrid"/>
        <w:tblW w:w="0" w:type="auto"/>
        <w:tblLook w:val="04A0" w:firstRow="1" w:lastRow="0" w:firstColumn="1" w:lastColumn="0" w:noHBand="0" w:noVBand="1"/>
      </w:tblPr>
      <w:tblGrid>
        <w:gridCol w:w="1885"/>
        <w:gridCol w:w="7340"/>
      </w:tblGrid>
      <w:tr w:rsidR="005D0A98" w:rsidTr="2ADD6C4A" w14:paraId="64D1C330" w14:textId="77777777">
        <w:tc>
          <w:tcPr>
            <w:tcW w:w="1885" w:type="dxa"/>
            <w:tcMar/>
          </w:tcPr>
          <w:p w:rsidR="005D0A98" w:rsidP="00DF09D5" w:rsidRDefault="005D0A98" w14:paraId="39B51181" w14:textId="77777777">
            <w:r>
              <w:t>ID</w:t>
            </w:r>
          </w:p>
        </w:tc>
        <w:tc>
          <w:tcPr>
            <w:tcW w:w="7340" w:type="dxa"/>
            <w:tcMar/>
          </w:tcPr>
          <w:p w:rsidR="005D0A98" w:rsidP="00DF09D5" w:rsidRDefault="005D0A98" w14:paraId="726D43DF" w14:textId="7D43A8E1">
            <w:r>
              <w:t>UC-</w:t>
            </w:r>
            <w:ins w:author="Tran Khanh Toan" w:date="2022-07-01T15:09:00Z" w:id="4741">
              <w:r w:rsidR="00B92C7A">
                <w:t>2</w:t>
              </w:r>
            </w:ins>
            <w:ins w:author="toantk" w:date="2022-07-27T17:22:00Z" w:id="4742">
              <w:r w:rsidR="00861799">
                <w:t>4</w:t>
              </w:r>
            </w:ins>
            <w:ins w:author="Tran Khanh Toan" w:date="2022-07-01T15:09:00Z" w:id="4743">
              <w:del w:author="toantk" w:date="2022-07-27T17:22:00Z" w:id="4744">
                <w:r w:rsidDel="00861799" w:rsidR="00B92C7A">
                  <w:delText>6</w:delText>
                </w:r>
              </w:del>
            </w:ins>
            <w:del w:author="Tran Khanh Toan" w:date="2022-07-01T15:09:00Z" w:id="4745">
              <w:r w:rsidDel="00B92C7A">
                <w:delText>12</w:delText>
              </w:r>
            </w:del>
          </w:p>
        </w:tc>
      </w:tr>
      <w:tr w:rsidR="005D0A98" w:rsidTr="2ADD6C4A" w14:paraId="00361151" w14:textId="77777777">
        <w:tc>
          <w:tcPr>
            <w:tcW w:w="1885" w:type="dxa"/>
            <w:tcMar/>
          </w:tcPr>
          <w:p w:rsidR="005D0A98" w:rsidP="00DF09D5" w:rsidRDefault="005D0A98" w14:paraId="5E39E7F8" w14:textId="77777777">
            <w:r>
              <w:t>Name</w:t>
            </w:r>
          </w:p>
        </w:tc>
        <w:tc>
          <w:tcPr>
            <w:tcW w:w="7340" w:type="dxa"/>
            <w:tcMar/>
          </w:tcPr>
          <w:p w:rsidR="005D0A98" w:rsidP="00DF09D5" w:rsidRDefault="005D0A98" w14:paraId="6E8505A2" w14:textId="40421D9C">
            <w:r>
              <w:t xml:space="preserve">Điều khiển thay đổi cấu hình </w:t>
            </w:r>
            <w:r w:rsidRPr="009301FE">
              <w:t>BandSteering</w:t>
            </w:r>
          </w:p>
        </w:tc>
      </w:tr>
      <w:tr w:rsidR="005D0A98" w:rsidTr="2ADD6C4A" w14:paraId="781B3EC2" w14:textId="77777777">
        <w:tc>
          <w:tcPr>
            <w:tcW w:w="1885" w:type="dxa"/>
            <w:tcMar/>
          </w:tcPr>
          <w:p w:rsidR="005D0A98" w:rsidP="00DF09D5" w:rsidRDefault="005D0A98" w14:paraId="3542EE79" w14:textId="77777777">
            <w:r>
              <w:t>Description</w:t>
            </w:r>
          </w:p>
        </w:tc>
        <w:tc>
          <w:tcPr>
            <w:tcW w:w="7340" w:type="dxa"/>
            <w:tcMar/>
          </w:tcPr>
          <w:p w:rsidR="005D0A98" w:rsidP="00DF09D5" w:rsidRDefault="005D0A98" w14:paraId="63C36B94" w14:textId="689618CE">
            <w:pPr>
              <w:pStyle w:val="FirstLevelBullet"/>
              <w:rPr>
                <w:ins w:author="Tran Khanh Toan" w:date="2022-07-01T15:09:00Z" w:id="4746"/>
              </w:rPr>
            </w:pPr>
            <w:del w:author="Tran Khanh Toan" w:date="2022-07-01T15:38:00Z" w:id="4747">
              <w:r w:rsidDel="007A6979">
                <w:delText>OneLink</w:delText>
              </w:r>
            </w:del>
            <w:ins w:author="Tran Khanh Toan" w:date="2022-07-01T15:38:00Z" w:id="4748">
              <w:r w:rsidR="007A6979">
                <w:t>Mobile App</w:t>
              </w:r>
            </w:ins>
            <w:r>
              <w:t xml:space="preserve"> gửi yêu cầu thay đổi thông tin cấu hình </w:t>
            </w:r>
            <w:r w:rsidRPr="009301FE">
              <w:t>BandSteering</w:t>
            </w:r>
            <w:r>
              <w:t>.</w:t>
            </w:r>
          </w:p>
          <w:p w:rsidR="00B92C7A" w:rsidRDefault="225C27E7" w14:paraId="53483FA2" w14:textId="6B0DA6C6">
            <w:pPr>
              <w:pStyle w:val="FirstLevelBullet"/>
              <w:rPr/>
            </w:pPr>
            <w:ins w:author="Tran Khanh Toan" w:date="2022-07-01T15:09:00Z" w:id="1279972181">
              <w:r w:rsidR="1A549E31">
                <w:t xml:space="preserve">Mobile App thực hiện request với định dạng </w:t>
              </w:r>
              <w:r>
                <w:fldChar w:fldCharType="begin"/>
              </w:r>
              <w:r>
                <w:instrText xml:space="preserve"> HYPERLINK "https://&lt;ip&gt;:&lt;port&gt;/onelinkagent" </w:instrText>
              </w:r>
              <w:r>
                <w:fldChar w:fldCharType="separate"/>
              </w:r>
              <w:r w:rsidRPr="2ADD6C4A" w:rsidR="1A549E31">
                <w:rPr>
                  <w:rStyle w:val="Hyperlink"/>
                </w:rPr>
                <w:t>https://&lt;ip&gt;:&lt;port&gt;/onelinkagent</w:t>
              </w:r>
              <w:r>
                <w:fldChar w:fldCharType="end"/>
              </w:r>
              <w:r w:rsidR="1A549E31">
                <w:t xml:space="preserve"> với cookies đi kèm request được quy định trong mục 7.2.1</w:t>
              </w:r>
            </w:ins>
          </w:p>
          <w:p w:rsidR="005D0A98" w:rsidP="00DF09D5" w:rsidRDefault="005D0A98" w14:paraId="5B02E9E6" w14:textId="17260BFB">
            <w:pPr>
              <w:pStyle w:val="FirstLevelBullet"/>
            </w:pPr>
            <w:r>
              <w:t xml:space="preserve">ONT nhận yêu cầu và xử lý thay đổi cấu hình </w:t>
            </w:r>
            <w:r w:rsidRPr="009301FE">
              <w:t>BandSteering</w:t>
            </w:r>
            <w:r>
              <w:t>.</w:t>
            </w:r>
          </w:p>
          <w:p w:rsidR="005D0A98" w:rsidP="00DF09D5" w:rsidRDefault="005D0A98" w14:paraId="19D4144B" w14:textId="77777777">
            <w:pPr>
              <w:pStyle w:val="FirstLevelBullet"/>
            </w:pPr>
            <w:r>
              <w:t>ONT gửi lại phản hồi thay đổi thông tin cấu hình thành công hay thất bại.</w:t>
            </w:r>
          </w:p>
        </w:tc>
      </w:tr>
      <w:tr w:rsidR="005D0A98" w:rsidTr="2ADD6C4A" w14:paraId="4A52C662" w14:textId="77777777">
        <w:tc>
          <w:tcPr>
            <w:tcW w:w="1885" w:type="dxa"/>
            <w:tcMar/>
          </w:tcPr>
          <w:p w:rsidR="005D0A98" w:rsidP="00DF09D5" w:rsidRDefault="005D0A98" w14:paraId="48439D8D" w14:textId="77777777">
            <w:r>
              <w:t>Actor</w:t>
            </w:r>
          </w:p>
        </w:tc>
        <w:tc>
          <w:tcPr>
            <w:tcW w:w="7340" w:type="dxa"/>
            <w:tcMar/>
          </w:tcPr>
          <w:p w:rsidR="005D0A98" w:rsidP="00DF09D5" w:rsidRDefault="005D0A98" w14:paraId="64FFF47A" w14:textId="77777777">
            <w:r>
              <w:t>Admin</w:t>
            </w:r>
          </w:p>
        </w:tc>
      </w:tr>
      <w:tr w:rsidR="005D0A98" w:rsidTr="2ADD6C4A" w14:paraId="3E4B1302" w14:textId="77777777">
        <w:tc>
          <w:tcPr>
            <w:tcW w:w="1885" w:type="dxa"/>
            <w:tcMar/>
          </w:tcPr>
          <w:p w:rsidR="005D0A98" w:rsidP="00DF09D5" w:rsidRDefault="005D0A98" w14:paraId="6491842D" w14:textId="77777777">
            <w:r>
              <w:t>Pre-condition</w:t>
            </w:r>
          </w:p>
        </w:tc>
        <w:tc>
          <w:tcPr>
            <w:tcW w:w="7340" w:type="dxa"/>
            <w:tcMar/>
          </w:tcPr>
          <w:p w:rsidR="005D0A98" w:rsidP="00DF09D5" w:rsidRDefault="005D0A98" w14:paraId="3D88A5BD" w14:textId="1962EDF8">
            <w:r>
              <w:t xml:space="preserve">Thiết bị hoạt động bình thường, </w:t>
            </w:r>
            <w:del w:author="Tran Khanh Toan" w:date="2022-07-01T15:38:00Z" w:id="4750">
              <w:r w:rsidDel="007A6979">
                <w:delText>OneLink</w:delText>
              </w:r>
            </w:del>
            <w:ins w:author="Tran Khanh Toan" w:date="2022-07-01T15:38:00Z" w:id="4751">
              <w:r w:rsidR="007A6979">
                <w:t>Mobile App</w:t>
              </w:r>
            </w:ins>
            <w:r>
              <w:t xml:space="preserve"> đã đăng nhập thành công vào thiết bị và được cấp phiên truy nhập</w:t>
            </w:r>
          </w:p>
        </w:tc>
      </w:tr>
      <w:tr w:rsidR="005D0A98" w:rsidTr="2ADD6C4A" w14:paraId="3F74F2B7" w14:textId="77777777">
        <w:tc>
          <w:tcPr>
            <w:tcW w:w="1885" w:type="dxa"/>
            <w:tcMar/>
          </w:tcPr>
          <w:p w:rsidR="005D0A98" w:rsidP="00DF09D5" w:rsidRDefault="005D0A98" w14:paraId="61251B47" w14:textId="77777777">
            <w:r>
              <w:t>Post-condition</w:t>
            </w:r>
          </w:p>
        </w:tc>
        <w:tc>
          <w:tcPr>
            <w:tcW w:w="7340" w:type="dxa"/>
            <w:tcMar/>
          </w:tcPr>
          <w:p w:rsidR="005D0A98" w:rsidP="00DF09D5" w:rsidRDefault="005D0A98" w14:paraId="67944DAE" w14:textId="577EDD6C">
            <w:r>
              <w:t xml:space="preserve">Thiết bị phản hồi đầy đủ các thông tin cho </w:t>
            </w:r>
            <w:del w:author="Tran Khanh Toan" w:date="2022-07-01T15:38:00Z" w:id="4752">
              <w:r w:rsidDel="007A6979">
                <w:delText>OneLink</w:delText>
              </w:r>
            </w:del>
            <w:ins w:author="Tran Khanh Toan" w:date="2022-07-01T15:38:00Z" w:id="4753">
              <w:r w:rsidR="007A6979">
                <w:t>Mobile App</w:t>
              </w:r>
            </w:ins>
          </w:p>
        </w:tc>
      </w:tr>
    </w:tbl>
    <w:p w:rsidRPr="00406720" w:rsidR="005D0A98" w:rsidP="005D0A98" w:rsidRDefault="005D0A98" w14:paraId="04901C8B" w14:textId="77777777"/>
    <w:p w:rsidR="005D0A98" w:rsidP="005D0A98" w:rsidRDefault="005D0A98" w14:paraId="27A3AD9B" w14:textId="77777777">
      <w:pPr>
        <w:rPr>
          <w:b/>
          <w:bCs/>
        </w:rPr>
      </w:pPr>
      <w:r w:rsidRPr="003C44BD">
        <w:rPr>
          <w:b/>
          <w:bCs/>
        </w:rPr>
        <w:t>Luồng dữ liệu:</w:t>
      </w:r>
    </w:p>
    <w:p w:rsidR="005D0A98" w:rsidP="005D0A98" w:rsidRDefault="005D0A98" w14:paraId="4D47D41F" w14:textId="77777777">
      <w:pPr>
        <w:pStyle w:val="ANSVNormal1"/>
        <w:keepNext/>
      </w:pPr>
      <w:r>
        <w:object w:dxaOrig="9165" w:dyaOrig="5280" w14:anchorId="475A09D0">
          <v:shape id="_x0000_i1044" style="width:461.25pt;height:266.25pt" o:ole="" type="#_x0000_t75">
            <v:imagedata o:title="" r:id="rId51"/>
          </v:shape>
          <o:OLEObject Type="Embed" ProgID="Visio.Drawing.15" ShapeID="_x0000_i1044" DrawAspect="Content" ObjectID="_1721885969" r:id="rId52"/>
        </w:object>
      </w:r>
    </w:p>
    <w:p w:rsidR="005D0A98" w:rsidP="005D0A98" w:rsidRDefault="005D0A98" w14:paraId="57A187AC" w14:textId="2B302F17">
      <w:pPr>
        <w:pStyle w:val="Caption"/>
      </w:pPr>
      <w:bookmarkStart w:name="_Toc110529208" w:id="4754"/>
      <w:r>
        <w:t xml:space="preserve">Hình </w:t>
      </w:r>
      <w:ins w:author="toantk" w:date="2022-07-28T09:55:00Z" w:id="4755">
        <w:r w:rsidR="00881A01">
          <w:fldChar w:fldCharType="begin"/>
        </w:r>
        <w:r w:rsidR="00881A01">
          <w:instrText xml:space="preserve"> STYLEREF 1 \s </w:instrText>
        </w:r>
      </w:ins>
      <w:r w:rsidR="00881A01">
        <w:fldChar w:fldCharType="separate"/>
      </w:r>
      <w:r w:rsidR="00533729">
        <w:rPr>
          <w:noProof/>
        </w:rPr>
        <w:t>7</w:t>
      </w:r>
      <w:ins w:author="toantk" w:date="2022-07-28T09:55:00Z" w:id="4756">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19</w:t>
      </w:r>
      <w:ins w:author="toantk" w:date="2022-07-28T09:55:00Z" w:id="4757">
        <w:r w:rsidR="00881A01">
          <w:fldChar w:fldCharType="end"/>
        </w:r>
      </w:ins>
      <w:ins w:author="Tran Khanh Toan" w:date="2022-07-01T17:42:00Z" w:id="4758">
        <w:del w:author="toantk" w:date="2022-07-27T09:26:00Z" w:id="4759">
          <w:r w:rsidDel="006A7679" w:rsidR="00076894">
            <w:fldChar w:fldCharType="begin"/>
          </w:r>
          <w:r w:rsidDel="006A7679" w:rsidR="00076894">
            <w:delInstrText xml:space="preserve"> STYLEREF 1 \s </w:delInstrText>
          </w:r>
        </w:del>
      </w:ins>
      <w:del w:author="toantk" w:date="2022-07-27T09:26:00Z" w:id="4760">
        <w:r w:rsidDel="006A7679" w:rsidR="00076894">
          <w:fldChar w:fldCharType="separate"/>
        </w:r>
        <w:r w:rsidDel="006A7679" w:rsidR="00076894">
          <w:rPr>
            <w:noProof/>
          </w:rPr>
          <w:delText>7</w:delText>
        </w:r>
      </w:del>
      <w:ins w:author="Tran Khanh Toan" w:date="2022-07-01T17:42:00Z" w:id="4761">
        <w:del w:author="toantk" w:date="2022-07-27T09:26:00Z" w:id="4762">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763">
        <w:r w:rsidDel="006A7679" w:rsidR="00076894">
          <w:fldChar w:fldCharType="separate"/>
        </w:r>
      </w:del>
      <w:ins w:author="Tran Khanh Toan" w:date="2022-07-01T17:42:00Z" w:id="4764">
        <w:del w:author="toantk" w:date="2022-07-27T09:26:00Z" w:id="4765">
          <w:r w:rsidDel="006A7679" w:rsidR="00076894">
            <w:rPr>
              <w:noProof/>
            </w:rPr>
            <w:delText>17</w:delText>
          </w:r>
          <w:r w:rsidDel="006A7679" w:rsidR="00076894">
            <w:fldChar w:fldCharType="end"/>
          </w:r>
        </w:del>
      </w:ins>
      <w:del w:author="Tran Khanh Toan" w:date="2022-07-01T14:55:00Z" w:id="4766">
        <w:r w:rsidDel="00A87875">
          <w:rPr>
            <w:noProof/>
          </w:rPr>
          <w:fldChar w:fldCharType="begin"/>
        </w:r>
        <w:r w:rsidDel="00A87875">
          <w:rPr>
            <w:noProof/>
          </w:rPr>
          <w:delInstrText xml:space="preserve"> STYLEREF 1 \s </w:delInstrText>
        </w:r>
        <w:r w:rsidDel="00A87875">
          <w:rPr>
            <w:noProof/>
          </w:rPr>
          <w:fldChar w:fldCharType="separate"/>
        </w:r>
        <w:r w:rsidDel="00A87875">
          <w:rPr>
            <w:noProof/>
          </w:rPr>
          <w:delText>7</w:delText>
        </w:r>
        <w:r w:rsidDel="00A87875">
          <w:rPr>
            <w:noProof/>
          </w:rPr>
          <w:fldChar w:fldCharType="end"/>
        </w:r>
        <w:r w:rsidDel="00A87875">
          <w:delText>.</w:delText>
        </w:r>
        <w:r w:rsidDel="00A87875">
          <w:rPr>
            <w:noProof/>
          </w:rPr>
          <w:fldChar w:fldCharType="begin"/>
        </w:r>
        <w:r w:rsidDel="00A87875">
          <w:rPr>
            <w:noProof/>
          </w:rPr>
          <w:delInstrText xml:space="preserve"> SEQ Hình \* ARABIC \s 1 </w:delInstrText>
        </w:r>
        <w:r w:rsidDel="00A87875">
          <w:rPr>
            <w:noProof/>
          </w:rPr>
          <w:fldChar w:fldCharType="separate"/>
        </w:r>
        <w:r w:rsidDel="00A87875">
          <w:rPr>
            <w:noProof/>
          </w:rPr>
          <w:delText>4</w:delText>
        </w:r>
        <w:r w:rsidDel="00A87875">
          <w:rPr>
            <w:noProof/>
          </w:rPr>
          <w:fldChar w:fldCharType="end"/>
        </w:r>
      </w:del>
      <w:r>
        <w:t xml:space="preserve"> Luồng dữ liệu điều khiển thay đổi cấu hình </w:t>
      </w:r>
      <w:r w:rsidRPr="009301FE">
        <w:t xml:space="preserve">BandSteering </w:t>
      </w:r>
      <w:r>
        <w:t xml:space="preserve">từ </w:t>
      </w:r>
      <w:del w:author="Tran Khanh Toan" w:date="2022-07-01T15:38:00Z" w:id="4767">
        <w:r w:rsidDel="007A6979">
          <w:delText>OneLink</w:delText>
        </w:r>
      </w:del>
      <w:ins w:author="Tran Khanh Toan" w:date="2022-07-01T15:38:00Z" w:id="4768">
        <w:r w:rsidR="007A6979">
          <w:t>Mobile App</w:t>
        </w:r>
      </w:ins>
      <w:bookmarkEnd w:id="4754"/>
    </w:p>
    <w:p w:rsidR="005D0A98" w:rsidP="005D0A98" w:rsidRDefault="005D0A98" w14:paraId="6ADEA63A" w14:textId="78B73E32">
      <w:pPr>
        <w:rPr>
          <w:b/>
          <w:bCs/>
        </w:rPr>
      </w:pPr>
      <w:del w:author="Tran Khanh Toan" w:date="2022-07-04T09:21:00Z" w:id="4769">
        <w:r w:rsidRPr="00AB6FAB" w:rsidDel="00F02801">
          <w:rPr>
            <w:b/>
            <w:bCs/>
          </w:rPr>
          <w:delText xml:space="preserve">Cấu trúc dữ liệu </w:delText>
        </w:r>
      </w:del>
      <w:ins w:author="Tran Khanh Toan" w:date="2022-07-04T09:22:00Z" w:id="4770">
        <w:r w:rsidR="00F02801">
          <w:rPr>
            <w:b/>
            <w:bCs/>
          </w:rPr>
          <w:t xml:space="preserve">Cấu trúc payload </w:t>
        </w:r>
      </w:ins>
      <w:r w:rsidRPr="00AB6FAB">
        <w:rPr>
          <w:b/>
          <w:bCs/>
        </w:rPr>
        <w:t>của bản tin:</w:t>
      </w:r>
    </w:p>
    <w:p w:rsidR="005D0A98" w:rsidP="005D0A98" w:rsidRDefault="005D0A98" w14:paraId="7A9BE99D" w14:textId="3B25CD9A">
      <w:pPr>
        <w:pStyle w:val="ListParagraph"/>
        <w:numPr>
          <w:ilvl w:val="0"/>
          <w:numId w:val="9"/>
        </w:numPr>
        <w:rPr>
          <w:b/>
          <w:bCs/>
        </w:rPr>
      </w:pPr>
      <w:r>
        <w:rPr>
          <w:b/>
          <w:bCs/>
        </w:rPr>
        <w:t xml:space="preserve">Edit </w:t>
      </w:r>
      <w:r w:rsidRPr="005D0A98">
        <w:rPr>
          <w:b/>
          <w:bCs/>
        </w:rPr>
        <w:t xml:space="preserve">BandSteering </w:t>
      </w:r>
      <w:r>
        <w:rPr>
          <w:b/>
          <w:bCs/>
        </w:rPr>
        <w:t>Request:</w:t>
      </w:r>
    </w:p>
    <w:p w:rsidR="005D0A98" w:rsidP="005D0A98" w:rsidRDefault="005D0A98" w14:paraId="4A5E37A0" w14:textId="3B9B1AD5">
      <w:pPr>
        <w:pStyle w:val="ListParagraph"/>
      </w:pPr>
      <w:r>
        <w:t>{“action” : “</w:t>
      </w:r>
      <w:r w:rsidR="00E92070">
        <w:t>bndstrgEdit</w:t>
      </w:r>
      <w:r>
        <w:t>”, “</w:t>
      </w:r>
      <w:r w:rsidR="00E92070">
        <w:t>bndstrgEnable</w:t>
      </w:r>
      <w:r>
        <w:t>” : “&lt;</w:t>
      </w:r>
      <w:ins w:author="Tran Khanh Toan" w:date="2022-07-01T15:09:00Z" w:id="4771">
        <w:r w:rsidR="00B92C7A">
          <w:t>bndstrgEnable</w:t>
        </w:r>
      </w:ins>
      <w:del w:author="Tran Khanh Toan" w:date="2022-07-01T15:09:00Z" w:id="4772">
        <w:r w:rsidDel="00B92C7A" w:rsidR="00E92070">
          <w:delText>value</w:delText>
        </w:r>
      </w:del>
      <w:r>
        <w:t xml:space="preserve">&gt;”, “requestId” : </w:t>
      </w:r>
      <w:r w:rsidR="003E0981">
        <w:t>&lt;requestId&gt;</w:t>
      </w:r>
      <w:r>
        <w:t>}</w:t>
      </w:r>
    </w:p>
    <w:p w:rsidR="005D0A98" w:rsidP="005D0A98" w:rsidRDefault="005D0A98" w14:paraId="1B88DE40" w14:textId="2BFE3674">
      <w:pPr>
        <w:pStyle w:val="ListParagraph"/>
        <w:numPr>
          <w:ilvl w:val="0"/>
          <w:numId w:val="9"/>
        </w:numPr>
        <w:rPr>
          <w:b/>
          <w:bCs/>
        </w:rPr>
      </w:pPr>
      <w:r>
        <w:rPr>
          <w:b/>
          <w:bCs/>
        </w:rPr>
        <w:t xml:space="preserve">Edit </w:t>
      </w:r>
      <w:r w:rsidRPr="005D0A98">
        <w:rPr>
          <w:b/>
          <w:bCs/>
        </w:rPr>
        <w:t xml:space="preserve">BandSteering </w:t>
      </w:r>
      <w:r>
        <w:rPr>
          <w:b/>
          <w:bCs/>
        </w:rPr>
        <w:t>Response:</w:t>
      </w:r>
    </w:p>
    <w:p w:rsidRPr="00820762" w:rsidR="005D0A98" w:rsidP="005D0A98" w:rsidRDefault="005D0A98" w14:paraId="6CC31104" w14:textId="30A53B40">
      <w:pPr>
        <w:pStyle w:val="ListParagraph"/>
        <w:numPr>
          <w:ilvl w:val="1"/>
          <w:numId w:val="9"/>
        </w:numPr>
      </w:pPr>
      <w:r>
        <w:t>Edit</w:t>
      </w:r>
      <w:r w:rsidRPr="00820762">
        <w:t xml:space="preserve"> </w:t>
      </w:r>
      <w:r w:rsidRPr="009301FE" w:rsidR="00E92070">
        <w:t xml:space="preserve">BandSteering </w:t>
      </w:r>
      <w:r w:rsidRPr="00820762">
        <w:t>thành công</w:t>
      </w:r>
      <w:r>
        <w:t>:</w:t>
      </w:r>
    </w:p>
    <w:p w:rsidR="005D0A98" w:rsidP="005D0A98" w:rsidRDefault="005D0A98" w14:paraId="1270C981" w14:textId="77777777">
      <w:pPr>
        <w:pStyle w:val="FirstLevelBullet"/>
        <w:numPr>
          <w:ilvl w:val="0"/>
          <w:numId w:val="0"/>
        </w:numPr>
        <w:ind w:left="1080"/>
      </w:pPr>
      <w:r>
        <w:t>{</w:t>
      </w:r>
    </w:p>
    <w:p w:rsidR="005D0A98" w:rsidP="005D0A98" w:rsidRDefault="005D0A98" w14:paraId="0BEF27DE" w14:textId="77777777">
      <w:pPr>
        <w:pStyle w:val="FirstLevelBullet"/>
        <w:numPr>
          <w:ilvl w:val="0"/>
          <w:numId w:val="0"/>
        </w:numPr>
        <w:ind w:left="720" w:firstLine="360"/>
      </w:pPr>
      <w:r>
        <w:t>"status": 0,</w:t>
      </w:r>
    </w:p>
    <w:p w:rsidR="005D0A98" w:rsidP="005D0A98" w:rsidRDefault="005D0A98" w14:paraId="70D9267E" w14:textId="77777777">
      <w:pPr>
        <w:pStyle w:val="FirstLevelBullet"/>
        <w:numPr>
          <w:ilvl w:val="0"/>
          <w:numId w:val="0"/>
        </w:numPr>
        <w:ind w:left="720" w:firstLine="360"/>
      </w:pPr>
      <w:r>
        <w:t>“message”: “Success”,</w:t>
      </w:r>
    </w:p>
    <w:p w:rsidR="005D0A98" w:rsidP="005D0A98" w:rsidRDefault="005D0A98" w14:paraId="55A6AE7A" w14:textId="56565C95">
      <w:pPr>
        <w:pStyle w:val="FirstLevelBullet"/>
        <w:numPr>
          <w:ilvl w:val="0"/>
          <w:numId w:val="0"/>
        </w:numPr>
        <w:ind w:left="720" w:firstLine="360"/>
      </w:pPr>
      <w:r>
        <w:t xml:space="preserve">“requestId” : </w:t>
      </w:r>
      <w:r w:rsidR="003E0981">
        <w:t>&lt;requestId&gt;</w:t>
      </w:r>
      <w:r>
        <w:t>,</w:t>
      </w:r>
    </w:p>
    <w:p w:rsidR="005D0A98" w:rsidP="005D0A98" w:rsidRDefault="005D0A98" w14:paraId="76805E27" w14:textId="77777777">
      <w:pPr>
        <w:pStyle w:val="FirstLevelBullet"/>
        <w:numPr>
          <w:ilvl w:val="0"/>
          <w:numId w:val="0"/>
        </w:numPr>
        <w:ind w:left="720" w:firstLine="360"/>
      </w:pPr>
      <w:r>
        <w:t>"data": {</w:t>
      </w:r>
    </w:p>
    <w:p w:rsidR="005D0A98" w:rsidP="005D0A98" w:rsidRDefault="005D0A98" w14:paraId="35A8E439" w14:textId="175A1065">
      <w:pPr>
        <w:pStyle w:val="FirstLevelBullet"/>
        <w:numPr>
          <w:ilvl w:val="0"/>
          <w:numId w:val="0"/>
        </w:numPr>
        <w:ind w:left="720" w:firstLine="360"/>
      </w:pPr>
      <w:r>
        <w:t>“action” : “</w:t>
      </w:r>
      <w:r w:rsidR="00E92070">
        <w:t>bndstrgEdit</w:t>
      </w:r>
      <w:r>
        <w:t>”</w:t>
      </w:r>
    </w:p>
    <w:p w:rsidR="005D0A98" w:rsidP="005D0A98" w:rsidRDefault="005D0A98" w14:paraId="2B482178" w14:textId="77777777">
      <w:pPr>
        <w:pStyle w:val="FirstLevelBullet"/>
        <w:numPr>
          <w:ilvl w:val="0"/>
          <w:numId w:val="0"/>
        </w:numPr>
        <w:ind w:left="720" w:firstLine="360"/>
      </w:pPr>
      <w:r>
        <w:t>}</w:t>
      </w:r>
    </w:p>
    <w:p w:rsidR="005D0A98" w:rsidP="005D0A98" w:rsidRDefault="005D0A98" w14:paraId="0938CC5E" w14:textId="77777777">
      <w:pPr>
        <w:pStyle w:val="FirstLevelBullet"/>
        <w:numPr>
          <w:ilvl w:val="0"/>
          <w:numId w:val="0"/>
        </w:numPr>
        <w:ind w:left="720" w:firstLine="360"/>
      </w:pPr>
      <w:r>
        <w:t>}</w:t>
      </w:r>
    </w:p>
    <w:p w:rsidRPr="00820762" w:rsidR="005D0A98" w:rsidP="005D0A98" w:rsidRDefault="005D0A98" w14:paraId="6304E878" w14:textId="790A0251">
      <w:pPr>
        <w:pStyle w:val="ListParagraph"/>
        <w:numPr>
          <w:ilvl w:val="1"/>
          <w:numId w:val="9"/>
        </w:numPr>
      </w:pPr>
      <w:r>
        <w:t>Edit</w:t>
      </w:r>
      <w:r w:rsidRPr="00820762">
        <w:t xml:space="preserve"> </w:t>
      </w:r>
      <w:r w:rsidRPr="009301FE" w:rsidR="00E92070">
        <w:t xml:space="preserve">BandSteering </w:t>
      </w:r>
      <w:r>
        <w:t>không</w:t>
      </w:r>
      <w:r w:rsidRPr="00820762">
        <w:t xml:space="preserve"> thành công</w:t>
      </w:r>
      <w:r>
        <w:t>:</w:t>
      </w:r>
    </w:p>
    <w:p w:rsidR="005D0A98" w:rsidP="005D0A98" w:rsidRDefault="005D0A98" w14:paraId="4E5737E2" w14:textId="77777777">
      <w:pPr>
        <w:pStyle w:val="FirstLevelBullet"/>
        <w:numPr>
          <w:ilvl w:val="0"/>
          <w:numId w:val="0"/>
        </w:numPr>
        <w:ind w:left="1080"/>
      </w:pPr>
      <w:r>
        <w:t>{</w:t>
      </w:r>
    </w:p>
    <w:p w:rsidR="005D0A98" w:rsidP="005D0A98" w:rsidRDefault="005D0A98" w14:paraId="0307AF59" w14:textId="77777777">
      <w:pPr>
        <w:pStyle w:val="FirstLevelBullet"/>
        <w:numPr>
          <w:ilvl w:val="0"/>
          <w:numId w:val="0"/>
        </w:numPr>
        <w:ind w:left="1080"/>
      </w:pPr>
      <w:r>
        <w:t>“status”: &lt;ErrorCode&gt;,</w:t>
      </w:r>
    </w:p>
    <w:p w:rsidR="005D0A98" w:rsidP="005D0A98" w:rsidRDefault="005D0A98" w14:paraId="58DE9F6E" w14:textId="77777777">
      <w:pPr>
        <w:pStyle w:val="FirstLevelBullet"/>
        <w:numPr>
          <w:ilvl w:val="0"/>
          <w:numId w:val="0"/>
        </w:numPr>
        <w:ind w:left="1080"/>
      </w:pPr>
      <w:r>
        <w:t>“message”: “&lt;message&gt;”,</w:t>
      </w:r>
    </w:p>
    <w:p w:rsidR="005D0A98" w:rsidP="005D0A98" w:rsidRDefault="005D0A98" w14:paraId="6F971E58" w14:textId="5F788FBB">
      <w:pPr>
        <w:pStyle w:val="FirstLevelBullet"/>
        <w:numPr>
          <w:ilvl w:val="0"/>
          <w:numId w:val="0"/>
        </w:numPr>
        <w:ind w:left="1080"/>
      </w:pPr>
      <w:r>
        <w:t xml:space="preserve">“requestId” : </w:t>
      </w:r>
      <w:r w:rsidR="003E0981">
        <w:t>&lt;requestId&gt;</w:t>
      </w:r>
      <w:r>
        <w:t>,</w:t>
      </w:r>
    </w:p>
    <w:p w:rsidR="005D0A98" w:rsidP="005D0A98" w:rsidRDefault="005D0A98" w14:paraId="13740F95" w14:textId="77777777">
      <w:pPr>
        <w:pStyle w:val="FirstLevelBullet"/>
        <w:numPr>
          <w:ilvl w:val="0"/>
          <w:numId w:val="0"/>
        </w:numPr>
        <w:ind w:left="1080"/>
      </w:pPr>
      <w:r>
        <w:t>"data": {</w:t>
      </w:r>
    </w:p>
    <w:p w:rsidR="005D0A98" w:rsidP="005D0A98" w:rsidRDefault="005D0A98" w14:paraId="6686731C" w14:textId="77777777">
      <w:pPr>
        <w:pStyle w:val="FirstLevelBullet"/>
        <w:numPr>
          <w:ilvl w:val="0"/>
          <w:numId w:val="0"/>
        </w:numPr>
        <w:ind w:left="1080"/>
      </w:pPr>
      <w:r>
        <w:lastRenderedPageBreak/>
        <w:t>}</w:t>
      </w:r>
    </w:p>
    <w:p w:rsidR="005D0A98" w:rsidP="005D0A98" w:rsidRDefault="005D0A98" w14:paraId="4EFAEAEA" w14:textId="77777777">
      <w:pPr>
        <w:pStyle w:val="FirstLevelBullet"/>
        <w:numPr>
          <w:ilvl w:val="0"/>
          <w:numId w:val="0"/>
        </w:numPr>
        <w:ind w:left="1080"/>
      </w:pPr>
      <w:r>
        <w:t>}</w:t>
      </w:r>
    </w:p>
    <w:p w:rsidR="005D0A98" w:rsidP="005D0A98" w:rsidRDefault="005D0A98" w14:paraId="0B12E283" w14:textId="77777777">
      <w:pPr>
        <w:pStyle w:val="ListParagraph"/>
        <w:numPr>
          <w:ilvl w:val="0"/>
          <w:numId w:val="9"/>
        </w:numPr>
        <w:rPr>
          <w:b/>
          <w:bCs/>
        </w:rPr>
      </w:pPr>
      <w:r w:rsidRPr="00003BA2">
        <w:rPr>
          <w:b/>
          <w:bCs/>
        </w:rPr>
        <w:t>Mô tả tham số</w:t>
      </w:r>
      <w:r>
        <w:rPr>
          <w:b/>
          <w:bCs/>
        </w:rPr>
        <w:t>:</w:t>
      </w:r>
    </w:p>
    <w:p w:rsidR="005D0A98" w:rsidP="005D0A98" w:rsidRDefault="005D0A98" w14:paraId="6E886459" w14:textId="6F7E0E6D">
      <w:pPr>
        <w:pStyle w:val="Caption"/>
        <w:keepNext/>
      </w:pPr>
      <w:bookmarkStart w:name="_Toc110529167" w:id="4773"/>
      <w:r>
        <w:t xml:space="preserve">Bảng </w:t>
      </w:r>
      <w:ins w:author="toantk" w:date="2022-08-04T17:50:00Z" w:id="4774">
        <w:r w:rsidR="0035117C">
          <w:fldChar w:fldCharType="begin"/>
        </w:r>
        <w:r w:rsidR="0035117C">
          <w:instrText xml:space="preserve"> STYLEREF 1 \s </w:instrText>
        </w:r>
      </w:ins>
      <w:r w:rsidR="0035117C">
        <w:fldChar w:fldCharType="separate"/>
      </w:r>
      <w:r w:rsidR="00533729">
        <w:rPr>
          <w:noProof/>
        </w:rPr>
        <w:t>7</w:t>
      </w:r>
      <w:ins w:author="toantk" w:date="2022-08-04T17:50:00Z" w:id="4775">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18</w:t>
      </w:r>
      <w:ins w:author="toantk" w:date="2022-08-04T17:50:00Z" w:id="4776">
        <w:r w:rsidR="0035117C">
          <w:fldChar w:fldCharType="end"/>
        </w:r>
      </w:ins>
      <w:ins w:author="Tran Khanh Toan" w:date="2022-08-04T09:32:00Z" w:id="4777">
        <w:del w:author="toantk" w:date="2022-08-04T17:50:00Z" w:id="4778">
          <w:r w:rsidDel="0035117C" w:rsidR="00F227FB">
            <w:fldChar w:fldCharType="begin"/>
          </w:r>
          <w:r w:rsidDel="0035117C" w:rsidR="00F227FB">
            <w:delInstrText xml:space="preserve"> STYLEREF 1 \s </w:delInstrText>
          </w:r>
        </w:del>
      </w:ins>
      <w:del w:author="toantk" w:date="2022-08-04T17:50:00Z" w:id="4779">
        <w:r w:rsidDel="0035117C" w:rsidR="00F227FB">
          <w:fldChar w:fldCharType="separate"/>
        </w:r>
        <w:r w:rsidDel="0035117C" w:rsidR="00F227FB">
          <w:rPr>
            <w:noProof/>
          </w:rPr>
          <w:delText>7</w:delText>
        </w:r>
      </w:del>
      <w:ins w:author="Tran Khanh Toan" w:date="2022-08-04T09:32:00Z" w:id="4780">
        <w:del w:author="toantk" w:date="2022-08-04T17:50:00Z" w:id="4781">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4782">
        <w:r w:rsidDel="0035117C" w:rsidR="00F227FB">
          <w:fldChar w:fldCharType="separate"/>
        </w:r>
      </w:del>
      <w:ins w:author="Tran Khanh Toan" w:date="2022-08-04T09:32:00Z" w:id="4783">
        <w:del w:author="toantk" w:date="2022-08-04T17:50:00Z" w:id="4784">
          <w:r w:rsidDel="0035117C" w:rsidR="00F227FB">
            <w:rPr>
              <w:noProof/>
            </w:rPr>
            <w:delText>18</w:delText>
          </w:r>
          <w:r w:rsidDel="0035117C" w:rsidR="00F227FB">
            <w:fldChar w:fldCharType="end"/>
          </w:r>
        </w:del>
      </w:ins>
      <w:ins w:author="toantk" w:date="2022-07-28T09:18:00Z" w:id="4785">
        <w:del w:author="Tran Khanh Toan" w:date="2022-08-03T15:31:00Z" w:id="4786">
          <w:r w:rsidDel="0087204C" w:rsidR="005A0D0F">
            <w:fldChar w:fldCharType="begin"/>
          </w:r>
          <w:r w:rsidDel="0087204C" w:rsidR="005A0D0F">
            <w:delInstrText xml:space="preserve"> STYLEREF 1 \s </w:delInstrText>
          </w:r>
        </w:del>
      </w:ins>
      <w:del w:author="Tran Khanh Toan" w:date="2022-08-03T15:31:00Z" w:id="4787">
        <w:r w:rsidDel="0087204C" w:rsidR="005A0D0F">
          <w:fldChar w:fldCharType="separate"/>
        </w:r>
        <w:r w:rsidDel="0087204C" w:rsidR="005A0D0F">
          <w:rPr>
            <w:noProof/>
          </w:rPr>
          <w:delText>7</w:delText>
        </w:r>
      </w:del>
      <w:ins w:author="toantk" w:date="2022-07-28T09:18:00Z" w:id="4788">
        <w:del w:author="Tran Khanh Toan" w:date="2022-08-03T15:31:00Z" w:id="4789">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4790">
        <w:r w:rsidDel="0087204C" w:rsidR="005A0D0F">
          <w:fldChar w:fldCharType="separate"/>
        </w:r>
      </w:del>
      <w:ins w:author="toantk" w:date="2022-07-28T09:18:00Z" w:id="4791">
        <w:del w:author="Tran Khanh Toan" w:date="2022-08-03T15:31:00Z" w:id="4792">
          <w:r w:rsidDel="0087204C" w:rsidR="005A0D0F">
            <w:rPr>
              <w:noProof/>
            </w:rPr>
            <w:delText>18</w:delText>
          </w:r>
          <w:r w:rsidDel="0087204C" w:rsidR="005A0D0F">
            <w:fldChar w:fldCharType="end"/>
          </w:r>
        </w:del>
      </w:ins>
      <w:ins w:author="Tran Khanh Toan" w:date="2022-07-01T17:36:00Z" w:id="4793">
        <w:del w:author="toantk" w:date="2022-07-27T10:00:00Z" w:id="4794">
          <w:r w:rsidDel="006366F4" w:rsidR="0036606E">
            <w:fldChar w:fldCharType="begin"/>
          </w:r>
          <w:r w:rsidDel="006366F4" w:rsidR="0036606E">
            <w:delInstrText xml:space="preserve"> STYLEREF 1 \s </w:delInstrText>
          </w:r>
        </w:del>
      </w:ins>
      <w:del w:author="toantk" w:date="2022-07-27T10:00:00Z" w:id="4795">
        <w:r w:rsidDel="006366F4" w:rsidR="0036606E">
          <w:fldChar w:fldCharType="separate"/>
        </w:r>
        <w:r w:rsidDel="006366F4" w:rsidR="0036606E">
          <w:rPr>
            <w:noProof/>
          </w:rPr>
          <w:delText>7</w:delText>
        </w:r>
      </w:del>
      <w:ins w:author="Tran Khanh Toan" w:date="2022-07-01T17:36:00Z" w:id="4796">
        <w:del w:author="toantk" w:date="2022-07-27T10:00:00Z" w:id="4797">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4798">
        <w:r w:rsidDel="006366F4" w:rsidR="0036606E">
          <w:fldChar w:fldCharType="separate"/>
        </w:r>
      </w:del>
      <w:ins w:author="Tran Khanh Toan" w:date="2022-07-01T17:36:00Z" w:id="4799">
        <w:del w:author="toantk" w:date="2022-07-27T10:00:00Z" w:id="4800">
          <w:r w:rsidDel="006366F4" w:rsidR="0036606E">
            <w:rPr>
              <w:noProof/>
            </w:rPr>
            <w:delText>14</w:delText>
          </w:r>
          <w:r w:rsidDel="006366F4" w:rsidR="0036606E">
            <w:fldChar w:fldCharType="end"/>
          </w:r>
        </w:del>
      </w:ins>
      <w:del w:author="Tran Khanh Toan" w:date="2022-07-01T14:56:00Z" w:id="4801">
        <w:r w:rsidDel="00A87875">
          <w:rPr>
            <w:noProof/>
          </w:rPr>
          <w:fldChar w:fldCharType="begin"/>
        </w:r>
        <w:r w:rsidDel="00A87875">
          <w:rPr>
            <w:noProof/>
          </w:rPr>
          <w:delInstrText xml:space="preserve"> STYLEREF 1 \s </w:delInstrText>
        </w:r>
        <w:r w:rsidDel="00A87875">
          <w:rPr>
            <w:noProof/>
          </w:rPr>
          <w:fldChar w:fldCharType="separate"/>
        </w:r>
        <w:r w:rsidDel="00A87875">
          <w:rPr>
            <w:noProof/>
          </w:rPr>
          <w:delText>7</w:delText>
        </w:r>
        <w:r w:rsidDel="00A87875">
          <w:rPr>
            <w:noProof/>
          </w:rPr>
          <w:fldChar w:fldCharType="end"/>
        </w:r>
        <w:r w:rsidDel="00A87875">
          <w:delText>.</w:delText>
        </w:r>
        <w:r w:rsidDel="00A87875">
          <w:rPr>
            <w:noProof/>
          </w:rPr>
          <w:fldChar w:fldCharType="begin"/>
        </w:r>
        <w:r w:rsidDel="00A87875">
          <w:rPr>
            <w:noProof/>
          </w:rPr>
          <w:delInstrText xml:space="preserve"> SEQ Bảng \* ARABIC \s 1 </w:delInstrText>
        </w:r>
        <w:r w:rsidDel="00A87875">
          <w:rPr>
            <w:noProof/>
          </w:rPr>
          <w:fldChar w:fldCharType="separate"/>
        </w:r>
        <w:r w:rsidDel="00A87875">
          <w:rPr>
            <w:noProof/>
          </w:rPr>
          <w:delText>1</w:delText>
        </w:r>
        <w:r w:rsidDel="00A87875">
          <w:rPr>
            <w:noProof/>
          </w:rPr>
          <w:fldChar w:fldCharType="end"/>
        </w:r>
      </w:del>
      <w:r>
        <w:t xml:space="preserve"> Bảng mô tả tham số trong luồng điều khiển thay đổi cấu hình </w:t>
      </w:r>
      <w:r w:rsidRPr="009301FE" w:rsidR="00E92070">
        <w:t>BandSteering</w:t>
      </w:r>
      <w:bookmarkEnd w:id="4773"/>
    </w:p>
    <w:tbl>
      <w:tblPr>
        <w:tblStyle w:val="TableGrid"/>
        <w:tblW w:w="0" w:type="auto"/>
        <w:tblInd w:w="175" w:type="dxa"/>
        <w:tblLook w:val="04A0" w:firstRow="1" w:lastRow="0" w:firstColumn="1" w:lastColumn="0" w:noHBand="0" w:noVBand="1"/>
      </w:tblPr>
      <w:tblGrid>
        <w:gridCol w:w="840"/>
        <w:gridCol w:w="1748"/>
        <w:gridCol w:w="1975"/>
        <w:gridCol w:w="1083"/>
        <w:gridCol w:w="1686"/>
        <w:gridCol w:w="1718"/>
      </w:tblGrid>
      <w:tr w:rsidR="005D0A98" w:rsidTr="00DF09D5" w14:paraId="1D7A32AC" w14:textId="77777777">
        <w:tc>
          <w:tcPr>
            <w:tcW w:w="900" w:type="dxa"/>
          </w:tcPr>
          <w:p w:rsidR="005D0A98" w:rsidP="00DF09D5" w:rsidRDefault="005D0A98" w14:paraId="017EA358" w14:textId="77777777">
            <w:pPr>
              <w:pStyle w:val="ListParagraph"/>
              <w:ind w:left="0"/>
              <w:rPr>
                <w:b/>
                <w:bCs/>
              </w:rPr>
            </w:pPr>
            <w:r>
              <w:rPr>
                <w:b/>
                <w:bCs/>
              </w:rPr>
              <w:t>STT</w:t>
            </w:r>
          </w:p>
        </w:tc>
        <w:tc>
          <w:tcPr>
            <w:tcW w:w="1800" w:type="dxa"/>
          </w:tcPr>
          <w:p w:rsidR="005D0A98" w:rsidP="00DF09D5" w:rsidRDefault="005D0A98" w14:paraId="724D27EE" w14:textId="77777777">
            <w:pPr>
              <w:pStyle w:val="ListParagraph"/>
              <w:ind w:left="0"/>
              <w:rPr>
                <w:b/>
                <w:bCs/>
              </w:rPr>
            </w:pPr>
            <w:r>
              <w:rPr>
                <w:b/>
                <w:bCs/>
              </w:rPr>
              <w:t>Tham số</w:t>
            </w:r>
          </w:p>
        </w:tc>
        <w:tc>
          <w:tcPr>
            <w:tcW w:w="2096" w:type="dxa"/>
          </w:tcPr>
          <w:p w:rsidR="005D0A98" w:rsidP="00DF09D5" w:rsidRDefault="005D0A98" w14:paraId="1501C1D0" w14:textId="77777777">
            <w:pPr>
              <w:pStyle w:val="ListParagraph"/>
              <w:ind w:left="0"/>
              <w:rPr>
                <w:b/>
                <w:bCs/>
              </w:rPr>
            </w:pPr>
            <w:r>
              <w:rPr>
                <w:b/>
                <w:bCs/>
              </w:rPr>
              <w:t>Mô tả</w:t>
            </w:r>
          </w:p>
        </w:tc>
        <w:tc>
          <w:tcPr>
            <w:tcW w:w="964" w:type="dxa"/>
          </w:tcPr>
          <w:p w:rsidR="005D0A98" w:rsidP="00DF09D5" w:rsidRDefault="005D0A98" w14:paraId="7F74FA3D" w14:textId="77777777">
            <w:pPr>
              <w:pStyle w:val="ListParagraph"/>
              <w:ind w:left="0"/>
              <w:rPr>
                <w:b/>
                <w:bCs/>
              </w:rPr>
            </w:pPr>
            <w:r>
              <w:rPr>
                <w:b/>
                <w:bCs/>
              </w:rPr>
              <w:t>Kiểu</w:t>
            </w:r>
          </w:p>
        </w:tc>
        <w:tc>
          <w:tcPr>
            <w:tcW w:w="1872" w:type="dxa"/>
          </w:tcPr>
          <w:p w:rsidR="005D0A98" w:rsidP="00DF09D5" w:rsidRDefault="005D0A98" w14:paraId="45B0E069" w14:textId="77777777">
            <w:pPr>
              <w:pStyle w:val="ListParagraph"/>
              <w:ind w:left="0"/>
              <w:rPr>
                <w:b/>
                <w:bCs/>
              </w:rPr>
            </w:pPr>
            <w:r>
              <w:rPr>
                <w:b/>
                <w:bCs/>
              </w:rPr>
              <w:t>Giá trị</w:t>
            </w:r>
          </w:p>
        </w:tc>
        <w:tc>
          <w:tcPr>
            <w:tcW w:w="1418" w:type="dxa"/>
          </w:tcPr>
          <w:p w:rsidR="005D0A98" w:rsidP="00DF09D5" w:rsidRDefault="005D0A98" w14:paraId="2D9DE580" w14:textId="77777777">
            <w:pPr>
              <w:pStyle w:val="ListParagraph"/>
              <w:ind w:left="0"/>
              <w:rPr>
                <w:b/>
                <w:bCs/>
              </w:rPr>
            </w:pPr>
            <w:r>
              <w:rPr>
                <w:b/>
                <w:bCs/>
              </w:rPr>
              <w:t>Json Key</w:t>
            </w:r>
          </w:p>
        </w:tc>
      </w:tr>
      <w:tr w:rsidR="005D0A98" w:rsidTr="00DF09D5" w14:paraId="046AE600" w14:textId="77777777">
        <w:tc>
          <w:tcPr>
            <w:tcW w:w="900" w:type="dxa"/>
          </w:tcPr>
          <w:p w:rsidRPr="00020A9F" w:rsidR="005D0A98" w:rsidP="00DF09D5" w:rsidRDefault="005D0A98" w14:paraId="73F6BBC9" w14:textId="77777777">
            <w:pPr>
              <w:pStyle w:val="ListParagraph"/>
              <w:ind w:left="0"/>
            </w:pPr>
            <w:r w:rsidRPr="00020A9F">
              <w:t>1</w:t>
            </w:r>
          </w:p>
        </w:tc>
        <w:tc>
          <w:tcPr>
            <w:tcW w:w="1800" w:type="dxa"/>
          </w:tcPr>
          <w:p w:rsidRPr="00020A9F" w:rsidR="005D0A98" w:rsidP="00DF09D5" w:rsidRDefault="00E92070" w14:paraId="5B8EFCE9" w14:textId="7DADFBB9">
            <w:pPr>
              <w:pStyle w:val="ListParagraph"/>
              <w:ind w:left="0"/>
            </w:pPr>
            <w:r>
              <w:t>BandSteering Enable</w:t>
            </w:r>
          </w:p>
        </w:tc>
        <w:tc>
          <w:tcPr>
            <w:tcW w:w="2096" w:type="dxa"/>
          </w:tcPr>
          <w:p w:rsidRPr="00020A9F" w:rsidR="005D0A98" w:rsidP="00BF7098" w:rsidRDefault="005D0A98" w14:paraId="17897042" w14:textId="13B8526D">
            <w:pPr>
              <w:pStyle w:val="ListParagraph"/>
              <w:ind w:left="0"/>
              <w:jc w:val="left"/>
            </w:pPr>
            <w:r>
              <w:t xml:space="preserve">Giá trị </w:t>
            </w:r>
            <w:r w:rsidR="00E92070">
              <w:t>enable/disable BandSteering</w:t>
            </w:r>
          </w:p>
        </w:tc>
        <w:tc>
          <w:tcPr>
            <w:tcW w:w="964" w:type="dxa"/>
          </w:tcPr>
          <w:p w:rsidRPr="00020A9F" w:rsidR="005D0A98" w:rsidP="00DF09D5" w:rsidRDefault="00E92070" w14:paraId="0EA43FE3" w14:textId="5719ED28">
            <w:pPr>
              <w:pStyle w:val="ListParagraph"/>
              <w:ind w:left="0"/>
            </w:pPr>
            <w:r>
              <w:t>Boolean</w:t>
            </w:r>
          </w:p>
        </w:tc>
        <w:tc>
          <w:tcPr>
            <w:tcW w:w="1872" w:type="dxa"/>
          </w:tcPr>
          <w:p w:rsidRPr="00020A9F" w:rsidR="005D0A98" w:rsidP="00DF09D5" w:rsidRDefault="00E92070" w14:paraId="7EB59C62" w14:textId="3C8FDEE7">
            <w:pPr>
              <w:pStyle w:val="ListParagraph"/>
              <w:ind w:left="0"/>
            </w:pPr>
            <w:r>
              <w:t>True/false</w:t>
            </w:r>
          </w:p>
        </w:tc>
        <w:tc>
          <w:tcPr>
            <w:tcW w:w="1418" w:type="dxa"/>
          </w:tcPr>
          <w:p w:rsidRPr="00020A9F" w:rsidR="005D0A98" w:rsidP="00DF09D5" w:rsidRDefault="00E92070" w14:paraId="183D5823" w14:textId="1B796B98">
            <w:pPr>
              <w:pStyle w:val="ListParagraph"/>
              <w:ind w:left="0"/>
            </w:pPr>
            <w:r>
              <w:t>bndstrgEnable</w:t>
            </w:r>
          </w:p>
        </w:tc>
      </w:tr>
    </w:tbl>
    <w:p w:rsidR="009301FE" w:rsidP="009301FE" w:rsidRDefault="009301FE" w14:paraId="542542D3" w14:textId="77777777">
      <w:pPr>
        <w:pStyle w:val="ANSVNormal1"/>
        <w:rPr>
          <w:highlight w:val="green"/>
        </w:rPr>
      </w:pPr>
    </w:p>
    <w:p w:rsidRPr="00542D27" w:rsidR="00545483" w:rsidRDefault="3F290B3B" w14:paraId="03DA06DF" w14:textId="43A7958D">
      <w:pPr>
        <w:pStyle w:val="Heading2"/>
        <w:rPr>
          <w:rPrChange w:author="toantk" w:date="2022-07-27T14:09:00Z" w:id="4802">
            <w:rPr>
              <w:highlight w:val="green"/>
            </w:rPr>
          </w:rPrChange>
        </w:rPr>
      </w:pPr>
      <w:bookmarkStart w:name="_Toc111217615" w:id="4803"/>
      <w:r w:rsidRPr="2ADD6C4A" w:rsidR="5D53384F">
        <w:rPr>
          <w:rPrChange w:author="toantk" w:date="2022-07-27T14:09:00Z" w:id="1201974930">
            <w:rPr>
              <w:highlight w:val="green"/>
            </w:rPr>
          </w:rPrChange>
        </w:rPr>
        <w:t xml:space="preserve">Tính năng quản lý cấu hình </w:t>
      </w:r>
      <w:r w:rsidRPr="2ADD6C4A" w:rsidR="5C3A6E9C">
        <w:rPr>
          <w:rPrChange w:author="toantk" w:date="2022-07-27T14:09:00Z" w:id="489936485">
            <w:rPr>
              <w:highlight w:val="green"/>
            </w:rPr>
          </w:rPrChange>
        </w:rPr>
        <w:t>Mesh</w:t>
      </w:r>
      <w:r w:rsidRPr="2ADD6C4A" w:rsidR="5D53384F">
        <w:rPr>
          <w:rPrChange w:author="toantk" w:date="2022-07-27T14:09:00Z" w:id="398460396">
            <w:rPr>
              <w:highlight w:val="green"/>
            </w:rPr>
          </w:rPrChange>
        </w:rPr>
        <w:t xml:space="preserve"> qua </w:t>
      </w:r>
      <w:del w:author="Tran Khanh Toan" w:date="2022-07-01T15:38:00Z" w:id="566098727">
        <w:r w:rsidRPr="2ADD6C4A" w:rsidDel="4848F692">
          <w:rPr>
            <w:rPrChange w:author="toantk" w:date="2022-07-27T14:09:00Z" w:id="1054580359">
              <w:rPr>
                <w:highlight w:val="green"/>
              </w:rPr>
            </w:rPrChange>
          </w:rPr>
          <w:delText>OneLink</w:delText>
        </w:r>
      </w:del>
      <w:ins w:author="Tran Khanh Toan" w:date="2022-07-01T15:38:00Z" w:id="1160478991">
        <w:r w:rsidRPr="2ADD6C4A" w:rsidR="7D3645E9">
          <w:rPr>
            <w:rPrChange w:author="toantk" w:date="2022-07-27T14:09:00Z" w:id="1450171893">
              <w:rPr>
                <w:highlight w:val="green"/>
              </w:rPr>
            </w:rPrChange>
          </w:rPr>
          <w:t>Mobile App</w:t>
        </w:r>
      </w:ins>
      <w:bookmarkEnd w:id="4803"/>
    </w:p>
    <w:tbl>
      <w:tblPr>
        <w:tblStyle w:val="TableGrid"/>
        <w:tblW w:w="0" w:type="auto"/>
        <w:tblLook w:val="04A0" w:firstRow="1" w:lastRow="0" w:firstColumn="1" w:lastColumn="0" w:noHBand="0" w:noVBand="1"/>
      </w:tblPr>
      <w:tblGrid>
        <w:gridCol w:w="1885"/>
        <w:gridCol w:w="7340"/>
      </w:tblGrid>
      <w:tr w:rsidR="00545483" w:rsidTr="00E5021C" w14:paraId="59685F5C" w14:textId="77777777">
        <w:tc>
          <w:tcPr>
            <w:tcW w:w="1885" w:type="dxa"/>
          </w:tcPr>
          <w:p w:rsidR="00545483" w:rsidP="00E5021C" w:rsidRDefault="00545483" w14:paraId="5E464CEF" w14:textId="77777777">
            <w:r>
              <w:t>ID</w:t>
            </w:r>
          </w:p>
        </w:tc>
        <w:tc>
          <w:tcPr>
            <w:tcW w:w="7340" w:type="dxa"/>
          </w:tcPr>
          <w:p w:rsidR="00545483" w:rsidP="00E5021C" w:rsidRDefault="00545483" w14:paraId="4A02684E" w14:textId="0F5B20ED">
            <w:r>
              <w:t>CN-</w:t>
            </w:r>
            <w:ins w:author="toantk" w:date="2022-07-27T17:22:00Z" w:id="4811">
              <w:r w:rsidR="00861799">
                <w:t>10</w:t>
              </w:r>
            </w:ins>
            <w:ins w:author="Tran Khanh Toan" w:date="2022-07-01T15:10:00Z" w:id="4812">
              <w:del w:author="toantk" w:date="2022-07-27T17:22:00Z" w:id="4813">
                <w:r w:rsidDel="00861799" w:rsidR="00B92C7A">
                  <w:delText>9</w:delText>
                </w:r>
              </w:del>
            </w:ins>
            <w:del w:author="Tran Khanh Toan" w:date="2022-07-01T15:10:00Z" w:id="4814">
              <w:r w:rsidDel="00B92C7A" w:rsidR="002B04DE">
                <w:delText>8</w:delText>
              </w:r>
            </w:del>
          </w:p>
        </w:tc>
      </w:tr>
      <w:tr w:rsidR="00545483" w:rsidTr="00E5021C" w14:paraId="30F8222B" w14:textId="77777777">
        <w:tc>
          <w:tcPr>
            <w:tcW w:w="1885" w:type="dxa"/>
          </w:tcPr>
          <w:p w:rsidR="00545483" w:rsidP="00E5021C" w:rsidRDefault="00545483" w14:paraId="141F4343" w14:textId="77777777">
            <w:r>
              <w:t>Name</w:t>
            </w:r>
          </w:p>
        </w:tc>
        <w:tc>
          <w:tcPr>
            <w:tcW w:w="7340" w:type="dxa"/>
          </w:tcPr>
          <w:p w:rsidR="00545483" w:rsidP="00E5021C" w:rsidRDefault="00545483" w14:paraId="0E6417F7" w14:textId="1994F63E">
            <w:r>
              <w:t xml:space="preserve">Tính năng quản lý cấu hình </w:t>
            </w:r>
            <w:r w:rsidR="002B04DE">
              <w:t>Mesh</w:t>
            </w:r>
            <w:r>
              <w:t xml:space="preserve"> qua </w:t>
            </w:r>
            <w:del w:author="Tran Khanh Toan" w:date="2022-07-01T15:38:00Z" w:id="4815">
              <w:r w:rsidDel="007A6979">
                <w:delText>OneLink</w:delText>
              </w:r>
            </w:del>
            <w:ins w:author="Tran Khanh Toan" w:date="2022-07-01T15:38:00Z" w:id="4816">
              <w:r w:rsidR="007A6979">
                <w:t>Mobile App</w:t>
              </w:r>
            </w:ins>
          </w:p>
        </w:tc>
      </w:tr>
      <w:tr w:rsidR="00545483" w:rsidTr="00E5021C" w14:paraId="556CB9D3" w14:textId="77777777">
        <w:tc>
          <w:tcPr>
            <w:tcW w:w="1885" w:type="dxa"/>
          </w:tcPr>
          <w:p w:rsidR="00545483" w:rsidP="00E5021C" w:rsidRDefault="00545483" w14:paraId="3A439161" w14:textId="77777777">
            <w:r>
              <w:t>Description</w:t>
            </w:r>
          </w:p>
        </w:tc>
        <w:tc>
          <w:tcPr>
            <w:tcW w:w="7340" w:type="dxa"/>
          </w:tcPr>
          <w:p w:rsidR="00545483" w:rsidP="00E5021C" w:rsidRDefault="00545483" w14:paraId="4D2D1433" w14:textId="77777777">
            <w:r>
              <w:t xml:space="preserve">Người quản trị có thể xem cấu hình </w:t>
            </w:r>
            <w:r w:rsidR="002B04DE">
              <w:t>Mesh</w:t>
            </w:r>
            <w:r>
              <w:t xml:space="preserve">, và sửa cấu hình </w:t>
            </w:r>
            <w:r w:rsidR="002B04DE">
              <w:t>Mesh</w:t>
            </w:r>
            <w:r>
              <w:t xml:space="preserve"> hiện tại.</w:t>
            </w:r>
          </w:p>
        </w:tc>
      </w:tr>
      <w:tr w:rsidR="00545483" w:rsidTr="00E5021C" w14:paraId="1CA4C053" w14:textId="77777777">
        <w:tc>
          <w:tcPr>
            <w:tcW w:w="1885" w:type="dxa"/>
          </w:tcPr>
          <w:p w:rsidR="00545483" w:rsidP="00E5021C" w:rsidRDefault="00545483" w14:paraId="4721B090" w14:textId="77777777">
            <w:r>
              <w:t>Actor</w:t>
            </w:r>
          </w:p>
        </w:tc>
        <w:tc>
          <w:tcPr>
            <w:tcW w:w="7340" w:type="dxa"/>
          </w:tcPr>
          <w:p w:rsidR="00545483" w:rsidP="00E5021C" w:rsidRDefault="00545483" w14:paraId="727F6724" w14:textId="77777777">
            <w:r>
              <w:t>Admin</w:t>
            </w:r>
          </w:p>
        </w:tc>
      </w:tr>
      <w:tr w:rsidR="00545483" w:rsidTr="00E5021C" w14:paraId="5183A5BF" w14:textId="77777777">
        <w:tc>
          <w:tcPr>
            <w:tcW w:w="1885" w:type="dxa"/>
          </w:tcPr>
          <w:p w:rsidR="00545483" w:rsidP="00E5021C" w:rsidRDefault="00545483" w14:paraId="7772E785" w14:textId="77777777">
            <w:r>
              <w:t>Pre-condition</w:t>
            </w:r>
          </w:p>
        </w:tc>
        <w:tc>
          <w:tcPr>
            <w:tcW w:w="7340" w:type="dxa"/>
          </w:tcPr>
          <w:p w:rsidR="00545483" w:rsidP="00E5021C" w:rsidRDefault="00545483" w14:paraId="0E28E270" w14:textId="01D6108D">
            <w:r>
              <w:t xml:space="preserve">Thiết bị hoạt động bình thường, </w:t>
            </w:r>
            <w:del w:author="Tran Khanh Toan" w:date="2022-07-01T15:38:00Z" w:id="4817">
              <w:r w:rsidDel="007A6979">
                <w:delText>OneLink</w:delText>
              </w:r>
            </w:del>
            <w:ins w:author="Tran Khanh Toan" w:date="2022-07-01T15:38:00Z" w:id="4818">
              <w:r w:rsidR="007A6979">
                <w:t>Mobile App</w:t>
              </w:r>
            </w:ins>
            <w:r>
              <w:t xml:space="preserve"> đã đăng nhập thành công vào thiết bị và được cấp phiên truy nhập</w:t>
            </w:r>
          </w:p>
        </w:tc>
      </w:tr>
      <w:tr w:rsidR="00545483" w:rsidTr="00E5021C" w14:paraId="25AF2499" w14:textId="77777777">
        <w:tc>
          <w:tcPr>
            <w:tcW w:w="1885" w:type="dxa"/>
          </w:tcPr>
          <w:p w:rsidR="00545483" w:rsidP="00E5021C" w:rsidRDefault="00545483" w14:paraId="427A8008" w14:textId="77777777">
            <w:r>
              <w:t>Post-condition</w:t>
            </w:r>
          </w:p>
        </w:tc>
        <w:tc>
          <w:tcPr>
            <w:tcW w:w="7340" w:type="dxa"/>
          </w:tcPr>
          <w:p w:rsidR="00545483" w:rsidP="00E5021C" w:rsidRDefault="00545483" w14:paraId="708E7F1B" w14:textId="760382E7">
            <w:r>
              <w:t xml:space="preserve">Thiết bị phản hồi đầy đủ thông tin cho </w:t>
            </w:r>
            <w:del w:author="Tran Khanh Toan" w:date="2022-07-01T15:38:00Z" w:id="4819">
              <w:r w:rsidDel="007A6979">
                <w:delText>OneLink</w:delText>
              </w:r>
            </w:del>
            <w:ins w:author="Tran Khanh Toan" w:date="2022-07-01T15:38:00Z" w:id="4820">
              <w:r w:rsidR="007A6979">
                <w:t>Mobile App</w:t>
              </w:r>
            </w:ins>
            <w:r>
              <w:t xml:space="preserve"> và thực hiện thay đổi cấu hình</w:t>
            </w:r>
          </w:p>
        </w:tc>
      </w:tr>
    </w:tbl>
    <w:p w:rsidR="00545483" w:rsidP="00545483" w:rsidRDefault="00545483" w14:paraId="4B1BC9BD" w14:textId="77777777">
      <w:pPr>
        <w:rPr>
          <w:b/>
          <w:bCs/>
        </w:rPr>
      </w:pPr>
    </w:p>
    <w:p w:rsidR="00545483" w:rsidP="00545483" w:rsidRDefault="00545483" w14:paraId="04172E6E" w14:textId="77777777">
      <w:pPr>
        <w:pStyle w:val="Heading3"/>
      </w:pPr>
      <w:bookmarkStart w:name="_Toc111217616" w:id="4821"/>
      <w:r>
        <w:t xml:space="preserve">Usecase – Lấy thông tin cấu hình </w:t>
      </w:r>
      <w:r w:rsidR="002B4C37">
        <w:t>Mesh</w:t>
      </w:r>
      <w:r>
        <w:t xml:space="preserve"> hiện tại</w:t>
      </w:r>
      <w:bookmarkEnd w:id="4821"/>
    </w:p>
    <w:tbl>
      <w:tblPr>
        <w:tblStyle w:val="TableGrid"/>
        <w:tblW w:w="0" w:type="auto"/>
        <w:tblLook w:val="04A0" w:firstRow="1" w:lastRow="0" w:firstColumn="1" w:lastColumn="0" w:noHBand="0" w:noVBand="1"/>
      </w:tblPr>
      <w:tblGrid>
        <w:gridCol w:w="1885"/>
        <w:gridCol w:w="7340"/>
      </w:tblGrid>
      <w:tr w:rsidR="00545483" w:rsidTr="2ADD6C4A" w14:paraId="4E945AC9" w14:textId="77777777">
        <w:tc>
          <w:tcPr>
            <w:tcW w:w="1885" w:type="dxa"/>
            <w:tcMar/>
          </w:tcPr>
          <w:p w:rsidR="00545483" w:rsidP="00E5021C" w:rsidRDefault="00545483" w14:paraId="085CF27A" w14:textId="77777777">
            <w:r>
              <w:t>ID</w:t>
            </w:r>
          </w:p>
        </w:tc>
        <w:tc>
          <w:tcPr>
            <w:tcW w:w="7340" w:type="dxa"/>
            <w:tcMar/>
          </w:tcPr>
          <w:p w:rsidR="00545483" w:rsidP="00E5021C" w:rsidRDefault="00545483" w14:paraId="70CEF4DB" w14:textId="4B948ABC">
            <w:r>
              <w:t>UC-</w:t>
            </w:r>
            <w:r w:rsidR="002B04DE">
              <w:t>2</w:t>
            </w:r>
            <w:ins w:author="toantk" w:date="2022-07-27T17:22:00Z" w:id="4822">
              <w:r w:rsidR="00861799">
                <w:t>5</w:t>
              </w:r>
            </w:ins>
            <w:ins w:author="Tran Khanh Toan" w:date="2022-07-01T15:10:00Z" w:id="4823">
              <w:del w:author="toantk" w:date="2022-07-27T17:22:00Z" w:id="4824">
                <w:r w:rsidDel="00861799" w:rsidR="00B92C7A">
                  <w:delText>7</w:delText>
                </w:r>
              </w:del>
            </w:ins>
            <w:del w:author="Tran Khanh Toan" w:date="2022-07-01T15:10:00Z" w:id="4825">
              <w:r w:rsidDel="00B92C7A" w:rsidR="008A0444">
                <w:delText>4</w:delText>
              </w:r>
            </w:del>
          </w:p>
        </w:tc>
      </w:tr>
      <w:tr w:rsidR="00545483" w:rsidTr="2ADD6C4A" w14:paraId="59C2814D" w14:textId="77777777">
        <w:tc>
          <w:tcPr>
            <w:tcW w:w="1885" w:type="dxa"/>
            <w:tcMar/>
          </w:tcPr>
          <w:p w:rsidR="00545483" w:rsidP="00E5021C" w:rsidRDefault="00545483" w14:paraId="2C6BBA25" w14:textId="77777777">
            <w:r>
              <w:t>Name</w:t>
            </w:r>
          </w:p>
        </w:tc>
        <w:tc>
          <w:tcPr>
            <w:tcW w:w="7340" w:type="dxa"/>
            <w:tcMar/>
          </w:tcPr>
          <w:p w:rsidR="00545483" w:rsidP="00E5021C" w:rsidRDefault="00545483" w14:paraId="3BD0F136" w14:textId="77777777">
            <w:r>
              <w:t xml:space="preserve">Lấy thông tin cấu hình </w:t>
            </w:r>
            <w:r w:rsidR="002B4C37">
              <w:t>Mesh</w:t>
            </w:r>
            <w:r>
              <w:t xml:space="preserve"> hiện tại </w:t>
            </w:r>
          </w:p>
        </w:tc>
      </w:tr>
      <w:tr w:rsidR="00545483" w:rsidTr="2ADD6C4A" w14:paraId="32FCE1C4" w14:textId="77777777">
        <w:tc>
          <w:tcPr>
            <w:tcW w:w="1885" w:type="dxa"/>
            <w:tcMar/>
          </w:tcPr>
          <w:p w:rsidR="00545483" w:rsidP="00E5021C" w:rsidRDefault="00545483" w14:paraId="15E75B44" w14:textId="77777777">
            <w:r>
              <w:t>Description</w:t>
            </w:r>
          </w:p>
        </w:tc>
        <w:tc>
          <w:tcPr>
            <w:tcW w:w="7340" w:type="dxa"/>
            <w:tcMar/>
          </w:tcPr>
          <w:p w:rsidR="00545483" w:rsidP="00E5021C" w:rsidRDefault="00545483" w14:paraId="67A4EF95" w14:textId="69D83B11">
            <w:pPr>
              <w:pStyle w:val="FirstLevelBullet"/>
              <w:rPr>
                <w:ins w:author="Tran Khanh Toan" w:date="2022-07-01T15:10:00Z" w:id="4826"/>
              </w:rPr>
            </w:pPr>
            <w:del w:author="Tran Khanh Toan" w:date="2022-07-01T15:38:00Z" w:id="4827">
              <w:r w:rsidDel="007A6979">
                <w:delText>OneLink</w:delText>
              </w:r>
            </w:del>
            <w:ins w:author="Tran Khanh Toan" w:date="2022-07-01T15:38:00Z" w:id="4828">
              <w:r w:rsidR="007A6979">
                <w:t>Mobile App</w:t>
              </w:r>
            </w:ins>
            <w:r>
              <w:t xml:space="preserve"> gửi yêu cầu lấy thông tin cấu hình </w:t>
            </w:r>
            <w:r w:rsidR="002B4C37">
              <w:t>Mesh</w:t>
            </w:r>
            <w:r>
              <w:t>.</w:t>
            </w:r>
          </w:p>
          <w:p w:rsidR="00B92C7A" w:rsidRDefault="225C27E7" w14:paraId="62EBD634" w14:textId="7EEDC647">
            <w:pPr>
              <w:pStyle w:val="FirstLevelBullet"/>
              <w:rPr/>
            </w:pPr>
            <w:ins w:author="Tran Khanh Toan" w:date="2022-07-01T15:10:00Z" w:id="576201890">
              <w:r w:rsidR="1A549E31">
                <w:t xml:space="preserve">Mobile App thực hiện request với định dạng </w:t>
              </w:r>
              <w:r>
                <w:fldChar w:fldCharType="begin"/>
              </w:r>
              <w:r>
                <w:instrText xml:space="preserve"> HYPERLINK "https://&lt;ip&gt;:&lt;port&gt;/onelinkagent" </w:instrText>
              </w:r>
              <w:r>
                <w:fldChar w:fldCharType="separate"/>
              </w:r>
              <w:r w:rsidRPr="2ADD6C4A" w:rsidR="1A549E31">
                <w:rPr>
                  <w:rStyle w:val="Hyperlink"/>
                </w:rPr>
                <w:t>https://&lt;ip&gt;:&lt;port&gt;/onelinkagent</w:t>
              </w:r>
              <w:r>
                <w:fldChar w:fldCharType="end"/>
              </w:r>
              <w:r w:rsidR="1A549E31">
                <w:t xml:space="preserve"> với cookies đi kèm request được quy định trong mục 7.2.1</w:t>
              </w:r>
            </w:ins>
          </w:p>
          <w:p w:rsidR="00545483" w:rsidP="00E5021C" w:rsidRDefault="00545483" w14:paraId="3D880397" w14:textId="77777777">
            <w:pPr>
              <w:pStyle w:val="FirstLevelBullet"/>
            </w:pPr>
            <w:r>
              <w:t xml:space="preserve">ONT nhận yêu cầu, xử lý và gửi lại phản hồi thông tin cấu hình SSID hiện tại. </w:t>
            </w:r>
          </w:p>
          <w:p w:rsidR="00545483" w:rsidP="00E5021C" w:rsidRDefault="00545483" w14:paraId="25FE973E" w14:textId="77777777">
            <w:pPr>
              <w:pStyle w:val="FirstLevelBullet"/>
            </w:pPr>
            <w:r>
              <w:t>Nếu có xảy ra lỗi ONT gửi phản hồi mã lỗi.</w:t>
            </w:r>
          </w:p>
        </w:tc>
      </w:tr>
      <w:tr w:rsidR="00545483" w:rsidTr="2ADD6C4A" w14:paraId="3B862053" w14:textId="77777777">
        <w:tc>
          <w:tcPr>
            <w:tcW w:w="1885" w:type="dxa"/>
            <w:tcMar/>
          </w:tcPr>
          <w:p w:rsidR="00545483" w:rsidP="00E5021C" w:rsidRDefault="00545483" w14:paraId="2A6DF78B" w14:textId="77777777">
            <w:r>
              <w:t>Actor</w:t>
            </w:r>
          </w:p>
        </w:tc>
        <w:tc>
          <w:tcPr>
            <w:tcW w:w="7340" w:type="dxa"/>
            <w:tcMar/>
          </w:tcPr>
          <w:p w:rsidR="00545483" w:rsidP="00E5021C" w:rsidRDefault="00545483" w14:paraId="57BE5315" w14:textId="77777777">
            <w:r>
              <w:t>Admin</w:t>
            </w:r>
          </w:p>
        </w:tc>
      </w:tr>
      <w:tr w:rsidR="00545483" w:rsidTr="2ADD6C4A" w14:paraId="14500B52" w14:textId="77777777">
        <w:tc>
          <w:tcPr>
            <w:tcW w:w="1885" w:type="dxa"/>
            <w:tcMar/>
          </w:tcPr>
          <w:p w:rsidR="00545483" w:rsidP="00E5021C" w:rsidRDefault="00545483" w14:paraId="2392E5DF" w14:textId="77777777">
            <w:r>
              <w:lastRenderedPageBreak/>
              <w:t>Pre-condition</w:t>
            </w:r>
          </w:p>
        </w:tc>
        <w:tc>
          <w:tcPr>
            <w:tcW w:w="7340" w:type="dxa"/>
            <w:tcMar/>
          </w:tcPr>
          <w:p w:rsidR="00545483" w:rsidP="00E5021C" w:rsidRDefault="00545483" w14:paraId="55896E0F" w14:textId="269845FD">
            <w:r>
              <w:t xml:space="preserve">Thiết bị hoạt động bình thường, </w:t>
            </w:r>
            <w:del w:author="Tran Khanh Toan" w:date="2022-07-01T15:38:00Z" w:id="4830">
              <w:r w:rsidDel="007A6979">
                <w:delText>OneLink</w:delText>
              </w:r>
            </w:del>
            <w:ins w:author="Tran Khanh Toan" w:date="2022-07-01T15:38:00Z" w:id="4831">
              <w:r w:rsidR="007A6979">
                <w:t>Mobile App</w:t>
              </w:r>
            </w:ins>
            <w:r>
              <w:t xml:space="preserve"> đã đăng nhập thành công vào thiết bị và được cấp phiên truy nhập</w:t>
            </w:r>
          </w:p>
        </w:tc>
      </w:tr>
      <w:tr w:rsidR="00545483" w:rsidTr="2ADD6C4A" w14:paraId="2AE0BD4D" w14:textId="77777777">
        <w:tc>
          <w:tcPr>
            <w:tcW w:w="1885" w:type="dxa"/>
            <w:tcMar/>
          </w:tcPr>
          <w:p w:rsidR="00545483" w:rsidP="00E5021C" w:rsidRDefault="00545483" w14:paraId="5DCF0268" w14:textId="77777777">
            <w:r>
              <w:t>Post-condition</w:t>
            </w:r>
          </w:p>
        </w:tc>
        <w:tc>
          <w:tcPr>
            <w:tcW w:w="7340" w:type="dxa"/>
            <w:tcMar/>
          </w:tcPr>
          <w:p w:rsidR="00545483" w:rsidP="00E5021C" w:rsidRDefault="00545483" w14:paraId="699C43C5" w14:textId="5DF3750A">
            <w:r>
              <w:t xml:space="preserve">Thiết bị phản hồi đầy đủ các thông tin cho </w:t>
            </w:r>
            <w:del w:author="Tran Khanh Toan" w:date="2022-07-01T15:38:00Z" w:id="4832">
              <w:r w:rsidDel="007A6979">
                <w:delText>OneLink</w:delText>
              </w:r>
            </w:del>
            <w:ins w:author="Tran Khanh Toan" w:date="2022-07-01T15:38:00Z" w:id="4833">
              <w:r w:rsidR="007A6979">
                <w:t>Mobile App</w:t>
              </w:r>
            </w:ins>
          </w:p>
        </w:tc>
      </w:tr>
    </w:tbl>
    <w:p w:rsidRPr="00A13CE7" w:rsidR="00545483" w:rsidP="00545483" w:rsidRDefault="00545483" w14:paraId="0ACAF98F" w14:textId="77777777"/>
    <w:p w:rsidR="00545483" w:rsidP="00545483" w:rsidRDefault="00545483" w14:paraId="27D49A79" w14:textId="77777777">
      <w:pPr>
        <w:rPr>
          <w:b/>
          <w:bCs/>
        </w:rPr>
      </w:pPr>
      <w:r w:rsidRPr="003C44BD">
        <w:rPr>
          <w:b/>
          <w:bCs/>
        </w:rPr>
        <w:t>Luồng dữ liệu:</w:t>
      </w:r>
    </w:p>
    <w:p w:rsidR="00911BFC" w:rsidP="00911BFC" w:rsidRDefault="00DF00DB" w14:paraId="2236DE4A" w14:textId="77777777">
      <w:pPr>
        <w:pStyle w:val="ANSVNormal1"/>
        <w:keepNext/>
        <w:jc w:val="center"/>
      </w:pPr>
      <w:r>
        <w:object w:dxaOrig="9165" w:dyaOrig="5280" w14:anchorId="56C0A898">
          <v:shape id="_x0000_i1045" style="width:461.25pt;height:266.25pt" o:ole="" type="#_x0000_t75">
            <v:imagedata o:title="" r:id="rId53"/>
          </v:shape>
          <o:OLEObject Type="Embed" ProgID="Visio.Drawing.15" ShapeID="_x0000_i1045" DrawAspect="Content" ObjectID="_1721885970" r:id="rId54"/>
        </w:object>
      </w:r>
    </w:p>
    <w:p w:rsidR="00545483" w:rsidP="00911BFC" w:rsidRDefault="00911BFC" w14:paraId="2DFA778E" w14:textId="4C8B6EC0">
      <w:pPr>
        <w:pStyle w:val="Caption"/>
      </w:pPr>
      <w:bookmarkStart w:name="_Toc110529209" w:id="4834"/>
      <w:r>
        <w:t xml:space="preserve">Hình </w:t>
      </w:r>
      <w:ins w:author="toantk" w:date="2022-07-28T09:55:00Z" w:id="4835">
        <w:r w:rsidR="00881A01">
          <w:fldChar w:fldCharType="begin"/>
        </w:r>
        <w:r w:rsidR="00881A01">
          <w:instrText xml:space="preserve"> STYLEREF 1 \s </w:instrText>
        </w:r>
      </w:ins>
      <w:r w:rsidR="00881A01">
        <w:fldChar w:fldCharType="separate"/>
      </w:r>
      <w:r w:rsidR="00533729">
        <w:rPr>
          <w:noProof/>
        </w:rPr>
        <w:t>7</w:t>
      </w:r>
      <w:ins w:author="toantk" w:date="2022-07-28T09:55:00Z" w:id="4836">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20</w:t>
      </w:r>
      <w:ins w:author="toantk" w:date="2022-07-28T09:55:00Z" w:id="4837">
        <w:r w:rsidR="00881A01">
          <w:fldChar w:fldCharType="end"/>
        </w:r>
      </w:ins>
      <w:ins w:author="Tran Khanh Toan" w:date="2022-07-01T17:42:00Z" w:id="4838">
        <w:del w:author="toantk" w:date="2022-07-27T09:26:00Z" w:id="4839">
          <w:r w:rsidDel="006A7679" w:rsidR="00076894">
            <w:fldChar w:fldCharType="begin"/>
          </w:r>
          <w:r w:rsidDel="006A7679" w:rsidR="00076894">
            <w:delInstrText xml:space="preserve"> STYLEREF 1 \s </w:delInstrText>
          </w:r>
        </w:del>
      </w:ins>
      <w:del w:author="toantk" w:date="2022-07-27T09:26:00Z" w:id="4840">
        <w:r w:rsidDel="006A7679" w:rsidR="00076894">
          <w:fldChar w:fldCharType="separate"/>
        </w:r>
        <w:r w:rsidDel="006A7679" w:rsidR="00076894">
          <w:rPr>
            <w:noProof/>
          </w:rPr>
          <w:delText>7</w:delText>
        </w:r>
      </w:del>
      <w:ins w:author="Tran Khanh Toan" w:date="2022-07-01T17:42:00Z" w:id="4841">
        <w:del w:author="toantk" w:date="2022-07-27T09:26:00Z" w:id="4842">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843">
        <w:r w:rsidDel="006A7679" w:rsidR="00076894">
          <w:fldChar w:fldCharType="separate"/>
        </w:r>
      </w:del>
      <w:ins w:author="Tran Khanh Toan" w:date="2022-07-01T17:42:00Z" w:id="4844">
        <w:del w:author="toantk" w:date="2022-07-27T09:26:00Z" w:id="4845">
          <w:r w:rsidDel="006A7679" w:rsidR="00076894">
            <w:rPr>
              <w:noProof/>
            </w:rPr>
            <w:delText>18</w:delText>
          </w:r>
          <w:r w:rsidDel="006A7679" w:rsidR="00076894">
            <w:fldChar w:fldCharType="end"/>
          </w:r>
        </w:del>
      </w:ins>
      <w:del w:author="Tran Khanh Toan" w:date="2022-07-01T14:55:00Z" w:id="4846">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15</w:delText>
        </w:r>
        <w:r w:rsidDel="00A87875" w:rsidR="003F0BD0">
          <w:rPr>
            <w:noProof/>
          </w:rPr>
          <w:fldChar w:fldCharType="end"/>
        </w:r>
      </w:del>
      <w:r>
        <w:t xml:space="preserve"> Luồng điều khiển xem cấu hình Mesh</w:t>
      </w:r>
      <w:r w:rsidR="008B2E5D">
        <w:t xml:space="preserve"> qua </w:t>
      </w:r>
      <w:del w:author="Tran Khanh Toan" w:date="2022-07-01T15:38:00Z" w:id="4847">
        <w:r w:rsidDel="007A6979" w:rsidR="008B2E5D">
          <w:delText>OneLink</w:delText>
        </w:r>
      </w:del>
      <w:ins w:author="Tran Khanh Toan" w:date="2022-07-01T15:38:00Z" w:id="4848">
        <w:r w:rsidR="007A6979">
          <w:t>Mobile App</w:t>
        </w:r>
      </w:ins>
      <w:bookmarkEnd w:id="4834"/>
    </w:p>
    <w:p w:rsidR="00545483" w:rsidP="00545483" w:rsidRDefault="00545483" w14:paraId="7CC93EAD" w14:textId="4BDE3ED0">
      <w:pPr>
        <w:rPr>
          <w:b/>
          <w:bCs/>
        </w:rPr>
      </w:pPr>
      <w:del w:author="Tran Khanh Toan" w:date="2022-07-04T09:21:00Z" w:id="4849">
        <w:r w:rsidRPr="00AB6FAB" w:rsidDel="00F02801">
          <w:rPr>
            <w:b/>
            <w:bCs/>
          </w:rPr>
          <w:delText xml:space="preserve">Cấu trúc dữ liệu </w:delText>
        </w:r>
      </w:del>
      <w:ins w:author="Tran Khanh Toan" w:date="2022-07-04T09:22:00Z" w:id="4850">
        <w:r w:rsidR="00F02801">
          <w:rPr>
            <w:b/>
            <w:bCs/>
          </w:rPr>
          <w:t xml:space="preserve">Cấu trúc payload </w:t>
        </w:r>
      </w:ins>
      <w:r w:rsidRPr="00AB6FAB">
        <w:rPr>
          <w:b/>
          <w:bCs/>
        </w:rPr>
        <w:t>của bản tin:</w:t>
      </w:r>
    </w:p>
    <w:p w:rsidR="00545483" w:rsidP="00545483" w:rsidRDefault="00911BFC" w14:paraId="4F76669C" w14:textId="77777777">
      <w:pPr>
        <w:pStyle w:val="ListParagraph"/>
        <w:numPr>
          <w:ilvl w:val="0"/>
          <w:numId w:val="9"/>
        </w:numPr>
        <w:rPr>
          <w:b/>
          <w:bCs/>
        </w:rPr>
      </w:pPr>
      <w:r>
        <w:rPr>
          <w:b/>
          <w:bCs/>
        </w:rPr>
        <w:t>Mesh</w:t>
      </w:r>
      <w:r w:rsidR="00545483">
        <w:rPr>
          <w:b/>
          <w:bCs/>
        </w:rPr>
        <w:t xml:space="preserve"> view Request:</w:t>
      </w:r>
    </w:p>
    <w:p w:rsidR="00545483" w:rsidP="00A52D79" w:rsidRDefault="00545483" w14:paraId="0C4B60F1" w14:textId="33167F11">
      <w:pPr>
        <w:pStyle w:val="ListParagraph"/>
        <w:ind w:firstLine="360"/>
      </w:pPr>
      <w:r>
        <w:t>{“action” : “</w:t>
      </w:r>
      <w:r w:rsidR="00911BFC">
        <w:t>mesh</w:t>
      </w:r>
      <w:r>
        <w:t>View”</w:t>
      </w:r>
      <w:r w:rsidR="00A52D79">
        <w:t xml:space="preserve">, “requestId” : </w:t>
      </w:r>
      <w:r w:rsidR="003E0981">
        <w:t>&lt;requestId&gt;</w:t>
      </w:r>
      <w:r>
        <w:t>}</w:t>
      </w:r>
    </w:p>
    <w:p w:rsidR="00545483" w:rsidP="00545483" w:rsidRDefault="00911BFC" w14:paraId="42D2B11A" w14:textId="77777777">
      <w:pPr>
        <w:pStyle w:val="ListParagraph"/>
        <w:numPr>
          <w:ilvl w:val="0"/>
          <w:numId w:val="9"/>
        </w:numPr>
        <w:rPr>
          <w:b/>
          <w:bCs/>
        </w:rPr>
      </w:pPr>
      <w:r>
        <w:rPr>
          <w:b/>
          <w:bCs/>
        </w:rPr>
        <w:t>Mesh</w:t>
      </w:r>
      <w:r w:rsidR="00545483">
        <w:rPr>
          <w:b/>
          <w:bCs/>
        </w:rPr>
        <w:t xml:space="preserve"> view Response:</w:t>
      </w:r>
    </w:p>
    <w:p w:rsidRPr="00820762" w:rsidR="00545483" w:rsidP="00545483" w:rsidRDefault="00545483" w14:paraId="27E10B16" w14:textId="77777777">
      <w:pPr>
        <w:pStyle w:val="ListParagraph"/>
        <w:numPr>
          <w:ilvl w:val="1"/>
          <w:numId w:val="9"/>
        </w:numPr>
      </w:pPr>
      <w:r>
        <w:t xml:space="preserve">Lấy thông tin </w:t>
      </w:r>
      <w:r w:rsidR="00911BFC">
        <w:t>cấu hình Mesh</w:t>
      </w:r>
      <w:r w:rsidRPr="00820762">
        <w:t xml:space="preserve"> thành công</w:t>
      </w:r>
      <w:r>
        <w:t>:</w:t>
      </w:r>
    </w:p>
    <w:p w:rsidR="00545483" w:rsidP="00545483" w:rsidRDefault="00545483" w14:paraId="7F732042" w14:textId="77777777">
      <w:pPr>
        <w:pStyle w:val="FirstLevelBullet"/>
        <w:numPr>
          <w:ilvl w:val="0"/>
          <w:numId w:val="0"/>
        </w:numPr>
        <w:ind w:left="1080"/>
      </w:pPr>
      <w:r>
        <w:t>{</w:t>
      </w:r>
    </w:p>
    <w:p w:rsidR="00545483" w:rsidP="00545483" w:rsidRDefault="00545483" w14:paraId="7EA978F0" w14:textId="77777777">
      <w:pPr>
        <w:pStyle w:val="FirstLevelBullet"/>
        <w:numPr>
          <w:ilvl w:val="0"/>
          <w:numId w:val="0"/>
        </w:numPr>
        <w:ind w:left="720" w:firstLine="360"/>
      </w:pPr>
      <w:r>
        <w:t>"status": 0,</w:t>
      </w:r>
    </w:p>
    <w:p w:rsidR="00545483" w:rsidP="00545483" w:rsidRDefault="00B94824" w14:paraId="46917DDB" w14:textId="76637D82">
      <w:pPr>
        <w:pStyle w:val="FirstLevelBullet"/>
        <w:numPr>
          <w:ilvl w:val="0"/>
          <w:numId w:val="0"/>
        </w:numPr>
        <w:ind w:left="720" w:firstLine="360"/>
      </w:pPr>
      <w:r>
        <w:t>“message”: “</w:t>
      </w:r>
      <w:r w:rsidR="001F1C9A">
        <w:t>Success</w:t>
      </w:r>
      <w:r>
        <w:t>”</w:t>
      </w:r>
      <w:r w:rsidR="00545483">
        <w:t>,</w:t>
      </w:r>
    </w:p>
    <w:p w:rsidR="00A52D79" w:rsidP="00A52D79" w:rsidRDefault="00A52D79" w14:paraId="0C653BF2" w14:textId="31A0B6DA">
      <w:pPr>
        <w:pStyle w:val="ListParagraph"/>
        <w:ind w:firstLine="360"/>
      </w:pPr>
      <w:r>
        <w:t xml:space="preserve">“requestId” : </w:t>
      </w:r>
      <w:r w:rsidR="003E0981">
        <w:t>&lt;requestId&gt;</w:t>
      </w:r>
      <w:r>
        <w:t>,</w:t>
      </w:r>
    </w:p>
    <w:p w:rsidR="00545483" w:rsidP="00545483" w:rsidRDefault="00545483" w14:paraId="56961F56" w14:textId="77777777">
      <w:pPr>
        <w:pStyle w:val="FirstLevelBullet"/>
        <w:numPr>
          <w:ilvl w:val="0"/>
          <w:numId w:val="0"/>
        </w:numPr>
        <w:ind w:left="720" w:firstLine="360"/>
      </w:pPr>
      <w:r>
        <w:t>"data": {</w:t>
      </w:r>
    </w:p>
    <w:p w:rsidR="00545483" w:rsidP="00545483" w:rsidRDefault="00545483" w14:paraId="583D0BD8" w14:textId="3BD03F07">
      <w:pPr>
        <w:pStyle w:val="FirstLevelBullet"/>
        <w:numPr>
          <w:ilvl w:val="0"/>
          <w:numId w:val="0"/>
        </w:numPr>
        <w:ind w:left="720" w:firstLine="360"/>
      </w:pPr>
      <w:r>
        <w:t>“action” : “</w:t>
      </w:r>
      <w:r w:rsidR="00911BFC">
        <w:t>mesh</w:t>
      </w:r>
      <w:r>
        <w:t>View”,</w:t>
      </w:r>
    </w:p>
    <w:p w:rsidR="00A66CCA" w:rsidP="00A66CCA" w:rsidRDefault="00A66CCA" w14:paraId="320EEBC7" w14:textId="5CC346F1">
      <w:pPr>
        <w:pStyle w:val="FirstLevelBullet"/>
        <w:numPr>
          <w:ilvl w:val="0"/>
          <w:numId w:val="0"/>
        </w:numPr>
        <w:ind w:left="720" w:firstLine="360"/>
      </w:pPr>
      <w:r>
        <w:t>“</w:t>
      </w:r>
      <w:r w:rsidRPr="006B48DC">
        <w:t>results</w:t>
      </w:r>
      <w:r>
        <w:t>” : [</w:t>
      </w:r>
    </w:p>
    <w:p w:rsidR="00A66CCA" w:rsidP="00A66CCA" w:rsidRDefault="00A66CCA" w14:paraId="3F0EB3A7" w14:textId="362C29CC">
      <w:pPr>
        <w:pStyle w:val="FirstLevelBullet"/>
        <w:numPr>
          <w:ilvl w:val="0"/>
          <w:numId w:val="0"/>
        </w:numPr>
        <w:ind w:left="2160" w:firstLine="720"/>
      </w:pPr>
      <w:r>
        <w:t>{</w:t>
      </w:r>
    </w:p>
    <w:p w:rsidR="00545483" w:rsidP="00911BFC" w:rsidRDefault="00911BFC" w14:paraId="38FC42FF" w14:textId="574C591D">
      <w:pPr>
        <w:pStyle w:val="FirstLevelBullet"/>
        <w:numPr>
          <w:ilvl w:val="0"/>
          <w:numId w:val="0"/>
        </w:numPr>
        <w:ind w:left="720" w:hanging="360"/>
      </w:pPr>
      <w:r>
        <w:tab/>
      </w:r>
      <w:r>
        <w:t xml:space="preserve">     </w:t>
      </w:r>
      <w:r w:rsidR="00A66CCA">
        <w:tab/>
      </w:r>
      <w:r w:rsidR="00A66CCA">
        <w:tab/>
      </w:r>
      <w:r w:rsidR="00A66CCA">
        <w:tab/>
      </w:r>
      <w:r w:rsidR="00A66CCA">
        <w:tab/>
      </w:r>
      <w:r>
        <w:t xml:space="preserve"> “enable</w:t>
      </w:r>
      <w:r w:rsidR="00C10CD1">
        <w:t>Mesh</w:t>
      </w:r>
      <w:r>
        <w:t>” : “&lt;enable</w:t>
      </w:r>
      <w:r w:rsidR="00C10CD1">
        <w:t>Mesh</w:t>
      </w:r>
      <w:r>
        <w:t>&gt;”</w:t>
      </w:r>
    </w:p>
    <w:p w:rsidR="00A66CCA" w:rsidP="00911BFC" w:rsidRDefault="00A66CCA" w14:paraId="27039DDB" w14:textId="2EB93326">
      <w:pPr>
        <w:pStyle w:val="FirstLevelBullet"/>
        <w:numPr>
          <w:ilvl w:val="0"/>
          <w:numId w:val="0"/>
        </w:numPr>
        <w:ind w:left="720" w:hanging="360"/>
      </w:pPr>
      <w:r>
        <w:lastRenderedPageBreak/>
        <w:tab/>
      </w:r>
      <w:r>
        <w:tab/>
      </w:r>
      <w:r>
        <w:tab/>
      </w:r>
      <w:r>
        <w:tab/>
      </w:r>
      <w:r>
        <w:t>}</w:t>
      </w:r>
    </w:p>
    <w:p w:rsidR="00A66CCA" w:rsidP="00911BFC" w:rsidRDefault="00A66CCA" w14:paraId="11EC0D2D" w14:textId="0419306E">
      <w:pPr>
        <w:pStyle w:val="FirstLevelBullet"/>
        <w:numPr>
          <w:ilvl w:val="0"/>
          <w:numId w:val="0"/>
        </w:numPr>
        <w:ind w:left="720" w:hanging="360"/>
      </w:pPr>
      <w:r>
        <w:tab/>
      </w:r>
      <w:r>
        <w:tab/>
      </w:r>
      <w:r>
        <w:tab/>
      </w:r>
      <w:r>
        <w:t>]</w:t>
      </w:r>
      <w:r>
        <w:tab/>
      </w:r>
    </w:p>
    <w:p w:rsidR="00545483" w:rsidP="00545483" w:rsidRDefault="00545483" w14:paraId="40A30F32" w14:textId="77777777">
      <w:pPr>
        <w:pStyle w:val="FirstLevelBullet"/>
        <w:numPr>
          <w:ilvl w:val="0"/>
          <w:numId w:val="0"/>
        </w:numPr>
        <w:ind w:left="720" w:firstLine="360"/>
      </w:pPr>
      <w:r>
        <w:t>}</w:t>
      </w:r>
    </w:p>
    <w:p w:rsidR="00545483" w:rsidP="00545483" w:rsidRDefault="00545483" w14:paraId="4A8AD3D8" w14:textId="77777777">
      <w:pPr>
        <w:pStyle w:val="FirstLevelBullet"/>
        <w:numPr>
          <w:ilvl w:val="0"/>
          <w:numId w:val="0"/>
        </w:numPr>
        <w:ind w:left="720" w:firstLine="360"/>
      </w:pPr>
      <w:r>
        <w:t>}</w:t>
      </w:r>
    </w:p>
    <w:p w:rsidRPr="00820762" w:rsidR="00545483" w:rsidP="00545483" w:rsidRDefault="00545483" w14:paraId="4AEDE7C6" w14:textId="39850284">
      <w:pPr>
        <w:pStyle w:val="ListParagraph"/>
        <w:numPr>
          <w:ilvl w:val="1"/>
          <w:numId w:val="9"/>
        </w:numPr>
      </w:pPr>
      <w:r>
        <w:t xml:space="preserve">Lấy thông tin </w:t>
      </w:r>
      <w:del w:author="toantk" w:date="2022-07-27T09:23:00Z" w:id="4851">
        <w:r w:rsidDel="006A7679">
          <w:delText xml:space="preserve">Radio </w:delText>
        </w:r>
      </w:del>
      <w:ins w:author="toantk" w:date="2022-07-27T09:23:00Z" w:id="4852">
        <w:r w:rsidR="006A7679">
          <w:t xml:space="preserve">Mesh </w:t>
        </w:r>
      </w:ins>
      <w:r>
        <w:t>thất bại:</w:t>
      </w:r>
    </w:p>
    <w:p w:rsidR="00545483" w:rsidP="00545483" w:rsidRDefault="00545483" w14:paraId="23E17CC2" w14:textId="77777777">
      <w:pPr>
        <w:pStyle w:val="FirstLevelBullet"/>
        <w:numPr>
          <w:ilvl w:val="0"/>
          <w:numId w:val="0"/>
        </w:numPr>
        <w:ind w:left="1080"/>
      </w:pPr>
      <w:r>
        <w:t>{</w:t>
      </w:r>
    </w:p>
    <w:p w:rsidR="00545483" w:rsidP="00545483" w:rsidRDefault="00183521" w14:paraId="1C7BF28C" w14:textId="3FB6AC49">
      <w:pPr>
        <w:pStyle w:val="FirstLevelBullet"/>
        <w:numPr>
          <w:ilvl w:val="0"/>
          <w:numId w:val="0"/>
        </w:numPr>
        <w:ind w:left="1080"/>
      </w:pPr>
      <w:r>
        <w:t>“status”: &lt;ErrorCode&gt;</w:t>
      </w:r>
      <w:r w:rsidR="00545483">
        <w:t>,</w:t>
      </w:r>
    </w:p>
    <w:p w:rsidR="00545483" w:rsidP="00545483" w:rsidRDefault="00B94824" w14:paraId="5A14B70E" w14:textId="3A5121D0">
      <w:pPr>
        <w:pStyle w:val="FirstLevelBullet"/>
        <w:numPr>
          <w:ilvl w:val="0"/>
          <w:numId w:val="0"/>
        </w:numPr>
        <w:ind w:left="1080"/>
      </w:pPr>
      <w:r>
        <w:t>“message”: “&lt;message&gt;”</w:t>
      </w:r>
      <w:r w:rsidR="00545483">
        <w:t>,</w:t>
      </w:r>
    </w:p>
    <w:p w:rsidR="00A52D79" w:rsidP="00A52D79" w:rsidRDefault="00A52D79" w14:paraId="0FE81E99" w14:textId="216FC9A3">
      <w:pPr>
        <w:pStyle w:val="ListParagraph"/>
        <w:ind w:firstLine="360"/>
      </w:pPr>
      <w:r>
        <w:t xml:space="preserve">“requestId” : </w:t>
      </w:r>
      <w:r w:rsidR="003E0981">
        <w:t>&lt;requestId&gt;</w:t>
      </w:r>
      <w:r>
        <w:t>,</w:t>
      </w:r>
    </w:p>
    <w:p w:rsidR="00545483" w:rsidP="00545483" w:rsidRDefault="00545483" w14:paraId="67BF77E3" w14:textId="77777777">
      <w:pPr>
        <w:pStyle w:val="FirstLevelBullet"/>
        <w:numPr>
          <w:ilvl w:val="0"/>
          <w:numId w:val="0"/>
        </w:numPr>
        <w:ind w:left="1080"/>
      </w:pPr>
      <w:r>
        <w:t>"data": {</w:t>
      </w:r>
    </w:p>
    <w:p w:rsidR="00545483" w:rsidP="00545483" w:rsidRDefault="00545483" w14:paraId="37673D92" w14:textId="77777777">
      <w:pPr>
        <w:pStyle w:val="FirstLevelBullet"/>
        <w:numPr>
          <w:ilvl w:val="0"/>
          <w:numId w:val="0"/>
        </w:numPr>
        <w:ind w:left="1080"/>
      </w:pPr>
      <w:r>
        <w:t>}</w:t>
      </w:r>
    </w:p>
    <w:p w:rsidR="00545483" w:rsidP="00545483" w:rsidRDefault="00545483" w14:paraId="0EB1D86B" w14:textId="77777777">
      <w:pPr>
        <w:pStyle w:val="FirstLevelBullet"/>
        <w:numPr>
          <w:ilvl w:val="0"/>
          <w:numId w:val="0"/>
        </w:numPr>
        <w:ind w:left="1080"/>
      </w:pPr>
      <w:r>
        <w:t>}</w:t>
      </w:r>
    </w:p>
    <w:p w:rsidR="00545483" w:rsidP="00545483" w:rsidRDefault="00545483" w14:paraId="57C83432" w14:textId="77777777">
      <w:pPr>
        <w:pStyle w:val="FirstLevelBullet"/>
        <w:numPr>
          <w:ilvl w:val="0"/>
          <w:numId w:val="0"/>
        </w:numPr>
        <w:ind w:left="720" w:hanging="360"/>
      </w:pPr>
    </w:p>
    <w:p w:rsidR="00545483" w:rsidP="00545483" w:rsidRDefault="00545483" w14:paraId="36874C43" w14:textId="77777777">
      <w:pPr>
        <w:pStyle w:val="ListParagraph"/>
        <w:numPr>
          <w:ilvl w:val="0"/>
          <w:numId w:val="9"/>
        </w:numPr>
        <w:rPr>
          <w:b/>
          <w:bCs/>
        </w:rPr>
      </w:pPr>
      <w:r w:rsidRPr="00003BA2">
        <w:rPr>
          <w:b/>
          <w:bCs/>
        </w:rPr>
        <w:t>Mô tả tham số</w:t>
      </w:r>
      <w:r>
        <w:rPr>
          <w:b/>
          <w:bCs/>
        </w:rPr>
        <w:t>:</w:t>
      </w:r>
    </w:p>
    <w:p w:rsidR="003D4214" w:rsidP="003D4214" w:rsidRDefault="003D4214" w14:paraId="465DE5C1" w14:textId="4296C0D0">
      <w:pPr>
        <w:pStyle w:val="Caption"/>
        <w:keepNext/>
      </w:pPr>
      <w:bookmarkStart w:name="_Toc110529168" w:id="4853"/>
      <w:r>
        <w:t xml:space="preserve">Bảng </w:t>
      </w:r>
      <w:ins w:author="toantk" w:date="2022-08-04T17:50:00Z" w:id="4854">
        <w:r w:rsidR="0035117C">
          <w:fldChar w:fldCharType="begin"/>
        </w:r>
        <w:r w:rsidR="0035117C">
          <w:instrText xml:space="preserve"> STYLEREF 1 \s </w:instrText>
        </w:r>
      </w:ins>
      <w:r w:rsidR="0035117C">
        <w:fldChar w:fldCharType="separate"/>
      </w:r>
      <w:r w:rsidR="00533729">
        <w:rPr>
          <w:noProof/>
        </w:rPr>
        <w:t>7</w:t>
      </w:r>
      <w:ins w:author="toantk" w:date="2022-08-04T17:50:00Z" w:id="4855">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19</w:t>
      </w:r>
      <w:ins w:author="toantk" w:date="2022-08-04T17:50:00Z" w:id="4856">
        <w:r w:rsidR="0035117C">
          <w:fldChar w:fldCharType="end"/>
        </w:r>
      </w:ins>
      <w:ins w:author="Tran Khanh Toan" w:date="2022-08-04T09:32:00Z" w:id="4857">
        <w:del w:author="toantk" w:date="2022-08-04T17:50:00Z" w:id="4858">
          <w:r w:rsidDel="0035117C" w:rsidR="00F227FB">
            <w:fldChar w:fldCharType="begin"/>
          </w:r>
          <w:r w:rsidDel="0035117C" w:rsidR="00F227FB">
            <w:delInstrText xml:space="preserve"> STYLEREF 1 \s </w:delInstrText>
          </w:r>
        </w:del>
      </w:ins>
      <w:del w:author="toantk" w:date="2022-08-04T17:50:00Z" w:id="4859">
        <w:r w:rsidDel="0035117C" w:rsidR="00F227FB">
          <w:fldChar w:fldCharType="separate"/>
        </w:r>
        <w:r w:rsidDel="0035117C" w:rsidR="00F227FB">
          <w:rPr>
            <w:noProof/>
          </w:rPr>
          <w:delText>7</w:delText>
        </w:r>
      </w:del>
      <w:ins w:author="Tran Khanh Toan" w:date="2022-08-04T09:32:00Z" w:id="4860">
        <w:del w:author="toantk" w:date="2022-08-04T17:50:00Z" w:id="4861">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4862">
        <w:r w:rsidDel="0035117C" w:rsidR="00F227FB">
          <w:fldChar w:fldCharType="separate"/>
        </w:r>
      </w:del>
      <w:ins w:author="Tran Khanh Toan" w:date="2022-08-04T09:32:00Z" w:id="4863">
        <w:del w:author="toantk" w:date="2022-08-04T17:50:00Z" w:id="4864">
          <w:r w:rsidDel="0035117C" w:rsidR="00F227FB">
            <w:rPr>
              <w:noProof/>
            </w:rPr>
            <w:delText>19</w:delText>
          </w:r>
          <w:r w:rsidDel="0035117C" w:rsidR="00F227FB">
            <w:fldChar w:fldCharType="end"/>
          </w:r>
        </w:del>
      </w:ins>
      <w:ins w:author="toantk" w:date="2022-07-28T09:18:00Z" w:id="4865">
        <w:del w:author="Tran Khanh Toan" w:date="2022-08-03T15:31:00Z" w:id="4866">
          <w:r w:rsidDel="0087204C" w:rsidR="005A0D0F">
            <w:fldChar w:fldCharType="begin"/>
          </w:r>
          <w:r w:rsidDel="0087204C" w:rsidR="005A0D0F">
            <w:delInstrText xml:space="preserve"> STYLEREF 1 \s </w:delInstrText>
          </w:r>
        </w:del>
      </w:ins>
      <w:del w:author="Tran Khanh Toan" w:date="2022-08-03T15:31:00Z" w:id="4867">
        <w:r w:rsidDel="0087204C" w:rsidR="005A0D0F">
          <w:fldChar w:fldCharType="separate"/>
        </w:r>
        <w:r w:rsidDel="0087204C" w:rsidR="005A0D0F">
          <w:rPr>
            <w:noProof/>
          </w:rPr>
          <w:delText>7</w:delText>
        </w:r>
      </w:del>
      <w:ins w:author="toantk" w:date="2022-07-28T09:18:00Z" w:id="4868">
        <w:del w:author="Tran Khanh Toan" w:date="2022-08-03T15:31:00Z" w:id="4869">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4870">
        <w:r w:rsidDel="0087204C" w:rsidR="005A0D0F">
          <w:fldChar w:fldCharType="separate"/>
        </w:r>
      </w:del>
      <w:ins w:author="toantk" w:date="2022-07-28T09:18:00Z" w:id="4871">
        <w:del w:author="Tran Khanh Toan" w:date="2022-08-03T15:31:00Z" w:id="4872">
          <w:r w:rsidDel="0087204C" w:rsidR="005A0D0F">
            <w:rPr>
              <w:noProof/>
            </w:rPr>
            <w:delText>19</w:delText>
          </w:r>
          <w:r w:rsidDel="0087204C" w:rsidR="005A0D0F">
            <w:fldChar w:fldCharType="end"/>
          </w:r>
        </w:del>
      </w:ins>
      <w:ins w:author="Tran Khanh Toan" w:date="2022-07-01T17:36:00Z" w:id="4873">
        <w:del w:author="toantk" w:date="2022-07-27T10:00:00Z" w:id="4874">
          <w:r w:rsidDel="006366F4" w:rsidR="0036606E">
            <w:fldChar w:fldCharType="begin"/>
          </w:r>
          <w:r w:rsidDel="006366F4" w:rsidR="0036606E">
            <w:delInstrText xml:space="preserve"> STYLEREF 1 \s </w:delInstrText>
          </w:r>
        </w:del>
      </w:ins>
      <w:del w:author="toantk" w:date="2022-07-27T10:00:00Z" w:id="4875">
        <w:r w:rsidDel="006366F4" w:rsidR="0036606E">
          <w:fldChar w:fldCharType="separate"/>
        </w:r>
        <w:r w:rsidDel="006366F4" w:rsidR="0036606E">
          <w:rPr>
            <w:noProof/>
          </w:rPr>
          <w:delText>7</w:delText>
        </w:r>
      </w:del>
      <w:ins w:author="Tran Khanh Toan" w:date="2022-07-01T17:36:00Z" w:id="4876">
        <w:del w:author="toantk" w:date="2022-07-27T10:00:00Z" w:id="4877">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4878">
        <w:r w:rsidDel="006366F4" w:rsidR="0036606E">
          <w:fldChar w:fldCharType="separate"/>
        </w:r>
      </w:del>
      <w:ins w:author="Tran Khanh Toan" w:date="2022-07-01T17:36:00Z" w:id="4879">
        <w:del w:author="toantk" w:date="2022-07-27T10:00:00Z" w:id="4880">
          <w:r w:rsidDel="006366F4" w:rsidR="0036606E">
            <w:rPr>
              <w:noProof/>
            </w:rPr>
            <w:delText>15</w:delText>
          </w:r>
          <w:r w:rsidDel="006366F4" w:rsidR="0036606E">
            <w:fldChar w:fldCharType="end"/>
          </w:r>
        </w:del>
      </w:ins>
      <w:del w:author="Tran Khanh Toan" w:date="2022-07-01T14:56:00Z" w:id="4881">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13</w:delText>
        </w:r>
        <w:r w:rsidDel="00A87875" w:rsidR="003F0BD0">
          <w:rPr>
            <w:noProof/>
          </w:rPr>
          <w:fldChar w:fldCharType="end"/>
        </w:r>
      </w:del>
      <w:r>
        <w:t xml:space="preserve"> Bảng mô tả tham số trong luồng điều khiển lấy thông tin cấu hình Mesh hiện tại</w:t>
      </w:r>
      <w:bookmarkEnd w:id="4853"/>
    </w:p>
    <w:tbl>
      <w:tblPr>
        <w:tblStyle w:val="TableGrid"/>
        <w:tblW w:w="0" w:type="auto"/>
        <w:tblInd w:w="175" w:type="dxa"/>
        <w:tblLook w:val="04A0" w:firstRow="1" w:lastRow="0" w:firstColumn="1" w:lastColumn="0" w:noHBand="0" w:noVBand="1"/>
      </w:tblPr>
      <w:tblGrid>
        <w:gridCol w:w="715"/>
        <w:gridCol w:w="1709"/>
        <w:gridCol w:w="1475"/>
        <w:gridCol w:w="1083"/>
        <w:gridCol w:w="2356"/>
        <w:gridCol w:w="1712"/>
      </w:tblGrid>
      <w:tr w:rsidR="00C10CD1" w:rsidTr="003D4214" w14:paraId="6597AB8A" w14:textId="77777777">
        <w:tc>
          <w:tcPr>
            <w:tcW w:w="715" w:type="dxa"/>
          </w:tcPr>
          <w:p w:rsidR="00545483" w:rsidP="00E5021C" w:rsidRDefault="00545483" w14:paraId="7F8587F8" w14:textId="77777777">
            <w:pPr>
              <w:pStyle w:val="ListParagraph"/>
              <w:ind w:left="0"/>
              <w:rPr>
                <w:b/>
                <w:bCs/>
              </w:rPr>
            </w:pPr>
            <w:r>
              <w:rPr>
                <w:b/>
                <w:bCs/>
              </w:rPr>
              <w:t>STT</w:t>
            </w:r>
          </w:p>
        </w:tc>
        <w:tc>
          <w:tcPr>
            <w:tcW w:w="1709" w:type="dxa"/>
          </w:tcPr>
          <w:p w:rsidR="00545483" w:rsidP="00E5021C" w:rsidRDefault="00545483" w14:paraId="40BE28EF" w14:textId="77777777">
            <w:pPr>
              <w:pStyle w:val="ListParagraph"/>
              <w:ind w:left="0"/>
              <w:rPr>
                <w:b/>
                <w:bCs/>
              </w:rPr>
            </w:pPr>
            <w:r>
              <w:rPr>
                <w:b/>
                <w:bCs/>
              </w:rPr>
              <w:t>Tham số</w:t>
            </w:r>
          </w:p>
        </w:tc>
        <w:tc>
          <w:tcPr>
            <w:tcW w:w="1475" w:type="dxa"/>
          </w:tcPr>
          <w:p w:rsidR="00545483" w:rsidP="00E5021C" w:rsidRDefault="00545483" w14:paraId="5A352BC5" w14:textId="77777777">
            <w:pPr>
              <w:pStyle w:val="ListParagraph"/>
              <w:ind w:left="0"/>
              <w:rPr>
                <w:b/>
                <w:bCs/>
              </w:rPr>
            </w:pPr>
            <w:r>
              <w:rPr>
                <w:b/>
                <w:bCs/>
              </w:rPr>
              <w:t>Mô tả</w:t>
            </w:r>
          </w:p>
        </w:tc>
        <w:tc>
          <w:tcPr>
            <w:tcW w:w="1083" w:type="dxa"/>
          </w:tcPr>
          <w:p w:rsidR="00545483" w:rsidP="00E5021C" w:rsidRDefault="00545483" w14:paraId="44DD0154" w14:textId="77777777">
            <w:pPr>
              <w:pStyle w:val="ListParagraph"/>
              <w:ind w:left="0"/>
              <w:rPr>
                <w:b/>
                <w:bCs/>
              </w:rPr>
            </w:pPr>
            <w:r>
              <w:rPr>
                <w:b/>
                <w:bCs/>
              </w:rPr>
              <w:t>Kiểu</w:t>
            </w:r>
          </w:p>
        </w:tc>
        <w:tc>
          <w:tcPr>
            <w:tcW w:w="2356" w:type="dxa"/>
          </w:tcPr>
          <w:p w:rsidR="00545483" w:rsidP="00E5021C" w:rsidRDefault="00545483" w14:paraId="6D88C868" w14:textId="77777777">
            <w:pPr>
              <w:pStyle w:val="ListParagraph"/>
              <w:ind w:left="0"/>
              <w:rPr>
                <w:b/>
                <w:bCs/>
              </w:rPr>
            </w:pPr>
            <w:r>
              <w:rPr>
                <w:b/>
                <w:bCs/>
              </w:rPr>
              <w:t>Giá trị</w:t>
            </w:r>
          </w:p>
        </w:tc>
        <w:tc>
          <w:tcPr>
            <w:tcW w:w="1712" w:type="dxa"/>
          </w:tcPr>
          <w:p w:rsidR="00545483" w:rsidP="00E5021C" w:rsidRDefault="00545483" w14:paraId="337D3644" w14:textId="77777777">
            <w:pPr>
              <w:pStyle w:val="ListParagraph"/>
              <w:ind w:left="0"/>
              <w:rPr>
                <w:b/>
                <w:bCs/>
              </w:rPr>
            </w:pPr>
            <w:r>
              <w:rPr>
                <w:b/>
                <w:bCs/>
              </w:rPr>
              <w:t>Json Key</w:t>
            </w:r>
          </w:p>
        </w:tc>
      </w:tr>
      <w:tr w:rsidRPr="004C66E4" w:rsidR="00C10CD1" w:rsidTr="003D4214" w14:paraId="6107A768" w14:textId="77777777">
        <w:tc>
          <w:tcPr>
            <w:tcW w:w="715" w:type="dxa"/>
          </w:tcPr>
          <w:p w:rsidRPr="004C66E4" w:rsidR="00545483" w:rsidP="00E5021C" w:rsidRDefault="00545483" w14:paraId="069CA900" w14:textId="77777777">
            <w:pPr>
              <w:pStyle w:val="ListParagraph"/>
              <w:ind w:left="0"/>
            </w:pPr>
            <w:r w:rsidRPr="004C66E4">
              <w:t>1</w:t>
            </w:r>
          </w:p>
        </w:tc>
        <w:tc>
          <w:tcPr>
            <w:tcW w:w="1709" w:type="dxa"/>
          </w:tcPr>
          <w:p w:rsidRPr="004C66E4" w:rsidR="00545483" w:rsidP="00E5021C" w:rsidRDefault="00C10CD1" w14:paraId="430C0CA3" w14:textId="77777777">
            <w:pPr>
              <w:pStyle w:val="ListParagraph"/>
              <w:ind w:left="0"/>
            </w:pPr>
            <w:r>
              <w:t>Enable Mesh</w:t>
            </w:r>
          </w:p>
        </w:tc>
        <w:tc>
          <w:tcPr>
            <w:tcW w:w="1475" w:type="dxa"/>
          </w:tcPr>
          <w:p w:rsidRPr="004C66E4" w:rsidR="00545483" w:rsidP="00E5021C" w:rsidRDefault="00C10CD1" w14:paraId="404DA66D" w14:textId="77777777">
            <w:pPr>
              <w:pStyle w:val="ListParagraph"/>
              <w:ind w:left="0"/>
            </w:pPr>
            <w:r>
              <w:t>Bật/Tắt tính năng Mesh</w:t>
            </w:r>
          </w:p>
        </w:tc>
        <w:tc>
          <w:tcPr>
            <w:tcW w:w="1083" w:type="dxa"/>
          </w:tcPr>
          <w:p w:rsidRPr="004C66E4" w:rsidR="00545483" w:rsidP="00E5021C" w:rsidRDefault="00C10CD1" w14:paraId="7DF67BEF" w14:textId="77777777">
            <w:pPr>
              <w:pStyle w:val="ListParagraph"/>
              <w:ind w:left="0"/>
            </w:pPr>
            <w:r>
              <w:t>Boolean</w:t>
            </w:r>
          </w:p>
        </w:tc>
        <w:tc>
          <w:tcPr>
            <w:tcW w:w="2356" w:type="dxa"/>
          </w:tcPr>
          <w:p w:rsidR="00545483" w:rsidP="00E5021C" w:rsidRDefault="00C10CD1" w14:paraId="73FD85F1" w14:textId="77777777">
            <w:pPr>
              <w:pStyle w:val="ListParagraph"/>
              <w:ind w:left="0"/>
            </w:pPr>
            <w:r>
              <w:t>True: Bật</w:t>
            </w:r>
          </w:p>
          <w:p w:rsidRPr="004C66E4" w:rsidR="00C10CD1" w:rsidP="00E5021C" w:rsidRDefault="00C10CD1" w14:paraId="60087425" w14:textId="77777777">
            <w:pPr>
              <w:pStyle w:val="ListParagraph"/>
              <w:ind w:left="0"/>
            </w:pPr>
            <w:r>
              <w:t>False: Tắt</w:t>
            </w:r>
          </w:p>
        </w:tc>
        <w:tc>
          <w:tcPr>
            <w:tcW w:w="1712" w:type="dxa"/>
          </w:tcPr>
          <w:p w:rsidRPr="004C66E4" w:rsidR="00545483" w:rsidP="00E5021C" w:rsidRDefault="00C10CD1" w14:paraId="3F5CAA8D" w14:textId="77777777">
            <w:pPr>
              <w:pStyle w:val="ListParagraph"/>
              <w:ind w:left="0"/>
            </w:pPr>
            <w:r>
              <w:t>enableMesh</w:t>
            </w:r>
          </w:p>
        </w:tc>
      </w:tr>
    </w:tbl>
    <w:p w:rsidR="00545483" w:rsidP="0043581E" w:rsidRDefault="00545483" w14:paraId="7DAE25DB" w14:textId="77777777">
      <w:pPr>
        <w:rPr>
          <w:b/>
          <w:bCs/>
        </w:rPr>
      </w:pPr>
    </w:p>
    <w:p w:rsidR="00C10CD1" w:rsidP="00C10CD1" w:rsidRDefault="00C10CD1" w14:paraId="1CEF440A" w14:textId="77777777">
      <w:pPr>
        <w:pStyle w:val="Heading3"/>
      </w:pPr>
      <w:bookmarkStart w:name="_Toc111217617" w:id="4882"/>
      <w:r>
        <w:t>Usecase – Điều khiển thay đổi thông tin cấu hình Mesh hiện tại</w:t>
      </w:r>
      <w:bookmarkEnd w:id="4882"/>
    </w:p>
    <w:tbl>
      <w:tblPr>
        <w:tblStyle w:val="TableGrid"/>
        <w:tblW w:w="0" w:type="auto"/>
        <w:tblLook w:val="04A0" w:firstRow="1" w:lastRow="0" w:firstColumn="1" w:lastColumn="0" w:noHBand="0" w:noVBand="1"/>
      </w:tblPr>
      <w:tblGrid>
        <w:gridCol w:w="1885"/>
        <w:gridCol w:w="7340"/>
      </w:tblGrid>
      <w:tr w:rsidR="00C10CD1" w:rsidTr="2ADD6C4A" w14:paraId="35CC34DB" w14:textId="77777777">
        <w:tc>
          <w:tcPr>
            <w:tcW w:w="1885" w:type="dxa"/>
            <w:tcMar/>
          </w:tcPr>
          <w:p w:rsidR="00C10CD1" w:rsidP="00E5021C" w:rsidRDefault="00C10CD1" w14:paraId="2211E251" w14:textId="77777777">
            <w:r>
              <w:t>ID</w:t>
            </w:r>
          </w:p>
        </w:tc>
        <w:tc>
          <w:tcPr>
            <w:tcW w:w="7340" w:type="dxa"/>
            <w:tcMar/>
          </w:tcPr>
          <w:p w:rsidR="00C10CD1" w:rsidP="00E5021C" w:rsidRDefault="00C10CD1" w14:paraId="2323F71F" w14:textId="5033B5FF">
            <w:r>
              <w:t>UC-2</w:t>
            </w:r>
            <w:ins w:author="toantk" w:date="2022-07-27T17:22:00Z" w:id="4883">
              <w:r w:rsidR="00861799">
                <w:t>6</w:t>
              </w:r>
            </w:ins>
            <w:ins w:author="Tran Khanh Toan" w:date="2022-07-01T15:10:00Z" w:id="4884">
              <w:del w:author="toantk" w:date="2022-07-27T17:22:00Z" w:id="4885">
                <w:r w:rsidDel="00861799" w:rsidR="00B92C7A">
                  <w:delText>8</w:delText>
                </w:r>
              </w:del>
            </w:ins>
            <w:del w:author="Tran Khanh Toan" w:date="2022-07-01T15:10:00Z" w:id="4886">
              <w:r w:rsidDel="00B92C7A" w:rsidR="008A0444">
                <w:delText>5</w:delText>
              </w:r>
            </w:del>
          </w:p>
        </w:tc>
      </w:tr>
      <w:tr w:rsidR="00C10CD1" w:rsidTr="2ADD6C4A" w14:paraId="251EBFFE" w14:textId="77777777">
        <w:tc>
          <w:tcPr>
            <w:tcW w:w="1885" w:type="dxa"/>
            <w:tcMar/>
          </w:tcPr>
          <w:p w:rsidR="00C10CD1" w:rsidP="00E5021C" w:rsidRDefault="00C10CD1" w14:paraId="7614922B" w14:textId="77777777">
            <w:r>
              <w:t>Name</w:t>
            </w:r>
          </w:p>
        </w:tc>
        <w:tc>
          <w:tcPr>
            <w:tcW w:w="7340" w:type="dxa"/>
            <w:tcMar/>
          </w:tcPr>
          <w:p w:rsidR="00C10CD1" w:rsidP="00DF00DB" w:rsidRDefault="00C10CD1" w14:paraId="0E3868F2" w14:textId="40D929A3">
            <w:r>
              <w:t xml:space="preserve">Điều khiển thay đổi thông tin cấu hình </w:t>
            </w:r>
            <w:r w:rsidR="00DF00DB">
              <w:t>Mesh</w:t>
            </w:r>
            <w:r>
              <w:t xml:space="preserve"> hiện tại </w:t>
            </w:r>
          </w:p>
        </w:tc>
      </w:tr>
      <w:tr w:rsidR="00C10CD1" w:rsidTr="2ADD6C4A" w14:paraId="00F6864B" w14:textId="77777777">
        <w:tc>
          <w:tcPr>
            <w:tcW w:w="1885" w:type="dxa"/>
            <w:tcMar/>
          </w:tcPr>
          <w:p w:rsidR="00C10CD1" w:rsidP="00E5021C" w:rsidRDefault="00C10CD1" w14:paraId="27B82FF8" w14:textId="77777777">
            <w:r>
              <w:t>Description</w:t>
            </w:r>
          </w:p>
        </w:tc>
        <w:tc>
          <w:tcPr>
            <w:tcW w:w="7340" w:type="dxa"/>
            <w:tcMar/>
          </w:tcPr>
          <w:p w:rsidR="00C10CD1" w:rsidP="00E5021C" w:rsidRDefault="00C10CD1" w14:paraId="6014F583" w14:textId="07D44EB0">
            <w:pPr>
              <w:pStyle w:val="FirstLevelBullet"/>
              <w:rPr>
                <w:ins w:author="Tran Khanh Toan" w:date="2022-07-01T15:10:00Z" w:id="4887"/>
              </w:rPr>
            </w:pPr>
            <w:del w:author="Tran Khanh Toan" w:date="2022-07-01T15:38:00Z" w:id="4888">
              <w:r w:rsidDel="007A6979">
                <w:delText>OneLink</w:delText>
              </w:r>
            </w:del>
            <w:ins w:author="Tran Khanh Toan" w:date="2022-07-01T15:38:00Z" w:id="4889">
              <w:r w:rsidR="007A6979">
                <w:t>Mobile App</w:t>
              </w:r>
            </w:ins>
            <w:r>
              <w:t xml:space="preserve"> gửi yêu cầu thay đổi thông tin cấu hình Mesh.</w:t>
            </w:r>
          </w:p>
          <w:p w:rsidR="00B92C7A" w:rsidRDefault="225C27E7" w14:paraId="3778DCF3" w14:textId="024BEAEA">
            <w:pPr>
              <w:pStyle w:val="FirstLevelBullet"/>
              <w:rPr/>
            </w:pPr>
            <w:ins w:author="Tran Khanh Toan" w:date="2022-07-01T15:10:00Z" w:id="491841394">
              <w:r w:rsidR="1A549E31">
                <w:t xml:space="preserve">Mobile App thực hiện request với định dạng </w:t>
              </w:r>
              <w:r>
                <w:fldChar w:fldCharType="begin"/>
              </w:r>
              <w:r>
                <w:instrText xml:space="preserve"> HYPERLINK "https://&lt;ip&gt;:&lt;port&gt;/onelinkagent" </w:instrText>
              </w:r>
              <w:r>
                <w:fldChar w:fldCharType="separate"/>
              </w:r>
              <w:r w:rsidRPr="2ADD6C4A" w:rsidR="1A549E31">
                <w:rPr>
                  <w:rStyle w:val="Hyperlink"/>
                </w:rPr>
                <w:t>https://&lt;ip&gt;:&lt;port&gt;/onelinkagent</w:t>
              </w:r>
              <w:r>
                <w:fldChar w:fldCharType="end"/>
              </w:r>
              <w:r w:rsidR="1A549E31">
                <w:t xml:space="preserve"> với cookies đi kèm request được quy định trong mục 7.2.1</w:t>
              </w:r>
            </w:ins>
          </w:p>
          <w:p w:rsidR="00C10CD1" w:rsidP="00E5021C" w:rsidRDefault="00C10CD1" w14:paraId="1F1B9A2D" w14:textId="77777777">
            <w:pPr>
              <w:pStyle w:val="FirstLevelBullet"/>
            </w:pPr>
            <w:r>
              <w:t xml:space="preserve">ONT nhận yêu cầu, xử lý và gửi lại phản hồi cấu hình thành công hay thất bại. </w:t>
            </w:r>
          </w:p>
        </w:tc>
      </w:tr>
      <w:tr w:rsidR="00C10CD1" w:rsidTr="2ADD6C4A" w14:paraId="71032F7E" w14:textId="77777777">
        <w:tc>
          <w:tcPr>
            <w:tcW w:w="1885" w:type="dxa"/>
            <w:tcMar/>
          </w:tcPr>
          <w:p w:rsidR="00C10CD1" w:rsidP="00E5021C" w:rsidRDefault="00C10CD1" w14:paraId="0C8AABD6" w14:textId="77777777">
            <w:r>
              <w:t>Actor</w:t>
            </w:r>
          </w:p>
        </w:tc>
        <w:tc>
          <w:tcPr>
            <w:tcW w:w="7340" w:type="dxa"/>
            <w:tcMar/>
          </w:tcPr>
          <w:p w:rsidR="00C10CD1" w:rsidP="00E5021C" w:rsidRDefault="00C10CD1" w14:paraId="3EEEFA40" w14:textId="77777777">
            <w:r>
              <w:t>Admin</w:t>
            </w:r>
          </w:p>
        </w:tc>
      </w:tr>
      <w:tr w:rsidR="00C10CD1" w:rsidTr="2ADD6C4A" w14:paraId="220B20D3" w14:textId="77777777">
        <w:tc>
          <w:tcPr>
            <w:tcW w:w="1885" w:type="dxa"/>
            <w:tcMar/>
          </w:tcPr>
          <w:p w:rsidR="00C10CD1" w:rsidP="00E5021C" w:rsidRDefault="00C10CD1" w14:paraId="2241ECD0" w14:textId="77777777">
            <w:r>
              <w:t>Pre-condition</w:t>
            </w:r>
          </w:p>
        </w:tc>
        <w:tc>
          <w:tcPr>
            <w:tcW w:w="7340" w:type="dxa"/>
            <w:tcMar/>
          </w:tcPr>
          <w:p w:rsidR="00C10CD1" w:rsidP="00E5021C" w:rsidRDefault="00C10CD1" w14:paraId="56269ABD" w14:textId="4957E736">
            <w:r>
              <w:t xml:space="preserve">Thiết bị hoạt động bình thường, </w:t>
            </w:r>
            <w:del w:author="Tran Khanh Toan" w:date="2022-07-01T15:38:00Z" w:id="4891">
              <w:r w:rsidDel="007A6979">
                <w:delText>OneLink</w:delText>
              </w:r>
            </w:del>
            <w:ins w:author="Tran Khanh Toan" w:date="2022-07-01T15:38:00Z" w:id="4892">
              <w:r w:rsidR="007A6979">
                <w:t>Mobile App</w:t>
              </w:r>
            </w:ins>
            <w:r>
              <w:t xml:space="preserve"> đã đăng nhập thành công vào thiết bị và được cấp phiên truy nhập</w:t>
            </w:r>
          </w:p>
        </w:tc>
      </w:tr>
      <w:tr w:rsidR="00C10CD1" w:rsidTr="2ADD6C4A" w14:paraId="39F68A63" w14:textId="77777777">
        <w:tc>
          <w:tcPr>
            <w:tcW w:w="1885" w:type="dxa"/>
            <w:tcMar/>
          </w:tcPr>
          <w:p w:rsidR="00C10CD1" w:rsidP="00E5021C" w:rsidRDefault="00C10CD1" w14:paraId="1FF7022A" w14:textId="77777777">
            <w:r>
              <w:t>Post-condition</w:t>
            </w:r>
          </w:p>
        </w:tc>
        <w:tc>
          <w:tcPr>
            <w:tcW w:w="7340" w:type="dxa"/>
            <w:tcMar/>
          </w:tcPr>
          <w:p w:rsidR="00C10CD1" w:rsidP="00E5021C" w:rsidRDefault="00C10CD1" w14:paraId="621AD1FC" w14:textId="384D0E6C">
            <w:r>
              <w:t xml:space="preserve">Thiết bị phản hồi đầy đủ các thông tin cho </w:t>
            </w:r>
            <w:del w:author="Tran Khanh Toan" w:date="2022-07-01T15:38:00Z" w:id="4893">
              <w:r w:rsidDel="007A6979">
                <w:delText>OneLink</w:delText>
              </w:r>
            </w:del>
            <w:ins w:author="Tran Khanh Toan" w:date="2022-07-01T15:38:00Z" w:id="4894">
              <w:r w:rsidR="007A6979">
                <w:t>Mobile App</w:t>
              </w:r>
            </w:ins>
          </w:p>
        </w:tc>
      </w:tr>
    </w:tbl>
    <w:p w:rsidR="00C10CD1" w:rsidP="00C10CD1" w:rsidRDefault="00C10CD1" w14:paraId="4227C9A3" w14:textId="77777777">
      <w:pPr>
        <w:rPr>
          <w:b/>
          <w:bCs/>
        </w:rPr>
      </w:pPr>
      <w:r w:rsidRPr="003C44BD">
        <w:rPr>
          <w:b/>
          <w:bCs/>
        </w:rPr>
        <w:lastRenderedPageBreak/>
        <w:t>Luồng dữ liệu:</w:t>
      </w:r>
    </w:p>
    <w:p w:rsidR="00C10CD1" w:rsidP="00C10CD1" w:rsidRDefault="00C10CD1" w14:paraId="0B6F4B9C" w14:textId="77777777">
      <w:pPr>
        <w:pStyle w:val="ANSVNormal1"/>
        <w:keepNext/>
        <w:jc w:val="center"/>
      </w:pPr>
      <w:r>
        <w:object w:dxaOrig="9180" w:dyaOrig="5296" w14:anchorId="3810ACF4">
          <v:shape id="_x0000_i1046" style="width:460.5pt;height:265.5pt" o:ole="" type="#_x0000_t75">
            <v:imagedata o:title="" r:id="rId55"/>
          </v:shape>
          <o:OLEObject Type="Embed" ProgID="Visio.Drawing.15" ShapeID="_x0000_i1046" DrawAspect="Content" ObjectID="_1721885971" r:id="rId56"/>
        </w:object>
      </w:r>
    </w:p>
    <w:p w:rsidR="00C10CD1" w:rsidP="00C10CD1" w:rsidRDefault="00C10CD1" w14:paraId="47B44789" w14:textId="6AE79CBB">
      <w:pPr>
        <w:pStyle w:val="Caption"/>
      </w:pPr>
      <w:bookmarkStart w:name="_Toc110529210" w:id="4895"/>
      <w:r>
        <w:t xml:space="preserve">Hình </w:t>
      </w:r>
      <w:ins w:author="toantk" w:date="2022-07-28T09:55:00Z" w:id="4896">
        <w:r w:rsidR="00881A01">
          <w:fldChar w:fldCharType="begin"/>
        </w:r>
        <w:r w:rsidR="00881A01">
          <w:instrText xml:space="preserve"> STYLEREF 1 \s </w:instrText>
        </w:r>
      </w:ins>
      <w:r w:rsidR="00881A01">
        <w:fldChar w:fldCharType="separate"/>
      </w:r>
      <w:r w:rsidR="00533729">
        <w:rPr>
          <w:noProof/>
        </w:rPr>
        <w:t>7</w:t>
      </w:r>
      <w:ins w:author="toantk" w:date="2022-07-28T09:55:00Z" w:id="4897">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21</w:t>
      </w:r>
      <w:ins w:author="toantk" w:date="2022-07-28T09:55:00Z" w:id="4898">
        <w:r w:rsidR="00881A01">
          <w:fldChar w:fldCharType="end"/>
        </w:r>
      </w:ins>
      <w:ins w:author="Tran Khanh Toan" w:date="2022-07-01T17:42:00Z" w:id="4899">
        <w:del w:author="toantk" w:date="2022-07-27T09:26:00Z" w:id="4900">
          <w:r w:rsidDel="006A7679" w:rsidR="00076894">
            <w:fldChar w:fldCharType="begin"/>
          </w:r>
          <w:r w:rsidDel="006A7679" w:rsidR="00076894">
            <w:delInstrText xml:space="preserve"> STYLEREF 1 \s </w:delInstrText>
          </w:r>
        </w:del>
      </w:ins>
      <w:del w:author="toantk" w:date="2022-07-27T09:26:00Z" w:id="4901">
        <w:r w:rsidDel="006A7679" w:rsidR="00076894">
          <w:fldChar w:fldCharType="separate"/>
        </w:r>
        <w:r w:rsidDel="006A7679" w:rsidR="00076894">
          <w:rPr>
            <w:noProof/>
          </w:rPr>
          <w:delText>7</w:delText>
        </w:r>
      </w:del>
      <w:ins w:author="Tran Khanh Toan" w:date="2022-07-01T17:42:00Z" w:id="4902">
        <w:del w:author="toantk" w:date="2022-07-27T09:26:00Z" w:id="4903">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4904">
        <w:r w:rsidDel="006A7679" w:rsidR="00076894">
          <w:fldChar w:fldCharType="separate"/>
        </w:r>
      </w:del>
      <w:ins w:author="Tran Khanh Toan" w:date="2022-07-01T17:42:00Z" w:id="4905">
        <w:del w:author="toantk" w:date="2022-07-27T09:26:00Z" w:id="4906">
          <w:r w:rsidDel="006A7679" w:rsidR="00076894">
            <w:rPr>
              <w:noProof/>
            </w:rPr>
            <w:delText>19</w:delText>
          </w:r>
          <w:r w:rsidDel="006A7679" w:rsidR="00076894">
            <w:fldChar w:fldCharType="end"/>
          </w:r>
        </w:del>
      </w:ins>
      <w:del w:author="Tran Khanh Toan" w:date="2022-07-01T14:55:00Z" w:id="4907">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16</w:delText>
        </w:r>
        <w:r w:rsidDel="00A87875" w:rsidR="003F0BD0">
          <w:rPr>
            <w:noProof/>
          </w:rPr>
          <w:fldChar w:fldCharType="end"/>
        </w:r>
      </w:del>
      <w:r>
        <w:t xml:space="preserve"> Luồng điều khiển thay đổi cấu hình Mesh</w:t>
      </w:r>
      <w:r w:rsidR="008B2E5D">
        <w:t xml:space="preserve"> qua </w:t>
      </w:r>
      <w:del w:author="Tran Khanh Toan" w:date="2022-07-01T15:38:00Z" w:id="4908">
        <w:r w:rsidDel="007A6979" w:rsidR="008B2E5D">
          <w:delText>OneLink</w:delText>
        </w:r>
      </w:del>
      <w:ins w:author="Tran Khanh Toan" w:date="2022-07-01T15:38:00Z" w:id="4909">
        <w:r w:rsidR="007A6979">
          <w:t>Mobile App</w:t>
        </w:r>
      </w:ins>
      <w:bookmarkEnd w:id="4895"/>
    </w:p>
    <w:p w:rsidR="00C10CD1" w:rsidP="00C10CD1" w:rsidRDefault="00C10CD1" w14:paraId="6A291E85" w14:textId="6B1C9494">
      <w:pPr>
        <w:rPr>
          <w:b/>
          <w:bCs/>
        </w:rPr>
      </w:pPr>
      <w:del w:author="Tran Khanh Toan" w:date="2022-07-04T09:21:00Z" w:id="4910">
        <w:r w:rsidRPr="00AB6FAB" w:rsidDel="00F02801">
          <w:rPr>
            <w:b/>
            <w:bCs/>
          </w:rPr>
          <w:delText xml:space="preserve">Cấu trúc dữ liệu </w:delText>
        </w:r>
      </w:del>
      <w:ins w:author="Tran Khanh Toan" w:date="2022-07-04T09:22:00Z" w:id="4911">
        <w:r w:rsidR="00F02801">
          <w:rPr>
            <w:b/>
            <w:bCs/>
          </w:rPr>
          <w:t xml:space="preserve">Cấu trúc payload </w:t>
        </w:r>
      </w:ins>
      <w:r w:rsidRPr="00AB6FAB">
        <w:rPr>
          <w:b/>
          <w:bCs/>
        </w:rPr>
        <w:t>của bản tin:</w:t>
      </w:r>
    </w:p>
    <w:p w:rsidR="00C10CD1" w:rsidP="00C10CD1" w:rsidRDefault="00E37AD7" w14:paraId="4684C6A8" w14:textId="77777777">
      <w:pPr>
        <w:pStyle w:val="ListParagraph"/>
        <w:numPr>
          <w:ilvl w:val="0"/>
          <w:numId w:val="9"/>
        </w:numPr>
        <w:rPr>
          <w:b/>
          <w:bCs/>
        </w:rPr>
      </w:pPr>
      <w:r>
        <w:rPr>
          <w:b/>
          <w:bCs/>
        </w:rPr>
        <w:t>Mesh</w:t>
      </w:r>
      <w:r w:rsidR="00C10CD1">
        <w:rPr>
          <w:b/>
          <w:bCs/>
        </w:rPr>
        <w:t xml:space="preserve"> </w:t>
      </w:r>
      <w:r>
        <w:rPr>
          <w:b/>
          <w:bCs/>
        </w:rPr>
        <w:t>Edit</w:t>
      </w:r>
      <w:r w:rsidR="00C10CD1">
        <w:rPr>
          <w:b/>
          <w:bCs/>
        </w:rPr>
        <w:t xml:space="preserve"> Request:</w:t>
      </w:r>
    </w:p>
    <w:p w:rsidR="00C10CD1" w:rsidP="00C10CD1" w:rsidRDefault="00C10CD1" w14:paraId="6EC5FBE9" w14:textId="77777777">
      <w:pPr>
        <w:pStyle w:val="ListParagraph"/>
      </w:pPr>
      <w:r>
        <w:t>{“action” : “meshEdit”,</w:t>
      </w:r>
    </w:p>
    <w:p w:rsidR="00C10CD1" w:rsidP="00C10CD1" w:rsidRDefault="00C10CD1" w14:paraId="3C5E1487" w14:textId="2FC520DC">
      <w:pPr>
        <w:pStyle w:val="ListParagraph"/>
      </w:pPr>
      <w:r>
        <w:t xml:space="preserve">  “</w:t>
      </w:r>
      <w:r w:rsidR="00E37AD7">
        <w:t>meshEnable</w:t>
      </w:r>
      <w:r>
        <w:t>” : “&lt;</w:t>
      </w:r>
      <w:r w:rsidR="00E37AD7">
        <w:t>meshEnable</w:t>
      </w:r>
      <w:r>
        <w:t>&gt;”</w:t>
      </w:r>
      <w:r w:rsidR="00A52D79">
        <w:t>,</w:t>
      </w:r>
    </w:p>
    <w:p w:rsidR="00A52D79" w:rsidP="00A52D79" w:rsidRDefault="00A52D79" w14:paraId="388A738F" w14:textId="3E1714BA">
      <w:pPr>
        <w:ind w:firstLine="720"/>
      </w:pPr>
      <w:r>
        <w:t xml:space="preserve"> “requestId” : </w:t>
      </w:r>
      <w:r w:rsidR="003E0981">
        <w:t>&lt;requestId&gt;</w:t>
      </w:r>
    </w:p>
    <w:p w:rsidR="00C10CD1" w:rsidP="00C10CD1" w:rsidRDefault="00C10CD1" w14:paraId="004654B1" w14:textId="77777777">
      <w:pPr>
        <w:pStyle w:val="ListParagraph"/>
      </w:pPr>
      <w:r>
        <w:t>}</w:t>
      </w:r>
    </w:p>
    <w:p w:rsidR="00C10CD1" w:rsidP="00C10CD1" w:rsidRDefault="00E37AD7" w14:paraId="252BAF05" w14:textId="77777777">
      <w:pPr>
        <w:pStyle w:val="ListParagraph"/>
        <w:numPr>
          <w:ilvl w:val="0"/>
          <w:numId w:val="9"/>
        </w:numPr>
        <w:rPr>
          <w:b/>
          <w:bCs/>
        </w:rPr>
      </w:pPr>
      <w:r>
        <w:rPr>
          <w:b/>
          <w:bCs/>
        </w:rPr>
        <w:t>Mesh</w:t>
      </w:r>
      <w:r w:rsidR="00C10CD1">
        <w:rPr>
          <w:b/>
          <w:bCs/>
        </w:rPr>
        <w:t xml:space="preserve"> </w:t>
      </w:r>
      <w:r>
        <w:rPr>
          <w:b/>
          <w:bCs/>
        </w:rPr>
        <w:t>Edit</w:t>
      </w:r>
      <w:r w:rsidR="00C10CD1">
        <w:rPr>
          <w:b/>
          <w:bCs/>
        </w:rPr>
        <w:t xml:space="preserve"> Response:</w:t>
      </w:r>
    </w:p>
    <w:p w:rsidRPr="00820762" w:rsidR="00C10CD1" w:rsidP="00C10CD1" w:rsidRDefault="00DF00DB" w14:paraId="17E60672" w14:textId="3A8D9D91">
      <w:pPr>
        <w:pStyle w:val="ListParagraph"/>
        <w:numPr>
          <w:ilvl w:val="1"/>
          <w:numId w:val="9"/>
        </w:numPr>
      </w:pPr>
      <w:r>
        <w:t>Thay đổi</w:t>
      </w:r>
      <w:r w:rsidR="00C10CD1">
        <w:t xml:space="preserve"> thông tin </w:t>
      </w:r>
      <w:r>
        <w:t>Mesh</w:t>
      </w:r>
      <w:r w:rsidRPr="00820762" w:rsidR="00C10CD1">
        <w:t xml:space="preserve"> thành công</w:t>
      </w:r>
      <w:r w:rsidR="00C10CD1">
        <w:t>:</w:t>
      </w:r>
    </w:p>
    <w:p w:rsidR="00C10CD1" w:rsidP="00C10CD1" w:rsidRDefault="00C10CD1" w14:paraId="6E920B0B" w14:textId="77777777">
      <w:pPr>
        <w:pStyle w:val="FirstLevelBullet"/>
        <w:numPr>
          <w:ilvl w:val="0"/>
          <w:numId w:val="0"/>
        </w:numPr>
        <w:ind w:left="1080"/>
      </w:pPr>
      <w:r>
        <w:t>{</w:t>
      </w:r>
    </w:p>
    <w:p w:rsidR="00C10CD1" w:rsidP="00C10CD1" w:rsidRDefault="00C10CD1" w14:paraId="73BE97B5" w14:textId="77777777">
      <w:pPr>
        <w:pStyle w:val="FirstLevelBullet"/>
        <w:numPr>
          <w:ilvl w:val="0"/>
          <w:numId w:val="0"/>
        </w:numPr>
        <w:ind w:left="720" w:firstLine="360"/>
      </w:pPr>
      <w:r>
        <w:t>"status": 0,</w:t>
      </w:r>
    </w:p>
    <w:p w:rsidR="00C10CD1" w:rsidP="00C10CD1" w:rsidRDefault="00B94824" w14:paraId="71CEFE8D" w14:textId="7AD1828B">
      <w:pPr>
        <w:pStyle w:val="FirstLevelBullet"/>
        <w:numPr>
          <w:ilvl w:val="0"/>
          <w:numId w:val="0"/>
        </w:numPr>
        <w:ind w:left="720" w:firstLine="360"/>
      </w:pPr>
      <w:r>
        <w:t>“message”: “</w:t>
      </w:r>
      <w:r w:rsidR="001F1C9A">
        <w:t>Success</w:t>
      </w:r>
      <w:r>
        <w:t>”</w:t>
      </w:r>
      <w:r w:rsidR="00C10CD1">
        <w:t>,</w:t>
      </w:r>
    </w:p>
    <w:p w:rsidR="00A52D79" w:rsidP="00A52D79" w:rsidRDefault="00A52D79" w14:paraId="43285A8F" w14:textId="37E4D1FA">
      <w:pPr>
        <w:pStyle w:val="ListParagraph"/>
        <w:ind w:firstLine="360"/>
      </w:pPr>
      <w:r>
        <w:t xml:space="preserve">“requestId” : </w:t>
      </w:r>
      <w:r w:rsidR="003E0981">
        <w:t>&lt;requestId&gt;</w:t>
      </w:r>
      <w:r>
        <w:t>,</w:t>
      </w:r>
    </w:p>
    <w:p w:rsidR="00C10CD1" w:rsidP="00C10CD1" w:rsidRDefault="00C10CD1" w14:paraId="2D08548B" w14:textId="77777777">
      <w:pPr>
        <w:pStyle w:val="FirstLevelBullet"/>
        <w:numPr>
          <w:ilvl w:val="0"/>
          <w:numId w:val="0"/>
        </w:numPr>
        <w:ind w:left="720" w:firstLine="360"/>
      </w:pPr>
      <w:r>
        <w:t>"data": {</w:t>
      </w:r>
    </w:p>
    <w:p w:rsidR="00C10CD1" w:rsidP="00C10CD1" w:rsidRDefault="00C10CD1" w14:paraId="33A032F0" w14:textId="77777777">
      <w:pPr>
        <w:pStyle w:val="FirstLevelBullet"/>
        <w:numPr>
          <w:ilvl w:val="0"/>
          <w:numId w:val="0"/>
        </w:numPr>
        <w:ind w:left="720" w:firstLine="360"/>
      </w:pPr>
      <w:r>
        <w:t>}</w:t>
      </w:r>
    </w:p>
    <w:p w:rsidR="00C10CD1" w:rsidP="00C10CD1" w:rsidRDefault="00C10CD1" w14:paraId="23CEDDE2" w14:textId="77777777">
      <w:pPr>
        <w:pStyle w:val="FirstLevelBullet"/>
        <w:numPr>
          <w:ilvl w:val="0"/>
          <w:numId w:val="0"/>
        </w:numPr>
        <w:ind w:left="720" w:firstLine="360"/>
      </w:pPr>
      <w:r>
        <w:t>}</w:t>
      </w:r>
    </w:p>
    <w:p w:rsidRPr="00820762" w:rsidR="00C10CD1" w:rsidP="00C10CD1" w:rsidRDefault="00C10CD1" w14:paraId="5222DF86" w14:textId="03AE89D2">
      <w:pPr>
        <w:pStyle w:val="ListParagraph"/>
        <w:numPr>
          <w:ilvl w:val="1"/>
          <w:numId w:val="9"/>
        </w:numPr>
      </w:pPr>
      <w:r>
        <w:t xml:space="preserve">Lấy thông tin </w:t>
      </w:r>
      <w:r w:rsidR="00DF00DB">
        <w:t>Mesh</w:t>
      </w:r>
      <w:r>
        <w:t xml:space="preserve"> thất bại:</w:t>
      </w:r>
    </w:p>
    <w:p w:rsidR="00C10CD1" w:rsidP="00C10CD1" w:rsidRDefault="00C10CD1" w14:paraId="1EE5E8E8" w14:textId="77777777">
      <w:pPr>
        <w:pStyle w:val="FirstLevelBullet"/>
        <w:numPr>
          <w:ilvl w:val="0"/>
          <w:numId w:val="0"/>
        </w:numPr>
        <w:ind w:left="1080"/>
      </w:pPr>
      <w:r>
        <w:lastRenderedPageBreak/>
        <w:t>{</w:t>
      </w:r>
    </w:p>
    <w:p w:rsidR="00C10CD1" w:rsidP="00C10CD1" w:rsidRDefault="00183521" w14:paraId="7524BBDC" w14:textId="31B10E45">
      <w:pPr>
        <w:pStyle w:val="FirstLevelBullet"/>
        <w:numPr>
          <w:ilvl w:val="0"/>
          <w:numId w:val="0"/>
        </w:numPr>
        <w:ind w:left="1080"/>
      </w:pPr>
      <w:r>
        <w:t>“status”: &lt;ErrorCode&gt;</w:t>
      </w:r>
      <w:r w:rsidR="00C10CD1">
        <w:t>,</w:t>
      </w:r>
    </w:p>
    <w:p w:rsidR="00C10CD1" w:rsidP="00C10CD1" w:rsidRDefault="00B94824" w14:paraId="1D47CDE0" w14:textId="3FF4E5A4">
      <w:pPr>
        <w:pStyle w:val="FirstLevelBullet"/>
        <w:numPr>
          <w:ilvl w:val="0"/>
          <w:numId w:val="0"/>
        </w:numPr>
        <w:ind w:left="1080"/>
      </w:pPr>
      <w:r>
        <w:t>“message”: “&lt;message&gt;”</w:t>
      </w:r>
      <w:r w:rsidR="00C10CD1">
        <w:t>,</w:t>
      </w:r>
    </w:p>
    <w:p w:rsidR="00A52D79" w:rsidP="00A52D79" w:rsidRDefault="00A52D79" w14:paraId="612F7A96" w14:textId="31A76C12">
      <w:pPr>
        <w:pStyle w:val="ListParagraph"/>
        <w:ind w:firstLine="360"/>
      </w:pPr>
      <w:r>
        <w:t xml:space="preserve">“requestId” : </w:t>
      </w:r>
      <w:r w:rsidR="003E0981">
        <w:t>&lt;requestId&gt;</w:t>
      </w:r>
      <w:r>
        <w:t>,</w:t>
      </w:r>
    </w:p>
    <w:p w:rsidR="00C10CD1" w:rsidP="00C10CD1" w:rsidRDefault="00C10CD1" w14:paraId="66B1D407" w14:textId="77777777">
      <w:pPr>
        <w:pStyle w:val="FirstLevelBullet"/>
        <w:numPr>
          <w:ilvl w:val="0"/>
          <w:numId w:val="0"/>
        </w:numPr>
        <w:ind w:left="1080"/>
      </w:pPr>
      <w:r>
        <w:t>"data": {</w:t>
      </w:r>
    </w:p>
    <w:p w:rsidR="00C10CD1" w:rsidP="00C10CD1" w:rsidRDefault="00C10CD1" w14:paraId="4F1FFF96" w14:textId="77777777">
      <w:pPr>
        <w:pStyle w:val="FirstLevelBullet"/>
        <w:numPr>
          <w:ilvl w:val="0"/>
          <w:numId w:val="0"/>
        </w:numPr>
        <w:ind w:left="1080"/>
      </w:pPr>
      <w:r>
        <w:t>}</w:t>
      </w:r>
    </w:p>
    <w:p w:rsidR="00C10CD1" w:rsidP="00C10CD1" w:rsidRDefault="00C10CD1" w14:paraId="199CFEAD" w14:textId="77777777">
      <w:pPr>
        <w:pStyle w:val="FirstLevelBullet"/>
        <w:numPr>
          <w:ilvl w:val="0"/>
          <w:numId w:val="0"/>
        </w:numPr>
        <w:ind w:left="1080"/>
      </w:pPr>
      <w:r>
        <w:t>}</w:t>
      </w:r>
    </w:p>
    <w:p w:rsidR="00C10CD1" w:rsidP="00C10CD1" w:rsidRDefault="00C10CD1" w14:paraId="36E2FCE1" w14:textId="77777777">
      <w:pPr>
        <w:pStyle w:val="FirstLevelBullet"/>
        <w:numPr>
          <w:ilvl w:val="0"/>
          <w:numId w:val="0"/>
        </w:numPr>
        <w:ind w:left="720" w:hanging="360"/>
      </w:pPr>
    </w:p>
    <w:p w:rsidR="00C10CD1" w:rsidP="00C10CD1" w:rsidRDefault="00C10CD1" w14:paraId="3D0C08E6" w14:textId="77777777">
      <w:pPr>
        <w:pStyle w:val="ListParagraph"/>
        <w:numPr>
          <w:ilvl w:val="0"/>
          <w:numId w:val="9"/>
        </w:numPr>
        <w:rPr>
          <w:b/>
          <w:bCs/>
        </w:rPr>
      </w:pPr>
      <w:r w:rsidRPr="00003BA2">
        <w:rPr>
          <w:b/>
          <w:bCs/>
        </w:rPr>
        <w:t>Mô tả tham số</w:t>
      </w:r>
      <w:r>
        <w:rPr>
          <w:b/>
          <w:bCs/>
        </w:rPr>
        <w:t>:</w:t>
      </w:r>
    </w:p>
    <w:p w:rsidR="003D4214" w:rsidP="003D4214" w:rsidRDefault="003D4214" w14:paraId="7B8F615C" w14:textId="185BE875">
      <w:pPr>
        <w:pStyle w:val="Caption"/>
        <w:keepNext/>
      </w:pPr>
      <w:bookmarkStart w:name="_Toc110529169" w:id="4912"/>
      <w:r>
        <w:t xml:space="preserve">Bảng </w:t>
      </w:r>
      <w:ins w:author="toantk" w:date="2022-08-04T17:50:00Z" w:id="4913">
        <w:r w:rsidR="0035117C">
          <w:fldChar w:fldCharType="begin"/>
        </w:r>
        <w:r w:rsidR="0035117C">
          <w:instrText xml:space="preserve"> STYLEREF 1 \s </w:instrText>
        </w:r>
      </w:ins>
      <w:r w:rsidR="0035117C">
        <w:fldChar w:fldCharType="separate"/>
      </w:r>
      <w:r w:rsidR="00533729">
        <w:rPr>
          <w:noProof/>
        </w:rPr>
        <w:t>7</w:t>
      </w:r>
      <w:ins w:author="toantk" w:date="2022-08-04T17:50:00Z" w:id="4914">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20</w:t>
      </w:r>
      <w:ins w:author="toantk" w:date="2022-08-04T17:50:00Z" w:id="4915">
        <w:r w:rsidR="0035117C">
          <w:fldChar w:fldCharType="end"/>
        </w:r>
      </w:ins>
      <w:ins w:author="Tran Khanh Toan" w:date="2022-08-04T09:32:00Z" w:id="4916">
        <w:del w:author="toantk" w:date="2022-08-04T17:50:00Z" w:id="4917">
          <w:r w:rsidDel="0035117C" w:rsidR="00F227FB">
            <w:fldChar w:fldCharType="begin"/>
          </w:r>
          <w:r w:rsidDel="0035117C" w:rsidR="00F227FB">
            <w:delInstrText xml:space="preserve"> STYLEREF 1 \s </w:delInstrText>
          </w:r>
        </w:del>
      </w:ins>
      <w:del w:author="toantk" w:date="2022-08-04T17:50:00Z" w:id="4918">
        <w:r w:rsidDel="0035117C" w:rsidR="00F227FB">
          <w:fldChar w:fldCharType="separate"/>
        </w:r>
        <w:r w:rsidDel="0035117C" w:rsidR="00F227FB">
          <w:rPr>
            <w:noProof/>
          </w:rPr>
          <w:delText>7</w:delText>
        </w:r>
      </w:del>
      <w:ins w:author="Tran Khanh Toan" w:date="2022-08-04T09:32:00Z" w:id="4919">
        <w:del w:author="toantk" w:date="2022-08-04T17:50:00Z" w:id="4920">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4921">
        <w:r w:rsidDel="0035117C" w:rsidR="00F227FB">
          <w:fldChar w:fldCharType="separate"/>
        </w:r>
      </w:del>
      <w:ins w:author="Tran Khanh Toan" w:date="2022-08-04T09:32:00Z" w:id="4922">
        <w:del w:author="toantk" w:date="2022-08-04T17:50:00Z" w:id="4923">
          <w:r w:rsidDel="0035117C" w:rsidR="00F227FB">
            <w:rPr>
              <w:noProof/>
            </w:rPr>
            <w:delText>20</w:delText>
          </w:r>
          <w:r w:rsidDel="0035117C" w:rsidR="00F227FB">
            <w:fldChar w:fldCharType="end"/>
          </w:r>
        </w:del>
      </w:ins>
      <w:ins w:author="toantk" w:date="2022-07-28T09:18:00Z" w:id="4924">
        <w:del w:author="Tran Khanh Toan" w:date="2022-08-03T15:31:00Z" w:id="4925">
          <w:r w:rsidDel="0087204C" w:rsidR="005A0D0F">
            <w:fldChar w:fldCharType="begin"/>
          </w:r>
          <w:r w:rsidDel="0087204C" w:rsidR="005A0D0F">
            <w:delInstrText xml:space="preserve"> STYLEREF 1 \s </w:delInstrText>
          </w:r>
        </w:del>
      </w:ins>
      <w:del w:author="Tran Khanh Toan" w:date="2022-08-03T15:31:00Z" w:id="4926">
        <w:r w:rsidDel="0087204C" w:rsidR="005A0D0F">
          <w:fldChar w:fldCharType="separate"/>
        </w:r>
        <w:r w:rsidDel="0087204C" w:rsidR="005A0D0F">
          <w:rPr>
            <w:noProof/>
          </w:rPr>
          <w:delText>7</w:delText>
        </w:r>
      </w:del>
      <w:ins w:author="toantk" w:date="2022-07-28T09:18:00Z" w:id="4927">
        <w:del w:author="Tran Khanh Toan" w:date="2022-08-03T15:31:00Z" w:id="4928">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4929">
        <w:r w:rsidDel="0087204C" w:rsidR="005A0D0F">
          <w:fldChar w:fldCharType="separate"/>
        </w:r>
      </w:del>
      <w:ins w:author="toantk" w:date="2022-07-28T09:18:00Z" w:id="4930">
        <w:del w:author="Tran Khanh Toan" w:date="2022-08-03T15:31:00Z" w:id="4931">
          <w:r w:rsidDel="0087204C" w:rsidR="005A0D0F">
            <w:rPr>
              <w:noProof/>
            </w:rPr>
            <w:delText>20</w:delText>
          </w:r>
          <w:r w:rsidDel="0087204C" w:rsidR="005A0D0F">
            <w:fldChar w:fldCharType="end"/>
          </w:r>
        </w:del>
      </w:ins>
      <w:ins w:author="Tran Khanh Toan" w:date="2022-07-01T17:36:00Z" w:id="4932">
        <w:del w:author="toantk" w:date="2022-07-27T10:00:00Z" w:id="4933">
          <w:r w:rsidDel="006366F4" w:rsidR="0036606E">
            <w:fldChar w:fldCharType="begin"/>
          </w:r>
          <w:r w:rsidDel="006366F4" w:rsidR="0036606E">
            <w:delInstrText xml:space="preserve"> STYLEREF 1 \s </w:delInstrText>
          </w:r>
        </w:del>
      </w:ins>
      <w:del w:author="toantk" w:date="2022-07-27T10:00:00Z" w:id="4934">
        <w:r w:rsidDel="006366F4" w:rsidR="0036606E">
          <w:fldChar w:fldCharType="separate"/>
        </w:r>
        <w:r w:rsidDel="006366F4" w:rsidR="0036606E">
          <w:rPr>
            <w:noProof/>
          </w:rPr>
          <w:delText>7</w:delText>
        </w:r>
      </w:del>
      <w:ins w:author="Tran Khanh Toan" w:date="2022-07-01T17:36:00Z" w:id="4935">
        <w:del w:author="toantk" w:date="2022-07-27T10:00:00Z" w:id="4936">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4937">
        <w:r w:rsidDel="006366F4" w:rsidR="0036606E">
          <w:fldChar w:fldCharType="separate"/>
        </w:r>
      </w:del>
      <w:ins w:author="Tran Khanh Toan" w:date="2022-07-01T17:36:00Z" w:id="4938">
        <w:del w:author="toantk" w:date="2022-07-27T10:00:00Z" w:id="4939">
          <w:r w:rsidDel="006366F4" w:rsidR="0036606E">
            <w:rPr>
              <w:noProof/>
            </w:rPr>
            <w:delText>16</w:delText>
          </w:r>
          <w:r w:rsidDel="006366F4" w:rsidR="0036606E">
            <w:fldChar w:fldCharType="end"/>
          </w:r>
        </w:del>
      </w:ins>
      <w:del w:author="Tran Khanh Toan" w:date="2022-07-01T14:56:00Z" w:id="4940">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14</w:delText>
        </w:r>
        <w:r w:rsidDel="00A87875" w:rsidR="003F0BD0">
          <w:rPr>
            <w:noProof/>
          </w:rPr>
          <w:fldChar w:fldCharType="end"/>
        </w:r>
      </w:del>
      <w:r>
        <w:t xml:space="preserve"> Bảng mô tả tham số trong luồng điều khiển thay đổi thông tin cấu hình Mesh</w:t>
      </w:r>
      <w:bookmarkEnd w:id="4912"/>
    </w:p>
    <w:tbl>
      <w:tblPr>
        <w:tblStyle w:val="TableGrid"/>
        <w:tblW w:w="0" w:type="auto"/>
        <w:tblInd w:w="175" w:type="dxa"/>
        <w:tblLook w:val="04A0" w:firstRow="1" w:lastRow="0" w:firstColumn="1" w:lastColumn="0" w:noHBand="0" w:noVBand="1"/>
      </w:tblPr>
      <w:tblGrid>
        <w:gridCol w:w="714"/>
        <w:gridCol w:w="1709"/>
        <w:gridCol w:w="1475"/>
        <w:gridCol w:w="1083"/>
        <w:gridCol w:w="2356"/>
        <w:gridCol w:w="1713"/>
      </w:tblGrid>
      <w:tr w:rsidR="00E37AD7" w:rsidTr="003D4214" w14:paraId="2A28D7C6" w14:textId="77777777">
        <w:tc>
          <w:tcPr>
            <w:tcW w:w="714" w:type="dxa"/>
          </w:tcPr>
          <w:p w:rsidR="00C10CD1" w:rsidP="00E5021C" w:rsidRDefault="00C10CD1" w14:paraId="11BE2C22" w14:textId="77777777">
            <w:pPr>
              <w:pStyle w:val="ListParagraph"/>
              <w:ind w:left="0"/>
              <w:rPr>
                <w:b/>
                <w:bCs/>
              </w:rPr>
            </w:pPr>
            <w:r>
              <w:rPr>
                <w:b/>
                <w:bCs/>
              </w:rPr>
              <w:t>STT</w:t>
            </w:r>
          </w:p>
        </w:tc>
        <w:tc>
          <w:tcPr>
            <w:tcW w:w="1709" w:type="dxa"/>
          </w:tcPr>
          <w:p w:rsidR="00C10CD1" w:rsidP="00E5021C" w:rsidRDefault="00C10CD1" w14:paraId="47AFE041" w14:textId="77777777">
            <w:pPr>
              <w:pStyle w:val="ListParagraph"/>
              <w:ind w:left="0"/>
              <w:rPr>
                <w:b/>
                <w:bCs/>
              </w:rPr>
            </w:pPr>
            <w:r>
              <w:rPr>
                <w:b/>
                <w:bCs/>
              </w:rPr>
              <w:t>Tham số</w:t>
            </w:r>
          </w:p>
        </w:tc>
        <w:tc>
          <w:tcPr>
            <w:tcW w:w="1475" w:type="dxa"/>
          </w:tcPr>
          <w:p w:rsidR="00C10CD1" w:rsidP="00E5021C" w:rsidRDefault="00C10CD1" w14:paraId="413AF787" w14:textId="77777777">
            <w:pPr>
              <w:pStyle w:val="ListParagraph"/>
              <w:ind w:left="0"/>
              <w:rPr>
                <w:b/>
                <w:bCs/>
              </w:rPr>
            </w:pPr>
            <w:r>
              <w:rPr>
                <w:b/>
                <w:bCs/>
              </w:rPr>
              <w:t>Mô tả</w:t>
            </w:r>
          </w:p>
        </w:tc>
        <w:tc>
          <w:tcPr>
            <w:tcW w:w="1083" w:type="dxa"/>
          </w:tcPr>
          <w:p w:rsidR="00C10CD1" w:rsidP="00E5021C" w:rsidRDefault="00C10CD1" w14:paraId="0E36CEB0" w14:textId="77777777">
            <w:pPr>
              <w:pStyle w:val="ListParagraph"/>
              <w:ind w:left="0"/>
              <w:rPr>
                <w:b/>
                <w:bCs/>
              </w:rPr>
            </w:pPr>
            <w:r>
              <w:rPr>
                <w:b/>
                <w:bCs/>
              </w:rPr>
              <w:t>Kiểu</w:t>
            </w:r>
          </w:p>
        </w:tc>
        <w:tc>
          <w:tcPr>
            <w:tcW w:w="2356" w:type="dxa"/>
          </w:tcPr>
          <w:p w:rsidR="00C10CD1" w:rsidP="00E5021C" w:rsidRDefault="00C10CD1" w14:paraId="67A3E4D7" w14:textId="77777777">
            <w:pPr>
              <w:pStyle w:val="ListParagraph"/>
              <w:ind w:left="0"/>
              <w:rPr>
                <w:b/>
                <w:bCs/>
              </w:rPr>
            </w:pPr>
            <w:r>
              <w:rPr>
                <w:b/>
                <w:bCs/>
              </w:rPr>
              <w:t>Giá trị</w:t>
            </w:r>
          </w:p>
        </w:tc>
        <w:tc>
          <w:tcPr>
            <w:tcW w:w="1713" w:type="dxa"/>
          </w:tcPr>
          <w:p w:rsidR="00C10CD1" w:rsidP="00E5021C" w:rsidRDefault="00C10CD1" w14:paraId="158F0112" w14:textId="77777777">
            <w:pPr>
              <w:pStyle w:val="ListParagraph"/>
              <w:ind w:left="0"/>
              <w:rPr>
                <w:b/>
                <w:bCs/>
              </w:rPr>
            </w:pPr>
            <w:r>
              <w:rPr>
                <w:b/>
                <w:bCs/>
              </w:rPr>
              <w:t>Json Key</w:t>
            </w:r>
          </w:p>
        </w:tc>
      </w:tr>
      <w:tr w:rsidRPr="00826928" w:rsidR="00E37AD7" w:rsidTr="003D4214" w14:paraId="15DB1D53" w14:textId="77777777">
        <w:tc>
          <w:tcPr>
            <w:tcW w:w="714" w:type="dxa"/>
          </w:tcPr>
          <w:p w:rsidRPr="00826928" w:rsidR="00C10CD1" w:rsidP="00E5021C" w:rsidRDefault="00C10CD1" w14:paraId="7BEA7E4C" w14:textId="77777777">
            <w:pPr>
              <w:pStyle w:val="ListParagraph"/>
              <w:ind w:left="0"/>
            </w:pPr>
            <w:r w:rsidRPr="00826928">
              <w:t>1</w:t>
            </w:r>
          </w:p>
        </w:tc>
        <w:tc>
          <w:tcPr>
            <w:tcW w:w="1709" w:type="dxa"/>
          </w:tcPr>
          <w:p w:rsidRPr="00826928" w:rsidR="00C10CD1" w:rsidP="00E5021C" w:rsidRDefault="00E37AD7" w14:paraId="6DFC32BA" w14:textId="77777777">
            <w:pPr>
              <w:pStyle w:val="ListParagraph"/>
              <w:ind w:left="0"/>
            </w:pPr>
            <w:r>
              <w:t>Mesh Enable</w:t>
            </w:r>
          </w:p>
        </w:tc>
        <w:tc>
          <w:tcPr>
            <w:tcW w:w="1475" w:type="dxa"/>
          </w:tcPr>
          <w:p w:rsidRPr="00826928" w:rsidR="00C10CD1" w:rsidP="00E5021C" w:rsidRDefault="00E37AD7" w14:paraId="7F32F2FE" w14:textId="77777777">
            <w:pPr>
              <w:pStyle w:val="ListParagraph"/>
              <w:ind w:left="0"/>
            </w:pPr>
            <w:r>
              <w:t>Bật/Tắt tính năng Mesh</w:t>
            </w:r>
          </w:p>
        </w:tc>
        <w:tc>
          <w:tcPr>
            <w:tcW w:w="1083" w:type="dxa"/>
          </w:tcPr>
          <w:p w:rsidRPr="00826928" w:rsidR="00C10CD1" w:rsidP="00E5021C" w:rsidRDefault="00E37AD7" w14:paraId="60A0E9FD" w14:textId="77777777">
            <w:pPr>
              <w:pStyle w:val="ListParagraph"/>
              <w:ind w:left="0"/>
            </w:pPr>
            <w:r>
              <w:t>Boolean</w:t>
            </w:r>
          </w:p>
        </w:tc>
        <w:tc>
          <w:tcPr>
            <w:tcW w:w="2356" w:type="dxa"/>
          </w:tcPr>
          <w:p w:rsidR="00C10CD1" w:rsidP="00E5021C" w:rsidRDefault="00E37AD7" w14:paraId="183D8886" w14:textId="77777777">
            <w:pPr>
              <w:pStyle w:val="ListParagraph"/>
              <w:ind w:left="0"/>
            </w:pPr>
            <w:r>
              <w:t>True: Bật</w:t>
            </w:r>
          </w:p>
          <w:p w:rsidRPr="00826928" w:rsidR="00E37AD7" w:rsidP="00E5021C" w:rsidRDefault="00E37AD7" w14:paraId="0BAB2897" w14:textId="77777777">
            <w:pPr>
              <w:pStyle w:val="ListParagraph"/>
              <w:ind w:left="0"/>
            </w:pPr>
            <w:r>
              <w:t>False: Tắt</w:t>
            </w:r>
          </w:p>
        </w:tc>
        <w:tc>
          <w:tcPr>
            <w:tcW w:w="1713" w:type="dxa"/>
          </w:tcPr>
          <w:p w:rsidRPr="00826928" w:rsidR="00C10CD1" w:rsidP="00E5021C" w:rsidRDefault="00E37AD7" w14:paraId="4040ED44" w14:textId="77777777">
            <w:pPr>
              <w:pStyle w:val="ListParagraph"/>
              <w:ind w:left="0"/>
            </w:pPr>
            <w:r>
              <w:t>meshEnable</w:t>
            </w:r>
          </w:p>
        </w:tc>
      </w:tr>
    </w:tbl>
    <w:p w:rsidR="00C10CD1" w:rsidP="0043581E" w:rsidRDefault="00C10CD1" w14:paraId="1200C7E8" w14:textId="77777777">
      <w:pPr>
        <w:rPr>
          <w:b/>
          <w:bCs/>
        </w:rPr>
      </w:pPr>
    </w:p>
    <w:p w:rsidRPr="00484BA5" w:rsidR="00CE4F19" w:rsidDel="00737EFF" w:rsidRDefault="00CE4F19" w14:paraId="4301BF16" w14:textId="408615A7">
      <w:pPr>
        <w:pStyle w:val="Heading2"/>
        <w:rPr>
          <w:del w:author="toantk" w:date="2022-07-26T13:48:00Z" w:id="4941"/>
        </w:rPr>
      </w:pPr>
      <w:bookmarkStart w:name="_Toc111217618" w:id="4942"/>
      <w:del w:author="toantk" w:date="2022-07-26T13:48:00Z" w:id="1403389291">
        <w:r w:rsidDel="2EBA50FA">
          <w:delText>Tính năng quản lý cấu hình Voice Basic qua OneLink</w:delText>
        </w:r>
        <w:r w:rsidDel="2EBA50FA">
          <w:delText>Mobile App</w:delText>
        </w:r>
      </w:del>
      <w:bookmarkStart w:name="_Toc109835752" w:id="4944"/>
      <w:bookmarkStart w:name="_Toc109836370" w:id="4945"/>
      <w:bookmarkStart w:name="_Toc109899173" w:id="4946"/>
      <w:bookmarkStart w:name="_Toc109909962" w:id="4947"/>
      <w:bookmarkStart w:name="_Toc109910581" w:id="4948"/>
      <w:bookmarkStart w:name="_Toc110528660" w:id="4949"/>
      <w:bookmarkStart w:name="_Toc110529285" w:id="4950"/>
      <w:bookmarkEnd w:id="4942"/>
      <w:bookmarkEnd w:id="4944"/>
      <w:bookmarkEnd w:id="4945"/>
      <w:bookmarkEnd w:id="4946"/>
      <w:bookmarkEnd w:id="4947"/>
      <w:bookmarkEnd w:id="4948"/>
      <w:bookmarkEnd w:id="4949"/>
      <w:bookmarkEnd w:id="4950"/>
    </w:p>
    <w:tbl>
      <w:tblPr>
        <w:tblStyle w:val="TableGrid"/>
        <w:tblW w:w="0" w:type="auto"/>
        <w:tblLook w:val="04A0" w:firstRow="1" w:lastRow="0" w:firstColumn="1" w:lastColumn="0" w:noHBand="0" w:noVBand="1"/>
      </w:tblPr>
      <w:tblGrid>
        <w:gridCol w:w="1885"/>
        <w:gridCol w:w="7340"/>
      </w:tblGrid>
      <w:tr w:rsidR="00CE4F19" w:rsidDel="00737EFF" w:rsidTr="2ADD6C4A" w14:paraId="01A83F75" w14:textId="0C1D8497">
        <w:trPr>
          <w:del w:author="toantk" w:date="2022-07-26T13:48:00Z" w:id="1302266972"/>
        </w:trPr>
        <w:tc>
          <w:tcPr>
            <w:tcW w:w="1885" w:type="dxa"/>
            <w:tcMar/>
          </w:tcPr>
          <w:p w:rsidR="00CE4F19" w:rsidDel="00737EFF" w:rsidP="2ADD6C4A" w:rsidRDefault="00CE4F19" w14:paraId="350C847D" w14:textId="36418DEC">
            <w:pPr>
              <w:pStyle w:val="Heading2"/>
              <w:rPr>
                <w:del w:author="toantk" w:date="2022-07-26T13:48:00Z" w:id="4952"/>
              </w:rPr>
              <w:pPrChange w:author="toantk" w:date="2022-07-27T13:42:00Z" w:id="4953">
                <w:pPr/>
              </w:pPrChange>
            </w:pPr>
            <w:bookmarkStart w:name="_Toc111217619" w:id="4954"/>
            <w:del w:author="toantk" w:date="2022-07-26T13:48:00Z" w:id="801167061">
              <w:r w:rsidDel="2EBA50FA">
                <w:delText>ID</w:delText>
              </w:r>
            </w:del>
            <w:bookmarkStart w:name="_Toc109835753" w:id="4956"/>
            <w:bookmarkStart w:name="_Toc109836371" w:id="4957"/>
            <w:bookmarkStart w:name="_Toc109899174" w:id="4958"/>
            <w:bookmarkStart w:name="_Toc109909963" w:id="4959"/>
            <w:bookmarkStart w:name="_Toc109910582" w:id="4960"/>
            <w:bookmarkStart w:name="_Toc110528661" w:id="4961"/>
            <w:bookmarkStart w:name="_Toc110529286" w:id="4962"/>
            <w:bookmarkEnd w:id="4954"/>
            <w:bookmarkEnd w:id="4956"/>
            <w:bookmarkEnd w:id="4957"/>
            <w:bookmarkEnd w:id="4958"/>
            <w:bookmarkEnd w:id="4959"/>
            <w:bookmarkEnd w:id="4960"/>
            <w:bookmarkEnd w:id="4961"/>
            <w:bookmarkEnd w:id="4962"/>
          </w:p>
        </w:tc>
        <w:tc>
          <w:tcPr>
            <w:tcW w:w="7340" w:type="dxa"/>
            <w:tcMar/>
          </w:tcPr>
          <w:p w:rsidR="00CE4F19" w:rsidDel="00737EFF" w:rsidP="2ADD6C4A" w:rsidRDefault="00CE4F19" w14:paraId="3C436C8D" w14:textId="536CB30B">
            <w:pPr>
              <w:pStyle w:val="Heading2"/>
              <w:rPr>
                <w:del w:author="toantk" w:date="2022-07-26T13:48:00Z" w:id="4963"/>
              </w:rPr>
              <w:pPrChange w:author="toantk" w:date="2022-07-27T13:42:00Z" w:id="4964">
                <w:pPr/>
              </w:pPrChange>
            </w:pPr>
            <w:bookmarkStart w:name="_Toc111217620" w:id="4965"/>
            <w:del w:author="toantk" w:date="2022-07-26T13:48:00Z" w:id="1438628709">
              <w:r w:rsidDel="2EBA50FA">
                <w:delText>CN-</w:delText>
              </w:r>
              <w:r w:rsidDel="2EBA50FA">
                <w:delText>10</w:delText>
              </w:r>
              <w:r w:rsidDel="2EBA50FA">
                <w:delText>9</w:delText>
              </w:r>
            </w:del>
            <w:bookmarkStart w:name="_Toc109835754" w:id="4967"/>
            <w:bookmarkStart w:name="_Toc109836372" w:id="4968"/>
            <w:bookmarkStart w:name="_Toc109899175" w:id="4969"/>
            <w:bookmarkStart w:name="_Toc109909964" w:id="4970"/>
            <w:bookmarkStart w:name="_Toc109910583" w:id="4971"/>
            <w:bookmarkStart w:name="_Toc110528662" w:id="4972"/>
            <w:bookmarkStart w:name="_Toc110529287" w:id="4973"/>
            <w:bookmarkEnd w:id="4965"/>
            <w:bookmarkEnd w:id="4967"/>
            <w:bookmarkEnd w:id="4968"/>
            <w:bookmarkEnd w:id="4969"/>
            <w:bookmarkEnd w:id="4970"/>
            <w:bookmarkEnd w:id="4971"/>
            <w:bookmarkEnd w:id="4972"/>
            <w:bookmarkEnd w:id="4973"/>
          </w:p>
        </w:tc>
        <w:bookmarkStart w:name="_Toc109835755" w:id="4974"/>
        <w:bookmarkStart w:name="_Toc109836373" w:id="4975"/>
        <w:bookmarkStart w:name="_Toc109899176" w:id="4976"/>
        <w:bookmarkStart w:name="_Toc109909965" w:id="4977"/>
        <w:bookmarkStart w:name="_Toc109910584" w:id="4978"/>
        <w:bookmarkStart w:name="_Toc110528663" w:id="4979"/>
        <w:bookmarkStart w:name="_Toc110529288" w:id="4980"/>
        <w:bookmarkEnd w:id="4974"/>
        <w:bookmarkEnd w:id="4975"/>
        <w:bookmarkEnd w:id="4976"/>
        <w:bookmarkEnd w:id="4977"/>
        <w:bookmarkEnd w:id="4978"/>
        <w:bookmarkEnd w:id="4979"/>
        <w:bookmarkEnd w:id="4980"/>
      </w:tr>
      <w:tr w:rsidR="00CE4F19" w:rsidDel="00737EFF" w:rsidTr="2ADD6C4A" w14:paraId="5D0DF11F" w14:textId="1EC70031">
        <w:trPr>
          <w:del w:author="toantk" w:date="2022-07-26T13:48:00Z" w:id="1383520213"/>
        </w:trPr>
        <w:tc>
          <w:tcPr>
            <w:tcW w:w="1885" w:type="dxa"/>
            <w:tcMar/>
          </w:tcPr>
          <w:p w:rsidR="00CE4F19" w:rsidDel="00737EFF" w:rsidP="2ADD6C4A" w:rsidRDefault="00CE4F19" w14:paraId="2E972400" w14:textId="00F9002E">
            <w:pPr>
              <w:pStyle w:val="Heading2"/>
              <w:rPr>
                <w:del w:author="toantk" w:date="2022-07-26T13:48:00Z" w:id="4982"/>
              </w:rPr>
              <w:pPrChange w:author="toantk" w:date="2022-07-27T13:42:00Z" w:id="4983">
                <w:pPr/>
              </w:pPrChange>
            </w:pPr>
            <w:bookmarkStart w:name="_Toc111217621" w:id="4984"/>
            <w:del w:author="toantk" w:date="2022-07-26T13:48:00Z" w:id="1589661394">
              <w:r w:rsidDel="2EBA50FA">
                <w:delText>Name</w:delText>
              </w:r>
            </w:del>
            <w:bookmarkStart w:name="_Toc109835756" w:id="4986"/>
            <w:bookmarkStart w:name="_Toc109836374" w:id="4987"/>
            <w:bookmarkStart w:name="_Toc109899177" w:id="4988"/>
            <w:bookmarkStart w:name="_Toc109909966" w:id="4989"/>
            <w:bookmarkStart w:name="_Toc109910585" w:id="4990"/>
            <w:bookmarkStart w:name="_Toc110528664" w:id="4991"/>
            <w:bookmarkStart w:name="_Toc110529289" w:id="4992"/>
            <w:bookmarkEnd w:id="4984"/>
            <w:bookmarkEnd w:id="4986"/>
            <w:bookmarkEnd w:id="4987"/>
            <w:bookmarkEnd w:id="4988"/>
            <w:bookmarkEnd w:id="4989"/>
            <w:bookmarkEnd w:id="4990"/>
            <w:bookmarkEnd w:id="4991"/>
            <w:bookmarkEnd w:id="4992"/>
          </w:p>
        </w:tc>
        <w:tc>
          <w:tcPr>
            <w:tcW w:w="7340" w:type="dxa"/>
            <w:tcMar/>
          </w:tcPr>
          <w:p w:rsidR="00CE4F19" w:rsidDel="00737EFF" w:rsidP="2ADD6C4A" w:rsidRDefault="00CE4F19" w14:paraId="774CEC30" w14:textId="02C01A8B">
            <w:pPr>
              <w:pStyle w:val="Heading2"/>
              <w:rPr>
                <w:del w:author="toantk" w:date="2022-07-26T13:48:00Z" w:id="4993"/>
              </w:rPr>
              <w:pPrChange w:author="toantk" w:date="2022-07-27T13:42:00Z" w:id="4994">
                <w:pPr/>
              </w:pPrChange>
            </w:pPr>
            <w:bookmarkStart w:name="_Toc111217622" w:id="4995"/>
            <w:del w:author="toantk" w:date="2022-07-26T13:48:00Z" w:id="450880110">
              <w:r w:rsidDel="2EBA50FA">
                <w:delText>Tính năng quản lý cấu hình Voice Basic qua OneLink</w:delText>
              </w:r>
              <w:r w:rsidDel="2EBA50FA">
                <w:delText>Mobile App</w:delText>
              </w:r>
            </w:del>
            <w:bookmarkStart w:name="_Toc109835757" w:id="4997"/>
            <w:bookmarkStart w:name="_Toc109836375" w:id="4998"/>
            <w:bookmarkStart w:name="_Toc109899178" w:id="4999"/>
            <w:bookmarkStart w:name="_Toc109909967" w:id="5000"/>
            <w:bookmarkStart w:name="_Toc109910586" w:id="5001"/>
            <w:bookmarkStart w:name="_Toc110528665" w:id="5002"/>
            <w:bookmarkStart w:name="_Toc110529290" w:id="5003"/>
            <w:bookmarkEnd w:id="4995"/>
            <w:bookmarkEnd w:id="4997"/>
            <w:bookmarkEnd w:id="4998"/>
            <w:bookmarkEnd w:id="4999"/>
            <w:bookmarkEnd w:id="5000"/>
            <w:bookmarkEnd w:id="5001"/>
            <w:bookmarkEnd w:id="5002"/>
            <w:bookmarkEnd w:id="5003"/>
          </w:p>
        </w:tc>
        <w:bookmarkStart w:name="_Toc109835758" w:id="5004"/>
        <w:bookmarkStart w:name="_Toc109836376" w:id="5005"/>
        <w:bookmarkStart w:name="_Toc109899179" w:id="5006"/>
        <w:bookmarkStart w:name="_Toc109909968" w:id="5007"/>
        <w:bookmarkStart w:name="_Toc109910587" w:id="5008"/>
        <w:bookmarkStart w:name="_Toc110528666" w:id="5009"/>
        <w:bookmarkStart w:name="_Toc110529291" w:id="5010"/>
        <w:bookmarkEnd w:id="5004"/>
        <w:bookmarkEnd w:id="5005"/>
        <w:bookmarkEnd w:id="5006"/>
        <w:bookmarkEnd w:id="5007"/>
        <w:bookmarkEnd w:id="5008"/>
        <w:bookmarkEnd w:id="5009"/>
        <w:bookmarkEnd w:id="5010"/>
      </w:tr>
      <w:tr w:rsidR="00CE4F19" w:rsidDel="00737EFF" w:rsidTr="2ADD6C4A" w14:paraId="27C6C654" w14:textId="090E1C03">
        <w:trPr>
          <w:del w:author="toantk" w:date="2022-07-26T13:48:00Z" w:id="1914987344"/>
        </w:trPr>
        <w:tc>
          <w:tcPr>
            <w:tcW w:w="1885" w:type="dxa"/>
            <w:tcMar/>
          </w:tcPr>
          <w:p w:rsidR="00CE4F19" w:rsidDel="00737EFF" w:rsidP="2ADD6C4A" w:rsidRDefault="00CE4F19" w14:paraId="7AE82845" w14:textId="0537124F">
            <w:pPr>
              <w:pStyle w:val="Heading2"/>
              <w:rPr>
                <w:del w:author="toantk" w:date="2022-07-26T13:48:00Z" w:id="5012"/>
              </w:rPr>
              <w:pPrChange w:author="toantk" w:date="2022-07-27T13:42:00Z" w:id="5013">
                <w:pPr/>
              </w:pPrChange>
            </w:pPr>
            <w:bookmarkStart w:name="_Toc111217623" w:id="5014"/>
            <w:del w:author="toantk" w:date="2022-07-26T13:48:00Z" w:id="324465110">
              <w:r w:rsidDel="2EBA50FA">
                <w:delText>Description</w:delText>
              </w:r>
            </w:del>
            <w:bookmarkStart w:name="_Toc109835759" w:id="5016"/>
            <w:bookmarkStart w:name="_Toc109836377" w:id="5017"/>
            <w:bookmarkStart w:name="_Toc109899180" w:id="5018"/>
            <w:bookmarkStart w:name="_Toc109909969" w:id="5019"/>
            <w:bookmarkStart w:name="_Toc109910588" w:id="5020"/>
            <w:bookmarkStart w:name="_Toc110528667" w:id="5021"/>
            <w:bookmarkStart w:name="_Toc110529292" w:id="5022"/>
            <w:bookmarkEnd w:id="5014"/>
            <w:bookmarkEnd w:id="5016"/>
            <w:bookmarkEnd w:id="5017"/>
            <w:bookmarkEnd w:id="5018"/>
            <w:bookmarkEnd w:id="5019"/>
            <w:bookmarkEnd w:id="5020"/>
            <w:bookmarkEnd w:id="5021"/>
            <w:bookmarkEnd w:id="5022"/>
          </w:p>
        </w:tc>
        <w:tc>
          <w:tcPr>
            <w:tcW w:w="7340" w:type="dxa"/>
            <w:tcMar/>
          </w:tcPr>
          <w:p w:rsidR="00CE4F19" w:rsidDel="00737EFF" w:rsidP="2ADD6C4A" w:rsidRDefault="00CE4F19" w14:paraId="375DE27E" w14:textId="4790620B">
            <w:pPr>
              <w:pStyle w:val="Heading2"/>
              <w:rPr>
                <w:del w:author="toantk" w:date="2022-07-26T13:48:00Z" w:id="5023"/>
              </w:rPr>
              <w:pPrChange w:author="toantk" w:date="2022-07-27T13:42:00Z" w:id="5024">
                <w:pPr/>
              </w:pPrChange>
            </w:pPr>
            <w:bookmarkStart w:name="_Toc111217624" w:id="5025"/>
            <w:del w:author="toantk" w:date="2022-07-26T13:48:00Z" w:id="972929154">
              <w:r w:rsidDel="2EBA50FA">
                <w:delText>Người quản trị có thể xem cấu hình Voice Basic, và sửa cấu hình Voice Basic hiện tại.</w:delText>
              </w:r>
            </w:del>
            <w:bookmarkStart w:name="_Toc109835760" w:id="5027"/>
            <w:bookmarkStart w:name="_Toc109836378" w:id="5028"/>
            <w:bookmarkStart w:name="_Toc109899181" w:id="5029"/>
            <w:bookmarkStart w:name="_Toc109909970" w:id="5030"/>
            <w:bookmarkStart w:name="_Toc109910589" w:id="5031"/>
            <w:bookmarkStart w:name="_Toc110528668" w:id="5032"/>
            <w:bookmarkStart w:name="_Toc110529293" w:id="5033"/>
            <w:bookmarkEnd w:id="5025"/>
            <w:bookmarkEnd w:id="5027"/>
            <w:bookmarkEnd w:id="5028"/>
            <w:bookmarkEnd w:id="5029"/>
            <w:bookmarkEnd w:id="5030"/>
            <w:bookmarkEnd w:id="5031"/>
            <w:bookmarkEnd w:id="5032"/>
            <w:bookmarkEnd w:id="5033"/>
          </w:p>
        </w:tc>
        <w:bookmarkStart w:name="_Toc109835761" w:id="5034"/>
        <w:bookmarkStart w:name="_Toc109836379" w:id="5035"/>
        <w:bookmarkStart w:name="_Toc109899182" w:id="5036"/>
        <w:bookmarkStart w:name="_Toc109909971" w:id="5037"/>
        <w:bookmarkStart w:name="_Toc109910590" w:id="5038"/>
        <w:bookmarkStart w:name="_Toc110528669" w:id="5039"/>
        <w:bookmarkStart w:name="_Toc110529294" w:id="5040"/>
        <w:bookmarkEnd w:id="5034"/>
        <w:bookmarkEnd w:id="5035"/>
        <w:bookmarkEnd w:id="5036"/>
        <w:bookmarkEnd w:id="5037"/>
        <w:bookmarkEnd w:id="5038"/>
        <w:bookmarkEnd w:id="5039"/>
        <w:bookmarkEnd w:id="5040"/>
      </w:tr>
      <w:tr w:rsidR="00CE4F19" w:rsidDel="00737EFF" w:rsidTr="2ADD6C4A" w14:paraId="3F89264D" w14:textId="0FF97031">
        <w:trPr>
          <w:del w:author="toantk" w:date="2022-07-26T13:48:00Z" w:id="1148955723"/>
        </w:trPr>
        <w:tc>
          <w:tcPr>
            <w:tcW w:w="1885" w:type="dxa"/>
            <w:tcMar/>
          </w:tcPr>
          <w:p w:rsidR="00CE4F19" w:rsidDel="00737EFF" w:rsidP="2ADD6C4A" w:rsidRDefault="00CE4F19" w14:paraId="0FB35418" w14:textId="4D9DD2BA">
            <w:pPr>
              <w:pStyle w:val="Heading2"/>
              <w:rPr>
                <w:del w:author="toantk" w:date="2022-07-26T13:48:00Z" w:id="5042"/>
              </w:rPr>
              <w:pPrChange w:author="toantk" w:date="2022-07-27T13:42:00Z" w:id="5043">
                <w:pPr/>
              </w:pPrChange>
            </w:pPr>
            <w:bookmarkStart w:name="_Toc111217625" w:id="5044"/>
            <w:del w:author="toantk" w:date="2022-07-26T13:48:00Z" w:id="1945090611">
              <w:r w:rsidDel="2EBA50FA">
                <w:delText>Actor</w:delText>
              </w:r>
            </w:del>
            <w:bookmarkStart w:name="_Toc109835762" w:id="5046"/>
            <w:bookmarkStart w:name="_Toc109836380" w:id="5047"/>
            <w:bookmarkStart w:name="_Toc109899183" w:id="5048"/>
            <w:bookmarkStart w:name="_Toc109909972" w:id="5049"/>
            <w:bookmarkStart w:name="_Toc109910591" w:id="5050"/>
            <w:bookmarkStart w:name="_Toc110528670" w:id="5051"/>
            <w:bookmarkStart w:name="_Toc110529295" w:id="5052"/>
            <w:bookmarkEnd w:id="5044"/>
            <w:bookmarkEnd w:id="5046"/>
            <w:bookmarkEnd w:id="5047"/>
            <w:bookmarkEnd w:id="5048"/>
            <w:bookmarkEnd w:id="5049"/>
            <w:bookmarkEnd w:id="5050"/>
            <w:bookmarkEnd w:id="5051"/>
            <w:bookmarkEnd w:id="5052"/>
          </w:p>
        </w:tc>
        <w:tc>
          <w:tcPr>
            <w:tcW w:w="7340" w:type="dxa"/>
            <w:tcMar/>
          </w:tcPr>
          <w:p w:rsidR="00CE4F19" w:rsidDel="00737EFF" w:rsidP="2ADD6C4A" w:rsidRDefault="00CE4F19" w14:paraId="6DADCC72" w14:textId="273AA5DA">
            <w:pPr>
              <w:pStyle w:val="Heading2"/>
              <w:rPr>
                <w:del w:author="toantk" w:date="2022-07-26T13:48:00Z" w:id="5053"/>
              </w:rPr>
              <w:pPrChange w:author="toantk" w:date="2022-07-27T13:42:00Z" w:id="5054">
                <w:pPr/>
              </w:pPrChange>
            </w:pPr>
            <w:bookmarkStart w:name="_Toc111217626" w:id="5055"/>
            <w:del w:author="toantk" w:date="2022-07-26T13:48:00Z" w:id="663015471">
              <w:r w:rsidDel="2EBA50FA">
                <w:delText>Admin</w:delText>
              </w:r>
            </w:del>
            <w:bookmarkStart w:name="_Toc109835763" w:id="5057"/>
            <w:bookmarkStart w:name="_Toc109836381" w:id="5058"/>
            <w:bookmarkStart w:name="_Toc109899184" w:id="5059"/>
            <w:bookmarkStart w:name="_Toc109909973" w:id="5060"/>
            <w:bookmarkStart w:name="_Toc109910592" w:id="5061"/>
            <w:bookmarkStart w:name="_Toc110528671" w:id="5062"/>
            <w:bookmarkStart w:name="_Toc110529296" w:id="5063"/>
            <w:bookmarkEnd w:id="5055"/>
            <w:bookmarkEnd w:id="5057"/>
            <w:bookmarkEnd w:id="5058"/>
            <w:bookmarkEnd w:id="5059"/>
            <w:bookmarkEnd w:id="5060"/>
            <w:bookmarkEnd w:id="5061"/>
            <w:bookmarkEnd w:id="5062"/>
            <w:bookmarkEnd w:id="5063"/>
          </w:p>
        </w:tc>
        <w:bookmarkStart w:name="_Toc109835764" w:id="5064"/>
        <w:bookmarkStart w:name="_Toc109836382" w:id="5065"/>
        <w:bookmarkStart w:name="_Toc109899185" w:id="5066"/>
        <w:bookmarkStart w:name="_Toc109909974" w:id="5067"/>
        <w:bookmarkStart w:name="_Toc109910593" w:id="5068"/>
        <w:bookmarkStart w:name="_Toc110528672" w:id="5069"/>
        <w:bookmarkStart w:name="_Toc110529297" w:id="5070"/>
        <w:bookmarkEnd w:id="5064"/>
        <w:bookmarkEnd w:id="5065"/>
        <w:bookmarkEnd w:id="5066"/>
        <w:bookmarkEnd w:id="5067"/>
        <w:bookmarkEnd w:id="5068"/>
        <w:bookmarkEnd w:id="5069"/>
        <w:bookmarkEnd w:id="5070"/>
      </w:tr>
      <w:tr w:rsidR="00CE4F19" w:rsidDel="00737EFF" w:rsidTr="2ADD6C4A" w14:paraId="1DD55512" w14:textId="71BED6D5">
        <w:trPr>
          <w:del w:author="toantk" w:date="2022-07-26T13:48:00Z" w:id="1783158978"/>
        </w:trPr>
        <w:tc>
          <w:tcPr>
            <w:tcW w:w="1885" w:type="dxa"/>
            <w:tcMar/>
          </w:tcPr>
          <w:p w:rsidR="00CE4F19" w:rsidDel="00737EFF" w:rsidP="2ADD6C4A" w:rsidRDefault="00CE4F19" w14:paraId="0B8F3F9A" w14:textId="31199B78">
            <w:pPr>
              <w:pStyle w:val="Heading2"/>
              <w:rPr>
                <w:del w:author="toantk" w:date="2022-07-26T13:48:00Z" w:id="5072"/>
              </w:rPr>
              <w:pPrChange w:author="toantk" w:date="2022-07-27T13:42:00Z" w:id="5073">
                <w:pPr/>
              </w:pPrChange>
            </w:pPr>
            <w:bookmarkStart w:name="_Toc111217627" w:id="5074"/>
            <w:del w:author="toantk" w:date="2022-07-26T13:48:00Z" w:id="1798337218">
              <w:r w:rsidDel="2EBA50FA">
                <w:delText>Pre-condition</w:delText>
              </w:r>
            </w:del>
            <w:bookmarkStart w:name="_Toc109835765" w:id="5076"/>
            <w:bookmarkStart w:name="_Toc109836383" w:id="5077"/>
            <w:bookmarkStart w:name="_Toc109899186" w:id="5078"/>
            <w:bookmarkStart w:name="_Toc109909975" w:id="5079"/>
            <w:bookmarkStart w:name="_Toc109910594" w:id="5080"/>
            <w:bookmarkStart w:name="_Toc110528673" w:id="5081"/>
            <w:bookmarkStart w:name="_Toc110529298" w:id="5082"/>
            <w:bookmarkEnd w:id="5074"/>
            <w:bookmarkEnd w:id="5076"/>
            <w:bookmarkEnd w:id="5077"/>
            <w:bookmarkEnd w:id="5078"/>
            <w:bookmarkEnd w:id="5079"/>
            <w:bookmarkEnd w:id="5080"/>
            <w:bookmarkEnd w:id="5081"/>
            <w:bookmarkEnd w:id="5082"/>
          </w:p>
        </w:tc>
        <w:tc>
          <w:tcPr>
            <w:tcW w:w="7340" w:type="dxa"/>
            <w:tcMar/>
          </w:tcPr>
          <w:p w:rsidR="00CE4F19" w:rsidDel="00737EFF" w:rsidP="2ADD6C4A" w:rsidRDefault="00CE4F19" w14:paraId="1187B271" w14:textId="422DCA83">
            <w:pPr>
              <w:pStyle w:val="Heading2"/>
              <w:rPr>
                <w:del w:author="toantk" w:date="2022-07-26T13:48:00Z" w:id="5083"/>
              </w:rPr>
              <w:pPrChange w:author="toantk" w:date="2022-07-27T13:42:00Z" w:id="5084">
                <w:pPr/>
              </w:pPrChange>
            </w:pPr>
            <w:bookmarkStart w:name="_Toc111217628" w:id="5085"/>
            <w:del w:author="toantk" w:date="2022-07-26T13:48:00Z" w:id="717955906">
              <w:r w:rsidDel="2EBA50FA">
                <w:delText>Thiết bị hoạt động bình thường, OneLink</w:delText>
              </w:r>
              <w:r w:rsidDel="2EBA50FA">
                <w:delText>Mobile App</w:delText>
              </w:r>
              <w:r w:rsidDel="2EBA50FA">
                <w:delText xml:space="preserve"> đã đăng nhập thành công vào thiết bị và được cấp phiên truy nhập</w:delText>
              </w:r>
            </w:del>
            <w:bookmarkStart w:name="_Toc109835766" w:id="5087"/>
            <w:bookmarkStart w:name="_Toc109836384" w:id="5088"/>
            <w:bookmarkStart w:name="_Toc109899187" w:id="5089"/>
            <w:bookmarkStart w:name="_Toc109909976" w:id="5090"/>
            <w:bookmarkStart w:name="_Toc109910595" w:id="5091"/>
            <w:bookmarkStart w:name="_Toc110528674" w:id="5092"/>
            <w:bookmarkStart w:name="_Toc110529299" w:id="5093"/>
            <w:bookmarkEnd w:id="5085"/>
            <w:bookmarkEnd w:id="5087"/>
            <w:bookmarkEnd w:id="5088"/>
            <w:bookmarkEnd w:id="5089"/>
            <w:bookmarkEnd w:id="5090"/>
            <w:bookmarkEnd w:id="5091"/>
            <w:bookmarkEnd w:id="5092"/>
            <w:bookmarkEnd w:id="5093"/>
          </w:p>
        </w:tc>
        <w:bookmarkStart w:name="_Toc109835767" w:id="5094"/>
        <w:bookmarkStart w:name="_Toc109836385" w:id="5095"/>
        <w:bookmarkStart w:name="_Toc109899188" w:id="5096"/>
        <w:bookmarkStart w:name="_Toc109909977" w:id="5097"/>
        <w:bookmarkStart w:name="_Toc109910596" w:id="5098"/>
        <w:bookmarkStart w:name="_Toc110528675" w:id="5099"/>
        <w:bookmarkStart w:name="_Toc110529300" w:id="5100"/>
        <w:bookmarkEnd w:id="5094"/>
        <w:bookmarkEnd w:id="5095"/>
        <w:bookmarkEnd w:id="5096"/>
        <w:bookmarkEnd w:id="5097"/>
        <w:bookmarkEnd w:id="5098"/>
        <w:bookmarkEnd w:id="5099"/>
        <w:bookmarkEnd w:id="5100"/>
      </w:tr>
      <w:tr w:rsidR="00CE4F19" w:rsidDel="00737EFF" w:rsidTr="2ADD6C4A" w14:paraId="6E61E95A" w14:textId="1FA4DFC4">
        <w:trPr>
          <w:del w:author="toantk" w:date="2022-07-26T13:48:00Z" w:id="1936687871"/>
        </w:trPr>
        <w:tc>
          <w:tcPr>
            <w:tcW w:w="1885" w:type="dxa"/>
            <w:tcMar/>
          </w:tcPr>
          <w:p w:rsidR="00CE4F19" w:rsidDel="00737EFF" w:rsidP="2ADD6C4A" w:rsidRDefault="00CE4F19" w14:paraId="1C2D59F9" w14:textId="01083804">
            <w:pPr>
              <w:pStyle w:val="Heading2"/>
              <w:rPr>
                <w:del w:author="toantk" w:date="2022-07-26T13:48:00Z" w:id="5102"/>
              </w:rPr>
              <w:pPrChange w:author="toantk" w:date="2022-07-27T13:42:00Z" w:id="5103">
                <w:pPr/>
              </w:pPrChange>
            </w:pPr>
            <w:bookmarkStart w:name="_Toc111217629" w:id="5104"/>
            <w:del w:author="toantk" w:date="2022-07-26T13:48:00Z" w:id="1133313287">
              <w:r w:rsidDel="2EBA50FA">
                <w:delText>Post-condition</w:delText>
              </w:r>
            </w:del>
            <w:bookmarkStart w:name="_Toc109835768" w:id="5106"/>
            <w:bookmarkStart w:name="_Toc109836386" w:id="5107"/>
            <w:bookmarkStart w:name="_Toc109899189" w:id="5108"/>
            <w:bookmarkStart w:name="_Toc109909978" w:id="5109"/>
            <w:bookmarkStart w:name="_Toc109910597" w:id="5110"/>
            <w:bookmarkStart w:name="_Toc110528676" w:id="5111"/>
            <w:bookmarkStart w:name="_Toc110529301" w:id="5112"/>
            <w:bookmarkEnd w:id="5104"/>
            <w:bookmarkEnd w:id="5106"/>
            <w:bookmarkEnd w:id="5107"/>
            <w:bookmarkEnd w:id="5108"/>
            <w:bookmarkEnd w:id="5109"/>
            <w:bookmarkEnd w:id="5110"/>
            <w:bookmarkEnd w:id="5111"/>
            <w:bookmarkEnd w:id="5112"/>
          </w:p>
        </w:tc>
        <w:tc>
          <w:tcPr>
            <w:tcW w:w="7340" w:type="dxa"/>
            <w:tcMar/>
          </w:tcPr>
          <w:p w:rsidR="00CE4F19" w:rsidDel="00737EFF" w:rsidP="2ADD6C4A" w:rsidRDefault="00CE4F19" w14:paraId="12E17569" w14:textId="4C8EDC43">
            <w:pPr>
              <w:pStyle w:val="Heading2"/>
              <w:rPr>
                <w:del w:author="toantk" w:date="2022-07-26T13:48:00Z" w:id="5113"/>
              </w:rPr>
              <w:pPrChange w:author="toantk" w:date="2022-07-27T13:42:00Z" w:id="5114">
                <w:pPr/>
              </w:pPrChange>
            </w:pPr>
            <w:bookmarkStart w:name="_Toc111217630" w:id="5115"/>
            <w:del w:author="toantk" w:date="2022-07-26T13:48:00Z" w:id="1976044556">
              <w:r w:rsidDel="2EBA50FA">
                <w:delText>Thiết bị phản hồi đầy đủ thông tin cho OneLink</w:delText>
              </w:r>
              <w:r w:rsidDel="2EBA50FA">
                <w:delText>Mobile App</w:delText>
              </w:r>
              <w:r w:rsidDel="2EBA50FA">
                <w:delText xml:space="preserve"> và thực hiện thay đổi cấu hình</w:delText>
              </w:r>
            </w:del>
            <w:bookmarkStart w:name="_Toc109835769" w:id="5117"/>
            <w:bookmarkStart w:name="_Toc109836387" w:id="5118"/>
            <w:bookmarkStart w:name="_Toc109899190" w:id="5119"/>
            <w:bookmarkStart w:name="_Toc109909979" w:id="5120"/>
            <w:bookmarkStart w:name="_Toc109910598" w:id="5121"/>
            <w:bookmarkStart w:name="_Toc110528677" w:id="5122"/>
            <w:bookmarkStart w:name="_Toc110529302" w:id="5123"/>
            <w:bookmarkEnd w:id="5115"/>
            <w:bookmarkEnd w:id="5117"/>
            <w:bookmarkEnd w:id="5118"/>
            <w:bookmarkEnd w:id="5119"/>
            <w:bookmarkEnd w:id="5120"/>
            <w:bookmarkEnd w:id="5121"/>
            <w:bookmarkEnd w:id="5122"/>
            <w:bookmarkEnd w:id="5123"/>
          </w:p>
        </w:tc>
        <w:bookmarkStart w:name="_Toc109835770" w:id="5124"/>
        <w:bookmarkStart w:name="_Toc109836388" w:id="5125"/>
        <w:bookmarkStart w:name="_Toc109899191" w:id="5126"/>
        <w:bookmarkStart w:name="_Toc109909980" w:id="5127"/>
        <w:bookmarkStart w:name="_Toc109910599" w:id="5128"/>
        <w:bookmarkStart w:name="_Toc110528678" w:id="5129"/>
        <w:bookmarkStart w:name="_Toc110529303" w:id="5130"/>
        <w:bookmarkEnd w:id="5124"/>
        <w:bookmarkEnd w:id="5125"/>
        <w:bookmarkEnd w:id="5126"/>
        <w:bookmarkEnd w:id="5127"/>
        <w:bookmarkEnd w:id="5128"/>
        <w:bookmarkEnd w:id="5129"/>
        <w:bookmarkEnd w:id="5130"/>
      </w:tr>
    </w:tbl>
    <w:p w:rsidR="00CE4F19" w:rsidDel="00737EFF" w:rsidP="2ADD6C4A" w:rsidRDefault="00CE4F19" w14:paraId="3D4201FB" w14:textId="13292B7C">
      <w:pPr>
        <w:pStyle w:val="Heading2"/>
        <w:rPr>
          <w:del w:author="toantk" w:date="2022-07-26T13:48:00Z" w:id="5131"/>
        </w:rPr>
        <w:pPrChange w:author="toantk" w:date="2022-07-27T13:42:00Z" w:id="5132">
          <w:pPr/>
        </w:pPrChange>
      </w:pPr>
      <w:bookmarkStart w:name="_Toc109835771" w:id="5133"/>
      <w:bookmarkStart w:name="_Toc109836389" w:id="5134"/>
      <w:bookmarkStart w:name="_Toc109899192" w:id="5135"/>
      <w:bookmarkStart w:name="_Toc109909981" w:id="5136"/>
      <w:bookmarkStart w:name="_Toc109910600" w:id="5137"/>
      <w:bookmarkStart w:name="_Toc110528679" w:id="5138"/>
      <w:bookmarkStart w:name="_Toc110529304" w:id="5139"/>
      <w:bookmarkStart w:name="_Toc111217631" w:id="5140"/>
      <w:bookmarkEnd w:id="5133"/>
      <w:bookmarkEnd w:id="5134"/>
      <w:bookmarkEnd w:id="5135"/>
      <w:bookmarkEnd w:id="5136"/>
      <w:bookmarkEnd w:id="5137"/>
      <w:bookmarkEnd w:id="5138"/>
      <w:bookmarkEnd w:id="5139"/>
      <w:bookmarkEnd w:id="5140"/>
    </w:p>
    <w:p w:rsidR="00CE4F19" w:rsidDel="00737EFF" w:rsidP="2ADD6C4A" w:rsidRDefault="00CE4F19" w14:paraId="2852BD65" w14:textId="7CD2DCDD">
      <w:pPr>
        <w:pStyle w:val="Heading2"/>
        <w:rPr>
          <w:del w:author="toantk" w:date="2022-07-26T13:48:00Z" w:id="5141"/>
        </w:rPr>
        <w:pPrChange w:author="toantk" w:date="2022-07-27T13:42:00Z" w:id="5142">
          <w:pPr>
            <w:pStyle w:val="Heading3"/>
          </w:pPr>
        </w:pPrChange>
      </w:pPr>
      <w:bookmarkStart w:name="_Toc111217632" w:id="5143"/>
      <w:del w:author="toantk" w:date="2022-07-26T13:48:00Z" w:id="399487391">
        <w:r w:rsidDel="2EBA50FA">
          <w:delText xml:space="preserve">Usecase – Lấy thông tin cấu hình </w:delText>
        </w:r>
        <w:r w:rsidDel="2EBA50FA">
          <w:delText>Voice Basic</w:delText>
        </w:r>
        <w:r w:rsidDel="2EBA50FA">
          <w:delText xml:space="preserve"> hiện tại</w:delText>
        </w:r>
      </w:del>
      <w:bookmarkStart w:name="_Toc109835772" w:id="5145"/>
      <w:bookmarkStart w:name="_Toc109836390" w:id="5146"/>
      <w:bookmarkStart w:name="_Toc109899193" w:id="5147"/>
      <w:bookmarkStart w:name="_Toc109909982" w:id="5148"/>
      <w:bookmarkStart w:name="_Toc109910601" w:id="5149"/>
      <w:bookmarkStart w:name="_Toc110528680" w:id="5150"/>
      <w:bookmarkStart w:name="_Toc110529305" w:id="5151"/>
      <w:bookmarkEnd w:id="5143"/>
      <w:bookmarkEnd w:id="5145"/>
      <w:bookmarkEnd w:id="5146"/>
      <w:bookmarkEnd w:id="5147"/>
      <w:bookmarkEnd w:id="5148"/>
      <w:bookmarkEnd w:id="5149"/>
      <w:bookmarkEnd w:id="5150"/>
      <w:bookmarkEnd w:id="5151"/>
    </w:p>
    <w:tbl>
      <w:tblPr>
        <w:tblStyle w:val="TableGrid"/>
        <w:tblW w:w="0" w:type="auto"/>
        <w:tblLook w:val="04A0" w:firstRow="1" w:lastRow="0" w:firstColumn="1" w:lastColumn="0" w:noHBand="0" w:noVBand="1"/>
      </w:tblPr>
      <w:tblGrid>
        <w:gridCol w:w="1885"/>
        <w:gridCol w:w="7340"/>
      </w:tblGrid>
      <w:tr w:rsidR="00CE4F19" w:rsidDel="00737EFF" w:rsidTr="2ADD6C4A" w14:paraId="7A5B727B" w14:textId="7204B221">
        <w:trPr>
          <w:del w:author="toantk" w:date="2022-07-26T13:48:00Z" w:id="261496800"/>
        </w:trPr>
        <w:tc>
          <w:tcPr>
            <w:tcW w:w="1885" w:type="dxa"/>
            <w:tcMar/>
          </w:tcPr>
          <w:p w:rsidR="00CE4F19" w:rsidDel="00737EFF" w:rsidP="2ADD6C4A" w:rsidRDefault="00CE4F19" w14:paraId="0938A2E9" w14:textId="36870EB2">
            <w:pPr>
              <w:pStyle w:val="Heading2"/>
              <w:rPr>
                <w:del w:author="toantk" w:date="2022-07-26T13:48:00Z" w:id="5153"/>
              </w:rPr>
              <w:pPrChange w:author="toantk" w:date="2022-07-27T13:42:00Z" w:id="5154">
                <w:pPr/>
              </w:pPrChange>
            </w:pPr>
            <w:bookmarkStart w:name="_Toc111217633" w:id="5155"/>
            <w:del w:author="toantk" w:date="2022-07-26T13:48:00Z" w:id="507307079">
              <w:r w:rsidDel="2EBA50FA">
                <w:delText>ID</w:delText>
              </w:r>
            </w:del>
            <w:bookmarkStart w:name="_Toc109835773" w:id="5157"/>
            <w:bookmarkStart w:name="_Toc109836391" w:id="5158"/>
            <w:bookmarkStart w:name="_Toc109899194" w:id="5159"/>
            <w:bookmarkStart w:name="_Toc109909983" w:id="5160"/>
            <w:bookmarkStart w:name="_Toc109910602" w:id="5161"/>
            <w:bookmarkStart w:name="_Toc110528681" w:id="5162"/>
            <w:bookmarkStart w:name="_Toc110529306" w:id="5163"/>
            <w:bookmarkEnd w:id="5155"/>
            <w:bookmarkEnd w:id="5157"/>
            <w:bookmarkEnd w:id="5158"/>
            <w:bookmarkEnd w:id="5159"/>
            <w:bookmarkEnd w:id="5160"/>
            <w:bookmarkEnd w:id="5161"/>
            <w:bookmarkEnd w:id="5162"/>
            <w:bookmarkEnd w:id="5163"/>
          </w:p>
        </w:tc>
        <w:tc>
          <w:tcPr>
            <w:tcW w:w="7340" w:type="dxa"/>
            <w:tcMar/>
          </w:tcPr>
          <w:p w:rsidR="00CE4F19" w:rsidDel="00737EFF" w:rsidP="2ADD6C4A" w:rsidRDefault="00CE4F19" w14:paraId="5CCE889A" w14:textId="09934682">
            <w:pPr>
              <w:pStyle w:val="Heading2"/>
              <w:rPr>
                <w:del w:author="toantk" w:date="2022-07-26T13:48:00Z" w:id="5164"/>
              </w:rPr>
              <w:pPrChange w:author="toantk" w:date="2022-07-27T13:42:00Z" w:id="5165">
                <w:pPr/>
              </w:pPrChange>
            </w:pPr>
            <w:bookmarkStart w:name="_Toc111217634" w:id="5166"/>
            <w:del w:author="toantk" w:date="2022-07-26T13:48:00Z" w:id="693775171">
              <w:r w:rsidDel="2EBA50FA">
                <w:delText>UC-2</w:delText>
              </w:r>
              <w:r w:rsidDel="2EBA50FA">
                <w:delText>9</w:delText>
              </w:r>
              <w:r w:rsidDel="2EBA50FA">
                <w:delText>6</w:delText>
              </w:r>
            </w:del>
            <w:bookmarkStart w:name="_Toc109835774" w:id="5168"/>
            <w:bookmarkStart w:name="_Toc109836392" w:id="5169"/>
            <w:bookmarkStart w:name="_Toc109899195" w:id="5170"/>
            <w:bookmarkStart w:name="_Toc109909984" w:id="5171"/>
            <w:bookmarkStart w:name="_Toc109910603" w:id="5172"/>
            <w:bookmarkStart w:name="_Toc110528682" w:id="5173"/>
            <w:bookmarkStart w:name="_Toc110529307" w:id="5174"/>
            <w:bookmarkEnd w:id="5166"/>
            <w:bookmarkEnd w:id="5168"/>
            <w:bookmarkEnd w:id="5169"/>
            <w:bookmarkEnd w:id="5170"/>
            <w:bookmarkEnd w:id="5171"/>
            <w:bookmarkEnd w:id="5172"/>
            <w:bookmarkEnd w:id="5173"/>
            <w:bookmarkEnd w:id="5174"/>
          </w:p>
        </w:tc>
        <w:bookmarkStart w:name="_Toc109835775" w:id="5175"/>
        <w:bookmarkStart w:name="_Toc109836393" w:id="5176"/>
        <w:bookmarkStart w:name="_Toc109899196" w:id="5177"/>
        <w:bookmarkStart w:name="_Toc109909985" w:id="5178"/>
        <w:bookmarkStart w:name="_Toc109910604" w:id="5179"/>
        <w:bookmarkStart w:name="_Toc110528683" w:id="5180"/>
        <w:bookmarkStart w:name="_Toc110529308" w:id="5181"/>
        <w:bookmarkEnd w:id="5175"/>
        <w:bookmarkEnd w:id="5176"/>
        <w:bookmarkEnd w:id="5177"/>
        <w:bookmarkEnd w:id="5178"/>
        <w:bookmarkEnd w:id="5179"/>
        <w:bookmarkEnd w:id="5180"/>
        <w:bookmarkEnd w:id="5181"/>
      </w:tr>
      <w:tr w:rsidR="00CE4F19" w:rsidDel="00737EFF" w:rsidTr="2ADD6C4A" w14:paraId="24D4CE0F" w14:textId="674BF6F6">
        <w:trPr>
          <w:del w:author="toantk" w:date="2022-07-26T13:48:00Z" w:id="430503682"/>
        </w:trPr>
        <w:tc>
          <w:tcPr>
            <w:tcW w:w="1885" w:type="dxa"/>
            <w:tcMar/>
          </w:tcPr>
          <w:p w:rsidR="00CE4F19" w:rsidDel="00737EFF" w:rsidP="2ADD6C4A" w:rsidRDefault="00CE4F19" w14:paraId="2143C029" w14:textId="641AC6EE">
            <w:pPr>
              <w:pStyle w:val="Heading2"/>
              <w:rPr>
                <w:del w:author="toantk" w:date="2022-07-26T13:48:00Z" w:id="5183"/>
              </w:rPr>
              <w:pPrChange w:author="toantk" w:date="2022-07-27T13:42:00Z" w:id="5184">
                <w:pPr/>
              </w:pPrChange>
            </w:pPr>
            <w:bookmarkStart w:name="_Toc111217635" w:id="5185"/>
            <w:del w:author="toantk" w:date="2022-07-26T13:48:00Z" w:id="551874506">
              <w:r w:rsidDel="2EBA50FA">
                <w:delText>Name</w:delText>
              </w:r>
            </w:del>
            <w:bookmarkStart w:name="_Toc109835776" w:id="5187"/>
            <w:bookmarkStart w:name="_Toc109836394" w:id="5188"/>
            <w:bookmarkStart w:name="_Toc109899197" w:id="5189"/>
            <w:bookmarkStart w:name="_Toc109909986" w:id="5190"/>
            <w:bookmarkStart w:name="_Toc109910605" w:id="5191"/>
            <w:bookmarkStart w:name="_Toc110528684" w:id="5192"/>
            <w:bookmarkStart w:name="_Toc110529309" w:id="5193"/>
            <w:bookmarkEnd w:id="5185"/>
            <w:bookmarkEnd w:id="5187"/>
            <w:bookmarkEnd w:id="5188"/>
            <w:bookmarkEnd w:id="5189"/>
            <w:bookmarkEnd w:id="5190"/>
            <w:bookmarkEnd w:id="5191"/>
            <w:bookmarkEnd w:id="5192"/>
            <w:bookmarkEnd w:id="5193"/>
          </w:p>
        </w:tc>
        <w:tc>
          <w:tcPr>
            <w:tcW w:w="7340" w:type="dxa"/>
            <w:tcMar/>
          </w:tcPr>
          <w:p w:rsidR="00CE4F19" w:rsidDel="00737EFF" w:rsidP="2ADD6C4A" w:rsidRDefault="00CE4F19" w14:paraId="3F2FB8E4" w14:textId="4955452F">
            <w:pPr>
              <w:pStyle w:val="Heading2"/>
              <w:rPr>
                <w:del w:author="toantk" w:date="2022-07-26T13:48:00Z" w:id="5194"/>
              </w:rPr>
              <w:pPrChange w:author="toantk" w:date="2022-07-27T13:42:00Z" w:id="5195">
                <w:pPr/>
              </w:pPrChange>
            </w:pPr>
            <w:bookmarkStart w:name="_Toc111217636" w:id="5196"/>
            <w:del w:author="toantk" w:date="2022-07-26T13:48:00Z" w:id="409457101">
              <w:r w:rsidDel="2EBA50FA">
                <w:delText>Lấy thông tin cấu hình Voice Basic hiện tại</w:delText>
              </w:r>
            </w:del>
            <w:bookmarkEnd w:id="5196"/>
            <w:del w:author="toantk" w:date="2022-07-26T13:48:00Z" w:id="1605782327">
              <w:r w:rsidDel="2EBA50FA">
                <w:delText xml:space="preserve"> </w:delText>
              </w:r>
            </w:del>
            <w:bookmarkStart w:name="_Toc109835777" w:id="5198"/>
            <w:bookmarkStart w:name="_Toc109836395" w:id="5199"/>
            <w:bookmarkStart w:name="_Toc109899198" w:id="5200"/>
            <w:bookmarkStart w:name="_Toc109909987" w:id="5201"/>
            <w:bookmarkStart w:name="_Toc109910606" w:id="5202"/>
            <w:bookmarkStart w:name="_Toc110528685" w:id="5203"/>
            <w:bookmarkStart w:name="_Toc110529310" w:id="5204"/>
            <w:bookmarkEnd w:id="5198"/>
            <w:bookmarkEnd w:id="5199"/>
            <w:bookmarkEnd w:id="5200"/>
            <w:bookmarkEnd w:id="5201"/>
            <w:bookmarkEnd w:id="5202"/>
            <w:bookmarkEnd w:id="5203"/>
            <w:bookmarkEnd w:id="5204"/>
          </w:p>
        </w:tc>
        <w:bookmarkStart w:name="_Toc109835778" w:id="5205"/>
        <w:bookmarkStart w:name="_Toc109836396" w:id="5206"/>
        <w:bookmarkStart w:name="_Toc109899199" w:id="5207"/>
        <w:bookmarkStart w:name="_Toc109909988" w:id="5208"/>
        <w:bookmarkStart w:name="_Toc109910607" w:id="5209"/>
        <w:bookmarkStart w:name="_Toc110528686" w:id="5210"/>
        <w:bookmarkStart w:name="_Toc110529311" w:id="5211"/>
        <w:bookmarkEnd w:id="5205"/>
        <w:bookmarkEnd w:id="5206"/>
        <w:bookmarkEnd w:id="5207"/>
        <w:bookmarkEnd w:id="5208"/>
        <w:bookmarkEnd w:id="5209"/>
        <w:bookmarkEnd w:id="5210"/>
        <w:bookmarkEnd w:id="5211"/>
      </w:tr>
      <w:tr w:rsidR="00CE4F19" w:rsidDel="00737EFF" w:rsidTr="2ADD6C4A" w14:paraId="09CEDC90" w14:textId="364784A9">
        <w:trPr>
          <w:del w:author="toantk" w:date="2022-07-26T13:48:00Z" w:id="198002211"/>
        </w:trPr>
        <w:tc>
          <w:tcPr>
            <w:tcW w:w="1885" w:type="dxa"/>
            <w:tcMar/>
          </w:tcPr>
          <w:p w:rsidR="00CE4F19" w:rsidDel="00737EFF" w:rsidP="2ADD6C4A" w:rsidRDefault="00CE4F19" w14:paraId="12F1D704" w14:textId="18762E13">
            <w:pPr>
              <w:pStyle w:val="Heading2"/>
              <w:rPr>
                <w:del w:author="toantk" w:date="2022-07-26T13:48:00Z" w:id="5213"/>
              </w:rPr>
              <w:pPrChange w:author="toantk" w:date="2022-07-27T13:42:00Z" w:id="5214">
                <w:pPr/>
              </w:pPrChange>
            </w:pPr>
            <w:bookmarkStart w:name="_Toc111217637" w:id="5215"/>
            <w:del w:author="toantk" w:date="2022-07-26T13:48:00Z" w:id="1799694985">
              <w:r w:rsidDel="2EBA50FA">
                <w:delText>Description</w:delText>
              </w:r>
            </w:del>
            <w:bookmarkStart w:name="_Toc109835779" w:id="5217"/>
            <w:bookmarkStart w:name="_Toc109836397" w:id="5218"/>
            <w:bookmarkStart w:name="_Toc109899200" w:id="5219"/>
            <w:bookmarkStart w:name="_Toc109909989" w:id="5220"/>
            <w:bookmarkStart w:name="_Toc109910608" w:id="5221"/>
            <w:bookmarkStart w:name="_Toc110528687" w:id="5222"/>
            <w:bookmarkStart w:name="_Toc110529312" w:id="5223"/>
            <w:bookmarkEnd w:id="5215"/>
            <w:bookmarkEnd w:id="5217"/>
            <w:bookmarkEnd w:id="5218"/>
            <w:bookmarkEnd w:id="5219"/>
            <w:bookmarkEnd w:id="5220"/>
            <w:bookmarkEnd w:id="5221"/>
            <w:bookmarkEnd w:id="5222"/>
            <w:bookmarkEnd w:id="5223"/>
          </w:p>
        </w:tc>
        <w:tc>
          <w:tcPr>
            <w:tcW w:w="7340" w:type="dxa"/>
            <w:tcMar/>
          </w:tcPr>
          <w:p w:rsidR="00CE4F19" w:rsidDel="00737EFF" w:rsidRDefault="00CE4F19" w14:paraId="62D26574" w14:textId="25BC6DE9">
            <w:pPr>
              <w:pStyle w:val="Heading2"/>
              <w:rPr>
                <w:ins w:author="Tran Khanh Toan" w:date="2022-07-01T15:11:00Z" w:id="5224"/>
                <w:del w:author="toantk" w:date="2022-07-26T13:48:00Z" w:id="5225"/>
              </w:rPr>
              <w:pPrChange w:author="toantk" w:date="2022-07-27T13:42:00Z" w:id="5226">
                <w:pPr>
                  <w:pStyle w:val="FirstLevelBullet"/>
                </w:pPr>
              </w:pPrChange>
            </w:pPr>
            <w:bookmarkStart w:name="_Toc111217638" w:id="5227"/>
            <w:del w:author="toantk" w:date="2022-07-26T13:48:00Z" w:id="5228">
              <w:r w:rsidDel="00737EFF">
                <w:delText>OneLink</w:delText>
              </w:r>
            </w:del>
            <w:ins w:author="Tran Khanh Toan" w:date="2022-07-01T15:38:00Z" w:id="5229">
              <w:del w:author="toantk" w:date="2022-07-26T13:48:00Z" w:id="5230">
                <w:r w:rsidDel="00737EFF" w:rsidR="007A6979">
                  <w:delText>Mobile App</w:delText>
                </w:r>
              </w:del>
            </w:ins>
            <w:del w:author="toantk" w:date="2022-07-26T13:48:00Z" w:id="5231">
              <w:r w:rsidDel="00737EFF">
                <w:delText xml:space="preserve"> gửi yêu cầu lấy thông tin cấu hình </w:delText>
              </w:r>
              <w:r w:rsidDel="00737EFF" w:rsidR="002D434F">
                <w:delText>Voice Basic</w:delText>
              </w:r>
              <w:r w:rsidDel="00737EFF">
                <w:delText>.</w:delText>
              </w:r>
            </w:del>
            <w:bookmarkStart w:name="_Toc109835780" w:id="5232"/>
            <w:bookmarkStart w:name="_Toc109836398" w:id="5233"/>
            <w:bookmarkStart w:name="_Toc109899201" w:id="5234"/>
            <w:bookmarkStart w:name="_Toc109909990" w:id="5235"/>
            <w:bookmarkStart w:name="_Toc109910609" w:id="5236"/>
            <w:bookmarkStart w:name="_Toc110528688" w:id="5237"/>
            <w:bookmarkStart w:name="_Toc110529313" w:id="5238"/>
            <w:bookmarkEnd w:id="5227"/>
            <w:bookmarkEnd w:id="5232"/>
            <w:bookmarkEnd w:id="5233"/>
            <w:bookmarkEnd w:id="5234"/>
            <w:bookmarkEnd w:id="5235"/>
            <w:bookmarkEnd w:id="5236"/>
            <w:bookmarkEnd w:id="5237"/>
            <w:bookmarkEnd w:id="5238"/>
          </w:p>
          <w:p w:rsidR="00B92C7A" w:rsidDel="00737EFF" w:rsidP="2ADD6C4A" w:rsidRDefault="00B92C7A" w14:paraId="37039CA9" w14:textId="00E0CB7A">
            <w:pPr>
              <w:pStyle w:val="Heading2"/>
              <w:rPr>
                <w:del w:author="toantk" w:date="2022-07-26T13:48:00Z" w:id="1750064490"/>
              </w:rPr>
              <w:pPrChange w:author="toantk" w:date="2022-07-27T13:42:00Z" w:id="5240">
                <w:pPr>
                  <w:pStyle w:val="FirstLevelBullet"/>
                </w:pPr>
              </w:pPrChange>
            </w:pPr>
            <w:bookmarkStart w:name="_Toc111217639" w:id="5241"/>
            <w:del w:author="toantk" w:date="2022-07-26T13:48:00Z" w:id="1787775138">
              <w:r w:rsidDel="22EDD103">
                <w:delText xml:space="preserve">Mobile App thực hiện request với định dạng </w:delText>
              </w:r>
              <w:r>
                <w:rPr>
                  <w:b w:val="0"/>
                  <w:bCs w:val="0"/>
                </w:rPr>
                <w:fldChar w:fldCharType="begin"/>
              </w:r>
              <w:r>
                <w:delInstrText xml:space="preserve"> HYPERLINK "https://&lt;ip&gt;:&lt;port&gt;/onelinkagent" </w:delInstrText>
              </w:r>
              <w:r>
                <w:rPr>
                  <w:b w:val="0"/>
                  <w:bCs w:val="0"/>
                </w:rPr>
                <w:fldChar w:fldCharType="separate"/>
              </w:r>
              <w:r w:rsidRPr="2ADD6C4A" w:rsidDel="22EDD103">
                <w:rPr>
                  <w:rStyle w:val="Hyperlink"/>
                </w:rPr>
                <w:delText>https://&lt;ip&gt;:&lt;port&gt;/onelinkagent</w:delText>
              </w:r>
              <w:r>
                <w:rPr>
                  <w:b w:val="0"/>
                  <w:bCs w:val="0"/>
                </w:rPr>
                <w:fldChar w:fldCharType="end"/>
              </w:r>
              <w:r w:rsidDel="22EDD103">
                <w:delText xml:space="preserve"> với cookies đi kèm request được quy định trong mục 7.2.1</w:delText>
              </w:r>
            </w:del>
            <w:bookmarkStart w:name="_Toc109835781" w:id="5243"/>
            <w:bookmarkStart w:name="_Toc109836399" w:id="5244"/>
            <w:bookmarkStart w:name="_Toc109899202" w:id="5245"/>
            <w:bookmarkStart w:name="_Toc109909991" w:id="5246"/>
            <w:bookmarkStart w:name="_Toc109910610" w:id="5247"/>
            <w:bookmarkStart w:name="_Toc110528689" w:id="5248"/>
            <w:bookmarkStart w:name="_Toc110529314" w:id="5249"/>
            <w:bookmarkEnd w:id="5241"/>
            <w:bookmarkEnd w:id="5243"/>
            <w:bookmarkEnd w:id="5244"/>
            <w:bookmarkEnd w:id="5245"/>
            <w:bookmarkEnd w:id="5246"/>
            <w:bookmarkEnd w:id="5247"/>
            <w:bookmarkEnd w:id="5248"/>
            <w:bookmarkEnd w:id="5249"/>
          </w:p>
          <w:p w:rsidR="00CE4F19" w:rsidDel="00737EFF" w:rsidP="2ADD6C4A" w:rsidRDefault="00CE4F19" w14:paraId="3C8B0B67" w14:textId="61DCCE0D">
            <w:pPr>
              <w:pStyle w:val="Heading2"/>
              <w:rPr>
                <w:del w:author="toantk" w:date="2022-07-26T13:48:00Z" w:id="5250"/>
              </w:rPr>
              <w:pPrChange w:author="toantk" w:date="2022-07-27T13:42:00Z" w:id="5251">
                <w:pPr>
                  <w:pStyle w:val="FirstLevelBullet"/>
                </w:pPr>
              </w:pPrChange>
            </w:pPr>
            <w:bookmarkStart w:name="_Toc111217640" w:id="5252"/>
            <w:del w:author="toantk" w:date="2022-07-26T13:48:00Z" w:id="1523420126">
              <w:r w:rsidDel="2EBA50FA">
                <w:delText xml:space="preserve">ONT nhận yêu cầu, xử lý và gửi lại phản hồi thông tin cấu hình SSID </w:delText>
              </w:r>
              <w:r w:rsidDel="2EBA50FA">
                <w:delText xml:space="preserve">VoIP </w:delText>
              </w:r>
              <w:r w:rsidDel="2EBA50FA">
                <w:delText>hiện tại.</w:delText>
              </w:r>
            </w:del>
            <w:bookmarkEnd w:id="5252"/>
            <w:del w:author="toantk" w:date="2022-07-26T13:48:00Z" w:id="931989430">
              <w:r w:rsidDel="2EBA50FA">
                <w:delText xml:space="preserve"> </w:delText>
              </w:r>
            </w:del>
            <w:bookmarkStart w:name="_Toc109835782" w:id="5254"/>
            <w:bookmarkStart w:name="_Toc109836400" w:id="5255"/>
            <w:bookmarkStart w:name="_Toc109899203" w:id="5256"/>
            <w:bookmarkStart w:name="_Toc109909992" w:id="5257"/>
            <w:bookmarkStart w:name="_Toc109910611" w:id="5258"/>
            <w:bookmarkStart w:name="_Toc110528690" w:id="5259"/>
            <w:bookmarkStart w:name="_Toc110529315" w:id="5260"/>
            <w:bookmarkEnd w:id="5254"/>
            <w:bookmarkEnd w:id="5255"/>
            <w:bookmarkEnd w:id="5256"/>
            <w:bookmarkEnd w:id="5257"/>
            <w:bookmarkEnd w:id="5258"/>
            <w:bookmarkEnd w:id="5259"/>
            <w:bookmarkEnd w:id="5260"/>
          </w:p>
          <w:p w:rsidR="00CE4F19" w:rsidDel="00737EFF" w:rsidP="2ADD6C4A" w:rsidRDefault="00CE4F19" w14:paraId="3D41365A" w14:textId="31E19615">
            <w:pPr>
              <w:pStyle w:val="Heading2"/>
              <w:rPr>
                <w:del w:author="toantk" w:date="2022-07-26T13:48:00Z" w:id="5261"/>
              </w:rPr>
              <w:pPrChange w:author="toantk" w:date="2022-07-27T13:42:00Z" w:id="5262">
                <w:pPr>
                  <w:pStyle w:val="FirstLevelBullet"/>
                </w:pPr>
              </w:pPrChange>
            </w:pPr>
            <w:bookmarkStart w:name="_Toc111217641" w:id="5263"/>
            <w:del w:author="toantk" w:date="2022-07-26T13:48:00Z" w:id="1407200798">
              <w:r w:rsidDel="2EBA50FA">
                <w:delText>Nếu có xảy ra lỗi ONT gửi phản hồi mã lỗi.</w:delText>
              </w:r>
            </w:del>
            <w:bookmarkStart w:name="_Toc109835783" w:id="5265"/>
            <w:bookmarkStart w:name="_Toc109836401" w:id="5266"/>
            <w:bookmarkStart w:name="_Toc109899204" w:id="5267"/>
            <w:bookmarkStart w:name="_Toc109909993" w:id="5268"/>
            <w:bookmarkStart w:name="_Toc109910612" w:id="5269"/>
            <w:bookmarkStart w:name="_Toc110528691" w:id="5270"/>
            <w:bookmarkStart w:name="_Toc110529316" w:id="5271"/>
            <w:bookmarkEnd w:id="5263"/>
            <w:bookmarkEnd w:id="5265"/>
            <w:bookmarkEnd w:id="5266"/>
            <w:bookmarkEnd w:id="5267"/>
            <w:bookmarkEnd w:id="5268"/>
            <w:bookmarkEnd w:id="5269"/>
            <w:bookmarkEnd w:id="5270"/>
            <w:bookmarkEnd w:id="5271"/>
          </w:p>
        </w:tc>
        <w:bookmarkStart w:name="_Toc109835784" w:id="5272"/>
        <w:bookmarkStart w:name="_Toc109836402" w:id="5273"/>
        <w:bookmarkStart w:name="_Toc109899205" w:id="5274"/>
        <w:bookmarkStart w:name="_Toc109909994" w:id="5275"/>
        <w:bookmarkStart w:name="_Toc109910613" w:id="5276"/>
        <w:bookmarkStart w:name="_Toc110528692" w:id="5277"/>
        <w:bookmarkStart w:name="_Toc110529317" w:id="5278"/>
        <w:bookmarkEnd w:id="5272"/>
        <w:bookmarkEnd w:id="5273"/>
        <w:bookmarkEnd w:id="5274"/>
        <w:bookmarkEnd w:id="5275"/>
        <w:bookmarkEnd w:id="5276"/>
        <w:bookmarkEnd w:id="5277"/>
        <w:bookmarkEnd w:id="5278"/>
      </w:tr>
      <w:tr w:rsidR="00CE4F19" w:rsidDel="00737EFF" w:rsidTr="2ADD6C4A" w14:paraId="0FC9C965" w14:textId="092C2800">
        <w:trPr>
          <w:del w:author="toantk" w:date="2022-07-26T13:48:00Z" w:id="1104562047"/>
        </w:trPr>
        <w:tc>
          <w:tcPr>
            <w:tcW w:w="1885" w:type="dxa"/>
            <w:tcMar/>
          </w:tcPr>
          <w:p w:rsidR="00CE4F19" w:rsidDel="00737EFF" w:rsidP="2ADD6C4A" w:rsidRDefault="00CE4F19" w14:paraId="5FF026D3" w14:textId="061E827D">
            <w:pPr>
              <w:pStyle w:val="Heading2"/>
              <w:rPr>
                <w:del w:author="toantk" w:date="2022-07-26T13:48:00Z" w:id="5280"/>
              </w:rPr>
              <w:pPrChange w:author="toantk" w:date="2022-07-27T13:42:00Z" w:id="5281">
                <w:pPr/>
              </w:pPrChange>
            </w:pPr>
            <w:bookmarkStart w:name="_Toc111217642" w:id="5282"/>
            <w:del w:author="toantk" w:date="2022-07-26T13:48:00Z" w:id="889843754">
              <w:r w:rsidDel="2EBA50FA">
                <w:delText>Actor</w:delText>
              </w:r>
            </w:del>
            <w:bookmarkStart w:name="_Toc109835785" w:id="5284"/>
            <w:bookmarkStart w:name="_Toc109836403" w:id="5285"/>
            <w:bookmarkStart w:name="_Toc109899206" w:id="5286"/>
            <w:bookmarkStart w:name="_Toc109909995" w:id="5287"/>
            <w:bookmarkStart w:name="_Toc109910614" w:id="5288"/>
            <w:bookmarkStart w:name="_Toc110528693" w:id="5289"/>
            <w:bookmarkStart w:name="_Toc110529318" w:id="5290"/>
            <w:bookmarkEnd w:id="5282"/>
            <w:bookmarkEnd w:id="5284"/>
            <w:bookmarkEnd w:id="5285"/>
            <w:bookmarkEnd w:id="5286"/>
            <w:bookmarkEnd w:id="5287"/>
            <w:bookmarkEnd w:id="5288"/>
            <w:bookmarkEnd w:id="5289"/>
            <w:bookmarkEnd w:id="5290"/>
          </w:p>
        </w:tc>
        <w:tc>
          <w:tcPr>
            <w:tcW w:w="7340" w:type="dxa"/>
            <w:tcMar/>
          </w:tcPr>
          <w:p w:rsidR="00CE4F19" w:rsidDel="00737EFF" w:rsidP="2ADD6C4A" w:rsidRDefault="00CE4F19" w14:paraId="1B0E546E" w14:textId="71DEBE01">
            <w:pPr>
              <w:pStyle w:val="Heading2"/>
              <w:rPr>
                <w:del w:author="toantk" w:date="2022-07-26T13:48:00Z" w:id="5291"/>
              </w:rPr>
              <w:pPrChange w:author="toantk" w:date="2022-07-27T13:42:00Z" w:id="5292">
                <w:pPr/>
              </w:pPrChange>
            </w:pPr>
            <w:bookmarkStart w:name="_Toc111217643" w:id="5293"/>
            <w:del w:author="toantk" w:date="2022-07-26T13:48:00Z" w:id="1521722965">
              <w:r w:rsidDel="2EBA50FA">
                <w:delText>Admin</w:delText>
              </w:r>
            </w:del>
            <w:bookmarkStart w:name="_Toc109835786" w:id="5295"/>
            <w:bookmarkStart w:name="_Toc109836404" w:id="5296"/>
            <w:bookmarkStart w:name="_Toc109899207" w:id="5297"/>
            <w:bookmarkStart w:name="_Toc109909996" w:id="5298"/>
            <w:bookmarkStart w:name="_Toc109910615" w:id="5299"/>
            <w:bookmarkStart w:name="_Toc110528694" w:id="5300"/>
            <w:bookmarkStart w:name="_Toc110529319" w:id="5301"/>
            <w:bookmarkEnd w:id="5293"/>
            <w:bookmarkEnd w:id="5295"/>
            <w:bookmarkEnd w:id="5296"/>
            <w:bookmarkEnd w:id="5297"/>
            <w:bookmarkEnd w:id="5298"/>
            <w:bookmarkEnd w:id="5299"/>
            <w:bookmarkEnd w:id="5300"/>
            <w:bookmarkEnd w:id="5301"/>
          </w:p>
        </w:tc>
        <w:bookmarkStart w:name="_Toc109835787" w:id="5302"/>
        <w:bookmarkStart w:name="_Toc109836405" w:id="5303"/>
        <w:bookmarkStart w:name="_Toc109899208" w:id="5304"/>
        <w:bookmarkStart w:name="_Toc109909997" w:id="5305"/>
        <w:bookmarkStart w:name="_Toc109910616" w:id="5306"/>
        <w:bookmarkStart w:name="_Toc110528695" w:id="5307"/>
        <w:bookmarkStart w:name="_Toc110529320" w:id="5308"/>
        <w:bookmarkEnd w:id="5302"/>
        <w:bookmarkEnd w:id="5303"/>
        <w:bookmarkEnd w:id="5304"/>
        <w:bookmarkEnd w:id="5305"/>
        <w:bookmarkEnd w:id="5306"/>
        <w:bookmarkEnd w:id="5307"/>
        <w:bookmarkEnd w:id="5308"/>
      </w:tr>
      <w:tr w:rsidR="00CE4F19" w:rsidDel="00737EFF" w:rsidTr="2ADD6C4A" w14:paraId="24F50833" w14:textId="654018F9">
        <w:trPr>
          <w:del w:author="toantk" w:date="2022-07-26T13:48:00Z" w:id="723856186"/>
        </w:trPr>
        <w:tc>
          <w:tcPr>
            <w:tcW w:w="1885" w:type="dxa"/>
            <w:tcMar/>
          </w:tcPr>
          <w:p w:rsidR="00CE4F19" w:rsidDel="00737EFF" w:rsidP="2ADD6C4A" w:rsidRDefault="00CE4F19" w14:paraId="4B3FDB77" w14:textId="74D81C21">
            <w:pPr>
              <w:pStyle w:val="Heading2"/>
              <w:rPr>
                <w:del w:author="toantk" w:date="2022-07-26T13:48:00Z" w:id="5310"/>
              </w:rPr>
              <w:pPrChange w:author="toantk" w:date="2022-07-27T13:42:00Z" w:id="5311">
                <w:pPr/>
              </w:pPrChange>
            </w:pPr>
            <w:bookmarkStart w:name="_Toc111217644" w:id="5312"/>
            <w:del w:author="toantk" w:date="2022-07-26T13:48:00Z" w:id="750442817">
              <w:r w:rsidDel="2EBA50FA">
                <w:delText>Pre-condition</w:delText>
              </w:r>
            </w:del>
            <w:bookmarkStart w:name="_Toc109835788" w:id="5314"/>
            <w:bookmarkStart w:name="_Toc109836406" w:id="5315"/>
            <w:bookmarkStart w:name="_Toc109899209" w:id="5316"/>
            <w:bookmarkStart w:name="_Toc109909998" w:id="5317"/>
            <w:bookmarkStart w:name="_Toc109910617" w:id="5318"/>
            <w:bookmarkStart w:name="_Toc110528696" w:id="5319"/>
            <w:bookmarkStart w:name="_Toc110529321" w:id="5320"/>
            <w:bookmarkEnd w:id="5312"/>
            <w:bookmarkEnd w:id="5314"/>
            <w:bookmarkEnd w:id="5315"/>
            <w:bookmarkEnd w:id="5316"/>
            <w:bookmarkEnd w:id="5317"/>
            <w:bookmarkEnd w:id="5318"/>
            <w:bookmarkEnd w:id="5319"/>
            <w:bookmarkEnd w:id="5320"/>
          </w:p>
        </w:tc>
        <w:tc>
          <w:tcPr>
            <w:tcW w:w="7340" w:type="dxa"/>
            <w:tcMar/>
          </w:tcPr>
          <w:p w:rsidR="00CE4F19" w:rsidDel="00737EFF" w:rsidP="2ADD6C4A" w:rsidRDefault="00CE4F19" w14:paraId="6BD351C6" w14:textId="61CBDF3D">
            <w:pPr>
              <w:pStyle w:val="Heading2"/>
              <w:rPr>
                <w:del w:author="toantk" w:date="2022-07-26T13:48:00Z" w:id="5321"/>
              </w:rPr>
              <w:pPrChange w:author="toantk" w:date="2022-07-27T13:42:00Z" w:id="5322">
                <w:pPr/>
              </w:pPrChange>
            </w:pPr>
            <w:bookmarkStart w:name="_Toc111217645" w:id="5323"/>
            <w:del w:author="toantk" w:date="2022-07-26T13:48:00Z" w:id="848172154">
              <w:r w:rsidDel="2EBA50FA">
                <w:delText>Thiết bị hoạt động bình thường, OneLink</w:delText>
              </w:r>
              <w:r w:rsidDel="2EBA50FA">
                <w:delText>Mobile App</w:delText>
              </w:r>
              <w:r w:rsidDel="2EBA50FA">
                <w:delText xml:space="preserve"> đã đăng nhập thành công vào thiết bị và được cấp phiên truy nhập</w:delText>
              </w:r>
            </w:del>
            <w:bookmarkStart w:name="_Toc109835789" w:id="5325"/>
            <w:bookmarkStart w:name="_Toc109836407" w:id="5326"/>
            <w:bookmarkStart w:name="_Toc109899210" w:id="5327"/>
            <w:bookmarkStart w:name="_Toc109909999" w:id="5328"/>
            <w:bookmarkStart w:name="_Toc109910618" w:id="5329"/>
            <w:bookmarkStart w:name="_Toc110528697" w:id="5330"/>
            <w:bookmarkStart w:name="_Toc110529322" w:id="5331"/>
            <w:bookmarkEnd w:id="5323"/>
            <w:bookmarkEnd w:id="5325"/>
            <w:bookmarkEnd w:id="5326"/>
            <w:bookmarkEnd w:id="5327"/>
            <w:bookmarkEnd w:id="5328"/>
            <w:bookmarkEnd w:id="5329"/>
            <w:bookmarkEnd w:id="5330"/>
            <w:bookmarkEnd w:id="5331"/>
          </w:p>
        </w:tc>
        <w:bookmarkStart w:name="_Toc109835790" w:id="5332"/>
        <w:bookmarkStart w:name="_Toc109836408" w:id="5333"/>
        <w:bookmarkStart w:name="_Toc109899211" w:id="5334"/>
        <w:bookmarkStart w:name="_Toc109910000" w:id="5335"/>
        <w:bookmarkStart w:name="_Toc109910619" w:id="5336"/>
        <w:bookmarkStart w:name="_Toc110528698" w:id="5337"/>
        <w:bookmarkStart w:name="_Toc110529323" w:id="5338"/>
        <w:bookmarkEnd w:id="5332"/>
        <w:bookmarkEnd w:id="5333"/>
        <w:bookmarkEnd w:id="5334"/>
        <w:bookmarkEnd w:id="5335"/>
        <w:bookmarkEnd w:id="5336"/>
        <w:bookmarkEnd w:id="5337"/>
        <w:bookmarkEnd w:id="5338"/>
      </w:tr>
      <w:tr w:rsidR="00B3100F" w:rsidDel="00737EFF" w:rsidTr="2ADD6C4A" w14:paraId="59B4E8B2" w14:textId="77777777">
        <w:trPr>
          <w:del w:author="toantk" w:date="2022-07-26T13:48:00Z" w:id="400648233"/>
        </w:trPr>
        <w:tc>
          <w:tcPr>
            <w:tcW w:w="1885" w:type="dxa"/>
            <w:tcMar/>
          </w:tcPr>
          <w:p w:rsidR="00CE4F19" w:rsidDel="00737EFF" w:rsidP="2ADD6C4A" w:rsidRDefault="00CE4F19" w14:paraId="67485C53" w14:textId="2CD6B2E3">
            <w:pPr>
              <w:pStyle w:val="Heading2"/>
              <w:rPr>
                <w:del w:author="toantk" w:date="2022-07-26T13:48:00Z" w:id="5340"/>
              </w:rPr>
              <w:pPrChange w:author="toantk" w:date="2022-07-27T13:42:00Z" w:id="5341">
                <w:pPr/>
              </w:pPrChange>
            </w:pPr>
            <w:bookmarkStart w:name="_Toc111217646" w:id="5342"/>
            <w:del w:author="toantk" w:date="2022-07-26T13:48:00Z" w:id="1545540874">
              <w:r w:rsidDel="2EBA50FA">
                <w:delText>Post-condition</w:delText>
              </w:r>
            </w:del>
            <w:bookmarkStart w:name="_Toc109835791" w:id="5344"/>
            <w:bookmarkStart w:name="_Toc109836409" w:id="5345"/>
            <w:bookmarkStart w:name="_Toc109899212" w:id="5346"/>
            <w:bookmarkStart w:name="_Toc109910001" w:id="5347"/>
            <w:bookmarkStart w:name="_Toc109910620" w:id="5348"/>
            <w:bookmarkStart w:name="_Toc110528699" w:id="5349"/>
            <w:bookmarkStart w:name="_Toc110529324" w:id="5350"/>
            <w:bookmarkEnd w:id="5342"/>
            <w:bookmarkEnd w:id="5344"/>
            <w:bookmarkEnd w:id="5345"/>
            <w:bookmarkEnd w:id="5346"/>
            <w:bookmarkEnd w:id="5347"/>
            <w:bookmarkEnd w:id="5348"/>
            <w:bookmarkEnd w:id="5349"/>
            <w:bookmarkEnd w:id="5350"/>
          </w:p>
        </w:tc>
        <w:tc>
          <w:tcPr>
            <w:tcW w:w="7340" w:type="dxa"/>
            <w:tcMar/>
          </w:tcPr>
          <w:p w:rsidR="00CE4F19" w:rsidDel="00737EFF" w:rsidP="2ADD6C4A" w:rsidRDefault="00CE4F19" w14:paraId="5E0AC726" w14:textId="6ED352D2">
            <w:pPr>
              <w:pStyle w:val="Heading2"/>
              <w:rPr>
                <w:del w:author="toantk" w:date="2022-07-26T13:48:00Z" w:id="5351"/>
              </w:rPr>
              <w:pPrChange w:author="toantk" w:date="2022-07-27T13:42:00Z" w:id="5352">
                <w:pPr/>
              </w:pPrChange>
            </w:pPr>
            <w:bookmarkStart w:name="_Toc111217647" w:id="5353"/>
            <w:del w:author="toantk" w:date="2022-07-26T13:48:00Z" w:id="996793494">
              <w:r w:rsidDel="2EBA50FA">
                <w:delText>Thiết bị phản hồi đầy đủ các thông tin cho OneLink</w:delText>
              </w:r>
              <w:r w:rsidDel="2EBA50FA">
                <w:delText>Mobile App</w:delText>
              </w:r>
            </w:del>
            <w:bookmarkStart w:name="_Toc109835792" w:id="5355"/>
            <w:bookmarkStart w:name="_Toc109836410" w:id="5356"/>
            <w:bookmarkStart w:name="_Toc109899213" w:id="5357"/>
            <w:bookmarkStart w:name="_Toc109910002" w:id="5358"/>
            <w:bookmarkStart w:name="_Toc109910621" w:id="5359"/>
            <w:bookmarkStart w:name="_Toc110528700" w:id="5360"/>
            <w:bookmarkStart w:name="_Toc110529325" w:id="5361"/>
            <w:bookmarkEnd w:id="5353"/>
            <w:bookmarkEnd w:id="5355"/>
            <w:bookmarkEnd w:id="5356"/>
            <w:bookmarkEnd w:id="5357"/>
            <w:bookmarkEnd w:id="5358"/>
            <w:bookmarkEnd w:id="5359"/>
            <w:bookmarkEnd w:id="5360"/>
            <w:bookmarkEnd w:id="5361"/>
          </w:p>
        </w:tc>
        <w:bookmarkStart w:name="_Toc109835793" w:id="5362"/>
        <w:bookmarkStart w:name="_Toc109836411" w:id="5363"/>
        <w:bookmarkStart w:name="_Toc109899214" w:id="5364"/>
        <w:bookmarkStart w:name="_Toc109910003" w:id="5365"/>
        <w:bookmarkStart w:name="_Toc109910622" w:id="5366"/>
        <w:bookmarkStart w:name="_Toc110528701" w:id="5367"/>
        <w:bookmarkStart w:name="_Toc110529326" w:id="5368"/>
        <w:bookmarkEnd w:id="5362"/>
        <w:bookmarkEnd w:id="5363"/>
        <w:bookmarkEnd w:id="5364"/>
        <w:bookmarkEnd w:id="5365"/>
        <w:bookmarkEnd w:id="5366"/>
        <w:bookmarkEnd w:id="5367"/>
        <w:bookmarkEnd w:id="5368"/>
      </w:tr>
    </w:tbl>
    <w:p w:rsidRPr="00A13CE7" w:rsidR="00CE4F19" w:rsidDel="00737EFF" w:rsidP="2ADD6C4A" w:rsidRDefault="00CE4F19" w14:paraId="7818B043" w14:textId="45CF78A9">
      <w:pPr>
        <w:pStyle w:val="Heading2"/>
        <w:rPr>
          <w:del w:author="toantk" w:date="2022-07-26T13:48:00Z" w:id="5369"/>
        </w:rPr>
        <w:pPrChange w:author="toantk" w:date="2022-07-27T13:42:00Z" w:id="5370">
          <w:pPr/>
        </w:pPrChange>
      </w:pPr>
      <w:bookmarkStart w:name="_Toc109835794" w:id="5371"/>
      <w:bookmarkStart w:name="_Toc109836412" w:id="5372"/>
      <w:bookmarkStart w:name="_Toc109899215" w:id="5373"/>
      <w:bookmarkStart w:name="_Toc109910004" w:id="5374"/>
      <w:bookmarkStart w:name="_Toc109910623" w:id="5375"/>
      <w:bookmarkStart w:name="_Toc110528702" w:id="5376"/>
      <w:bookmarkStart w:name="_Toc110529327" w:id="5377"/>
      <w:bookmarkStart w:name="_Toc111217648" w:id="5378"/>
      <w:bookmarkEnd w:id="5371"/>
      <w:bookmarkEnd w:id="5372"/>
      <w:bookmarkEnd w:id="5373"/>
      <w:bookmarkEnd w:id="5374"/>
      <w:bookmarkEnd w:id="5375"/>
      <w:bookmarkEnd w:id="5376"/>
      <w:bookmarkEnd w:id="5377"/>
      <w:bookmarkEnd w:id="5378"/>
    </w:p>
    <w:p w:rsidR="00CE4F19" w:rsidDel="00737EFF" w:rsidP="2ADD6C4A" w:rsidRDefault="00CE4F19" w14:paraId="662EF7FE" w14:textId="26D47853">
      <w:pPr>
        <w:pStyle w:val="Heading2"/>
        <w:rPr>
          <w:del w:author="toantk" w:date="2022-07-26T13:48:00Z" w:id="5379"/>
        </w:rPr>
        <w:pPrChange w:author="toantk" w:date="2022-07-27T13:42:00Z" w:id="5380">
          <w:pPr/>
        </w:pPrChange>
      </w:pPr>
      <w:bookmarkStart w:name="_Toc111217649" w:id="5381"/>
      <w:del w:author="toantk" w:date="2022-07-26T13:48:00Z" w:id="1948900530">
        <w:r w:rsidDel="2EBA50FA">
          <w:delText>Luồng dữ liệu:</w:delText>
        </w:r>
      </w:del>
      <w:bookmarkStart w:name="_Toc109835795" w:id="5383"/>
      <w:bookmarkStart w:name="_Toc109836413" w:id="5384"/>
      <w:bookmarkStart w:name="_Toc109899216" w:id="5385"/>
      <w:bookmarkStart w:name="_Toc109910005" w:id="5386"/>
      <w:bookmarkStart w:name="_Toc109910624" w:id="5387"/>
      <w:bookmarkStart w:name="_Toc110528703" w:id="5388"/>
      <w:bookmarkStart w:name="_Toc110529328" w:id="5389"/>
      <w:bookmarkEnd w:id="5381"/>
      <w:bookmarkEnd w:id="5383"/>
      <w:bookmarkEnd w:id="5384"/>
      <w:bookmarkEnd w:id="5385"/>
      <w:bookmarkEnd w:id="5386"/>
      <w:bookmarkEnd w:id="5387"/>
      <w:bookmarkEnd w:id="5388"/>
      <w:bookmarkEnd w:id="5389"/>
    </w:p>
    <w:p w:rsidR="00CE4F19" w:rsidDel="00737EFF" w:rsidP="2ADD6C4A" w:rsidRDefault="00CE4F19" w14:paraId="32ECBCA4" w14:textId="794994EC">
      <w:pPr>
        <w:pStyle w:val="Heading2"/>
        <w:rPr>
          <w:del w:author="toantk" w:date="2022-07-26T13:48:00Z" w:id="5390"/>
        </w:rPr>
        <w:pPrChange w:author="toantk" w:date="2022-07-27T13:42:00Z" w:id="5391">
          <w:pPr>
            <w:keepNext/>
          </w:pPr>
        </w:pPrChange>
      </w:pPr>
      <w:bookmarkStart w:name="_Toc111217650" w:id="5392"/>
      <w:del w:author="toantk" w:date="2022-07-26T13:48:00Z" w:id="2114152948">
        <w:r w:rsidDel="2EBA50FA">
          <w:delText>￼</w:delText>
        </w:r>
      </w:del>
      <w:bookmarkStart w:name="_Toc109835796" w:id="5394"/>
      <w:bookmarkStart w:name="_Toc109836414" w:id="5395"/>
      <w:bookmarkStart w:name="_Toc109899217" w:id="5396"/>
      <w:bookmarkStart w:name="_Toc109910006" w:id="5397"/>
      <w:bookmarkStart w:name="_Toc109910625" w:id="5398"/>
      <w:bookmarkStart w:name="_Toc110528704" w:id="5399"/>
      <w:bookmarkStart w:name="_Toc110529329" w:id="5400"/>
      <w:bookmarkEnd w:id="5392"/>
      <w:bookmarkEnd w:id="5394"/>
      <w:bookmarkEnd w:id="5395"/>
      <w:bookmarkEnd w:id="5396"/>
      <w:bookmarkEnd w:id="5397"/>
      <w:bookmarkEnd w:id="5398"/>
      <w:bookmarkEnd w:id="5399"/>
      <w:bookmarkEnd w:id="5400"/>
    </w:p>
    <w:p w:rsidR="00CE4F19" w:rsidDel="00737EFF" w:rsidP="2ADD6C4A" w:rsidRDefault="00CE4F19" w14:paraId="3F0DB299" w14:textId="03048E62">
      <w:pPr>
        <w:pStyle w:val="Heading2"/>
        <w:rPr>
          <w:del w:author="toantk" w:date="2022-07-26T13:48:00Z" w:id="986567098"/>
        </w:rPr>
        <w:pPrChange w:author="toantk" w:date="2022-07-27T13:42:00Z" w:id="5402">
          <w:pPr>
            <w:pStyle w:val="Caption"/>
          </w:pPr>
        </w:pPrChange>
      </w:pPr>
      <w:bookmarkStart w:name="_Toc111217651" w:id="5403"/>
      <w:del w:author="toantk" w:date="2022-07-26T13:48:00Z" w:id="723394461">
        <w:r w:rsidDel="2EBA50FA">
          <w:delText xml:space="preserve">Hình </w:delText>
        </w:r>
        <w:r>
          <w:rPr>
            <w:b w:val="0"/>
            <w:bCs w:val="0"/>
          </w:rPr>
          <w:fldChar w:fldCharType="begin"/>
        </w:r>
        <w:r>
          <w:delInstrText xml:space="preserve"> STYLEREF 1 \s </w:delInstrText>
        </w:r>
        <w:r>
          <w:rPr>
            <w:b w:val="0"/>
            <w:bCs w:val="0"/>
          </w:rPr>
          <w:fldChar w:fldCharType="separate"/>
        </w:r>
        <w:r w:rsidRPr="2ADD6C4A" w:rsidDel="2EBA50FA">
          <w:rPr>
            <w:noProof/>
          </w:rPr>
          <w:delText>7</w:delText>
        </w:r>
        <w:r>
          <w:rPr>
            <w:b w:val="0"/>
            <w:bCs w:val="0"/>
          </w:rPr>
          <w:fldChar w:fldCharType="end"/>
        </w:r>
        <w:r w:rsidDel="2EBA50FA">
          <w:delText>.</w:delText>
        </w:r>
        <w:r>
          <w:rPr>
            <w:b w:val="0"/>
            <w:bCs w:val="0"/>
          </w:rPr>
          <w:fldChar w:fldCharType="begin"/>
        </w:r>
        <w:r>
          <w:delInstrText xml:space="preserve"> SEQ Hình \* ARABIC \s 1 </w:delInstrText>
        </w:r>
        <w:r>
          <w:rPr>
            <w:b w:val="0"/>
            <w:bCs w:val="0"/>
          </w:rPr>
          <w:fldChar w:fldCharType="separate"/>
        </w:r>
        <w:r w:rsidRPr="2ADD6C4A" w:rsidDel="2EBA50FA">
          <w:rPr>
            <w:noProof/>
          </w:rPr>
          <w:delText>20</w:delText>
        </w:r>
        <w:r>
          <w:rPr>
            <w:b w:val="0"/>
            <w:bCs w:val="0"/>
          </w:rPr>
          <w:fldChar w:fldCharType="end"/>
        </w:r>
        <w:r>
          <w:rPr>
            <w:b w:val="0"/>
            <w:bCs w:val="0"/>
          </w:rPr>
          <w:fldChar w:fldCharType="begin"/>
        </w:r>
        <w:r w:rsidRPr="2ADD6C4A">
          <w:rPr>
            <w:noProof/>
          </w:rPr>
          <w:delInstrText xml:space="preserve"> STYLEREF 1 \s </w:delInstrText>
        </w:r>
        <w:r>
          <w:rPr>
            <w:b w:val="0"/>
            <w:bCs w:val="0"/>
          </w:rPr>
          <w:fldChar w:fldCharType="separate"/>
        </w:r>
        <w:r w:rsidRPr="2ADD6C4A" w:rsidDel="2EBA50FA">
          <w:rPr>
            <w:noProof/>
          </w:rPr>
          <w:delText>7</w:delText>
        </w:r>
        <w:r>
          <w:rPr>
            <w:b w:val="0"/>
            <w:bCs w:val="0"/>
          </w:rPr>
          <w:fldChar w:fldCharType="end"/>
        </w:r>
        <w:r w:rsidDel="2EBA50FA">
          <w:delText>.</w:delText>
        </w:r>
        <w:r>
          <w:rPr>
            <w:b w:val="0"/>
            <w:bCs w:val="0"/>
          </w:rPr>
          <w:fldChar w:fldCharType="begin"/>
        </w:r>
        <w:r w:rsidRPr="2ADD6C4A">
          <w:rPr>
            <w:noProof/>
          </w:rPr>
          <w:delInstrText xml:space="preserve"> SEQ Hình \* ARABIC \s 1 </w:delInstrText>
        </w:r>
        <w:r>
          <w:rPr>
            <w:b w:val="0"/>
            <w:bCs w:val="0"/>
          </w:rPr>
          <w:fldChar w:fldCharType="separate"/>
        </w:r>
        <w:r w:rsidRPr="2ADD6C4A" w:rsidDel="2EBA50FA">
          <w:rPr>
            <w:noProof/>
          </w:rPr>
          <w:delText>17</w:delText>
        </w:r>
        <w:r>
          <w:rPr>
            <w:b w:val="0"/>
            <w:bCs w:val="0"/>
          </w:rPr>
          <w:fldChar w:fldCharType="end"/>
        </w:r>
        <w:r w:rsidDel="2EBA50FA">
          <w:delText xml:space="preserve"> LuQ Hình \* ARABIC \s 1 các thông tin cho OneLinkphiên truy nhậpID</w:delText>
        </w:r>
      </w:del>
      <w:bookmarkStart w:name="_Toc109835797" w:id="5405"/>
      <w:bookmarkStart w:name="_Toc109836415" w:id="5406"/>
      <w:bookmarkStart w:name="_Toc109899218" w:id="5407"/>
      <w:bookmarkStart w:name="_Toc109910007" w:id="5408"/>
      <w:bookmarkStart w:name="_Toc109910626" w:id="5409"/>
      <w:bookmarkStart w:name="_Toc110528705" w:id="5410"/>
      <w:bookmarkStart w:name="_Toc110529330" w:id="5411"/>
      <w:bookmarkEnd w:id="5403"/>
      <w:bookmarkEnd w:id="5405"/>
      <w:bookmarkEnd w:id="5406"/>
      <w:bookmarkEnd w:id="5407"/>
      <w:bookmarkEnd w:id="5408"/>
      <w:bookmarkEnd w:id="5409"/>
      <w:bookmarkEnd w:id="5410"/>
      <w:bookmarkEnd w:id="5411"/>
    </w:p>
    <w:p w:rsidR="00CE4F19" w:rsidDel="00737EFF" w:rsidP="2ADD6C4A" w:rsidRDefault="00CE4F19" w14:paraId="0B897B51" w14:textId="016A86E1">
      <w:pPr>
        <w:pStyle w:val="Heading2"/>
        <w:rPr>
          <w:del w:author="toantk" w:date="2022-07-26T13:48:00Z" w:id="5412"/>
        </w:rPr>
        <w:pPrChange w:author="toantk" w:date="2022-07-27T13:42:00Z" w:id="5413">
          <w:pPr/>
        </w:pPrChange>
      </w:pPr>
      <w:bookmarkStart w:name="_Toc111217652" w:id="5414"/>
      <w:del w:author="toantk" w:date="2022-07-26T13:48:00Z" w:id="1754673821">
        <w:r w:rsidDel="2EBA50FA">
          <w:delText xml:space="preserve">Cấu trúc dữ liệu </w:delText>
        </w:r>
        <w:r w:rsidDel="2EBA50FA">
          <w:delText xml:space="preserve">Cấu trúc payload </w:delText>
        </w:r>
        <w:r w:rsidDel="2EBA50FA">
          <w:delText>của bản tin:</w:delText>
        </w:r>
      </w:del>
      <w:bookmarkStart w:name="_Toc109835798" w:id="5416"/>
      <w:bookmarkStart w:name="_Toc109836416" w:id="5417"/>
      <w:bookmarkStart w:name="_Toc109899219" w:id="5418"/>
      <w:bookmarkStart w:name="_Toc109910008" w:id="5419"/>
      <w:bookmarkStart w:name="_Toc109910627" w:id="5420"/>
      <w:bookmarkStart w:name="_Toc110528706" w:id="5421"/>
      <w:bookmarkStart w:name="_Toc110529331" w:id="5422"/>
      <w:bookmarkEnd w:id="5414"/>
      <w:bookmarkEnd w:id="5416"/>
      <w:bookmarkEnd w:id="5417"/>
      <w:bookmarkEnd w:id="5418"/>
      <w:bookmarkEnd w:id="5419"/>
      <w:bookmarkEnd w:id="5420"/>
      <w:bookmarkEnd w:id="5421"/>
      <w:bookmarkEnd w:id="5422"/>
    </w:p>
    <w:p w:rsidR="00CE4F19" w:rsidDel="00737EFF" w:rsidP="2ADD6C4A" w:rsidRDefault="006563FB" w14:paraId="344C7CD6" w14:textId="1819112E">
      <w:pPr>
        <w:pStyle w:val="Heading2"/>
        <w:rPr>
          <w:del w:author="toantk" w:date="2022-07-26T13:48:00Z" w:id="5423"/>
        </w:rPr>
        <w:pPrChange w:author="toantk" w:date="2022-07-27T13:42:00Z" w:id="5424">
          <w:pPr>
            <w:pStyle w:val="ListParagraph"/>
            <w:numPr>
              <w:numId w:val="9"/>
            </w:numPr>
            <w:ind w:hanging="360"/>
          </w:pPr>
        </w:pPrChange>
      </w:pPr>
      <w:bookmarkStart w:name="_Toc111217653" w:id="5425"/>
      <w:del w:author="toantk" w:date="2022-07-26T13:48:00Z" w:id="396585328">
        <w:r w:rsidDel="6A65FEDC">
          <w:delText>Voice</w:delText>
        </w:r>
        <w:r w:rsidDel="6A65FEDC">
          <w:delText xml:space="preserve"> view Request:</w:delText>
        </w:r>
      </w:del>
      <w:bookmarkStart w:name="_Toc109835799" w:id="5427"/>
      <w:bookmarkStart w:name="_Toc109836417" w:id="5428"/>
      <w:bookmarkStart w:name="_Toc109899220" w:id="5429"/>
      <w:bookmarkStart w:name="_Toc109910009" w:id="5430"/>
      <w:bookmarkStart w:name="_Toc109910628" w:id="5431"/>
      <w:bookmarkStart w:name="_Toc110528707" w:id="5432"/>
      <w:bookmarkStart w:name="_Toc110529332" w:id="5433"/>
      <w:bookmarkEnd w:id="5425"/>
      <w:bookmarkEnd w:id="5427"/>
      <w:bookmarkEnd w:id="5428"/>
      <w:bookmarkEnd w:id="5429"/>
      <w:bookmarkEnd w:id="5430"/>
      <w:bookmarkEnd w:id="5431"/>
      <w:bookmarkEnd w:id="5432"/>
      <w:bookmarkEnd w:id="5433"/>
    </w:p>
    <w:p w:rsidR="00CE4F19" w:rsidDel="00737EFF" w:rsidP="2ADD6C4A" w:rsidRDefault="00CE4F19" w14:paraId="755DF03C" w14:textId="3E801513">
      <w:pPr>
        <w:pStyle w:val="Heading2"/>
        <w:rPr>
          <w:del w:author="toantk" w:date="2022-07-26T13:48:00Z" w:id="5434"/>
        </w:rPr>
        <w:pPrChange w:author="toantk" w:date="2022-07-27T13:42:00Z" w:id="5435">
          <w:pPr>
            <w:pStyle w:val="ListParagraph"/>
            <w:ind w:firstLine="360"/>
          </w:pPr>
        </w:pPrChange>
      </w:pPr>
      <w:bookmarkStart w:name="_Toc111217654" w:id="5436"/>
      <w:del w:author="toantk" w:date="2022-07-26T13:48:00Z" w:id="2078747655">
        <w:r w:rsidDel="2EBA50FA">
          <w:delText>{“action” : “</w:delText>
        </w:r>
        <w:r w:rsidDel="2EBA50FA">
          <w:delText>voice</w:delText>
        </w:r>
        <w:r w:rsidDel="2EBA50FA">
          <w:delText>View”</w:delText>
        </w:r>
        <w:r w:rsidDel="2EBA50FA">
          <w:delText>, “requestId” : “&lt;requestId&gt;”</w:delText>
        </w:r>
        <w:r w:rsidDel="2EBA50FA">
          <w:delText>}</w:delText>
        </w:r>
      </w:del>
      <w:bookmarkStart w:name="_Toc109835800" w:id="5438"/>
      <w:bookmarkStart w:name="_Toc109836418" w:id="5439"/>
      <w:bookmarkStart w:name="_Toc109899221" w:id="5440"/>
      <w:bookmarkStart w:name="_Toc109910010" w:id="5441"/>
      <w:bookmarkStart w:name="_Toc109910629" w:id="5442"/>
      <w:bookmarkStart w:name="_Toc110528708" w:id="5443"/>
      <w:bookmarkStart w:name="_Toc110529333" w:id="5444"/>
      <w:bookmarkEnd w:id="5436"/>
      <w:bookmarkEnd w:id="5438"/>
      <w:bookmarkEnd w:id="5439"/>
      <w:bookmarkEnd w:id="5440"/>
      <w:bookmarkEnd w:id="5441"/>
      <w:bookmarkEnd w:id="5442"/>
      <w:bookmarkEnd w:id="5443"/>
      <w:bookmarkEnd w:id="5444"/>
    </w:p>
    <w:p w:rsidR="00CE4F19" w:rsidDel="00737EFF" w:rsidP="2ADD6C4A" w:rsidRDefault="006563FB" w14:paraId="2FD62D7A" w14:textId="6F7B10BD">
      <w:pPr>
        <w:pStyle w:val="Heading2"/>
        <w:rPr>
          <w:del w:author="toantk" w:date="2022-07-26T13:48:00Z" w:id="5445"/>
        </w:rPr>
        <w:pPrChange w:author="toantk" w:date="2022-07-27T13:42:00Z" w:id="5446">
          <w:pPr>
            <w:pStyle w:val="ListParagraph"/>
            <w:numPr>
              <w:numId w:val="9"/>
            </w:numPr>
            <w:ind w:hanging="360"/>
          </w:pPr>
        </w:pPrChange>
      </w:pPr>
      <w:bookmarkStart w:name="_Toc111217655" w:id="5447"/>
      <w:del w:author="toantk" w:date="2022-07-26T13:48:00Z" w:id="1858016627">
        <w:r w:rsidDel="6A65FEDC">
          <w:delText>Voice</w:delText>
        </w:r>
        <w:r w:rsidDel="6A65FEDC">
          <w:delText xml:space="preserve"> view Response:</w:delText>
        </w:r>
      </w:del>
      <w:bookmarkStart w:name="_Toc109835801" w:id="5449"/>
      <w:bookmarkStart w:name="_Toc109836419" w:id="5450"/>
      <w:bookmarkStart w:name="_Toc109899222" w:id="5451"/>
      <w:bookmarkStart w:name="_Toc109910011" w:id="5452"/>
      <w:bookmarkStart w:name="_Toc109910630" w:id="5453"/>
      <w:bookmarkStart w:name="_Toc110528709" w:id="5454"/>
      <w:bookmarkStart w:name="_Toc110529334" w:id="5455"/>
      <w:bookmarkEnd w:id="5447"/>
      <w:bookmarkEnd w:id="5449"/>
      <w:bookmarkEnd w:id="5450"/>
      <w:bookmarkEnd w:id="5451"/>
      <w:bookmarkEnd w:id="5452"/>
      <w:bookmarkEnd w:id="5453"/>
      <w:bookmarkEnd w:id="5454"/>
      <w:bookmarkEnd w:id="5455"/>
    </w:p>
    <w:p w:rsidRPr="00820762" w:rsidR="00CE4F19" w:rsidDel="00737EFF" w:rsidRDefault="00CE4F19" w14:paraId="469B6894" w14:textId="25788DFE">
      <w:pPr>
        <w:pStyle w:val="Heading2"/>
        <w:rPr>
          <w:del w:author="toantk" w:date="2022-07-26T13:48:00Z" w:id="5456"/>
        </w:rPr>
        <w:pPrChange w:author="toantk" w:date="2022-07-27T13:42:00Z" w:id="5457">
          <w:pPr>
            <w:pStyle w:val="ListParagraph"/>
            <w:numPr>
              <w:ilvl w:val="1"/>
              <w:numId w:val="9"/>
            </w:numPr>
            <w:ind w:left="1440" w:hanging="360"/>
          </w:pPr>
        </w:pPrChange>
      </w:pPr>
      <w:bookmarkStart w:name="_Toc111217656" w:id="5458"/>
      <w:del w:author="toantk" w:date="2022-07-26T13:48:00Z" w:id="5459">
        <w:r w:rsidDel="00737EFF">
          <w:delText xml:space="preserve">Lấy thông tin cấu hình </w:delText>
        </w:r>
        <w:r w:rsidDel="00737EFF" w:rsidR="006563FB">
          <w:delText>Voice</w:delText>
        </w:r>
        <w:r w:rsidRPr="00820762" w:rsidDel="00737EFF">
          <w:delText xml:space="preserve"> thành công</w:delText>
        </w:r>
        <w:r w:rsidDel="00737EFF">
          <w:delText>:</w:delText>
        </w:r>
        <w:bookmarkStart w:name="_Toc109835802" w:id="5460"/>
        <w:bookmarkStart w:name="_Toc109836420" w:id="5461"/>
        <w:bookmarkStart w:name="_Toc109899223" w:id="5462"/>
        <w:bookmarkStart w:name="_Toc109910012" w:id="5463"/>
        <w:bookmarkStart w:name="_Toc109910631" w:id="5464"/>
        <w:bookmarkStart w:name="_Toc110528710" w:id="5465"/>
        <w:bookmarkStart w:name="_Toc110529335" w:id="5466"/>
        <w:bookmarkEnd w:id="5458"/>
        <w:bookmarkEnd w:id="5460"/>
        <w:bookmarkEnd w:id="5461"/>
        <w:bookmarkEnd w:id="5462"/>
        <w:bookmarkEnd w:id="5463"/>
        <w:bookmarkEnd w:id="5464"/>
        <w:bookmarkEnd w:id="5465"/>
        <w:bookmarkEnd w:id="5466"/>
      </w:del>
    </w:p>
    <w:p w:rsidR="00CE4F19" w:rsidDel="00737EFF" w:rsidP="2ADD6C4A" w:rsidRDefault="00CE4F19" w14:paraId="5307C5A3" w14:textId="27657FBB">
      <w:pPr>
        <w:pStyle w:val="Heading2"/>
        <w:rPr>
          <w:del w:author="toantk" w:date="2022-07-26T13:48:00Z" w:id="5467"/>
        </w:rPr>
        <w:pPrChange w:author="toantk" w:date="2022-07-27T13:42:00Z" w:id="5468">
          <w:pPr>
            <w:pStyle w:val="FirstLevelBullet"/>
            <w:numPr>
              <w:numId w:val="0"/>
            </w:numPr>
            <w:ind w:left="1080" w:firstLine="0"/>
          </w:pPr>
        </w:pPrChange>
      </w:pPr>
      <w:bookmarkStart w:name="_Toc111217657" w:id="5469"/>
      <w:del w:author="toantk" w:date="2022-07-26T13:48:00Z" w:id="1721599883">
        <w:r w:rsidDel="2EBA50FA">
          <w:delText>{</w:delText>
        </w:r>
      </w:del>
      <w:bookmarkStart w:name="_Toc109835803" w:id="5471"/>
      <w:bookmarkStart w:name="_Toc109836421" w:id="5472"/>
      <w:bookmarkStart w:name="_Toc109899224" w:id="5473"/>
      <w:bookmarkStart w:name="_Toc109910013" w:id="5474"/>
      <w:bookmarkStart w:name="_Toc109910632" w:id="5475"/>
      <w:bookmarkStart w:name="_Toc110528711" w:id="5476"/>
      <w:bookmarkStart w:name="_Toc110529336" w:id="5477"/>
      <w:bookmarkEnd w:id="5469"/>
      <w:bookmarkEnd w:id="5471"/>
      <w:bookmarkEnd w:id="5472"/>
      <w:bookmarkEnd w:id="5473"/>
      <w:bookmarkEnd w:id="5474"/>
      <w:bookmarkEnd w:id="5475"/>
      <w:bookmarkEnd w:id="5476"/>
      <w:bookmarkEnd w:id="5477"/>
    </w:p>
    <w:p w:rsidR="00CE4F19" w:rsidDel="00737EFF" w:rsidP="2ADD6C4A" w:rsidRDefault="00CE4F19" w14:paraId="6C35F02E" w14:textId="24C5A351">
      <w:pPr>
        <w:pStyle w:val="Heading2"/>
        <w:rPr>
          <w:del w:author="toantk" w:date="2022-07-26T13:48:00Z" w:id="5478"/>
        </w:rPr>
        <w:pPrChange w:author="toantk" w:date="2022-07-27T13:42:00Z" w:id="5479">
          <w:pPr>
            <w:pStyle w:val="FirstLevelBullet"/>
            <w:numPr>
              <w:numId w:val="0"/>
            </w:numPr>
            <w:ind w:left="0" w:firstLine="360"/>
          </w:pPr>
        </w:pPrChange>
      </w:pPr>
      <w:bookmarkStart w:name="_Toc111217658" w:id="5480"/>
      <w:del w:author="toantk" w:date="2022-07-26T13:48:00Z" w:id="2038161407">
        <w:r w:rsidDel="2EBA50FA">
          <w:delText>"status": 0,</w:delText>
        </w:r>
      </w:del>
      <w:bookmarkStart w:name="_Toc109835804" w:id="5482"/>
      <w:bookmarkStart w:name="_Toc109836422" w:id="5483"/>
      <w:bookmarkStart w:name="_Toc109899225" w:id="5484"/>
      <w:bookmarkStart w:name="_Toc109910014" w:id="5485"/>
      <w:bookmarkStart w:name="_Toc109910633" w:id="5486"/>
      <w:bookmarkStart w:name="_Toc110528712" w:id="5487"/>
      <w:bookmarkStart w:name="_Toc110529337" w:id="5488"/>
      <w:bookmarkEnd w:id="5480"/>
      <w:bookmarkEnd w:id="5482"/>
      <w:bookmarkEnd w:id="5483"/>
      <w:bookmarkEnd w:id="5484"/>
      <w:bookmarkEnd w:id="5485"/>
      <w:bookmarkEnd w:id="5486"/>
      <w:bookmarkEnd w:id="5487"/>
      <w:bookmarkEnd w:id="5488"/>
    </w:p>
    <w:p w:rsidR="00CE4F19" w:rsidDel="00737EFF" w:rsidP="2ADD6C4A" w:rsidRDefault="00B94824" w14:paraId="6C4BF91D" w14:textId="1E9E7961">
      <w:pPr>
        <w:pStyle w:val="Heading2"/>
        <w:rPr>
          <w:del w:author="toantk" w:date="2022-07-26T13:48:00Z" w:id="5489"/>
        </w:rPr>
        <w:pPrChange w:author="toantk" w:date="2022-07-27T13:42:00Z" w:id="5490">
          <w:pPr>
            <w:pStyle w:val="FirstLevelBullet"/>
            <w:numPr>
              <w:numId w:val="0"/>
            </w:numPr>
            <w:ind w:left="0" w:firstLine="360"/>
          </w:pPr>
        </w:pPrChange>
      </w:pPr>
      <w:bookmarkStart w:name="_Toc111217659" w:id="5491"/>
      <w:del w:author="toantk" w:date="2022-07-26T13:48:00Z" w:id="1986230800">
        <w:r w:rsidDel="7361C997">
          <w:delText>“message”: “</w:delText>
        </w:r>
        <w:r w:rsidDel="7361C997">
          <w:delText>Success</w:delText>
        </w:r>
        <w:r w:rsidDel="7361C997">
          <w:delText>”</w:delText>
        </w:r>
        <w:r w:rsidDel="7361C997">
          <w:delText>,</w:delText>
        </w:r>
      </w:del>
      <w:bookmarkStart w:name="_Toc109835805" w:id="5493"/>
      <w:bookmarkStart w:name="_Toc109836423" w:id="5494"/>
      <w:bookmarkStart w:name="_Toc109899226" w:id="5495"/>
      <w:bookmarkStart w:name="_Toc109910015" w:id="5496"/>
      <w:bookmarkStart w:name="_Toc109910634" w:id="5497"/>
      <w:bookmarkStart w:name="_Toc110528713" w:id="5498"/>
      <w:bookmarkStart w:name="_Toc110529338" w:id="5499"/>
      <w:bookmarkEnd w:id="5491"/>
      <w:bookmarkEnd w:id="5493"/>
      <w:bookmarkEnd w:id="5494"/>
      <w:bookmarkEnd w:id="5495"/>
      <w:bookmarkEnd w:id="5496"/>
      <w:bookmarkEnd w:id="5497"/>
      <w:bookmarkEnd w:id="5498"/>
      <w:bookmarkEnd w:id="5499"/>
    </w:p>
    <w:p w:rsidR="00A52D79" w:rsidDel="00737EFF" w:rsidP="2ADD6C4A" w:rsidRDefault="00A52D79" w14:paraId="0EB0D1B4" w14:textId="4FB42B48">
      <w:pPr>
        <w:pStyle w:val="Heading2"/>
        <w:rPr>
          <w:del w:author="toantk" w:date="2022-07-26T13:48:00Z" w:id="5500"/>
        </w:rPr>
        <w:pPrChange w:author="toantk" w:date="2022-07-27T13:42:00Z" w:id="5501">
          <w:pPr>
            <w:pStyle w:val="ListParagraph"/>
            <w:ind w:firstLine="360"/>
          </w:pPr>
        </w:pPrChange>
      </w:pPr>
      <w:bookmarkStart w:name="_Toc111217660" w:id="5502"/>
      <w:del w:author="toantk" w:date="2022-07-26T13:48:00Z" w:id="1245811315">
        <w:r w:rsidDel="4A24509D">
          <w:delText>“requestId” : “&lt;requestId&gt;”,</w:delText>
        </w:r>
      </w:del>
      <w:bookmarkStart w:name="_Toc109835806" w:id="5504"/>
      <w:bookmarkStart w:name="_Toc109836424" w:id="5505"/>
      <w:bookmarkStart w:name="_Toc109899227" w:id="5506"/>
      <w:bookmarkStart w:name="_Toc109910016" w:id="5507"/>
      <w:bookmarkStart w:name="_Toc109910635" w:id="5508"/>
      <w:bookmarkStart w:name="_Toc110528714" w:id="5509"/>
      <w:bookmarkStart w:name="_Toc110529339" w:id="5510"/>
      <w:bookmarkEnd w:id="5502"/>
      <w:bookmarkEnd w:id="5504"/>
      <w:bookmarkEnd w:id="5505"/>
      <w:bookmarkEnd w:id="5506"/>
      <w:bookmarkEnd w:id="5507"/>
      <w:bookmarkEnd w:id="5508"/>
      <w:bookmarkEnd w:id="5509"/>
      <w:bookmarkEnd w:id="5510"/>
    </w:p>
    <w:p w:rsidR="00CE4F19" w:rsidDel="00737EFF" w:rsidP="2ADD6C4A" w:rsidRDefault="00CE4F19" w14:paraId="39A0B6A9" w14:textId="22BCDBF9">
      <w:pPr>
        <w:pStyle w:val="Heading2"/>
        <w:rPr>
          <w:del w:author="toantk" w:date="2022-07-26T13:48:00Z" w:id="5511"/>
        </w:rPr>
        <w:pPrChange w:author="toantk" w:date="2022-07-27T13:42:00Z" w:id="5512">
          <w:pPr>
            <w:pStyle w:val="FirstLevelBullet"/>
            <w:numPr>
              <w:numId w:val="0"/>
            </w:numPr>
            <w:ind w:left="0" w:firstLine="360"/>
          </w:pPr>
        </w:pPrChange>
      </w:pPr>
      <w:bookmarkStart w:name="_Toc111217661" w:id="5513"/>
      <w:del w:author="toantk" w:date="2022-07-26T13:48:00Z" w:id="1391451357">
        <w:r w:rsidDel="2EBA50FA">
          <w:delText>"data": {</w:delText>
        </w:r>
      </w:del>
      <w:bookmarkStart w:name="_Toc109835807" w:id="5515"/>
      <w:bookmarkStart w:name="_Toc109836425" w:id="5516"/>
      <w:bookmarkStart w:name="_Toc109899228" w:id="5517"/>
      <w:bookmarkStart w:name="_Toc109910017" w:id="5518"/>
      <w:bookmarkStart w:name="_Toc109910636" w:id="5519"/>
      <w:bookmarkStart w:name="_Toc110528715" w:id="5520"/>
      <w:bookmarkStart w:name="_Toc110529340" w:id="5521"/>
      <w:bookmarkEnd w:id="5513"/>
      <w:bookmarkEnd w:id="5515"/>
      <w:bookmarkEnd w:id="5516"/>
      <w:bookmarkEnd w:id="5517"/>
      <w:bookmarkEnd w:id="5518"/>
      <w:bookmarkEnd w:id="5519"/>
      <w:bookmarkEnd w:id="5520"/>
      <w:bookmarkEnd w:id="5521"/>
    </w:p>
    <w:p w:rsidR="00CE4F19" w:rsidDel="00737EFF" w:rsidP="2ADD6C4A" w:rsidRDefault="00CE4F19" w14:paraId="658C453D" w14:textId="631B0D7E">
      <w:pPr>
        <w:pStyle w:val="Heading2"/>
        <w:rPr>
          <w:del w:author="toantk" w:date="2022-07-26T13:48:00Z" w:id="5522"/>
        </w:rPr>
        <w:pPrChange w:author="toantk" w:date="2022-07-27T13:42:00Z" w:id="5523">
          <w:pPr>
            <w:pStyle w:val="FirstLevelBullet"/>
            <w:numPr>
              <w:numId w:val="0"/>
            </w:numPr>
            <w:ind w:left="0" w:firstLine="360"/>
          </w:pPr>
        </w:pPrChange>
      </w:pPr>
      <w:bookmarkStart w:name="_Toc111217662" w:id="5524"/>
      <w:del w:author="toantk" w:date="2022-07-26T13:48:00Z" w:id="2129683824">
        <w:r w:rsidDel="2EBA50FA">
          <w:delText>“action” : “</w:delText>
        </w:r>
        <w:r w:rsidDel="2EBA50FA">
          <w:delText>voice</w:delText>
        </w:r>
        <w:r w:rsidDel="2EBA50FA">
          <w:delText>View”,</w:delText>
        </w:r>
      </w:del>
      <w:bookmarkStart w:name="_Toc109835808" w:id="5526"/>
      <w:bookmarkStart w:name="_Toc109836426" w:id="5527"/>
      <w:bookmarkStart w:name="_Toc109899229" w:id="5528"/>
      <w:bookmarkStart w:name="_Toc109910018" w:id="5529"/>
      <w:bookmarkStart w:name="_Toc109910637" w:id="5530"/>
      <w:bookmarkStart w:name="_Toc110528716" w:id="5531"/>
      <w:bookmarkStart w:name="_Toc110529341" w:id="5532"/>
      <w:bookmarkEnd w:id="5524"/>
      <w:bookmarkEnd w:id="5526"/>
      <w:bookmarkEnd w:id="5527"/>
      <w:bookmarkEnd w:id="5528"/>
      <w:bookmarkEnd w:id="5529"/>
      <w:bookmarkEnd w:id="5530"/>
      <w:bookmarkEnd w:id="5531"/>
      <w:bookmarkEnd w:id="5532"/>
    </w:p>
    <w:p w:rsidR="00CE4F19" w:rsidDel="00737EFF" w:rsidP="2ADD6C4A" w:rsidRDefault="00CE4F19" w14:paraId="514918D0" w14:textId="0047C5CF">
      <w:pPr>
        <w:pStyle w:val="Heading2"/>
        <w:rPr>
          <w:del w:author="toantk" w:date="2022-07-26T13:48:00Z" w:id="5533"/>
        </w:rPr>
        <w:pPrChange w:author="toantk" w:date="2022-07-27T13:42:00Z" w:id="5534">
          <w:pPr>
            <w:pStyle w:val="FirstLevelBullet"/>
            <w:numPr>
              <w:numId w:val="0"/>
            </w:numPr>
            <w:ind w:left="0" w:firstLine="0"/>
          </w:pPr>
        </w:pPrChange>
      </w:pPr>
      <w:del w:author="toantk" w:date="2022-07-26T13:48:00Z" w:id="5535">
        <w:r w:rsidDel="00737EFF">
          <w:tab/>
        </w:r>
        <w:r w:rsidDel="2EBA50FA">
          <w:delText xml:space="preserve">      </w:delText>
        </w:r>
        <w:bookmarkStart w:name="_Toc111217663" w:id="5536"/>
        <w:r w:rsidDel="2EBA50FA">
          <w:delText>“</w:delText>
        </w:r>
        <w:r w:rsidDel="2EBA50FA">
          <w:delText>enable</w:delText>
        </w:r>
        <w:r w:rsidDel="2EBA50FA">
          <w:delText>” : “&lt;</w:delText>
        </w:r>
        <w:r w:rsidDel="2EBA50FA">
          <w:delText>enable</w:delText>
        </w:r>
        <w:r w:rsidDel="2EBA50FA">
          <w:delText>&gt;”</w:delText>
        </w:r>
        <w:r w:rsidDel="2EBA50FA">
          <w:delText>,</w:delText>
        </w:r>
        <w:bookmarkStart w:name="_Toc109835809" w:id="5537"/>
        <w:bookmarkStart w:name="_Toc109836427" w:id="5538"/>
        <w:bookmarkStart w:name="_Toc109899230" w:id="5539"/>
        <w:bookmarkStart w:name="_Toc109910019" w:id="5540"/>
        <w:bookmarkStart w:name="_Toc109910638" w:id="5541"/>
        <w:bookmarkStart w:name="_Toc110528717" w:id="5542"/>
        <w:bookmarkStart w:name="_Toc110529342" w:id="5543"/>
        <w:bookmarkEnd w:id="5536"/>
        <w:bookmarkEnd w:id="5537"/>
        <w:bookmarkEnd w:id="5538"/>
        <w:bookmarkEnd w:id="5539"/>
        <w:bookmarkEnd w:id="5540"/>
        <w:bookmarkEnd w:id="5541"/>
        <w:bookmarkEnd w:id="5542"/>
        <w:bookmarkEnd w:id="5543"/>
      </w:del>
    </w:p>
    <w:p w:rsidR="0079509D" w:rsidDel="00737EFF" w:rsidP="2ADD6C4A" w:rsidRDefault="0079509D" w14:paraId="7C49D3BA" w14:textId="26C747A9">
      <w:pPr>
        <w:pStyle w:val="Heading2"/>
        <w:rPr>
          <w:del w:author="toantk" w:date="2022-07-26T13:48:00Z" w:id="5544"/>
        </w:rPr>
        <w:pPrChange w:author="toantk" w:date="2022-07-27T13:42:00Z" w:id="5545">
          <w:pPr>
            <w:pStyle w:val="FirstLevelBullet"/>
            <w:numPr>
              <w:numId w:val="0"/>
            </w:numPr>
            <w:ind w:left="0" w:firstLine="0"/>
          </w:pPr>
        </w:pPrChange>
      </w:pPr>
      <w:del w:author="toantk" w:date="2022-07-26T13:48:00Z" w:id="5546">
        <w:r w:rsidDel="00737EFF">
          <w:tab/>
        </w:r>
        <w:r w:rsidDel="4BC151B7">
          <w:delText xml:space="preserve">      </w:delText>
        </w:r>
        <w:bookmarkStart w:name="_Toc111217664" w:id="5547"/>
        <w:r w:rsidDel="4BC151B7">
          <w:delText>“bindingInterface” : “&lt;bindingInterface&gt;”,</w:delText>
        </w:r>
        <w:bookmarkStart w:name="_Toc109835810" w:id="5548"/>
        <w:bookmarkStart w:name="_Toc109836428" w:id="5549"/>
        <w:bookmarkStart w:name="_Toc109899231" w:id="5550"/>
        <w:bookmarkStart w:name="_Toc109910020" w:id="5551"/>
        <w:bookmarkStart w:name="_Toc109910639" w:id="5552"/>
        <w:bookmarkStart w:name="_Toc110528718" w:id="5553"/>
        <w:bookmarkStart w:name="_Toc110529343" w:id="5554"/>
        <w:bookmarkEnd w:id="5547"/>
        <w:bookmarkEnd w:id="5548"/>
        <w:bookmarkEnd w:id="5549"/>
        <w:bookmarkEnd w:id="5550"/>
        <w:bookmarkEnd w:id="5551"/>
        <w:bookmarkEnd w:id="5552"/>
        <w:bookmarkEnd w:id="5553"/>
        <w:bookmarkEnd w:id="5554"/>
      </w:del>
    </w:p>
    <w:p w:rsidR="00511C2E" w:rsidDel="00737EFF" w:rsidP="2ADD6C4A" w:rsidRDefault="00511C2E" w14:paraId="374C838D" w14:textId="2C5EB4A9">
      <w:pPr>
        <w:pStyle w:val="Heading2"/>
        <w:rPr>
          <w:del w:author="toantk" w:date="2022-07-26T13:48:00Z" w:id="5555"/>
        </w:rPr>
        <w:pPrChange w:author="toantk" w:date="2022-07-27T13:42:00Z" w:id="5556">
          <w:pPr>
            <w:pStyle w:val="FirstLevelBullet"/>
            <w:numPr>
              <w:numId w:val="0"/>
            </w:numPr>
            <w:ind w:left="0" w:firstLine="0"/>
          </w:pPr>
        </w:pPrChange>
      </w:pPr>
      <w:del w:author="toantk" w:date="2022-07-26T13:48:00Z" w:id="5557">
        <w:r w:rsidDel="00737EFF">
          <w:tab/>
        </w:r>
        <w:r w:rsidDel="2F476447">
          <w:delText xml:space="preserve">      </w:delText>
        </w:r>
        <w:bookmarkStart w:name="_Toc111217665" w:id="5558"/>
        <w:r w:rsidDel="2F476447">
          <w:delText>“availablebindingInterface” : “&lt;availablebindingInterface&gt;”,</w:delText>
        </w:r>
        <w:bookmarkStart w:name="_Toc109835811" w:id="5559"/>
        <w:bookmarkStart w:name="_Toc109836429" w:id="5560"/>
        <w:bookmarkStart w:name="_Toc109899232" w:id="5561"/>
        <w:bookmarkStart w:name="_Toc109910021" w:id="5562"/>
        <w:bookmarkStart w:name="_Toc109910640" w:id="5563"/>
        <w:bookmarkStart w:name="_Toc110528719" w:id="5564"/>
        <w:bookmarkStart w:name="_Toc110529344" w:id="5565"/>
        <w:bookmarkEnd w:id="5558"/>
        <w:bookmarkEnd w:id="5559"/>
        <w:bookmarkEnd w:id="5560"/>
        <w:bookmarkEnd w:id="5561"/>
        <w:bookmarkEnd w:id="5562"/>
        <w:bookmarkEnd w:id="5563"/>
        <w:bookmarkEnd w:id="5564"/>
        <w:bookmarkEnd w:id="5565"/>
      </w:del>
    </w:p>
    <w:p w:rsidR="0079509D" w:rsidDel="00737EFF" w:rsidP="2ADD6C4A" w:rsidRDefault="0079509D" w14:paraId="0D5F912A" w14:textId="2F910017">
      <w:pPr>
        <w:pStyle w:val="Heading2"/>
        <w:rPr>
          <w:del w:author="toantk" w:date="2022-07-26T13:48:00Z" w:id="5566"/>
        </w:rPr>
        <w:pPrChange w:author="toantk" w:date="2022-07-27T13:42:00Z" w:id="5567">
          <w:pPr>
            <w:pStyle w:val="FirstLevelBullet"/>
            <w:numPr>
              <w:numId w:val="0"/>
            </w:numPr>
            <w:ind w:left="0" w:firstLine="0"/>
          </w:pPr>
        </w:pPrChange>
      </w:pPr>
      <w:del w:author="toantk" w:date="2022-07-26T13:48:00Z" w:id="1355190990">
        <w:r w:rsidDel="4BC151B7">
          <w:delText xml:space="preserve">  </w:delText>
        </w:r>
        <w:r>
          <w:tab/>
        </w:r>
        <w:r w:rsidDel="4BC151B7">
          <w:delText xml:space="preserve">      </w:delText>
        </w:r>
      </w:del>
      <w:bookmarkStart w:name="_Toc111217666" w:id="5569"/>
      <w:del w:author="toantk" w:date="2022-07-26T13:48:00Z" w:id="1167078048">
        <w:r w:rsidDel="4BC151B7">
          <w:delText>“region” : “&lt;region&gt;”,</w:delText>
        </w:r>
      </w:del>
      <w:bookmarkStart w:name="_Toc109835812" w:id="5570"/>
      <w:bookmarkStart w:name="_Toc109836430" w:id="5571"/>
      <w:bookmarkStart w:name="_Toc109899233" w:id="5572"/>
      <w:bookmarkStart w:name="_Toc109910022" w:id="5573"/>
      <w:bookmarkStart w:name="_Toc109910641" w:id="5574"/>
      <w:bookmarkStart w:name="_Toc110528720" w:id="5575"/>
      <w:bookmarkStart w:name="_Toc110529345" w:id="5576"/>
      <w:bookmarkEnd w:id="5569"/>
      <w:bookmarkEnd w:id="5570"/>
      <w:bookmarkEnd w:id="5571"/>
      <w:bookmarkEnd w:id="5572"/>
      <w:bookmarkEnd w:id="5573"/>
      <w:bookmarkEnd w:id="5574"/>
      <w:bookmarkEnd w:id="5575"/>
      <w:bookmarkEnd w:id="5576"/>
    </w:p>
    <w:p w:rsidR="0079509D" w:rsidDel="00737EFF" w:rsidP="2ADD6C4A" w:rsidRDefault="0079509D" w14:paraId="2650C30A" w14:textId="411B2C18">
      <w:pPr>
        <w:pStyle w:val="Heading2"/>
        <w:rPr>
          <w:del w:author="toantk" w:date="2022-07-26T13:48:00Z" w:id="5577"/>
        </w:rPr>
        <w:pPrChange w:author="toantk" w:date="2022-07-27T13:42:00Z" w:id="5578">
          <w:pPr>
            <w:pStyle w:val="FirstLevelBullet"/>
            <w:numPr>
              <w:numId w:val="0"/>
            </w:numPr>
            <w:ind w:left="0" w:firstLine="0"/>
          </w:pPr>
        </w:pPrChange>
      </w:pPr>
      <w:del w:author="toantk" w:date="2022-07-26T13:48:00Z" w:id="5579">
        <w:r w:rsidDel="00737EFF">
          <w:tab/>
        </w:r>
        <w:r w:rsidDel="4BC151B7">
          <w:delText xml:space="preserve">      </w:delText>
        </w:r>
        <w:bookmarkStart w:name="_Toc111217667" w:id="5580"/>
        <w:r w:rsidDel="4BC151B7">
          <w:delText>“sipDomain” : “&lt;sipDomain”,</w:delText>
        </w:r>
        <w:bookmarkStart w:name="_Toc109835813" w:id="5581"/>
        <w:bookmarkStart w:name="_Toc109836431" w:id="5582"/>
        <w:bookmarkStart w:name="_Toc109899234" w:id="5583"/>
        <w:bookmarkStart w:name="_Toc109910023" w:id="5584"/>
        <w:bookmarkStart w:name="_Toc109910642" w:id="5585"/>
        <w:bookmarkStart w:name="_Toc110528721" w:id="5586"/>
        <w:bookmarkStart w:name="_Toc110529346" w:id="5587"/>
        <w:bookmarkEnd w:id="5580"/>
        <w:bookmarkEnd w:id="5581"/>
        <w:bookmarkEnd w:id="5582"/>
        <w:bookmarkEnd w:id="5583"/>
        <w:bookmarkEnd w:id="5584"/>
        <w:bookmarkEnd w:id="5585"/>
        <w:bookmarkEnd w:id="5586"/>
        <w:bookmarkEnd w:id="5587"/>
      </w:del>
    </w:p>
    <w:p w:rsidR="0079509D" w:rsidDel="00737EFF" w:rsidP="2ADD6C4A" w:rsidRDefault="0079509D" w14:paraId="035714C1" w14:textId="0E85F2C9">
      <w:pPr>
        <w:pStyle w:val="Heading2"/>
        <w:rPr>
          <w:del w:author="toantk" w:date="2022-07-26T13:48:00Z" w:id="5588"/>
        </w:rPr>
        <w:pPrChange w:author="toantk" w:date="2022-07-27T13:42:00Z" w:id="5589">
          <w:pPr>
            <w:pStyle w:val="FirstLevelBullet"/>
            <w:numPr>
              <w:numId w:val="0"/>
            </w:numPr>
            <w:ind w:left="0" w:firstLine="0"/>
          </w:pPr>
        </w:pPrChange>
      </w:pPr>
      <w:del w:author="toantk" w:date="2022-07-26T13:48:00Z" w:id="5590">
        <w:r w:rsidDel="00737EFF">
          <w:tab/>
        </w:r>
        <w:r w:rsidDel="4BC151B7">
          <w:delText xml:space="preserve">      </w:delText>
        </w:r>
        <w:bookmarkStart w:name="_Toc111217668" w:id="5591"/>
        <w:r w:rsidDel="4BC151B7">
          <w:delText>“sip</w:delText>
        </w:r>
        <w:r w:rsidDel="4BC151B7">
          <w:delText>proxyAddr” : “&lt;sipproxyAddr&gt;”,</w:delText>
        </w:r>
        <w:bookmarkStart w:name="_Toc109835814" w:id="5592"/>
        <w:bookmarkStart w:name="_Toc109836432" w:id="5593"/>
        <w:bookmarkStart w:name="_Toc109899235" w:id="5594"/>
        <w:bookmarkStart w:name="_Toc109910024" w:id="5595"/>
        <w:bookmarkStart w:name="_Toc109910643" w:id="5596"/>
        <w:bookmarkStart w:name="_Toc110528722" w:id="5597"/>
        <w:bookmarkStart w:name="_Toc110529347" w:id="5598"/>
        <w:bookmarkEnd w:id="5591"/>
        <w:bookmarkEnd w:id="5592"/>
        <w:bookmarkEnd w:id="5593"/>
        <w:bookmarkEnd w:id="5594"/>
        <w:bookmarkEnd w:id="5595"/>
        <w:bookmarkEnd w:id="5596"/>
        <w:bookmarkEnd w:id="5597"/>
        <w:bookmarkEnd w:id="5598"/>
      </w:del>
    </w:p>
    <w:p w:rsidR="00730BE6" w:rsidDel="00737EFF" w:rsidP="2ADD6C4A" w:rsidRDefault="00730BE6" w14:paraId="3EC3D37B" w14:textId="60DB81A9">
      <w:pPr>
        <w:pStyle w:val="Heading2"/>
        <w:rPr>
          <w:del w:author="toantk" w:date="2022-07-26T13:48:00Z" w:id="5599"/>
        </w:rPr>
        <w:pPrChange w:author="toantk" w:date="2022-07-27T13:42:00Z" w:id="5600">
          <w:pPr>
            <w:pStyle w:val="FirstLevelBullet"/>
            <w:numPr>
              <w:numId w:val="0"/>
            </w:numPr>
            <w:ind w:left="0" w:firstLine="0"/>
          </w:pPr>
        </w:pPrChange>
      </w:pPr>
      <w:del w:author="toantk" w:date="2022-07-26T13:48:00Z" w:id="5601">
        <w:r w:rsidDel="00737EFF">
          <w:tab/>
        </w:r>
        <w:r w:rsidDel="59194AFB">
          <w:delText xml:space="preserve">      </w:delText>
        </w:r>
        <w:bookmarkStart w:name="_Toc111217669" w:id="5602"/>
        <w:r w:rsidDel="59194AFB">
          <w:delText>“sipproxyPort” : “&lt;sipproxyPort&gt;”,</w:delText>
        </w:r>
        <w:bookmarkStart w:name="_Toc109835815" w:id="5603"/>
        <w:bookmarkStart w:name="_Toc109836433" w:id="5604"/>
        <w:bookmarkStart w:name="_Toc109899236" w:id="5605"/>
        <w:bookmarkStart w:name="_Toc109910025" w:id="5606"/>
        <w:bookmarkStart w:name="_Toc109910644" w:id="5607"/>
        <w:bookmarkStart w:name="_Toc110528723" w:id="5608"/>
        <w:bookmarkStart w:name="_Toc110529348" w:id="5609"/>
        <w:bookmarkEnd w:id="5602"/>
        <w:bookmarkEnd w:id="5603"/>
        <w:bookmarkEnd w:id="5604"/>
        <w:bookmarkEnd w:id="5605"/>
        <w:bookmarkEnd w:id="5606"/>
        <w:bookmarkEnd w:id="5607"/>
        <w:bookmarkEnd w:id="5608"/>
        <w:bookmarkEnd w:id="5609"/>
      </w:del>
    </w:p>
    <w:p w:rsidR="00730BE6" w:rsidDel="00737EFF" w:rsidP="2ADD6C4A" w:rsidRDefault="00730BE6" w14:paraId="7994E554" w14:textId="7DB8A023">
      <w:pPr>
        <w:pStyle w:val="Heading2"/>
        <w:rPr>
          <w:del w:author="toantk" w:date="2022-07-26T13:48:00Z" w:id="5610"/>
        </w:rPr>
        <w:pPrChange w:author="toantk" w:date="2022-07-27T13:42:00Z" w:id="5611">
          <w:pPr>
            <w:pStyle w:val="FirstLevelBullet"/>
            <w:numPr>
              <w:numId w:val="0"/>
            </w:numPr>
            <w:ind w:left="0" w:firstLine="0"/>
          </w:pPr>
        </w:pPrChange>
      </w:pPr>
      <w:del w:author="toantk" w:date="2022-07-26T13:48:00Z" w:id="5612">
        <w:r w:rsidDel="00737EFF">
          <w:tab/>
        </w:r>
        <w:r w:rsidDel="59194AFB">
          <w:delText xml:space="preserve">      </w:delText>
        </w:r>
        <w:bookmarkStart w:name="_Toc111217670" w:id="5613"/>
        <w:r w:rsidDel="59194AFB">
          <w:delText>“sipoutboundAddr” : “&lt;sipoutboundAddr&gt;”,</w:delText>
        </w:r>
        <w:bookmarkStart w:name="_Toc109835816" w:id="5614"/>
        <w:bookmarkStart w:name="_Toc109836434" w:id="5615"/>
        <w:bookmarkStart w:name="_Toc109899237" w:id="5616"/>
        <w:bookmarkStart w:name="_Toc109910026" w:id="5617"/>
        <w:bookmarkStart w:name="_Toc109910645" w:id="5618"/>
        <w:bookmarkStart w:name="_Toc110528724" w:id="5619"/>
        <w:bookmarkStart w:name="_Toc110529349" w:id="5620"/>
        <w:bookmarkEnd w:id="5613"/>
        <w:bookmarkEnd w:id="5614"/>
        <w:bookmarkEnd w:id="5615"/>
        <w:bookmarkEnd w:id="5616"/>
        <w:bookmarkEnd w:id="5617"/>
        <w:bookmarkEnd w:id="5618"/>
        <w:bookmarkEnd w:id="5619"/>
        <w:bookmarkEnd w:id="5620"/>
      </w:del>
    </w:p>
    <w:p w:rsidR="00730BE6" w:rsidDel="00737EFF" w:rsidP="2ADD6C4A" w:rsidRDefault="00730BE6" w14:paraId="602ECAF0" w14:textId="07C44A05">
      <w:pPr>
        <w:pStyle w:val="Heading2"/>
        <w:rPr>
          <w:del w:author="toantk" w:date="2022-07-26T13:48:00Z" w:id="5621"/>
        </w:rPr>
        <w:pPrChange w:author="toantk" w:date="2022-07-27T13:42:00Z" w:id="5622">
          <w:pPr>
            <w:pStyle w:val="FirstLevelBullet"/>
            <w:numPr>
              <w:numId w:val="0"/>
            </w:numPr>
            <w:ind w:left="0" w:firstLine="0"/>
          </w:pPr>
        </w:pPrChange>
      </w:pPr>
      <w:del w:author="toantk" w:date="2022-07-26T13:48:00Z" w:id="5623">
        <w:r w:rsidDel="00737EFF">
          <w:tab/>
        </w:r>
        <w:r w:rsidDel="59194AFB">
          <w:delText xml:space="preserve">      </w:delText>
        </w:r>
        <w:bookmarkStart w:name="_Toc111217671" w:id="5624"/>
        <w:r w:rsidDel="59194AFB">
          <w:delText>“sipoutboundPort” : “sipoutboundPort&gt;”,</w:delText>
        </w:r>
        <w:bookmarkStart w:name="_Toc109835817" w:id="5625"/>
        <w:bookmarkStart w:name="_Toc109836435" w:id="5626"/>
        <w:bookmarkStart w:name="_Toc109899238" w:id="5627"/>
        <w:bookmarkStart w:name="_Toc109910027" w:id="5628"/>
        <w:bookmarkStart w:name="_Toc109910646" w:id="5629"/>
        <w:bookmarkStart w:name="_Toc110528725" w:id="5630"/>
        <w:bookmarkStart w:name="_Toc110529350" w:id="5631"/>
        <w:bookmarkEnd w:id="5624"/>
        <w:bookmarkEnd w:id="5625"/>
        <w:bookmarkEnd w:id="5626"/>
        <w:bookmarkEnd w:id="5627"/>
        <w:bookmarkEnd w:id="5628"/>
        <w:bookmarkEnd w:id="5629"/>
        <w:bookmarkEnd w:id="5630"/>
        <w:bookmarkEnd w:id="5631"/>
      </w:del>
    </w:p>
    <w:p w:rsidR="00730BE6" w:rsidDel="00737EFF" w:rsidP="2ADD6C4A" w:rsidRDefault="00730BE6" w14:paraId="7E2C4A1A" w14:textId="4673AD01">
      <w:pPr>
        <w:pStyle w:val="Heading2"/>
        <w:rPr>
          <w:del w:author="toantk" w:date="2022-07-26T13:48:00Z" w:id="5632"/>
        </w:rPr>
        <w:pPrChange w:author="toantk" w:date="2022-07-27T13:42:00Z" w:id="5633">
          <w:pPr>
            <w:pStyle w:val="FirstLevelBullet"/>
            <w:numPr>
              <w:numId w:val="0"/>
            </w:numPr>
            <w:ind w:left="0" w:firstLine="0"/>
          </w:pPr>
        </w:pPrChange>
      </w:pPr>
      <w:del w:author="toantk" w:date="2022-07-26T13:48:00Z" w:id="5634">
        <w:r w:rsidDel="00737EFF">
          <w:tab/>
        </w:r>
        <w:r w:rsidDel="59194AFB">
          <w:delText xml:space="preserve">      </w:delText>
        </w:r>
        <w:bookmarkStart w:name="_Toc111217672" w:id="5635"/>
        <w:r w:rsidDel="59194AFB">
          <w:delText>“</w:delText>
        </w:r>
        <w:r w:rsidDel="59194AFB">
          <w:delText>registrarServer” : “&lt;registrarServer&gt;”,</w:delText>
        </w:r>
        <w:bookmarkStart w:name="_Toc109835818" w:id="5636"/>
        <w:bookmarkStart w:name="_Toc109836436" w:id="5637"/>
        <w:bookmarkStart w:name="_Toc109899239" w:id="5638"/>
        <w:bookmarkStart w:name="_Toc109910028" w:id="5639"/>
        <w:bookmarkStart w:name="_Toc109910647" w:id="5640"/>
        <w:bookmarkStart w:name="_Toc110528726" w:id="5641"/>
        <w:bookmarkStart w:name="_Toc110529351" w:id="5642"/>
        <w:bookmarkEnd w:id="5635"/>
        <w:bookmarkEnd w:id="5636"/>
        <w:bookmarkEnd w:id="5637"/>
        <w:bookmarkEnd w:id="5638"/>
        <w:bookmarkEnd w:id="5639"/>
        <w:bookmarkEnd w:id="5640"/>
        <w:bookmarkEnd w:id="5641"/>
        <w:bookmarkEnd w:id="5642"/>
      </w:del>
    </w:p>
    <w:p w:rsidR="00906E21" w:rsidDel="00737EFF" w:rsidP="2ADD6C4A" w:rsidRDefault="00906E21" w14:paraId="0423BD63" w14:textId="28E05FFA">
      <w:pPr>
        <w:pStyle w:val="Heading2"/>
        <w:rPr>
          <w:del w:author="toantk" w:date="2022-07-26T13:48:00Z" w:id="5643"/>
        </w:rPr>
        <w:pPrChange w:author="toantk" w:date="2022-07-27T13:42:00Z" w:id="5644">
          <w:pPr>
            <w:pStyle w:val="FirstLevelBullet"/>
            <w:numPr>
              <w:numId w:val="0"/>
            </w:numPr>
            <w:ind w:left="0" w:firstLine="0"/>
          </w:pPr>
        </w:pPrChange>
      </w:pPr>
      <w:del w:author="toantk" w:date="2022-07-26T13:48:00Z" w:id="5645">
        <w:r w:rsidDel="00737EFF">
          <w:tab/>
        </w:r>
        <w:r w:rsidDel="72C1DF25">
          <w:delText xml:space="preserve">      </w:delText>
        </w:r>
        <w:bookmarkStart w:name="_Toc111217673" w:id="5646"/>
        <w:r w:rsidDel="72C1DF25">
          <w:delText>“registrarPort” : “&lt;registrarPort&gt;”,</w:delText>
        </w:r>
        <w:bookmarkStart w:name="_Toc109835819" w:id="5647"/>
        <w:bookmarkStart w:name="_Toc109836437" w:id="5648"/>
        <w:bookmarkStart w:name="_Toc109899240" w:id="5649"/>
        <w:bookmarkStart w:name="_Toc109910029" w:id="5650"/>
        <w:bookmarkStart w:name="_Toc109910648" w:id="5651"/>
        <w:bookmarkStart w:name="_Toc110528727" w:id="5652"/>
        <w:bookmarkStart w:name="_Toc110529352" w:id="5653"/>
        <w:bookmarkEnd w:id="5646"/>
        <w:bookmarkEnd w:id="5647"/>
        <w:bookmarkEnd w:id="5648"/>
        <w:bookmarkEnd w:id="5649"/>
        <w:bookmarkEnd w:id="5650"/>
        <w:bookmarkEnd w:id="5651"/>
        <w:bookmarkEnd w:id="5652"/>
        <w:bookmarkEnd w:id="5653"/>
      </w:del>
    </w:p>
    <w:p w:rsidR="00511C2E" w:rsidDel="00737EFF" w:rsidP="2ADD6C4A" w:rsidRDefault="00906E21" w14:paraId="6A252ED7" w14:textId="0112C56D">
      <w:pPr>
        <w:pStyle w:val="Heading2"/>
        <w:rPr>
          <w:del w:author="toantk" w:date="2022-07-26T13:48:00Z" w:id="5654"/>
        </w:rPr>
        <w:pPrChange w:author="toantk" w:date="2022-07-27T13:42:00Z" w:id="5655">
          <w:pPr>
            <w:pStyle w:val="FirstLevelBullet"/>
            <w:numPr>
              <w:numId w:val="0"/>
            </w:numPr>
            <w:ind w:left="0" w:firstLine="0"/>
          </w:pPr>
        </w:pPrChange>
      </w:pPr>
      <w:del w:author="toantk" w:date="2022-07-26T13:48:00Z" w:id="5656">
        <w:r w:rsidDel="00737EFF">
          <w:tab/>
        </w:r>
        <w:r w:rsidDel="72C1DF25">
          <w:delText xml:space="preserve">      </w:delText>
        </w:r>
        <w:bookmarkStart w:name="_Toc111217674" w:id="5657"/>
        <w:r w:rsidDel="72C1DF25">
          <w:delText xml:space="preserve">“subscriber” : </w:delText>
        </w:r>
        <w:r w:rsidDel="72C1DF25">
          <w:delText>[</w:delText>
        </w:r>
        <w:bookmarkStart w:name="_Toc109835820" w:id="5658"/>
        <w:bookmarkStart w:name="_Toc109836438" w:id="5659"/>
        <w:bookmarkStart w:name="_Toc109899241" w:id="5660"/>
        <w:bookmarkStart w:name="_Toc109910030" w:id="5661"/>
        <w:bookmarkStart w:name="_Toc109910649" w:id="5662"/>
        <w:bookmarkStart w:name="_Toc110528728" w:id="5663"/>
        <w:bookmarkStart w:name="_Toc110529353" w:id="5664"/>
        <w:bookmarkEnd w:id="5657"/>
        <w:bookmarkEnd w:id="5658"/>
        <w:bookmarkEnd w:id="5659"/>
        <w:bookmarkEnd w:id="5660"/>
        <w:bookmarkEnd w:id="5661"/>
        <w:bookmarkEnd w:id="5662"/>
        <w:bookmarkEnd w:id="5663"/>
        <w:bookmarkEnd w:id="5664"/>
      </w:del>
    </w:p>
    <w:p w:rsidR="00E4787E" w:rsidDel="00737EFF" w:rsidP="2ADD6C4A" w:rsidRDefault="00E4787E" w14:paraId="2F82F0EE" w14:textId="482C9354">
      <w:pPr>
        <w:pStyle w:val="Heading2"/>
        <w:rPr>
          <w:del w:author="toantk" w:date="2022-07-26T13:48:00Z" w:id="5665"/>
        </w:rPr>
        <w:pPrChange w:author="toantk" w:date="2022-07-27T13:42:00Z" w:id="5666">
          <w:pPr>
            <w:pStyle w:val="FirstLevelBullet"/>
            <w:numPr>
              <w:numId w:val="0"/>
            </w:numPr>
            <w:ind w:left="0" w:firstLine="0"/>
          </w:pPr>
        </w:pPrChange>
      </w:pPr>
      <w:bookmarkStart w:name="_Toc109835821" w:id="5667"/>
      <w:bookmarkStart w:name="_Toc109836439" w:id="5668"/>
      <w:bookmarkStart w:name="_Toc109899242" w:id="5669"/>
      <w:bookmarkStart w:name="_Toc109910031" w:id="5670"/>
      <w:bookmarkStart w:name="_Toc109910650" w:id="5671"/>
      <w:bookmarkStart w:name="_Toc110528729" w:id="5672"/>
      <w:bookmarkStart w:name="_Toc110529354" w:id="5673"/>
      <w:bookmarkStart w:name="_Toc111217675" w:id="5674"/>
      <w:bookmarkEnd w:id="5667"/>
      <w:bookmarkEnd w:id="5668"/>
      <w:bookmarkEnd w:id="5669"/>
      <w:bookmarkEnd w:id="5670"/>
      <w:bookmarkEnd w:id="5671"/>
      <w:bookmarkEnd w:id="5672"/>
      <w:bookmarkEnd w:id="5673"/>
      <w:bookmarkEnd w:id="5674"/>
    </w:p>
    <w:p w:rsidR="00511C2E" w:rsidDel="00737EFF" w:rsidP="2ADD6C4A" w:rsidRDefault="00511C2E" w14:paraId="4D61B9D8" w14:textId="51F7AFEF">
      <w:pPr>
        <w:pStyle w:val="Heading2"/>
        <w:rPr>
          <w:del w:author="toantk" w:date="2022-07-26T13:48:00Z" w:id="5675"/>
        </w:rPr>
        <w:pPrChange w:author="toantk" w:date="2022-07-27T13:42:00Z" w:id="5676">
          <w:pPr>
            <w:pStyle w:val="FirstLevelBullet"/>
            <w:numPr>
              <w:numId w:val="0"/>
            </w:numPr>
            <w:ind w:left="0" w:firstLine="0"/>
          </w:pPr>
        </w:pPrChange>
      </w:pPr>
      <w:del w:author="toantk" w:date="2022-07-26T13:48:00Z" w:id="5677">
        <w:r w:rsidDel="00737EFF">
          <w:tab/>
        </w:r>
        <w:r w:rsidDel="00737EFF">
          <w:tab/>
        </w:r>
        <w:r w:rsidDel="00737EFF">
          <w:tab/>
        </w:r>
        <w:r w:rsidDel="00737EFF">
          <w:tab/>
        </w:r>
        <w:bookmarkStart w:name="_Toc111217676" w:id="5678"/>
        <w:r w:rsidDel="2F476447">
          <w:delText>{</w:delText>
        </w:r>
        <w:bookmarkStart w:name="_Toc109835822" w:id="5679"/>
        <w:bookmarkStart w:name="_Toc109836440" w:id="5680"/>
        <w:bookmarkStart w:name="_Toc109899243" w:id="5681"/>
        <w:bookmarkStart w:name="_Toc109910032" w:id="5682"/>
        <w:bookmarkStart w:name="_Toc109910651" w:id="5683"/>
        <w:bookmarkStart w:name="_Toc110528730" w:id="5684"/>
        <w:bookmarkStart w:name="_Toc110529355" w:id="5685"/>
        <w:bookmarkEnd w:id="5678"/>
        <w:bookmarkEnd w:id="5679"/>
        <w:bookmarkEnd w:id="5680"/>
        <w:bookmarkEnd w:id="5681"/>
        <w:bookmarkEnd w:id="5682"/>
        <w:bookmarkEnd w:id="5683"/>
        <w:bookmarkEnd w:id="5684"/>
        <w:bookmarkEnd w:id="5685"/>
      </w:del>
    </w:p>
    <w:p w:rsidR="00511C2E" w:rsidDel="00737EFF" w:rsidP="2ADD6C4A" w:rsidRDefault="00511C2E" w14:paraId="39237613" w14:textId="0061D5EA">
      <w:pPr>
        <w:pStyle w:val="Heading2"/>
        <w:rPr>
          <w:del w:author="toantk" w:date="2022-07-26T13:48:00Z" w:id="5686"/>
        </w:rPr>
        <w:pPrChange w:author="toantk" w:date="2022-07-27T13:42:00Z" w:id="5687">
          <w:pPr>
            <w:pStyle w:val="FirstLevelBullet"/>
            <w:numPr>
              <w:numId w:val="0"/>
            </w:numPr>
            <w:ind w:left="2160" w:firstLine="720"/>
          </w:pPr>
        </w:pPrChange>
      </w:pPr>
      <w:bookmarkStart w:name="_Toc111217677" w:id="5688"/>
      <w:del w:author="toantk" w:date="2022-07-26T13:48:00Z" w:id="132665515">
        <w:r w:rsidDel="2F476447">
          <w:delText>“index” : “&lt;index&gt;”,</w:delText>
        </w:r>
      </w:del>
      <w:bookmarkStart w:name="_Toc109835823" w:id="5690"/>
      <w:bookmarkStart w:name="_Toc109836441" w:id="5691"/>
      <w:bookmarkStart w:name="_Toc109899244" w:id="5692"/>
      <w:bookmarkStart w:name="_Toc109910033" w:id="5693"/>
      <w:bookmarkStart w:name="_Toc109910652" w:id="5694"/>
      <w:bookmarkStart w:name="_Toc110528731" w:id="5695"/>
      <w:bookmarkStart w:name="_Toc110529356" w:id="5696"/>
      <w:bookmarkEnd w:id="5688"/>
      <w:bookmarkEnd w:id="5690"/>
      <w:bookmarkEnd w:id="5691"/>
      <w:bookmarkEnd w:id="5692"/>
      <w:bookmarkEnd w:id="5693"/>
      <w:bookmarkEnd w:id="5694"/>
      <w:bookmarkEnd w:id="5695"/>
      <w:bookmarkEnd w:id="5696"/>
    </w:p>
    <w:p w:rsidR="006014D4" w:rsidDel="00737EFF" w:rsidP="2ADD6C4A" w:rsidRDefault="006014D4" w14:paraId="262E44F0" w14:textId="028C2FC7">
      <w:pPr>
        <w:pStyle w:val="Heading2"/>
        <w:rPr>
          <w:del w:author="toantk" w:date="2022-07-26T13:48:00Z" w:id="5697"/>
        </w:rPr>
        <w:pPrChange w:author="toantk" w:date="2022-07-27T13:42:00Z" w:id="5698">
          <w:pPr>
            <w:pStyle w:val="FirstLevelBullet"/>
            <w:numPr>
              <w:numId w:val="0"/>
            </w:numPr>
            <w:ind w:left="2160" w:firstLine="720"/>
          </w:pPr>
        </w:pPrChange>
      </w:pPr>
      <w:bookmarkStart w:name="_Toc111217678" w:id="5699"/>
      <w:del w:author="toantk" w:date="2022-07-26T13:48:00Z" w:id="962605776">
        <w:r w:rsidDel="2C1129E6">
          <w:delText>“enableUser” : “&lt;enableUser &gt;”,</w:delText>
        </w:r>
      </w:del>
      <w:bookmarkStart w:name="_Toc109835824" w:id="5701"/>
      <w:bookmarkStart w:name="_Toc109836442" w:id="5702"/>
      <w:bookmarkStart w:name="_Toc109899245" w:id="5703"/>
      <w:bookmarkStart w:name="_Toc109910034" w:id="5704"/>
      <w:bookmarkStart w:name="_Toc109910653" w:id="5705"/>
      <w:bookmarkStart w:name="_Toc110528732" w:id="5706"/>
      <w:bookmarkStart w:name="_Toc110529357" w:id="5707"/>
      <w:bookmarkEnd w:id="5699"/>
      <w:bookmarkEnd w:id="5701"/>
      <w:bookmarkEnd w:id="5702"/>
      <w:bookmarkEnd w:id="5703"/>
      <w:bookmarkEnd w:id="5704"/>
      <w:bookmarkEnd w:id="5705"/>
      <w:bookmarkEnd w:id="5706"/>
      <w:bookmarkEnd w:id="5707"/>
    </w:p>
    <w:p w:rsidR="00511C2E" w:rsidDel="00737EFF" w:rsidP="2ADD6C4A" w:rsidRDefault="00511C2E" w14:paraId="2075923E" w14:textId="5B18787A">
      <w:pPr>
        <w:pStyle w:val="Heading2"/>
        <w:rPr>
          <w:del w:author="toantk" w:date="2022-07-26T13:48:00Z" w:id="5708"/>
        </w:rPr>
        <w:pPrChange w:author="toantk" w:date="2022-07-27T13:42:00Z" w:id="5709">
          <w:pPr>
            <w:pStyle w:val="FirstLevelBullet"/>
            <w:numPr>
              <w:numId w:val="0"/>
            </w:numPr>
            <w:ind w:left="2160" w:firstLine="720"/>
          </w:pPr>
        </w:pPrChange>
      </w:pPr>
      <w:bookmarkStart w:name="_Toc111217679" w:id="5710"/>
      <w:del w:author="toantk" w:date="2022-07-26T13:48:00Z" w:id="489746269">
        <w:r w:rsidDel="2F476447">
          <w:delText>“registerStatus” : “&lt;registerStatus&gt;”,</w:delText>
        </w:r>
      </w:del>
      <w:bookmarkStart w:name="_Toc109835825" w:id="5712"/>
      <w:bookmarkStart w:name="_Toc109836443" w:id="5713"/>
      <w:bookmarkStart w:name="_Toc109899246" w:id="5714"/>
      <w:bookmarkStart w:name="_Toc109910035" w:id="5715"/>
      <w:bookmarkStart w:name="_Toc109910654" w:id="5716"/>
      <w:bookmarkStart w:name="_Toc110528733" w:id="5717"/>
      <w:bookmarkStart w:name="_Toc110529358" w:id="5718"/>
      <w:bookmarkEnd w:id="5710"/>
      <w:bookmarkEnd w:id="5712"/>
      <w:bookmarkEnd w:id="5713"/>
      <w:bookmarkEnd w:id="5714"/>
      <w:bookmarkEnd w:id="5715"/>
      <w:bookmarkEnd w:id="5716"/>
      <w:bookmarkEnd w:id="5717"/>
      <w:bookmarkEnd w:id="5718"/>
    </w:p>
    <w:p w:rsidR="00511C2E" w:rsidDel="00737EFF" w:rsidP="2ADD6C4A" w:rsidRDefault="00511C2E" w14:paraId="5978181C" w14:textId="3727BB6F">
      <w:pPr>
        <w:pStyle w:val="Heading2"/>
        <w:rPr>
          <w:del w:author="toantk" w:date="2022-07-26T13:48:00Z" w:id="5719"/>
        </w:rPr>
        <w:pPrChange w:author="toantk" w:date="2022-07-27T13:42:00Z" w:id="5720">
          <w:pPr>
            <w:pStyle w:val="FirstLevelBullet"/>
            <w:numPr>
              <w:numId w:val="0"/>
            </w:numPr>
            <w:ind w:left="2160" w:firstLine="720"/>
          </w:pPr>
        </w:pPrChange>
      </w:pPr>
      <w:bookmarkStart w:name="_Toc111217680" w:id="5721"/>
      <w:del w:author="toantk" w:date="2022-07-26T13:48:00Z" w:id="919966460">
        <w:r w:rsidDel="2F476447">
          <w:delText>“callStatus” : “&lt;callStatus&gt;”,</w:delText>
        </w:r>
      </w:del>
      <w:bookmarkStart w:name="_Toc109835826" w:id="5723"/>
      <w:bookmarkStart w:name="_Toc109836444" w:id="5724"/>
      <w:bookmarkStart w:name="_Toc109899247" w:id="5725"/>
      <w:bookmarkStart w:name="_Toc109910036" w:id="5726"/>
      <w:bookmarkStart w:name="_Toc109910655" w:id="5727"/>
      <w:bookmarkStart w:name="_Toc110528734" w:id="5728"/>
      <w:bookmarkStart w:name="_Toc110529359" w:id="5729"/>
      <w:bookmarkEnd w:id="5721"/>
      <w:bookmarkEnd w:id="5723"/>
      <w:bookmarkEnd w:id="5724"/>
      <w:bookmarkEnd w:id="5725"/>
      <w:bookmarkEnd w:id="5726"/>
      <w:bookmarkEnd w:id="5727"/>
      <w:bookmarkEnd w:id="5728"/>
      <w:bookmarkEnd w:id="5729"/>
    </w:p>
    <w:p w:rsidR="00511C2E" w:rsidDel="00737EFF" w:rsidP="2ADD6C4A" w:rsidRDefault="00511C2E" w14:paraId="6F41BDDD" w14:textId="7A8F3D2A">
      <w:pPr>
        <w:pStyle w:val="Heading2"/>
        <w:rPr>
          <w:del w:author="toantk" w:date="2022-07-26T13:48:00Z" w:id="5730"/>
        </w:rPr>
        <w:pPrChange w:author="toantk" w:date="2022-07-27T13:42:00Z" w:id="5731">
          <w:pPr>
            <w:pStyle w:val="FirstLevelBullet"/>
            <w:numPr>
              <w:numId w:val="0"/>
            </w:numPr>
            <w:ind w:left="2160" w:firstLine="720"/>
          </w:pPr>
        </w:pPrChange>
      </w:pPr>
      <w:bookmarkStart w:name="_Toc111217681" w:id="5732"/>
      <w:del w:author="toantk" w:date="2022-07-26T13:48:00Z" w:id="422121471">
        <w:r w:rsidDel="2F476447">
          <w:delText>“displayName” : “&lt;displayName &gt;”,</w:delText>
        </w:r>
      </w:del>
      <w:bookmarkStart w:name="_Toc109835827" w:id="5734"/>
      <w:bookmarkStart w:name="_Toc109836445" w:id="5735"/>
      <w:bookmarkStart w:name="_Toc109899248" w:id="5736"/>
      <w:bookmarkStart w:name="_Toc109910037" w:id="5737"/>
      <w:bookmarkStart w:name="_Toc109910656" w:id="5738"/>
      <w:bookmarkStart w:name="_Toc110528735" w:id="5739"/>
      <w:bookmarkStart w:name="_Toc110529360" w:id="5740"/>
      <w:bookmarkEnd w:id="5732"/>
      <w:bookmarkEnd w:id="5734"/>
      <w:bookmarkEnd w:id="5735"/>
      <w:bookmarkEnd w:id="5736"/>
      <w:bookmarkEnd w:id="5737"/>
      <w:bookmarkEnd w:id="5738"/>
      <w:bookmarkEnd w:id="5739"/>
      <w:bookmarkEnd w:id="5740"/>
    </w:p>
    <w:p w:rsidR="00511C2E" w:rsidDel="00737EFF" w:rsidP="2ADD6C4A" w:rsidRDefault="00511C2E" w14:paraId="481DC35E" w14:textId="5A3F7C27">
      <w:pPr>
        <w:pStyle w:val="Heading2"/>
        <w:rPr>
          <w:del w:author="toantk" w:date="2022-07-26T13:48:00Z" w:id="5741"/>
        </w:rPr>
        <w:pPrChange w:author="toantk" w:date="2022-07-27T13:42:00Z" w:id="5742">
          <w:pPr>
            <w:pStyle w:val="FirstLevelBullet"/>
            <w:numPr>
              <w:numId w:val="0"/>
            </w:numPr>
            <w:ind w:left="2160" w:firstLine="720"/>
          </w:pPr>
        </w:pPrChange>
      </w:pPr>
      <w:bookmarkStart w:name="_Toc111217682" w:id="5743"/>
      <w:del w:author="toantk" w:date="2022-07-26T13:48:00Z" w:id="772736462">
        <w:r w:rsidDel="2F476447">
          <w:delText>“phoneNumber”</w:delText>
        </w:r>
        <w:r w:rsidDel="2F476447">
          <w:delText xml:space="preserve"> : “&lt;phoneNumber &gt;”,</w:delText>
        </w:r>
      </w:del>
      <w:bookmarkStart w:name="_Toc109835828" w:id="5745"/>
      <w:bookmarkStart w:name="_Toc109836446" w:id="5746"/>
      <w:bookmarkStart w:name="_Toc109899249" w:id="5747"/>
      <w:bookmarkStart w:name="_Toc109910038" w:id="5748"/>
      <w:bookmarkStart w:name="_Toc109910657" w:id="5749"/>
      <w:bookmarkStart w:name="_Toc110528736" w:id="5750"/>
      <w:bookmarkStart w:name="_Toc110529361" w:id="5751"/>
      <w:bookmarkEnd w:id="5743"/>
      <w:bookmarkEnd w:id="5745"/>
      <w:bookmarkEnd w:id="5746"/>
      <w:bookmarkEnd w:id="5747"/>
      <w:bookmarkEnd w:id="5748"/>
      <w:bookmarkEnd w:id="5749"/>
      <w:bookmarkEnd w:id="5750"/>
      <w:bookmarkEnd w:id="5751"/>
    </w:p>
    <w:p w:rsidR="00757749" w:rsidDel="00737EFF" w:rsidP="2ADD6C4A" w:rsidRDefault="00757749" w14:paraId="38DCBF32" w14:textId="798AB7A6">
      <w:pPr>
        <w:pStyle w:val="Heading2"/>
        <w:rPr>
          <w:del w:author="toantk" w:date="2022-07-26T13:48:00Z" w:id="5752"/>
        </w:rPr>
        <w:pPrChange w:author="toantk" w:date="2022-07-27T13:42:00Z" w:id="5753">
          <w:pPr>
            <w:pStyle w:val="FirstLevelBullet"/>
            <w:numPr>
              <w:numId w:val="0"/>
            </w:numPr>
            <w:ind w:left="2160" w:firstLine="720"/>
          </w:pPr>
        </w:pPrChange>
      </w:pPr>
      <w:bookmarkStart w:name="_Toc111217683" w:id="5754"/>
      <w:del w:author="toantk" w:date="2022-07-26T13:48:00Z" w:id="730098274">
        <w:r w:rsidDel="228411F7">
          <w:delText>“authenName” : “&lt;authenName &gt;”,</w:delText>
        </w:r>
      </w:del>
      <w:bookmarkStart w:name="_Toc109835829" w:id="5756"/>
      <w:bookmarkStart w:name="_Toc109836447" w:id="5757"/>
      <w:bookmarkStart w:name="_Toc109899250" w:id="5758"/>
      <w:bookmarkStart w:name="_Toc109910039" w:id="5759"/>
      <w:bookmarkStart w:name="_Toc109910658" w:id="5760"/>
      <w:bookmarkStart w:name="_Toc110528737" w:id="5761"/>
      <w:bookmarkStart w:name="_Toc110529362" w:id="5762"/>
      <w:bookmarkEnd w:id="5754"/>
      <w:bookmarkEnd w:id="5756"/>
      <w:bookmarkEnd w:id="5757"/>
      <w:bookmarkEnd w:id="5758"/>
      <w:bookmarkEnd w:id="5759"/>
      <w:bookmarkEnd w:id="5760"/>
      <w:bookmarkEnd w:id="5761"/>
      <w:bookmarkEnd w:id="5762"/>
    </w:p>
    <w:p w:rsidR="00757749" w:rsidDel="00737EFF" w:rsidP="2ADD6C4A" w:rsidRDefault="00757749" w14:paraId="079FB709" w14:textId="761EE7DE">
      <w:pPr>
        <w:pStyle w:val="Heading2"/>
        <w:rPr>
          <w:del w:author="toantk" w:date="2022-07-26T13:48:00Z" w:id="5763"/>
        </w:rPr>
        <w:pPrChange w:author="toantk" w:date="2022-07-27T13:42:00Z" w:id="5764">
          <w:pPr>
            <w:pStyle w:val="FirstLevelBullet"/>
            <w:numPr>
              <w:numId w:val="0"/>
            </w:numPr>
            <w:ind w:left="2160" w:firstLine="720"/>
          </w:pPr>
        </w:pPrChange>
      </w:pPr>
      <w:bookmarkStart w:name="_Toc111217684" w:id="5765"/>
      <w:del w:author="toantk" w:date="2022-07-26T13:48:00Z" w:id="383100915">
        <w:r w:rsidDel="228411F7">
          <w:delText>“password” : “&lt;password&gt;”</w:delText>
        </w:r>
      </w:del>
      <w:bookmarkStart w:name="_Toc109835830" w:id="5767"/>
      <w:bookmarkStart w:name="_Toc109836448" w:id="5768"/>
      <w:bookmarkStart w:name="_Toc109899251" w:id="5769"/>
      <w:bookmarkStart w:name="_Toc109910040" w:id="5770"/>
      <w:bookmarkStart w:name="_Toc109910659" w:id="5771"/>
      <w:bookmarkStart w:name="_Toc110528738" w:id="5772"/>
      <w:bookmarkStart w:name="_Toc110529363" w:id="5773"/>
      <w:bookmarkEnd w:id="5765"/>
      <w:bookmarkEnd w:id="5767"/>
      <w:bookmarkEnd w:id="5768"/>
      <w:bookmarkEnd w:id="5769"/>
      <w:bookmarkEnd w:id="5770"/>
      <w:bookmarkEnd w:id="5771"/>
      <w:bookmarkEnd w:id="5772"/>
      <w:bookmarkEnd w:id="5773"/>
    </w:p>
    <w:p w:rsidR="00511C2E" w:rsidDel="00737EFF" w:rsidP="2ADD6C4A" w:rsidRDefault="00511C2E" w14:paraId="153D8DE4" w14:textId="7028FBD3">
      <w:pPr>
        <w:pStyle w:val="Heading2"/>
        <w:rPr>
          <w:del w:author="toantk" w:date="2022-07-26T13:48:00Z" w:id="5774"/>
        </w:rPr>
        <w:pPrChange w:author="toantk" w:date="2022-07-27T13:42:00Z" w:id="5775">
          <w:pPr>
            <w:pStyle w:val="FirstLevelBullet"/>
            <w:numPr>
              <w:numId w:val="0"/>
            </w:numPr>
            <w:ind w:left="2160" w:firstLine="720"/>
          </w:pPr>
        </w:pPrChange>
      </w:pPr>
      <w:bookmarkStart w:name="_Toc111217685" w:id="5776"/>
      <w:del w:author="toantk" w:date="2022-07-26T13:48:00Z" w:id="47380537">
        <w:r w:rsidDel="2F476447">
          <w:delText>}</w:delText>
        </w:r>
        <w:r w:rsidDel="2F476447">
          <w:delText>,</w:delText>
        </w:r>
      </w:del>
      <w:bookmarkStart w:name="_Toc109835831" w:id="5778"/>
      <w:bookmarkStart w:name="_Toc109836449" w:id="5779"/>
      <w:bookmarkStart w:name="_Toc109899252" w:id="5780"/>
      <w:bookmarkStart w:name="_Toc109910041" w:id="5781"/>
      <w:bookmarkStart w:name="_Toc109910660" w:id="5782"/>
      <w:bookmarkStart w:name="_Toc110528739" w:id="5783"/>
      <w:bookmarkStart w:name="_Toc110529364" w:id="5784"/>
      <w:bookmarkEnd w:id="5776"/>
      <w:bookmarkEnd w:id="5778"/>
      <w:bookmarkEnd w:id="5779"/>
      <w:bookmarkEnd w:id="5780"/>
      <w:bookmarkEnd w:id="5781"/>
      <w:bookmarkEnd w:id="5782"/>
      <w:bookmarkEnd w:id="5783"/>
      <w:bookmarkEnd w:id="5784"/>
    </w:p>
    <w:p w:rsidR="00757749" w:rsidDel="00737EFF" w:rsidP="2ADD6C4A" w:rsidRDefault="00757749" w14:paraId="75793173" w14:textId="2EDD6D1E">
      <w:pPr>
        <w:pStyle w:val="Heading2"/>
        <w:rPr>
          <w:del w:author="toantk" w:date="2022-07-26T13:48:00Z" w:id="5785"/>
        </w:rPr>
        <w:pPrChange w:author="toantk" w:date="2022-07-27T13:42:00Z" w:id="5786">
          <w:pPr>
            <w:pStyle w:val="FirstLevelBullet"/>
            <w:numPr>
              <w:numId w:val="0"/>
            </w:numPr>
            <w:ind w:left="2160" w:firstLine="720"/>
          </w:pPr>
        </w:pPrChange>
      </w:pPr>
      <w:bookmarkStart w:name="_Toc111217686" w:id="5787"/>
      <w:del w:author="toantk" w:date="2022-07-26T13:48:00Z" w:id="1027623363">
        <w:r w:rsidDel="228411F7">
          <w:delText>{</w:delText>
        </w:r>
      </w:del>
      <w:bookmarkStart w:name="_Toc109835832" w:id="5789"/>
      <w:bookmarkStart w:name="_Toc109836450" w:id="5790"/>
      <w:bookmarkStart w:name="_Toc109899253" w:id="5791"/>
      <w:bookmarkStart w:name="_Toc109910042" w:id="5792"/>
      <w:bookmarkStart w:name="_Toc109910661" w:id="5793"/>
      <w:bookmarkStart w:name="_Toc110528740" w:id="5794"/>
      <w:bookmarkStart w:name="_Toc110529365" w:id="5795"/>
      <w:bookmarkEnd w:id="5787"/>
      <w:bookmarkEnd w:id="5789"/>
      <w:bookmarkEnd w:id="5790"/>
      <w:bookmarkEnd w:id="5791"/>
      <w:bookmarkEnd w:id="5792"/>
      <w:bookmarkEnd w:id="5793"/>
      <w:bookmarkEnd w:id="5794"/>
      <w:bookmarkEnd w:id="5795"/>
    </w:p>
    <w:p w:rsidR="00757749" w:rsidDel="00737EFF" w:rsidP="2ADD6C4A" w:rsidRDefault="00757749" w14:paraId="456B0FE0" w14:textId="1CA2E848">
      <w:pPr>
        <w:pStyle w:val="Heading2"/>
        <w:rPr>
          <w:del w:author="toantk" w:date="2022-07-26T13:48:00Z" w:id="5796"/>
        </w:rPr>
        <w:pPrChange w:author="toantk" w:date="2022-07-27T13:42:00Z" w:id="5797">
          <w:pPr>
            <w:pStyle w:val="FirstLevelBullet"/>
            <w:numPr>
              <w:numId w:val="0"/>
            </w:numPr>
            <w:ind w:left="2160" w:firstLine="720"/>
          </w:pPr>
        </w:pPrChange>
      </w:pPr>
      <w:bookmarkStart w:name="_Toc111217687" w:id="5798"/>
      <w:del w:author="toantk" w:date="2022-07-26T13:48:00Z" w:id="1751251253">
        <w:r w:rsidDel="228411F7">
          <w:delText>“index” : “&lt;index&gt;”,</w:delText>
        </w:r>
      </w:del>
      <w:bookmarkStart w:name="_Toc109835833" w:id="5800"/>
      <w:bookmarkStart w:name="_Toc109836451" w:id="5801"/>
      <w:bookmarkStart w:name="_Toc109899254" w:id="5802"/>
      <w:bookmarkStart w:name="_Toc109910043" w:id="5803"/>
      <w:bookmarkStart w:name="_Toc109910662" w:id="5804"/>
      <w:bookmarkStart w:name="_Toc110528741" w:id="5805"/>
      <w:bookmarkStart w:name="_Toc110529366" w:id="5806"/>
      <w:bookmarkEnd w:id="5798"/>
      <w:bookmarkEnd w:id="5800"/>
      <w:bookmarkEnd w:id="5801"/>
      <w:bookmarkEnd w:id="5802"/>
      <w:bookmarkEnd w:id="5803"/>
      <w:bookmarkEnd w:id="5804"/>
      <w:bookmarkEnd w:id="5805"/>
      <w:bookmarkEnd w:id="5806"/>
    </w:p>
    <w:p w:rsidR="006014D4" w:rsidDel="00737EFF" w:rsidP="2ADD6C4A" w:rsidRDefault="006014D4" w14:paraId="4FCA1C13" w14:textId="4B1D8A7C">
      <w:pPr>
        <w:pStyle w:val="Heading2"/>
        <w:rPr>
          <w:del w:author="toantk" w:date="2022-07-26T13:48:00Z" w:id="5807"/>
        </w:rPr>
        <w:pPrChange w:author="toantk" w:date="2022-07-27T13:42:00Z" w:id="5808">
          <w:pPr>
            <w:pStyle w:val="FirstLevelBullet"/>
            <w:numPr>
              <w:numId w:val="0"/>
            </w:numPr>
            <w:ind w:left="2160" w:firstLine="720"/>
          </w:pPr>
        </w:pPrChange>
      </w:pPr>
      <w:bookmarkStart w:name="_Toc111217688" w:id="5809"/>
      <w:del w:author="toantk" w:date="2022-07-26T13:48:00Z" w:id="249623027">
        <w:r w:rsidDel="2C1129E6">
          <w:delText>“enableUser” : “&lt;enableUser &gt;”,</w:delText>
        </w:r>
      </w:del>
      <w:bookmarkStart w:name="_Toc109835834" w:id="5811"/>
      <w:bookmarkStart w:name="_Toc109836452" w:id="5812"/>
      <w:bookmarkStart w:name="_Toc109899255" w:id="5813"/>
      <w:bookmarkStart w:name="_Toc109910044" w:id="5814"/>
      <w:bookmarkStart w:name="_Toc109910663" w:id="5815"/>
      <w:bookmarkStart w:name="_Toc110528742" w:id="5816"/>
      <w:bookmarkStart w:name="_Toc110529367" w:id="5817"/>
      <w:bookmarkEnd w:id="5809"/>
      <w:bookmarkEnd w:id="5811"/>
      <w:bookmarkEnd w:id="5812"/>
      <w:bookmarkEnd w:id="5813"/>
      <w:bookmarkEnd w:id="5814"/>
      <w:bookmarkEnd w:id="5815"/>
      <w:bookmarkEnd w:id="5816"/>
      <w:bookmarkEnd w:id="5817"/>
    </w:p>
    <w:p w:rsidR="00757749" w:rsidDel="00737EFF" w:rsidP="2ADD6C4A" w:rsidRDefault="00757749" w14:paraId="374CCB09" w14:textId="6031D86D">
      <w:pPr>
        <w:pStyle w:val="Heading2"/>
        <w:rPr>
          <w:del w:author="toantk" w:date="2022-07-26T13:48:00Z" w:id="5818"/>
        </w:rPr>
        <w:pPrChange w:author="toantk" w:date="2022-07-27T13:42:00Z" w:id="5819">
          <w:pPr>
            <w:pStyle w:val="FirstLevelBullet"/>
            <w:numPr>
              <w:numId w:val="0"/>
            </w:numPr>
            <w:ind w:left="2160" w:firstLine="720"/>
          </w:pPr>
        </w:pPrChange>
      </w:pPr>
      <w:bookmarkStart w:name="_Toc111217689" w:id="5820"/>
      <w:del w:author="toantk" w:date="2022-07-26T13:48:00Z" w:id="397190411">
        <w:r w:rsidDel="228411F7">
          <w:delText>“registerStatus” : “&lt;registerStatus&gt;”,</w:delText>
        </w:r>
      </w:del>
      <w:bookmarkStart w:name="_Toc109835835" w:id="5822"/>
      <w:bookmarkStart w:name="_Toc109836453" w:id="5823"/>
      <w:bookmarkStart w:name="_Toc109899256" w:id="5824"/>
      <w:bookmarkStart w:name="_Toc109910045" w:id="5825"/>
      <w:bookmarkStart w:name="_Toc109910664" w:id="5826"/>
      <w:bookmarkStart w:name="_Toc110528743" w:id="5827"/>
      <w:bookmarkStart w:name="_Toc110529368" w:id="5828"/>
      <w:bookmarkEnd w:id="5820"/>
      <w:bookmarkEnd w:id="5822"/>
      <w:bookmarkEnd w:id="5823"/>
      <w:bookmarkEnd w:id="5824"/>
      <w:bookmarkEnd w:id="5825"/>
      <w:bookmarkEnd w:id="5826"/>
      <w:bookmarkEnd w:id="5827"/>
      <w:bookmarkEnd w:id="5828"/>
    </w:p>
    <w:p w:rsidR="00757749" w:rsidDel="00737EFF" w:rsidP="2ADD6C4A" w:rsidRDefault="00757749" w14:paraId="1815D6C3" w14:textId="48C19D87">
      <w:pPr>
        <w:pStyle w:val="Heading2"/>
        <w:rPr>
          <w:del w:author="toantk" w:date="2022-07-26T13:48:00Z" w:id="5829"/>
        </w:rPr>
        <w:pPrChange w:author="toantk" w:date="2022-07-27T13:42:00Z" w:id="5830">
          <w:pPr>
            <w:pStyle w:val="FirstLevelBullet"/>
            <w:numPr>
              <w:numId w:val="0"/>
            </w:numPr>
            <w:ind w:left="2160" w:firstLine="720"/>
          </w:pPr>
        </w:pPrChange>
      </w:pPr>
      <w:bookmarkStart w:name="_Toc111217690" w:id="5831"/>
      <w:del w:author="toantk" w:date="2022-07-26T13:48:00Z" w:id="1524269647">
        <w:r w:rsidDel="228411F7">
          <w:delText>“callStatus” : “&lt;callStatus&gt;”,</w:delText>
        </w:r>
      </w:del>
      <w:bookmarkStart w:name="_Toc109835836" w:id="5833"/>
      <w:bookmarkStart w:name="_Toc109836454" w:id="5834"/>
      <w:bookmarkStart w:name="_Toc109899257" w:id="5835"/>
      <w:bookmarkStart w:name="_Toc109910046" w:id="5836"/>
      <w:bookmarkStart w:name="_Toc109910665" w:id="5837"/>
      <w:bookmarkStart w:name="_Toc110528744" w:id="5838"/>
      <w:bookmarkStart w:name="_Toc110529369" w:id="5839"/>
      <w:bookmarkEnd w:id="5831"/>
      <w:bookmarkEnd w:id="5833"/>
      <w:bookmarkEnd w:id="5834"/>
      <w:bookmarkEnd w:id="5835"/>
      <w:bookmarkEnd w:id="5836"/>
      <w:bookmarkEnd w:id="5837"/>
      <w:bookmarkEnd w:id="5838"/>
      <w:bookmarkEnd w:id="5839"/>
    </w:p>
    <w:p w:rsidR="00757749" w:rsidDel="00737EFF" w:rsidP="2ADD6C4A" w:rsidRDefault="00757749" w14:paraId="18DCBD0D" w14:textId="128E3EFC">
      <w:pPr>
        <w:pStyle w:val="Heading2"/>
        <w:rPr>
          <w:del w:author="toantk" w:date="2022-07-26T13:48:00Z" w:id="5840"/>
        </w:rPr>
        <w:pPrChange w:author="toantk" w:date="2022-07-27T13:42:00Z" w:id="5841">
          <w:pPr>
            <w:pStyle w:val="FirstLevelBullet"/>
            <w:numPr>
              <w:numId w:val="0"/>
            </w:numPr>
            <w:ind w:left="2160" w:firstLine="720"/>
          </w:pPr>
        </w:pPrChange>
      </w:pPr>
      <w:bookmarkStart w:name="_Toc111217691" w:id="5842"/>
      <w:del w:author="toantk" w:date="2022-07-26T13:48:00Z" w:id="648902096">
        <w:r w:rsidDel="228411F7">
          <w:delText>“displayName” : “&lt;displayName &gt;”,</w:delText>
        </w:r>
      </w:del>
      <w:bookmarkStart w:name="_Toc109835837" w:id="5844"/>
      <w:bookmarkStart w:name="_Toc109836455" w:id="5845"/>
      <w:bookmarkStart w:name="_Toc109899258" w:id="5846"/>
      <w:bookmarkStart w:name="_Toc109910047" w:id="5847"/>
      <w:bookmarkStart w:name="_Toc109910666" w:id="5848"/>
      <w:bookmarkStart w:name="_Toc110528745" w:id="5849"/>
      <w:bookmarkStart w:name="_Toc110529370" w:id="5850"/>
      <w:bookmarkEnd w:id="5842"/>
      <w:bookmarkEnd w:id="5844"/>
      <w:bookmarkEnd w:id="5845"/>
      <w:bookmarkEnd w:id="5846"/>
      <w:bookmarkEnd w:id="5847"/>
      <w:bookmarkEnd w:id="5848"/>
      <w:bookmarkEnd w:id="5849"/>
      <w:bookmarkEnd w:id="5850"/>
    </w:p>
    <w:p w:rsidR="00757749" w:rsidDel="00737EFF" w:rsidP="2ADD6C4A" w:rsidRDefault="00757749" w14:paraId="674D56C4" w14:textId="52565748">
      <w:pPr>
        <w:pStyle w:val="Heading2"/>
        <w:rPr>
          <w:del w:author="toantk" w:date="2022-07-26T13:48:00Z" w:id="5851"/>
        </w:rPr>
        <w:pPrChange w:author="toantk" w:date="2022-07-27T13:42:00Z" w:id="5852">
          <w:pPr>
            <w:pStyle w:val="FirstLevelBullet"/>
            <w:numPr>
              <w:numId w:val="0"/>
            </w:numPr>
            <w:ind w:left="2160" w:firstLine="720"/>
          </w:pPr>
        </w:pPrChange>
      </w:pPr>
      <w:bookmarkStart w:name="_Toc111217692" w:id="5853"/>
      <w:del w:author="toantk" w:date="2022-07-26T13:48:00Z" w:id="98989780">
        <w:r w:rsidDel="228411F7">
          <w:delText>“phoneNumber” : “&lt;phoneNumber &gt;”,</w:delText>
        </w:r>
      </w:del>
      <w:bookmarkStart w:name="_Toc109835838" w:id="5855"/>
      <w:bookmarkStart w:name="_Toc109836456" w:id="5856"/>
      <w:bookmarkStart w:name="_Toc109899259" w:id="5857"/>
      <w:bookmarkStart w:name="_Toc109910048" w:id="5858"/>
      <w:bookmarkStart w:name="_Toc109910667" w:id="5859"/>
      <w:bookmarkStart w:name="_Toc110528746" w:id="5860"/>
      <w:bookmarkStart w:name="_Toc110529371" w:id="5861"/>
      <w:bookmarkEnd w:id="5853"/>
      <w:bookmarkEnd w:id="5855"/>
      <w:bookmarkEnd w:id="5856"/>
      <w:bookmarkEnd w:id="5857"/>
      <w:bookmarkEnd w:id="5858"/>
      <w:bookmarkEnd w:id="5859"/>
      <w:bookmarkEnd w:id="5860"/>
      <w:bookmarkEnd w:id="5861"/>
    </w:p>
    <w:p w:rsidR="00757749" w:rsidDel="00737EFF" w:rsidP="2ADD6C4A" w:rsidRDefault="00757749" w14:paraId="1D067C24" w14:textId="423A0BB9">
      <w:pPr>
        <w:pStyle w:val="Heading2"/>
        <w:rPr>
          <w:del w:author="toantk" w:date="2022-07-26T13:48:00Z" w:id="5862"/>
        </w:rPr>
        <w:pPrChange w:author="toantk" w:date="2022-07-27T13:42:00Z" w:id="5863">
          <w:pPr>
            <w:pStyle w:val="FirstLevelBullet"/>
            <w:numPr>
              <w:numId w:val="0"/>
            </w:numPr>
            <w:ind w:left="2160" w:firstLine="720"/>
          </w:pPr>
        </w:pPrChange>
      </w:pPr>
      <w:bookmarkStart w:name="_Toc111217693" w:id="5864"/>
      <w:del w:author="toantk" w:date="2022-07-26T13:48:00Z" w:id="1546541228">
        <w:r w:rsidDel="228411F7">
          <w:delText>“authenName” : “&lt;authenName &gt;”,</w:delText>
        </w:r>
      </w:del>
      <w:bookmarkStart w:name="_Toc109835839" w:id="5866"/>
      <w:bookmarkStart w:name="_Toc109836457" w:id="5867"/>
      <w:bookmarkStart w:name="_Toc109899260" w:id="5868"/>
      <w:bookmarkStart w:name="_Toc109910049" w:id="5869"/>
      <w:bookmarkStart w:name="_Toc109910668" w:id="5870"/>
      <w:bookmarkStart w:name="_Toc110528747" w:id="5871"/>
      <w:bookmarkStart w:name="_Toc110529372" w:id="5872"/>
      <w:bookmarkEnd w:id="5864"/>
      <w:bookmarkEnd w:id="5866"/>
      <w:bookmarkEnd w:id="5867"/>
      <w:bookmarkEnd w:id="5868"/>
      <w:bookmarkEnd w:id="5869"/>
      <w:bookmarkEnd w:id="5870"/>
      <w:bookmarkEnd w:id="5871"/>
      <w:bookmarkEnd w:id="5872"/>
    </w:p>
    <w:p w:rsidR="00757749" w:rsidDel="00737EFF" w:rsidP="2ADD6C4A" w:rsidRDefault="00757749" w14:paraId="1CD529E0" w14:textId="0C63F2A4">
      <w:pPr>
        <w:pStyle w:val="Heading2"/>
        <w:rPr>
          <w:del w:author="toantk" w:date="2022-07-26T13:48:00Z" w:id="5873"/>
        </w:rPr>
        <w:pPrChange w:author="toantk" w:date="2022-07-27T13:42:00Z" w:id="5874">
          <w:pPr>
            <w:pStyle w:val="FirstLevelBullet"/>
            <w:numPr>
              <w:numId w:val="0"/>
            </w:numPr>
            <w:ind w:left="2160" w:firstLine="720"/>
          </w:pPr>
        </w:pPrChange>
      </w:pPr>
      <w:bookmarkStart w:name="_Toc111217694" w:id="5875"/>
      <w:del w:author="toantk" w:date="2022-07-26T13:48:00Z" w:id="2001006198">
        <w:r w:rsidDel="228411F7">
          <w:delText>“password” : “&lt;password&gt;”</w:delText>
        </w:r>
      </w:del>
      <w:bookmarkStart w:name="_Toc109835840" w:id="5877"/>
      <w:bookmarkStart w:name="_Toc109836458" w:id="5878"/>
      <w:bookmarkStart w:name="_Toc109899261" w:id="5879"/>
      <w:bookmarkStart w:name="_Toc109910050" w:id="5880"/>
      <w:bookmarkStart w:name="_Toc109910669" w:id="5881"/>
      <w:bookmarkStart w:name="_Toc110528748" w:id="5882"/>
      <w:bookmarkStart w:name="_Toc110529373" w:id="5883"/>
      <w:bookmarkEnd w:id="5875"/>
      <w:bookmarkEnd w:id="5877"/>
      <w:bookmarkEnd w:id="5878"/>
      <w:bookmarkEnd w:id="5879"/>
      <w:bookmarkEnd w:id="5880"/>
      <w:bookmarkEnd w:id="5881"/>
      <w:bookmarkEnd w:id="5882"/>
      <w:bookmarkEnd w:id="5883"/>
    </w:p>
    <w:p w:rsidR="00757749" w:rsidDel="00737EFF" w:rsidP="2ADD6C4A" w:rsidRDefault="00757749" w14:paraId="38B44414" w14:textId="111BC536">
      <w:pPr>
        <w:pStyle w:val="Heading2"/>
        <w:rPr>
          <w:del w:author="toantk" w:date="2022-07-26T13:48:00Z" w:id="5884"/>
        </w:rPr>
        <w:pPrChange w:author="toantk" w:date="2022-07-27T13:42:00Z" w:id="5885">
          <w:pPr>
            <w:pStyle w:val="FirstLevelBullet"/>
            <w:numPr>
              <w:numId w:val="0"/>
            </w:numPr>
            <w:ind w:left="2160" w:firstLine="720"/>
          </w:pPr>
        </w:pPrChange>
      </w:pPr>
      <w:bookmarkStart w:name="_Toc111217695" w:id="5886"/>
      <w:del w:author="toantk" w:date="2022-07-26T13:48:00Z" w:id="129584947">
        <w:r w:rsidDel="228411F7">
          <w:delText>}</w:delText>
        </w:r>
      </w:del>
      <w:bookmarkStart w:name="_Toc109835841" w:id="5888"/>
      <w:bookmarkStart w:name="_Toc109836459" w:id="5889"/>
      <w:bookmarkStart w:name="_Toc109899262" w:id="5890"/>
      <w:bookmarkStart w:name="_Toc109910051" w:id="5891"/>
      <w:bookmarkStart w:name="_Toc109910670" w:id="5892"/>
      <w:bookmarkStart w:name="_Toc110528749" w:id="5893"/>
      <w:bookmarkStart w:name="_Toc110529374" w:id="5894"/>
      <w:bookmarkEnd w:id="5886"/>
      <w:bookmarkEnd w:id="5888"/>
      <w:bookmarkEnd w:id="5889"/>
      <w:bookmarkEnd w:id="5890"/>
      <w:bookmarkEnd w:id="5891"/>
      <w:bookmarkEnd w:id="5892"/>
      <w:bookmarkEnd w:id="5893"/>
      <w:bookmarkEnd w:id="5894"/>
    </w:p>
    <w:p w:rsidR="00906E21" w:rsidDel="00737EFF" w:rsidP="2ADD6C4A" w:rsidRDefault="00511C2E" w14:paraId="76A4749A" w14:textId="72F04B86">
      <w:pPr>
        <w:pStyle w:val="Heading2"/>
        <w:rPr>
          <w:del w:author="toantk" w:date="2022-07-26T13:48:00Z" w:id="5895"/>
        </w:rPr>
        <w:pPrChange w:author="toantk" w:date="2022-07-27T13:42:00Z" w:id="5896">
          <w:pPr>
            <w:pStyle w:val="FirstLevelBullet"/>
            <w:numPr>
              <w:numId w:val="0"/>
            </w:numPr>
            <w:ind w:left="2160" w:firstLine="720"/>
          </w:pPr>
        </w:pPrChange>
      </w:pPr>
      <w:bookmarkStart w:name="_Toc111217696" w:id="5897"/>
      <w:del w:author="toantk" w:date="2022-07-26T13:48:00Z" w:id="2124176876">
        <w:r w:rsidDel="2F476447">
          <w:delText>]</w:delText>
        </w:r>
      </w:del>
      <w:bookmarkStart w:name="_Toc109835842" w:id="5899"/>
      <w:bookmarkStart w:name="_Toc109836460" w:id="5900"/>
      <w:bookmarkStart w:name="_Toc109899263" w:id="5901"/>
      <w:bookmarkStart w:name="_Toc109910052" w:id="5902"/>
      <w:bookmarkStart w:name="_Toc109910671" w:id="5903"/>
      <w:bookmarkStart w:name="_Toc110528750" w:id="5904"/>
      <w:bookmarkStart w:name="_Toc110529375" w:id="5905"/>
      <w:bookmarkEnd w:id="5897"/>
      <w:bookmarkEnd w:id="5899"/>
      <w:bookmarkEnd w:id="5900"/>
      <w:bookmarkEnd w:id="5901"/>
      <w:bookmarkEnd w:id="5902"/>
      <w:bookmarkEnd w:id="5903"/>
      <w:bookmarkEnd w:id="5904"/>
      <w:bookmarkEnd w:id="5905"/>
    </w:p>
    <w:p w:rsidR="00CE4F19" w:rsidDel="00737EFF" w:rsidP="2ADD6C4A" w:rsidRDefault="00CE4F19" w14:paraId="1E1A20C6" w14:textId="7A06D8EA">
      <w:pPr>
        <w:pStyle w:val="Heading2"/>
        <w:rPr>
          <w:del w:author="toantk" w:date="2022-07-26T13:48:00Z" w:id="5906"/>
        </w:rPr>
        <w:pPrChange w:author="toantk" w:date="2022-07-27T13:42:00Z" w:id="5907">
          <w:pPr>
            <w:pStyle w:val="FirstLevelBullet"/>
            <w:numPr>
              <w:numId w:val="0"/>
            </w:numPr>
            <w:ind w:left="0" w:firstLine="360"/>
          </w:pPr>
        </w:pPrChange>
      </w:pPr>
      <w:bookmarkStart w:name="_Toc111217697" w:id="5908"/>
      <w:del w:author="toantk" w:date="2022-07-26T13:48:00Z" w:id="2100734046">
        <w:r w:rsidDel="2EBA50FA">
          <w:delText>}</w:delText>
        </w:r>
      </w:del>
      <w:bookmarkStart w:name="_Toc109835843" w:id="5910"/>
      <w:bookmarkStart w:name="_Toc109836461" w:id="5911"/>
      <w:bookmarkStart w:name="_Toc109899264" w:id="5912"/>
      <w:bookmarkStart w:name="_Toc109910053" w:id="5913"/>
      <w:bookmarkStart w:name="_Toc109910672" w:id="5914"/>
      <w:bookmarkStart w:name="_Toc110528751" w:id="5915"/>
      <w:bookmarkStart w:name="_Toc110529376" w:id="5916"/>
      <w:bookmarkEnd w:id="5908"/>
      <w:bookmarkEnd w:id="5910"/>
      <w:bookmarkEnd w:id="5911"/>
      <w:bookmarkEnd w:id="5912"/>
      <w:bookmarkEnd w:id="5913"/>
      <w:bookmarkEnd w:id="5914"/>
      <w:bookmarkEnd w:id="5915"/>
      <w:bookmarkEnd w:id="5916"/>
    </w:p>
    <w:p w:rsidR="00CE4F19" w:rsidDel="00737EFF" w:rsidP="2ADD6C4A" w:rsidRDefault="00CE4F19" w14:paraId="6B6803E6" w14:textId="2244D5D0">
      <w:pPr>
        <w:pStyle w:val="Heading2"/>
        <w:rPr>
          <w:del w:author="toantk" w:date="2022-07-26T13:48:00Z" w:id="5917"/>
        </w:rPr>
        <w:pPrChange w:author="toantk" w:date="2022-07-27T13:42:00Z" w:id="5918">
          <w:pPr>
            <w:pStyle w:val="FirstLevelBullet"/>
            <w:numPr>
              <w:numId w:val="0"/>
            </w:numPr>
            <w:ind w:left="0" w:firstLine="360"/>
          </w:pPr>
        </w:pPrChange>
      </w:pPr>
      <w:bookmarkStart w:name="_Toc111217698" w:id="5919"/>
      <w:del w:author="toantk" w:date="2022-07-26T13:48:00Z" w:id="1758455422">
        <w:r w:rsidDel="2EBA50FA">
          <w:delText>}</w:delText>
        </w:r>
      </w:del>
      <w:bookmarkStart w:name="_Toc109835844" w:id="5921"/>
      <w:bookmarkStart w:name="_Toc109836462" w:id="5922"/>
      <w:bookmarkStart w:name="_Toc109899265" w:id="5923"/>
      <w:bookmarkStart w:name="_Toc109910054" w:id="5924"/>
      <w:bookmarkStart w:name="_Toc109910673" w:id="5925"/>
      <w:bookmarkStart w:name="_Toc110528752" w:id="5926"/>
      <w:bookmarkStart w:name="_Toc110529377" w:id="5927"/>
      <w:bookmarkEnd w:id="5919"/>
      <w:bookmarkEnd w:id="5921"/>
      <w:bookmarkEnd w:id="5922"/>
      <w:bookmarkEnd w:id="5923"/>
      <w:bookmarkEnd w:id="5924"/>
      <w:bookmarkEnd w:id="5925"/>
      <w:bookmarkEnd w:id="5926"/>
      <w:bookmarkEnd w:id="5927"/>
    </w:p>
    <w:p w:rsidRPr="00820762" w:rsidR="00CE4F19" w:rsidDel="00737EFF" w:rsidRDefault="00CE4F19" w14:paraId="106A82B2" w14:textId="6227BD45">
      <w:pPr>
        <w:pStyle w:val="Heading2"/>
        <w:rPr>
          <w:del w:author="toantk" w:date="2022-07-26T13:48:00Z" w:id="5928"/>
        </w:rPr>
        <w:pPrChange w:author="toantk" w:date="2022-07-27T13:42:00Z" w:id="5929">
          <w:pPr>
            <w:pStyle w:val="ListParagraph"/>
            <w:numPr>
              <w:ilvl w:val="1"/>
              <w:numId w:val="9"/>
            </w:numPr>
            <w:ind w:left="1440" w:hanging="360"/>
          </w:pPr>
        </w:pPrChange>
      </w:pPr>
      <w:bookmarkStart w:name="_Toc111217699" w:id="5930"/>
      <w:del w:author="toantk" w:date="2022-07-26T13:48:00Z" w:id="5931">
        <w:r w:rsidDel="00737EFF">
          <w:delText xml:space="preserve">Lấy thông tin </w:delText>
        </w:r>
        <w:r w:rsidDel="00737EFF" w:rsidR="00D05E89">
          <w:delText>Voice</w:delText>
        </w:r>
        <w:r w:rsidDel="00737EFF">
          <w:delText xml:space="preserve"> thất bại:</w:delText>
        </w:r>
        <w:bookmarkStart w:name="_Toc109835845" w:id="5932"/>
        <w:bookmarkStart w:name="_Toc109836463" w:id="5933"/>
        <w:bookmarkStart w:name="_Toc109899266" w:id="5934"/>
        <w:bookmarkStart w:name="_Toc109910055" w:id="5935"/>
        <w:bookmarkStart w:name="_Toc109910674" w:id="5936"/>
        <w:bookmarkStart w:name="_Toc110528753" w:id="5937"/>
        <w:bookmarkStart w:name="_Toc110529378" w:id="5938"/>
        <w:bookmarkEnd w:id="5930"/>
        <w:bookmarkEnd w:id="5932"/>
        <w:bookmarkEnd w:id="5933"/>
        <w:bookmarkEnd w:id="5934"/>
        <w:bookmarkEnd w:id="5935"/>
        <w:bookmarkEnd w:id="5936"/>
        <w:bookmarkEnd w:id="5937"/>
        <w:bookmarkEnd w:id="5938"/>
      </w:del>
    </w:p>
    <w:p w:rsidR="00CE4F19" w:rsidDel="00737EFF" w:rsidP="2ADD6C4A" w:rsidRDefault="00CE4F19" w14:paraId="6124AF1E" w14:textId="4FD15B6F">
      <w:pPr>
        <w:pStyle w:val="Heading2"/>
        <w:rPr>
          <w:del w:author="toantk" w:date="2022-07-26T13:48:00Z" w:id="5939"/>
        </w:rPr>
        <w:pPrChange w:author="toantk" w:date="2022-07-27T13:42:00Z" w:id="5940">
          <w:pPr>
            <w:pStyle w:val="FirstLevelBullet"/>
            <w:numPr>
              <w:numId w:val="0"/>
            </w:numPr>
            <w:ind w:left="1080" w:firstLine="0"/>
          </w:pPr>
        </w:pPrChange>
      </w:pPr>
      <w:bookmarkStart w:name="_Toc111217700" w:id="5941"/>
      <w:del w:author="toantk" w:date="2022-07-26T13:48:00Z" w:id="469128048">
        <w:r w:rsidDel="2EBA50FA">
          <w:delText>{</w:delText>
        </w:r>
      </w:del>
      <w:bookmarkStart w:name="_Toc109835846" w:id="5943"/>
      <w:bookmarkStart w:name="_Toc109836464" w:id="5944"/>
      <w:bookmarkStart w:name="_Toc109899267" w:id="5945"/>
      <w:bookmarkStart w:name="_Toc109910056" w:id="5946"/>
      <w:bookmarkStart w:name="_Toc109910675" w:id="5947"/>
      <w:bookmarkStart w:name="_Toc110528754" w:id="5948"/>
      <w:bookmarkStart w:name="_Toc110529379" w:id="5949"/>
      <w:bookmarkEnd w:id="5941"/>
      <w:bookmarkEnd w:id="5943"/>
      <w:bookmarkEnd w:id="5944"/>
      <w:bookmarkEnd w:id="5945"/>
      <w:bookmarkEnd w:id="5946"/>
      <w:bookmarkEnd w:id="5947"/>
      <w:bookmarkEnd w:id="5948"/>
      <w:bookmarkEnd w:id="5949"/>
    </w:p>
    <w:p w:rsidR="00CE4F19" w:rsidDel="00737EFF" w:rsidP="2ADD6C4A" w:rsidRDefault="00183521" w14:paraId="575F048A" w14:textId="02EB8163">
      <w:pPr>
        <w:pStyle w:val="Heading2"/>
        <w:rPr>
          <w:del w:author="toantk" w:date="2022-07-26T13:48:00Z" w:id="5950"/>
        </w:rPr>
        <w:pPrChange w:author="toantk" w:date="2022-07-27T13:42:00Z" w:id="5951">
          <w:pPr>
            <w:pStyle w:val="FirstLevelBullet"/>
            <w:numPr>
              <w:numId w:val="0"/>
            </w:numPr>
            <w:ind w:left="1080" w:firstLine="0"/>
          </w:pPr>
        </w:pPrChange>
      </w:pPr>
      <w:bookmarkStart w:name="_Toc111217701" w:id="5952"/>
      <w:del w:author="toantk" w:date="2022-07-26T13:48:00Z" w:id="482714120">
        <w:r w:rsidDel="4302503E">
          <w:delText>“status”: &lt;ErrorCode&gt;</w:delText>
        </w:r>
        <w:r w:rsidDel="4302503E">
          <w:delText>,</w:delText>
        </w:r>
      </w:del>
      <w:bookmarkStart w:name="_Toc109835847" w:id="5954"/>
      <w:bookmarkStart w:name="_Toc109836465" w:id="5955"/>
      <w:bookmarkStart w:name="_Toc109899268" w:id="5956"/>
      <w:bookmarkStart w:name="_Toc109910057" w:id="5957"/>
      <w:bookmarkStart w:name="_Toc109910676" w:id="5958"/>
      <w:bookmarkStart w:name="_Toc110528755" w:id="5959"/>
      <w:bookmarkStart w:name="_Toc110529380" w:id="5960"/>
      <w:bookmarkEnd w:id="5952"/>
      <w:bookmarkEnd w:id="5954"/>
      <w:bookmarkEnd w:id="5955"/>
      <w:bookmarkEnd w:id="5956"/>
      <w:bookmarkEnd w:id="5957"/>
      <w:bookmarkEnd w:id="5958"/>
      <w:bookmarkEnd w:id="5959"/>
      <w:bookmarkEnd w:id="5960"/>
    </w:p>
    <w:p w:rsidR="00CE4F19" w:rsidDel="00737EFF" w:rsidP="2ADD6C4A" w:rsidRDefault="00B94824" w14:paraId="733DF886" w14:textId="6C04351A">
      <w:pPr>
        <w:pStyle w:val="Heading2"/>
        <w:rPr>
          <w:del w:author="toantk" w:date="2022-07-26T13:48:00Z" w:id="5961"/>
        </w:rPr>
        <w:pPrChange w:author="toantk" w:date="2022-07-27T13:42:00Z" w:id="5962">
          <w:pPr>
            <w:pStyle w:val="FirstLevelBullet"/>
            <w:numPr>
              <w:numId w:val="0"/>
            </w:numPr>
            <w:ind w:left="1080" w:firstLine="0"/>
          </w:pPr>
        </w:pPrChange>
      </w:pPr>
      <w:bookmarkStart w:name="_Toc111217702" w:id="5963"/>
      <w:del w:author="toantk" w:date="2022-07-26T13:48:00Z" w:id="571133207">
        <w:r w:rsidDel="7361C997">
          <w:delText>“message”: “&lt;message&gt;”</w:delText>
        </w:r>
        <w:r w:rsidDel="7361C997">
          <w:delText>,</w:delText>
        </w:r>
      </w:del>
      <w:bookmarkStart w:name="_Toc109835848" w:id="5965"/>
      <w:bookmarkStart w:name="_Toc109836466" w:id="5966"/>
      <w:bookmarkStart w:name="_Toc109899269" w:id="5967"/>
      <w:bookmarkStart w:name="_Toc109910058" w:id="5968"/>
      <w:bookmarkStart w:name="_Toc109910677" w:id="5969"/>
      <w:bookmarkStart w:name="_Toc110528756" w:id="5970"/>
      <w:bookmarkStart w:name="_Toc110529381" w:id="5971"/>
      <w:bookmarkEnd w:id="5963"/>
      <w:bookmarkEnd w:id="5965"/>
      <w:bookmarkEnd w:id="5966"/>
      <w:bookmarkEnd w:id="5967"/>
      <w:bookmarkEnd w:id="5968"/>
      <w:bookmarkEnd w:id="5969"/>
      <w:bookmarkEnd w:id="5970"/>
      <w:bookmarkEnd w:id="5971"/>
    </w:p>
    <w:p w:rsidR="00A52D79" w:rsidDel="00737EFF" w:rsidP="2ADD6C4A" w:rsidRDefault="00A52D79" w14:paraId="5DAE02DB" w14:textId="644027E2">
      <w:pPr>
        <w:pStyle w:val="Heading2"/>
        <w:rPr>
          <w:del w:author="toantk" w:date="2022-07-26T13:48:00Z" w:id="5972"/>
        </w:rPr>
        <w:pPrChange w:author="toantk" w:date="2022-07-27T13:42:00Z" w:id="5973">
          <w:pPr>
            <w:pStyle w:val="ListParagraph"/>
            <w:ind w:firstLine="360"/>
          </w:pPr>
        </w:pPrChange>
      </w:pPr>
      <w:bookmarkStart w:name="_Toc111217703" w:id="5974"/>
      <w:del w:author="toantk" w:date="2022-07-26T13:48:00Z" w:id="296288084">
        <w:r w:rsidDel="4A24509D">
          <w:delText>“requestId” : “&lt;requestId&gt;”,</w:delText>
        </w:r>
      </w:del>
      <w:bookmarkStart w:name="_Toc109835849" w:id="5976"/>
      <w:bookmarkStart w:name="_Toc109836467" w:id="5977"/>
      <w:bookmarkStart w:name="_Toc109899270" w:id="5978"/>
      <w:bookmarkStart w:name="_Toc109910059" w:id="5979"/>
      <w:bookmarkStart w:name="_Toc109910678" w:id="5980"/>
      <w:bookmarkStart w:name="_Toc110528757" w:id="5981"/>
      <w:bookmarkStart w:name="_Toc110529382" w:id="5982"/>
      <w:bookmarkEnd w:id="5974"/>
      <w:bookmarkEnd w:id="5976"/>
      <w:bookmarkEnd w:id="5977"/>
      <w:bookmarkEnd w:id="5978"/>
      <w:bookmarkEnd w:id="5979"/>
      <w:bookmarkEnd w:id="5980"/>
      <w:bookmarkEnd w:id="5981"/>
      <w:bookmarkEnd w:id="5982"/>
    </w:p>
    <w:p w:rsidR="00CE4F19" w:rsidDel="00737EFF" w:rsidP="2ADD6C4A" w:rsidRDefault="00CE4F19" w14:paraId="2B741714" w14:textId="17F87828">
      <w:pPr>
        <w:pStyle w:val="Heading2"/>
        <w:rPr>
          <w:del w:author="toantk" w:date="2022-07-26T13:48:00Z" w:id="5983"/>
        </w:rPr>
        <w:pPrChange w:author="toantk" w:date="2022-07-27T13:42:00Z" w:id="5984">
          <w:pPr>
            <w:pStyle w:val="FirstLevelBullet"/>
            <w:numPr>
              <w:numId w:val="0"/>
            </w:numPr>
            <w:ind w:left="1080" w:firstLine="0"/>
          </w:pPr>
        </w:pPrChange>
      </w:pPr>
      <w:bookmarkStart w:name="_Toc111217704" w:id="5985"/>
      <w:del w:author="toantk" w:date="2022-07-26T13:48:00Z" w:id="1156751596">
        <w:r w:rsidDel="2EBA50FA">
          <w:delText>"data": {</w:delText>
        </w:r>
      </w:del>
      <w:bookmarkStart w:name="_Toc109835850" w:id="5987"/>
      <w:bookmarkStart w:name="_Toc109836468" w:id="5988"/>
      <w:bookmarkStart w:name="_Toc109899271" w:id="5989"/>
      <w:bookmarkStart w:name="_Toc109910060" w:id="5990"/>
      <w:bookmarkStart w:name="_Toc109910679" w:id="5991"/>
      <w:bookmarkStart w:name="_Toc110528758" w:id="5992"/>
      <w:bookmarkStart w:name="_Toc110529383" w:id="5993"/>
      <w:bookmarkEnd w:id="5985"/>
      <w:bookmarkEnd w:id="5987"/>
      <w:bookmarkEnd w:id="5988"/>
      <w:bookmarkEnd w:id="5989"/>
      <w:bookmarkEnd w:id="5990"/>
      <w:bookmarkEnd w:id="5991"/>
      <w:bookmarkEnd w:id="5992"/>
      <w:bookmarkEnd w:id="5993"/>
    </w:p>
    <w:p w:rsidR="00CE4F19" w:rsidDel="00737EFF" w:rsidP="2ADD6C4A" w:rsidRDefault="00CE4F19" w14:paraId="1FA63169" w14:textId="00D84D14">
      <w:pPr>
        <w:pStyle w:val="Heading2"/>
        <w:rPr>
          <w:del w:author="toantk" w:date="2022-07-26T13:48:00Z" w:id="5994"/>
        </w:rPr>
        <w:pPrChange w:author="toantk" w:date="2022-07-27T13:43:00Z" w:id="5995">
          <w:pPr>
            <w:pStyle w:val="FirstLevelBullet"/>
            <w:numPr>
              <w:numId w:val="0"/>
            </w:numPr>
            <w:ind w:left="1080" w:firstLine="0"/>
          </w:pPr>
        </w:pPrChange>
      </w:pPr>
      <w:bookmarkStart w:name="_Toc111217705" w:id="5996"/>
      <w:del w:author="toantk" w:date="2022-07-26T13:48:00Z" w:id="1260858688">
        <w:r w:rsidDel="2EBA50FA">
          <w:delText>}</w:delText>
        </w:r>
      </w:del>
      <w:bookmarkStart w:name="_Toc109835851" w:id="5998"/>
      <w:bookmarkStart w:name="_Toc109836469" w:id="5999"/>
      <w:bookmarkStart w:name="_Toc109899272" w:id="6000"/>
      <w:bookmarkStart w:name="_Toc109910061" w:id="6001"/>
      <w:bookmarkStart w:name="_Toc109910680" w:id="6002"/>
      <w:bookmarkStart w:name="_Toc110528759" w:id="6003"/>
      <w:bookmarkStart w:name="_Toc110529384" w:id="6004"/>
      <w:bookmarkEnd w:id="5996"/>
      <w:bookmarkEnd w:id="5998"/>
      <w:bookmarkEnd w:id="5999"/>
      <w:bookmarkEnd w:id="6000"/>
      <w:bookmarkEnd w:id="6001"/>
      <w:bookmarkEnd w:id="6002"/>
      <w:bookmarkEnd w:id="6003"/>
      <w:bookmarkEnd w:id="6004"/>
    </w:p>
    <w:p w:rsidR="00CE4F19" w:rsidDel="00737EFF" w:rsidP="2ADD6C4A" w:rsidRDefault="00CE4F19" w14:paraId="45C24623" w14:textId="0F2D89C6">
      <w:pPr>
        <w:pStyle w:val="Heading2"/>
        <w:rPr>
          <w:del w:author="toantk" w:date="2022-07-26T13:48:00Z" w:id="6005"/>
        </w:rPr>
        <w:pPrChange w:author="toantk" w:date="2022-07-27T13:43:00Z" w:id="6006">
          <w:pPr>
            <w:pStyle w:val="FirstLevelBullet"/>
            <w:numPr>
              <w:numId w:val="0"/>
            </w:numPr>
            <w:ind w:left="1080" w:firstLine="0"/>
          </w:pPr>
        </w:pPrChange>
      </w:pPr>
      <w:bookmarkStart w:name="_Toc111217706" w:id="6007"/>
      <w:del w:author="toantk" w:date="2022-07-26T13:48:00Z" w:id="1868076502">
        <w:r w:rsidDel="2EBA50FA">
          <w:delText>}</w:delText>
        </w:r>
      </w:del>
      <w:bookmarkStart w:name="_Toc109835852" w:id="6009"/>
      <w:bookmarkStart w:name="_Toc109836470" w:id="6010"/>
      <w:bookmarkStart w:name="_Toc109899273" w:id="6011"/>
      <w:bookmarkStart w:name="_Toc109910062" w:id="6012"/>
      <w:bookmarkStart w:name="_Toc109910681" w:id="6013"/>
      <w:bookmarkStart w:name="_Toc110528760" w:id="6014"/>
      <w:bookmarkStart w:name="_Toc110529385" w:id="6015"/>
      <w:bookmarkEnd w:id="6007"/>
      <w:bookmarkEnd w:id="6009"/>
      <w:bookmarkEnd w:id="6010"/>
      <w:bookmarkEnd w:id="6011"/>
      <w:bookmarkEnd w:id="6012"/>
      <w:bookmarkEnd w:id="6013"/>
      <w:bookmarkEnd w:id="6014"/>
      <w:bookmarkEnd w:id="6015"/>
    </w:p>
    <w:p w:rsidR="00CE4F19" w:rsidDel="00737EFF" w:rsidP="2ADD6C4A" w:rsidRDefault="00CE4F19" w14:paraId="49098102" w14:textId="610B21AA">
      <w:pPr>
        <w:pStyle w:val="Heading2"/>
        <w:rPr>
          <w:del w:author="toantk" w:date="2022-07-26T13:48:00Z" w:id="6016"/>
        </w:rPr>
        <w:pPrChange w:author="toantk" w:date="2022-07-27T13:43:00Z" w:id="6017">
          <w:pPr>
            <w:pStyle w:val="FirstLevelBullet"/>
            <w:numPr>
              <w:numId w:val="0"/>
            </w:numPr>
            <w:ind w:left="0" w:firstLine="0"/>
          </w:pPr>
        </w:pPrChange>
      </w:pPr>
      <w:bookmarkStart w:name="_Toc109835853" w:id="6018"/>
      <w:bookmarkStart w:name="_Toc109836471" w:id="6019"/>
      <w:bookmarkStart w:name="_Toc109899274" w:id="6020"/>
      <w:bookmarkStart w:name="_Toc109910063" w:id="6021"/>
      <w:bookmarkStart w:name="_Toc109910682" w:id="6022"/>
      <w:bookmarkStart w:name="_Toc110528761" w:id="6023"/>
      <w:bookmarkStart w:name="_Toc110529386" w:id="6024"/>
      <w:bookmarkStart w:name="_Toc111217707" w:id="6025"/>
      <w:bookmarkEnd w:id="6018"/>
      <w:bookmarkEnd w:id="6019"/>
      <w:bookmarkEnd w:id="6020"/>
      <w:bookmarkEnd w:id="6021"/>
      <w:bookmarkEnd w:id="6022"/>
      <w:bookmarkEnd w:id="6023"/>
      <w:bookmarkEnd w:id="6024"/>
      <w:bookmarkEnd w:id="6025"/>
    </w:p>
    <w:p w:rsidR="00CE4F19" w:rsidDel="00737EFF" w:rsidP="2ADD6C4A" w:rsidRDefault="00CE4F19" w14:paraId="0CA710D5" w14:textId="37DD1BCF">
      <w:pPr>
        <w:pStyle w:val="Heading2"/>
        <w:rPr>
          <w:del w:author="toantk" w:date="2022-07-26T13:48:00Z" w:id="6026"/>
        </w:rPr>
        <w:pPrChange w:author="toantk" w:date="2022-07-27T13:43:00Z" w:id="6027">
          <w:pPr>
            <w:pStyle w:val="ListParagraph"/>
            <w:numPr>
              <w:numId w:val="9"/>
            </w:numPr>
            <w:ind w:hanging="360"/>
          </w:pPr>
        </w:pPrChange>
      </w:pPr>
      <w:bookmarkStart w:name="_Toc111217708" w:id="6028"/>
      <w:del w:author="toantk" w:date="2022-07-26T13:48:00Z" w:id="803288833">
        <w:r w:rsidDel="2EBA50FA">
          <w:delText>Mô tả tham số:</w:delText>
        </w:r>
      </w:del>
      <w:bookmarkStart w:name="_Toc109835854" w:id="6030"/>
      <w:bookmarkStart w:name="_Toc109836472" w:id="6031"/>
      <w:bookmarkStart w:name="_Toc109899275" w:id="6032"/>
      <w:bookmarkStart w:name="_Toc109910064" w:id="6033"/>
      <w:bookmarkStart w:name="_Toc109910683" w:id="6034"/>
      <w:bookmarkStart w:name="_Toc110528762" w:id="6035"/>
      <w:bookmarkStart w:name="_Toc110529387" w:id="6036"/>
      <w:bookmarkEnd w:id="6028"/>
      <w:bookmarkEnd w:id="6030"/>
      <w:bookmarkEnd w:id="6031"/>
      <w:bookmarkEnd w:id="6032"/>
      <w:bookmarkEnd w:id="6033"/>
      <w:bookmarkEnd w:id="6034"/>
      <w:bookmarkEnd w:id="6035"/>
      <w:bookmarkEnd w:id="6036"/>
    </w:p>
    <w:p w:rsidR="003D4214" w:rsidDel="00737EFF" w:rsidP="2ADD6C4A" w:rsidRDefault="003D4214" w14:paraId="2D2C1014" w14:textId="6D959E90">
      <w:pPr>
        <w:pStyle w:val="Heading2"/>
        <w:rPr>
          <w:del w:author="toantk" w:date="2022-07-26T13:48:00Z" w:id="149806038"/>
        </w:rPr>
        <w:pPrChange w:author="toantk" w:date="2022-07-27T13:43:00Z" w:id="6038">
          <w:pPr>
            <w:pStyle w:val="Caption"/>
            <w:keepNext w:val="1"/>
          </w:pPr>
        </w:pPrChange>
      </w:pPr>
      <w:bookmarkStart w:name="_Toc111217709" w:id="6039"/>
      <w:del w:author="toantk" w:date="2022-07-26T13:48:00Z" w:id="1559448525">
        <w:r w:rsidDel="18E5BE9A">
          <w:delText>Bô tả</w:delText>
        </w:r>
        <w:r>
          <w:rPr>
            <w:b w:val="0"/>
            <w:bCs w:val="0"/>
          </w:rPr>
          <w:fldChar w:fldCharType="begin"/>
        </w:r>
        <w:r>
          <w:delInstrText xml:space="preserve"> STYLEREF 1 \s </w:delInstrText>
        </w:r>
        <w:r>
          <w:rPr>
            <w:b w:val="0"/>
            <w:bCs w:val="0"/>
          </w:rPr>
          <w:fldChar w:fldCharType="separate"/>
        </w:r>
        <w:r w:rsidRPr="2ADD6C4A" w:rsidDel="18E5BE9A">
          <w:rPr>
            <w:noProof/>
          </w:rPr>
          <w:delText>7</w:delText>
        </w:r>
        <w:r>
          <w:rPr>
            <w:b w:val="0"/>
            <w:bCs w:val="0"/>
          </w:rPr>
          <w:fldChar w:fldCharType="end"/>
        </w:r>
        <w:r w:rsidDel="18E5BE9A">
          <w:delText>.</w:delText>
        </w:r>
        <w:r>
          <w:rPr>
            <w:b w:val="0"/>
            <w:bCs w:val="0"/>
          </w:rPr>
          <w:fldChar w:fldCharType="begin"/>
        </w:r>
        <w:r>
          <w:delInstrText xml:space="preserve"> SEQ BREF 1 \s &lt;requestId</w:delInstrText>
        </w:r>
        <w:r>
          <w:rPr>
            <w:b w:val="0"/>
            <w:bCs w:val="0"/>
          </w:rPr>
          <w:fldChar w:fldCharType="separate"/>
        </w:r>
        <w:r w:rsidRPr="2ADD6C4A" w:rsidDel="18E5BE9A">
          <w:rPr>
            <w:noProof/>
          </w:rPr>
          <w:delText>17</w:delText>
        </w:r>
        <w:r>
          <w:rPr>
            <w:b w:val="0"/>
            <w:bCs w:val="0"/>
          </w:rPr>
          <w:fldChar w:fldCharType="end"/>
        </w:r>
        <w:r>
          <w:rPr>
            <w:b w:val="0"/>
            <w:bCs w:val="0"/>
          </w:rPr>
          <w:fldChar w:fldCharType="begin"/>
        </w:r>
        <w:r w:rsidRPr="2ADD6C4A">
          <w:rPr>
            <w:noProof/>
          </w:rPr>
          <w:delInstrText xml:space="preserve"> STYLEREF 1 \s </w:delInstrText>
        </w:r>
        <w:r>
          <w:rPr>
            <w:b w:val="0"/>
            <w:bCs w:val="0"/>
          </w:rPr>
          <w:fldChar w:fldCharType="separate"/>
        </w:r>
        <w:r w:rsidRPr="2ADD6C4A" w:rsidDel="18E5BE9A">
          <w:rPr>
            <w:noProof/>
          </w:rPr>
          <w:delText>7</w:delText>
        </w:r>
        <w:r>
          <w:rPr>
            <w:b w:val="0"/>
            <w:bCs w:val="0"/>
          </w:rPr>
          <w:fldChar w:fldCharType="end"/>
        </w:r>
        <w:r w:rsidDel="18E5BE9A">
          <w:delText>.</w:delText>
        </w:r>
        <w:r>
          <w:rPr>
            <w:b w:val="0"/>
            <w:bCs w:val="0"/>
          </w:rPr>
          <w:fldChar w:fldCharType="begin"/>
        </w:r>
        <w:r w:rsidRPr="2ADD6C4A">
          <w:rPr>
            <w:noProof/>
          </w:rPr>
          <w:delInstrText xml:space="preserve"> SEQ BREF 1 \s &lt;requestId</w:delInstrText>
        </w:r>
        <w:r>
          <w:rPr>
            <w:b w:val="0"/>
            <w:bCs w:val="0"/>
          </w:rPr>
          <w:fldChar w:fldCharType="separate"/>
        </w:r>
        <w:r w:rsidRPr="2ADD6C4A" w:rsidDel="18E5BE9A">
          <w:rPr>
            <w:noProof/>
          </w:rPr>
          <w:delText>15</w:delText>
        </w:r>
        <w:r>
          <w:rPr>
            <w:b w:val="0"/>
            <w:bCs w:val="0"/>
          </w:rPr>
          <w:fldChar w:fldCharType="end"/>
        </w:r>
        <w:r w:rsidDel="18E5BE9A">
          <w:delText xml:space="preserve"> BEQ BREF 1 \s &lt;requestId&gt;”,&gt;”,”,us&gt;”,rt&gt;”,&gt;”,,ebindingInterface&gt;”, e Basic h</w:delText>
        </w:r>
      </w:del>
      <w:bookmarkStart w:name="_Toc109835855" w:id="6041"/>
      <w:bookmarkStart w:name="_Toc109836473" w:id="6042"/>
      <w:bookmarkStart w:name="_Toc109899276" w:id="6043"/>
      <w:bookmarkStart w:name="_Toc109910065" w:id="6044"/>
      <w:bookmarkStart w:name="_Toc109910684" w:id="6045"/>
      <w:bookmarkStart w:name="_Toc110528763" w:id="6046"/>
      <w:bookmarkStart w:name="_Toc110529388" w:id="6047"/>
      <w:bookmarkEnd w:id="6039"/>
      <w:bookmarkEnd w:id="6041"/>
      <w:bookmarkEnd w:id="6042"/>
      <w:bookmarkEnd w:id="6043"/>
      <w:bookmarkEnd w:id="6044"/>
      <w:bookmarkEnd w:id="6045"/>
      <w:bookmarkEnd w:id="6046"/>
      <w:bookmarkEnd w:id="6047"/>
    </w:p>
    <w:tbl>
      <w:tblPr>
        <w:tblStyle w:val="TableGrid"/>
        <w:tblW w:w="0" w:type="auto"/>
        <w:tblInd w:w="175" w:type="dxa"/>
        <w:tblLook w:val="04A0" w:firstRow="1" w:lastRow="0" w:firstColumn="1" w:lastColumn="0" w:noHBand="0" w:noVBand="1"/>
      </w:tblPr>
      <w:tblGrid>
        <w:gridCol w:w="754"/>
        <w:gridCol w:w="1745"/>
        <w:gridCol w:w="1623"/>
        <w:gridCol w:w="1096"/>
        <w:gridCol w:w="1072"/>
        <w:gridCol w:w="2760"/>
      </w:tblGrid>
      <w:tr w:rsidR="00AF73EC" w:rsidDel="00737EFF" w:rsidTr="2ADD6C4A" w14:paraId="4E4FED9F" w14:textId="523319F3">
        <w:trPr>
          <w:del w:author="toantk" w:date="2022-07-26T13:48:00Z" w:id="1323864162"/>
        </w:trPr>
        <w:tc>
          <w:tcPr>
            <w:tcW w:w="692" w:type="dxa"/>
            <w:tcMar/>
          </w:tcPr>
          <w:p w:rsidR="00CE4F19" w:rsidDel="00737EFF" w:rsidP="2ADD6C4A" w:rsidRDefault="00CE4F19" w14:paraId="003D6C76" w14:textId="6F17A37F">
            <w:pPr>
              <w:pStyle w:val="Heading2"/>
              <w:rPr>
                <w:del w:author="toantk" w:date="2022-07-26T13:48:00Z" w:id="6049"/>
              </w:rPr>
              <w:pPrChange w:author="toantk" w:date="2022-07-27T13:43:00Z" w:id="6050">
                <w:pPr>
                  <w:pStyle w:val="ListParagraph"/>
                  <w:ind w:left="0"/>
                </w:pPr>
              </w:pPrChange>
            </w:pPr>
            <w:bookmarkStart w:name="_Toc111217710" w:id="6051"/>
            <w:del w:author="toantk" w:date="2022-07-26T13:48:00Z" w:id="1821770233">
              <w:r w:rsidDel="2EBA50FA">
                <w:delText>STT</w:delText>
              </w:r>
            </w:del>
            <w:bookmarkStart w:name="_Toc109835856" w:id="6053"/>
            <w:bookmarkStart w:name="_Toc109836474" w:id="6054"/>
            <w:bookmarkStart w:name="_Toc109899277" w:id="6055"/>
            <w:bookmarkStart w:name="_Toc109910066" w:id="6056"/>
            <w:bookmarkStart w:name="_Toc109910685" w:id="6057"/>
            <w:bookmarkStart w:name="_Toc110528764" w:id="6058"/>
            <w:bookmarkStart w:name="_Toc110529389" w:id="6059"/>
            <w:bookmarkEnd w:id="6051"/>
            <w:bookmarkEnd w:id="6053"/>
            <w:bookmarkEnd w:id="6054"/>
            <w:bookmarkEnd w:id="6055"/>
            <w:bookmarkEnd w:id="6056"/>
            <w:bookmarkEnd w:id="6057"/>
            <w:bookmarkEnd w:id="6058"/>
            <w:bookmarkEnd w:id="6059"/>
          </w:p>
        </w:tc>
        <w:tc>
          <w:tcPr>
            <w:tcW w:w="1708" w:type="dxa"/>
            <w:tcMar/>
          </w:tcPr>
          <w:p w:rsidR="00CE4F19" w:rsidDel="00737EFF" w:rsidP="2ADD6C4A" w:rsidRDefault="00CE4F19" w14:paraId="4F769D5E" w14:textId="7C0D1563">
            <w:pPr>
              <w:pStyle w:val="Heading2"/>
              <w:rPr>
                <w:del w:author="toantk" w:date="2022-07-26T13:48:00Z" w:id="6060"/>
              </w:rPr>
              <w:pPrChange w:author="toantk" w:date="2022-07-27T13:43:00Z" w:id="6061">
                <w:pPr>
                  <w:pStyle w:val="ListParagraph"/>
                  <w:ind w:left="0"/>
                </w:pPr>
              </w:pPrChange>
            </w:pPr>
            <w:bookmarkStart w:name="_Toc111217711" w:id="6062"/>
            <w:del w:author="toantk" w:date="2022-07-26T13:48:00Z" w:id="49499600">
              <w:r w:rsidDel="2EBA50FA">
                <w:delText>Tham số</w:delText>
              </w:r>
            </w:del>
            <w:bookmarkStart w:name="_Toc109835857" w:id="6064"/>
            <w:bookmarkStart w:name="_Toc109836475" w:id="6065"/>
            <w:bookmarkStart w:name="_Toc109899278" w:id="6066"/>
            <w:bookmarkStart w:name="_Toc109910067" w:id="6067"/>
            <w:bookmarkStart w:name="_Toc109910686" w:id="6068"/>
            <w:bookmarkStart w:name="_Toc110528765" w:id="6069"/>
            <w:bookmarkStart w:name="_Toc110529390" w:id="6070"/>
            <w:bookmarkEnd w:id="6062"/>
            <w:bookmarkEnd w:id="6064"/>
            <w:bookmarkEnd w:id="6065"/>
            <w:bookmarkEnd w:id="6066"/>
            <w:bookmarkEnd w:id="6067"/>
            <w:bookmarkEnd w:id="6068"/>
            <w:bookmarkEnd w:id="6069"/>
            <w:bookmarkEnd w:id="6070"/>
          </w:p>
        </w:tc>
        <w:tc>
          <w:tcPr>
            <w:tcW w:w="1708" w:type="dxa"/>
            <w:tcMar/>
          </w:tcPr>
          <w:p w:rsidR="00CE4F19" w:rsidDel="00737EFF" w:rsidP="2ADD6C4A" w:rsidRDefault="00CE4F19" w14:paraId="14800954" w14:textId="4FC5FDDA">
            <w:pPr>
              <w:pStyle w:val="Heading2"/>
              <w:rPr>
                <w:del w:author="toantk" w:date="2022-07-26T13:48:00Z" w:id="6071"/>
              </w:rPr>
              <w:pPrChange w:author="toantk" w:date="2022-07-27T13:43:00Z" w:id="6072">
                <w:pPr>
                  <w:pStyle w:val="ListParagraph"/>
                  <w:ind w:left="0"/>
                </w:pPr>
              </w:pPrChange>
            </w:pPr>
            <w:bookmarkStart w:name="_Toc111217712" w:id="6073"/>
            <w:del w:author="toantk" w:date="2022-07-26T13:48:00Z" w:id="1432165227">
              <w:r w:rsidDel="2EBA50FA">
                <w:delText>Mô tả</w:delText>
              </w:r>
            </w:del>
            <w:bookmarkStart w:name="_Toc109835858" w:id="6075"/>
            <w:bookmarkStart w:name="_Toc109836476" w:id="6076"/>
            <w:bookmarkStart w:name="_Toc109899279" w:id="6077"/>
            <w:bookmarkStart w:name="_Toc109910068" w:id="6078"/>
            <w:bookmarkStart w:name="_Toc109910687" w:id="6079"/>
            <w:bookmarkStart w:name="_Toc110528766" w:id="6080"/>
            <w:bookmarkStart w:name="_Toc110529391" w:id="6081"/>
            <w:bookmarkEnd w:id="6073"/>
            <w:bookmarkEnd w:id="6075"/>
            <w:bookmarkEnd w:id="6076"/>
            <w:bookmarkEnd w:id="6077"/>
            <w:bookmarkEnd w:id="6078"/>
            <w:bookmarkEnd w:id="6079"/>
            <w:bookmarkEnd w:id="6080"/>
            <w:bookmarkEnd w:id="6081"/>
          </w:p>
        </w:tc>
        <w:tc>
          <w:tcPr>
            <w:tcW w:w="1053" w:type="dxa"/>
            <w:tcMar/>
          </w:tcPr>
          <w:p w:rsidR="00CE4F19" w:rsidDel="00737EFF" w:rsidP="2ADD6C4A" w:rsidRDefault="00CE4F19" w14:paraId="0EF285C7" w14:textId="4C13D224">
            <w:pPr>
              <w:pStyle w:val="Heading2"/>
              <w:rPr>
                <w:del w:author="toantk" w:date="2022-07-26T13:48:00Z" w:id="6082"/>
              </w:rPr>
              <w:pPrChange w:author="toantk" w:date="2022-07-27T13:43:00Z" w:id="6083">
                <w:pPr>
                  <w:pStyle w:val="ListParagraph"/>
                  <w:ind w:left="0"/>
                </w:pPr>
              </w:pPrChange>
            </w:pPr>
            <w:bookmarkStart w:name="_Toc111217713" w:id="6084"/>
            <w:del w:author="toantk" w:date="2022-07-26T13:48:00Z" w:id="1297445213">
              <w:r w:rsidDel="2EBA50FA">
                <w:delText>Kiểu</w:delText>
              </w:r>
            </w:del>
            <w:bookmarkStart w:name="_Toc109835859" w:id="6086"/>
            <w:bookmarkStart w:name="_Toc109836477" w:id="6087"/>
            <w:bookmarkStart w:name="_Toc109899280" w:id="6088"/>
            <w:bookmarkStart w:name="_Toc109910069" w:id="6089"/>
            <w:bookmarkStart w:name="_Toc109910688" w:id="6090"/>
            <w:bookmarkStart w:name="_Toc110528767" w:id="6091"/>
            <w:bookmarkStart w:name="_Toc110529392" w:id="6092"/>
            <w:bookmarkEnd w:id="6084"/>
            <w:bookmarkEnd w:id="6086"/>
            <w:bookmarkEnd w:id="6087"/>
            <w:bookmarkEnd w:id="6088"/>
            <w:bookmarkEnd w:id="6089"/>
            <w:bookmarkEnd w:id="6090"/>
            <w:bookmarkEnd w:id="6091"/>
            <w:bookmarkEnd w:id="6092"/>
          </w:p>
        </w:tc>
        <w:tc>
          <w:tcPr>
            <w:tcW w:w="1108" w:type="dxa"/>
            <w:tcMar/>
          </w:tcPr>
          <w:p w:rsidR="00CE4F19" w:rsidDel="00737EFF" w:rsidP="2ADD6C4A" w:rsidRDefault="00CE4F19" w14:paraId="0902E7DB" w14:textId="33369EAE">
            <w:pPr>
              <w:pStyle w:val="Heading2"/>
              <w:rPr>
                <w:del w:author="toantk" w:date="2022-07-26T13:48:00Z" w:id="6093"/>
              </w:rPr>
              <w:pPrChange w:author="toantk" w:date="2022-07-27T13:43:00Z" w:id="6094">
                <w:pPr>
                  <w:pStyle w:val="ListParagraph"/>
                  <w:ind w:left="0"/>
                </w:pPr>
              </w:pPrChange>
            </w:pPr>
            <w:bookmarkStart w:name="_Toc111217714" w:id="6095"/>
            <w:del w:author="toantk" w:date="2022-07-26T13:48:00Z" w:id="199006897">
              <w:r w:rsidDel="2EBA50FA">
                <w:delText>Giá trị</w:delText>
              </w:r>
            </w:del>
            <w:bookmarkStart w:name="_Toc109835860" w:id="6097"/>
            <w:bookmarkStart w:name="_Toc109836478" w:id="6098"/>
            <w:bookmarkStart w:name="_Toc109899281" w:id="6099"/>
            <w:bookmarkStart w:name="_Toc109910070" w:id="6100"/>
            <w:bookmarkStart w:name="_Toc109910689" w:id="6101"/>
            <w:bookmarkStart w:name="_Toc110528768" w:id="6102"/>
            <w:bookmarkStart w:name="_Toc110529393" w:id="6103"/>
            <w:bookmarkEnd w:id="6095"/>
            <w:bookmarkEnd w:id="6097"/>
            <w:bookmarkEnd w:id="6098"/>
            <w:bookmarkEnd w:id="6099"/>
            <w:bookmarkEnd w:id="6100"/>
            <w:bookmarkEnd w:id="6101"/>
            <w:bookmarkEnd w:id="6102"/>
            <w:bookmarkEnd w:id="6103"/>
          </w:p>
        </w:tc>
        <w:tc>
          <w:tcPr>
            <w:tcW w:w="2781" w:type="dxa"/>
            <w:tcMar/>
          </w:tcPr>
          <w:p w:rsidR="00CE4F19" w:rsidDel="00737EFF" w:rsidP="2ADD6C4A" w:rsidRDefault="00CE4F19" w14:paraId="4F8577C0" w14:textId="2861FCFC">
            <w:pPr>
              <w:pStyle w:val="Heading2"/>
              <w:rPr>
                <w:del w:author="toantk" w:date="2022-07-26T13:48:00Z" w:id="6104"/>
              </w:rPr>
              <w:pPrChange w:author="toantk" w:date="2022-07-27T13:43:00Z" w:id="6105">
                <w:pPr>
                  <w:pStyle w:val="ListParagraph"/>
                  <w:ind w:left="0"/>
                </w:pPr>
              </w:pPrChange>
            </w:pPr>
            <w:bookmarkStart w:name="_Toc111217715" w:id="6106"/>
            <w:del w:author="toantk" w:date="2022-07-26T13:48:00Z" w:id="846911213">
              <w:r w:rsidDel="2EBA50FA">
                <w:delText>Json Key</w:delText>
              </w:r>
            </w:del>
            <w:bookmarkStart w:name="_Toc109835861" w:id="6108"/>
            <w:bookmarkStart w:name="_Toc109836479" w:id="6109"/>
            <w:bookmarkStart w:name="_Toc109899282" w:id="6110"/>
            <w:bookmarkStart w:name="_Toc109910071" w:id="6111"/>
            <w:bookmarkStart w:name="_Toc109910690" w:id="6112"/>
            <w:bookmarkStart w:name="_Toc110528769" w:id="6113"/>
            <w:bookmarkStart w:name="_Toc110529394" w:id="6114"/>
            <w:bookmarkEnd w:id="6106"/>
            <w:bookmarkEnd w:id="6108"/>
            <w:bookmarkEnd w:id="6109"/>
            <w:bookmarkEnd w:id="6110"/>
            <w:bookmarkEnd w:id="6111"/>
            <w:bookmarkEnd w:id="6112"/>
            <w:bookmarkEnd w:id="6113"/>
            <w:bookmarkEnd w:id="6114"/>
          </w:p>
        </w:tc>
        <w:bookmarkStart w:name="_Toc109835862" w:id="6115"/>
        <w:bookmarkStart w:name="_Toc109836480" w:id="6116"/>
        <w:bookmarkStart w:name="_Toc109899283" w:id="6117"/>
        <w:bookmarkStart w:name="_Toc109910072" w:id="6118"/>
        <w:bookmarkStart w:name="_Toc109910691" w:id="6119"/>
        <w:bookmarkStart w:name="_Toc110528770" w:id="6120"/>
        <w:bookmarkStart w:name="_Toc110529395" w:id="6121"/>
        <w:bookmarkEnd w:id="6115"/>
        <w:bookmarkEnd w:id="6116"/>
        <w:bookmarkEnd w:id="6117"/>
        <w:bookmarkEnd w:id="6118"/>
        <w:bookmarkEnd w:id="6119"/>
        <w:bookmarkEnd w:id="6120"/>
        <w:bookmarkEnd w:id="6121"/>
      </w:tr>
      <w:tr w:rsidRPr="004C66E4" w:rsidR="00AF73EC" w:rsidDel="00737EFF" w:rsidTr="2ADD6C4A" w14:paraId="4AC3E8F2" w14:textId="2299CC86">
        <w:trPr>
          <w:del w:author="toantk" w:date="2022-07-26T13:48:00Z" w:id="869506438"/>
        </w:trPr>
        <w:tc>
          <w:tcPr>
            <w:tcW w:w="692" w:type="dxa"/>
            <w:tcMar/>
          </w:tcPr>
          <w:p w:rsidRPr="004C66E4" w:rsidR="00CE4F19" w:rsidDel="00737EFF" w:rsidP="2ADD6C4A" w:rsidRDefault="00CE4F19" w14:paraId="6B5BC3AD" w14:textId="38C1ED21">
            <w:pPr>
              <w:pStyle w:val="Heading2"/>
              <w:rPr>
                <w:del w:author="toantk" w:date="2022-07-26T13:48:00Z" w:id="6123"/>
              </w:rPr>
              <w:pPrChange w:author="toantk" w:date="2022-07-27T13:43:00Z" w:id="6124">
                <w:pPr>
                  <w:pStyle w:val="ListParagraph"/>
                  <w:ind w:left="0"/>
                </w:pPr>
              </w:pPrChange>
            </w:pPr>
            <w:bookmarkStart w:name="_Toc111217716" w:id="6125"/>
            <w:del w:author="toantk" w:date="2022-07-26T13:48:00Z" w:id="750391834">
              <w:r w:rsidDel="2EBA50FA">
                <w:delText>1</w:delText>
              </w:r>
            </w:del>
            <w:bookmarkStart w:name="_Toc109835863" w:id="6127"/>
            <w:bookmarkStart w:name="_Toc109836481" w:id="6128"/>
            <w:bookmarkStart w:name="_Toc109899284" w:id="6129"/>
            <w:bookmarkStart w:name="_Toc109910073" w:id="6130"/>
            <w:bookmarkStart w:name="_Toc109910692" w:id="6131"/>
            <w:bookmarkStart w:name="_Toc110528771" w:id="6132"/>
            <w:bookmarkStart w:name="_Toc110529396" w:id="6133"/>
            <w:bookmarkEnd w:id="6125"/>
            <w:bookmarkEnd w:id="6127"/>
            <w:bookmarkEnd w:id="6128"/>
            <w:bookmarkEnd w:id="6129"/>
            <w:bookmarkEnd w:id="6130"/>
            <w:bookmarkEnd w:id="6131"/>
            <w:bookmarkEnd w:id="6132"/>
            <w:bookmarkEnd w:id="6133"/>
          </w:p>
        </w:tc>
        <w:tc>
          <w:tcPr>
            <w:tcW w:w="1708" w:type="dxa"/>
            <w:tcMar/>
          </w:tcPr>
          <w:p w:rsidRPr="00E4787E" w:rsidR="00CE4F19" w:rsidDel="00737EFF" w:rsidP="2ADD6C4A" w:rsidRDefault="00B27DFD" w14:paraId="3A6EB8A9" w14:textId="22329F83">
            <w:pPr>
              <w:pStyle w:val="Heading2"/>
              <w:rPr>
                <w:del w:author="toantk" w:date="2022-07-26T13:48:00Z" w:id="6134"/>
              </w:rPr>
              <w:pPrChange w:author="toantk" w:date="2022-07-27T13:43:00Z" w:id="6135">
                <w:pPr>
                  <w:pStyle w:val="ListParagraph"/>
                  <w:ind w:left="0"/>
                </w:pPr>
              </w:pPrChange>
            </w:pPr>
            <w:bookmarkStart w:name="_Toc111217717" w:id="6136"/>
            <w:del w:author="toantk" w:date="2022-07-26T13:48:00Z" w:id="653337617">
              <w:r w:rsidDel="4E712119">
                <w:delText>Enable</w:delText>
              </w:r>
            </w:del>
            <w:bookmarkStart w:name="_Toc109835864" w:id="6138"/>
            <w:bookmarkStart w:name="_Toc109836482" w:id="6139"/>
            <w:bookmarkStart w:name="_Toc109899285" w:id="6140"/>
            <w:bookmarkStart w:name="_Toc109910074" w:id="6141"/>
            <w:bookmarkStart w:name="_Toc109910693" w:id="6142"/>
            <w:bookmarkStart w:name="_Toc110528772" w:id="6143"/>
            <w:bookmarkStart w:name="_Toc110529397" w:id="6144"/>
            <w:bookmarkEnd w:id="6136"/>
            <w:bookmarkEnd w:id="6138"/>
            <w:bookmarkEnd w:id="6139"/>
            <w:bookmarkEnd w:id="6140"/>
            <w:bookmarkEnd w:id="6141"/>
            <w:bookmarkEnd w:id="6142"/>
            <w:bookmarkEnd w:id="6143"/>
            <w:bookmarkEnd w:id="6144"/>
          </w:p>
        </w:tc>
        <w:tc>
          <w:tcPr>
            <w:tcW w:w="1708" w:type="dxa"/>
            <w:tcMar/>
          </w:tcPr>
          <w:p w:rsidRPr="004C66E4" w:rsidR="00CE4F19" w:rsidDel="00737EFF" w:rsidP="2ADD6C4A" w:rsidRDefault="00B27DFD" w14:paraId="44AF0C21" w14:textId="1E2EFA1A">
            <w:pPr>
              <w:pStyle w:val="Heading2"/>
              <w:rPr>
                <w:del w:author="toantk" w:date="2022-07-26T13:48:00Z" w:id="6145"/>
              </w:rPr>
              <w:pPrChange w:author="toantk" w:date="2022-07-27T13:43:00Z" w:id="6146">
                <w:pPr>
                  <w:pStyle w:val="ListParagraph"/>
                  <w:ind w:left="0"/>
                </w:pPr>
              </w:pPrChange>
            </w:pPr>
            <w:bookmarkStart w:name="_Toc111217718" w:id="6147"/>
            <w:del w:author="toantk" w:date="2022-07-26T13:48:00Z" w:id="728709970">
              <w:r w:rsidDel="4E712119">
                <w:delText>Bật/Tắt chức năng Voice</w:delText>
              </w:r>
            </w:del>
            <w:bookmarkStart w:name="_Toc109835865" w:id="6149"/>
            <w:bookmarkStart w:name="_Toc109836483" w:id="6150"/>
            <w:bookmarkStart w:name="_Toc109899286" w:id="6151"/>
            <w:bookmarkStart w:name="_Toc109910075" w:id="6152"/>
            <w:bookmarkStart w:name="_Toc109910694" w:id="6153"/>
            <w:bookmarkStart w:name="_Toc110528773" w:id="6154"/>
            <w:bookmarkStart w:name="_Toc110529398" w:id="6155"/>
            <w:bookmarkEnd w:id="6147"/>
            <w:bookmarkEnd w:id="6149"/>
            <w:bookmarkEnd w:id="6150"/>
            <w:bookmarkEnd w:id="6151"/>
            <w:bookmarkEnd w:id="6152"/>
            <w:bookmarkEnd w:id="6153"/>
            <w:bookmarkEnd w:id="6154"/>
            <w:bookmarkEnd w:id="6155"/>
          </w:p>
        </w:tc>
        <w:tc>
          <w:tcPr>
            <w:tcW w:w="1053" w:type="dxa"/>
            <w:tcMar/>
          </w:tcPr>
          <w:p w:rsidRPr="004C66E4" w:rsidR="00CE4F19" w:rsidDel="00737EFF" w:rsidP="2ADD6C4A" w:rsidRDefault="00B27DFD" w14:paraId="0A711493" w14:textId="4F3E65C4">
            <w:pPr>
              <w:pStyle w:val="Heading2"/>
              <w:rPr>
                <w:del w:author="toantk" w:date="2022-07-26T13:48:00Z" w:id="6156"/>
              </w:rPr>
              <w:pPrChange w:author="toantk" w:date="2022-07-27T13:43:00Z" w:id="6157">
                <w:pPr>
                  <w:pStyle w:val="ListParagraph"/>
                  <w:ind w:left="0"/>
                </w:pPr>
              </w:pPrChange>
            </w:pPr>
            <w:bookmarkStart w:name="_Toc111217719" w:id="6158"/>
            <w:del w:author="toantk" w:date="2022-07-26T13:48:00Z" w:id="466571617">
              <w:r w:rsidDel="4E712119">
                <w:delText>Boolean</w:delText>
              </w:r>
            </w:del>
            <w:bookmarkStart w:name="_Toc109835866" w:id="6160"/>
            <w:bookmarkStart w:name="_Toc109836484" w:id="6161"/>
            <w:bookmarkStart w:name="_Toc109899287" w:id="6162"/>
            <w:bookmarkStart w:name="_Toc109910076" w:id="6163"/>
            <w:bookmarkStart w:name="_Toc109910695" w:id="6164"/>
            <w:bookmarkStart w:name="_Toc110528774" w:id="6165"/>
            <w:bookmarkStart w:name="_Toc110529399" w:id="6166"/>
            <w:bookmarkEnd w:id="6158"/>
            <w:bookmarkEnd w:id="6160"/>
            <w:bookmarkEnd w:id="6161"/>
            <w:bookmarkEnd w:id="6162"/>
            <w:bookmarkEnd w:id="6163"/>
            <w:bookmarkEnd w:id="6164"/>
            <w:bookmarkEnd w:id="6165"/>
            <w:bookmarkEnd w:id="6166"/>
          </w:p>
        </w:tc>
        <w:tc>
          <w:tcPr>
            <w:tcW w:w="1108" w:type="dxa"/>
            <w:tcMar/>
          </w:tcPr>
          <w:p w:rsidR="00CE4F19" w:rsidDel="00737EFF" w:rsidP="2ADD6C4A" w:rsidRDefault="00B27DFD" w14:paraId="2F2F02ED" w14:textId="6340E475">
            <w:pPr>
              <w:pStyle w:val="Heading2"/>
              <w:rPr>
                <w:del w:author="toantk" w:date="2022-07-26T13:48:00Z" w:id="6167"/>
              </w:rPr>
              <w:pPrChange w:author="toantk" w:date="2022-07-27T13:43:00Z" w:id="6168">
                <w:pPr>
                  <w:pStyle w:val="ListParagraph"/>
                  <w:ind w:left="0"/>
                </w:pPr>
              </w:pPrChange>
            </w:pPr>
            <w:bookmarkStart w:name="_Toc111217720" w:id="6169"/>
            <w:del w:author="toantk" w:date="2022-07-26T13:48:00Z" w:id="1154321576">
              <w:r w:rsidDel="4E712119">
                <w:delText>True: Bật</w:delText>
              </w:r>
            </w:del>
            <w:bookmarkStart w:name="_Toc109835867" w:id="6171"/>
            <w:bookmarkStart w:name="_Toc109836485" w:id="6172"/>
            <w:bookmarkStart w:name="_Toc109899288" w:id="6173"/>
            <w:bookmarkStart w:name="_Toc109910077" w:id="6174"/>
            <w:bookmarkStart w:name="_Toc109910696" w:id="6175"/>
            <w:bookmarkStart w:name="_Toc110528775" w:id="6176"/>
            <w:bookmarkStart w:name="_Toc110529400" w:id="6177"/>
            <w:bookmarkEnd w:id="6169"/>
            <w:bookmarkEnd w:id="6171"/>
            <w:bookmarkEnd w:id="6172"/>
            <w:bookmarkEnd w:id="6173"/>
            <w:bookmarkEnd w:id="6174"/>
            <w:bookmarkEnd w:id="6175"/>
            <w:bookmarkEnd w:id="6176"/>
            <w:bookmarkEnd w:id="6177"/>
          </w:p>
          <w:p w:rsidRPr="004C66E4" w:rsidR="00B27DFD" w:rsidDel="00737EFF" w:rsidP="2ADD6C4A" w:rsidRDefault="00B27DFD" w14:paraId="3990086D" w14:textId="6C18C711">
            <w:pPr>
              <w:pStyle w:val="Heading2"/>
              <w:rPr>
                <w:del w:author="toantk" w:date="2022-07-26T13:48:00Z" w:id="6178"/>
              </w:rPr>
              <w:pPrChange w:author="toantk" w:date="2022-07-27T13:43:00Z" w:id="6179">
                <w:pPr>
                  <w:pStyle w:val="ListParagraph"/>
                  <w:ind w:left="0"/>
                </w:pPr>
              </w:pPrChange>
            </w:pPr>
            <w:bookmarkStart w:name="_Toc111217721" w:id="6180"/>
            <w:del w:author="toantk" w:date="2022-07-26T13:48:00Z" w:id="139552473">
              <w:r w:rsidDel="4E712119">
                <w:delText>False: Tắt</w:delText>
              </w:r>
            </w:del>
            <w:bookmarkStart w:name="_Toc109835868" w:id="6182"/>
            <w:bookmarkStart w:name="_Toc109836486" w:id="6183"/>
            <w:bookmarkStart w:name="_Toc109899289" w:id="6184"/>
            <w:bookmarkStart w:name="_Toc109910078" w:id="6185"/>
            <w:bookmarkStart w:name="_Toc109910697" w:id="6186"/>
            <w:bookmarkStart w:name="_Toc110528776" w:id="6187"/>
            <w:bookmarkStart w:name="_Toc110529401" w:id="6188"/>
            <w:bookmarkEnd w:id="6180"/>
            <w:bookmarkEnd w:id="6182"/>
            <w:bookmarkEnd w:id="6183"/>
            <w:bookmarkEnd w:id="6184"/>
            <w:bookmarkEnd w:id="6185"/>
            <w:bookmarkEnd w:id="6186"/>
            <w:bookmarkEnd w:id="6187"/>
            <w:bookmarkEnd w:id="6188"/>
          </w:p>
        </w:tc>
        <w:tc>
          <w:tcPr>
            <w:tcW w:w="2781" w:type="dxa"/>
            <w:tcMar/>
          </w:tcPr>
          <w:p w:rsidRPr="004C66E4" w:rsidR="00CE4F19" w:rsidDel="00737EFF" w:rsidP="2ADD6C4A" w:rsidRDefault="00B27DFD" w14:paraId="65A01EA1" w14:textId="5F7B91EB">
            <w:pPr>
              <w:pStyle w:val="Heading2"/>
              <w:rPr>
                <w:del w:author="toantk" w:date="2022-07-26T13:48:00Z" w:id="6189"/>
              </w:rPr>
              <w:pPrChange w:author="toantk" w:date="2022-07-27T13:43:00Z" w:id="6190">
                <w:pPr>
                  <w:pStyle w:val="ListParagraph"/>
                  <w:ind w:left="0"/>
                </w:pPr>
              </w:pPrChange>
            </w:pPr>
            <w:bookmarkStart w:name="_Toc111217722" w:id="6191"/>
            <w:del w:author="toantk" w:date="2022-07-26T13:48:00Z" w:id="946770958">
              <w:r w:rsidDel="4E712119">
                <w:delText>enable</w:delText>
              </w:r>
            </w:del>
            <w:bookmarkStart w:name="_Toc109835869" w:id="6193"/>
            <w:bookmarkStart w:name="_Toc109836487" w:id="6194"/>
            <w:bookmarkStart w:name="_Toc109899290" w:id="6195"/>
            <w:bookmarkStart w:name="_Toc109910079" w:id="6196"/>
            <w:bookmarkStart w:name="_Toc109910698" w:id="6197"/>
            <w:bookmarkStart w:name="_Toc110528777" w:id="6198"/>
            <w:bookmarkStart w:name="_Toc110529402" w:id="6199"/>
            <w:bookmarkEnd w:id="6191"/>
            <w:bookmarkEnd w:id="6193"/>
            <w:bookmarkEnd w:id="6194"/>
            <w:bookmarkEnd w:id="6195"/>
            <w:bookmarkEnd w:id="6196"/>
            <w:bookmarkEnd w:id="6197"/>
            <w:bookmarkEnd w:id="6198"/>
            <w:bookmarkEnd w:id="6199"/>
          </w:p>
        </w:tc>
        <w:bookmarkStart w:name="_Toc109835870" w:id="6200"/>
        <w:bookmarkStart w:name="_Toc109836488" w:id="6201"/>
        <w:bookmarkStart w:name="_Toc109899291" w:id="6202"/>
        <w:bookmarkStart w:name="_Toc109910080" w:id="6203"/>
        <w:bookmarkStart w:name="_Toc109910699" w:id="6204"/>
        <w:bookmarkStart w:name="_Toc110528778" w:id="6205"/>
        <w:bookmarkStart w:name="_Toc110529403" w:id="6206"/>
        <w:bookmarkEnd w:id="6200"/>
        <w:bookmarkEnd w:id="6201"/>
        <w:bookmarkEnd w:id="6202"/>
        <w:bookmarkEnd w:id="6203"/>
        <w:bookmarkEnd w:id="6204"/>
        <w:bookmarkEnd w:id="6205"/>
        <w:bookmarkEnd w:id="6206"/>
      </w:tr>
      <w:tr w:rsidRPr="004C66E4" w:rsidR="00AF73EC" w:rsidDel="00737EFF" w:rsidTr="2ADD6C4A" w14:paraId="2DE90C0B" w14:textId="27447CB3">
        <w:trPr>
          <w:del w:author="toantk" w:date="2022-07-26T13:48:00Z" w:id="973391139"/>
        </w:trPr>
        <w:tc>
          <w:tcPr>
            <w:tcW w:w="692" w:type="dxa"/>
            <w:tcMar/>
          </w:tcPr>
          <w:p w:rsidRPr="004C66E4" w:rsidR="00176B9C" w:rsidDel="00737EFF" w:rsidP="2ADD6C4A" w:rsidRDefault="00176B9C" w14:paraId="744717B2" w14:textId="40CBC464">
            <w:pPr>
              <w:pStyle w:val="Heading2"/>
              <w:rPr>
                <w:del w:author="toantk" w:date="2022-07-26T13:48:00Z" w:id="6208"/>
              </w:rPr>
              <w:pPrChange w:author="toantk" w:date="2022-07-27T13:43:00Z" w:id="6209">
                <w:pPr>
                  <w:pStyle w:val="ListParagraph"/>
                  <w:ind w:left="0"/>
                </w:pPr>
              </w:pPrChange>
            </w:pPr>
            <w:bookmarkStart w:name="_Toc111217723" w:id="6210"/>
            <w:del w:author="toantk" w:date="2022-07-26T13:48:00Z" w:id="749972108">
              <w:r w:rsidDel="55CFA20C">
                <w:delText>2</w:delText>
              </w:r>
            </w:del>
            <w:bookmarkStart w:name="_Toc109835871" w:id="6212"/>
            <w:bookmarkStart w:name="_Toc109836489" w:id="6213"/>
            <w:bookmarkStart w:name="_Toc109899292" w:id="6214"/>
            <w:bookmarkStart w:name="_Toc109910081" w:id="6215"/>
            <w:bookmarkStart w:name="_Toc109910700" w:id="6216"/>
            <w:bookmarkStart w:name="_Toc110528779" w:id="6217"/>
            <w:bookmarkStart w:name="_Toc110529404" w:id="6218"/>
            <w:bookmarkEnd w:id="6210"/>
            <w:bookmarkEnd w:id="6212"/>
            <w:bookmarkEnd w:id="6213"/>
            <w:bookmarkEnd w:id="6214"/>
            <w:bookmarkEnd w:id="6215"/>
            <w:bookmarkEnd w:id="6216"/>
            <w:bookmarkEnd w:id="6217"/>
            <w:bookmarkEnd w:id="6218"/>
          </w:p>
        </w:tc>
        <w:tc>
          <w:tcPr>
            <w:tcW w:w="1708" w:type="dxa"/>
            <w:tcMar/>
          </w:tcPr>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
              <w:gridCol w:w="1523"/>
            </w:tblGrid>
            <w:tr w:rsidRPr="00B27DFD" w:rsidR="00B3100F" w:rsidDel="00737EFF" w:rsidTr="2ADD6C4A" w14:paraId="0C4FE2AA" w14:textId="77777777">
              <w:trPr>
                <w:trHeight w:val="187"/>
                <w:tblCellSpacing w:w="0" w:type="dxa"/>
                <w:jc w:val="center"/>
                <w:del w:author="toantk" w:date="2022-07-26T13:48:00Z" w:id="1181234655"/>
              </w:trPr>
              <w:tc>
                <w:tcPr>
                  <w:tcW w:w="0" w:type="auto"/>
                  <w:shd w:val="clear" w:color="auto" w:fill="FFFFFF" w:themeFill="background1"/>
                  <w:tcMar/>
                  <w:vAlign w:val="center"/>
                  <w:hideMark/>
                </w:tcPr>
                <w:p w:rsidRPr="00B27DFD" w:rsidR="00176B9C" w:rsidDel="00737EFF" w:rsidP="2ADD6C4A" w:rsidRDefault="00176B9C" w14:paraId="778B6D7F" w14:textId="6439F962">
                  <w:pPr>
                    <w:pStyle w:val="Heading2"/>
                    <w:rPr>
                      <w:del w:author="toantk" w:date="2022-07-26T13:48:00Z" w:id="6220"/>
                    </w:rPr>
                    <w:pPrChange w:author="toantk" w:date="2022-07-27T13:43:00Z" w:id="6221">
                      <w:pPr>
                        <w:pStyle w:val="ListParagraph"/>
                        <w:ind w:left="0"/>
                      </w:pPr>
                    </w:pPrChange>
                  </w:pPr>
                  <w:bookmarkStart w:name="_Toc109835872" w:id="6222"/>
                  <w:bookmarkStart w:name="_Toc109836490" w:id="6223"/>
                  <w:bookmarkStart w:name="_Toc109899293" w:id="6224"/>
                  <w:bookmarkStart w:name="_Toc109910082" w:id="6225"/>
                  <w:bookmarkStart w:name="_Toc109910701" w:id="6226"/>
                  <w:bookmarkStart w:name="_Toc110528780" w:id="6227"/>
                  <w:bookmarkStart w:name="_Toc110529405" w:id="6228"/>
                  <w:bookmarkStart w:name="_Toc111217724" w:id="6229"/>
                  <w:bookmarkEnd w:id="6222"/>
                  <w:bookmarkEnd w:id="6223"/>
                  <w:bookmarkEnd w:id="6224"/>
                  <w:bookmarkEnd w:id="6225"/>
                  <w:bookmarkEnd w:id="6226"/>
                  <w:bookmarkEnd w:id="6227"/>
                  <w:bookmarkEnd w:id="6228"/>
                  <w:bookmarkEnd w:id="6229"/>
                </w:p>
              </w:tc>
              <w:tc>
                <w:tcPr>
                  <w:tcW w:w="0" w:type="auto"/>
                  <w:shd w:val="clear" w:color="auto" w:fill="FFFFFF" w:themeFill="background1"/>
                  <w:tcMar/>
                  <w:vAlign w:val="center"/>
                  <w:hideMark/>
                </w:tcPr>
                <w:p w:rsidRPr="00B27DFD" w:rsidR="00176B9C" w:rsidDel="00737EFF" w:rsidP="2ADD6C4A" w:rsidRDefault="00176B9C" w14:paraId="3AF4A7DC" w14:textId="52186C57">
                  <w:pPr>
                    <w:pStyle w:val="Heading2"/>
                    <w:rPr>
                      <w:del w:author="toantk" w:date="2022-07-26T13:48:00Z" w:id="6230"/>
                    </w:rPr>
                    <w:pPrChange w:author="toantk" w:date="2022-07-27T13:43:00Z" w:id="6231">
                      <w:pPr>
                        <w:pStyle w:val="ListParagraph"/>
                        <w:ind w:left="0"/>
                      </w:pPr>
                    </w:pPrChange>
                  </w:pPr>
                  <w:bookmarkStart w:name="_Toc111217725" w:id="6232"/>
                  <w:del w:author="toantk" w:date="2022-07-26T13:48:00Z" w:id="300770054">
                    <w:r w:rsidDel="55CFA20C">
                      <w:delText>Binding Interface Name</w:delText>
                    </w:r>
                  </w:del>
                  <w:bookmarkStart w:name="_Toc109835873" w:id="6234"/>
                  <w:bookmarkStart w:name="_Toc109836491" w:id="6235"/>
                  <w:bookmarkStart w:name="_Toc109899294" w:id="6236"/>
                  <w:bookmarkStart w:name="_Toc109910083" w:id="6237"/>
                  <w:bookmarkStart w:name="_Toc109910702" w:id="6238"/>
                  <w:bookmarkStart w:name="_Toc110528781" w:id="6239"/>
                  <w:bookmarkStart w:name="_Toc110529406" w:id="6240"/>
                  <w:bookmarkEnd w:id="6232"/>
                  <w:bookmarkEnd w:id="6234"/>
                  <w:bookmarkEnd w:id="6235"/>
                  <w:bookmarkEnd w:id="6236"/>
                  <w:bookmarkEnd w:id="6237"/>
                  <w:bookmarkEnd w:id="6238"/>
                  <w:bookmarkEnd w:id="6239"/>
                  <w:bookmarkEnd w:id="6240"/>
                </w:p>
              </w:tc>
              <w:bookmarkStart w:name="_Toc109835874" w:id="6241"/>
              <w:bookmarkStart w:name="_Toc109836492" w:id="6242"/>
              <w:bookmarkStart w:name="_Toc109899295" w:id="6243"/>
              <w:bookmarkStart w:name="_Toc109910084" w:id="6244"/>
              <w:bookmarkStart w:name="_Toc109910703" w:id="6245"/>
              <w:bookmarkStart w:name="_Toc110528782" w:id="6246"/>
              <w:bookmarkStart w:name="_Toc110529407" w:id="6247"/>
              <w:bookmarkEnd w:id="6241"/>
              <w:bookmarkEnd w:id="6242"/>
              <w:bookmarkEnd w:id="6243"/>
              <w:bookmarkEnd w:id="6244"/>
              <w:bookmarkEnd w:id="6245"/>
              <w:bookmarkEnd w:id="6246"/>
              <w:bookmarkEnd w:id="6247"/>
            </w:tr>
          </w:tbl>
          <w:p w:rsidRPr="00E4787E" w:rsidR="00176B9C" w:rsidDel="00737EFF" w:rsidP="2ADD6C4A" w:rsidRDefault="00176B9C" w14:paraId="6664F6EE" w14:textId="5C8D652C">
            <w:pPr>
              <w:pStyle w:val="Heading2"/>
              <w:rPr>
                <w:del w:author="toantk" w:date="2022-07-26T13:48:00Z" w:id="6248"/>
              </w:rPr>
              <w:pPrChange w:author="toantk" w:date="2022-07-27T13:43:00Z" w:id="6249">
                <w:pPr>
                  <w:pStyle w:val="ListParagraph"/>
                  <w:ind w:left="0"/>
                </w:pPr>
              </w:pPrChange>
            </w:pPr>
            <w:bookmarkStart w:name="_Toc109835875" w:id="6250"/>
            <w:bookmarkStart w:name="_Toc109836493" w:id="6251"/>
            <w:bookmarkStart w:name="_Toc109899296" w:id="6252"/>
            <w:bookmarkStart w:name="_Toc109910085" w:id="6253"/>
            <w:bookmarkStart w:name="_Toc109910704" w:id="6254"/>
            <w:bookmarkStart w:name="_Toc110528783" w:id="6255"/>
            <w:bookmarkStart w:name="_Toc110529408" w:id="6256"/>
            <w:bookmarkStart w:name="_Toc111217726" w:id="6257"/>
            <w:bookmarkEnd w:id="6250"/>
            <w:bookmarkEnd w:id="6251"/>
            <w:bookmarkEnd w:id="6252"/>
            <w:bookmarkEnd w:id="6253"/>
            <w:bookmarkEnd w:id="6254"/>
            <w:bookmarkEnd w:id="6255"/>
            <w:bookmarkEnd w:id="6256"/>
            <w:bookmarkEnd w:id="6257"/>
          </w:p>
        </w:tc>
        <w:tc>
          <w:tcPr>
            <w:tcW w:w="1708" w:type="dxa"/>
            <w:tcMar/>
          </w:tcPr>
          <w:p w:rsidR="00176B9C" w:rsidDel="00737EFF" w:rsidP="2ADD6C4A" w:rsidRDefault="00176B9C" w14:paraId="4A61FE9F" w14:textId="3D0DD088">
            <w:pPr>
              <w:pStyle w:val="Heading2"/>
              <w:rPr>
                <w:del w:author="toantk" w:date="2022-07-26T13:48:00Z" w:id="6258"/>
              </w:rPr>
              <w:pPrChange w:author="toantk" w:date="2022-07-27T13:43:00Z" w:id="6259">
                <w:pPr>
                  <w:pStyle w:val="ListParagraph"/>
                  <w:ind w:left="0"/>
                </w:pPr>
              </w:pPrChange>
            </w:pPr>
            <w:bookmarkStart w:name="_Toc111217727" w:id="6260"/>
            <w:del w:author="toantk" w:date="2022-07-26T13:48:00Z" w:id="1819699389">
              <w:r w:rsidDel="55CFA20C">
                <w:delText>Binding Interface Name hiện tại</w:delText>
              </w:r>
            </w:del>
            <w:bookmarkStart w:name="_Toc109835876" w:id="6262"/>
            <w:bookmarkStart w:name="_Toc109836494" w:id="6263"/>
            <w:bookmarkStart w:name="_Toc109899297" w:id="6264"/>
            <w:bookmarkStart w:name="_Toc109910086" w:id="6265"/>
            <w:bookmarkStart w:name="_Toc109910705" w:id="6266"/>
            <w:bookmarkStart w:name="_Toc110528784" w:id="6267"/>
            <w:bookmarkStart w:name="_Toc110529409" w:id="6268"/>
            <w:bookmarkEnd w:id="6260"/>
            <w:bookmarkEnd w:id="6262"/>
            <w:bookmarkEnd w:id="6263"/>
            <w:bookmarkEnd w:id="6264"/>
            <w:bookmarkEnd w:id="6265"/>
            <w:bookmarkEnd w:id="6266"/>
            <w:bookmarkEnd w:id="6267"/>
            <w:bookmarkEnd w:id="6268"/>
          </w:p>
        </w:tc>
        <w:tc>
          <w:tcPr>
            <w:tcW w:w="1053" w:type="dxa"/>
            <w:tcMar/>
          </w:tcPr>
          <w:p w:rsidR="00176B9C" w:rsidDel="00737EFF" w:rsidP="2ADD6C4A" w:rsidRDefault="00176B9C" w14:paraId="2C7204C3" w14:textId="3827B7FD">
            <w:pPr>
              <w:pStyle w:val="Heading2"/>
              <w:rPr>
                <w:del w:author="toantk" w:date="2022-07-26T13:48:00Z" w:id="6269"/>
              </w:rPr>
              <w:pPrChange w:author="toantk" w:date="2022-07-27T13:43:00Z" w:id="6270">
                <w:pPr>
                  <w:pStyle w:val="ListParagraph"/>
                  <w:ind w:left="0"/>
                </w:pPr>
              </w:pPrChange>
            </w:pPr>
            <w:bookmarkStart w:name="_Toc111217728" w:id="6271"/>
            <w:del w:author="toantk" w:date="2022-07-26T13:48:00Z" w:id="484382469">
              <w:r w:rsidDel="55CFA20C">
                <w:delText>String</w:delText>
              </w:r>
            </w:del>
            <w:bookmarkStart w:name="_Toc109835877" w:id="6273"/>
            <w:bookmarkStart w:name="_Toc109836495" w:id="6274"/>
            <w:bookmarkStart w:name="_Toc109899298" w:id="6275"/>
            <w:bookmarkStart w:name="_Toc109910087" w:id="6276"/>
            <w:bookmarkStart w:name="_Toc109910706" w:id="6277"/>
            <w:bookmarkStart w:name="_Toc110528785" w:id="6278"/>
            <w:bookmarkStart w:name="_Toc110529410" w:id="6279"/>
            <w:bookmarkEnd w:id="6271"/>
            <w:bookmarkEnd w:id="6273"/>
            <w:bookmarkEnd w:id="6274"/>
            <w:bookmarkEnd w:id="6275"/>
            <w:bookmarkEnd w:id="6276"/>
            <w:bookmarkEnd w:id="6277"/>
            <w:bookmarkEnd w:id="6278"/>
            <w:bookmarkEnd w:id="6279"/>
          </w:p>
        </w:tc>
        <w:tc>
          <w:tcPr>
            <w:tcW w:w="1108" w:type="dxa"/>
            <w:tcMar/>
          </w:tcPr>
          <w:p w:rsidR="00176B9C" w:rsidDel="00737EFF" w:rsidP="2ADD6C4A" w:rsidRDefault="00176B9C" w14:paraId="2D2D6F01" w14:textId="780F9AD5">
            <w:pPr>
              <w:pStyle w:val="Heading2"/>
              <w:rPr>
                <w:del w:author="toantk" w:date="2022-07-26T13:48:00Z" w:id="6280"/>
              </w:rPr>
              <w:pPrChange w:author="toantk" w:date="2022-07-27T13:43:00Z" w:id="6281">
                <w:pPr>
                  <w:pStyle w:val="ListParagraph"/>
                  <w:ind w:left="0"/>
                </w:pPr>
              </w:pPrChange>
            </w:pPr>
            <w:bookmarkStart w:name="_Toc111217729" w:id="6282"/>
            <w:del w:author="toantk" w:date="2022-07-26T13:48:00Z" w:id="319994123">
              <w:r w:rsidDel="55CFA20C">
                <w:delText>Chuỗi ký tự</w:delText>
              </w:r>
            </w:del>
            <w:bookmarkStart w:name="_Toc109835878" w:id="6284"/>
            <w:bookmarkStart w:name="_Toc109836496" w:id="6285"/>
            <w:bookmarkStart w:name="_Toc109899299" w:id="6286"/>
            <w:bookmarkStart w:name="_Toc109910088" w:id="6287"/>
            <w:bookmarkStart w:name="_Toc109910707" w:id="6288"/>
            <w:bookmarkStart w:name="_Toc110528786" w:id="6289"/>
            <w:bookmarkStart w:name="_Toc110529411" w:id="6290"/>
            <w:bookmarkEnd w:id="6282"/>
            <w:bookmarkEnd w:id="6284"/>
            <w:bookmarkEnd w:id="6285"/>
            <w:bookmarkEnd w:id="6286"/>
            <w:bookmarkEnd w:id="6287"/>
            <w:bookmarkEnd w:id="6288"/>
            <w:bookmarkEnd w:id="6289"/>
            <w:bookmarkEnd w:id="6290"/>
          </w:p>
        </w:tc>
        <w:tc>
          <w:tcPr>
            <w:tcW w:w="2781" w:type="dxa"/>
            <w:tcMar/>
          </w:tcPr>
          <w:p w:rsidR="00176B9C" w:rsidDel="00737EFF" w:rsidP="2ADD6C4A" w:rsidRDefault="00176B9C" w14:paraId="43083BC0" w14:textId="535CB97B">
            <w:pPr>
              <w:pStyle w:val="Heading2"/>
              <w:rPr>
                <w:del w:author="toantk" w:date="2022-07-26T13:48:00Z" w:id="6291"/>
              </w:rPr>
              <w:pPrChange w:author="toantk" w:date="2022-07-27T13:43:00Z" w:id="6292">
                <w:pPr>
                  <w:pStyle w:val="ListParagraph"/>
                  <w:ind w:left="0"/>
                </w:pPr>
              </w:pPrChange>
            </w:pPr>
            <w:bookmarkStart w:name="_Toc111217730" w:id="6293"/>
            <w:del w:author="toantk" w:date="2022-07-26T13:48:00Z" w:id="1855969067">
              <w:r w:rsidDel="55CFA20C">
                <w:delText>bindingInterface</w:delText>
              </w:r>
            </w:del>
            <w:bookmarkStart w:name="_Toc109835879" w:id="6295"/>
            <w:bookmarkStart w:name="_Toc109836497" w:id="6296"/>
            <w:bookmarkStart w:name="_Toc109899300" w:id="6297"/>
            <w:bookmarkStart w:name="_Toc109910089" w:id="6298"/>
            <w:bookmarkStart w:name="_Toc109910708" w:id="6299"/>
            <w:bookmarkStart w:name="_Toc110528787" w:id="6300"/>
            <w:bookmarkStart w:name="_Toc110529412" w:id="6301"/>
            <w:bookmarkEnd w:id="6293"/>
            <w:bookmarkEnd w:id="6295"/>
            <w:bookmarkEnd w:id="6296"/>
            <w:bookmarkEnd w:id="6297"/>
            <w:bookmarkEnd w:id="6298"/>
            <w:bookmarkEnd w:id="6299"/>
            <w:bookmarkEnd w:id="6300"/>
            <w:bookmarkEnd w:id="6301"/>
          </w:p>
        </w:tc>
        <w:bookmarkStart w:name="_Toc109835880" w:id="6302"/>
        <w:bookmarkStart w:name="_Toc109836498" w:id="6303"/>
        <w:bookmarkStart w:name="_Toc109899301" w:id="6304"/>
        <w:bookmarkStart w:name="_Toc109910090" w:id="6305"/>
        <w:bookmarkStart w:name="_Toc109910709" w:id="6306"/>
        <w:bookmarkStart w:name="_Toc110528788" w:id="6307"/>
        <w:bookmarkStart w:name="_Toc110529413" w:id="6308"/>
        <w:bookmarkEnd w:id="6302"/>
        <w:bookmarkEnd w:id="6303"/>
        <w:bookmarkEnd w:id="6304"/>
        <w:bookmarkEnd w:id="6305"/>
        <w:bookmarkEnd w:id="6306"/>
        <w:bookmarkEnd w:id="6307"/>
        <w:bookmarkEnd w:id="6308"/>
      </w:tr>
      <w:tr w:rsidRPr="004C66E4" w:rsidR="00AF73EC" w:rsidDel="00737EFF" w:rsidTr="2ADD6C4A" w14:paraId="081A2EF5" w14:textId="5A4C1634">
        <w:trPr>
          <w:del w:author="toantk" w:date="2022-07-26T13:48:00Z" w:id="667448657"/>
        </w:trPr>
        <w:tc>
          <w:tcPr>
            <w:tcW w:w="692" w:type="dxa"/>
            <w:tcMar/>
          </w:tcPr>
          <w:p w:rsidR="00176B9C" w:rsidDel="00737EFF" w:rsidP="2ADD6C4A" w:rsidRDefault="00176B9C" w14:paraId="28BC9095" w14:textId="433A7C4A">
            <w:pPr>
              <w:pStyle w:val="Heading2"/>
              <w:rPr>
                <w:del w:author="toantk" w:date="2022-07-26T13:48:00Z" w:id="6310"/>
              </w:rPr>
              <w:pPrChange w:author="toantk" w:date="2022-07-27T13:43:00Z" w:id="6311">
                <w:pPr>
                  <w:pStyle w:val="ListParagraph"/>
                  <w:ind w:left="0"/>
                </w:pPr>
              </w:pPrChange>
            </w:pPr>
            <w:bookmarkStart w:name="_Toc111217731" w:id="6312"/>
            <w:del w:author="toantk" w:date="2022-07-26T13:48:00Z" w:id="1241105308">
              <w:r w:rsidDel="55CFA20C">
                <w:delText>3</w:delText>
              </w:r>
            </w:del>
            <w:bookmarkStart w:name="_Toc109835881" w:id="6314"/>
            <w:bookmarkStart w:name="_Toc109836499" w:id="6315"/>
            <w:bookmarkStart w:name="_Toc109899302" w:id="6316"/>
            <w:bookmarkStart w:name="_Toc109910091" w:id="6317"/>
            <w:bookmarkStart w:name="_Toc109910710" w:id="6318"/>
            <w:bookmarkStart w:name="_Toc110528789" w:id="6319"/>
            <w:bookmarkStart w:name="_Toc110529414" w:id="6320"/>
            <w:bookmarkEnd w:id="6312"/>
            <w:bookmarkEnd w:id="6314"/>
            <w:bookmarkEnd w:id="6315"/>
            <w:bookmarkEnd w:id="6316"/>
            <w:bookmarkEnd w:id="6317"/>
            <w:bookmarkEnd w:id="6318"/>
            <w:bookmarkEnd w:id="6319"/>
            <w:bookmarkEnd w:id="6320"/>
          </w:p>
        </w:tc>
        <w:tc>
          <w:tcPr>
            <w:tcW w:w="1708" w:type="dxa"/>
            <w:tcMar/>
          </w:tcPr>
          <w:p w:rsidRPr="00E4787E" w:rsidR="00176B9C" w:rsidDel="00737EFF" w:rsidP="2ADD6C4A" w:rsidRDefault="00176B9C" w14:paraId="65035CD9" w14:textId="78967209">
            <w:pPr>
              <w:pStyle w:val="Heading2"/>
              <w:rPr>
                <w:del w:author="toantk" w:date="2022-07-26T13:48:00Z" w:id="6321"/>
              </w:rPr>
              <w:pPrChange w:author="toantk" w:date="2022-07-27T13:43:00Z" w:id="6322">
                <w:pPr>
                  <w:pStyle w:val="ListParagraph"/>
                  <w:ind w:left="0"/>
                </w:pPr>
              </w:pPrChange>
            </w:pPr>
            <w:bookmarkStart w:name="_Toc111217732" w:id="6323"/>
            <w:del w:author="toantk" w:date="2022-07-26T13:48:00Z" w:id="1497215781">
              <w:r w:rsidDel="55CFA20C">
                <w:delText>Available Binding Interface</w:delText>
              </w:r>
            </w:del>
            <w:bookmarkStart w:name="_Toc109835882" w:id="6325"/>
            <w:bookmarkStart w:name="_Toc109836500" w:id="6326"/>
            <w:bookmarkStart w:name="_Toc109899303" w:id="6327"/>
            <w:bookmarkStart w:name="_Toc109910092" w:id="6328"/>
            <w:bookmarkStart w:name="_Toc109910711" w:id="6329"/>
            <w:bookmarkStart w:name="_Toc110528790" w:id="6330"/>
            <w:bookmarkStart w:name="_Toc110529415" w:id="6331"/>
            <w:bookmarkEnd w:id="6323"/>
            <w:bookmarkEnd w:id="6325"/>
            <w:bookmarkEnd w:id="6326"/>
            <w:bookmarkEnd w:id="6327"/>
            <w:bookmarkEnd w:id="6328"/>
            <w:bookmarkEnd w:id="6329"/>
            <w:bookmarkEnd w:id="6330"/>
            <w:bookmarkEnd w:id="6331"/>
          </w:p>
        </w:tc>
        <w:tc>
          <w:tcPr>
            <w:tcW w:w="1708" w:type="dxa"/>
            <w:tcMar/>
          </w:tcPr>
          <w:p w:rsidR="00176B9C" w:rsidDel="00737EFF" w:rsidP="2ADD6C4A" w:rsidRDefault="00176B9C" w14:paraId="4D0DDDED" w14:textId="5C39E8B5">
            <w:pPr>
              <w:pStyle w:val="Heading2"/>
              <w:rPr>
                <w:del w:author="toantk" w:date="2022-07-26T13:48:00Z" w:id="6332"/>
              </w:rPr>
              <w:pPrChange w:author="toantk" w:date="2022-07-27T13:43:00Z" w:id="6333">
                <w:pPr>
                  <w:pStyle w:val="ListParagraph"/>
                  <w:ind w:left="0"/>
                </w:pPr>
              </w:pPrChange>
            </w:pPr>
            <w:bookmarkStart w:name="_Toc111217733" w:id="6334"/>
            <w:del w:author="toantk" w:date="2022-07-26T13:48:00Z" w:id="867713461">
              <w:r w:rsidDel="55CFA20C">
                <w:delText>Danh sách Interface có thể Binding cho dịch vụ voice. Sử dụng để lựa chọn dành cho việc cấu hình Voice</w:delText>
              </w:r>
            </w:del>
            <w:bookmarkStart w:name="_Toc109835883" w:id="6336"/>
            <w:bookmarkStart w:name="_Toc109836501" w:id="6337"/>
            <w:bookmarkStart w:name="_Toc109899304" w:id="6338"/>
            <w:bookmarkStart w:name="_Toc109910093" w:id="6339"/>
            <w:bookmarkStart w:name="_Toc109910712" w:id="6340"/>
            <w:bookmarkStart w:name="_Toc110528791" w:id="6341"/>
            <w:bookmarkStart w:name="_Toc110529416" w:id="6342"/>
            <w:bookmarkEnd w:id="6334"/>
            <w:bookmarkEnd w:id="6336"/>
            <w:bookmarkEnd w:id="6337"/>
            <w:bookmarkEnd w:id="6338"/>
            <w:bookmarkEnd w:id="6339"/>
            <w:bookmarkEnd w:id="6340"/>
            <w:bookmarkEnd w:id="6341"/>
            <w:bookmarkEnd w:id="6342"/>
          </w:p>
        </w:tc>
        <w:tc>
          <w:tcPr>
            <w:tcW w:w="1053" w:type="dxa"/>
            <w:tcMar/>
          </w:tcPr>
          <w:p w:rsidR="00176B9C" w:rsidDel="00737EFF" w:rsidP="2ADD6C4A" w:rsidRDefault="00176B9C" w14:paraId="2807B8EC" w14:textId="29E54FD0">
            <w:pPr>
              <w:pStyle w:val="Heading2"/>
              <w:rPr>
                <w:del w:author="toantk" w:date="2022-07-26T13:48:00Z" w:id="6343"/>
              </w:rPr>
              <w:pPrChange w:author="toantk" w:date="2022-07-27T13:43:00Z" w:id="6344">
                <w:pPr>
                  <w:pStyle w:val="ListParagraph"/>
                  <w:ind w:left="0"/>
                </w:pPr>
              </w:pPrChange>
            </w:pPr>
            <w:bookmarkStart w:name="_Toc111217734" w:id="6345"/>
            <w:del w:author="toantk" w:date="2022-07-26T13:48:00Z" w:id="981289430">
              <w:r w:rsidDel="55CFA20C">
                <w:delText>String</w:delText>
              </w:r>
            </w:del>
            <w:bookmarkStart w:name="_Toc109835884" w:id="6347"/>
            <w:bookmarkStart w:name="_Toc109836502" w:id="6348"/>
            <w:bookmarkStart w:name="_Toc109899305" w:id="6349"/>
            <w:bookmarkStart w:name="_Toc109910094" w:id="6350"/>
            <w:bookmarkStart w:name="_Toc109910713" w:id="6351"/>
            <w:bookmarkStart w:name="_Toc110528792" w:id="6352"/>
            <w:bookmarkStart w:name="_Toc110529417" w:id="6353"/>
            <w:bookmarkEnd w:id="6345"/>
            <w:bookmarkEnd w:id="6347"/>
            <w:bookmarkEnd w:id="6348"/>
            <w:bookmarkEnd w:id="6349"/>
            <w:bookmarkEnd w:id="6350"/>
            <w:bookmarkEnd w:id="6351"/>
            <w:bookmarkEnd w:id="6352"/>
            <w:bookmarkEnd w:id="6353"/>
          </w:p>
        </w:tc>
        <w:tc>
          <w:tcPr>
            <w:tcW w:w="1108" w:type="dxa"/>
            <w:tcMar/>
          </w:tcPr>
          <w:p w:rsidR="00176B9C" w:rsidDel="00737EFF" w:rsidP="2ADD6C4A" w:rsidRDefault="00176B9C" w14:paraId="4B4DF7D2" w14:textId="23DCFD1A">
            <w:pPr>
              <w:pStyle w:val="Heading2"/>
              <w:rPr>
                <w:del w:author="toantk" w:date="2022-07-26T13:48:00Z" w:id="6354"/>
              </w:rPr>
              <w:pPrChange w:author="toantk" w:date="2022-07-27T13:43:00Z" w:id="6355">
                <w:pPr>
                  <w:pStyle w:val="ListParagraph"/>
                  <w:ind w:left="0"/>
                </w:pPr>
              </w:pPrChange>
            </w:pPr>
            <w:bookmarkStart w:name="_Toc111217735" w:id="6356"/>
            <w:del w:author="toantk" w:date="2022-07-26T13:48:00Z" w:id="215806320">
              <w:r w:rsidDel="55CFA20C">
                <w:delText>Chuỗi ký tự. Danh sách Interface được ngăn cách nhau bởi dấu phẩy.</w:delText>
              </w:r>
            </w:del>
            <w:bookmarkStart w:name="_Toc109835885" w:id="6358"/>
            <w:bookmarkStart w:name="_Toc109836503" w:id="6359"/>
            <w:bookmarkStart w:name="_Toc109899306" w:id="6360"/>
            <w:bookmarkStart w:name="_Toc109910095" w:id="6361"/>
            <w:bookmarkStart w:name="_Toc109910714" w:id="6362"/>
            <w:bookmarkStart w:name="_Toc110528793" w:id="6363"/>
            <w:bookmarkStart w:name="_Toc110529418" w:id="6364"/>
            <w:bookmarkEnd w:id="6356"/>
            <w:bookmarkEnd w:id="6358"/>
            <w:bookmarkEnd w:id="6359"/>
            <w:bookmarkEnd w:id="6360"/>
            <w:bookmarkEnd w:id="6361"/>
            <w:bookmarkEnd w:id="6362"/>
            <w:bookmarkEnd w:id="6363"/>
            <w:bookmarkEnd w:id="6364"/>
          </w:p>
        </w:tc>
        <w:tc>
          <w:tcPr>
            <w:tcW w:w="2781" w:type="dxa"/>
            <w:tcMar/>
          </w:tcPr>
          <w:p w:rsidR="00176B9C" w:rsidDel="00737EFF" w:rsidP="2ADD6C4A" w:rsidRDefault="00176B9C" w14:paraId="09291513" w14:textId="21A5376D">
            <w:pPr>
              <w:pStyle w:val="Heading2"/>
              <w:rPr>
                <w:del w:author="toantk" w:date="2022-07-26T13:48:00Z" w:id="6365"/>
              </w:rPr>
              <w:pPrChange w:author="toantk" w:date="2022-07-27T13:43:00Z" w:id="6366">
                <w:pPr>
                  <w:pStyle w:val="ListParagraph"/>
                  <w:ind w:left="0"/>
                </w:pPr>
              </w:pPrChange>
            </w:pPr>
            <w:bookmarkStart w:name="_Toc111217736" w:id="6367"/>
            <w:del w:author="toantk" w:date="2022-07-26T13:48:00Z" w:id="339507077">
              <w:r w:rsidDel="55CFA20C">
                <w:delText>availablebindingInterface</w:delText>
              </w:r>
            </w:del>
            <w:bookmarkStart w:name="_Toc109835886" w:id="6369"/>
            <w:bookmarkStart w:name="_Toc109836504" w:id="6370"/>
            <w:bookmarkStart w:name="_Toc109899307" w:id="6371"/>
            <w:bookmarkStart w:name="_Toc109910096" w:id="6372"/>
            <w:bookmarkStart w:name="_Toc109910715" w:id="6373"/>
            <w:bookmarkStart w:name="_Toc110528794" w:id="6374"/>
            <w:bookmarkStart w:name="_Toc110529419" w:id="6375"/>
            <w:bookmarkEnd w:id="6367"/>
            <w:bookmarkEnd w:id="6369"/>
            <w:bookmarkEnd w:id="6370"/>
            <w:bookmarkEnd w:id="6371"/>
            <w:bookmarkEnd w:id="6372"/>
            <w:bookmarkEnd w:id="6373"/>
            <w:bookmarkEnd w:id="6374"/>
            <w:bookmarkEnd w:id="6375"/>
          </w:p>
        </w:tc>
        <w:bookmarkStart w:name="_Toc109835887" w:id="6376"/>
        <w:bookmarkStart w:name="_Toc109836505" w:id="6377"/>
        <w:bookmarkStart w:name="_Toc109899308" w:id="6378"/>
        <w:bookmarkStart w:name="_Toc109910097" w:id="6379"/>
        <w:bookmarkStart w:name="_Toc109910716" w:id="6380"/>
        <w:bookmarkStart w:name="_Toc110528795" w:id="6381"/>
        <w:bookmarkStart w:name="_Toc110529420" w:id="6382"/>
        <w:bookmarkEnd w:id="6376"/>
        <w:bookmarkEnd w:id="6377"/>
        <w:bookmarkEnd w:id="6378"/>
        <w:bookmarkEnd w:id="6379"/>
        <w:bookmarkEnd w:id="6380"/>
        <w:bookmarkEnd w:id="6381"/>
        <w:bookmarkEnd w:id="6382"/>
      </w:tr>
      <w:tr w:rsidRPr="004C66E4" w:rsidR="00AF73EC" w:rsidDel="00737EFF" w:rsidTr="2ADD6C4A" w14:paraId="0721B37D" w14:textId="1C5F5F4D">
        <w:trPr>
          <w:del w:author="toantk" w:date="2022-07-26T13:48:00Z" w:id="2042583703"/>
        </w:trPr>
        <w:tc>
          <w:tcPr>
            <w:tcW w:w="692" w:type="dxa"/>
            <w:tcMar/>
          </w:tcPr>
          <w:p w:rsidR="00176B9C" w:rsidDel="00737EFF" w:rsidP="2ADD6C4A" w:rsidRDefault="00176B9C" w14:paraId="6F881131" w14:textId="0242E056">
            <w:pPr>
              <w:pStyle w:val="Heading2"/>
              <w:rPr>
                <w:del w:author="toantk" w:date="2022-07-26T13:48:00Z" w:id="6384"/>
              </w:rPr>
              <w:pPrChange w:author="toantk" w:date="2022-07-27T13:43:00Z" w:id="6385">
                <w:pPr>
                  <w:pStyle w:val="ListParagraph"/>
                  <w:ind w:left="0"/>
                </w:pPr>
              </w:pPrChange>
            </w:pPr>
            <w:bookmarkStart w:name="_Toc111217737" w:id="6386"/>
            <w:del w:author="toantk" w:date="2022-07-26T13:48:00Z" w:id="2057430774">
              <w:r w:rsidDel="55CFA20C">
                <w:delText>4</w:delText>
              </w:r>
            </w:del>
            <w:bookmarkStart w:name="_Toc109835888" w:id="6388"/>
            <w:bookmarkStart w:name="_Toc109836506" w:id="6389"/>
            <w:bookmarkStart w:name="_Toc109899309" w:id="6390"/>
            <w:bookmarkStart w:name="_Toc109910098" w:id="6391"/>
            <w:bookmarkStart w:name="_Toc109910717" w:id="6392"/>
            <w:bookmarkStart w:name="_Toc110528796" w:id="6393"/>
            <w:bookmarkStart w:name="_Toc110529421" w:id="6394"/>
            <w:bookmarkEnd w:id="6386"/>
            <w:bookmarkEnd w:id="6388"/>
            <w:bookmarkEnd w:id="6389"/>
            <w:bookmarkEnd w:id="6390"/>
            <w:bookmarkEnd w:id="6391"/>
            <w:bookmarkEnd w:id="6392"/>
            <w:bookmarkEnd w:id="6393"/>
            <w:bookmarkEnd w:id="6394"/>
          </w:p>
        </w:tc>
        <w:tc>
          <w:tcPr>
            <w:tcW w:w="1708" w:type="dxa"/>
            <w:tcMar/>
          </w:tcPr>
          <w:p w:rsidRPr="00E4787E" w:rsidR="00176B9C" w:rsidDel="00737EFF" w:rsidP="2ADD6C4A" w:rsidRDefault="00176B9C" w14:paraId="52087ABD" w14:textId="05F2DE83">
            <w:pPr>
              <w:pStyle w:val="Heading2"/>
              <w:rPr>
                <w:del w:author="toantk" w:date="2022-07-26T13:48:00Z" w:id="6395"/>
              </w:rPr>
              <w:pPrChange w:author="toantk" w:date="2022-07-27T13:43:00Z" w:id="6396">
                <w:pPr>
                  <w:pStyle w:val="ListParagraph"/>
                  <w:ind w:left="0"/>
                </w:pPr>
              </w:pPrChange>
            </w:pPr>
            <w:bookmarkStart w:name="_Toc111217738" w:id="6397"/>
            <w:del w:author="toantk" w:date="2022-07-26T13:48:00Z" w:id="485394269">
              <w:r w:rsidDel="55CFA20C">
                <w:delText>Region</w:delText>
              </w:r>
            </w:del>
            <w:bookmarkStart w:name="_Toc109835889" w:id="6399"/>
            <w:bookmarkStart w:name="_Toc109836507" w:id="6400"/>
            <w:bookmarkStart w:name="_Toc109899310" w:id="6401"/>
            <w:bookmarkStart w:name="_Toc109910099" w:id="6402"/>
            <w:bookmarkStart w:name="_Toc109910718" w:id="6403"/>
            <w:bookmarkStart w:name="_Toc110528797" w:id="6404"/>
            <w:bookmarkStart w:name="_Toc110529422" w:id="6405"/>
            <w:bookmarkEnd w:id="6397"/>
            <w:bookmarkEnd w:id="6399"/>
            <w:bookmarkEnd w:id="6400"/>
            <w:bookmarkEnd w:id="6401"/>
            <w:bookmarkEnd w:id="6402"/>
            <w:bookmarkEnd w:id="6403"/>
            <w:bookmarkEnd w:id="6404"/>
            <w:bookmarkEnd w:id="6405"/>
          </w:p>
        </w:tc>
        <w:tc>
          <w:tcPr>
            <w:tcW w:w="1708" w:type="dxa"/>
            <w:tcMar/>
          </w:tcPr>
          <w:p w:rsidR="00176B9C" w:rsidDel="00737EFF" w:rsidP="2ADD6C4A" w:rsidRDefault="00176B9C" w14:paraId="2A597AE7" w14:textId="5F7DFBC6">
            <w:pPr>
              <w:pStyle w:val="Heading2"/>
              <w:rPr>
                <w:del w:author="toantk" w:date="2022-07-26T13:48:00Z" w:id="6406"/>
              </w:rPr>
              <w:pPrChange w:author="toantk" w:date="2022-07-27T13:43:00Z" w:id="6407">
                <w:pPr>
                  <w:pStyle w:val="ListParagraph"/>
                  <w:ind w:left="0"/>
                </w:pPr>
              </w:pPrChange>
            </w:pPr>
            <w:bookmarkStart w:name="_Toc111217739" w:id="6408"/>
            <w:del w:author="toantk" w:date="2022-07-26T13:48:00Z" w:id="691255253">
              <w:r w:rsidDel="55CFA20C">
                <w:delText>Cấu hình Region hiện tại</w:delText>
              </w:r>
            </w:del>
            <w:bookmarkStart w:name="_Toc109835890" w:id="6410"/>
            <w:bookmarkStart w:name="_Toc109836508" w:id="6411"/>
            <w:bookmarkStart w:name="_Toc109899311" w:id="6412"/>
            <w:bookmarkStart w:name="_Toc109910100" w:id="6413"/>
            <w:bookmarkStart w:name="_Toc109910719" w:id="6414"/>
            <w:bookmarkStart w:name="_Toc110528798" w:id="6415"/>
            <w:bookmarkStart w:name="_Toc110529423" w:id="6416"/>
            <w:bookmarkEnd w:id="6408"/>
            <w:bookmarkEnd w:id="6410"/>
            <w:bookmarkEnd w:id="6411"/>
            <w:bookmarkEnd w:id="6412"/>
            <w:bookmarkEnd w:id="6413"/>
            <w:bookmarkEnd w:id="6414"/>
            <w:bookmarkEnd w:id="6415"/>
            <w:bookmarkEnd w:id="6416"/>
          </w:p>
        </w:tc>
        <w:tc>
          <w:tcPr>
            <w:tcW w:w="1053" w:type="dxa"/>
            <w:tcMar/>
          </w:tcPr>
          <w:p w:rsidR="00176B9C" w:rsidDel="00737EFF" w:rsidP="2ADD6C4A" w:rsidRDefault="00176B9C" w14:paraId="45CCCC61" w14:textId="0F39C5B3">
            <w:pPr>
              <w:pStyle w:val="Heading2"/>
              <w:rPr>
                <w:del w:author="toantk" w:date="2022-07-26T13:48:00Z" w:id="6417"/>
              </w:rPr>
              <w:pPrChange w:author="toantk" w:date="2022-07-27T13:43:00Z" w:id="6418">
                <w:pPr>
                  <w:pStyle w:val="ListParagraph"/>
                  <w:ind w:left="0"/>
                </w:pPr>
              </w:pPrChange>
            </w:pPr>
            <w:bookmarkStart w:name="_Toc111217740" w:id="6419"/>
            <w:del w:author="toantk" w:date="2022-07-26T13:48:00Z" w:id="284399181">
              <w:r w:rsidDel="55CFA20C">
                <w:delText>String</w:delText>
              </w:r>
            </w:del>
            <w:bookmarkStart w:name="_Toc109835891" w:id="6421"/>
            <w:bookmarkStart w:name="_Toc109836509" w:id="6422"/>
            <w:bookmarkStart w:name="_Toc109899312" w:id="6423"/>
            <w:bookmarkStart w:name="_Toc109910101" w:id="6424"/>
            <w:bookmarkStart w:name="_Toc109910720" w:id="6425"/>
            <w:bookmarkStart w:name="_Toc110528799" w:id="6426"/>
            <w:bookmarkStart w:name="_Toc110529424" w:id="6427"/>
            <w:bookmarkEnd w:id="6419"/>
            <w:bookmarkEnd w:id="6421"/>
            <w:bookmarkEnd w:id="6422"/>
            <w:bookmarkEnd w:id="6423"/>
            <w:bookmarkEnd w:id="6424"/>
            <w:bookmarkEnd w:id="6425"/>
            <w:bookmarkEnd w:id="6426"/>
            <w:bookmarkEnd w:id="6427"/>
          </w:p>
        </w:tc>
        <w:tc>
          <w:tcPr>
            <w:tcW w:w="1108" w:type="dxa"/>
            <w:tcMar/>
          </w:tcPr>
          <w:p w:rsidR="00176B9C" w:rsidDel="00737EFF" w:rsidP="2ADD6C4A" w:rsidRDefault="00176B9C" w14:paraId="5CC9849F" w14:textId="6F235F64">
            <w:pPr>
              <w:pStyle w:val="Heading2"/>
              <w:rPr>
                <w:del w:author="toantk" w:date="2022-07-26T13:48:00Z" w:id="6428"/>
              </w:rPr>
              <w:pPrChange w:author="toantk" w:date="2022-07-27T13:43:00Z" w:id="6429">
                <w:pPr>
                  <w:pStyle w:val="ListParagraph"/>
                  <w:ind w:left="0"/>
                </w:pPr>
              </w:pPrChange>
            </w:pPr>
            <w:bookmarkStart w:name="_Toc111217741" w:id="6430"/>
            <w:del w:author="toantk" w:date="2022-07-26T13:48:00Z" w:id="546141159">
              <w:r w:rsidDel="55CFA20C">
                <w:delText>Chuỗi ký tự</w:delText>
              </w:r>
            </w:del>
            <w:bookmarkStart w:name="_Toc109835892" w:id="6432"/>
            <w:bookmarkStart w:name="_Toc109836510" w:id="6433"/>
            <w:bookmarkStart w:name="_Toc109899313" w:id="6434"/>
            <w:bookmarkStart w:name="_Toc109910102" w:id="6435"/>
            <w:bookmarkStart w:name="_Toc109910721" w:id="6436"/>
            <w:bookmarkStart w:name="_Toc110528800" w:id="6437"/>
            <w:bookmarkStart w:name="_Toc110529425" w:id="6438"/>
            <w:bookmarkEnd w:id="6430"/>
            <w:bookmarkEnd w:id="6432"/>
            <w:bookmarkEnd w:id="6433"/>
            <w:bookmarkEnd w:id="6434"/>
            <w:bookmarkEnd w:id="6435"/>
            <w:bookmarkEnd w:id="6436"/>
            <w:bookmarkEnd w:id="6437"/>
            <w:bookmarkEnd w:id="6438"/>
          </w:p>
        </w:tc>
        <w:tc>
          <w:tcPr>
            <w:tcW w:w="2781" w:type="dxa"/>
            <w:tcMar/>
          </w:tcPr>
          <w:p w:rsidR="00176B9C" w:rsidDel="00737EFF" w:rsidP="2ADD6C4A" w:rsidRDefault="00176B9C" w14:paraId="39F1AA5E" w14:textId="5A7A2EB9">
            <w:pPr>
              <w:pStyle w:val="Heading2"/>
              <w:rPr>
                <w:del w:author="toantk" w:date="2022-07-26T13:48:00Z" w:id="6439"/>
              </w:rPr>
              <w:pPrChange w:author="toantk" w:date="2022-07-27T13:43:00Z" w:id="6440">
                <w:pPr>
                  <w:pStyle w:val="ListParagraph"/>
                  <w:ind w:left="0"/>
                </w:pPr>
              </w:pPrChange>
            </w:pPr>
            <w:bookmarkStart w:name="_Toc111217742" w:id="6441"/>
            <w:del w:author="toantk" w:date="2022-07-26T13:48:00Z" w:id="1488563829">
              <w:r w:rsidDel="55CFA20C">
                <w:delText>region</w:delText>
              </w:r>
            </w:del>
            <w:bookmarkStart w:name="_Toc109835893" w:id="6443"/>
            <w:bookmarkStart w:name="_Toc109836511" w:id="6444"/>
            <w:bookmarkStart w:name="_Toc109899314" w:id="6445"/>
            <w:bookmarkStart w:name="_Toc109910103" w:id="6446"/>
            <w:bookmarkStart w:name="_Toc109910722" w:id="6447"/>
            <w:bookmarkStart w:name="_Toc110528801" w:id="6448"/>
            <w:bookmarkStart w:name="_Toc110529426" w:id="6449"/>
            <w:bookmarkEnd w:id="6441"/>
            <w:bookmarkEnd w:id="6443"/>
            <w:bookmarkEnd w:id="6444"/>
            <w:bookmarkEnd w:id="6445"/>
            <w:bookmarkEnd w:id="6446"/>
            <w:bookmarkEnd w:id="6447"/>
            <w:bookmarkEnd w:id="6448"/>
            <w:bookmarkEnd w:id="6449"/>
          </w:p>
        </w:tc>
        <w:bookmarkStart w:name="_Toc109835894" w:id="6450"/>
        <w:bookmarkStart w:name="_Toc109836512" w:id="6451"/>
        <w:bookmarkStart w:name="_Toc109899315" w:id="6452"/>
        <w:bookmarkStart w:name="_Toc109910104" w:id="6453"/>
        <w:bookmarkStart w:name="_Toc109910723" w:id="6454"/>
        <w:bookmarkStart w:name="_Toc110528802" w:id="6455"/>
        <w:bookmarkStart w:name="_Toc110529427" w:id="6456"/>
        <w:bookmarkEnd w:id="6450"/>
        <w:bookmarkEnd w:id="6451"/>
        <w:bookmarkEnd w:id="6452"/>
        <w:bookmarkEnd w:id="6453"/>
        <w:bookmarkEnd w:id="6454"/>
        <w:bookmarkEnd w:id="6455"/>
        <w:bookmarkEnd w:id="6456"/>
      </w:tr>
      <w:tr w:rsidRPr="004C66E4" w:rsidR="00AF73EC" w:rsidDel="00737EFF" w:rsidTr="2ADD6C4A" w14:paraId="36601C5D" w14:textId="359C3D41">
        <w:trPr>
          <w:del w:author="toantk" w:date="2022-07-26T13:48:00Z" w:id="1375598823"/>
        </w:trPr>
        <w:tc>
          <w:tcPr>
            <w:tcW w:w="692" w:type="dxa"/>
            <w:tcMar/>
          </w:tcPr>
          <w:p w:rsidR="00176B9C" w:rsidDel="00737EFF" w:rsidP="2ADD6C4A" w:rsidRDefault="00176B9C" w14:paraId="32EF85FF" w14:textId="21379CD3">
            <w:pPr>
              <w:pStyle w:val="Heading2"/>
              <w:rPr>
                <w:del w:author="toantk" w:date="2022-07-26T13:48:00Z" w:id="6458"/>
              </w:rPr>
              <w:pPrChange w:author="toantk" w:date="2022-07-27T13:43:00Z" w:id="6459">
                <w:pPr>
                  <w:pStyle w:val="ListParagraph"/>
                  <w:ind w:left="0"/>
                </w:pPr>
              </w:pPrChange>
            </w:pPr>
            <w:bookmarkStart w:name="_Toc111217743" w:id="6460"/>
            <w:del w:author="toantk" w:date="2022-07-26T13:48:00Z" w:id="785041627">
              <w:r w:rsidDel="55CFA20C">
                <w:delText>5</w:delText>
              </w:r>
            </w:del>
            <w:bookmarkStart w:name="_Toc109835895" w:id="6462"/>
            <w:bookmarkStart w:name="_Toc109836513" w:id="6463"/>
            <w:bookmarkStart w:name="_Toc109899316" w:id="6464"/>
            <w:bookmarkStart w:name="_Toc109910105" w:id="6465"/>
            <w:bookmarkStart w:name="_Toc109910724" w:id="6466"/>
            <w:bookmarkStart w:name="_Toc110528803" w:id="6467"/>
            <w:bookmarkStart w:name="_Toc110529428" w:id="6468"/>
            <w:bookmarkEnd w:id="6460"/>
            <w:bookmarkEnd w:id="6462"/>
            <w:bookmarkEnd w:id="6463"/>
            <w:bookmarkEnd w:id="6464"/>
            <w:bookmarkEnd w:id="6465"/>
            <w:bookmarkEnd w:id="6466"/>
            <w:bookmarkEnd w:id="6467"/>
            <w:bookmarkEnd w:id="6468"/>
          </w:p>
        </w:tc>
        <w:tc>
          <w:tcPr>
            <w:tcW w:w="1708" w:type="dxa"/>
            <w:tcMar/>
          </w:tcPr>
          <w:p w:rsidRPr="00E4787E" w:rsidR="00176B9C" w:rsidDel="00737EFF" w:rsidP="2ADD6C4A" w:rsidRDefault="00176B9C" w14:paraId="29F45B55" w14:textId="189CA217">
            <w:pPr>
              <w:pStyle w:val="Heading2"/>
              <w:rPr>
                <w:del w:author="toantk" w:date="2022-07-26T13:48:00Z" w:id="6469"/>
              </w:rPr>
              <w:pPrChange w:author="toantk" w:date="2022-07-27T13:43:00Z" w:id="6470">
                <w:pPr>
                  <w:pStyle w:val="ListParagraph"/>
                  <w:ind w:left="0"/>
                </w:pPr>
              </w:pPrChange>
            </w:pPr>
            <w:bookmarkStart w:name="_Toc111217744" w:id="6471"/>
            <w:del w:author="toantk" w:date="2022-07-26T13:48:00Z" w:id="840201033">
              <w:r w:rsidDel="55CFA20C">
                <w:delText>SIP Domain</w:delText>
              </w:r>
            </w:del>
            <w:bookmarkStart w:name="_Toc109835896" w:id="6473"/>
            <w:bookmarkStart w:name="_Toc109836514" w:id="6474"/>
            <w:bookmarkStart w:name="_Toc109899317" w:id="6475"/>
            <w:bookmarkStart w:name="_Toc109910106" w:id="6476"/>
            <w:bookmarkStart w:name="_Toc109910725" w:id="6477"/>
            <w:bookmarkStart w:name="_Toc110528804" w:id="6478"/>
            <w:bookmarkStart w:name="_Toc110529429" w:id="6479"/>
            <w:bookmarkEnd w:id="6471"/>
            <w:bookmarkEnd w:id="6473"/>
            <w:bookmarkEnd w:id="6474"/>
            <w:bookmarkEnd w:id="6475"/>
            <w:bookmarkEnd w:id="6476"/>
            <w:bookmarkEnd w:id="6477"/>
            <w:bookmarkEnd w:id="6478"/>
            <w:bookmarkEnd w:id="6479"/>
          </w:p>
        </w:tc>
        <w:tc>
          <w:tcPr>
            <w:tcW w:w="1708" w:type="dxa"/>
            <w:tcMar/>
          </w:tcPr>
          <w:p w:rsidR="00176B9C" w:rsidDel="00737EFF" w:rsidP="2ADD6C4A" w:rsidRDefault="00176B9C" w14:paraId="1E60A199" w14:textId="2AC9D84B">
            <w:pPr>
              <w:pStyle w:val="Heading2"/>
              <w:rPr>
                <w:del w:author="toantk" w:date="2022-07-26T13:48:00Z" w:id="6480"/>
              </w:rPr>
              <w:pPrChange w:author="toantk" w:date="2022-07-27T13:43:00Z" w:id="6481">
                <w:pPr>
                  <w:pStyle w:val="ListParagraph"/>
                  <w:ind w:left="0"/>
                </w:pPr>
              </w:pPrChange>
            </w:pPr>
            <w:bookmarkStart w:name="_Toc111217745" w:id="6482"/>
            <w:del w:author="toantk" w:date="2022-07-26T13:48:00Z" w:id="833853257">
              <w:r w:rsidDel="55CFA20C">
                <w:delText>Cấu hình SIP Domain hiện tại</w:delText>
              </w:r>
            </w:del>
            <w:bookmarkStart w:name="_Toc109835897" w:id="6484"/>
            <w:bookmarkStart w:name="_Toc109836515" w:id="6485"/>
            <w:bookmarkStart w:name="_Toc109899318" w:id="6486"/>
            <w:bookmarkStart w:name="_Toc109910107" w:id="6487"/>
            <w:bookmarkStart w:name="_Toc109910726" w:id="6488"/>
            <w:bookmarkStart w:name="_Toc110528805" w:id="6489"/>
            <w:bookmarkStart w:name="_Toc110529430" w:id="6490"/>
            <w:bookmarkEnd w:id="6482"/>
            <w:bookmarkEnd w:id="6484"/>
            <w:bookmarkEnd w:id="6485"/>
            <w:bookmarkEnd w:id="6486"/>
            <w:bookmarkEnd w:id="6487"/>
            <w:bookmarkEnd w:id="6488"/>
            <w:bookmarkEnd w:id="6489"/>
            <w:bookmarkEnd w:id="6490"/>
          </w:p>
        </w:tc>
        <w:tc>
          <w:tcPr>
            <w:tcW w:w="1053" w:type="dxa"/>
            <w:tcMar/>
          </w:tcPr>
          <w:p w:rsidR="00176B9C" w:rsidDel="00737EFF" w:rsidP="2ADD6C4A" w:rsidRDefault="00176B9C" w14:paraId="7C243CA0" w14:textId="488C6EED">
            <w:pPr>
              <w:pStyle w:val="Heading2"/>
              <w:rPr>
                <w:del w:author="toantk" w:date="2022-07-26T13:48:00Z" w:id="6491"/>
              </w:rPr>
              <w:pPrChange w:author="toantk" w:date="2022-07-27T13:43:00Z" w:id="6492">
                <w:pPr>
                  <w:pStyle w:val="ListParagraph"/>
                  <w:ind w:left="0"/>
                </w:pPr>
              </w:pPrChange>
            </w:pPr>
            <w:bookmarkStart w:name="_Toc111217746" w:id="6493"/>
            <w:del w:author="toantk" w:date="2022-07-26T13:48:00Z" w:id="180930437">
              <w:r w:rsidDel="55CFA20C">
                <w:delText>String</w:delText>
              </w:r>
            </w:del>
            <w:bookmarkStart w:name="_Toc109835898" w:id="6495"/>
            <w:bookmarkStart w:name="_Toc109836516" w:id="6496"/>
            <w:bookmarkStart w:name="_Toc109899319" w:id="6497"/>
            <w:bookmarkStart w:name="_Toc109910108" w:id="6498"/>
            <w:bookmarkStart w:name="_Toc109910727" w:id="6499"/>
            <w:bookmarkStart w:name="_Toc110528806" w:id="6500"/>
            <w:bookmarkStart w:name="_Toc110529431" w:id="6501"/>
            <w:bookmarkEnd w:id="6493"/>
            <w:bookmarkEnd w:id="6495"/>
            <w:bookmarkEnd w:id="6496"/>
            <w:bookmarkEnd w:id="6497"/>
            <w:bookmarkEnd w:id="6498"/>
            <w:bookmarkEnd w:id="6499"/>
            <w:bookmarkEnd w:id="6500"/>
            <w:bookmarkEnd w:id="6501"/>
          </w:p>
        </w:tc>
        <w:tc>
          <w:tcPr>
            <w:tcW w:w="1108" w:type="dxa"/>
            <w:tcMar/>
          </w:tcPr>
          <w:p w:rsidR="00176B9C" w:rsidDel="00737EFF" w:rsidP="2ADD6C4A" w:rsidRDefault="00176B9C" w14:paraId="1536C25C" w14:textId="5FC0E795">
            <w:pPr>
              <w:pStyle w:val="Heading2"/>
              <w:rPr>
                <w:del w:author="toantk" w:date="2022-07-26T13:48:00Z" w:id="6502"/>
              </w:rPr>
              <w:pPrChange w:author="toantk" w:date="2022-07-27T13:43:00Z" w:id="6503">
                <w:pPr>
                  <w:pStyle w:val="ListParagraph"/>
                  <w:ind w:left="0"/>
                </w:pPr>
              </w:pPrChange>
            </w:pPr>
            <w:bookmarkStart w:name="_Toc111217747" w:id="6504"/>
            <w:del w:author="toantk" w:date="2022-07-26T13:48:00Z" w:id="1045930812">
              <w:r w:rsidDel="55CFA20C">
                <w:delText>Chuỗi ký tự domain</w:delText>
              </w:r>
            </w:del>
            <w:bookmarkStart w:name="_Toc109835899" w:id="6506"/>
            <w:bookmarkStart w:name="_Toc109836517" w:id="6507"/>
            <w:bookmarkStart w:name="_Toc109899320" w:id="6508"/>
            <w:bookmarkStart w:name="_Toc109910109" w:id="6509"/>
            <w:bookmarkStart w:name="_Toc109910728" w:id="6510"/>
            <w:bookmarkStart w:name="_Toc110528807" w:id="6511"/>
            <w:bookmarkStart w:name="_Toc110529432" w:id="6512"/>
            <w:bookmarkEnd w:id="6504"/>
            <w:bookmarkEnd w:id="6506"/>
            <w:bookmarkEnd w:id="6507"/>
            <w:bookmarkEnd w:id="6508"/>
            <w:bookmarkEnd w:id="6509"/>
            <w:bookmarkEnd w:id="6510"/>
            <w:bookmarkEnd w:id="6511"/>
            <w:bookmarkEnd w:id="6512"/>
          </w:p>
        </w:tc>
        <w:tc>
          <w:tcPr>
            <w:tcW w:w="2781" w:type="dxa"/>
            <w:tcMar/>
          </w:tcPr>
          <w:p w:rsidR="00176B9C" w:rsidDel="00737EFF" w:rsidP="2ADD6C4A" w:rsidRDefault="00176B9C" w14:paraId="70CAFD30" w14:textId="224E6C44">
            <w:pPr>
              <w:pStyle w:val="Heading2"/>
              <w:rPr>
                <w:del w:author="toantk" w:date="2022-07-26T13:48:00Z" w:id="6513"/>
              </w:rPr>
              <w:pPrChange w:author="toantk" w:date="2022-07-27T13:43:00Z" w:id="6514">
                <w:pPr>
                  <w:pStyle w:val="ListParagraph"/>
                  <w:ind w:left="0"/>
                </w:pPr>
              </w:pPrChange>
            </w:pPr>
            <w:bookmarkStart w:name="_Toc111217748" w:id="6515"/>
            <w:del w:author="toantk" w:date="2022-07-26T13:48:00Z" w:id="1597038824">
              <w:r w:rsidDel="55CFA20C">
                <w:delText>sipDomain</w:delText>
              </w:r>
            </w:del>
            <w:bookmarkStart w:name="_Toc109835900" w:id="6517"/>
            <w:bookmarkStart w:name="_Toc109836518" w:id="6518"/>
            <w:bookmarkStart w:name="_Toc109899321" w:id="6519"/>
            <w:bookmarkStart w:name="_Toc109910110" w:id="6520"/>
            <w:bookmarkStart w:name="_Toc109910729" w:id="6521"/>
            <w:bookmarkStart w:name="_Toc110528808" w:id="6522"/>
            <w:bookmarkStart w:name="_Toc110529433" w:id="6523"/>
            <w:bookmarkEnd w:id="6515"/>
            <w:bookmarkEnd w:id="6517"/>
            <w:bookmarkEnd w:id="6518"/>
            <w:bookmarkEnd w:id="6519"/>
            <w:bookmarkEnd w:id="6520"/>
            <w:bookmarkEnd w:id="6521"/>
            <w:bookmarkEnd w:id="6522"/>
            <w:bookmarkEnd w:id="6523"/>
          </w:p>
        </w:tc>
        <w:bookmarkStart w:name="_Toc109835901" w:id="6524"/>
        <w:bookmarkStart w:name="_Toc109836519" w:id="6525"/>
        <w:bookmarkStart w:name="_Toc109899322" w:id="6526"/>
        <w:bookmarkStart w:name="_Toc109910111" w:id="6527"/>
        <w:bookmarkStart w:name="_Toc109910730" w:id="6528"/>
        <w:bookmarkStart w:name="_Toc110528809" w:id="6529"/>
        <w:bookmarkStart w:name="_Toc110529434" w:id="6530"/>
        <w:bookmarkEnd w:id="6524"/>
        <w:bookmarkEnd w:id="6525"/>
        <w:bookmarkEnd w:id="6526"/>
        <w:bookmarkEnd w:id="6527"/>
        <w:bookmarkEnd w:id="6528"/>
        <w:bookmarkEnd w:id="6529"/>
        <w:bookmarkEnd w:id="6530"/>
      </w:tr>
      <w:tr w:rsidRPr="004C66E4" w:rsidR="00AF73EC" w:rsidDel="00737EFF" w:rsidTr="2ADD6C4A" w14:paraId="45E9529A" w14:textId="2ED4493E">
        <w:trPr>
          <w:del w:author="toantk" w:date="2022-07-26T13:48:00Z" w:id="1088946754"/>
        </w:trPr>
        <w:tc>
          <w:tcPr>
            <w:tcW w:w="692" w:type="dxa"/>
            <w:tcMar/>
          </w:tcPr>
          <w:p w:rsidR="00176B9C" w:rsidDel="00737EFF" w:rsidP="2ADD6C4A" w:rsidRDefault="00176B9C" w14:paraId="202CF46D" w14:textId="3C364492">
            <w:pPr>
              <w:pStyle w:val="Heading2"/>
              <w:rPr>
                <w:del w:author="toantk" w:date="2022-07-26T13:48:00Z" w:id="6532"/>
              </w:rPr>
              <w:pPrChange w:author="toantk" w:date="2022-07-27T13:43:00Z" w:id="6533">
                <w:pPr>
                  <w:pStyle w:val="ListParagraph"/>
                  <w:ind w:left="0"/>
                </w:pPr>
              </w:pPrChange>
            </w:pPr>
            <w:bookmarkStart w:name="_Toc111217749" w:id="6534"/>
            <w:del w:author="toantk" w:date="2022-07-26T13:48:00Z" w:id="1325540836">
              <w:r w:rsidDel="55CFA20C">
                <w:delText>6</w:delText>
              </w:r>
            </w:del>
            <w:bookmarkStart w:name="_Toc109835902" w:id="6536"/>
            <w:bookmarkStart w:name="_Toc109836520" w:id="6537"/>
            <w:bookmarkStart w:name="_Toc109899323" w:id="6538"/>
            <w:bookmarkStart w:name="_Toc109910112" w:id="6539"/>
            <w:bookmarkStart w:name="_Toc109910731" w:id="6540"/>
            <w:bookmarkStart w:name="_Toc110528810" w:id="6541"/>
            <w:bookmarkStart w:name="_Toc110529435" w:id="6542"/>
            <w:bookmarkEnd w:id="6534"/>
            <w:bookmarkEnd w:id="6536"/>
            <w:bookmarkEnd w:id="6537"/>
            <w:bookmarkEnd w:id="6538"/>
            <w:bookmarkEnd w:id="6539"/>
            <w:bookmarkEnd w:id="6540"/>
            <w:bookmarkEnd w:id="6541"/>
            <w:bookmarkEnd w:id="6542"/>
          </w:p>
        </w:tc>
        <w:tc>
          <w:tcPr>
            <w:tcW w:w="1708" w:type="dxa"/>
            <w:tcMar/>
          </w:tcPr>
          <w:p w:rsidRPr="00E4787E" w:rsidR="00176B9C" w:rsidDel="00737EFF" w:rsidP="2ADD6C4A" w:rsidRDefault="00176B9C" w14:paraId="77A9CEDD" w14:textId="2E43816D">
            <w:pPr>
              <w:pStyle w:val="Heading2"/>
              <w:rPr>
                <w:del w:author="toantk" w:date="2022-07-26T13:48:00Z" w:id="6543"/>
              </w:rPr>
              <w:pPrChange w:author="toantk" w:date="2022-07-27T13:43:00Z" w:id="6544">
                <w:pPr>
                  <w:pStyle w:val="ListParagraph"/>
                  <w:ind w:left="0"/>
                </w:pPr>
              </w:pPrChange>
            </w:pPr>
            <w:bookmarkStart w:name="_Toc111217750" w:id="6545"/>
            <w:del w:author="toantk" w:date="2022-07-26T13:48:00Z" w:id="2095962379">
              <w:r w:rsidDel="55CFA20C">
                <w:delText>SIP Proxy Address</w:delText>
              </w:r>
            </w:del>
            <w:bookmarkStart w:name="_Toc109835903" w:id="6547"/>
            <w:bookmarkStart w:name="_Toc109836521" w:id="6548"/>
            <w:bookmarkStart w:name="_Toc109899324" w:id="6549"/>
            <w:bookmarkStart w:name="_Toc109910113" w:id="6550"/>
            <w:bookmarkStart w:name="_Toc109910732" w:id="6551"/>
            <w:bookmarkStart w:name="_Toc110528811" w:id="6552"/>
            <w:bookmarkStart w:name="_Toc110529436" w:id="6553"/>
            <w:bookmarkEnd w:id="6545"/>
            <w:bookmarkEnd w:id="6547"/>
            <w:bookmarkEnd w:id="6548"/>
            <w:bookmarkEnd w:id="6549"/>
            <w:bookmarkEnd w:id="6550"/>
            <w:bookmarkEnd w:id="6551"/>
            <w:bookmarkEnd w:id="6552"/>
            <w:bookmarkEnd w:id="6553"/>
          </w:p>
        </w:tc>
        <w:tc>
          <w:tcPr>
            <w:tcW w:w="1708" w:type="dxa"/>
            <w:tcMar/>
          </w:tcPr>
          <w:p w:rsidR="00176B9C" w:rsidDel="00737EFF" w:rsidP="2ADD6C4A" w:rsidRDefault="00176B9C" w14:paraId="4871E93F" w14:textId="266F196C">
            <w:pPr>
              <w:pStyle w:val="Heading2"/>
              <w:rPr>
                <w:del w:author="toantk" w:date="2022-07-26T13:48:00Z" w:id="6554"/>
              </w:rPr>
              <w:pPrChange w:author="toantk" w:date="2022-07-27T13:43:00Z" w:id="6555">
                <w:pPr>
                  <w:pStyle w:val="ListParagraph"/>
                  <w:ind w:left="0"/>
                </w:pPr>
              </w:pPrChange>
            </w:pPr>
            <w:bookmarkStart w:name="_Toc111217751" w:id="6556"/>
            <w:del w:author="toantk" w:date="2022-07-26T13:48:00Z" w:id="1498000234">
              <w:r w:rsidDel="55CFA20C">
                <w:delText xml:space="preserve">Cấu hình </w:delText>
              </w:r>
              <w:r w:rsidRPr="2ADD6C4A" w:rsidDel="55CFA20C">
                <w:rPr>
                  <w:lang w:val="en-GB" w:eastAsia="en-GB"/>
                </w:rPr>
                <w:delText>SIP Proxy Address</w:delText>
              </w:r>
            </w:del>
            <w:bookmarkStart w:name="_Toc109835904" w:id="6558"/>
            <w:bookmarkStart w:name="_Toc109836522" w:id="6559"/>
            <w:bookmarkStart w:name="_Toc109899325" w:id="6560"/>
            <w:bookmarkStart w:name="_Toc109910114" w:id="6561"/>
            <w:bookmarkStart w:name="_Toc109910733" w:id="6562"/>
            <w:bookmarkStart w:name="_Toc110528812" w:id="6563"/>
            <w:bookmarkStart w:name="_Toc110529437" w:id="6564"/>
            <w:bookmarkEnd w:id="6556"/>
            <w:bookmarkEnd w:id="6558"/>
            <w:bookmarkEnd w:id="6559"/>
            <w:bookmarkEnd w:id="6560"/>
            <w:bookmarkEnd w:id="6561"/>
            <w:bookmarkEnd w:id="6562"/>
            <w:bookmarkEnd w:id="6563"/>
            <w:bookmarkEnd w:id="6564"/>
          </w:p>
        </w:tc>
        <w:tc>
          <w:tcPr>
            <w:tcW w:w="1053" w:type="dxa"/>
            <w:tcMar/>
          </w:tcPr>
          <w:p w:rsidR="00176B9C" w:rsidDel="00737EFF" w:rsidP="2ADD6C4A" w:rsidRDefault="00176B9C" w14:paraId="550E048E" w14:textId="1857AD7D">
            <w:pPr>
              <w:pStyle w:val="Heading2"/>
              <w:rPr>
                <w:del w:author="toantk" w:date="2022-07-26T13:48:00Z" w:id="6565"/>
              </w:rPr>
              <w:pPrChange w:author="toantk" w:date="2022-07-27T13:43:00Z" w:id="6566">
                <w:pPr>
                  <w:pStyle w:val="ListParagraph"/>
                  <w:ind w:left="0"/>
                </w:pPr>
              </w:pPrChange>
            </w:pPr>
            <w:bookmarkStart w:name="_Toc111217752" w:id="6567"/>
            <w:del w:author="toantk" w:date="2022-07-26T13:48:00Z" w:id="2054622568">
              <w:r w:rsidDel="55CFA20C">
                <w:delText>String</w:delText>
              </w:r>
            </w:del>
            <w:bookmarkStart w:name="_Toc109835905" w:id="6569"/>
            <w:bookmarkStart w:name="_Toc109836523" w:id="6570"/>
            <w:bookmarkStart w:name="_Toc109899326" w:id="6571"/>
            <w:bookmarkStart w:name="_Toc109910115" w:id="6572"/>
            <w:bookmarkStart w:name="_Toc109910734" w:id="6573"/>
            <w:bookmarkStart w:name="_Toc110528813" w:id="6574"/>
            <w:bookmarkStart w:name="_Toc110529438" w:id="6575"/>
            <w:bookmarkEnd w:id="6567"/>
            <w:bookmarkEnd w:id="6569"/>
            <w:bookmarkEnd w:id="6570"/>
            <w:bookmarkEnd w:id="6571"/>
            <w:bookmarkEnd w:id="6572"/>
            <w:bookmarkEnd w:id="6573"/>
            <w:bookmarkEnd w:id="6574"/>
            <w:bookmarkEnd w:id="6575"/>
          </w:p>
        </w:tc>
        <w:tc>
          <w:tcPr>
            <w:tcW w:w="1108" w:type="dxa"/>
            <w:tcMar/>
          </w:tcPr>
          <w:p w:rsidR="00176B9C" w:rsidDel="00737EFF" w:rsidP="2ADD6C4A" w:rsidRDefault="00176B9C" w14:paraId="15D1A04B" w14:textId="0DD91A79">
            <w:pPr>
              <w:pStyle w:val="Heading2"/>
              <w:rPr>
                <w:del w:author="toantk" w:date="2022-07-26T13:48:00Z" w:id="6576"/>
              </w:rPr>
              <w:pPrChange w:author="toantk" w:date="2022-07-27T13:43:00Z" w:id="6577">
                <w:pPr>
                  <w:pStyle w:val="ListParagraph"/>
                  <w:ind w:left="0"/>
                </w:pPr>
              </w:pPrChange>
            </w:pPr>
            <w:bookmarkStart w:name="_Toc111217753" w:id="6578"/>
            <w:del w:author="toantk" w:date="2022-07-26T13:48:00Z" w:id="1747209194">
              <w:r w:rsidDel="55CFA20C">
                <w:delText>Chuỗi ký tự IP</w:delText>
              </w:r>
            </w:del>
            <w:bookmarkStart w:name="_Toc109835906" w:id="6580"/>
            <w:bookmarkStart w:name="_Toc109836524" w:id="6581"/>
            <w:bookmarkStart w:name="_Toc109899327" w:id="6582"/>
            <w:bookmarkStart w:name="_Toc109910116" w:id="6583"/>
            <w:bookmarkStart w:name="_Toc109910735" w:id="6584"/>
            <w:bookmarkStart w:name="_Toc110528814" w:id="6585"/>
            <w:bookmarkStart w:name="_Toc110529439" w:id="6586"/>
            <w:bookmarkEnd w:id="6578"/>
            <w:bookmarkEnd w:id="6580"/>
            <w:bookmarkEnd w:id="6581"/>
            <w:bookmarkEnd w:id="6582"/>
            <w:bookmarkEnd w:id="6583"/>
            <w:bookmarkEnd w:id="6584"/>
            <w:bookmarkEnd w:id="6585"/>
            <w:bookmarkEnd w:id="6586"/>
          </w:p>
        </w:tc>
        <w:tc>
          <w:tcPr>
            <w:tcW w:w="2781" w:type="dxa"/>
            <w:tcMar/>
          </w:tcPr>
          <w:p w:rsidR="00176B9C" w:rsidDel="00737EFF" w:rsidP="2ADD6C4A" w:rsidRDefault="00176B9C" w14:paraId="25FF1585" w14:textId="15D88789">
            <w:pPr>
              <w:pStyle w:val="Heading2"/>
              <w:rPr>
                <w:del w:author="toantk" w:date="2022-07-26T13:48:00Z" w:id="6587"/>
              </w:rPr>
              <w:pPrChange w:author="toantk" w:date="2022-07-27T13:43:00Z" w:id="6588">
                <w:pPr>
                  <w:pStyle w:val="ListParagraph"/>
                  <w:ind w:left="0"/>
                </w:pPr>
              </w:pPrChange>
            </w:pPr>
            <w:bookmarkStart w:name="_Toc111217754" w:id="6589"/>
            <w:del w:author="toantk" w:date="2022-07-26T13:48:00Z" w:id="318847061">
              <w:r w:rsidDel="55CFA20C">
                <w:delText>sipproxyAddr</w:delText>
              </w:r>
            </w:del>
            <w:bookmarkStart w:name="_Toc109835907" w:id="6591"/>
            <w:bookmarkStart w:name="_Toc109836525" w:id="6592"/>
            <w:bookmarkStart w:name="_Toc109899328" w:id="6593"/>
            <w:bookmarkStart w:name="_Toc109910117" w:id="6594"/>
            <w:bookmarkStart w:name="_Toc109910736" w:id="6595"/>
            <w:bookmarkStart w:name="_Toc110528815" w:id="6596"/>
            <w:bookmarkStart w:name="_Toc110529440" w:id="6597"/>
            <w:bookmarkEnd w:id="6589"/>
            <w:bookmarkEnd w:id="6591"/>
            <w:bookmarkEnd w:id="6592"/>
            <w:bookmarkEnd w:id="6593"/>
            <w:bookmarkEnd w:id="6594"/>
            <w:bookmarkEnd w:id="6595"/>
            <w:bookmarkEnd w:id="6596"/>
            <w:bookmarkEnd w:id="6597"/>
          </w:p>
        </w:tc>
        <w:bookmarkStart w:name="_Toc109835908" w:id="6598"/>
        <w:bookmarkStart w:name="_Toc109836526" w:id="6599"/>
        <w:bookmarkStart w:name="_Toc109899329" w:id="6600"/>
        <w:bookmarkStart w:name="_Toc109910118" w:id="6601"/>
        <w:bookmarkStart w:name="_Toc109910737" w:id="6602"/>
        <w:bookmarkStart w:name="_Toc110528816" w:id="6603"/>
        <w:bookmarkStart w:name="_Toc110529441" w:id="6604"/>
        <w:bookmarkEnd w:id="6598"/>
        <w:bookmarkEnd w:id="6599"/>
        <w:bookmarkEnd w:id="6600"/>
        <w:bookmarkEnd w:id="6601"/>
        <w:bookmarkEnd w:id="6602"/>
        <w:bookmarkEnd w:id="6603"/>
        <w:bookmarkEnd w:id="6604"/>
      </w:tr>
      <w:tr w:rsidRPr="004C66E4" w:rsidR="00AF73EC" w:rsidDel="00737EFF" w:rsidTr="2ADD6C4A" w14:paraId="581AD3D5" w14:textId="1F5A299D">
        <w:trPr>
          <w:del w:author="toantk" w:date="2022-07-26T13:48:00Z" w:id="996864811"/>
        </w:trPr>
        <w:tc>
          <w:tcPr>
            <w:tcW w:w="692" w:type="dxa"/>
            <w:tcMar/>
          </w:tcPr>
          <w:p w:rsidR="00176B9C" w:rsidDel="00737EFF" w:rsidP="2ADD6C4A" w:rsidRDefault="00176B9C" w14:paraId="2312BC22" w14:textId="315DC2F7">
            <w:pPr>
              <w:pStyle w:val="Heading2"/>
              <w:rPr>
                <w:del w:author="toantk" w:date="2022-07-26T13:48:00Z" w:id="6606"/>
              </w:rPr>
              <w:pPrChange w:author="toantk" w:date="2022-07-27T13:43:00Z" w:id="6607">
                <w:pPr>
                  <w:pStyle w:val="ListParagraph"/>
                  <w:ind w:left="0"/>
                </w:pPr>
              </w:pPrChange>
            </w:pPr>
            <w:bookmarkStart w:name="_Toc111217755" w:id="6608"/>
            <w:del w:author="toantk" w:date="2022-07-26T13:48:00Z" w:id="688991958">
              <w:r w:rsidDel="55CFA20C">
                <w:delText>7</w:delText>
              </w:r>
            </w:del>
            <w:bookmarkStart w:name="_Toc109835909" w:id="6610"/>
            <w:bookmarkStart w:name="_Toc109836527" w:id="6611"/>
            <w:bookmarkStart w:name="_Toc109899330" w:id="6612"/>
            <w:bookmarkStart w:name="_Toc109910119" w:id="6613"/>
            <w:bookmarkStart w:name="_Toc109910738" w:id="6614"/>
            <w:bookmarkStart w:name="_Toc110528817" w:id="6615"/>
            <w:bookmarkStart w:name="_Toc110529442" w:id="6616"/>
            <w:bookmarkEnd w:id="6608"/>
            <w:bookmarkEnd w:id="6610"/>
            <w:bookmarkEnd w:id="6611"/>
            <w:bookmarkEnd w:id="6612"/>
            <w:bookmarkEnd w:id="6613"/>
            <w:bookmarkEnd w:id="6614"/>
            <w:bookmarkEnd w:id="6615"/>
            <w:bookmarkEnd w:id="6616"/>
          </w:p>
        </w:tc>
        <w:tc>
          <w:tcPr>
            <w:tcW w:w="1708" w:type="dxa"/>
            <w:tcMar/>
          </w:tcPr>
          <w:p w:rsidRPr="00E4787E" w:rsidR="00176B9C" w:rsidDel="00737EFF" w:rsidP="2ADD6C4A" w:rsidRDefault="00176B9C" w14:paraId="20C82431" w14:textId="1C66A7E5">
            <w:pPr>
              <w:pStyle w:val="Heading2"/>
              <w:rPr>
                <w:del w:author="toantk" w:date="2022-07-26T13:48:00Z" w:id="6617"/>
              </w:rPr>
              <w:pPrChange w:author="toantk" w:date="2022-07-27T13:43:00Z" w:id="6618">
                <w:pPr>
                  <w:pStyle w:val="ListParagraph"/>
                  <w:ind w:left="0"/>
                </w:pPr>
              </w:pPrChange>
            </w:pPr>
            <w:bookmarkStart w:name="_Toc111217756" w:id="6619"/>
            <w:del w:author="toantk" w:date="2022-07-26T13:48:00Z" w:id="694964149">
              <w:r w:rsidDel="55CFA20C">
                <w:delText>SIP Proxy Port</w:delText>
              </w:r>
            </w:del>
            <w:bookmarkStart w:name="_Toc109835910" w:id="6621"/>
            <w:bookmarkStart w:name="_Toc109836528" w:id="6622"/>
            <w:bookmarkStart w:name="_Toc109899331" w:id="6623"/>
            <w:bookmarkStart w:name="_Toc109910120" w:id="6624"/>
            <w:bookmarkStart w:name="_Toc109910739" w:id="6625"/>
            <w:bookmarkStart w:name="_Toc110528818" w:id="6626"/>
            <w:bookmarkStart w:name="_Toc110529443" w:id="6627"/>
            <w:bookmarkEnd w:id="6619"/>
            <w:bookmarkEnd w:id="6621"/>
            <w:bookmarkEnd w:id="6622"/>
            <w:bookmarkEnd w:id="6623"/>
            <w:bookmarkEnd w:id="6624"/>
            <w:bookmarkEnd w:id="6625"/>
            <w:bookmarkEnd w:id="6626"/>
            <w:bookmarkEnd w:id="6627"/>
          </w:p>
        </w:tc>
        <w:tc>
          <w:tcPr>
            <w:tcW w:w="1708" w:type="dxa"/>
            <w:tcMar/>
          </w:tcPr>
          <w:p w:rsidR="00176B9C" w:rsidDel="00737EFF" w:rsidP="2ADD6C4A" w:rsidRDefault="00176B9C" w14:paraId="39213C59" w14:textId="1240D064">
            <w:pPr>
              <w:pStyle w:val="Heading2"/>
              <w:rPr>
                <w:del w:author="toantk" w:date="2022-07-26T13:48:00Z" w:id="6628"/>
              </w:rPr>
              <w:pPrChange w:author="toantk" w:date="2022-07-27T13:43:00Z" w:id="6629">
                <w:pPr>
                  <w:pStyle w:val="ListParagraph"/>
                  <w:ind w:left="0"/>
                </w:pPr>
              </w:pPrChange>
            </w:pPr>
            <w:bookmarkStart w:name="_Toc111217757" w:id="6630"/>
            <w:del w:author="toantk" w:date="2022-07-26T13:48:00Z" w:id="8651952">
              <w:r w:rsidDel="55CFA20C">
                <w:delText>Cấu hình SIP Proxy Port</w:delText>
              </w:r>
            </w:del>
            <w:bookmarkStart w:name="_Toc109835911" w:id="6632"/>
            <w:bookmarkStart w:name="_Toc109836529" w:id="6633"/>
            <w:bookmarkStart w:name="_Toc109899332" w:id="6634"/>
            <w:bookmarkStart w:name="_Toc109910121" w:id="6635"/>
            <w:bookmarkStart w:name="_Toc109910740" w:id="6636"/>
            <w:bookmarkStart w:name="_Toc110528819" w:id="6637"/>
            <w:bookmarkStart w:name="_Toc110529444" w:id="6638"/>
            <w:bookmarkEnd w:id="6630"/>
            <w:bookmarkEnd w:id="6632"/>
            <w:bookmarkEnd w:id="6633"/>
            <w:bookmarkEnd w:id="6634"/>
            <w:bookmarkEnd w:id="6635"/>
            <w:bookmarkEnd w:id="6636"/>
            <w:bookmarkEnd w:id="6637"/>
            <w:bookmarkEnd w:id="6638"/>
          </w:p>
        </w:tc>
        <w:tc>
          <w:tcPr>
            <w:tcW w:w="1053" w:type="dxa"/>
            <w:tcMar/>
          </w:tcPr>
          <w:p w:rsidR="00176B9C" w:rsidDel="00737EFF" w:rsidP="2ADD6C4A" w:rsidRDefault="00176B9C" w14:paraId="4B150649" w14:textId="7167D3D2">
            <w:pPr>
              <w:pStyle w:val="Heading2"/>
              <w:rPr>
                <w:del w:author="toantk" w:date="2022-07-26T13:48:00Z" w:id="6639"/>
              </w:rPr>
              <w:pPrChange w:author="toantk" w:date="2022-07-27T13:43:00Z" w:id="6640">
                <w:pPr>
                  <w:pStyle w:val="ListParagraph"/>
                  <w:ind w:left="0"/>
                </w:pPr>
              </w:pPrChange>
            </w:pPr>
            <w:bookmarkStart w:name="_Toc111217758" w:id="6641"/>
            <w:del w:author="toantk" w:date="2022-07-26T13:48:00Z" w:id="1210543791">
              <w:r w:rsidDel="55CFA20C">
                <w:delText>Int</w:delText>
              </w:r>
            </w:del>
            <w:bookmarkStart w:name="_Toc109835912" w:id="6643"/>
            <w:bookmarkStart w:name="_Toc109836530" w:id="6644"/>
            <w:bookmarkStart w:name="_Toc109899333" w:id="6645"/>
            <w:bookmarkStart w:name="_Toc109910122" w:id="6646"/>
            <w:bookmarkStart w:name="_Toc109910741" w:id="6647"/>
            <w:bookmarkStart w:name="_Toc110528820" w:id="6648"/>
            <w:bookmarkStart w:name="_Toc110529445" w:id="6649"/>
            <w:bookmarkEnd w:id="6641"/>
            <w:bookmarkEnd w:id="6643"/>
            <w:bookmarkEnd w:id="6644"/>
            <w:bookmarkEnd w:id="6645"/>
            <w:bookmarkEnd w:id="6646"/>
            <w:bookmarkEnd w:id="6647"/>
            <w:bookmarkEnd w:id="6648"/>
            <w:bookmarkEnd w:id="6649"/>
          </w:p>
        </w:tc>
        <w:tc>
          <w:tcPr>
            <w:tcW w:w="1108" w:type="dxa"/>
            <w:tcMar/>
          </w:tcPr>
          <w:p w:rsidR="00176B9C" w:rsidDel="00737EFF" w:rsidP="2ADD6C4A" w:rsidRDefault="005F6680" w14:paraId="009F0434" w14:textId="307D2C74">
            <w:pPr>
              <w:pStyle w:val="Heading2"/>
              <w:rPr>
                <w:del w:author="toantk" w:date="2022-07-26T13:48:00Z" w:id="6650"/>
              </w:rPr>
              <w:pPrChange w:author="toantk" w:date="2022-07-27T13:43:00Z" w:id="6651">
                <w:pPr>
                  <w:pStyle w:val="ListParagraph"/>
                  <w:ind w:left="0"/>
                </w:pPr>
              </w:pPrChange>
            </w:pPr>
            <w:bookmarkStart w:name="_Toc111217759" w:id="6652"/>
            <w:del w:author="toantk" w:date="2022-07-26T13:48:00Z" w:id="802120520">
              <w:r w:rsidDel="3C44926E">
                <w:delText>0-65535</w:delText>
              </w:r>
            </w:del>
            <w:bookmarkStart w:name="_Toc109835913" w:id="6654"/>
            <w:bookmarkStart w:name="_Toc109836531" w:id="6655"/>
            <w:bookmarkStart w:name="_Toc109899334" w:id="6656"/>
            <w:bookmarkStart w:name="_Toc109910123" w:id="6657"/>
            <w:bookmarkStart w:name="_Toc109910742" w:id="6658"/>
            <w:bookmarkStart w:name="_Toc110528821" w:id="6659"/>
            <w:bookmarkStart w:name="_Toc110529446" w:id="6660"/>
            <w:bookmarkEnd w:id="6652"/>
            <w:bookmarkEnd w:id="6654"/>
            <w:bookmarkEnd w:id="6655"/>
            <w:bookmarkEnd w:id="6656"/>
            <w:bookmarkEnd w:id="6657"/>
            <w:bookmarkEnd w:id="6658"/>
            <w:bookmarkEnd w:id="6659"/>
            <w:bookmarkEnd w:id="6660"/>
          </w:p>
        </w:tc>
        <w:tc>
          <w:tcPr>
            <w:tcW w:w="2781" w:type="dxa"/>
            <w:tcMar/>
          </w:tcPr>
          <w:p w:rsidR="00176B9C" w:rsidDel="00737EFF" w:rsidP="2ADD6C4A" w:rsidRDefault="00176B9C" w14:paraId="6F70DEA8" w14:textId="3EDC2A93">
            <w:pPr>
              <w:pStyle w:val="Heading2"/>
              <w:rPr>
                <w:del w:author="toantk" w:date="2022-07-26T13:48:00Z" w:id="6661"/>
              </w:rPr>
              <w:pPrChange w:author="toantk" w:date="2022-07-27T13:43:00Z" w:id="6662">
                <w:pPr>
                  <w:pStyle w:val="ListParagraph"/>
                  <w:ind w:left="0"/>
                </w:pPr>
              </w:pPrChange>
            </w:pPr>
            <w:bookmarkStart w:name="_Toc111217760" w:id="6663"/>
            <w:del w:author="toantk" w:date="2022-07-26T13:48:00Z" w:id="1430159982">
              <w:r w:rsidDel="55CFA20C">
                <w:delText>sipproxyPort</w:delText>
              </w:r>
            </w:del>
            <w:bookmarkStart w:name="_Toc109835914" w:id="6665"/>
            <w:bookmarkStart w:name="_Toc109836532" w:id="6666"/>
            <w:bookmarkStart w:name="_Toc109899335" w:id="6667"/>
            <w:bookmarkStart w:name="_Toc109910124" w:id="6668"/>
            <w:bookmarkStart w:name="_Toc109910743" w:id="6669"/>
            <w:bookmarkStart w:name="_Toc110528822" w:id="6670"/>
            <w:bookmarkStart w:name="_Toc110529447" w:id="6671"/>
            <w:bookmarkEnd w:id="6663"/>
            <w:bookmarkEnd w:id="6665"/>
            <w:bookmarkEnd w:id="6666"/>
            <w:bookmarkEnd w:id="6667"/>
            <w:bookmarkEnd w:id="6668"/>
            <w:bookmarkEnd w:id="6669"/>
            <w:bookmarkEnd w:id="6670"/>
            <w:bookmarkEnd w:id="6671"/>
          </w:p>
        </w:tc>
        <w:bookmarkStart w:name="_Toc109835915" w:id="6672"/>
        <w:bookmarkStart w:name="_Toc109836533" w:id="6673"/>
        <w:bookmarkStart w:name="_Toc109899336" w:id="6674"/>
        <w:bookmarkStart w:name="_Toc109910125" w:id="6675"/>
        <w:bookmarkStart w:name="_Toc109910744" w:id="6676"/>
        <w:bookmarkStart w:name="_Toc110528823" w:id="6677"/>
        <w:bookmarkStart w:name="_Toc110529448" w:id="6678"/>
        <w:bookmarkEnd w:id="6672"/>
        <w:bookmarkEnd w:id="6673"/>
        <w:bookmarkEnd w:id="6674"/>
        <w:bookmarkEnd w:id="6675"/>
        <w:bookmarkEnd w:id="6676"/>
        <w:bookmarkEnd w:id="6677"/>
        <w:bookmarkEnd w:id="6678"/>
      </w:tr>
      <w:tr w:rsidRPr="004C66E4" w:rsidR="00AF73EC" w:rsidDel="00737EFF" w:rsidTr="2ADD6C4A" w14:paraId="7360C4A7" w14:textId="46690B38">
        <w:trPr>
          <w:del w:author="toantk" w:date="2022-07-26T13:48:00Z" w:id="792112920"/>
        </w:trPr>
        <w:tc>
          <w:tcPr>
            <w:tcW w:w="692" w:type="dxa"/>
            <w:tcMar/>
          </w:tcPr>
          <w:p w:rsidR="00176B9C" w:rsidDel="00737EFF" w:rsidP="2ADD6C4A" w:rsidRDefault="00176B9C" w14:paraId="183D810D" w14:textId="1E422743">
            <w:pPr>
              <w:pStyle w:val="Heading2"/>
              <w:rPr>
                <w:del w:author="toantk" w:date="2022-07-26T13:48:00Z" w:id="6680"/>
              </w:rPr>
              <w:pPrChange w:author="toantk" w:date="2022-07-27T13:43:00Z" w:id="6681">
                <w:pPr>
                  <w:pStyle w:val="ListParagraph"/>
                  <w:ind w:left="0"/>
                </w:pPr>
              </w:pPrChange>
            </w:pPr>
            <w:bookmarkStart w:name="_Toc111217761" w:id="6682"/>
            <w:del w:author="toantk" w:date="2022-07-26T13:48:00Z" w:id="486518220">
              <w:r w:rsidDel="55CFA20C">
                <w:delText>8</w:delText>
              </w:r>
            </w:del>
            <w:bookmarkStart w:name="_Toc109835916" w:id="6684"/>
            <w:bookmarkStart w:name="_Toc109836534" w:id="6685"/>
            <w:bookmarkStart w:name="_Toc109899337" w:id="6686"/>
            <w:bookmarkStart w:name="_Toc109910126" w:id="6687"/>
            <w:bookmarkStart w:name="_Toc109910745" w:id="6688"/>
            <w:bookmarkStart w:name="_Toc110528824" w:id="6689"/>
            <w:bookmarkStart w:name="_Toc110529449" w:id="6690"/>
            <w:bookmarkEnd w:id="6682"/>
            <w:bookmarkEnd w:id="6684"/>
            <w:bookmarkEnd w:id="6685"/>
            <w:bookmarkEnd w:id="6686"/>
            <w:bookmarkEnd w:id="6687"/>
            <w:bookmarkEnd w:id="6688"/>
            <w:bookmarkEnd w:id="6689"/>
            <w:bookmarkEnd w:id="6690"/>
          </w:p>
        </w:tc>
        <w:tc>
          <w:tcPr>
            <w:tcW w:w="1708" w:type="dxa"/>
            <w:tcMar/>
          </w:tcPr>
          <w:p w:rsidRPr="00176B9C" w:rsidR="00176B9C" w:rsidDel="00737EFF" w:rsidP="2ADD6C4A" w:rsidRDefault="00176B9C" w14:paraId="0A8C8E11" w14:textId="074088AF">
            <w:pPr>
              <w:pStyle w:val="Heading2"/>
              <w:rPr>
                <w:del w:author="toantk" w:date="2022-07-26T13:48:00Z" w:id="6691"/>
              </w:rPr>
              <w:pPrChange w:author="toantk" w:date="2022-07-27T13:43:00Z" w:id="6692">
                <w:pPr>
                  <w:pStyle w:val="ListParagraph"/>
                  <w:ind w:left="0"/>
                </w:pPr>
              </w:pPrChange>
            </w:pPr>
            <w:bookmarkStart w:name="_Toc111217762" w:id="6693"/>
            <w:del w:author="toantk" w:date="2022-07-26T13:48:00Z" w:id="1011499962">
              <w:r w:rsidDel="55CFA20C">
                <w:delText>SIP Outbound Proxy Address</w:delText>
              </w:r>
            </w:del>
            <w:bookmarkStart w:name="_Toc109835917" w:id="6695"/>
            <w:bookmarkStart w:name="_Toc109836535" w:id="6696"/>
            <w:bookmarkStart w:name="_Toc109899338" w:id="6697"/>
            <w:bookmarkStart w:name="_Toc109910127" w:id="6698"/>
            <w:bookmarkStart w:name="_Toc109910746" w:id="6699"/>
            <w:bookmarkStart w:name="_Toc110528825" w:id="6700"/>
            <w:bookmarkStart w:name="_Toc110529450" w:id="6701"/>
            <w:bookmarkEnd w:id="6693"/>
            <w:bookmarkEnd w:id="6695"/>
            <w:bookmarkEnd w:id="6696"/>
            <w:bookmarkEnd w:id="6697"/>
            <w:bookmarkEnd w:id="6698"/>
            <w:bookmarkEnd w:id="6699"/>
            <w:bookmarkEnd w:id="6700"/>
            <w:bookmarkEnd w:id="6701"/>
          </w:p>
        </w:tc>
        <w:tc>
          <w:tcPr>
            <w:tcW w:w="1708" w:type="dxa"/>
            <w:tcMar/>
          </w:tcPr>
          <w:p w:rsidR="00176B9C" w:rsidDel="00737EFF" w:rsidP="2ADD6C4A" w:rsidRDefault="00176B9C" w14:paraId="4D32DA72" w14:textId="0D5CA66F">
            <w:pPr>
              <w:pStyle w:val="Heading2"/>
              <w:rPr>
                <w:del w:author="toantk" w:date="2022-07-26T13:48:00Z" w:id="6702"/>
              </w:rPr>
              <w:pPrChange w:author="toantk" w:date="2022-07-27T13:43:00Z" w:id="6703">
                <w:pPr>
                  <w:pStyle w:val="ListParagraph"/>
                  <w:ind w:left="0"/>
                </w:pPr>
              </w:pPrChange>
            </w:pPr>
            <w:bookmarkStart w:name="_Toc111217763" w:id="6704"/>
            <w:del w:author="toantk" w:date="2022-07-26T13:48:00Z" w:id="1035839092">
              <w:r w:rsidDel="55CFA20C">
                <w:delText>Cấu hình SIP Outbound Proxy Address</w:delText>
              </w:r>
            </w:del>
            <w:bookmarkStart w:name="_Toc109835918" w:id="6706"/>
            <w:bookmarkStart w:name="_Toc109836536" w:id="6707"/>
            <w:bookmarkStart w:name="_Toc109899339" w:id="6708"/>
            <w:bookmarkStart w:name="_Toc109910128" w:id="6709"/>
            <w:bookmarkStart w:name="_Toc109910747" w:id="6710"/>
            <w:bookmarkStart w:name="_Toc110528826" w:id="6711"/>
            <w:bookmarkStart w:name="_Toc110529451" w:id="6712"/>
            <w:bookmarkEnd w:id="6704"/>
            <w:bookmarkEnd w:id="6706"/>
            <w:bookmarkEnd w:id="6707"/>
            <w:bookmarkEnd w:id="6708"/>
            <w:bookmarkEnd w:id="6709"/>
            <w:bookmarkEnd w:id="6710"/>
            <w:bookmarkEnd w:id="6711"/>
            <w:bookmarkEnd w:id="6712"/>
          </w:p>
        </w:tc>
        <w:tc>
          <w:tcPr>
            <w:tcW w:w="1053" w:type="dxa"/>
            <w:tcMar/>
          </w:tcPr>
          <w:p w:rsidR="00176B9C" w:rsidDel="00737EFF" w:rsidP="2ADD6C4A" w:rsidRDefault="00176B9C" w14:paraId="32F33110" w14:textId="0CDD8B3C">
            <w:pPr>
              <w:pStyle w:val="Heading2"/>
              <w:rPr>
                <w:del w:author="toantk" w:date="2022-07-26T13:48:00Z" w:id="6713"/>
              </w:rPr>
              <w:pPrChange w:author="toantk" w:date="2022-07-27T13:43:00Z" w:id="6714">
                <w:pPr>
                  <w:pStyle w:val="ListParagraph"/>
                  <w:ind w:left="0"/>
                </w:pPr>
              </w:pPrChange>
            </w:pPr>
            <w:bookmarkStart w:name="_Toc111217764" w:id="6715"/>
            <w:del w:author="toantk" w:date="2022-07-26T13:48:00Z" w:id="952778754">
              <w:r w:rsidDel="55CFA20C">
                <w:delText>String</w:delText>
              </w:r>
            </w:del>
            <w:bookmarkStart w:name="_Toc109835919" w:id="6717"/>
            <w:bookmarkStart w:name="_Toc109836537" w:id="6718"/>
            <w:bookmarkStart w:name="_Toc109899340" w:id="6719"/>
            <w:bookmarkStart w:name="_Toc109910129" w:id="6720"/>
            <w:bookmarkStart w:name="_Toc109910748" w:id="6721"/>
            <w:bookmarkStart w:name="_Toc110528827" w:id="6722"/>
            <w:bookmarkStart w:name="_Toc110529452" w:id="6723"/>
            <w:bookmarkEnd w:id="6715"/>
            <w:bookmarkEnd w:id="6717"/>
            <w:bookmarkEnd w:id="6718"/>
            <w:bookmarkEnd w:id="6719"/>
            <w:bookmarkEnd w:id="6720"/>
            <w:bookmarkEnd w:id="6721"/>
            <w:bookmarkEnd w:id="6722"/>
            <w:bookmarkEnd w:id="6723"/>
          </w:p>
        </w:tc>
        <w:tc>
          <w:tcPr>
            <w:tcW w:w="1108" w:type="dxa"/>
            <w:tcMar/>
          </w:tcPr>
          <w:p w:rsidR="00176B9C" w:rsidDel="00737EFF" w:rsidP="2ADD6C4A" w:rsidRDefault="00176B9C" w14:paraId="36AE1100" w14:textId="0AEC26CB">
            <w:pPr>
              <w:pStyle w:val="Heading2"/>
              <w:rPr>
                <w:del w:author="toantk" w:date="2022-07-26T13:48:00Z" w:id="6724"/>
              </w:rPr>
              <w:pPrChange w:author="toantk" w:date="2022-07-27T13:43:00Z" w:id="6725">
                <w:pPr>
                  <w:pStyle w:val="ListParagraph"/>
                  <w:ind w:left="0"/>
                </w:pPr>
              </w:pPrChange>
            </w:pPr>
            <w:bookmarkStart w:name="_Toc111217765" w:id="6726"/>
            <w:del w:author="toantk" w:date="2022-07-26T13:48:00Z" w:id="1351080895">
              <w:r w:rsidDel="55CFA20C">
                <w:delText>Chuỗi ký tự IP</w:delText>
              </w:r>
            </w:del>
            <w:bookmarkStart w:name="_Toc109835920" w:id="6728"/>
            <w:bookmarkStart w:name="_Toc109836538" w:id="6729"/>
            <w:bookmarkStart w:name="_Toc109899341" w:id="6730"/>
            <w:bookmarkStart w:name="_Toc109910130" w:id="6731"/>
            <w:bookmarkStart w:name="_Toc109910749" w:id="6732"/>
            <w:bookmarkStart w:name="_Toc110528828" w:id="6733"/>
            <w:bookmarkStart w:name="_Toc110529453" w:id="6734"/>
            <w:bookmarkEnd w:id="6726"/>
            <w:bookmarkEnd w:id="6728"/>
            <w:bookmarkEnd w:id="6729"/>
            <w:bookmarkEnd w:id="6730"/>
            <w:bookmarkEnd w:id="6731"/>
            <w:bookmarkEnd w:id="6732"/>
            <w:bookmarkEnd w:id="6733"/>
            <w:bookmarkEnd w:id="6734"/>
          </w:p>
        </w:tc>
        <w:tc>
          <w:tcPr>
            <w:tcW w:w="2781" w:type="dxa"/>
            <w:tcMar/>
          </w:tcPr>
          <w:p w:rsidR="00176B9C" w:rsidDel="00737EFF" w:rsidP="2ADD6C4A" w:rsidRDefault="00176B9C" w14:paraId="4ECEECD7" w14:textId="24A0C317">
            <w:pPr>
              <w:pStyle w:val="Heading2"/>
              <w:rPr>
                <w:del w:author="toantk" w:date="2022-07-26T13:48:00Z" w:id="6735"/>
              </w:rPr>
              <w:pPrChange w:author="toantk" w:date="2022-07-27T13:43:00Z" w:id="6736">
                <w:pPr>
                  <w:pStyle w:val="ListParagraph"/>
                  <w:ind w:left="0"/>
                </w:pPr>
              </w:pPrChange>
            </w:pPr>
            <w:bookmarkStart w:name="_Toc111217766" w:id="6737"/>
            <w:del w:author="toantk" w:date="2022-07-26T13:48:00Z" w:id="461177425">
              <w:r w:rsidDel="55CFA20C">
                <w:delText>sipoutboundAddr</w:delText>
              </w:r>
            </w:del>
            <w:bookmarkStart w:name="_Toc109835921" w:id="6739"/>
            <w:bookmarkStart w:name="_Toc109836539" w:id="6740"/>
            <w:bookmarkStart w:name="_Toc109899342" w:id="6741"/>
            <w:bookmarkStart w:name="_Toc109910131" w:id="6742"/>
            <w:bookmarkStart w:name="_Toc109910750" w:id="6743"/>
            <w:bookmarkStart w:name="_Toc110528829" w:id="6744"/>
            <w:bookmarkStart w:name="_Toc110529454" w:id="6745"/>
            <w:bookmarkEnd w:id="6737"/>
            <w:bookmarkEnd w:id="6739"/>
            <w:bookmarkEnd w:id="6740"/>
            <w:bookmarkEnd w:id="6741"/>
            <w:bookmarkEnd w:id="6742"/>
            <w:bookmarkEnd w:id="6743"/>
            <w:bookmarkEnd w:id="6744"/>
            <w:bookmarkEnd w:id="6745"/>
          </w:p>
        </w:tc>
        <w:bookmarkStart w:name="_Toc109835922" w:id="6746"/>
        <w:bookmarkStart w:name="_Toc109836540" w:id="6747"/>
        <w:bookmarkStart w:name="_Toc109899343" w:id="6748"/>
        <w:bookmarkStart w:name="_Toc109910132" w:id="6749"/>
        <w:bookmarkStart w:name="_Toc109910751" w:id="6750"/>
        <w:bookmarkStart w:name="_Toc110528830" w:id="6751"/>
        <w:bookmarkStart w:name="_Toc110529455" w:id="6752"/>
        <w:bookmarkEnd w:id="6746"/>
        <w:bookmarkEnd w:id="6747"/>
        <w:bookmarkEnd w:id="6748"/>
        <w:bookmarkEnd w:id="6749"/>
        <w:bookmarkEnd w:id="6750"/>
        <w:bookmarkEnd w:id="6751"/>
        <w:bookmarkEnd w:id="6752"/>
      </w:tr>
      <w:tr w:rsidRPr="004C66E4" w:rsidR="00AF73EC" w:rsidDel="00737EFF" w:rsidTr="2ADD6C4A" w14:paraId="20A3839C" w14:textId="20462228">
        <w:trPr>
          <w:del w:author="toantk" w:date="2022-07-26T13:48:00Z" w:id="694159430"/>
        </w:trPr>
        <w:tc>
          <w:tcPr>
            <w:tcW w:w="692" w:type="dxa"/>
            <w:tcMar/>
          </w:tcPr>
          <w:p w:rsidR="00176B9C" w:rsidDel="00737EFF" w:rsidP="2ADD6C4A" w:rsidRDefault="00176B9C" w14:paraId="62651E9F" w14:textId="21A6BC1F">
            <w:pPr>
              <w:pStyle w:val="Heading2"/>
              <w:rPr>
                <w:del w:author="toantk" w:date="2022-07-26T13:48:00Z" w:id="6754"/>
              </w:rPr>
              <w:pPrChange w:author="toantk" w:date="2022-07-27T13:43:00Z" w:id="6755">
                <w:pPr>
                  <w:pStyle w:val="ListParagraph"/>
                  <w:ind w:left="0"/>
                </w:pPr>
              </w:pPrChange>
            </w:pPr>
            <w:bookmarkStart w:name="_Toc111217767" w:id="6756"/>
            <w:del w:author="toantk" w:date="2022-07-26T13:48:00Z" w:id="1854740582">
              <w:r w:rsidDel="55CFA20C">
                <w:delText>9</w:delText>
              </w:r>
            </w:del>
            <w:bookmarkStart w:name="_Toc109835923" w:id="6758"/>
            <w:bookmarkStart w:name="_Toc109836541" w:id="6759"/>
            <w:bookmarkStart w:name="_Toc109899344" w:id="6760"/>
            <w:bookmarkStart w:name="_Toc109910133" w:id="6761"/>
            <w:bookmarkStart w:name="_Toc109910752" w:id="6762"/>
            <w:bookmarkStart w:name="_Toc110528831" w:id="6763"/>
            <w:bookmarkStart w:name="_Toc110529456" w:id="6764"/>
            <w:bookmarkEnd w:id="6756"/>
            <w:bookmarkEnd w:id="6758"/>
            <w:bookmarkEnd w:id="6759"/>
            <w:bookmarkEnd w:id="6760"/>
            <w:bookmarkEnd w:id="6761"/>
            <w:bookmarkEnd w:id="6762"/>
            <w:bookmarkEnd w:id="6763"/>
            <w:bookmarkEnd w:id="6764"/>
          </w:p>
        </w:tc>
        <w:tc>
          <w:tcPr>
            <w:tcW w:w="1708" w:type="dxa"/>
            <w:tcMar/>
          </w:tcPr>
          <w:p w:rsidRPr="00176B9C" w:rsidR="00176B9C" w:rsidDel="00737EFF" w:rsidP="2ADD6C4A" w:rsidRDefault="00176B9C" w14:paraId="5C549F96" w14:textId="4F85F270">
            <w:pPr>
              <w:pStyle w:val="Heading2"/>
              <w:rPr>
                <w:del w:author="toantk" w:date="2022-07-26T13:48:00Z" w:id="6765"/>
              </w:rPr>
              <w:pPrChange w:author="toantk" w:date="2022-07-27T13:43:00Z" w:id="6766">
                <w:pPr>
                  <w:pStyle w:val="ListParagraph"/>
                  <w:ind w:left="0"/>
                </w:pPr>
              </w:pPrChange>
            </w:pPr>
            <w:bookmarkStart w:name="_Toc111217768" w:id="6767"/>
            <w:del w:author="toantk" w:date="2022-07-26T13:48:00Z" w:id="826692764">
              <w:r w:rsidDel="55CFA20C">
                <w:delText>SIP Outbound Proxy Port</w:delText>
              </w:r>
            </w:del>
            <w:bookmarkStart w:name="_Toc109835924" w:id="6769"/>
            <w:bookmarkStart w:name="_Toc109836542" w:id="6770"/>
            <w:bookmarkStart w:name="_Toc109899345" w:id="6771"/>
            <w:bookmarkStart w:name="_Toc109910134" w:id="6772"/>
            <w:bookmarkStart w:name="_Toc109910753" w:id="6773"/>
            <w:bookmarkStart w:name="_Toc110528832" w:id="6774"/>
            <w:bookmarkStart w:name="_Toc110529457" w:id="6775"/>
            <w:bookmarkEnd w:id="6767"/>
            <w:bookmarkEnd w:id="6769"/>
            <w:bookmarkEnd w:id="6770"/>
            <w:bookmarkEnd w:id="6771"/>
            <w:bookmarkEnd w:id="6772"/>
            <w:bookmarkEnd w:id="6773"/>
            <w:bookmarkEnd w:id="6774"/>
            <w:bookmarkEnd w:id="6775"/>
          </w:p>
        </w:tc>
        <w:tc>
          <w:tcPr>
            <w:tcW w:w="1708" w:type="dxa"/>
            <w:tcMar/>
          </w:tcPr>
          <w:p w:rsidR="00176B9C" w:rsidDel="00737EFF" w:rsidP="2ADD6C4A" w:rsidRDefault="00176B9C" w14:paraId="357B37ED" w14:textId="3FB9E6B4">
            <w:pPr>
              <w:pStyle w:val="Heading2"/>
              <w:rPr>
                <w:del w:author="toantk" w:date="2022-07-26T13:48:00Z" w:id="6776"/>
              </w:rPr>
              <w:pPrChange w:author="toantk" w:date="2022-07-27T13:43:00Z" w:id="6777">
                <w:pPr>
                  <w:pStyle w:val="ListParagraph"/>
                  <w:ind w:left="0"/>
                </w:pPr>
              </w:pPrChange>
            </w:pPr>
            <w:bookmarkStart w:name="_Toc111217769" w:id="6778"/>
            <w:del w:author="toantk" w:date="2022-07-26T13:48:00Z" w:id="1437086365">
              <w:r w:rsidDel="55CFA20C">
                <w:delText>Cấu hình SIP Outbound Proxy Port</w:delText>
              </w:r>
            </w:del>
            <w:bookmarkStart w:name="_Toc109835925" w:id="6780"/>
            <w:bookmarkStart w:name="_Toc109836543" w:id="6781"/>
            <w:bookmarkStart w:name="_Toc109899346" w:id="6782"/>
            <w:bookmarkStart w:name="_Toc109910135" w:id="6783"/>
            <w:bookmarkStart w:name="_Toc109910754" w:id="6784"/>
            <w:bookmarkStart w:name="_Toc110528833" w:id="6785"/>
            <w:bookmarkStart w:name="_Toc110529458" w:id="6786"/>
            <w:bookmarkEnd w:id="6778"/>
            <w:bookmarkEnd w:id="6780"/>
            <w:bookmarkEnd w:id="6781"/>
            <w:bookmarkEnd w:id="6782"/>
            <w:bookmarkEnd w:id="6783"/>
            <w:bookmarkEnd w:id="6784"/>
            <w:bookmarkEnd w:id="6785"/>
            <w:bookmarkEnd w:id="6786"/>
          </w:p>
        </w:tc>
        <w:tc>
          <w:tcPr>
            <w:tcW w:w="1053" w:type="dxa"/>
            <w:tcMar/>
          </w:tcPr>
          <w:p w:rsidR="00176B9C" w:rsidDel="00737EFF" w:rsidP="2ADD6C4A" w:rsidRDefault="00176B9C" w14:paraId="531D514B" w14:textId="421ED791">
            <w:pPr>
              <w:pStyle w:val="Heading2"/>
              <w:rPr>
                <w:del w:author="toantk" w:date="2022-07-26T13:48:00Z" w:id="6787"/>
              </w:rPr>
              <w:pPrChange w:author="toantk" w:date="2022-07-27T13:43:00Z" w:id="6788">
                <w:pPr>
                  <w:pStyle w:val="ListParagraph"/>
                  <w:ind w:left="0"/>
                </w:pPr>
              </w:pPrChange>
            </w:pPr>
            <w:bookmarkStart w:name="_Toc111217770" w:id="6789"/>
            <w:del w:author="toantk" w:date="2022-07-26T13:48:00Z" w:id="1892390150">
              <w:r w:rsidDel="55CFA20C">
                <w:delText>Int</w:delText>
              </w:r>
            </w:del>
            <w:bookmarkStart w:name="_Toc109835926" w:id="6791"/>
            <w:bookmarkStart w:name="_Toc109836544" w:id="6792"/>
            <w:bookmarkStart w:name="_Toc109899347" w:id="6793"/>
            <w:bookmarkStart w:name="_Toc109910136" w:id="6794"/>
            <w:bookmarkStart w:name="_Toc109910755" w:id="6795"/>
            <w:bookmarkStart w:name="_Toc110528834" w:id="6796"/>
            <w:bookmarkStart w:name="_Toc110529459" w:id="6797"/>
            <w:bookmarkEnd w:id="6789"/>
            <w:bookmarkEnd w:id="6791"/>
            <w:bookmarkEnd w:id="6792"/>
            <w:bookmarkEnd w:id="6793"/>
            <w:bookmarkEnd w:id="6794"/>
            <w:bookmarkEnd w:id="6795"/>
            <w:bookmarkEnd w:id="6796"/>
            <w:bookmarkEnd w:id="6797"/>
          </w:p>
        </w:tc>
        <w:tc>
          <w:tcPr>
            <w:tcW w:w="1108" w:type="dxa"/>
            <w:tcMar/>
          </w:tcPr>
          <w:p w:rsidR="00176B9C" w:rsidDel="00737EFF" w:rsidP="2ADD6C4A" w:rsidRDefault="005F6680" w14:paraId="26C48E0D" w14:textId="2DABEE61">
            <w:pPr>
              <w:pStyle w:val="Heading2"/>
              <w:rPr>
                <w:del w:author="toantk" w:date="2022-07-26T13:48:00Z" w:id="6798"/>
              </w:rPr>
              <w:pPrChange w:author="toantk" w:date="2022-07-27T13:43:00Z" w:id="6799">
                <w:pPr>
                  <w:pStyle w:val="ListParagraph"/>
                  <w:ind w:left="0"/>
                </w:pPr>
              </w:pPrChange>
            </w:pPr>
            <w:bookmarkStart w:name="_Toc111217771" w:id="6800"/>
            <w:del w:author="toantk" w:date="2022-07-26T13:48:00Z" w:id="1639422126">
              <w:r w:rsidDel="3C44926E">
                <w:delText>0-65535</w:delText>
              </w:r>
            </w:del>
            <w:bookmarkStart w:name="_Toc109835927" w:id="6802"/>
            <w:bookmarkStart w:name="_Toc109836545" w:id="6803"/>
            <w:bookmarkStart w:name="_Toc109899348" w:id="6804"/>
            <w:bookmarkStart w:name="_Toc109910137" w:id="6805"/>
            <w:bookmarkStart w:name="_Toc109910756" w:id="6806"/>
            <w:bookmarkStart w:name="_Toc110528835" w:id="6807"/>
            <w:bookmarkStart w:name="_Toc110529460" w:id="6808"/>
            <w:bookmarkEnd w:id="6800"/>
            <w:bookmarkEnd w:id="6802"/>
            <w:bookmarkEnd w:id="6803"/>
            <w:bookmarkEnd w:id="6804"/>
            <w:bookmarkEnd w:id="6805"/>
            <w:bookmarkEnd w:id="6806"/>
            <w:bookmarkEnd w:id="6807"/>
            <w:bookmarkEnd w:id="6808"/>
          </w:p>
        </w:tc>
        <w:tc>
          <w:tcPr>
            <w:tcW w:w="2781" w:type="dxa"/>
            <w:tcMar/>
          </w:tcPr>
          <w:p w:rsidR="00176B9C" w:rsidDel="00737EFF" w:rsidP="2ADD6C4A" w:rsidRDefault="00176B9C" w14:paraId="5D8A6076" w14:textId="618E0441">
            <w:pPr>
              <w:pStyle w:val="Heading2"/>
              <w:rPr>
                <w:del w:author="toantk" w:date="2022-07-26T13:48:00Z" w:id="6809"/>
              </w:rPr>
              <w:pPrChange w:author="toantk" w:date="2022-07-27T13:43:00Z" w:id="6810">
                <w:pPr>
                  <w:pStyle w:val="ListParagraph"/>
                  <w:ind w:left="0"/>
                </w:pPr>
              </w:pPrChange>
            </w:pPr>
            <w:bookmarkStart w:name="_Toc111217772" w:id="6811"/>
            <w:del w:author="toantk" w:date="2022-07-26T13:48:00Z" w:id="350966663">
              <w:r w:rsidDel="55CFA20C">
                <w:delText>sipoutboundPort</w:delText>
              </w:r>
            </w:del>
            <w:bookmarkStart w:name="_Toc109835928" w:id="6813"/>
            <w:bookmarkStart w:name="_Toc109836546" w:id="6814"/>
            <w:bookmarkStart w:name="_Toc109899349" w:id="6815"/>
            <w:bookmarkStart w:name="_Toc109910138" w:id="6816"/>
            <w:bookmarkStart w:name="_Toc109910757" w:id="6817"/>
            <w:bookmarkStart w:name="_Toc110528836" w:id="6818"/>
            <w:bookmarkStart w:name="_Toc110529461" w:id="6819"/>
            <w:bookmarkEnd w:id="6811"/>
            <w:bookmarkEnd w:id="6813"/>
            <w:bookmarkEnd w:id="6814"/>
            <w:bookmarkEnd w:id="6815"/>
            <w:bookmarkEnd w:id="6816"/>
            <w:bookmarkEnd w:id="6817"/>
            <w:bookmarkEnd w:id="6818"/>
            <w:bookmarkEnd w:id="6819"/>
          </w:p>
        </w:tc>
        <w:bookmarkStart w:name="_Toc109835929" w:id="6820"/>
        <w:bookmarkStart w:name="_Toc109836547" w:id="6821"/>
        <w:bookmarkStart w:name="_Toc109899350" w:id="6822"/>
        <w:bookmarkStart w:name="_Toc109910139" w:id="6823"/>
        <w:bookmarkStart w:name="_Toc109910758" w:id="6824"/>
        <w:bookmarkStart w:name="_Toc110528837" w:id="6825"/>
        <w:bookmarkStart w:name="_Toc110529462" w:id="6826"/>
        <w:bookmarkEnd w:id="6820"/>
        <w:bookmarkEnd w:id="6821"/>
        <w:bookmarkEnd w:id="6822"/>
        <w:bookmarkEnd w:id="6823"/>
        <w:bookmarkEnd w:id="6824"/>
        <w:bookmarkEnd w:id="6825"/>
        <w:bookmarkEnd w:id="6826"/>
      </w:tr>
      <w:tr w:rsidRPr="004C66E4" w:rsidR="00AF73EC" w:rsidDel="00737EFF" w:rsidTr="2ADD6C4A" w14:paraId="0F231EA7" w14:textId="3B7BE21A">
        <w:trPr>
          <w:del w:author="toantk" w:date="2022-07-26T13:48:00Z" w:id="514759223"/>
        </w:trPr>
        <w:tc>
          <w:tcPr>
            <w:tcW w:w="692" w:type="dxa"/>
            <w:tcMar/>
          </w:tcPr>
          <w:p w:rsidRPr="00176B9C" w:rsidR="00176B9C" w:rsidDel="00737EFF" w:rsidP="2ADD6C4A" w:rsidRDefault="00176B9C" w14:paraId="3BFCAB00" w14:textId="382B83D3">
            <w:pPr>
              <w:pStyle w:val="Heading2"/>
              <w:rPr>
                <w:del w:author="toantk" w:date="2022-07-26T13:48:00Z" w:id="6828"/>
              </w:rPr>
              <w:pPrChange w:author="toantk" w:date="2022-07-27T13:43:00Z" w:id="6829">
                <w:pPr>
                  <w:pStyle w:val="ListParagraph"/>
                  <w:ind w:left="0"/>
                </w:pPr>
              </w:pPrChange>
            </w:pPr>
            <w:bookmarkStart w:name="_Toc111217773" w:id="6830"/>
            <w:del w:author="toantk" w:date="2022-07-26T13:48:00Z" w:id="1776791264">
              <w:r w:rsidDel="55CFA20C">
                <w:delText>10</w:delText>
              </w:r>
            </w:del>
            <w:bookmarkStart w:name="_Toc109835930" w:id="6832"/>
            <w:bookmarkStart w:name="_Toc109836548" w:id="6833"/>
            <w:bookmarkStart w:name="_Toc109899351" w:id="6834"/>
            <w:bookmarkStart w:name="_Toc109910140" w:id="6835"/>
            <w:bookmarkStart w:name="_Toc109910759" w:id="6836"/>
            <w:bookmarkStart w:name="_Toc110528838" w:id="6837"/>
            <w:bookmarkStart w:name="_Toc110529463" w:id="6838"/>
            <w:bookmarkEnd w:id="6830"/>
            <w:bookmarkEnd w:id="6832"/>
            <w:bookmarkEnd w:id="6833"/>
            <w:bookmarkEnd w:id="6834"/>
            <w:bookmarkEnd w:id="6835"/>
            <w:bookmarkEnd w:id="6836"/>
            <w:bookmarkEnd w:id="6837"/>
            <w:bookmarkEnd w:id="6838"/>
          </w:p>
        </w:tc>
        <w:tc>
          <w:tcPr>
            <w:tcW w:w="1708" w:type="dxa"/>
            <w:tcMar/>
          </w:tcPr>
          <w:p w:rsidRPr="00176B9C" w:rsidR="00176B9C" w:rsidDel="00737EFF" w:rsidP="2ADD6C4A" w:rsidRDefault="00176B9C" w14:paraId="6738E2BC" w14:textId="08FE3D36">
            <w:pPr>
              <w:pStyle w:val="Heading2"/>
              <w:rPr>
                <w:del w:author="toantk" w:date="2022-07-26T13:48:00Z" w:id="6839"/>
                <w:lang w:val="en-GB" w:eastAsia="en-GB"/>
              </w:rPr>
              <w:pPrChange w:author="toantk" w:date="2022-07-27T13:43:00Z" w:id="6840">
                <w:pPr>
                  <w:overflowPunct/>
                  <w:autoSpaceDE/>
                  <w:autoSpaceDN/>
                  <w:adjustRightInd/>
                  <w:spacing w:after="0"/>
                  <w:jc w:val="left"/>
                  <w:textAlignment w:val="auto"/>
                </w:pPr>
              </w:pPrChange>
            </w:pPr>
            <w:bookmarkStart w:name="_Toc111217774" w:id="6841"/>
            <w:del w:author="toantk" w:date="2022-07-26T13:48:00Z" w:id="538667544">
              <w:r w:rsidRPr="2ADD6C4A" w:rsidDel="55CFA20C">
                <w:rPr>
                  <w:lang w:val="en-GB" w:eastAsia="en-GB"/>
                </w:rPr>
                <w:delText>Registrar Server</w:delText>
              </w:r>
            </w:del>
            <w:bookmarkStart w:name="_Toc109835931" w:id="6843"/>
            <w:bookmarkStart w:name="_Toc109836549" w:id="6844"/>
            <w:bookmarkStart w:name="_Toc109899352" w:id="6845"/>
            <w:bookmarkStart w:name="_Toc109910141" w:id="6846"/>
            <w:bookmarkStart w:name="_Toc109910760" w:id="6847"/>
            <w:bookmarkStart w:name="_Toc110528839" w:id="6848"/>
            <w:bookmarkStart w:name="_Toc110529464" w:id="6849"/>
            <w:bookmarkEnd w:id="6841"/>
            <w:bookmarkEnd w:id="6843"/>
            <w:bookmarkEnd w:id="6844"/>
            <w:bookmarkEnd w:id="6845"/>
            <w:bookmarkEnd w:id="6846"/>
            <w:bookmarkEnd w:id="6847"/>
            <w:bookmarkEnd w:id="6848"/>
            <w:bookmarkEnd w:id="6849"/>
          </w:p>
        </w:tc>
        <w:tc>
          <w:tcPr>
            <w:tcW w:w="1708" w:type="dxa"/>
            <w:tcMar/>
          </w:tcPr>
          <w:p w:rsidRPr="00176B9C" w:rsidR="00176B9C" w:rsidDel="00737EFF" w:rsidP="2ADD6C4A" w:rsidRDefault="00176B9C" w14:paraId="0C5F27EF" w14:textId="37A27587">
            <w:pPr>
              <w:pStyle w:val="Heading2"/>
              <w:rPr>
                <w:del w:author="toantk" w:date="2022-07-26T13:48:00Z" w:id="6850"/>
              </w:rPr>
              <w:pPrChange w:author="toantk" w:date="2022-07-27T13:43:00Z" w:id="6851">
                <w:pPr>
                  <w:pStyle w:val="ListParagraph"/>
                  <w:ind w:left="0"/>
                </w:pPr>
              </w:pPrChange>
            </w:pPr>
            <w:bookmarkStart w:name="_Toc111217775" w:id="6852"/>
            <w:del w:author="toantk" w:date="2022-07-26T13:48:00Z" w:id="1320300442">
              <w:r w:rsidDel="55CFA20C">
                <w:delText xml:space="preserve">Cấu hình </w:delText>
              </w:r>
              <w:r w:rsidRPr="2ADD6C4A" w:rsidDel="55CFA20C">
                <w:rPr>
                  <w:lang w:val="en-GB" w:eastAsia="en-GB"/>
                </w:rPr>
                <w:delText>Registrar Server hiện tại</w:delText>
              </w:r>
            </w:del>
            <w:bookmarkStart w:name="_Toc109835932" w:id="6854"/>
            <w:bookmarkStart w:name="_Toc109836550" w:id="6855"/>
            <w:bookmarkStart w:name="_Toc109899353" w:id="6856"/>
            <w:bookmarkStart w:name="_Toc109910142" w:id="6857"/>
            <w:bookmarkStart w:name="_Toc109910761" w:id="6858"/>
            <w:bookmarkStart w:name="_Toc110528840" w:id="6859"/>
            <w:bookmarkStart w:name="_Toc110529465" w:id="6860"/>
            <w:bookmarkEnd w:id="6852"/>
            <w:bookmarkEnd w:id="6854"/>
            <w:bookmarkEnd w:id="6855"/>
            <w:bookmarkEnd w:id="6856"/>
            <w:bookmarkEnd w:id="6857"/>
            <w:bookmarkEnd w:id="6858"/>
            <w:bookmarkEnd w:id="6859"/>
            <w:bookmarkEnd w:id="6860"/>
          </w:p>
        </w:tc>
        <w:tc>
          <w:tcPr>
            <w:tcW w:w="1053" w:type="dxa"/>
            <w:tcMar/>
          </w:tcPr>
          <w:p w:rsidRPr="00176B9C" w:rsidR="00176B9C" w:rsidDel="00737EFF" w:rsidP="2ADD6C4A" w:rsidRDefault="00176B9C" w14:paraId="398BA2F0" w14:textId="45AFF817">
            <w:pPr>
              <w:pStyle w:val="Heading2"/>
              <w:rPr>
                <w:del w:author="toantk" w:date="2022-07-26T13:48:00Z" w:id="6861"/>
              </w:rPr>
              <w:pPrChange w:author="toantk" w:date="2022-07-27T13:43:00Z" w:id="6862">
                <w:pPr>
                  <w:pStyle w:val="ListParagraph"/>
                  <w:ind w:left="0"/>
                </w:pPr>
              </w:pPrChange>
            </w:pPr>
            <w:bookmarkStart w:name="_Toc111217776" w:id="6863"/>
            <w:del w:author="toantk" w:date="2022-07-26T13:48:00Z" w:id="1507682559">
              <w:r w:rsidDel="55CFA20C">
                <w:delText>String</w:delText>
              </w:r>
            </w:del>
            <w:bookmarkStart w:name="_Toc109835933" w:id="6865"/>
            <w:bookmarkStart w:name="_Toc109836551" w:id="6866"/>
            <w:bookmarkStart w:name="_Toc109899354" w:id="6867"/>
            <w:bookmarkStart w:name="_Toc109910143" w:id="6868"/>
            <w:bookmarkStart w:name="_Toc109910762" w:id="6869"/>
            <w:bookmarkStart w:name="_Toc110528841" w:id="6870"/>
            <w:bookmarkStart w:name="_Toc110529466" w:id="6871"/>
            <w:bookmarkEnd w:id="6863"/>
            <w:bookmarkEnd w:id="6865"/>
            <w:bookmarkEnd w:id="6866"/>
            <w:bookmarkEnd w:id="6867"/>
            <w:bookmarkEnd w:id="6868"/>
            <w:bookmarkEnd w:id="6869"/>
            <w:bookmarkEnd w:id="6870"/>
            <w:bookmarkEnd w:id="6871"/>
          </w:p>
        </w:tc>
        <w:tc>
          <w:tcPr>
            <w:tcW w:w="1108" w:type="dxa"/>
            <w:tcMar/>
          </w:tcPr>
          <w:p w:rsidRPr="00176B9C" w:rsidR="00176B9C" w:rsidDel="00737EFF" w:rsidP="2ADD6C4A" w:rsidRDefault="00176B9C" w14:paraId="3CF6A3FC" w14:textId="02843B1E">
            <w:pPr>
              <w:pStyle w:val="Heading2"/>
              <w:rPr>
                <w:del w:author="toantk" w:date="2022-07-26T13:48:00Z" w:id="6872"/>
              </w:rPr>
              <w:pPrChange w:author="toantk" w:date="2022-07-27T13:43:00Z" w:id="6873">
                <w:pPr>
                  <w:pStyle w:val="ListParagraph"/>
                  <w:ind w:left="0"/>
                </w:pPr>
              </w:pPrChange>
            </w:pPr>
            <w:bookmarkStart w:name="_Toc111217777" w:id="6874"/>
            <w:del w:author="toantk" w:date="2022-07-26T13:48:00Z" w:id="221187773">
              <w:r w:rsidDel="55CFA20C">
                <w:delText>Chuỗi ký tự domain</w:delText>
              </w:r>
            </w:del>
            <w:bookmarkStart w:name="_Toc109835934" w:id="6876"/>
            <w:bookmarkStart w:name="_Toc109836552" w:id="6877"/>
            <w:bookmarkStart w:name="_Toc109899355" w:id="6878"/>
            <w:bookmarkStart w:name="_Toc109910144" w:id="6879"/>
            <w:bookmarkStart w:name="_Toc109910763" w:id="6880"/>
            <w:bookmarkStart w:name="_Toc110528842" w:id="6881"/>
            <w:bookmarkStart w:name="_Toc110529467" w:id="6882"/>
            <w:bookmarkEnd w:id="6874"/>
            <w:bookmarkEnd w:id="6876"/>
            <w:bookmarkEnd w:id="6877"/>
            <w:bookmarkEnd w:id="6878"/>
            <w:bookmarkEnd w:id="6879"/>
            <w:bookmarkEnd w:id="6880"/>
            <w:bookmarkEnd w:id="6881"/>
            <w:bookmarkEnd w:id="6882"/>
          </w:p>
        </w:tc>
        <w:tc>
          <w:tcPr>
            <w:tcW w:w="2781" w:type="dxa"/>
            <w:tcMar/>
          </w:tcPr>
          <w:p w:rsidRPr="00176B9C" w:rsidR="00176B9C" w:rsidDel="00737EFF" w:rsidP="2ADD6C4A" w:rsidRDefault="00176B9C" w14:paraId="5CFDC95F" w14:textId="1E04DC15">
            <w:pPr>
              <w:pStyle w:val="Heading2"/>
              <w:rPr>
                <w:del w:author="toantk" w:date="2022-07-26T13:48:00Z" w:id="6883"/>
              </w:rPr>
              <w:pPrChange w:author="toantk" w:date="2022-07-27T13:43:00Z" w:id="6884">
                <w:pPr>
                  <w:pStyle w:val="ListParagraph"/>
                  <w:ind w:left="0"/>
                </w:pPr>
              </w:pPrChange>
            </w:pPr>
            <w:bookmarkStart w:name="_Toc111217778" w:id="6885"/>
            <w:del w:author="toantk" w:date="2022-07-26T13:48:00Z" w:id="2127470883">
              <w:r w:rsidDel="55CFA20C">
                <w:delText>registrarServer</w:delText>
              </w:r>
            </w:del>
            <w:bookmarkStart w:name="_Toc109835935" w:id="6887"/>
            <w:bookmarkStart w:name="_Toc109836553" w:id="6888"/>
            <w:bookmarkStart w:name="_Toc109899356" w:id="6889"/>
            <w:bookmarkStart w:name="_Toc109910145" w:id="6890"/>
            <w:bookmarkStart w:name="_Toc109910764" w:id="6891"/>
            <w:bookmarkStart w:name="_Toc110528843" w:id="6892"/>
            <w:bookmarkStart w:name="_Toc110529468" w:id="6893"/>
            <w:bookmarkEnd w:id="6885"/>
            <w:bookmarkEnd w:id="6887"/>
            <w:bookmarkEnd w:id="6888"/>
            <w:bookmarkEnd w:id="6889"/>
            <w:bookmarkEnd w:id="6890"/>
            <w:bookmarkEnd w:id="6891"/>
            <w:bookmarkEnd w:id="6892"/>
            <w:bookmarkEnd w:id="6893"/>
          </w:p>
        </w:tc>
        <w:bookmarkStart w:name="_Toc109835936" w:id="6894"/>
        <w:bookmarkStart w:name="_Toc109836554" w:id="6895"/>
        <w:bookmarkStart w:name="_Toc109899357" w:id="6896"/>
        <w:bookmarkStart w:name="_Toc109910146" w:id="6897"/>
        <w:bookmarkStart w:name="_Toc109910765" w:id="6898"/>
        <w:bookmarkStart w:name="_Toc110528844" w:id="6899"/>
        <w:bookmarkStart w:name="_Toc110529469" w:id="6900"/>
        <w:bookmarkEnd w:id="6894"/>
        <w:bookmarkEnd w:id="6895"/>
        <w:bookmarkEnd w:id="6896"/>
        <w:bookmarkEnd w:id="6897"/>
        <w:bookmarkEnd w:id="6898"/>
        <w:bookmarkEnd w:id="6899"/>
        <w:bookmarkEnd w:id="6900"/>
      </w:tr>
      <w:tr w:rsidRPr="004C66E4" w:rsidR="00AF73EC" w:rsidDel="00737EFF" w:rsidTr="2ADD6C4A" w14:paraId="6AF3EA67" w14:textId="20675B9D">
        <w:trPr>
          <w:del w:author="toantk" w:date="2022-07-26T13:48:00Z" w:id="73399158"/>
        </w:trPr>
        <w:tc>
          <w:tcPr>
            <w:tcW w:w="692" w:type="dxa"/>
            <w:tcMar/>
          </w:tcPr>
          <w:p w:rsidRPr="00176B9C" w:rsidR="00176B9C" w:rsidDel="00737EFF" w:rsidP="2ADD6C4A" w:rsidRDefault="00176B9C" w14:paraId="515B97AD" w14:textId="351E51C3">
            <w:pPr>
              <w:pStyle w:val="Heading2"/>
              <w:rPr>
                <w:del w:author="toantk" w:date="2022-07-26T13:48:00Z" w:id="6902"/>
              </w:rPr>
              <w:pPrChange w:author="toantk" w:date="2022-07-27T13:43:00Z" w:id="6903">
                <w:pPr>
                  <w:pStyle w:val="ListParagraph"/>
                  <w:ind w:left="0"/>
                </w:pPr>
              </w:pPrChange>
            </w:pPr>
            <w:bookmarkStart w:name="_Toc111217779" w:id="6904"/>
            <w:del w:author="toantk" w:date="2022-07-26T13:48:00Z" w:id="136168000">
              <w:r w:rsidDel="55CFA20C">
                <w:delText>11</w:delText>
              </w:r>
            </w:del>
            <w:bookmarkStart w:name="_Toc109835937" w:id="6906"/>
            <w:bookmarkStart w:name="_Toc109836555" w:id="6907"/>
            <w:bookmarkStart w:name="_Toc109899358" w:id="6908"/>
            <w:bookmarkStart w:name="_Toc109910147" w:id="6909"/>
            <w:bookmarkStart w:name="_Toc109910766" w:id="6910"/>
            <w:bookmarkStart w:name="_Toc110528845" w:id="6911"/>
            <w:bookmarkStart w:name="_Toc110529470" w:id="6912"/>
            <w:bookmarkEnd w:id="6904"/>
            <w:bookmarkEnd w:id="6906"/>
            <w:bookmarkEnd w:id="6907"/>
            <w:bookmarkEnd w:id="6908"/>
            <w:bookmarkEnd w:id="6909"/>
            <w:bookmarkEnd w:id="6910"/>
            <w:bookmarkEnd w:id="6911"/>
            <w:bookmarkEnd w:id="6912"/>
          </w:p>
        </w:tc>
        <w:tc>
          <w:tcPr>
            <w:tcW w:w="1708" w:type="dxa"/>
            <w:tcMar/>
          </w:tcPr>
          <w:p w:rsidRPr="00176B9C" w:rsidR="00176B9C" w:rsidDel="00737EFF" w:rsidP="2ADD6C4A" w:rsidRDefault="00176B9C" w14:paraId="41D6ABBA" w14:textId="0674B3A9">
            <w:pPr>
              <w:pStyle w:val="Heading2"/>
              <w:rPr>
                <w:del w:author="toantk" w:date="2022-07-26T13:48:00Z" w:id="6913"/>
                <w:lang w:val="en-GB" w:eastAsia="en-GB"/>
              </w:rPr>
              <w:pPrChange w:author="toantk" w:date="2022-07-27T13:43:00Z" w:id="6914">
                <w:pPr>
                  <w:overflowPunct/>
                  <w:autoSpaceDE/>
                  <w:autoSpaceDN/>
                  <w:adjustRightInd/>
                  <w:spacing w:after="0"/>
                  <w:jc w:val="left"/>
                  <w:textAlignment w:val="auto"/>
                </w:pPr>
              </w:pPrChange>
            </w:pPr>
            <w:bookmarkStart w:name="_Toc111217780" w:id="6915"/>
            <w:del w:author="toantk" w:date="2022-07-26T13:48:00Z" w:id="1485394710">
              <w:r w:rsidRPr="2ADD6C4A" w:rsidDel="55CFA20C">
                <w:rPr>
                  <w:lang w:val="en-GB" w:eastAsia="en-GB"/>
                </w:rPr>
                <w:delText xml:space="preserve">Registrar </w:delText>
              </w:r>
              <w:r w:rsidRPr="2ADD6C4A" w:rsidDel="55CFA20C">
                <w:rPr>
                  <w:lang w:val="en-GB" w:eastAsia="en-GB"/>
                </w:rPr>
                <w:delText xml:space="preserve">Server </w:delText>
              </w:r>
              <w:r w:rsidRPr="2ADD6C4A" w:rsidDel="55CFA20C">
                <w:rPr>
                  <w:lang w:val="en-GB" w:eastAsia="en-GB"/>
                </w:rPr>
                <w:delText>Port</w:delText>
              </w:r>
            </w:del>
            <w:bookmarkStart w:name="_Toc109835938" w:id="6917"/>
            <w:bookmarkStart w:name="_Toc109836556" w:id="6918"/>
            <w:bookmarkStart w:name="_Toc109899359" w:id="6919"/>
            <w:bookmarkStart w:name="_Toc109910148" w:id="6920"/>
            <w:bookmarkStart w:name="_Toc109910767" w:id="6921"/>
            <w:bookmarkStart w:name="_Toc110528846" w:id="6922"/>
            <w:bookmarkStart w:name="_Toc110529471" w:id="6923"/>
            <w:bookmarkEnd w:id="6915"/>
            <w:bookmarkEnd w:id="6917"/>
            <w:bookmarkEnd w:id="6918"/>
            <w:bookmarkEnd w:id="6919"/>
            <w:bookmarkEnd w:id="6920"/>
            <w:bookmarkEnd w:id="6921"/>
            <w:bookmarkEnd w:id="6922"/>
            <w:bookmarkEnd w:id="6923"/>
          </w:p>
        </w:tc>
        <w:tc>
          <w:tcPr>
            <w:tcW w:w="1708" w:type="dxa"/>
            <w:tcMar/>
          </w:tcPr>
          <w:p w:rsidRPr="00176B9C" w:rsidR="00176B9C" w:rsidDel="00737EFF" w:rsidP="2ADD6C4A" w:rsidRDefault="00176B9C" w14:paraId="6386DD47" w14:textId="3B44B6D8">
            <w:pPr>
              <w:pStyle w:val="Heading2"/>
              <w:rPr>
                <w:del w:author="toantk" w:date="2022-07-26T13:48:00Z" w:id="6924"/>
              </w:rPr>
              <w:pPrChange w:author="toantk" w:date="2022-07-27T13:43:00Z" w:id="6925">
                <w:pPr>
                  <w:pStyle w:val="ListParagraph"/>
                  <w:ind w:left="0"/>
                </w:pPr>
              </w:pPrChange>
            </w:pPr>
            <w:bookmarkStart w:name="_Toc111217781" w:id="6926"/>
            <w:del w:author="toantk" w:date="2022-07-26T13:48:00Z" w:id="1382493068">
              <w:r w:rsidDel="55CFA20C">
                <w:delText xml:space="preserve">Cấu hình </w:delText>
              </w:r>
              <w:r w:rsidDel="55CFA20C">
                <w:delText>Registrar Server Port</w:delText>
              </w:r>
            </w:del>
            <w:bookmarkStart w:name="_Toc109835939" w:id="6928"/>
            <w:bookmarkStart w:name="_Toc109836557" w:id="6929"/>
            <w:bookmarkStart w:name="_Toc109899360" w:id="6930"/>
            <w:bookmarkStart w:name="_Toc109910149" w:id="6931"/>
            <w:bookmarkStart w:name="_Toc109910768" w:id="6932"/>
            <w:bookmarkStart w:name="_Toc110528847" w:id="6933"/>
            <w:bookmarkStart w:name="_Toc110529472" w:id="6934"/>
            <w:bookmarkEnd w:id="6926"/>
            <w:bookmarkEnd w:id="6928"/>
            <w:bookmarkEnd w:id="6929"/>
            <w:bookmarkEnd w:id="6930"/>
            <w:bookmarkEnd w:id="6931"/>
            <w:bookmarkEnd w:id="6932"/>
            <w:bookmarkEnd w:id="6933"/>
            <w:bookmarkEnd w:id="6934"/>
          </w:p>
        </w:tc>
        <w:tc>
          <w:tcPr>
            <w:tcW w:w="1053" w:type="dxa"/>
            <w:tcMar/>
          </w:tcPr>
          <w:p w:rsidRPr="00176B9C" w:rsidR="00176B9C" w:rsidDel="00737EFF" w:rsidP="2ADD6C4A" w:rsidRDefault="005F6680" w14:paraId="47E3DD69" w14:textId="3D664F09">
            <w:pPr>
              <w:pStyle w:val="Heading2"/>
              <w:rPr>
                <w:del w:author="toantk" w:date="2022-07-26T13:48:00Z" w:id="6935"/>
              </w:rPr>
              <w:pPrChange w:author="toantk" w:date="2022-07-27T13:43:00Z" w:id="6936">
                <w:pPr>
                  <w:pStyle w:val="ListParagraph"/>
                  <w:ind w:left="0"/>
                </w:pPr>
              </w:pPrChange>
            </w:pPr>
            <w:bookmarkStart w:name="_Toc111217782" w:id="6937"/>
            <w:del w:author="toantk" w:date="2022-07-26T13:48:00Z" w:id="2107664175">
              <w:r w:rsidDel="3C44926E">
                <w:delText>Int</w:delText>
              </w:r>
            </w:del>
            <w:bookmarkStart w:name="_Toc109835940" w:id="6939"/>
            <w:bookmarkStart w:name="_Toc109836558" w:id="6940"/>
            <w:bookmarkStart w:name="_Toc109899361" w:id="6941"/>
            <w:bookmarkStart w:name="_Toc109910150" w:id="6942"/>
            <w:bookmarkStart w:name="_Toc109910769" w:id="6943"/>
            <w:bookmarkStart w:name="_Toc110528848" w:id="6944"/>
            <w:bookmarkStart w:name="_Toc110529473" w:id="6945"/>
            <w:bookmarkEnd w:id="6937"/>
            <w:bookmarkEnd w:id="6939"/>
            <w:bookmarkEnd w:id="6940"/>
            <w:bookmarkEnd w:id="6941"/>
            <w:bookmarkEnd w:id="6942"/>
            <w:bookmarkEnd w:id="6943"/>
            <w:bookmarkEnd w:id="6944"/>
            <w:bookmarkEnd w:id="6945"/>
          </w:p>
        </w:tc>
        <w:tc>
          <w:tcPr>
            <w:tcW w:w="1108" w:type="dxa"/>
            <w:tcMar/>
          </w:tcPr>
          <w:p w:rsidRPr="00176B9C" w:rsidR="00176B9C" w:rsidDel="00737EFF" w:rsidP="2ADD6C4A" w:rsidRDefault="005F6680" w14:paraId="0BB1DF36" w14:textId="3A83A58F">
            <w:pPr>
              <w:pStyle w:val="Heading2"/>
              <w:rPr>
                <w:del w:author="toantk" w:date="2022-07-26T13:48:00Z" w:id="6946"/>
              </w:rPr>
              <w:pPrChange w:author="toantk" w:date="2022-07-27T13:43:00Z" w:id="6947">
                <w:pPr>
                  <w:pStyle w:val="ListParagraph"/>
                  <w:ind w:left="0"/>
                </w:pPr>
              </w:pPrChange>
            </w:pPr>
            <w:bookmarkStart w:name="_Toc111217783" w:id="6948"/>
            <w:del w:author="toantk" w:date="2022-07-26T13:48:00Z" w:id="1486059219">
              <w:r w:rsidDel="3C44926E">
                <w:delText>0-65535</w:delText>
              </w:r>
            </w:del>
            <w:bookmarkStart w:name="_Toc109835941" w:id="6950"/>
            <w:bookmarkStart w:name="_Toc109836559" w:id="6951"/>
            <w:bookmarkStart w:name="_Toc109899362" w:id="6952"/>
            <w:bookmarkStart w:name="_Toc109910151" w:id="6953"/>
            <w:bookmarkStart w:name="_Toc109910770" w:id="6954"/>
            <w:bookmarkStart w:name="_Toc110528849" w:id="6955"/>
            <w:bookmarkStart w:name="_Toc110529474" w:id="6956"/>
            <w:bookmarkEnd w:id="6948"/>
            <w:bookmarkEnd w:id="6950"/>
            <w:bookmarkEnd w:id="6951"/>
            <w:bookmarkEnd w:id="6952"/>
            <w:bookmarkEnd w:id="6953"/>
            <w:bookmarkEnd w:id="6954"/>
            <w:bookmarkEnd w:id="6955"/>
            <w:bookmarkEnd w:id="6956"/>
          </w:p>
        </w:tc>
        <w:tc>
          <w:tcPr>
            <w:tcW w:w="2781" w:type="dxa"/>
            <w:tcMar/>
          </w:tcPr>
          <w:p w:rsidRPr="00176B9C" w:rsidR="00176B9C" w:rsidDel="00737EFF" w:rsidP="2ADD6C4A" w:rsidRDefault="00176B9C" w14:paraId="41CCDAD5" w14:textId="49175D69">
            <w:pPr>
              <w:pStyle w:val="Heading2"/>
              <w:rPr>
                <w:del w:author="toantk" w:date="2022-07-26T13:48:00Z" w:id="6957"/>
              </w:rPr>
              <w:pPrChange w:author="toantk" w:date="2022-07-27T13:43:00Z" w:id="6958">
                <w:pPr>
                  <w:pStyle w:val="ListParagraph"/>
                  <w:ind w:left="0"/>
                </w:pPr>
              </w:pPrChange>
            </w:pPr>
            <w:bookmarkStart w:name="_Toc111217784" w:id="6959"/>
            <w:del w:author="toantk" w:date="2022-07-26T13:48:00Z" w:id="1251958308">
              <w:r w:rsidDel="55CFA20C">
                <w:delText>registrarPort</w:delText>
              </w:r>
            </w:del>
            <w:bookmarkStart w:name="_Toc109835942" w:id="6961"/>
            <w:bookmarkStart w:name="_Toc109836560" w:id="6962"/>
            <w:bookmarkStart w:name="_Toc109899363" w:id="6963"/>
            <w:bookmarkStart w:name="_Toc109910152" w:id="6964"/>
            <w:bookmarkStart w:name="_Toc109910771" w:id="6965"/>
            <w:bookmarkStart w:name="_Toc110528850" w:id="6966"/>
            <w:bookmarkStart w:name="_Toc110529475" w:id="6967"/>
            <w:bookmarkEnd w:id="6959"/>
            <w:bookmarkEnd w:id="6961"/>
            <w:bookmarkEnd w:id="6962"/>
            <w:bookmarkEnd w:id="6963"/>
            <w:bookmarkEnd w:id="6964"/>
            <w:bookmarkEnd w:id="6965"/>
            <w:bookmarkEnd w:id="6966"/>
            <w:bookmarkEnd w:id="6967"/>
          </w:p>
        </w:tc>
        <w:bookmarkStart w:name="_Toc109835943" w:id="6968"/>
        <w:bookmarkStart w:name="_Toc109836561" w:id="6969"/>
        <w:bookmarkStart w:name="_Toc109899364" w:id="6970"/>
        <w:bookmarkStart w:name="_Toc109910153" w:id="6971"/>
        <w:bookmarkStart w:name="_Toc109910772" w:id="6972"/>
        <w:bookmarkStart w:name="_Toc110528851" w:id="6973"/>
        <w:bookmarkStart w:name="_Toc110529476" w:id="6974"/>
        <w:bookmarkEnd w:id="6968"/>
        <w:bookmarkEnd w:id="6969"/>
        <w:bookmarkEnd w:id="6970"/>
        <w:bookmarkEnd w:id="6971"/>
        <w:bookmarkEnd w:id="6972"/>
        <w:bookmarkEnd w:id="6973"/>
        <w:bookmarkEnd w:id="6974"/>
      </w:tr>
      <w:tr w:rsidRPr="004C66E4" w:rsidR="00AF73EC" w:rsidDel="00737EFF" w:rsidTr="2ADD6C4A" w14:paraId="222B7E22" w14:textId="7AFCA029">
        <w:trPr>
          <w:del w:author="toantk" w:date="2022-07-26T13:48:00Z" w:id="290977497"/>
        </w:trPr>
        <w:tc>
          <w:tcPr>
            <w:tcW w:w="692" w:type="dxa"/>
            <w:tcMar/>
          </w:tcPr>
          <w:p w:rsidRPr="00176B9C" w:rsidR="00176B9C" w:rsidDel="00737EFF" w:rsidP="2ADD6C4A" w:rsidRDefault="005F6680" w14:paraId="2A746722" w14:textId="7FC18FA6">
            <w:pPr>
              <w:pStyle w:val="Heading2"/>
              <w:rPr>
                <w:del w:author="toantk" w:date="2022-07-26T13:48:00Z" w:id="6976"/>
              </w:rPr>
              <w:pPrChange w:author="toantk" w:date="2022-07-27T13:43:00Z" w:id="6977">
                <w:pPr>
                  <w:pStyle w:val="ListParagraph"/>
                  <w:ind w:left="0"/>
                </w:pPr>
              </w:pPrChange>
            </w:pPr>
            <w:bookmarkStart w:name="_Toc111217785" w:id="6978"/>
            <w:del w:author="toantk" w:date="2022-07-26T13:48:00Z" w:id="1717224513">
              <w:r w:rsidDel="3C44926E">
                <w:delText>12</w:delText>
              </w:r>
            </w:del>
            <w:bookmarkStart w:name="_Toc109835944" w:id="6980"/>
            <w:bookmarkStart w:name="_Toc109836562" w:id="6981"/>
            <w:bookmarkStart w:name="_Toc109899365" w:id="6982"/>
            <w:bookmarkStart w:name="_Toc109910154" w:id="6983"/>
            <w:bookmarkStart w:name="_Toc109910773" w:id="6984"/>
            <w:bookmarkStart w:name="_Toc110528852" w:id="6985"/>
            <w:bookmarkStart w:name="_Toc110529477" w:id="6986"/>
            <w:bookmarkEnd w:id="6978"/>
            <w:bookmarkEnd w:id="6980"/>
            <w:bookmarkEnd w:id="6981"/>
            <w:bookmarkEnd w:id="6982"/>
            <w:bookmarkEnd w:id="6983"/>
            <w:bookmarkEnd w:id="6984"/>
            <w:bookmarkEnd w:id="6985"/>
            <w:bookmarkEnd w:id="6986"/>
          </w:p>
        </w:tc>
        <w:tc>
          <w:tcPr>
            <w:tcW w:w="1708" w:type="dxa"/>
            <w:tcMar/>
          </w:tcPr>
          <w:p w:rsidRPr="00176B9C" w:rsidR="00176B9C" w:rsidDel="00737EFF" w:rsidP="2ADD6C4A" w:rsidRDefault="005C557F" w14:paraId="4EA5449D" w14:textId="7F2A62E6">
            <w:pPr>
              <w:pStyle w:val="Heading2"/>
              <w:rPr>
                <w:del w:author="toantk" w:date="2022-07-26T13:48:00Z" w:id="6987"/>
                <w:lang w:val="en-GB" w:eastAsia="en-GB"/>
              </w:rPr>
              <w:pPrChange w:author="toantk" w:date="2022-07-27T13:43:00Z" w:id="6988">
                <w:pPr>
                  <w:overflowPunct/>
                  <w:autoSpaceDE/>
                  <w:autoSpaceDN/>
                  <w:adjustRightInd/>
                  <w:spacing w:after="0"/>
                  <w:jc w:val="left"/>
                  <w:textAlignment w:val="auto"/>
                </w:pPr>
              </w:pPrChange>
            </w:pPr>
            <w:bookmarkStart w:name="_Toc111217786" w:id="6989"/>
            <w:del w:author="toantk" w:date="2022-07-26T13:48:00Z" w:id="1073062528">
              <w:r w:rsidRPr="2ADD6C4A" w:rsidDel="18D60DDA">
                <w:rPr>
                  <w:lang w:val="en-GB" w:eastAsia="en-GB"/>
                </w:rPr>
                <w:delText>Subcriber Index</w:delText>
              </w:r>
            </w:del>
            <w:bookmarkStart w:name="_Toc109835945" w:id="6991"/>
            <w:bookmarkStart w:name="_Toc109836563" w:id="6992"/>
            <w:bookmarkStart w:name="_Toc109899366" w:id="6993"/>
            <w:bookmarkStart w:name="_Toc109910155" w:id="6994"/>
            <w:bookmarkStart w:name="_Toc109910774" w:id="6995"/>
            <w:bookmarkStart w:name="_Toc110528853" w:id="6996"/>
            <w:bookmarkStart w:name="_Toc110529478" w:id="6997"/>
            <w:bookmarkEnd w:id="6989"/>
            <w:bookmarkEnd w:id="6991"/>
            <w:bookmarkEnd w:id="6992"/>
            <w:bookmarkEnd w:id="6993"/>
            <w:bookmarkEnd w:id="6994"/>
            <w:bookmarkEnd w:id="6995"/>
            <w:bookmarkEnd w:id="6996"/>
            <w:bookmarkEnd w:id="6997"/>
          </w:p>
        </w:tc>
        <w:tc>
          <w:tcPr>
            <w:tcW w:w="1708" w:type="dxa"/>
            <w:tcMar/>
          </w:tcPr>
          <w:p w:rsidRPr="00176B9C" w:rsidR="00176B9C" w:rsidDel="00737EFF" w:rsidP="2ADD6C4A" w:rsidRDefault="005C557F" w14:paraId="35461CE4" w14:textId="47A4B1F2">
            <w:pPr>
              <w:pStyle w:val="Heading2"/>
              <w:rPr>
                <w:del w:author="toantk" w:date="2022-07-26T13:48:00Z" w:id="6998"/>
              </w:rPr>
              <w:pPrChange w:author="toantk" w:date="2022-07-27T13:43:00Z" w:id="6999">
                <w:pPr>
                  <w:pStyle w:val="ListParagraph"/>
                  <w:ind w:left="0"/>
                </w:pPr>
              </w:pPrChange>
            </w:pPr>
            <w:bookmarkStart w:name="_Toc111217787" w:id="7000"/>
            <w:del w:author="toantk" w:date="2022-07-26T13:48:00Z" w:id="1143724269">
              <w:r w:rsidDel="18D60DDA">
                <w:delText>Số thứ tự của thuê bao</w:delText>
              </w:r>
            </w:del>
            <w:bookmarkStart w:name="_Toc109835946" w:id="7002"/>
            <w:bookmarkStart w:name="_Toc109836564" w:id="7003"/>
            <w:bookmarkStart w:name="_Toc109899367" w:id="7004"/>
            <w:bookmarkStart w:name="_Toc109910156" w:id="7005"/>
            <w:bookmarkStart w:name="_Toc109910775" w:id="7006"/>
            <w:bookmarkStart w:name="_Toc110528854" w:id="7007"/>
            <w:bookmarkStart w:name="_Toc110529479" w:id="7008"/>
            <w:bookmarkEnd w:id="7000"/>
            <w:bookmarkEnd w:id="7002"/>
            <w:bookmarkEnd w:id="7003"/>
            <w:bookmarkEnd w:id="7004"/>
            <w:bookmarkEnd w:id="7005"/>
            <w:bookmarkEnd w:id="7006"/>
            <w:bookmarkEnd w:id="7007"/>
            <w:bookmarkEnd w:id="7008"/>
          </w:p>
        </w:tc>
        <w:tc>
          <w:tcPr>
            <w:tcW w:w="1053" w:type="dxa"/>
            <w:tcMar/>
          </w:tcPr>
          <w:p w:rsidRPr="00176B9C" w:rsidR="00176B9C" w:rsidDel="00737EFF" w:rsidP="2ADD6C4A" w:rsidRDefault="005C557F" w14:paraId="5DCF3935" w14:textId="2BA76729">
            <w:pPr>
              <w:pStyle w:val="Heading2"/>
              <w:rPr>
                <w:del w:author="toantk" w:date="2022-07-26T13:48:00Z" w:id="7009"/>
              </w:rPr>
              <w:pPrChange w:author="toantk" w:date="2022-07-27T13:43:00Z" w:id="7010">
                <w:pPr>
                  <w:pStyle w:val="ListParagraph"/>
                  <w:ind w:left="0"/>
                </w:pPr>
              </w:pPrChange>
            </w:pPr>
            <w:bookmarkStart w:name="_Toc111217788" w:id="7011"/>
            <w:del w:author="toantk" w:date="2022-07-26T13:48:00Z" w:id="140815577">
              <w:r w:rsidDel="18D60DDA">
                <w:delText>Int</w:delText>
              </w:r>
            </w:del>
            <w:bookmarkStart w:name="_Toc109835947" w:id="7013"/>
            <w:bookmarkStart w:name="_Toc109836565" w:id="7014"/>
            <w:bookmarkStart w:name="_Toc109899368" w:id="7015"/>
            <w:bookmarkStart w:name="_Toc109910157" w:id="7016"/>
            <w:bookmarkStart w:name="_Toc109910776" w:id="7017"/>
            <w:bookmarkStart w:name="_Toc110528855" w:id="7018"/>
            <w:bookmarkStart w:name="_Toc110529480" w:id="7019"/>
            <w:bookmarkEnd w:id="7011"/>
            <w:bookmarkEnd w:id="7013"/>
            <w:bookmarkEnd w:id="7014"/>
            <w:bookmarkEnd w:id="7015"/>
            <w:bookmarkEnd w:id="7016"/>
            <w:bookmarkEnd w:id="7017"/>
            <w:bookmarkEnd w:id="7018"/>
            <w:bookmarkEnd w:id="7019"/>
          </w:p>
        </w:tc>
        <w:tc>
          <w:tcPr>
            <w:tcW w:w="1108" w:type="dxa"/>
            <w:tcMar/>
          </w:tcPr>
          <w:p w:rsidRPr="00176B9C" w:rsidR="00176B9C" w:rsidDel="00737EFF" w:rsidP="2ADD6C4A" w:rsidRDefault="00176B9C" w14:paraId="71D2930C" w14:textId="502D47A4">
            <w:pPr>
              <w:pStyle w:val="Heading2"/>
              <w:rPr>
                <w:del w:author="toantk" w:date="2022-07-26T13:48:00Z" w:id="7020"/>
              </w:rPr>
              <w:pPrChange w:author="toantk" w:date="2022-07-27T13:43:00Z" w:id="7021">
                <w:pPr>
                  <w:pStyle w:val="ListParagraph"/>
                  <w:ind w:left="0"/>
                </w:pPr>
              </w:pPrChange>
            </w:pPr>
            <w:bookmarkStart w:name="_Toc109835948" w:id="7022"/>
            <w:bookmarkStart w:name="_Toc109836566" w:id="7023"/>
            <w:bookmarkStart w:name="_Toc109899369" w:id="7024"/>
            <w:bookmarkStart w:name="_Toc109910158" w:id="7025"/>
            <w:bookmarkStart w:name="_Toc109910777" w:id="7026"/>
            <w:bookmarkStart w:name="_Toc110528856" w:id="7027"/>
            <w:bookmarkStart w:name="_Toc110529481" w:id="7028"/>
            <w:bookmarkStart w:name="_Toc111217789" w:id="7029"/>
            <w:bookmarkEnd w:id="7022"/>
            <w:bookmarkEnd w:id="7023"/>
            <w:bookmarkEnd w:id="7024"/>
            <w:bookmarkEnd w:id="7025"/>
            <w:bookmarkEnd w:id="7026"/>
            <w:bookmarkEnd w:id="7027"/>
            <w:bookmarkEnd w:id="7028"/>
            <w:bookmarkEnd w:id="7029"/>
          </w:p>
        </w:tc>
        <w:tc>
          <w:tcPr>
            <w:tcW w:w="2781" w:type="dxa"/>
            <w:tcMar/>
          </w:tcPr>
          <w:p w:rsidRPr="00176B9C" w:rsidR="00176B9C" w:rsidDel="00737EFF" w:rsidP="2ADD6C4A" w:rsidRDefault="00176B9C" w14:paraId="366029AC" w14:textId="60AA293B">
            <w:pPr>
              <w:pStyle w:val="Heading2"/>
              <w:rPr>
                <w:del w:author="toantk" w:date="2022-07-26T13:48:00Z" w:id="7030"/>
              </w:rPr>
              <w:pPrChange w:author="toantk" w:date="2022-07-27T13:43:00Z" w:id="7031">
                <w:pPr>
                  <w:pStyle w:val="ListParagraph"/>
                  <w:ind w:left="0"/>
                </w:pPr>
              </w:pPrChange>
            </w:pPr>
            <w:bookmarkStart w:name="_Toc111217790" w:id="7032"/>
            <w:del w:author="toantk" w:date="2022-07-26T13:48:00Z" w:id="1806373673">
              <w:r w:rsidDel="55CFA20C">
                <w:delText>index</w:delText>
              </w:r>
            </w:del>
            <w:bookmarkStart w:name="_Toc109835949" w:id="7034"/>
            <w:bookmarkStart w:name="_Toc109836567" w:id="7035"/>
            <w:bookmarkStart w:name="_Toc109899370" w:id="7036"/>
            <w:bookmarkStart w:name="_Toc109910159" w:id="7037"/>
            <w:bookmarkStart w:name="_Toc109910778" w:id="7038"/>
            <w:bookmarkStart w:name="_Toc110528857" w:id="7039"/>
            <w:bookmarkStart w:name="_Toc110529482" w:id="7040"/>
            <w:bookmarkEnd w:id="7032"/>
            <w:bookmarkEnd w:id="7034"/>
            <w:bookmarkEnd w:id="7035"/>
            <w:bookmarkEnd w:id="7036"/>
            <w:bookmarkEnd w:id="7037"/>
            <w:bookmarkEnd w:id="7038"/>
            <w:bookmarkEnd w:id="7039"/>
            <w:bookmarkEnd w:id="7040"/>
          </w:p>
        </w:tc>
        <w:bookmarkStart w:name="_Toc109835950" w:id="7041"/>
        <w:bookmarkStart w:name="_Toc109836568" w:id="7042"/>
        <w:bookmarkStart w:name="_Toc109899371" w:id="7043"/>
        <w:bookmarkStart w:name="_Toc109910160" w:id="7044"/>
        <w:bookmarkStart w:name="_Toc109910779" w:id="7045"/>
        <w:bookmarkStart w:name="_Toc110528858" w:id="7046"/>
        <w:bookmarkStart w:name="_Toc110529483" w:id="7047"/>
        <w:bookmarkEnd w:id="7041"/>
        <w:bookmarkEnd w:id="7042"/>
        <w:bookmarkEnd w:id="7043"/>
        <w:bookmarkEnd w:id="7044"/>
        <w:bookmarkEnd w:id="7045"/>
        <w:bookmarkEnd w:id="7046"/>
        <w:bookmarkEnd w:id="7047"/>
      </w:tr>
      <w:tr w:rsidRPr="004C66E4" w:rsidR="00B05F6E" w:rsidDel="00737EFF" w:rsidTr="2ADD6C4A" w14:paraId="57A2783F" w14:textId="1C204EA6">
        <w:trPr>
          <w:del w:author="toantk" w:date="2022-07-26T13:48:00Z" w:id="117179939"/>
        </w:trPr>
        <w:tc>
          <w:tcPr>
            <w:tcW w:w="692" w:type="dxa"/>
            <w:tcMar/>
          </w:tcPr>
          <w:p w:rsidR="00B05F6E" w:rsidDel="00737EFF" w:rsidP="2ADD6C4A" w:rsidRDefault="00B05F6E" w14:paraId="317833D5" w14:textId="39A0D18E">
            <w:pPr>
              <w:pStyle w:val="Heading2"/>
              <w:rPr>
                <w:del w:author="toantk" w:date="2022-07-26T13:48:00Z" w:id="7049"/>
              </w:rPr>
              <w:pPrChange w:author="toantk" w:date="2022-07-27T13:43:00Z" w:id="7050">
                <w:pPr>
                  <w:pStyle w:val="ListParagraph"/>
                  <w:ind w:left="0"/>
                </w:pPr>
              </w:pPrChange>
            </w:pPr>
            <w:bookmarkStart w:name="_Toc111217791" w:id="7051"/>
            <w:del w:author="toantk" w:date="2022-07-26T13:48:00Z" w:id="5932034">
              <w:r w:rsidDel="29A7C7C5">
                <w:delText>13</w:delText>
              </w:r>
            </w:del>
            <w:bookmarkStart w:name="_Toc109835951" w:id="7053"/>
            <w:bookmarkStart w:name="_Toc109836569" w:id="7054"/>
            <w:bookmarkStart w:name="_Toc109899372" w:id="7055"/>
            <w:bookmarkStart w:name="_Toc109910161" w:id="7056"/>
            <w:bookmarkStart w:name="_Toc109910780" w:id="7057"/>
            <w:bookmarkStart w:name="_Toc110528859" w:id="7058"/>
            <w:bookmarkStart w:name="_Toc110529484" w:id="7059"/>
            <w:bookmarkEnd w:id="7051"/>
            <w:bookmarkEnd w:id="7053"/>
            <w:bookmarkEnd w:id="7054"/>
            <w:bookmarkEnd w:id="7055"/>
            <w:bookmarkEnd w:id="7056"/>
            <w:bookmarkEnd w:id="7057"/>
            <w:bookmarkEnd w:id="7058"/>
            <w:bookmarkEnd w:id="7059"/>
          </w:p>
        </w:tc>
        <w:tc>
          <w:tcPr>
            <w:tcW w:w="1708" w:type="dxa"/>
            <w:tcMar/>
          </w:tcPr>
          <w:p w:rsidR="00B05F6E" w:rsidDel="00737EFF" w:rsidP="2ADD6C4A" w:rsidRDefault="00B05F6E" w14:paraId="6B69440C" w14:textId="6C3D0855">
            <w:pPr>
              <w:pStyle w:val="Heading2"/>
              <w:rPr>
                <w:del w:author="toantk" w:date="2022-07-26T13:48:00Z" w:id="7060"/>
                <w:lang w:val="en-GB" w:eastAsia="en-GB"/>
              </w:rPr>
              <w:pPrChange w:author="toantk" w:date="2022-07-27T13:43:00Z" w:id="7061">
                <w:pPr>
                  <w:overflowPunct/>
                  <w:autoSpaceDE/>
                  <w:autoSpaceDN/>
                  <w:adjustRightInd/>
                  <w:spacing w:after="0"/>
                  <w:jc w:val="left"/>
                  <w:textAlignment w:val="auto"/>
                </w:pPr>
              </w:pPrChange>
            </w:pPr>
            <w:bookmarkStart w:name="_Toc111217792" w:id="7062"/>
            <w:del w:author="toantk" w:date="2022-07-26T13:48:00Z" w:id="1879843863">
              <w:r w:rsidRPr="2ADD6C4A" w:rsidDel="29A7C7C5">
                <w:rPr>
                  <w:lang w:val="en-GB" w:eastAsia="en-GB"/>
                </w:rPr>
                <w:delText>Enable User</w:delText>
              </w:r>
            </w:del>
            <w:bookmarkStart w:name="_Toc109835952" w:id="7064"/>
            <w:bookmarkStart w:name="_Toc109836570" w:id="7065"/>
            <w:bookmarkStart w:name="_Toc109899373" w:id="7066"/>
            <w:bookmarkStart w:name="_Toc109910162" w:id="7067"/>
            <w:bookmarkStart w:name="_Toc109910781" w:id="7068"/>
            <w:bookmarkStart w:name="_Toc110528860" w:id="7069"/>
            <w:bookmarkStart w:name="_Toc110529485" w:id="7070"/>
            <w:bookmarkEnd w:id="7062"/>
            <w:bookmarkEnd w:id="7064"/>
            <w:bookmarkEnd w:id="7065"/>
            <w:bookmarkEnd w:id="7066"/>
            <w:bookmarkEnd w:id="7067"/>
            <w:bookmarkEnd w:id="7068"/>
            <w:bookmarkEnd w:id="7069"/>
            <w:bookmarkEnd w:id="7070"/>
          </w:p>
        </w:tc>
        <w:tc>
          <w:tcPr>
            <w:tcW w:w="1708" w:type="dxa"/>
            <w:tcMar/>
          </w:tcPr>
          <w:p w:rsidR="00B05F6E" w:rsidDel="00737EFF" w:rsidP="2ADD6C4A" w:rsidRDefault="00B05F6E" w14:paraId="4064801D" w14:textId="46E95835">
            <w:pPr>
              <w:pStyle w:val="Heading2"/>
              <w:rPr>
                <w:del w:author="toantk" w:date="2022-07-26T13:48:00Z" w:id="7071"/>
              </w:rPr>
              <w:pPrChange w:author="toantk" w:date="2022-07-27T13:43:00Z" w:id="7072">
                <w:pPr>
                  <w:pStyle w:val="ListParagraph"/>
                  <w:ind w:left="0"/>
                </w:pPr>
              </w:pPrChange>
            </w:pPr>
            <w:bookmarkStart w:name="_Toc111217793" w:id="7073"/>
            <w:del w:author="toantk" w:date="2022-07-26T13:48:00Z" w:id="922327142">
              <w:r w:rsidDel="29A7C7C5">
                <w:delText>Kích hoạt thuê bao</w:delText>
              </w:r>
            </w:del>
            <w:bookmarkStart w:name="_Toc109835953" w:id="7075"/>
            <w:bookmarkStart w:name="_Toc109836571" w:id="7076"/>
            <w:bookmarkStart w:name="_Toc109899374" w:id="7077"/>
            <w:bookmarkStart w:name="_Toc109910163" w:id="7078"/>
            <w:bookmarkStart w:name="_Toc109910782" w:id="7079"/>
            <w:bookmarkStart w:name="_Toc110528861" w:id="7080"/>
            <w:bookmarkStart w:name="_Toc110529486" w:id="7081"/>
            <w:bookmarkEnd w:id="7073"/>
            <w:bookmarkEnd w:id="7075"/>
            <w:bookmarkEnd w:id="7076"/>
            <w:bookmarkEnd w:id="7077"/>
            <w:bookmarkEnd w:id="7078"/>
            <w:bookmarkEnd w:id="7079"/>
            <w:bookmarkEnd w:id="7080"/>
            <w:bookmarkEnd w:id="7081"/>
          </w:p>
        </w:tc>
        <w:tc>
          <w:tcPr>
            <w:tcW w:w="1053" w:type="dxa"/>
            <w:tcMar/>
          </w:tcPr>
          <w:p w:rsidR="00B05F6E" w:rsidDel="00737EFF" w:rsidP="2ADD6C4A" w:rsidRDefault="00B05F6E" w14:paraId="6A93A6D5" w14:textId="241933F1">
            <w:pPr>
              <w:pStyle w:val="Heading2"/>
              <w:rPr>
                <w:del w:author="toantk" w:date="2022-07-26T13:48:00Z" w:id="7082"/>
              </w:rPr>
              <w:pPrChange w:author="toantk" w:date="2022-07-27T13:43:00Z" w:id="7083">
                <w:pPr>
                  <w:pStyle w:val="ListParagraph"/>
                  <w:ind w:left="0"/>
                </w:pPr>
              </w:pPrChange>
            </w:pPr>
            <w:bookmarkStart w:name="_Toc111217794" w:id="7084"/>
            <w:del w:author="toantk" w:date="2022-07-26T13:48:00Z" w:id="1756222150">
              <w:r w:rsidDel="29A7C7C5">
                <w:delText>Boolean</w:delText>
              </w:r>
            </w:del>
            <w:bookmarkStart w:name="_Toc109835954" w:id="7086"/>
            <w:bookmarkStart w:name="_Toc109836572" w:id="7087"/>
            <w:bookmarkStart w:name="_Toc109899375" w:id="7088"/>
            <w:bookmarkStart w:name="_Toc109910164" w:id="7089"/>
            <w:bookmarkStart w:name="_Toc109910783" w:id="7090"/>
            <w:bookmarkStart w:name="_Toc110528862" w:id="7091"/>
            <w:bookmarkStart w:name="_Toc110529487" w:id="7092"/>
            <w:bookmarkEnd w:id="7084"/>
            <w:bookmarkEnd w:id="7086"/>
            <w:bookmarkEnd w:id="7087"/>
            <w:bookmarkEnd w:id="7088"/>
            <w:bookmarkEnd w:id="7089"/>
            <w:bookmarkEnd w:id="7090"/>
            <w:bookmarkEnd w:id="7091"/>
            <w:bookmarkEnd w:id="7092"/>
          </w:p>
        </w:tc>
        <w:tc>
          <w:tcPr>
            <w:tcW w:w="1108" w:type="dxa"/>
            <w:tcMar/>
          </w:tcPr>
          <w:p w:rsidRPr="00176B9C" w:rsidR="00B05F6E" w:rsidDel="00737EFF" w:rsidP="2ADD6C4A" w:rsidRDefault="00B05F6E" w14:paraId="3D743277" w14:textId="75EA7758">
            <w:pPr>
              <w:pStyle w:val="Heading2"/>
              <w:rPr>
                <w:del w:author="toantk" w:date="2022-07-26T13:48:00Z" w:id="7093"/>
              </w:rPr>
              <w:pPrChange w:author="toantk" w:date="2022-07-27T13:43:00Z" w:id="7094">
                <w:pPr>
                  <w:pStyle w:val="ListParagraph"/>
                  <w:ind w:left="0"/>
                </w:pPr>
              </w:pPrChange>
            </w:pPr>
            <w:bookmarkStart w:name="_Toc109835955" w:id="7095"/>
            <w:bookmarkStart w:name="_Toc109836573" w:id="7096"/>
            <w:bookmarkStart w:name="_Toc109899376" w:id="7097"/>
            <w:bookmarkStart w:name="_Toc109910165" w:id="7098"/>
            <w:bookmarkStart w:name="_Toc109910784" w:id="7099"/>
            <w:bookmarkStart w:name="_Toc110528863" w:id="7100"/>
            <w:bookmarkStart w:name="_Toc110529488" w:id="7101"/>
            <w:bookmarkStart w:name="_Toc111217795" w:id="7102"/>
            <w:bookmarkEnd w:id="7095"/>
            <w:bookmarkEnd w:id="7096"/>
            <w:bookmarkEnd w:id="7097"/>
            <w:bookmarkEnd w:id="7098"/>
            <w:bookmarkEnd w:id="7099"/>
            <w:bookmarkEnd w:id="7100"/>
            <w:bookmarkEnd w:id="7101"/>
            <w:bookmarkEnd w:id="7102"/>
          </w:p>
        </w:tc>
        <w:tc>
          <w:tcPr>
            <w:tcW w:w="2781" w:type="dxa"/>
            <w:tcMar/>
          </w:tcPr>
          <w:p w:rsidRPr="00176B9C" w:rsidR="00B05F6E" w:rsidDel="00737EFF" w:rsidP="2ADD6C4A" w:rsidRDefault="00B05F6E" w14:paraId="2DC0C717" w14:textId="4EBBF7DA">
            <w:pPr>
              <w:pStyle w:val="Heading2"/>
              <w:rPr>
                <w:del w:author="toantk" w:date="2022-07-26T13:48:00Z" w:id="7103"/>
              </w:rPr>
              <w:pPrChange w:author="toantk" w:date="2022-07-27T13:43:00Z" w:id="7104">
                <w:pPr>
                  <w:pStyle w:val="ListParagraph"/>
                  <w:ind w:left="0"/>
                </w:pPr>
              </w:pPrChange>
            </w:pPr>
            <w:bookmarkStart w:name="_Toc111217796" w:id="7105"/>
            <w:del w:author="toantk" w:date="2022-07-26T13:48:00Z" w:id="817830885">
              <w:r w:rsidDel="29A7C7C5">
                <w:delText>enableUser</w:delText>
              </w:r>
            </w:del>
            <w:bookmarkStart w:name="_Toc109835956" w:id="7107"/>
            <w:bookmarkStart w:name="_Toc109836574" w:id="7108"/>
            <w:bookmarkStart w:name="_Toc109899377" w:id="7109"/>
            <w:bookmarkStart w:name="_Toc109910166" w:id="7110"/>
            <w:bookmarkStart w:name="_Toc109910785" w:id="7111"/>
            <w:bookmarkStart w:name="_Toc110528864" w:id="7112"/>
            <w:bookmarkStart w:name="_Toc110529489" w:id="7113"/>
            <w:bookmarkEnd w:id="7105"/>
            <w:bookmarkEnd w:id="7107"/>
            <w:bookmarkEnd w:id="7108"/>
            <w:bookmarkEnd w:id="7109"/>
            <w:bookmarkEnd w:id="7110"/>
            <w:bookmarkEnd w:id="7111"/>
            <w:bookmarkEnd w:id="7112"/>
            <w:bookmarkEnd w:id="7113"/>
          </w:p>
        </w:tc>
        <w:bookmarkStart w:name="_Toc109835957" w:id="7114"/>
        <w:bookmarkStart w:name="_Toc109836575" w:id="7115"/>
        <w:bookmarkStart w:name="_Toc109899378" w:id="7116"/>
        <w:bookmarkStart w:name="_Toc109910167" w:id="7117"/>
        <w:bookmarkStart w:name="_Toc109910786" w:id="7118"/>
        <w:bookmarkStart w:name="_Toc110528865" w:id="7119"/>
        <w:bookmarkStart w:name="_Toc110529490" w:id="7120"/>
        <w:bookmarkEnd w:id="7114"/>
        <w:bookmarkEnd w:id="7115"/>
        <w:bookmarkEnd w:id="7116"/>
        <w:bookmarkEnd w:id="7117"/>
        <w:bookmarkEnd w:id="7118"/>
        <w:bookmarkEnd w:id="7119"/>
        <w:bookmarkEnd w:id="7120"/>
      </w:tr>
      <w:tr w:rsidRPr="004C66E4" w:rsidR="00AF73EC" w:rsidDel="00737EFF" w:rsidTr="2ADD6C4A" w14:paraId="6AE6B91D" w14:textId="1C7962D6">
        <w:trPr>
          <w:del w:author="toantk" w:date="2022-07-26T13:48:00Z" w:id="1054408355"/>
        </w:trPr>
        <w:tc>
          <w:tcPr>
            <w:tcW w:w="692" w:type="dxa"/>
            <w:tcMar/>
          </w:tcPr>
          <w:p w:rsidRPr="00176B9C" w:rsidR="00176B9C" w:rsidDel="00737EFF" w:rsidP="2ADD6C4A" w:rsidRDefault="005C557F" w14:paraId="79929F3C" w14:textId="4B619B51">
            <w:pPr>
              <w:pStyle w:val="Heading2"/>
              <w:rPr>
                <w:del w:author="toantk" w:date="2022-07-26T13:48:00Z" w:id="7122"/>
              </w:rPr>
              <w:pPrChange w:author="toantk" w:date="2022-07-27T13:43:00Z" w:id="7123">
                <w:pPr>
                  <w:pStyle w:val="ListParagraph"/>
                  <w:ind w:left="0"/>
                </w:pPr>
              </w:pPrChange>
            </w:pPr>
            <w:bookmarkStart w:name="_Toc111217797" w:id="7124"/>
            <w:del w:author="toantk" w:date="2022-07-26T13:48:00Z" w:id="205893804">
              <w:r w:rsidDel="18D60DDA">
                <w:delText>1</w:delText>
              </w:r>
              <w:r w:rsidDel="18D60DDA">
                <w:delText>4</w:delText>
              </w:r>
            </w:del>
            <w:bookmarkStart w:name="_Toc109835958" w:id="7126"/>
            <w:bookmarkStart w:name="_Toc109836576" w:id="7127"/>
            <w:bookmarkStart w:name="_Toc109899379" w:id="7128"/>
            <w:bookmarkStart w:name="_Toc109910168" w:id="7129"/>
            <w:bookmarkStart w:name="_Toc109910787" w:id="7130"/>
            <w:bookmarkStart w:name="_Toc110528866" w:id="7131"/>
            <w:bookmarkStart w:name="_Toc110529491" w:id="7132"/>
            <w:bookmarkEnd w:id="7124"/>
            <w:bookmarkEnd w:id="7126"/>
            <w:bookmarkEnd w:id="7127"/>
            <w:bookmarkEnd w:id="7128"/>
            <w:bookmarkEnd w:id="7129"/>
            <w:bookmarkEnd w:id="7130"/>
            <w:bookmarkEnd w:id="7131"/>
            <w:bookmarkEnd w:id="7132"/>
          </w:p>
        </w:tc>
        <w:tc>
          <w:tcPr>
            <w:tcW w:w="1708" w:type="dxa"/>
            <w:tcMar/>
          </w:tcPr>
          <w:p w:rsidRPr="00176B9C" w:rsidR="00176B9C" w:rsidDel="00737EFF" w:rsidP="2ADD6C4A" w:rsidRDefault="005C557F" w14:paraId="08F3CC8B" w14:textId="0B40D019">
            <w:pPr>
              <w:pStyle w:val="Heading2"/>
              <w:rPr>
                <w:del w:author="toantk" w:date="2022-07-26T13:48:00Z" w:id="7133"/>
                <w:lang w:val="en-GB" w:eastAsia="en-GB"/>
              </w:rPr>
              <w:pPrChange w:author="toantk" w:date="2022-07-27T13:43:00Z" w:id="7134">
                <w:pPr>
                  <w:overflowPunct/>
                  <w:autoSpaceDE/>
                  <w:autoSpaceDN/>
                  <w:adjustRightInd/>
                  <w:spacing w:after="0"/>
                  <w:jc w:val="left"/>
                  <w:textAlignment w:val="auto"/>
                </w:pPr>
              </w:pPrChange>
            </w:pPr>
            <w:bookmarkStart w:name="_Toc111217798" w:id="7135"/>
            <w:del w:author="toantk" w:date="2022-07-26T13:48:00Z" w:id="578487016">
              <w:r w:rsidRPr="2ADD6C4A" w:rsidDel="18D60DDA">
                <w:rPr>
                  <w:lang w:val="en-GB" w:eastAsia="en-GB"/>
                </w:rPr>
                <w:delText>Register Status</w:delText>
              </w:r>
            </w:del>
            <w:bookmarkStart w:name="_Toc109835959" w:id="7137"/>
            <w:bookmarkStart w:name="_Toc109836577" w:id="7138"/>
            <w:bookmarkStart w:name="_Toc109899380" w:id="7139"/>
            <w:bookmarkStart w:name="_Toc109910169" w:id="7140"/>
            <w:bookmarkStart w:name="_Toc109910788" w:id="7141"/>
            <w:bookmarkStart w:name="_Toc110528867" w:id="7142"/>
            <w:bookmarkStart w:name="_Toc110529492" w:id="7143"/>
            <w:bookmarkEnd w:id="7135"/>
            <w:bookmarkEnd w:id="7137"/>
            <w:bookmarkEnd w:id="7138"/>
            <w:bookmarkEnd w:id="7139"/>
            <w:bookmarkEnd w:id="7140"/>
            <w:bookmarkEnd w:id="7141"/>
            <w:bookmarkEnd w:id="7142"/>
            <w:bookmarkEnd w:id="7143"/>
          </w:p>
        </w:tc>
        <w:tc>
          <w:tcPr>
            <w:tcW w:w="1708" w:type="dxa"/>
            <w:tcMar/>
          </w:tcPr>
          <w:p w:rsidRPr="00176B9C" w:rsidR="00176B9C" w:rsidDel="00737EFF" w:rsidP="2ADD6C4A" w:rsidRDefault="005C557F" w14:paraId="0BFA9AD6" w14:textId="3ECBCD05">
            <w:pPr>
              <w:pStyle w:val="Heading2"/>
              <w:rPr>
                <w:del w:author="toantk" w:date="2022-07-26T13:48:00Z" w:id="7144"/>
              </w:rPr>
              <w:pPrChange w:author="toantk" w:date="2022-07-27T13:43:00Z" w:id="7145">
                <w:pPr>
                  <w:pStyle w:val="ListParagraph"/>
                  <w:ind w:left="0"/>
                </w:pPr>
              </w:pPrChange>
            </w:pPr>
            <w:bookmarkStart w:name="_Toc111217799" w:id="7146"/>
            <w:del w:author="toantk" w:date="2022-07-26T13:48:00Z" w:id="1981724870">
              <w:r w:rsidDel="18D60DDA">
                <w:delText>Trạng thái đăng ký của thuê bao</w:delText>
              </w:r>
            </w:del>
            <w:bookmarkStart w:name="_Toc109835960" w:id="7148"/>
            <w:bookmarkStart w:name="_Toc109836578" w:id="7149"/>
            <w:bookmarkStart w:name="_Toc109899381" w:id="7150"/>
            <w:bookmarkStart w:name="_Toc109910170" w:id="7151"/>
            <w:bookmarkStart w:name="_Toc109910789" w:id="7152"/>
            <w:bookmarkStart w:name="_Toc110528868" w:id="7153"/>
            <w:bookmarkStart w:name="_Toc110529493" w:id="7154"/>
            <w:bookmarkEnd w:id="7146"/>
            <w:bookmarkEnd w:id="7148"/>
            <w:bookmarkEnd w:id="7149"/>
            <w:bookmarkEnd w:id="7150"/>
            <w:bookmarkEnd w:id="7151"/>
            <w:bookmarkEnd w:id="7152"/>
            <w:bookmarkEnd w:id="7153"/>
            <w:bookmarkEnd w:id="7154"/>
          </w:p>
        </w:tc>
        <w:tc>
          <w:tcPr>
            <w:tcW w:w="1053" w:type="dxa"/>
            <w:tcMar/>
          </w:tcPr>
          <w:p w:rsidRPr="00176B9C" w:rsidR="00176B9C" w:rsidDel="00737EFF" w:rsidP="2ADD6C4A" w:rsidRDefault="005C557F" w14:paraId="2812A8E9" w14:textId="2BBF01FB">
            <w:pPr>
              <w:pStyle w:val="Heading2"/>
              <w:rPr>
                <w:del w:author="toantk" w:date="2022-07-26T13:48:00Z" w:id="7155"/>
              </w:rPr>
              <w:pPrChange w:author="toantk" w:date="2022-07-27T13:43:00Z" w:id="7156">
                <w:pPr>
                  <w:pStyle w:val="ListParagraph"/>
                  <w:ind w:left="0"/>
                </w:pPr>
              </w:pPrChange>
            </w:pPr>
            <w:bookmarkStart w:name="_Toc111217800" w:id="7157"/>
            <w:del w:author="toantk" w:date="2022-07-26T13:48:00Z" w:id="1396660762">
              <w:r w:rsidDel="18D60DDA">
                <w:delText>String</w:delText>
              </w:r>
            </w:del>
            <w:bookmarkStart w:name="_Toc109835961" w:id="7159"/>
            <w:bookmarkStart w:name="_Toc109836579" w:id="7160"/>
            <w:bookmarkStart w:name="_Toc109899382" w:id="7161"/>
            <w:bookmarkStart w:name="_Toc109910171" w:id="7162"/>
            <w:bookmarkStart w:name="_Toc109910790" w:id="7163"/>
            <w:bookmarkStart w:name="_Toc110528869" w:id="7164"/>
            <w:bookmarkStart w:name="_Toc110529494" w:id="7165"/>
            <w:bookmarkEnd w:id="7157"/>
            <w:bookmarkEnd w:id="7159"/>
            <w:bookmarkEnd w:id="7160"/>
            <w:bookmarkEnd w:id="7161"/>
            <w:bookmarkEnd w:id="7162"/>
            <w:bookmarkEnd w:id="7163"/>
            <w:bookmarkEnd w:id="7164"/>
            <w:bookmarkEnd w:id="7165"/>
          </w:p>
        </w:tc>
        <w:tc>
          <w:tcPr>
            <w:tcW w:w="1108" w:type="dxa"/>
            <w:tcMar/>
          </w:tcPr>
          <w:p w:rsidRPr="00176B9C" w:rsidR="00176B9C" w:rsidDel="00737EFF" w:rsidP="2ADD6C4A" w:rsidRDefault="005C557F" w14:paraId="6EE6A9B7" w14:textId="1252236E">
            <w:pPr>
              <w:pStyle w:val="Heading2"/>
              <w:rPr>
                <w:del w:author="toantk" w:date="2022-07-26T13:48:00Z" w:id="7166"/>
              </w:rPr>
              <w:pPrChange w:author="toantk" w:date="2022-07-27T13:43:00Z" w:id="7167">
                <w:pPr>
                  <w:pStyle w:val="ListParagraph"/>
                  <w:ind w:left="0"/>
                </w:pPr>
              </w:pPrChange>
            </w:pPr>
            <w:bookmarkStart w:name="_Toc111217801" w:id="7168"/>
            <w:del w:author="toantk" w:date="2022-07-26T13:48:00Z" w:id="854228807">
              <w:r w:rsidDel="18D60DDA">
                <w:delText>Chuỗi ký tự</w:delText>
              </w:r>
            </w:del>
            <w:bookmarkStart w:name="_Toc109835962" w:id="7170"/>
            <w:bookmarkStart w:name="_Toc109836580" w:id="7171"/>
            <w:bookmarkStart w:name="_Toc109899383" w:id="7172"/>
            <w:bookmarkStart w:name="_Toc109910172" w:id="7173"/>
            <w:bookmarkStart w:name="_Toc109910791" w:id="7174"/>
            <w:bookmarkStart w:name="_Toc110528870" w:id="7175"/>
            <w:bookmarkStart w:name="_Toc110529495" w:id="7176"/>
            <w:bookmarkEnd w:id="7168"/>
            <w:bookmarkEnd w:id="7170"/>
            <w:bookmarkEnd w:id="7171"/>
            <w:bookmarkEnd w:id="7172"/>
            <w:bookmarkEnd w:id="7173"/>
            <w:bookmarkEnd w:id="7174"/>
            <w:bookmarkEnd w:id="7175"/>
            <w:bookmarkEnd w:id="7176"/>
          </w:p>
        </w:tc>
        <w:tc>
          <w:tcPr>
            <w:tcW w:w="2781" w:type="dxa"/>
            <w:tcMar/>
          </w:tcPr>
          <w:p w:rsidRPr="00176B9C" w:rsidR="00176B9C" w:rsidDel="00737EFF" w:rsidP="2ADD6C4A" w:rsidRDefault="00176B9C" w14:paraId="2209BEBA" w14:textId="6C3731AB">
            <w:pPr>
              <w:pStyle w:val="Heading2"/>
              <w:rPr>
                <w:del w:author="toantk" w:date="2022-07-26T13:48:00Z" w:id="7177"/>
              </w:rPr>
              <w:pPrChange w:author="toantk" w:date="2022-07-27T13:43:00Z" w:id="7178">
                <w:pPr>
                  <w:pStyle w:val="ListParagraph"/>
                  <w:ind w:left="0"/>
                </w:pPr>
              </w:pPrChange>
            </w:pPr>
            <w:bookmarkStart w:name="_Toc111217802" w:id="7179"/>
            <w:del w:author="toantk" w:date="2022-07-26T13:48:00Z" w:id="433799249">
              <w:r w:rsidDel="55CFA20C">
                <w:delText>registerStatus</w:delText>
              </w:r>
            </w:del>
            <w:bookmarkStart w:name="_Toc109835963" w:id="7181"/>
            <w:bookmarkStart w:name="_Toc109836581" w:id="7182"/>
            <w:bookmarkStart w:name="_Toc109899384" w:id="7183"/>
            <w:bookmarkStart w:name="_Toc109910173" w:id="7184"/>
            <w:bookmarkStart w:name="_Toc109910792" w:id="7185"/>
            <w:bookmarkStart w:name="_Toc110528871" w:id="7186"/>
            <w:bookmarkStart w:name="_Toc110529496" w:id="7187"/>
            <w:bookmarkEnd w:id="7179"/>
            <w:bookmarkEnd w:id="7181"/>
            <w:bookmarkEnd w:id="7182"/>
            <w:bookmarkEnd w:id="7183"/>
            <w:bookmarkEnd w:id="7184"/>
            <w:bookmarkEnd w:id="7185"/>
            <w:bookmarkEnd w:id="7186"/>
            <w:bookmarkEnd w:id="7187"/>
          </w:p>
        </w:tc>
        <w:bookmarkStart w:name="_Toc109835964" w:id="7188"/>
        <w:bookmarkStart w:name="_Toc109836582" w:id="7189"/>
        <w:bookmarkStart w:name="_Toc109899385" w:id="7190"/>
        <w:bookmarkStart w:name="_Toc109910174" w:id="7191"/>
        <w:bookmarkStart w:name="_Toc109910793" w:id="7192"/>
        <w:bookmarkStart w:name="_Toc110528872" w:id="7193"/>
        <w:bookmarkStart w:name="_Toc110529497" w:id="7194"/>
        <w:bookmarkEnd w:id="7188"/>
        <w:bookmarkEnd w:id="7189"/>
        <w:bookmarkEnd w:id="7190"/>
        <w:bookmarkEnd w:id="7191"/>
        <w:bookmarkEnd w:id="7192"/>
        <w:bookmarkEnd w:id="7193"/>
        <w:bookmarkEnd w:id="7194"/>
      </w:tr>
      <w:tr w:rsidRPr="004C66E4" w:rsidR="00AF73EC" w:rsidDel="00737EFF" w:rsidTr="2ADD6C4A" w14:paraId="4917104B" w14:textId="556346F2">
        <w:trPr>
          <w:del w:author="toantk" w:date="2022-07-26T13:48:00Z" w:id="563732077"/>
        </w:trPr>
        <w:tc>
          <w:tcPr>
            <w:tcW w:w="692" w:type="dxa"/>
            <w:tcMar/>
          </w:tcPr>
          <w:p w:rsidRPr="00176B9C" w:rsidR="00176B9C" w:rsidDel="00737EFF" w:rsidP="2ADD6C4A" w:rsidRDefault="005C557F" w14:paraId="30587BAE" w14:textId="61E8C3DF">
            <w:pPr>
              <w:pStyle w:val="Heading2"/>
              <w:rPr>
                <w:del w:author="toantk" w:date="2022-07-26T13:48:00Z" w:id="7196"/>
              </w:rPr>
              <w:pPrChange w:author="toantk" w:date="2022-07-27T13:43:00Z" w:id="7197">
                <w:pPr>
                  <w:pStyle w:val="ListParagraph"/>
                  <w:ind w:left="0"/>
                </w:pPr>
              </w:pPrChange>
            </w:pPr>
            <w:bookmarkStart w:name="_Toc111217803" w:id="7198"/>
            <w:del w:author="toantk" w:date="2022-07-26T13:48:00Z" w:id="549574553">
              <w:r w:rsidDel="18D60DDA">
                <w:delText>1</w:delText>
              </w:r>
              <w:r w:rsidDel="18D60DDA">
                <w:delText>5</w:delText>
              </w:r>
            </w:del>
            <w:bookmarkStart w:name="_Toc109835965" w:id="7200"/>
            <w:bookmarkStart w:name="_Toc109836583" w:id="7201"/>
            <w:bookmarkStart w:name="_Toc109899386" w:id="7202"/>
            <w:bookmarkStart w:name="_Toc109910175" w:id="7203"/>
            <w:bookmarkStart w:name="_Toc109910794" w:id="7204"/>
            <w:bookmarkStart w:name="_Toc110528873" w:id="7205"/>
            <w:bookmarkStart w:name="_Toc110529498" w:id="7206"/>
            <w:bookmarkEnd w:id="7198"/>
            <w:bookmarkEnd w:id="7200"/>
            <w:bookmarkEnd w:id="7201"/>
            <w:bookmarkEnd w:id="7202"/>
            <w:bookmarkEnd w:id="7203"/>
            <w:bookmarkEnd w:id="7204"/>
            <w:bookmarkEnd w:id="7205"/>
            <w:bookmarkEnd w:id="7206"/>
          </w:p>
        </w:tc>
        <w:tc>
          <w:tcPr>
            <w:tcW w:w="1708" w:type="dxa"/>
            <w:tcMar/>
          </w:tcPr>
          <w:p w:rsidRPr="00176B9C" w:rsidR="00176B9C" w:rsidDel="00737EFF" w:rsidP="2ADD6C4A" w:rsidRDefault="005C557F" w14:paraId="4D8D9CA6" w14:textId="12BA3319">
            <w:pPr>
              <w:pStyle w:val="Heading2"/>
              <w:rPr>
                <w:del w:author="toantk" w:date="2022-07-26T13:48:00Z" w:id="7207"/>
                <w:lang w:val="en-GB" w:eastAsia="en-GB"/>
              </w:rPr>
              <w:pPrChange w:author="toantk" w:date="2022-07-27T13:43:00Z" w:id="7208">
                <w:pPr>
                  <w:overflowPunct/>
                  <w:autoSpaceDE/>
                  <w:autoSpaceDN/>
                  <w:adjustRightInd/>
                  <w:spacing w:after="0"/>
                  <w:jc w:val="left"/>
                  <w:textAlignment w:val="auto"/>
                </w:pPr>
              </w:pPrChange>
            </w:pPr>
            <w:bookmarkStart w:name="_Toc111217804" w:id="7209"/>
            <w:del w:author="toantk" w:date="2022-07-26T13:48:00Z" w:id="412995228">
              <w:r w:rsidRPr="2ADD6C4A" w:rsidDel="18D60DDA">
                <w:rPr>
                  <w:lang w:val="en-GB" w:eastAsia="en-GB"/>
                </w:rPr>
                <w:delText>Call Status</w:delText>
              </w:r>
            </w:del>
            <w:bookmarkStart w:name="_Toc109835966" w:id="7211"/>
            <w:bookmarkStart w:name="_Toc109836584" w:id="7212"/>
            <w:bookmarkStart w:name="_Toc109899387" w:id="7213"/>
            <w:bookmarkStart w:name="_Toc109910176" w:id="7214"/>
            <w:bookmarkStart w:name="_Toc109910795" w:id="7215"/>
            <w:bookmarkStart w:name="_Toc110528874" w:id="7216"/>
            <w:bookmarkStart w:name="_Toc110529499" w:id="7217"/>
            <w:bookmarkEnd w:id="7209"/>
            <w:bookmarkEnd w:id="7211"/>
            <w:bookmarkEnd w:id="7212"/>
            <w:bookmarkEnd w:id="7213"/>
            <w:bookmarkEnd w:id="7214"/>
            <w:bookmarkEnd w:id="7215"/>
            <w:bookmarkEnd w:id="7216"/>
            <w:bookmarkEnd w:id="7217"/>
          </w:p>
        </w:tc>
        <w:tc>
          <w:tcPr>
            <w:tcW w:w="1708" w:type="dxa"/>
            <w:tcMar/>
          </w:tcPr>
          <w:p w:rsidRPr="00176B9C" w:rsidR="00176B9C" w:rsidDel="00737EFF" w:rsidP="2ADD6C4A" w:rsidRDefault="005C557F" w14:paraId="4CBF6F5C" w14:textId="18E69FE0">
            <w:pPr>
              <w:pStyle w:val="Heading2"/>
              <w:rPr>
                <w:del w:author="toantk" w:date="2022-07-26T13:48:00Z" w:id="7218"/>
              </w:rPr>
              <w:pPrChange w:author="toantk" w:date="2022-07-27T13:43:00Z" w:id="7219">
                <w:pPr>
                  <w:pStyle w:val="ListParagraph"/>
                  <w:ind w:left="0"/>
                </w:pPr>
              </w:pPrChange>
            </w:pPr>
            <w:bookmarkStart w:name="_Toc111217805" w:id="7220"/>
            <w:del w:author="toantk" w:date="2022-07-26T13:48:00Z" w:id="574896698">
              <w:r w:rsidDel="18D60DDA">
                <w:delText>Trạng thái cuộc gọi của thuê bao</w:delText>
              </w:r>
            </w:del>
            <w:bookmarkStart w:name="_Toc109835967" w:id="7222"/>
            <w:bookmarkStart w:name="_Toc109836585" w:id="7223"/>
            <w:bookmarkStart w:name="_Toc109899388" w:id="7224"/>
            <w:bookmarkStart w:name="_Toc109910177" w:id="7225"/>
            <w:bookmarkStart w:name="_Toc109910796" w:id="7226"/>
            <w:bookmarkStart w:name="_Toc110528875" w:id="7227"/>
            <w:bookmarkStart w:name="_Toc110529500" w:id="7228"/>
            <w:bookmarkEnd w:id="7220"/>
            <w:bookmarkEnd w:id="7222"/>
            <w:bookmarkEnd w:id="7223"/>
            <w:bookmarkEnd w:id="7224"/>
            <w:bookmarkEnd w:id="7225"/>
            <w:bookmarkEnd w:id="7226"/>
            <w:bookmarkEnd w:id="7227"/>
            <w:bookmarkEnd w:id="7228"/>
          </w:p>
        </w:tc>
        <w:tc>
          <w:tcPr>
            <w:tcW w:w="1053" w:type="dxa"/>
            <w:tcMar/>
          </w:tcPr>
          <w:p w:rsidRPr="00176B9C" w:rsidR="00176B9C" w:rsidDel="00737EFF" w:rsidP="2ADD6C4A" w:rsidRDefault="005C557F" w14:paraId="671FFB34" w14:textId="4C7591C1">
            <w:pPr>
              <w:pStyle w:val="Heading2"/>
              <w:rPr>
                <w:del w:author="toantk" w:date="2022-07-26T13:48:00Z" w:id="7229"/>
              </w:rPr>
              <w:pPrChange w:author="toantk" w:date="2022-07-27T13:43:00Z" w:id="7230">
                <w:pPr>
                  <w:pStyle w:val="ListParagraph"/>
                  <w:ind w:left="0"/>
                </w:pPr>
              </w:pPrChange>
            </w:pPr>
            <w:bookmarkStart w:name="_Toc111217806" w:id="7231"/>
            <w:del w:author="toantk" w:date="2022-07-26T13:48:00Z" w:id="2116533096">
              <w:r w:rsidDel="18D60DDA">
                <w:delText>String</w:delText>
              </w:r>
            </w:del>
            <w:bookmarkStart w:name="_Toc109835968" w:id="7233"/>
            <w:bookmarkStart w:name="_Toc109836586" w:id="7234"/>
            <w:bookmarkStart w:name="_Toc109899389" w:id="7235"/>
            <w:bookmarkStart w:name="_Toc109910178" w:id="7236"/>
            <w:bookmarkStart w:name="_Toc109910797" w:id="7237"/>
            <w:bookmarkStart w:name="_Toc110528876" w:id="7238"/>
            <w:bookmarkStart w:name="_Toc110529501" w:id="7239"/>
            <w:bookmarkEnd w:id="7231"/>
            <w:bookmarkEnd w:id="7233"/>
            <w:bookmarkEnd w:id="7234"/>
            <w:bookmarkEnd w:id="7235"/>
            <w:bookmarkEnd w:id="7236"/>
            <w:bookmarkEnd w:id="7237"/>
            <w:bookmarkEnd w:id="7238"/>
            <w:bookmarkEnd w:id="7239"/>
          </w:p>
        </w:tc>
        <w:tc>
          <w:tcPr>
            <w:tcW w:w="1108" w:type="dxa"/>
            <w:tcMar/>
          </w:tcPr>
          <w:p w:rsidRPr="00176B9C" w:rsidR="00176B9C" w:rsidDel="00737EFF" w:rsidP="2ADD6C4A" w:rsidRDefault="005C557F" w14:paraId="50F4F17A" w14:textId="2DC74588">
            <w:pPr>
              <w:pStyle w:val="Heading2"/>
              <w:rPr>
                <w:del w:author="toantk" w:date="2022-07-26T13:48:00Z" w:id="7240"/>
              </w:rPr>
              <w:pPrChange w:author="toantk" w:date="2022-07-27T13:43:00Z" w:id="7241">
                <w:pPr>
                  <w:pStyle w:val="ListParagraph"/>
                  <w:ind w:left="0"/>
                </w:pPr>
              </w:pPrChange>
            </w:pPr>
            <w:bookmarkStart w:name="_Toc111217807" w:id="7242"/>
            <w:del w:author="toantk" w:date="2022-07-26T13:48:00Z" w:id="1931670066">
              <w:r w:rsidDel="18D60DDA">
                <w:delText>Chuỗi ký tự</w:delText>
              </w:r>
            </w:del>
            <w:bookmarkStart w:name="_Toc109835969" w:id="7244"/>
            <w:bookmarkStart w:name="_Toc109836587" w:id="7245"/>
            <w:bookmarkStart w:name="_Toc109899390" w:id="7246"/>
            <w:bookmarkStart w:name="_Toc109910179" w:id="7247"/>
            <w:bookmarkStart w:name="_Toc109910798" w:id="7248"/>
            <w:bookmarkStart w:name="_Toc110528877" w:id="7249"/>
            <w:bookmarkStart w:name="_Toc110529502" w:id="7250"/>
            <w:bookmarkEnd w:id="7242"/>
            <w:bookmarkEnd w:id="7244"/>
            <w:bookmarkEnd w:id="7245"/>
            <w:bookmarkEnd w:id="7246"/>
            <w:bookmarkEnd w:id="7247"/>
            <w:bookmarkEnd w:id="7248"/>
            <w:bookmarkEnd w:id="7249"/>
            <w:bookmarkEnd w:id="7250"/>
          </w:p>
        </w:tc>
        <w:tc>
          <w:tcPr>
            <w:tcW w:w="2781" w:type="dxa"/>
            <w:tcMar/>
          </w:tcPr>
          <w:p w:rsidRPr="00176B9C" w:rsidR="00176B9C" w:rsidDel="00737EFF" w:rsidP="2ADD6C4A" w:rsidRDefault="00176B9C" w14:paraId="5FE0AB43" w14:textId="6EF202D3">
            <w:pPr>
              <w:pStyle w:val="Heading2"/>
              <w:rPr>
                <w:del w:author="toantk" w:date="2022-07-26T13:48:00Z" w:id="7251"/>
              </w:rPr>
              <w:pPrChange w:author="toantk" w:date="2022-07-27T13:43:00Z" w:id="7252">
                <w:pPr>
                  <w:pStyle w:val="ListParagraph"/>
                  <w:ind w:left="0"/>
                </w:pPr>
              </w:pPrChange>
            </w:pPr>
            <w:bookmarkStart w:name="_Toc111217808" w:id="7253"/>
            <w:del w:author="toantk" w:date="2022-07-26T13:48:00Z" w:id="1770704677">
              <w:r w:rsidDel="55CFA20C">
                <w:delText>callStatus</w:delText>
              </w:r>
            </w:del>
            <w:bookmarkStart w:name="_Toc109835970" w:id="7255"/>
            <w:bookmarkStart w:name="_Toc109836588" w:id="7256"/>
            <w:bookmarkStart w:name="_Toc109899391" w:id="7257"/>
            <w:bookmarkStart w:name="_Toc109910180" w:id="7258"/>
            <w:bookmarkStart w:name="_Toc109910799" w:id="7259"/>
            <w:bookmarkStart w:name="_Toc110528878" w:id="7260"/>
            <w:bookmarkStart w:name="_Toc110529503" w:id="7261"/>
            <w:bookmarkEnd w:id="7253"/>
            <w:bookmarkEnd w:id="7255"/>
            <w:bookmarkEnd w:id="7256"/>
            <w:bookmarkEnd w:id="7257"/>
            <w:bookmarkEnd w:id="7258"/>
            <w:bookmarkEnd w:id="7259"/>
            <w:bookmarkEnd w:id="7260"/>
            <w:bookmarkEnd w:id="7261"/>
          </w:p>
        </w:tc>
        <w:bookmarkStart w:name="_Toc109835971" w:id="7262"/>
        <w:bookmarkStart w:name="_Toc109836589" w:id="7263"/>
        <w:bookmarkStart w:name="_Toc109899392" w:id="7264"/>
        <w:bookmarkStart w:name="_Toc109910181" w:id="7265"/>
        <w:bookmarkStart w:name="_Toc109910800" w:id="7266"/>
        <w:bookmarkStart w:name="_Toc110528879" w:id="7267"/>
        <w:bookmarkStart w:name="_Toc110529504" w:id="7268"/>
        <w:bookmarkEnd w:id="7262"/>
        <w:bookmarkEnd w:id="7263"/>
        <w:bookmarkEnd w:id="7264"/>
        <w:bookmarkEnd w:id="7265"/>
        <w:bookmarkEnd w:id="7266"/>
        <w:bookmarkEnd w:id="7267"/>
        <w:bookmarkEnd w:id="7268"/>
      </w:tr>
      <w:tr w:rsidRPr="004C66E4" w:rsidR="00AF73EC" w:rsidDel="00737EFF" w:rsidTr="2ADD6C4A" w14:paraId="3785D7B9" w14:textId="64D9BBFE">
        <w:trPr>
          <w:del w:author="toantk" w:date="2022-07-26T13:48:00Z" w:id="2126643865"/>
        </w:trPr>
        <w:tc>
          <w:tcPr>
            <w:tcW w:w="692" w:type="dxa"/>
            <w:tcMar/>
          </w:tcPr>
          <w:p w:rsidRPr="00176B9C" w:rsidR="00176B9C" w:rsidDel="00737EFF" w:rsidP="2ADD6C4A" w:rsidRDefault="005C557F" w14:paraId="14D8D6C1" w14:textId="0ACB2F6B">
            <w:pPr>
              <w:pStyle w:val="Heading2"/>
              <w:rPr>
                <w:del w:author="toantk" w:date="2022-07-26T13:48:00Z" w:id="7270"/>
              </w:rPr>
              <w:pPrChange w:author="toantk" w:date="2022-07-27T13:43:00Z" w:id="7271">
                <w:pPr>
                  <w:pStyle w:val="ListParagraph"/>
                  <w:ind w:left="0"/>
                </w:pPr>
              </w:pPrChange>
            </w:pPr>
            <w:bookmarkStart w:name="_Toc111217809" w:id="7272"/>
            <w:del w:author="toantk" w:date="2022-07-26T13:48:00Z" w:id="1643219805">
              <w:r w:rsidDel="18D60DDA">
                <w:delText>1</w:delText>
              </w:r>
              <w:r w:rsidDel="18D60DDA">
                <w:delText>6</w:delText>
              </w:r>
            </w:del>
            <w:bookmarkStart w:name="_Toc109835972" w:id="7274"/>
            <w:bookmarkStart w:name="_Toc109836590" w:id="7275"/>
            <w:bookmarkStart w:name="_Toc109899393" w:id="7276"/>
            <w:bookmarkStart w:name="_Toc109910182" w:id="7277"/>
            <w:bookmarkStart w:name="_Toc109910801" w:id="7278"/>
            <w:bookmarkStart w:name="_Toc110528880" w:id="7279"/>
            <w:bookmarkStart w:name="_Toc110529505" w:id="7280"/>
            <w:bookmarkEnd w:id="7272"/>
            <w:bookmarkEnd w:id="7274"/>
            <w:bookmarkEnd w:id="7275"/>
            <w:bookmarkEnd w:id="7276"/>
            <w:bookmarkEnd w:id="7277"/>
            <w:bookmarkEnd w:id="7278"/>
            <w:bookmarkEnd w:id="7279"/>
            <w:bookmarkEnd w:id="7280"/>
          </w:p>
        </w:tc>
        <w:tc>
          <w:tcPr>
            <w:tcW w:w="1708" w:type="dxa"/>
            <w:tcMar/>
          </w:tcPr>
          <w:p w:rsidRPr="00176B9C" w:rsidR="00176B9C" w:rsidDel="00737EFF" w:rsidP="2ADD6C4A" w:rsidRDefault="00EE56DB" w14:paraId="5DB364DB" w14:textId="47F7951C">
            <w:pPr>
              <w:pStyle w:val="Heading2"/>
              <w:rPr>
                <w:del w:author="toantk" w:date="2022-07-26T13:48:00Z" w:id="7281"/>
                <w:lang w:val="en-GB" w:eastAsia="en-GB"/>
              </w:rPr>
              <w:pPrChange w:author="toantk" w:date="2022-07-27T13:43:00Z" w:id="7282">
                <w:pPr>
                  <w:overflowPunct/>
                  <w:autoSpaceDE/>
                  <w:autoSpaceDN/>
                  <w:adjustRightInd/>
                  <w:spacing w:after="0"/>
                  <w:jc w:val="left"/>
                  <w:textAlignment w:val="auto"/>
                </w:pPr>
              </w:pPrChange>
            </w:pPr>
            <w:bookmarkStart w:name="_Toc111217810" w:id="7283"/>
            <w:del w:author="toantk" w:date="2022-07-26T13:48:00Z" w:id="899393628">
              <w:r w:rsidRPr="2ADD6C4A" w:rsidDel="4ED3AB87">
                <w:rPr>
                  <w:lang w:val="en-GB" w:eastAsia="en-GB"/>
                </w:rPr>
                <w:delText>Display Name</w:delText>
              </w:r>
            </w:del>
            <w:bookmarkStart w:name="_Toc109835973" w:id="7285"/>
            <w:bookmarkStart w:name="_Toc109836591" w:id="7286"/>
            <w:bookmarkStart w:name="_Toc109899394" w:id="7287"/>
            <w:bookmarkStart w:name="_Toc109910183" w:id="7288"/>
            <w:bookmarkStart w:name="_Toc109910802" w:id="7289"/>
            <w:bookmarkStart w:name="_Toc110528881" w:id="7290"/>
            <w:bookmarkStart w:name="_Toc110529506" w:id="7291"/>
            <w:bookmarkEnd w:id="7283"/>
            <w:bookmarkEnd w:id="7285"/>
            <w:bookmarkEnd w:id="7286"/>
            <w:bookmarkEnd w:id="7287"/>
            <w:bookmarkEnd w:id="7288"/>
            <w:bookmarkEnd w:id="7289"/>
            <w:bookmarkEnd w:id="7290"/>
            <w:bookmarkEnd w:id="7291"/>
          </w:p>
        </w:tc>
        <w:tc>
          <w:tcPr>
            <w:tcW w:w="1708" w:type="dxa"/>
            <w:tcMar/>
          </w:tcPr>
          <w:p w:rsidRPr="00176B9C" w:rsidR="00176B9C" w:rsidDel="00737EFF" w:rsidP="2ADD6C4A" w:rsidRDefault="00AF73EC" w14:paraId="46310EFC" w14:textId="1AD7E860">
            <w:pPr>
              <w:pStyle w:val="Heading2"/>
              <w:rPr>
                <w:del w:author="toantk" w:date="2022-07-26T13:48:00Z" w:id="7292"/>
              </w:rPr>
              <w:pPrChange w:author="toantk" w:date="2022-07-27T13:43:00Z" w:id="7293">
                <w:pPr>
                  <w:pStyle w:val="ListParagraph"/>
                  <w:ind w:left="0"/>
                </w:pPr>
              </w:pPrChange>
            </w:pPr>
            <w:bookmarkStart w:name="_Toc111217811" w:id="7294"/>
            <w:del w:author="toantk" w:date="2022-07-26T13:48:00Z" w:id="157549359">
              <w:r w:rsidDel="110DE542">
                <w:delText>Cấu hình t</w:delText>
              </w:r>
              <w:r w:rsidDel="110DE542">
                <w:delText>ên thuê bao</w:delText>
              </w:r>
              <w:r w:rsidDel="110DE542">
                <w:delText xml:space="preserve"> hiện tại</w:delText>
              </w:r>
            </w:del>
            <w:bookmarkStart w:name="_Toc109835974" w:id="7296"/>
            <w:bookmarkStart w:name="_Toc109836592" w:id="7297"/>
            <w:bookmarkStart w:name="_Toc109899395" w:id="7298"/>
            <w:bookmarkStart w:name="_Toc109910184" w:id="7299"/>
            <w:bookmarkStart w:name="_Toc109910803" w:id="7300"/>
            <w:bookmarkStart w:name="_Toc110528882" w:id="7301"/>
            <w:bookmarkStart w:name="_Toc110529507" w:id="7302"/>
            <w:bookmarkEnd w:id="7294"/>
            <w:bookmarkEnd w:id="7296"/>
            <w:bookmarkEnd w:id="7297"/>
            <w:bookmarkEnd w:id="7298"/>
            <w:bookmarkEnd w:id="7299"/>
            <w:bookmarkEnd w:id="7300"/>
            <w:bookmarkEnd w:id="7301"/>
            <w:bookmarkEnd w:id="7302"/>
          </w:p>
        </w:tc>
        <w:tc>
          <w:tcPr>
            <w:tcW w:w="1053" w:type="dxa"/>
            <w:tcMar/>
          </w:tcPr>
          <w:p w:rsidRPr="00176B9C" w:rsidR="00176B9C" w:rsidDel="00737EFF" w:rsidP="2ADD6C4A" w:rsidRDefault="00EE56DB" w14:paraId="6318A2D3" w14:textId="0D1BFC30">
            <w:pPr>
              <w:pStyle w:val="Heading2"/>
              <w:rPr>
                <w:del w:author="toantk" w:date="2022-07-26T13:48:00Z" w:id="7303"/>
              </w:rPr>
              <w:pPrChange w:author="toantk" w:date="2022-07-27T13:43:00Z" w:id="7304">
                <w:pPr>
                  <w:pStyle w:val="ListParagraph"/>
                  <w:ind w:left="0"/>
                </w:pPr>
              </w:pPrChange>
            </w:pPr>
            <w:bookmarkStart w:name="_Toc111217812" w:id="7305"/>
            <w:del w:author="toantk" w:date="2022-07-26T13:48:00Z" w:id="1709812208">
              <w:r w:rsidDel="4ED3AB87">
                <w:delText>String</w:delText>
              </w:r>
            </w:del>
            <w:bookmarkStart w:name="_Toc109835975" w:id="7307"/>
            <w:bookmarkStart w:name="_Toc109836593" w:id="7308"/>
            <w:bookmarkStart w:name="_Toc109899396" w:id="7309"/>
            <w:bookmarkStart w:name="_Toc109910185" w:id="7310"/>
            <w:bookmarkStart w:name="_Toc109910804" w:id="7311"/>
            <w:bookmarkStart w:name="_Toc110528883" w:id="7312"/>
            <w:bookmarkStart w:name="_Toc110529508" w:id="7313"/>
            <w:bookmarkEnd w:id="7305"/>
            <w:bookmarkEnd w:id="7307"/>
            <w:bookmarkEnd w:id="7308"/>
            <w:bookmarkEnd w:id="7309"/>
            <w:bookmarkEnd w:id="7310"/>
            <w:bookmarkEnd w:id="7311"/>
            <w:bookmarkEnd w:id="7312"/>
            <w:bookmarkEnd w:id="7313"/>
          </w:p>
        </w:tc>
        <w:tc>
          <w:tcPr>
            <w:tcW w:w="1108" w:type="dxa"/>
            <w:tcMar/>
          </w:tcPr>
          <w:p w:rsidRPr="00176B9C" w:rsidR="00176B9C" w:rsidDel="00737EFF" w:rsidP="2ADD6C4A" w:rsidRDefault="00EE56DB" w14:paraId="432B6B38" w14:textId="5CB3F946">
            <w:pPr>
              <w:pStyle w:val="Heading2"/>
              <w:rPr>
                <w:del w:author="toantk" w:date="2022-07-26T13:48:00Z" w:id="7314"/>
              </w:rPr>
              <w:pPrChange w:author="toantk" w:date="2022-07-27T13:43:00Z" w:id="7315">
                <w:pPr>
                  <w:pStyle w:val="ListParagraph"/>
                  <w:ind w:left="0"/>
                </w:pPr>
              </w:pPrChange>
            </w:pPr>
            <w:bookmarkStart w:name="_Toc111217813" w:id="7316"/>
            <w:del w:author="toantk" w:date="2022-07-26T13:48:00Z" w:id="1657477976">
              <w:r w:rsidDel="4ED3AB87">
                <w:delText>Chuỗi ký tự</w:delText>
              </w:r>
            </w:del>
            <w:bookmarkStart w:name="_Toc109835976" w:id="7318"/>
            <w:bookmarkStart w:name="_Toc109836594" w:id="7319"/>
            <w:bookmarkStart w:name="_Toc109899397" w:id="7320"/>
            <w:bookmarkStart w:name="_Toc109910186" w:id="7321"/>
            <w:bookmarkStart w:name="_Toc109910805" w:id="7322"/>
            <w:bookmarkStart w:name="_Toc110528884" w:id="7323"/>
            <w:bookmarkStart w:name="_Toc110529509" w:id="7324"/>
            <w:bookmarkEnd w:id="7316"/>
            <w:bookmarkEnd w:id="7318"/>
            <w:bookmarkEnd w:id="7319"/>
            <w:bookmarkEnd w:id="7320"/>
            <w:bookmarkEnd w:id="7321"/>
            <w:bookmarkEnd w:id="7322"/>
            <w:bookmarkEnd w:id="7323"/>
            <w:bookmarkEnd w:id="7324"/>
          </w:p>
        </w:tc>
        <w:tc>
          <w:tcPr>
            <w:tcW w:w="2781" w:type="dxa"/>
            <w:tcMar/>
          </w:tcPr>
          <w:p w:rsidRPr="00176B9C" w:rsidR="00176B9C" w:rsidDel="00737EFF" w:rsidP="2ADD6C4A" w:rsidRDefault="00176B9C" w14:paraId="73BD12C4" w14:textId="5B4E45D4">
            <w:pPr>
              <w:pStyle w:val="Heading2"/>
              <w:rPr>
                <w:del w:author="toantk" w:date="2022-07-26T13:48:00Z" w:id="7325"/>
              </w:rPr>
              <w:pPrChange w:author="toantk" w:date="2022-07-27T13:43:00Z" w:id="7326">
                <w:pPr>
                  <w:pStyle w:val="ListParagraph"/>
                  <w:ind w:left="0"/>
                </w:pPr>
              </w:pPrChange>
            </w:pPr>
            <w:bookmarkStart w:name="_Toc111217814" w:id="7327"/>
            <w:del w:author="toantk" w:date="2022-07-26T13:48:00Z" w:id="1041800382">
              <w:r w:rsidDel="55CFA20C">
                <w:delText>displayName</w:delText>
              </w:r>
            </w:del>
            <w:bookmarkStart w:name="_Toc109835977" w:id="7329"/>
            <w:bookmarkStart w:name="_Toc109836595" w:id="7330"/>
            <w:bookmarkStart w:name="_Toc109899398" w:id="7331"/>
            <w:bookmarkStart w:name="_Toc109910187" w:id="7332"/>
            <w:bookmarkStart w:name="_Toc109910806" w:id="7333"/>
            <w:bookmarkStart w:name="_Toc110528885" w:id="7334"/>
            <w:bookmarkStart w:name="_Toc110529510" w:id="7335"/>
            <w:bookmarkEnd w:id="7327"/>
            <w:bookmarkEnd w:id="7329"/>
            <w:bookmarkEnd w:id="7330"/>
            <w:bookmarkEnd w:id="7331"/>
            <w:bookmarkEnd w:id="7332"/>
            <w:bookmarkEnd w:id="7333"/>
            <w:bookmarkEnd w:id="7334"/>
            <w:bookmarkEnd w:id="7335"/>
          </w:p>
        </w:tc>
        <w:bookmarkStart w:name="_Toc109835978" w:id="7336"/>
        <w:bookmarkStart w:name="_Toc109836596" w:id="7337"/>
        <w:bookmarkStart w:name="_Toc109899399" w:id="7338"/>
        <w:bookmarkStart w:name="_Toc109910188" w:id="7339"/>
        <w:bookmarkStart w:name="_Toc109910807" w:id="7340"/>
        <w:bookmarkStart w:name="_Toc110528886" w:id="7341"/>
        <w:bookmarkStart w:name="_Toc110529511" w:id="7342"/>
        <w:bookmarkEnd w:id="7336"/>
        <w:bookmarkEnd w:id="7337"/>
        <w:bookmarkEnd w:id="7338"/>
        <w:bookmarkEnd w:id="7339"/>
        <w:bookmarkEnd w:id="7340"/>
        <w:bookmarkEnd w:id="7341"/>
        <w:bookmarkEnd w:id="7342"/>
      </w:tr>
      <w:tr w:rsidRPr="004C66E4" w:rsidR="00AF73EC" w:rsidDel="00737EFF" w:rsidTr="2ADD6C4A" w14:paraId="5F94C163" w14:textId="541E07C0">
        <w:trPr>
          <w:del w:author="toantk" w:date="2022-07-26T13:48:00Z" w:id="1578200541"/>
        </w:trPr>
        <w:tc>
          <w:tcPr>
            <w:tcW w:w="692" w:type="dxa"/>
            <w:tcMar/>
          </w:tcPr>
          <w:p w:rsidRPr="00176B9C" w:rsidR="00176B9C" w:rsidDel="00737EFF" w:rsidP="2ADD6C4A" w:rsidRDefault="00EE56DB" w14:paraId="24B1AB0D" w14:textId="2B9C83BA">
            <w:pPr>
              <w:pStyle w:val="Heading2"/>
              <w:rPr>
                <w:del w:author="toantk" w:date="2022-07-26T13:48:00Z" w:id="7344"/>
              </w:rPr>
              <w:pPrChange w:author="toantk" w:date="2022-07-27T13:43:00Z" w:id="7345">
                <w:pPr>
                  <w:pStyle w:val="ListParagraph"/>
                  <w:ind w:left="0"/>
                </w:pPr>
              </w:pPrChange>
            </w:pPr>
            <w:bookmarkStart w:name="_Toc111217815" w:id="7346"/>
            <w:del w:author="toantk" w:date="2022-07-26T13:48:00Z" w:id="1024879716">
              <w:r w:rsidDel="4ED3AB87">
                <w:delText>1</w:delText>
              </w:r>
              <w:r w:rsidDel="4ED3AB87">
                <w:delText>7</w:delText>
              </w:r>
            </w:del>
            <w:bookmarkStart w:name="_Toc109835979" w:id="7348"/>
            <w:bookmarkStart w:name="_Toc109836597" w:id="7349"/>
            <w:bookmarkStart w:name="_Toc109899400" w:id="7350"/>
            <w:bookmarkStart w:name="_Toc109910189" w:id="7351"/>
            <w:bookmarkStart w:name="_Toc109910808" w:id="7352"/>
            <w:bookmarkStart w:name="_Toc110528887" w:id="7353"/>
            <w:bookmarkStart w:name="_Toc110529512" w:id="7354"/>
            <w:bookmarkEnd w:id="7346"/>
            <w:bookmarkEnd w:id="7348"/>
            <w:bookmarkEnd w:id="7349"/>
            <w:bookmarkEnd w:id="7350"/>
            <w:bookmarkEnd w:id="7351"/>
            <w:bookmarkEnd w:id="7352"/>
            <w:bookmarkEnd w:id="7353"/>
            <w:bookmarkEnd w:id="7354"/>
          </w:p>
        </w:tc>
        <w:tc>
          <w:tcPr>
            <w:tcW w:w="1708" w:type="dxa"/>
            <w:tcMar/>
          </w:tcPr>
          <w:p w:rsidRPr="00176B9C" w:rsidR="00176B9C" w:rsidDel="00737EFF" w:rsidP="2ADD6C4A" w:rsidRDefault="00EE56DB" w14:paraId="4EFBD934" w14:textId="046C9171">
            <w:pPr>
              <w:pStyle w:val="Heading2"/>
              <w:rPr>
                <w:del w:author="toantk" w:date="2022-07-26T13:48:00Z" w:id="7355"/>
                <w:lang w:val="en-GB" w:eastAsia="en-GB"/>
              </w:rPr>
              <w:pPrChange w:author="toantk" w:date="2022-07-27T13:43:00Z" w:id="7356">
                <w:pPr>
                  <w:overflowPunct/>
                  <w:autoSpaceDE/>
                  <w:autoSpaceDN/>
                  <w:adjustRightInd/>
                  <w:spacing w:after="0"/>
                  <w:jc w:val="left"/>
                  <w:textAlignment w:val="auto"/>
                </w:pPr>
              </w:pPrChange>
            </w:pPr>
            <w:bookmarkStart w:name="_Toc111217816" w:id="7357"/>
            <w:del w:author="toantk" w:date="2022-07-26T13:48:00Z" w:id="2002503786">
              <w:r w:rsidRPr="2ADD6C4A" w:rsidDel="4ED3AB87">
                <w:rPr>
                  <w:lang w:val="en-GB" w:eastAsia="en-GB"/>
                </w:rPr>
                <w:delText>Phone Nu</w:delText>
              </w:r>
              <w:r w:rsidRPr="2ADD6C4A" w:rsidDel="4ED3AB87">
                <w:rPr>
                  <w:lang w:val="en-GB" w:eastAsia="en-GB"/>
                </w:rPr>
                <w:delText>mber</w:delText>
              </w:r>
            </w:del>
            <w:bookmarkStart w:name="_Toc109835980" w:id="7359"/>
            <w:bookmarkStart w:name="_Toc109836598" w:id="7360"/>
            <w:bookmarkStart w:name="_Toc109899401" w:id="7361"/>
            <w:bookmarkStart w:name="_Toc109910190" w:id="7362"/>
            <w:bookmarkStart w:name="_Toc109910809" w:id="7363"/>
            <w:bookmarkStart w:name="_Toc110528888" w:id="7364"/>
            <w:bookmarkStart w:name="_Toc110529513" w:id="7365"/>
            <w:bookmarkEnd w:id="7357"/>
            <w:bookmarkEnd w:id="7359"/>
            <w:bookmarkEnd w:id="7360"/>
            <w:bookmarkEnd w:id="7361"/>
            <w:bookmarkEnd w:id="7362"/>
            <w:bookmarkEnd w:id="7363"/>
            <w:bookmarkEnd w:id="7364"/>
            <w:bookmarkEnd w:id="7365"/>
          </w:p>
        </w:tc>
        <w:tc>
          <w:tcPr>
            <w:tcW w:w="1708" w:type="dxa"/>
            <w:tcMar/>
          </w:tcPr>
          <w:p w:rsidRPr="00176B9C" w:rsidR="00176B9C" w:rsidDel="00737EFF" w:rsidP="2ADD6C4A" w:rsidRDefault="00AF73EC" w14:paraId="2EC884AC" w14:textId="27813F25">
            <w:pPr>
              <w:pStyle w:val="Heading2"/>
              <w:rPr>
                <w:del w:author="toantk" w:date="2022-07-26T13:48:00Z" w:id="7366"/>
              </w:rPr>
              <w:pPrChange w:author="toantk" w:date="2022-07-27T13:43:00Z" w:id="7367">
                <w:pPr>
                  <w:pStyle w:val="ListParagraph"/>
                  <w:ind w:left="0"/>
                </w:pPr>
              </w:pPrChange>
            </w:pPr>
            <w:bookmarkStart w:name="_Toc111217817" w:id="7368"/>
            <w:del w:author="toantk" w:date="2022-07-26T13:48:00Z" w:id="931731180">
              <w:r w:rsidDel="110DE542">
                <w:delText>Cấu hình số điện thoại của thuê bao hiện tại</w:delText>
              </w:r>
            </w:del>
            <w:bookmarkStart w:name="_Toc109835981" w:id="7370"/>
            <w:bookmarkStart w:name="_Toc109836599" w:id="7371"/>
            <w:bookmarkStart w:name="_Toc109899402" w:id="7372"/>
            <w:bookmarkStart w:name="_Toc109910191" w:id="7373"/>
            <w:bookmarkStart w:name="_Toc109910810" w:id="7374"/>
            <w:bookmarkStart w:name="_Toc110528889" w:id="7375"/>
            <w:bookmarkStart w:name="_Toc110529514" w:id="7376"/>
            <w:bookmarkEnd w:id="7368"/>
            <w:bookmarkEnd w:id="7370"/>
            <w:bookmarkEnd w:id="7371"/>
            <w:bookmarkEnd w:id="7372"/>
            <w:bookmarkEnd w:id="7373"/>
            <w:bookmarkEnd w:id="7374"/>
            <w:bookmarkEnd w:id="7375"/>
            <w:bookmarkEnd w:id="7376"/>
          </w:p>
        </w:tc>
        <w:tc>
          <w:tcPr>
            <w:tcW w:w="1053" w:type="dxa"/>
            <w:tcMar/>
          </w:tcPr>
          <w:p w:rsidRPr="00176B9C" w:rsidR="00176B9C" w:rsidDel="00737EFF" w:rsidP="2ADD6C4A" w:rsidRDefault="00AF73EC" w14:paraId="5D9679B9" w14:textId="17891FF8">
            <w:pPr>
              <w:pStyle w:val="Heading2"/>
              <w:rPr>
                <w:del w:author="toantk" w:date="2022-07-26T13:48:00Z" w:id="7377"/>
              </w:rPr>
              <w:pPrChange w:author="toantk" w:date="2022-07-27T13:43:00Z" w:id="7378">
                <w:pPr>
                  <w:pStyle w:val="ListParagraph"/>
                  <w:ind w:left="0"/>
                </w:pPr>
              </w:pPrChange>
            </w:pPr>
            <w:bookmarkStart w:name="_Toc111217818" w:id="7379"/>
            <w:del w:author="toantk" w:date="2022-07-26T13:48:00Z" w:id="863687040">
              <w:r w:rsidDel="110DE542">
                <w:delText>String</w:delText>
              </w:r>
            </w:del>
            <w:bookmarkStart w:name="_Toc109835982" w:id="7381"/>
            <w:bookmarkStart w:name="_Toc109836600" w:id="7382"/>
            <w:bookmarkStart w:name="_Toc109899403" w:id="7383"/>
            <w:bookmarkStart w:name="_Toc109910192" w:id="7384"/>
            <w:bookmarkStart w:name="_Toc109910811" w:id="7385"/>
            <w:bookmarkStart w:name="_Toc110528890" w:id="7386"/>
            <w:bookmarkStart w:name="_Toc110529515" w:id="7387"/>
            <w:bookmarkEnd w:id="7379"/>
            <w:bookmarkEnd w:id="7381"/>
            <w:bookmarkEnd w:id="7382"/>
            <w:bookmarkEnd w:id="7383"/>
            <w:bookmarkEnd w:id="7384"/>
            <w:bookmarkEnd w:id="7385"/>
            <w:bookmarkEnd w:id="7386"/>
            <w:bookmarkEnd w:id="7387"/>
          </w:p>
        </w:tc>
        <w:tc>
          <w:tcPr>
            <w:tcW w:w="1108" w:type="dxa"/>
            <w:tcMar/>
          </w:tcPr>
          <w:p w:rsidRPr="00176B9C" w:rsidR="00176B9C" w:rsidDel="00737EFF" w:rsidP="2ADD6C4A" w:rsidRDefault="00AF73EC" w14:paraId="70C893BB" w14:textId="3A4136B8">
            <w:pPr>
              <w:pStyle w:val="Heading2"/>
              <w:rPr>
                <w:del w:author="toantk" w:date="2022-07-26T13:48:00Z" w:id="7388"/>
              </w:rPr>
              <w:pPrChange w:author="toantk" w:date="2022-07-27T13:43:00Z" w:id="7389">
                <w:pPr>
                  <w:pStyle w:val="ListParagraph"/>
                  <w:ind w:left="0"/>
                </w:pPr>
              </w:pPrChange>
            </w:pPr>
            <w:bookmarkStart w:name="_Toc111217819" w:id="7390"/>
            <w:del w:author="toantk" w:date="2022-07-26T13:48:00Z" w:id="1427844405">
              <w:r w:rsidDel="110DE542">
                <w:delText>Chuỗi ký tự</w:delText>
              </w:r>
            </w:del>
            <w:bookmarkStart w:name="_Toc109835983" w:id="7392"/>
            <w:bookmarkStart w:name="_Toc109836601" w:id="7393"/>
            <w:bookmarkStart w:name="_Toc109899404" w:id="7394"/>
            <w:bookmarkStart w:name="_Toc109910193" w:id="7395"/>
            <w:bookmarkStart w:name="_Toc109910812" w:id="7396"/>
            <w:bookmarkStart w:name="_Toc110528891" w:id="7397"/>
            <w:bookmarkStart w:name="_Toc110529516" w:id="7398"/>
            <w:bookmarkEnd w:id="7390"/>
            <w:bookmarkEnd w:id="7392"/>
            <w:bookmarkEnd w:id="7393"/>
            <w:bookmarkEnd w:id="7394"/>
            <w:bookmarkEnd w:id="7395"/>
            <w:bookmarkEnd w:id="7396"/>
            <w:bookmarkEnd w:id="7397"/>
            <w:bookmarkEnd w:id="7398"/>
          </w:p>
        </w:tc>
        <w:tc>
          <w:tcPr>
            <w:tcW w:w="2781" w:type="dxa"/>
            <w:tcMar/>
          </w:tcPr>
          <w:p w:rsidRPr="00176B9C" w:rsidR="00176B9C" w:rsidDel="00737EFF" w:rsidP="2ADD6C4A" w:rsidRDefault="00176B9C" w14:paraId="59D871DB" w14:textId="26C44F2C">
            <w:pPr>
              <w:pStyle w:val="Heading2"/>
              <w:rPr>
                <w:del w:author="toantk" w:date="2022-07-26T13:48:00Z" w:id="7399"/>
              </w:rPr>
              <w:pPrChange w:author="toantk" w:date="2022-07-27T13:43:00Z" w:id="7400">
                <w:pPr>
                  <w:pStyle w:val="ListParagraph"/>
                  <w:ind w:left="0"/>
                </w:pPr>
              </w:pPrChange>
            </w:pPr>
            <w:bookmarkStart w:name="_Toc111217820" w:id="7401"/>
            <w:del w:author="toantk" w:date="2022-07-26T13:48:00Z" w:id="1999622050">
              <w:r w:rsidDel="55CFA20C">
                <w:delText>phoneNumber</w:delText>
              </w:r>
            </w:del>
            <w:bookmarkStart w:name="_Toc109835984" w:id="7403"/>
            <w:bookmarkStart w:name="_Toc109836602" w:id="7404"/>
            <w:bookmarkStart w:name="_Toc109899405" w:id="7405"/>
            <w:bookmarkStart w:name="_Toc109910194" w:id="7406"/>
            <w:bookmarkStart w:name="_Toc109910813" w:id="7407"/>
            <w:bookmarkStart w:name="_Toc110528892" w:id="7408"/>
            <w:bookmarkStart w:name="_Toc110529517" w:id="7409"/>
            <w:bookmarkEnd w:id="7401"/>
            <w:bookmarkEnd w:id="7403"/>
            <w:bookmarkEnd w:id="7404"/>
            <w:bookmarkEnd w:id="7405"/>
            <w:bookmarkEnd w:id="7406"/>
            <w:bookmarkEnd w:id="7407"/>
            <w:bookmarkEnd w:id="7408"/>
            <w:bookmarkEnd w:id="7409"/>
          </w:p>
        </w:tc>
        <w:bookmarkStart w:name="_Toc109835985" w:id="7410"/>
        <w:bookmarkStart w:name="_Toc109836603" w:id="7411"/>
        <w:bookmarkStart w:name="_Toc109899406" w:id="7412"/>
        <w:bookmarkStart w:name="_Toc109910195" w:id="7413"/>
        <w:bookmarkStart w:name="_Toc109910814" w:id="7414"/>
        <w:bookmarkStart w:name="_Toc110528893" w:id="7415"/>
        <w:bookmarkStart w:name="_Toc110529518" w:id="7416"/>
        <w:bookmarkEnd w:id="7410"/>
        <w:bookmarkEnd w:id="7411"/>
        <w:bookmarkEnd w:id="7412"/>
        <w:bookmarkEnd w:id="7413"/>
        <w:bookmarkEnd w:id="7414"/>
        <w:bookmarkEnd w:id="7415"/>
        <w:bookmarkEnd w:id="7416"/>
      </w:tr>
      <w:tr w:rsidRPr="004C66E4" w:rsidR="005C557F" w:rsidDel="00737EFF" w:rsidTr="2ADD6C4A" w14:paraId="66B7100B" w14:textId="420313DA">
        <w:trPr>
          <w:del w:author="toantk" w:date="2022-07-26T13:48:00Z" w:id="1544083649"/>
        </w:trPr>
        <w:tc>
          <w:tcPr>
            <w:tcW w:w="692" w:type="dxa"/>
            <w:tcMar/>
          </w:tcPr>
          <w:p w:rsidRPr="00176B9C" w:rsidR="005C557F" w:rsidDel="00737EFF" w:rsidP="2ADD6C4A" w:rsidRDefault="00AF73EC" w14:paraId="03282F18" w14:textId="45C83D0C">
            <w:pPr>
              <w:pStyle w:val="Heading2"/>
              <w:rPr>
                <w:del w:author="toantk" w:date="2022-07-26T13:48:00Z" w:id="7418"/>
              </w:rPr>
              <w:pPrChange w:author="toantk" w:date="2022-07-27T13:43:00Z" w:id="7419">
                <w:pPr>
                  <w:pStyle w:val="ListParagraph"/>
                  <w:ind w:left="0"/>
                </w:pPr>
              </w:pPrChange>
            </w:pPr>
            <w:bookmarkStart w:name="_Toc111217821" w:id="7420"/>
            <w:del w:author="toantk" w:date="2022-07-26T13:48:00Z" w:id="432783226">
              <w:r w:rsidDel="110DE542">
                <w:delText>1</w:delText>
              </w:r>
              <w:r w:rsidDel="110DE542">
                <w:delText>8</w:delText>
              </w:r>
            </w:del>
            <w:bookmarkStart w:name="_Toc109835986" w:id="7422"/>
            <w:bookmarkStart w:name="_Toc109836604" w:id="7423"/>
            <w:bookmarkStart w:name="_Toc109899407" w:id="7424"/>
            <w:bookmarkStart w:name="_Toc109910196" w:id="7425"/>
            <w:bookmarkStart w:name="_Toc109910815" w:id="7426"/>
            <w:bookmarkStart w:name="_Toc110528894" w:id="7427"/>
            <w:bookmarkStart w:name="_Toc110529519" w:id="7428"/>
            <w:bookmarkEnd w:id="7420"/>
            <w:bookmarkEnd w:id="7422"/>
            <w:bookmarkEnd w:id="7423"/>
            <w:bookmarkEnd w:id="7424"/>
            <w:bookmarkEnd w:id="7425"/>
            <w:bookmarkEnd w:id="7426"/>
            <w:bookmarkEnd w:id="7427"/>
            <w:bookmarkEnd w:id="7428"/>
          </w:p>
        </w:tc>
        <w:tc>
          <w:tcPr>
            <w:tcW w:w="1708" w:type="dxa"/>
            <w:tcMar/>
          </w:tcPr>
          <w:p w:rsidRPr="00176B9C" w:rsidR="005C557F" w:rsidDel="00737EFF" w:rsidP="2ADD6C4A" w:rsidRDefault="00AF73EC" w14:paraId="37A37034" w14:textId="3FBB98A5">
            <w:pPr>
              <w:pStyle w:val="Heading2"/>
              <w:rPr>
                <w:del w:author="toantk" w:date="2022-07-26T13:48:00Z" w:id="7429"/>
                <w:lang w:val="en-GB" w:eastAsia="en-GB"/>
              </w:rPr>
              <w:pPrChange w:author="toantk" w:date="2022-07-27T13:43:00Z" w:id="7430">
                <w:pPr>
                  <w:overflowPunct/>
                  <w:autoSpaceDE/>
                  <w:autoSpaceDN/>
                  <w:adjustRightInd/>
                  <w:spacing w:after="0"/>
                  <w:jc w:val="left"/>
                  <w:textAlignment w:val="auto"/>
                </w:pPr>
              </w:pPrChange>
            </w:pPr>
            <w:bookmarkStart w:name="_Toc111217822" w:id="7431"/>
            <w:del w:author="toantk" w:date="2022-07-26T13:48:00Z" w:id="1900924604">
              <w:r w:rsidRPr="2ADD6C4A" w:rsidDel="110DE542">
                <w:rPr>
                  <w:lang w:val="en-GB" w:eastAsia="en-GB"/>
                </w:rPr>
                <w:delText>Authentication Name</w:delText>
              </w:r>
            </w:del>
            <w:bookmarkEnd w:id="7431"/>
            <w:del w:author="toantk" w:date="2022-07-26T13:48:00Z" w:id="1323261835">
              <w:r w:rsidRPr="2ADD6C4A" w:rsidDel="110DE542">
                <w:rPr>
                  <w:lang w:val="en-GB" w:eastAsia="en-GB"/>
                </w:rPr>
                <w:delText xml:space="preserve"> </w:delText>
              </w:r>
            </w:del>
            <w:bookmarkStart w:name="_Toc109835987" w:id="7433"/>
            <w:bookmarkStart w:name="_Toc109836605" w:id="7434"/>
            <w:bookmarkStart w:name="_Toc109899408" w:id="7435"/>
            <w:bookmarkStart w:name="_Toc109910197" w:id="7436"/>
            <w:bookmarkStart w:name="_Toc109910816" w:id="7437"/>
            <w:bookmarkStart w:name="_Toc110528895" w:id="7438"/>
            <w:bookmarkStart w:name="_Toc110529520" w:id="7439"/>
            <w:bookmarkEnd w:id="7433"/>
            <w:bookmarkEnd w:id="7434"/>
            <w:bookmarkEnd w:id="7435"/>
            <w:bookmarkEnd w:id="7436"/>
            <w:bookmarkEnd w:id="7437"/>
            <w:bookmarkEnd w:id="7438"/>
            <w:bookmarkEnd w:id="7439"/>
          </w:p>
        </w:tc>
        <w:tc>
          <w:tcPr>
            <w:tcW w:w="1708" w:type="dxa"/>
            <w:tcMar/>
          </w:tcPr>
          <w:p w:rsidRPr="00176B9C" w:rsidR="005C557F" w:rsidDel="00737EFF" w:rsidP="2ADD6C4A" w:rsidRDefault="00AF73EC" w14:paraId="1414557C" w14:textId="7E84398C">
            <w:pPr>
              <w:pStyle w:val="Heading2"/>
              <w:rPr>
                <w:del w:author="toantk" w:date="2022-07-26T13:48:00Z" w:id="7440"/>
              </w:rPr>
              <w:pPrChange w:author="toantk" w:date="2022-07-27T13:43:00Z" w:id="7441">
                <w:pPr>
                  <w:pStyle w:val="ListParagraph"/>
                  <w:ind w:left="0"/>
                </w:pPr>
              </w:pPrChange>
            </w:pPr>
            <w:bookmarkStart w:name="_Toc111217823" w:id="7442"/>
            <w:del w:author="toantk" w:date="2022-07-26T13:48:00Z" w:id="1899536926">
              <w:r w:rsidDel="110DE542">
                <w:delText>Cấu hình Authentication Name của thuê bao hiện tại</w:delText>
              </w:r>
            </w:del>
            <w:bookmarkStart w:name="_Toc109835988" w:id="7444"/>
            <w:bookmarkStart w:name="_Toc109836606" w:id="7445"/>
            <w:bookmarkStart w:name="_Toc109899409" w:id="7446"/>
            <w:bookmarkStart w:name="_Toc109910198" w:id="7447"/>
            <w:bookmarkStart w:name="_Toc109910817" w:id="7448"/>
            <w:bookmarkStart w:name="_Toc110528896" w:id="7449"/>
            <w:bookmarkStart w:name="_Toc110529521" w:id="7450"/>
            <w:bookmarkEnd w:id="7442"/>
            <w:bookmarkEnd w:id="7444"/>
            <w:bookmarkEnd w:id="7445"/>
            <w:bookmarkEnd w:id="7446"/>
            <w:bookmarkEnd w:id="7447"/>
            <w:bookmarkEnd w:id="7448"/>
            <w:bookmarkEnd w:id="7449"/>
            <w:bookmarkEnd w:id="7450"/>
          </w:p>
        </w:tc>
        <w:tc>
          <w:tcPr>
            <w:tcW w:w="1053" w:type="dxa"/>
            <w:tcMar/>
          </w:tcPr>
          <w:p w:rsidRPr="00176B9C" w:rsidR="005C557F" w:rsidDel="00737EFF" w:rsidP="2ADD6C4A" w:rsidRDefault="00AF73EC" w14:paraId="6B203150" w14:textId="7BE2AF51">
            <w:pPr>
              <w:pStyle w:val="Heading2"/>
              <w:rPr>
                <w:del w:author="toantk" w:date="2022-07-26T13:48:00Z" w:id="7451"/>
              </w:rPr>
              <w:pPrChange w:author="toantk" w:date="2022-07-27T13:43:00Z" w:id="7452">
                <w:pPr>
                  <w:pStyle w:val="ListParagraph"/>
                  <w:ind w:left="0"/>
                </w:pPr>
              </w:pPrChange>
            </w:pPr>
            <w:bookmarkStart w:name="_Toc111217824" w:id="7453"/>
            <w:del w:author="toantk" w:date="2022-07-26T13:48:00Z" w:id="896858996">
              <w:r w:rsidDel="110DE542">
                <w:delText>String</w:delText>
              </w:r>
            </w:del>
            <w:bookmarkStart w:name="_Toc109835989" w:id="7455"/>
            <w:bookmarkStart w:name="_Toc109836607" w:id="7456"/>
            <w:bookmarkStart w:name="_Toc109899410" w:id="7457"/>
            <w:bookmarkStart w:name="_Toc109910199" w:id="7458"/>
            <w:bookmarkStart w:name="_Toc109910818" w:id="7459"/>
            <w:bookmarkStart w:name="_Toc110528897" w:id="7460"/>
            <w:bookmarkStart w:name="_Toc110529522" w:id="7461"/>
            <w:bookmarkEnd w:id="7453"/>
            <w:bookmarkEnd w:id="7455"/>
            <w:bookmarkEnd w:id="7456"/>
            <w:bookmarkEnd w:id="7457"/>
            <w:bookmarkEnd w:id="7458"/>
            <w:bookmarkEnd w:id="7459"/>
            <w:bookmarkEnd w:id="7460"/>
            <w:bookmarkEnd w:id="7461"/>
          </w:p>
        </w:tc>
        <w:tc>
          <w:tcPr>
            <w:tcW w:w="1108" w:type="dxa"/>
            <w:tcMar/>
          </w:tcPr>
          <w:p w:rsidRPr="00176B9C" w:rsidR="005C557F" w:rsidDel="00737EFF" w:rsidP="2ADD6C4A" w:rsidRDefault="00AF73EC" w14:paraId="4D10BDE7" w14:textId="5D70C9C9">
            <w:pPr>
              <w:pStyle w:val="Heading2"/>
              <w:rPr>
                <w:del w:author="toantk" w:date="2022-07-26T13:48:00Z" w:id="7462"/>
              </w:rPr>
              <w:pPrChange w:author="toantk" w:date="2022-07-27T13:43:00Z" w:id="7463">
                <w:pPr>
                  <w:pStyle w:val="ListParagraph"/>
                  <w:ind w:left="0"/>
                </w:pPr>
              </w:pPrChange>
            </w:pPr>
            <w:bookmarkStart w:name="_Toc111217825" w:id="7464"/>
            <w:del w:author="toantk" w:date="2022-07-26T13:48:00Z" w:id="1291090924">
              <w:r w:rsidDel="110DE542">
                <w:delText>Chuỗi ký tự</w:delText>
              </w:r>
            </w:del>
            <w:bookmarkStart w:name="_Toc109835990" w:id="7466"/>
            <w:bookmarkStart w:name="_Toc109836608" w:id="7467"/>
            <w:bookmarkStart w:name="_Toc109899411" w:id="7468"/>
            <w:bookmarkStart w:name="_Toc109910200" w:id="7469"/>
            <w:bookmarkStart w:name="_Toc109910819" w:id="7470"/>
            <w:bookmarkStart w:name="_Toc110528898" w:id="7471"/>
            <w:bookmarkStart w:name="_Toc110529523" w:id="7472"/>
            <w:bookmarkEnd w:id="7464"/>
            <w:bookmarkEnd w:id="7466"/>
            <w:bookmarkEnd w:id="7467"/>
            <w:bookmarkEnd w:id="7468"/>
            <w:bookmarkEnd w:id="7469"/>
            <w:bookmarkEnd w:id="7470"/>
            <w:bookmarkEnd w:id="7471"/>
            <w:bookmarkEnd w:id="7472"/>
          </w:p>
        </w:tc>
        <w:tc>
          <w:tcPr>
            <w:tcW w:w="2781" w:type="dxa"/>
            <w:tcMar/>
          </w:tcPr>
          <w:p w:rsidRPr="00176B9C" w:rsidR="005C557F" w:rsidDel="00737EFF" w:rsidP="2ADD6C4A" w:rsidRDefault="005C557F" w14:paraId="165219DE" w14:textId="7680B094">
            <w:pPr>
              <w:pStyle w:val="Heading2"/>
              <w:rPr>
                <w:del w:author="toantk" w:date="2022-07-26T13:48:00Z" w:id="7473"/>
              </w:rPr>
              <w:pPrChange w:author="toantk" w:date="2022-07-27T13:43:00Z" w:id="7474">
                <w:pPr>
                  <w:pStyle w:val="ListParagraph"/>
                  <w:ind w:left="0"/>
                </w:pPr>
              </w:pPrChange>
            </w:pPr>
            <w:bookmarkStart w:name="_Toc111217826" w:id="7475"/>
            <w:del w:author="toantk" w:date="2022-07-26T13:48:00Z" w:id="1615801498">
              <w:r w:rsidDel="18D60DDA">
                <w:delText>authenName</w:delText>
              </w:r>
            </w:del>
            <w:bookmarkStart w:name="_Toc109835991" w:id="7477"/>
            <w:bookmarkStart w:name="_Toc109836609" w:id="7478"/>
            <w:bookmarkStart w:name="_Toc109899412" w:id="7479"/>
            <w:bookmarkStart w:name="_Toc109910201" w:id="7480"/>
            <w:bookmarkStart w:name="_Toc109910820" w:id="7481"/>
            <w:bookmarkStart w:name="_Toc110528899" w:id="7482"/>
            <w:bookmarkStart w:name="_Toc110529524" w:id="7483"/>
            <w:bookmarkEnd w:id="7475"/>
            <w:bookmarkEnd w:id="7477"/>
            <w:bookmarkEnd w:id="7478"/>
            <w:bookmarkEnd w:id="7479"/>
            <w:bookmarkEnd w:id="7480"/>
            <w:bookmarkEnd w:id="7481"/>
            <w:bookmarkEnd w:id="7482"/>
            <w:bookmarkEnd w:id="7483"/>
          </w:p>
        </w:tc>
        <w:bookmarkStart w:name="_Toc109835992" w:id="7484"/>
        <w:bookmarkStart w:name="_Toc109836610" w:id="7485"/>
        <w:bookmarkStart w:name="_Toc109899413" w:id="7486"/>
        <w:bookmarkStart w:name="_Toc109910202" w:id="7487"/>
        <w:bookmarkStart w:name="_Toc109910821" w:id="7488"/>
        <w:bookmarkStart w:name="_Toc110528900" w:id="7489"/>
        <w:bookmarkStart w:name="_Toc110529525" w:id="7490"/>
        <w:bookmarkEnd w:id="7484"/>
        <w:bookmarkEnd w:id="7485"/>
        <w:bookmarkEnd w:id="7486"/>
        <w:bookmarkEnd w:id="7487"/>
        <w:bookmarkEnd w:id="7488"/>
        <w:bookmarkEnd w:id="7489"/>
        <w:bookmarkEnd w:id="7490"/>
      </w:tr>
      <w:tr w:rsidRPr="004C66E4" w:rsidR="00B3100F" w:rsidDel="00737EFF" w:rsidTr="2ADD6C4A" w14:paraId="743D3750" w14:textId="77777777">
        <w:trPr>
          <w:del w:author="toantk" w:date="2022-07-26T13:48:00Z" w:id="35706588"/>
        </w:trPr>
        <w:tc>
          <w:tcPr>
            <w:tcW w:w="692" w:type="dxa"/>
            <w:tcMar/>
          </w:tcPr>
          <w:p w:rsidRPr="00176B9C" w:rsidR="005C557F" w:rsidDel="00737EFF" w:rsidP="2ADD6C4A" w:rsidRDefault="00AF73EC" w14:paraId="6527835E" w14:textId="25D04613">
            <w:pPr>
              <w:pStyle w:val="Heading2"/>
              <w:rPr>
                <w:del w:author="toantk" w:date="2022-07-26T13:48:00Z" w:id="7492"/>
              </w:rPr>
              <w:pPrChange w:author="toantk" w:date="2022-07-27T13:43:00Z" w:id="7493">
                <w:pPr>
                  <w:pStyle w:val="ListParagraph"/>
                  <w:ind w:left="0"/>
                </w:pPr>
              </w:pPrChange>
            </w:pPr>
            <w:bookmarkStart w:name="_Toc111217827" w:id="7494"/>
            <w:del w:author="toantk" w:date="2022-07-26T13:48:00Z" w:id="902417013">
              <w:r w:rsidDel="110DE542">
                <w:delText>1</w:delText>
              </w:r>
              <w:r w:rsidDel="110DE542">
                <w:delText>9</w:delText>
              </w:r>
            </w:del>
            <w:bookmarkStart w:name="_Toc109835993" w:id="7496"/>
            <w:bookmarkStart w:name="_Toc109836611" w:id="7497"/>
            <w:bookmarkStart w:name="_Toc109899414" w:id="7498"/>
            <w:bookmarkStart w:name="_Toc109910203" w:id="7499"/>
            <w:bookmarkStart w:name="_Toc109910822" w:id="7500"/>
            <w:bookmarkStart w:name="_Toc110528901" w:id="7501"/>
            <w:bookmarkStart w:name="_Toc110529526" w:id="7502"/>
            <w:bookmarkEnd w:id="7494"/>
            <w:bookmarkEnd w:id="7496"/>
            <w:bookmarkEnd w:id="7497"/>
            <w:bookmarkEnd w:id="7498"/>
            <w:bookmarkEnd w:id="7499"/>
            <w:bookmarkEnd w:id="7500"/>
            <w:bookmarkEnd w:id="7501"/>
            <w:bookmarkEnd w:id="7502"/>
          </w:p>
        </w:tc>
        <w:tc>
          <w:tcPr>
            <w:tcW w:w="1708" w:type="dxa"/>
            <w:tcMar/>
          </w:tcPr>
          <w:p w:rsidRPr="00176B9C" w:rsidR="005C557F" w:rsidDel="00737EFF" w:rsidP="2ADD6C4A" w:rsidRDefault="00AF73EC" w14:paraId="37E7A75B" w14:textId="6CE38B3A">
            <w:pPr>
              <w:pStyle w:val="Heading2"/>
              <w:rPr>
                <w:del w:author="toantk" w:date="2022-07-26T13:48:00Z" w:id="7503"/>
                <w:lang w:val="en-GB" w:eastAsia="en-GB"/>
              </w:rPr>
              <w:pPrChange w:author="toantk" w:date="2022-07-27T13:43:00Z" w:id="7504">
                <w:pPr>
                  <w:overflowPunct/>
                  <w:autoSpaceDE/>
                  <w:autoSpaceDN/>
                  <w:adjustRightInd/>
                  <w:spacing w:after="0"/>
                  <w:jc w:val="left"/>
                  <w:textAlignment w:val="auto"/>
                </w:pPr>
              </w:pPrChange>
            </w:pPr>
            <w:bookmarkStart w:name="_Toc111217828" w:id="7505"/>
            <w:del w:author="toantk" w:date="2022-07-26T13:48:00Z" w:id="733915363">
              <w:r w:rsidRPr="2ADD6C4A" w:rsidDel="110DE542">
                <w:rPr>
                  <w:lang w:val="en-GB" w:eastAsia="en-GB"/>
                </w:rPr>
                <w:delText>Password</w:delText>
              </w:r>
            </w:del>
            <w:bookmarkStart w:name="_Toc109835994" w:id="7507"/>
            <w:bookmarkStart w:name="_Toc109836612" w:id="7508"/>
            <w:bookmarkStart w:name="_Toc109899415" w:id="7509"/>
            <w:bookmarkStart w:name="_Toc109910204" w:id="7510"/>
            <w:bookmarkStart w:name="_Toc109910823" w:id="7511"/>
            <w:bookmarkStart w:name="_Toc110528902" w:id="7512"/>
            <w:bookmarkStart w:name="_Toc110529527" w:id="7513"/>
            <w:bookmarkEnd w:id="7505"/>
            <w:bookmarkEnd w:id="7507"/>
            <w:bookmarkEnd w:id="7508"/>
            <w:bookmarkEnd w:id="7509"/>
            <w:bookmarkEnd w:id="7510"/>
            <w:bookmarkEnd w:id="7511"/>
            <w:bookmarkEnd w:id="7512"/>
            <w:bookmarkEnd w:id="7513"/>
          </w:p>
        </w:tc>
        <w:tc>
          <w:tcPr>
            <w:tcW w:w="1708" w:type="dxa"/>
            <w:tcMar/>
          </w:tcPr>
          <w:p w:rsidRPr="00176B9C" w:rsidR="005C557F" w:rsidDel="00737EFF" w:rsidP="2ADD6C4A" w:rsidRDefault="00AF73EC" w14:paraId="4D0C31B6" w14:textId="592CFA47">
            <w:pPr>
              <w:pStyle w:val="Heading2"/>
              <w:rPr>
                <w:del w:author="toantk" w:date="2022-07-26T13:48:00Z" w:id="7514"/>
              </w:rPr>
              <w:pPrChange w:author="toantk" w:date="2022-07-27T13:43:00Z" w:id="7515">
                <w:pPr>
                  <w:pStyle w:val="ListParagraph"/>
                  <w:ind w:left="0"/>
                </w:pPr>
              </w:pPrChange>
            </w:pPr>
            <w:bookmarkStart w:name="_Toc111217829" w:id="7516"/>
            <w:del w:author="toantk" w:date="2022-07-26T13:48:00Z" w:id="929259345">
              <w:r w:rsidDel="110DE542">
                <w:delText>Cấu hình Password của thuê bao hiện tại</w:delText>
              </w:r>
            </w:del>
            <w:bookmarkStart w:name="_Toc109835995" w:id="7518"/>
            <w:bookmarkStart w:name="_Toc109836613" w:id="7519"/>
            <w:bookmarkStart w:name="_Toc109899416" w:id="7520"/>
            <w:bookmarkStart w:name="_Toc109910205" w:id="7521"/>
            <w:bookmarkStart w:name="_Toc109910824" w:id="7522"/>
            <w:bookmarkStart w:name="_Toc110528903" w:id="7523"/>
            <w:bookmarkStart w:name="_Toc110529528" w:id="7524"/>
            <w:bookmarkEnd w:id="7516"/>
            <w:bookmarkEnd w:id="7518"/>
            <w:bookmarkEnd w:id="7519"/>
            <w:bookmarkEnd w:id="7520"/>
            <w:bookmarkEnd w:id="7521"/>
            <w:bookmarkEnd w:id="7522"/>
            <w:bookmarkEnd w:id="7523"/>
            <w:bookmarkEnd w:id="7524"/>
          </w:p>
        </w:tc>
        <w:tc>
          <w:tcPr>
            <w:tcW w:w="1053" w:type="dxa"/>
            <w:tcMar/>
          </w:tcPr>
          <w:p w:rsidRPr="00176B9C" w:rsidR="005C557F" w:rsidDel="00737EFF" w:rsidP="2ADD6C4A" w:rsidRDefault="008B2E5D" w14:paraId="67DC0348" w14:textId="32BE163E">
            <w:pPr>
              <w:pStyle w:val="Heading2"/>
              <w:rPr>
                <w:del w:author="toantk" w:date="2022-07-26T13:48:00Z" w:id="7525"/>
              </w:rPr>
              <w:pPrChange w:author="toantk" w:date="2022-07-27T13:43:00Z" w:id="7526">
                <w:pPr>
                  <w:pStyle w:val="ListParagraph"/>
                  <w:ind w:left="0"/>
                </w:pPr>
              </w:pPrChange>
            </w:pPr>
            <w:bookmarkStart w:name="_Toc111217830" w:id="7527"/>
            <w:del w:author="toantk" w:date="2022-07-26T13:48:00Z" w:id="708711938">
              <w:r w:rsidDel="79B01781">
                <w:delText>String</w:delText>
              </w:r>
            </w:del>
            <w:bookmarkStart w:name="_Toc109835996" w:id="7529"/>
            <w:bookmarkStart w:name="_Toc109836614" w:id="7530"/>
            <w:bookmarkStart w:name="_Toc109899417" w:id="7531"/>
            <w:bookmarkStart w:name="_Toc109910206" w:id="7532"/>
            <w:bookmarkStart w:name="_Toc109910825" w:id="7533"/>
            <w:bookmarkStart w:name="_Toc110528904" w:id="7534"/>
            <w:bookmarkStart w:name="_Toc110529529" w:id="7535"/>
            <w:bookmarkEnd w:id="7527"/>
            <w:bookmarkEnd w:id="7529"/>
            <w:bookmarkEnd w:id="7530"/>
            <w:bookmarkEnd w:id="7531"/>
            <w:bookmarkEnd w:id="7532"/>
            <w:bookmarkEnd w:id="7533"/>
            <w:bookmarkEnd w:id="7534"/>
            <w:bookmarkEnd w:id="7535"/>
          </w:p>
        </w:tc>
        <w:tc>
          <w:tcPr>
            <w:tcW w:w="1108" w:type="dxa"/>
            <w:tcMar/>
          </w:tcPr>
          <w:p w:rsidRPr="00176B9C" w:rsidR="005C557F" w:rsidDel="00737EFF" w:rsidP="2ADD6C4A" w:rsidRDefault="008B2E5D" w14:paraId="7E76DE22" w14:textId="516E6D4E">
            <w:pPr>
              <w:pStyle w:val="Heading2"/>
              <w:rPr>
                <w:del w:author="toantk" w:date="2022-07-26T13:48:00Z" w:id="7536"/>
              </w:rPr>
              <w:pPrChange w:author="toantk" w:date="2022-07-27T13:43:00Z" w:id="7537">
                <w:pPr>
                  <w:pStyle w:val="ListParagraph"/>
                  <w:ind w:left="0"/>
                </w:pPr>
              </w:pPrChange>
            </w:pPr>
            <w:bookmarkStart w:name="_Toc111217831" w:id="7538"/>
            <w:del w:author="toantk" w:date="2022-07-26T13:48:00Z" w:id="1893286903">
              <w:r w:rsidDel="79B01781">
                <w:delText>Chuỗi ký tự</w:delText>
              </w:r>
            </w:del>
            <w:bookmarkStart w:name="_Toc109835997" w:id="7540"/>
            <w:bookmarkStart w:name="_Toc109836615" w:id="7541"/>
            <w:bookmarkStart w:name="_Toc109899418" w:id="7542"/>
            <w:bookmarkStart w:name="_Toc109910207" w:id="7543"/>
            <w:bookmarkStart w:name="_Toc109910826" w:id="7544"/>
            <w:bookmarkStart w:name="_Toc110528905" w:id="7545"/>
            <w:bookmarkStart w:name="_Toc110529530" w:id="7546"/>
            <w:bookmarkEnd w:id="7538"/>
            <w:bookmarkEnd w:id="7540"/>
            <w:bookmarkEnd w:id="7541"/>
            <w:bookmarkEnd w:id="7542"/>
            <w:bookmarkEnd w:id="7543"/>
            <w:bookmarkEnd w:id="7544"/>
            <w:bookmarkEnd w:id="7545"/>
            <w:bookmarkEnd w:id="7546"/>
          </w:p>
        </w:tc>
        <w:tc>
          <w:tcPr>
            <w:tcW w:w="2781" w:type="dxa"/>
            <w:tcMar/>
          </w:tcPr>
          <w:p w:rsidR="005C557F" w:rsidDel="00737EFF" w:rsidP="2ADD6C4A" w:rsidRDefault="005C557F" w14:paraId="3134BDA8" w14:textId="5F92536F">
            <w:pPr>
              <w:pStyle w:val="Heading2"/>
              <w:rPr>
                <w:del w:author="toantk" w:date="2022-07-26T13:48:00Z" w:id="7547"/>
              </w:rPr>
              <w:pPrChange w:author="toantk" w:date="2022-07-27T13:43:00Z" w:id="7548">
                <w:pPr>
                  <w:pStyle w:val="ListParagraph"/>
                  <w:ind w:left="0"/>
                </w:pPr>
              </w:pPrChange>
            </w:pPr>
            <w:bookmarkStart w:name="_Toc111217832" w:id="7549"/>
            <w:del w:author="toantk" w:date="2022-07-26T13:48:00Z" w:id="1099520137">
              <w:r w:rsidDel="18D60DDA">
                <w:delText>password</w:delText>
              </w:r>
            </w:del>
            <w:bookmarkStart w:name="_Toc109835998" w:id="7551"/>
            <w:bookmarkStart w:name="_Toc109836616" w:id="7552"/>
            <w:bookmarkStart w:name="_Toc109899419" w:id="7553"/>
            <w:bookmarkStart w:name="_Toc109910208" w:id="7554"/>
            <w:bookmarkStart w:name="_Toc109910827" w:id="7555"/>
            <w:bookmarkStart w:name="_Toc110528906" w:id="7556"/>
            <w:bookmarkStart w:name="_Toc110529531" w:id="7557"/>
            <w:bookmarkEnd w:id="7549"/>
            <w:bookmarkEnd w:id="7551"/>
            <w:bookmarkEnd w:id="7552"/>
            <w:bookmarkEnd w:id="7553"/>
            <w:bookmarkEnd w:id="7554"/>
            <w:bookmarkEnd w:id="7555"/>
            <w:bookmarkEnd w:id="7556"/>
            <w:bookmarkEnd w:id="7557"/>
          </w:p>
        </w:tc>
        <w:bookmarkStart w:name="_Toc109835999" w:id="7558"/>
        <w:bookmarkStart w:name="_Toc109836617" w:id="7559"/>
        <w:bookmarkStart w:name="_Toc109899420" w:id="7560"/>
        <w:bookmarkStart w:name="_Toc109910209" w:id="7561"/>
        <w:bookmarkStart w:name="_Toc109910828" w:id="7562"/>
        <w:bookmarkStart w:name="_Toc110528907" w:id="7563"/>
        <w:bookmarkStart w:name="_Toc110529532" w:id="7564"/>
        <w:bookmarkEnd w:id="7558"/>
        <w:bookmarkEnd w:id="7559"/>
        <w:bookmarkEnd w:id="7560"/>
        <w:bookmarkEnd w:id="7561"/>
        <w:bookmarkEnd w:id="7562"/>
        <w:bookmarkEnd w:id="7563"/>
        <w:bookmarkEnd w:id="7564"/>
      </w:tr>
    </w:tbl>
    <w:p w:rsidR="00E37AD7" w:rsidDel="00737EFF" w:rsidP="2ADD6C4A" w:rsidRDefault="00E37AD7" w14:paraId="68CBE335" w14:textId="55160003">
      <w:pPr>
        <w:pStyle w:val="Heading2"/>
        <w:rPr>
          <w:del w:author="toantk" w:date="2022-07-26T13:48:00Z" w:id="7565"/>
        </w:rPr>
        <w:pPrChange w:author="toantk" w:date="2022-07-27T13:43:00Z" w:id="7566">
          <w:pPr/>
        </w:pPrChange>
      </w:pPr>
      <w:bookmarkStart w:name="_Toc109836000" w:id="7567"/>
      <w:bookmarkStart w:name="_Toc109836618" w:id="7568"/>
      <w:bookmarkStart w:name="_Toc109899421" w:id="7569"/>
      <w:bookmarkStart w:name="_Toc109910210" w:id="7570"/>
      <w:bookmarkStart w:name="_Toc109910829" w:id="7571"/>
      <w:bookmarkStart w:name="_Toc110528908" w:id="7572"/>
      <w:bookmarkStart w:name="_Toc110529533" w:id="7573"/>
      <w:bookmarkStart w:name="_Toc111217833" w:id="7574"/>
      <w:bookmarkEnd w:id="7567"/>
      <w:bookmarkEnd w:id="7568"/>
      <w:bookmarkEnd w:id="7569"/>
      <w:bookmarkEnd w:id="7570"/>
      <w:bookmarkEnd w:id="7571"/>
      <w:bookmarkEnd w:id="7572"/>
      <w:bookmarkEnd w:id="7573"/>
      <w:bookmarkEnd w:id="7574"/>
    </w:p>
    <w:p w:rsidR="008B2E5D" w:rsidDel="00737EFF" w:rsidP="2ADD6C4A" w:rsidRDefault="008B2E5D" w14:paraId="4827D50F" w14:textId="77227AA5">
      <w:pPr>
        <w:pStyle w:val="Heading2"/>
        <w:rPr>
          <w:del w:author="toantk" w:date="2022-07-26T13:48:00Z" w:id="7575"/>
        </w:rPr>
        <w:pPrChange w:author="toantk" w:date="2022-07-27T13:43:00Z" w:id="7576">
          <w:pPr>
            <w:pStyle w:val="Heading3"/>
          </w:pPr>
        </w:pPrChange>
      </w:pPr>
      <w:bookmarkStart w:name="_Toc111217834" w:id="7577"/>
      <w:del w:author="toantk" w:date="2022-07-26T13:48:00Z" w:id="1152197708">
        <w:r w:rsidDel="79B01781">
          <w:delText>Usecase – Điều khiển thay đổi thông tin cấu hình Voice Basic hiện tại</w:delText>
        </w:r>
      </w:del>
      <w:bookmarkStart w:name="_Toc109836001" w:id="7579"/>
      <w:bookmarkStart w:name="_Toc109836619" w:id="7580"/>
      <w:bookmarkStart w:name="_Toc109899422" w:id="7581"/>
      <w:bookmarkStart w:name="_Toc109910211" w:id="7582"/>
      <w:bookmarkStart w:name="_Toc109910830" w:id="7583"/>
      <w:bookmarkStart w:name="_Toc110528909" w:id="7584"/>
      <w:bookmarkStart w:name="_Toc110529534" w:id="7585"/>
      <w:bookmarkEnd w:id="7577"/>
      <w:bookmarkEnd w:id="7579"/>
      <w:bookmarkEnd w:id="7580"/>
      <w:bookmarkEnd w:id="7581"/>
      <w:bookmarkEnd w:id="7582"/>
      <w:bookmarkEnd w:id="7583"/>
      <w:bookmarkEnd w:id="7584"/>
      <w:bookmarkEnd w:id="7585"/>
    </w:p>
    <w:tbl>
      <w:tblPr>
        <w:tblStyle w:val="TableGrid"/>
        <w:tblW w:w="0" w:type="auto"/>
        <w:tblLook w:val="04A0" w:firstRow="1" w:lastRow="0" w:firstColumn="1" w:lastColumn="0" w:noHBand="0" w:noVBand="1"/>
      </w:tblPr>
      <w:tblGrid>
        <w:gridCol w:w="1885"/>
        <w:gridCol w:w="7340"/>
      </w:tblGrid>
      <w:tr w:rsidR="008B2E5D" w:rsidDel="00737EFF" w:rsidTr="2ADD6C4A" w14:paraId="79410469" w14:textId="2B8F0997">
        <w:trPr>
          <w:del w:author="toantk" w:date="2022-07-26T13:48:00Z" w:id="803382030"/>
        </w:trPr>
        <w:tc>
          <w:tcPr>
            <w:tcW w:w="1885" w:type="dxa"/>
            <w:tcMar/>
          </w:tcPr>
          <w:p w:rsidR="008B2E5D" w:rsidDel="00737EFF" w:rsidP="2ADD6C4A" w:rsidRDefault="008B2E5D" w14:paraId="3B257EC9" w14:textId="546BB711">
            <w:pPr>
              <w:pStyle w:val="Heading2"/>
              <w:rPr>
                <w:del w:author="toantk" w:date="2022-07-26T13:48:00Z" w:id="7587"/>
              </w:rPr>
              <w:pPrChange w:author="toantk" w:date="2022-07-27T13:43:00Z" w:id="7588">
                <w:pPr/>
              </w:pPrChange>
            </w:pPr>
            <w:bookmarkStart w:name="_Toc111217835" w:id="7589"/>
            <w:del w:author="toantk" w:date="2022-07-26T13:48:00Z" w:id="1631742192">
              <w:r w:rsidDel="79B01781">
                <w:delText>ID</w:delText>
              </w:r>
            </w:del>
            <w:bookmarkStart w:name="_Toc109836002" w:id="7591"/>
            <w:bookmarkStart w:name="_Toc109836620" w:id="7592"/>
            <w:bookmarkStart w:name="_Toc109899423" w:id="7593"/>
            <w:bookmarkStart w:name="_Toc109910212" w:id="7594"/>
            <w:bookmarkStart w:name="_Toc109910831" w:id="7595"/>
            <w:bookmarkStart w:name="_Toc110528910" w:id="7596"/>
            <w:bookmarkStart w:name="_Toc110529535" w:id="7597"/>
            <w:bookmarkEnd w:id="7589"/>
            <w:bookmarkEnd w:id="7591"/>
            <w:bookmarkEnd w:id="7592"/>
            <w:bookmarkEnd w:id="7593"/>
            <w:bookmarkEnd w:id="7594"/>
            <w:bookmarkEnd w:id="7595"/>
            <w:bookmarkEnd w:id="7596"/>
            <w:bookmarkEnd w:id="7597"/>
          </w:p>
        </w:tc>
        <w:tc>
          <w:tcPr>
            <w:tcW w:w="7340" w:type="dxa"/>
            <w:tcMar/>
          </w:tcPr>
          <w:p w:rsidR="008B2E5D" w:rsidDel="00737EFF" w:rsidP="2ADD6C4A" w:rsidRDefault="008B2E5D" w14:paraId="287DB2CC" w14:textId="6D88937D">
            <w:pPr>
              <w:pStyle w:val="Heading2"/>
              <w:rPr>
                <w:del w:author="toantk" w:date="2022-07-26T13:48:00Z" w:id="7598"/>
              </w:rPr>
              <w:pPrChange w:author="toantk" w:date="2022-07-27T13:43:00Z" w:id="7599">
                <w:pPr/>
              </w:pPrChange>
            </w:pPr>
            <w:bookmarkStart w:name="_Toc111217836" w:id="7600"/>
            <w:del w:author="toantk" w:date="2022-07-26T13:48:00Z" w:id="583612000">
              <w:r w:rsidDel="79B01781">
                <w:delText>UC-</w:delText>
              </w:r>
              <w:r w:rsidDel="79B01781">
                <w:delText>30</w:delText>
              </w:r>
              <w:r w:rsidDel="79B01781">
                <w:delText>2</w:delText>
              </w:r>
              <w:r w:rsidDel="79B01781">
                <w:delText>7</w:delText>
              </w:r>
            </w:del>
            <w:bookmarkStart w:name="_Toc109836003" w:id="7602"/>
            <w:bookmarkStart w:name="_Toc109836621" w:id="7603"/>
            <w:bookmarkStart w:name="_Toc109899424" w:id="7604"/>
            <w:bookmarkStart w:name="_Toc109910213" w:id="7605"/>
            <w:bookmarkStart w:name="_Toc109910832" w:id="7606"/>
            <w:bookmarkStart w:name="_Toc110528911" w:id="7607"/>
            <w:bookmarkStart w:name="_Toc110529536" w:id="7608"/>
            <w:bookmarkEnd w:id="7600"/>
            <w:bookmarkEnd w:id="7602"/>
            <w:bookmarkEnd w:id="7603"/>
            <w:bookmarkEnd w:id="7604"/>
            <w:bookmarkEnd w:id="7605"/>
            <w:bookmarkEnd w:id="7606"/>
            <w:bookmarkEnd w:id="7607"/>
            <w:bookmarkEnd w:id="7608"/>
          </w:p>
        </w:tc>
        <w:bookmarkStart w:name="_Toc109836004" w:id="7609"/>
        <w:bookmarkStart w:name="_Toc109836622" w:id="7610"/>
        <w:bookmarkStart w:name="_Toc109899425" w:id="7611"/>
        <w:bookmarkStart w:name="_Toc109910214" w:id="7612"/>
        <w:bookmarkStart w:name="_Toc109910833" w:id="7613"/>
        <w:bookmarkStart w:name="_Toc110528912" w:id="7614"/>
        <w:bookmarkStart w:name="_Toc110529537" w:id="7615"/>
        <w:bookmarkEnd w:id="7609"/>
        <w:bookmarkEnd w:id="7610"/>
        <w:bookmarkEnd w:id="7611"/>
        <w:bookmarkEnd w:id="7612"/>
        <w:bookmarkEnd w:id="7613"/>
        <w:bookmarkEnd w:id="7614"/>
        <w:bookmarkEnd w:id="7615"/>
      </w:tr>
      <w:tr w:rsidR="008B2E5D" w:rsidDel="00737EFF" w:rsidTr="2ADD6C4A" w14:paraId="052031E7" w14:textId="4335D8F8">
        <w:trPr>
          <w:del w:author="toantk" w:date="2022-07-26T13:48:00Z" w:id="1375285919"/>
        </w:trPr>
        <w:tc>
          <w:tcPr>
            <w:tcW w:w="1885" w:type="dxa"/>
            <w:tcMar/>
          </w:tcPr>
          <w:p w:rsidR="008B2E5D" w:rsidDel="00737EFF" w:rsidP="2ADD6C4A" w:rsidRDefault="008B2E5D" w14:paraId="4E533B36" w14:textId="3A0C5B89">
            <w:pPr>
              <w:pStyle w:val="Heading2"/>
              <w:rPr>
                <w:del w:author="toantk" w:date="2022-07-26T13:48:00Z" w:id="7617"/>
              </w:rPr>
              <w:pPrChange w:author="toantk" w:date="2022-07-27T13:43:00Z" w:id="7618">
                <w:pPr/>
              </w:pPrChange>
            </w:pPr>
            <w:bookmarkStart w:name="_Toc111217837" w:id="7619"/>
            <w:del w:author="toantk" w:date="2022-07-26T13:48:00Z" w:id="1272826437">
              <w:r w:rsidDel="79B01781">
                <w:delText>Name</w:delText>
              </w:r>
            </w:del>
            <w:bookmarkStart w:name="_Toc109836005" w:id="7621"/>
            <w:bookmarkStart w:name="_Toc109836623" w:id="7622"/>
            <w:bookmarkStart w:name="_Toc109899426" w:id="7623"/>
            <w:bookmarkStart w:name="_Toc109910215" w:id="7624"/>
            <w:bookmarkStart w:name="_Toc109910834" w:id="7625"/>
            <w:bookmarkStart w:name="_Toc110528913" w:id="7626"/>
            <w:bookmarkStart w:name="_Toc110529538" w:id="7627"/>
            <w:bookmarkEnd w:id="7619"/>
            <w:bookmarkEnd w:id="7621"/>
            <w:bookmarkEnd w:id="7622"/>
            <w:bookmarkEnd w:id="7623"/>
            <w:bookmarkEnd w:id="7624"/>
            <w:bookmarkEnd w:id="7625"/>
            <w:bookmarkEnd w:id="7626"/>
            <w:bookmarkEnd w:id="7627"/>
          </w:p>
        </w:tc>
        <w:tc>
          <w:tcPr>
            <w:tcW w:w="7340" w:type="dxa"/>
            <w:tcMar/>
          </w:tcPr>
          <w:p w:rsidR="008B2E5D" w:rsidDel="00737EFF" w:rsidP="2ADD6C4A" w:rsidRDefault="008B2E5D" w14:paraId="6A136540" w14:textId="7EB00ED4">
            <w:pPr>
              <w:pStyle w:val="Heading2"/>
              <w:rPr>
                <w:del w:author="toantk" w:date="2022-07-26T13:48:00Z" w:id="7628"/>
              </w:rPr>
              <w:pPrChange w:author="toantk" w:date="2022-07-27T13:43:00Z" w:id="7629">
                <w:pPr/>
              </w:pPrChange>
            </w:pPr>
            <w:bookmarkStart w:name="_Toc111217838" w:id="7630"/>
            <w:del w:author="toantk" w:date="2022-07-26T13:48:00Z" w:id="795672423">
              <w:r w:rsidDel="79B01781">
                <w:delText>Điều khiển thay đổi thông tin cấu hình Voice Basic hiện tại</w:delText>
              </w:r>
            </w:del>
            <w:bookmarkEnd w:id="7630"/>
            <w:del w:author="toantk" w:date="2022-07-26T13:48:00Z" w:id="176755199">
              <w:r w:rsidDel="79B01781">
                <w:delText xml:space="preserve"> </w:delText>
              </w:r>
            </w:del>
            <w:bookmarkStart w:name="_Toc109836006" w:id="7632"/>
            <w:bookmarkStart w:name="_Toc109836624" w:id="7633"/>
            <w:bookmarkStart w:name="_Toc109899427" w:id="7634"/>
            <w:bookmarkStart w:name="_Toc109910216" w:id="7635"/>
            <w:bookmarkStart w:name="_Toc109910835" w:id="7636"/>
            <w:bookmarkStart w:name="_Toc110528914" w:id="7637"/>
            <w:bookmarkStart w:name="_Toc110529539" w:id="7638"/>
            <w:bookmarkEnd w:id="7632"/>
            <w:bookmarkEnd w:id="7633"/>
            <w:bookmarkEnd w:id="7634"/>
            <w:bookmarkEnd w:id="7635"/>
            <w:bookmarkEnd w:id="7636"/>
            <w:bookmarkEnd w:id="7637"/>
            <w:bookmarkEnd w:id="7638"/>
          </w:p>
        </w:tc>
        <w:bookmarkStart w:name="_Toc109836007" w:id="7639"/>
        <w:bookmarkStart w:name="_Toc109836625" w:id="7640"/>
        <w:bookmarkStart w:name="_Toc109899428" w:id="7641"/>
        <w:bookmarkStart w:name="_Toc109910217" w:id="7642"/>
        <w:bookmarkStart w:name="_Toc109910836" w:id="7643"/>
        <w:bookmarkStart w:name="_Toc110528915" w:id="7644"/>
        <w:bookmarkStart w:name="_Toc110529540" w:id="7645"/>
        <w:bookmarkEnd w:id="7639"/>
        <w:bookmarkEnd w:id="7640"/>
        <w:bookmarkEnd w:id="7641"/>
        <w:bookmarkEnd w:id="7642"/>
        <w:bookmarkEnd w:id="7643"/>
        <w:bookmarkEnd w:id="7644"/>
        <w:bookmarkEnd w:id="7645"/>
      </w:tr>
      <w:tr w:rsidR="008B2E5D" w:rsidDel="00737EFF" w:rsidTr="2ADD6C4A" w14:paraId="640F8DB4" w14:textId="3E1EAA28">
        <w:trPr>
          <w:del w:author="toantk" w:date="2022-07-26T13:48:00Z" w:id="1061639992"/>
        </w:trPr>
        <w:tc>
          <w:tcPr>
            <w:tcW w:w="1885" w:type="dxa"/>
            <w:tcMar/>
          </w:tcPr>
          <w:p w:rsidR="008B2E5D" w:rsidDel="00737EFF" w:rsidP="2ADD6C4A" w:rsidRDefault="008B2E5D" w14:paraId="3F2722BD" w14:textId="18807AFF">
            <w:pPr>
              <w:pStyle w:val="Heading2"/>
              <w:rPr>
                <w:del w:author="toantk" w:date="2022-07-26T13:48:00Z" w:id="7647"/>
              </w:rPr>
              <w:pPrChange w:author="toantk" w:date="2022-07-27T13:43:00Z" w:id="7648">
                <w:pPr/>
              </w:pPrChange>
            </w:pPr>
            <w:bookmarkStart w:name="_Toc111217839" w:id="7649"/>
            <w:del w:author="toantk" w:date="2022-07-26T13:48:00Z" w:id="1463413329">
              <w:r w:rsidDel="79B01781">
                <w:delText>Description</w:delText>
              </w:r>
            </w:del>
            <w:bookmarkStart w:name="_Toc109836008" w:id="7651"/>
            <w:bookmarkStart w:name="_Toc109836626" w:id="7652"/>
            <w:bookmarkStart w:name="_Toc109899429" w:id="7653"/>
            <w:bookmarkStart w:name="_Toc109910218" w:id="7654"/>
            <w:bookmarkStart w:name="_Toc109910837" w:id="7655"/>
            <w:bookmarkStart w:name="_Toc110528916" w:id="7656"/>
            <w:bookmarkStart w:name="_Toc110529541" w:id="7657"/>
            <w:bookmarkEnd w:id="7649"/>
            <w:bookmarkEnd w:id="7651"/>
            <w:bookmarkEnd w:id="7652"/>
            <w:bookmarkEnd w:id="7653"/>
            <w:bookmarkEnd w:id="7654"/>
            <w:bookmarkEnd w:id="7655"/>
            <w:bookmarkEnd w:id="7656"/>
            <w:bookmarkEnd w:id="7657"/>
          </w:p>
        </w:tc>
        <w:tc>
          <w:tcPr>
            <w:tcW w:w="7340" w:type="dxa"/>
            <w:tcMar/>
          </w:tcPr>
          <w:p w:rsidR="008B2E5D" w:rsidDel="00737EFF" w:rsidRDefault="008B2E5D" w14:paraId="5B6C92DC" w14:textId="5A017BEE">
            <w:pPr>
              <w:pStyle w:val="Heading2"/>
              <w:rPr>
                <w:ins w:author="Tran Khanh Toan" w:date="2022-07-01T15:11:00Z" w:id="7658"/>
                <w:del w:author="toantk" w:date="2022-07-26T13:48:00Z" w:id="7659"/>
              </w:rPr>
              <w:pPrChange w:author="toantk" w:date="2022-07-27T13:43:00Z" w:id="7660">
                <w:pPr>
                  <w:pStyle w:val="FirstLevelBullet"/>
                </w:pPr>
              </w:pPrChange>
            </w:pPr>
            <w:bookmarkStart w:name="_Toc111217840" w:id="7661"/>
            <w:del w:author="toantk" w:date="2022-07-26T13:48:00Z" w:id="7662">
              <w:r w:rsidDel="00737EFF">
                <w:delText>OneLink</w:delText>
              </w:r>
            </w:del>
            <w:ins w:author="Tran Khanh Toan" w:date="2022-07-01T15:38:00Z" w:id="7663">
              <w:del w:author="toantk" w:date="2022-07-26T13:48:00Z" w:id="7664">
                <w:r w:rsidDel="00737EFF" w:rsidR="007A6979">
                  <w:delText>Mobile App</w:delText>
                </w:r>
              </w:del>
            </w:ins>
            <w:del w:author="toantk" w:date="2022-07-26T13:48:00Z" w:id="7665">
              <w:r w:rsidDel="00737EFF">
                <w:delText xml:space="preserve"> gửi yêu cầu </w:delText>
              </w:r>
              <w:r w:rsidDel="00737EFF" w:rsidR="002D434F">
                <w:delText>thay đổi</w:delText>
              </w:r>
              <w:r w:rsidDel="00737EFF">
                <w:delText xml:space="preserve"> thông tin cấu hình </w:delText>
              </w:r>
              <w:r w:rsidDel="00737EFF" w:rsidR="002D434F">
                <w:delText>Voice Basic</w:delText>
              </w:r>
              <w:r w:rsidDel="00737EFF">
                <w:delText>.</w:delText>
              </w:r>
            </w:del>
            <w:bookmarkStart w:name="_Toc109836009" w:id="7666"/>
            <w:bookmarkStart w:name="_Toc109836627" w:id="7667"/>
            <w:bookmarkStart w:name="_Toc109899430" w:id="7668"/>
            <w:bookmarkStart w:name="_Toc109910219" w:id="7669"/>
            <w:bookmarkStart w:name="_Toc109910838" w:id="7670"/>
            <w:bookmarkStart w:name="_Toc110528917" w:id="7671"/>
            <w:bookmarkStart w:name="_Toc110529542" w:id="7672"/>
            <w:bookmarkEnd w:id="7661"/>
            <w:bookmarkEnd w:id="7666"/>
            <w:bookmarkEnd w:id="7667"/>
            <w:bookmarkEnd w:id="7668"/>
            <w:bookmarkEnd w:id="7669"/>
            <w:bookmarkEnd w:id="7670"/>
            <w:bookmarkEnd w:id="7671"/>
            <w:bookmarkEnd w:id="7672"/>
          </w:p>
          <w:p w:rsidR="00B92C7A" w:rsidDel="00737EFF" w:rsidP="2ADD6C4A" w:rsidRDefault="00B92C7A" w14:paraId="40A3BDE2" w14:textId="23516DCD">
            <w:pPr>
              <w:pStyle w:val="Heading2"/>
              <w:rPr>
                <w:del w:author="toantk" w:date="2022-07-26T13:48:00Z" w:id="709280855"/>
              </w:rPr>
              <w:pPrChange w:author="toantk" w:date="2022-07-27T13:43:00Z" w:id="7674">
                <w:pPr>
                  <w:pStyle w:val="FirstLevelBullet"/>
                </w:pPr>
              </w:pPrChange>
            </w:pPr>
            <w:bookmarkStart w:name="_Toc111217841" w:id="7675"/>
            <w:del w:author="toantk" w:date="2022-07-26T13:48:00Z" w:id="419537524">
              <w:r w:rsidDel="22EDD103">
                <w:delText xml:space="preserve">Mobile App thực hiện request với định dạng </w:delText>
              </w:r>
              <w:r>
                <w:rPr>
                  <w:b w:val="0"/>
                  <w:bCs w:val="0"/>
                </w:rPr>
                <w:fldChar w:fldCharType="begin"/>
              </w:r>
              <w:r>
                <w:delInstrText xml:space="preserve"> HYPERLINK "https://&lt;ip&gt;:&lt;port&gt;/onelinkagent" </w:delInstrText>
              </w:r>
              <w:r>
                <w:rPr>
                  <w:b w:val="0"/>
                  <w:bCs w:val="0"/>
                </w:rPr>
                <w:fldChar w:fldCharType="separate"/>
              </w:r>
              <w:r w:rsidRPr="2ADD6C4A" w:rsidDel="22EDD103">
                <w:rPr>
                  <w:rStyle w:val="Hyperlink"/>
                </w:rPr>
                <w:delText>https://&lt;ip&gt;:&lt;port&gt;/onelinkagent</w:delText>
              </w:r>
              <w:r>
                <w:rPr>
                  <w:b w:val="0"/>
                  <w:bCs w:val="0"/>
                </w:rPr>
                <w:fldChar w:fldCharType="end"/>
              </w:r>
              <w:r w:rsidDel="22EDD103">
                <w:delText xml:space="preserve"> với cookies đi kèm request được quy định trong mục 7.2.1</w:delText>
              </w:r>
            </w:del>
            <w:bookmarkStart w:name="_Toc109836010" w:id="7677"/>
            <w:bookmarkStart w:name="_Toc109836628" w:id="7678"/>
            <w:bookmarkStart w:name="_Toc109899431" w:id="7679"/>
            <w:bookmarkStart w:name="_Toc109910220" w:id="7680"/>
            <w:bookmarkStart w:name="_Toc109910839" w:id="7681"/>
            <w:bookmarkStart w:name="_Toc110528918" w:id="7682"/>
            <w:bookmarkStart w:name="_Toc110529543" w:id="7683"/>
            <w:bookmarkEnd w:id="7675"/>
            <w:bookmarkEnd w:id="7677"/>
            <w:bookmarkEnd w:id="7678"/>
            <w:bookmarkEnd w:id="7679"/>
            <w:bookmarkEnd w:id="7680"/>
            <w:bookmarkEnd w:id="7681"/>
            <w:bookmarkEnd w:id="7682"/>
            <w:bookmarkEnd w:id="7683"/>
          </w:p>
          <w:p w:rsidR="008B2E5D" w:rsidDel="00737EFF" w:rsidP="2ADD6C4A" w:rsidRDefault="008B2E5D" w14:paraId="2A38E756" w14:textId="29730F4C">
            <w:pPr>
              <w:pStyle w:val="Heading2"/>
              <w:rPr>
                <w:del w:author="toantk" w:date="2022-07-26T13:48:00Z" w:id="7684"/>
              </w:rPr>
              <w:pPrChange w:author="toantk" w:date="2022-07-27T13:43:00Z" w:id="7685">
                <w:pPr>
                  <w:pStyle w:val="FirstLevelBullet"/>
                </w:pPr>
              </w:pPrChange>
            </w:pPr>
            <w:bookmarkStart w:name="_Toc111217842" w:id="7686"/>
            <w:del w:author="toantk" w:date="2022-07-26T13:48:00Z" w:id="7637701">
              <w:r w:rsidDel="79B01781">
                <w:delText xml:space="preserve">ONT nhận yêu cầu, xử lý và </w:delText>
              </w:r>
              <w:r w:rsidDel="79B01781">
                <w:delText>gửi lại phản hồi cấu hình thành công hay thất bại.</w:delText>
              </w:r>
            </w:del>
            <w:bookmarkStart w:name="_Toc109836011" w:id="7688"/>
            <w:bookmarkStart w:name="_Toc109836629" w:id="7689"/>
            <w:bookmarkStart w:name="_Toc109899432" w:id="7690"/>
            <w:bookmarkStart w:name="_Toc109910221" w:id="7691"/>
            <w:bookmarkStart w:name="_Toc109910840" w:id="7692"/>
            <w:bookmarkStart w:name="_Toc110528919" w:id="7693"/>
            <w:bookmarkStart w:name="_Toc110529544" w:id="7694"/>
            <w:bookmarkEnd w:id="7686"/>
            <w:bookmarkEnd w:id="7688"/>
            <w:bookmarkEnd w:id="7689"/>
            <w:bookmarkEnd w:id="7690"/>
            <w:bookmarkEnd w:id="7691"/>
            <w:bookmarkEnd w:id="7692"/>
            <w:bookmarkEnd w:id="7693"/>
            <w:bookmarkEnd w:id="7694"/>
          </w:p>
        </w:tc>
        <w:bookmarkStart w:name="_Toc109836012" w:id="7695"/>
        <w:bookmarkStart w:name="_Toc109836630" w:id="7696"/>
        <w:bookmarkStart w:name="_Toc109899433" w:id="7697"/>
        <w:bookmarkStart w:name="_Toc109910222" w:id="7698"/>
        <w:bookmarkStart w:name="_Toc109910841" w:id="7699"/>
        <w:bookmarkStart w:name="_Toc110528920" w:id="7700"/>
        <w:bookmarkStart w:name="_Toc110529545" w:id="7701"/>
        <w:bookmarkEnd w:id="7695"/>
        <w:bookmarkEnd w:id="7696"/>
        <w:bookmarkEnd w:id="7697"/>
        <w:bookmarkEnd w:id="7698"/>
        <w:bookmarkEnd w:id="7699"/>
        <w:bookmarkEnd w:id="7700"/>
        <w:bookmarkEnd w:id="7701"/>
      </w:tr>
      <w:tr w:rsidR="008B2E5D" w:rsidDel="00737EFF" w:rsidTr="2ADD6C4A" w14:paraId="022CA4A4" w14:textId="48F5CF54">
        <w:trPr>
          <w:del w:author="toantk" w:date="2022-07-26T13:48:00Z" w:id="1884745698"/>
        </w:trPr>
        <w:tc>
          <w:tcPr>
            <w:tcW w:w="1885" w:type="dxa"/>
            <w:tcMar/>
          </w:tcPr>
          <w:p w:rsidR="008B2E5D" w:rsidDel="00737EFF" w:rsidP="2ADD6C4A" w:rsidRDefault="008B2E5D" w14:paraId="43BC2CD3" w14:textId="79E43F59">
            <w:pPr>
              <w:pStyle w:val="Heading2"/>
              <w:rPr>
                <w:del w:author="toantk" w:date="2022-07-26T13:48:00Z" w:id="7703"/>
              </w:rPr>
              <w:pPrChange w:author="toantk" w:date="2022-07-27T13:43:00Z" w:id="7704">
                <w:pPr/>
              </w:pPrChange>
            </w:pPr>
            <w:bookmarkStart w:name="_Toc111217843" w:id="7705"/>
            <w:del w:author="toantk" w:date="2022-07-26T13:48:00Z" w:id="1036859417">
              <w:r w:rsidDel="79B01781">
                <w:delText>Actor</w:delText>
              </w:r>
            </w:del>
            <w:bookmarkStart w:name="_Toc109836013" w:id="7707"/>
            <w:bookmarkStart w:name="_Toc109836631" w:id="7708"/>
            <w:bookmarkStart w:name="_Toc109899434" w:id="7709"/>
            <w:bookmarkStart w:name="_Toc109910223" w:id="7710"/>
            <w:bookmarkStart w:name="_Toc109910842" w:id="7711"/>
            <w:bookmarkStart w:name="_Toc110528921" w:id="7712"/>
            <w:bookmarkStart w:name="_Toc110529546" w:id="7713"/>
            <w:bookmarkEnd w:id="7705"/>
            <w:bookmarkEnd w:id="7707"/>
            <w:bookmarkEnd w:id="7708"/>
            <w:bookmarkEnd w:id="7709"/>
            <w:bookmarkEnd w:id="7710"/>
            <w:bookmarkEnd w:id="7711"/>
            <w:bookmarkEnd w:id="7712"/>
            <w:bookmarkEnd w:id="7713"/>
          </w:p>
        </w:tc>
        <w:tc>
          <w:tcPr>
            <w:tcW w:w="7340" w:type="dxa"/>
            <w:tcMar/>
          </w:tcPr>
          <w:p w:rsidR="008B2E5D" w:rsidDel="00737EFF" w:rsidP="2ADD6C4A" w:rsidRDefault="008B2E5D" w14:paraId="25106CDA" w14:textId="1379F698">
            <w:pPr>
              <w:pStyle w:val="Heading2"/>
              <w:rPr>
                <w:del w:author="toantk" w:date="2022-07-26T13:48:00Z" w:id="7714"/>
              </w:rPr>
              <w:pPrChange w:author="toantk" w:date="2022-07-27T13:43:00Z" w:id="7715">
                <w:pPr/>
              </w:pPrChange>
            </w:pPr>
            <w:bookmarkStart w:name="_Toc111217844" w:id="7716"/>
            <w:del w:author="toantk" w:date="2022-07-26T13:48:00Z" w:id="673550879">
              <w:r w:rsidDel="79B01781">
                <w:delText>Admin</w:delText>
              </w:r>
            </w:del>
            <w:bookmarkStart w:name="_Toc109836014" w:id="7718"/>
            <w:bookmarkStart w:name="_Toc109836632" w:id="7719"/>
            <w:bookmarkStart w:name="_Toc109899435" w:id="7720"/>
            <w:bookmarkStart w:name="_Toc109910224" w:id="7721"/>
            <w:bookmarkStart w:name="_Toc109910843" w:id="7722"/>
            <w:bookmarkStart w:name="_Toc110528922" w:id="7723"/>
            <w:bookmarkStart w:name="_Toc110529547" w:id="7724"/>
            <w:bookmarkEnd w:id="7716"/>
            <w:bookmarkEnd w:id="7718"/>
            <w:bookmarkEnd w:id="7719"/>
            <w:bookmarkEnd w:id="7720"/>
            <w:bookmarkEnd w:id="7721"/>
            <w:bookmarkEnd w:id="7722"/>
            <w:bookmarkEnd w:id="7723"/>
            <w:bookmarkEnd w:id="7724"/>
          </w:p>
        </w:tc>
        <w:bookmarkStart w:name="_Toc109836015" w:id="7725"/>
        <w:bookmarkStart w:name="_Toc109836633" w:id="7726"/>
        <w:bookmarkStart w:name="_Toc109899436" w:id="7727"/>
        <w:bookmarkStart w:name="_Toc109910225" w:id="7728"/>
        <w:bookmarkStart w:name="_Toc109910844" w:id="7729"/>
        <w:bookmarkStart w:name="_Toc110528923" w:id="7730"/>
        <w:bookmarkStart w:name="_Toc110529548" w:id="7731"/>
        <w:bookmarkEnd w:id="7725"/>
        <w:bookmarkEnd w:id="7726"/>
        <w:bookmarkEnd w:id="7727"/>
        <w:bookmarkEnd w:id="7728"/>
        <w:bookmarkEnd w:id="7729"/>
        <w:bookmarkEnd w:id="7730"/>
        <w:bookmarkEnd w:id="7731"/>
      </w:tr>
      <w:tr w:rsidR="008B2E5D" w:rsidDel="00737EFF" w:rsidTr="2ADD6C4A" w14:paraId="7C4C62EB" w14:textId="2131B2CB">
        <w:trPr>
          <w:del w:author="toantk" w:date="2022-07-26T13:48:00Z" w:id="1333990848"/>
        </w:trPr>
        <w:tc>
          <w:tcPr>
            <w:tcW w:w="1885" w:type="dxa"/>
            <w:tcMar/>
          </w:tcPr>
          <w:p w:rsidR="008B2E5D" w:rsidDel="00737EFF" w:rsidP="2ADD6C4A" w:rsidRDefault="008B2E5D" w14:paraId="05B4D8F6" w14:textId="6E43664C">
            <w:pPr>
              <w:pStyle w:val="Heading2"/>
              <w:rPr>
                <w:del w:author="toantk" w:date="2022-07-26T13:48:00Z" w:id="7733"/>
              </w:rPr>
              <w:pPrChange w:author="toantk" w:date="2022-07-27T13:43:00Z" w:id="7734">
                <w:pPr/>
              </w:pPrChange>
            </w:pPr>
            <w:bookmarkStart w:name="_Toc111217845" w:id="7735"/>
            <w:del w:author="toantk" w:date="2022-07-26T13:48:00Z" w:id="256655994">
              <w:r w:rsidDel="79B01781">
                <w:delText>Pre-condition</w:delText>
              </w:r>
            </w:del>
            <w:bookmarkStart w:name="_Toc109836016" w:id="7737"/>
            <w:bookmarkStart w:name="_Toc109836634" w:id="7738"/>
            <w:bookmarkStart w:name="_Toc109899437" w:id="7739"/>
            <w:bookmarkStart w:name="_Toc109910226" w:id="7740"/>
            <w:bookmarkStart w:name="_Toc109910845" w:id="7741"/>
            <w:bookmarkStart w:name="_Toc110528924" w:id="7742"/>
            <w:bookmarkStart w:name="_Toc110529549" w:id="7743"/>
            <w:bookmarkEnd w:id="7735"/>
            <w:bookmarkEnd w:id="7737"/>
            <w:bookmarkEnd w:id="7738"/>
            <w:bookmarkEnd w:id="7739"/>
            <w:bookmarkEnd w:id="7740"/>
            <w:bookmarkEnd w:id="7741"/>
            <w:bookmarkEnd w:id="7742"/>
            <w:bookmarkEnd w:id="7743"/>
          </w:p>
        </w:tc>
        <w:tc>
          <w:tcPr>
            <w:tcW w:w="7340" w:type="dxa"/>
            <w:tcMar/>
          </w:tcPr>
          <w:p w:rsidR="008B2E5D" w:rsidDel="00737EFF" w:rsidP="2ADD6C4A" w:rsidRDefault="008B2E5D" w14:paraId="05F3FD63" w14:textId="6BA48290">
            <w:pPr>
              <w:pStyle w:val="Heading2"/>
              <w:rPr>
                <w:del w:author="toantk" w:date="2022-07-26T13:48:00Z" w:id="7744"/>
              </w:rPr>
              <w:pPrChange w:author="toantk" w:date="2022-07-27T13:43:00Z" w:id="7745">
                <w:pPr/>
              </w:pPrChange>
            </w:pPr>
            <w:bookmarkStart w:name="_Toc111217846" w:id="7746"/>
            <w:del w:author="toantk" w:date="2022-07-26T13:48:00Z" w:id="204664333">
              <w:r w:rsidDel="79B01781">
                <w:delText>Thiết bị hoạt động bình thường, OneLink</w:delText>
              </w:r>
              <w:r w:rsidDel="79B01781">
                <w:delText>Mobile App</w:delText>
              </w:r>
              <w:r w:rsidDel="79B01781">
                <w:delText xml:space="preserve"> đã đăng nhập thành công vào thiết bị và được cấp phiên truy nhập</w:delText>
              </w:r>
            </w:del>
            <w:bookmarkStart w:name="_Toc109836017" w:id="7748"/>
            <w:bookmarkStart w:name="_Toc109836635" w:id="7749"/>
            <w:bookmarkStart w:name="_Toc109899438" w:id="7750"/>
            <w:bookmarkStart w:name="_Toc109910227" w:id="7751"/>
            <w:bookmarkStart w:name="_Toc109910846" w:id="7752"/>
            <w:bookmarkStart w:name="_Toc110528925" w:id="7753"/>
            <w:bookmarkStart w:name="_Toc110529550" w:id="7754"/>
            <w:bookmarkEnd w:id="7746"/>
            <w:bookmarkEnd w:id="7748"/>
            <w:bookmarkEnd w:id="7749"/>
            <w:bookmarkEnd w:id="7750"/>
            <w:bookmarkEnd w:id="7751"/>
            <w:bookmarkEnd w:id="7752"/>
            <w:bookmarkEnd w:id="7753"/>
            <w:bookmarkEnd w:id="7754"/>
          </w:p>
        </w:tc>
        <w:bookmarkStart w:name="_Toc109836018" w:id="7755"/>
        <w:bookmarkStart w:name="_Toc109836636" w:id="7756"/>
        <w:bookmarkStart w:name="_Toc109899439" w:id="7757"/>
        <w:bookmarkStart w:name="_Toc109910228" w:id="7758"/>
        <w:bookmarkStart w:name="_Toc109910847" w:id="7759"/>
        <w:bookmarkStart w:name="_Toc110528926" w:id="7760"/>
        <w:bookmarkStart w:name="_Toc110529551" w:id="7761"/>
        <w:bookmarkEnd w:id="7755"/>
        <w:bookmarkEnd w:id="7756"/>
        <w:bookmarkEnd w:id="7757"/>
        <w:bookmarkEnd w:id="7758"/>
        <w:bookmarkEnd w:id="7759"/>
        <w:bookmarkEnd w:id="7760"/>
        <w:bookmarkEnd w:id="7761"/>
      </w:tr>
      <w:tr w:rsidR="00B3100F" w:rsidDel="00737EFF" w:rsidTr="2ADD6C4A" w14:paraId="6B80005B" w14:textId="77777777">
        <w:trPr>
          <w:del w:author="toantk" w:date="2022-07-26T13:48:00Z" w:id="713841"/>
        </w:trPr>
        <w:tc>
          <w:tcPr>
            <w:tcW w:w="1885" w:type="dxa"/>
            <w:tcMar/>
          </w:tcPr>
          <w:p w:rsidR="008B2E5D" w:rsidDel="00737EFF" w:rsidP="2ADD6C4A" w:rsidRDefault="008B2E5D" w14:paraId="197BC983" w14:textId="7220FAD6">
            <w:pPr>
              <w:pStyle w:val="Heading2"/>
              <w:rPr>
                <w:del w:author="toantk" w:date="2022-07-26T13:48:00Z" w:id="7763"/>
              </w:rPr>
              <w:pPrChange w:author="toantk" w:date="2022-07-27T13:43:00Z" w:id="7764">
                <w:pPr/>
              </w:pPrChange>
            </w:pPr>
            <w:bookmarkStart w:name="_Toc111217847" w:id="7765"/>
            <w:del w:author="toantk" w:date="2022-07-26T13:48:00Z" w:id="1781447560">
              <w:r w:rsidDel="79B01781">
                <w:delText>Post-condition</w:delText>
              </w:r>
            </w:del>
            <w:bookmarkStart w:name="_Toc109836019" w:id="7767"/>
            <w:bookmarkStart w:name="_Toc109836637" w:id="7768"/>
            <w:bookmarkStart w:name="_Toc109899440" w:id="7769"/>
            <w:bookmarkStart w:name="_Toc109910229" w:id="7770"/>
            <w:bookmarkStart w:name="_Toc109910848" w:id="7771"/>
            <w:bookmarkStart w:name="_Toc110528927" w:id="7772"/>
            <w:bookmarkStart w:name="_Toc110529552" w:id="7773"/>
            <w:bookmarkEnd w:id="7765"/>
            <w:bookmarkEnd w:id="7767"/>
            <w:bookmarkEnd w:id="7768"/>
            <w:bookmarkEnd w:id="7769"/>
            <w:bookmarkEnd w:id="7770"/>
            <w:bookmarkEnd w:id="7771"/>
            <w:bookmarkEnd w:id="7772"/>
            <w:bookmarkEnd w:id="7773"/>
          </w:p>
        </w:tc>
        <w:tc>
          <w:tcPr>
            <w:tcW w:w="7340" w:type="dxa"/>
            <w:tcMar/>
          </w:tcPr>
          <w:p w:rsidR="008B2E5D" w:rsidDel="00737EFF" w:rsidP="2ADD6C4A" w:rsidRDefault="008B2E5D" w14:paraId="3CEE6801" w14:textId="2EC146A8">
            <w:pPr>
              <w:pStyle w:val="Heading2"/>
              <w:rPr>
                <w:del w:author="toantk" w:date="2022-07-26T13:48:00Z" w:id="7774"/>
              </w:rPr>
              <w:pPrChange w:author="toantk" w:date="2022-07-27T13:43:00Z" w:id="7775">
                <w:pPr/>
              </w:pPrChange>
            </w:pPr>
            <w:bookmarkStart w:name="_Toc111217848" w:id="7776"/>
            <w:del w:author="toantk" w:date="2022-07-26T13:48:00Z" w:id="1429984482">
              <w:r w:rsidDel="79B01781">
                <w:delText>Thiết bị phản hồi đầy đủ các thông tin cho OneLink</w:delText>
              </w:r>
              <w:r w:rsidDel="79B01781">
                <w:delText>Mobile App</w:delText>
              </w:r>
            </w:del>
            <w:bookmarkStart w:name="_Toc109836020" w:id="7778"/>
            <w:bookmarkStart w:name="_Toc109836638" w:id="7779"/>
            <w:bookmarkStart w:name="_Toc109899441" w:id="7780"/>
            <w:bookmarkStart w:name="_Toc109910230" w:id="7781"/>
            <w:bookmarkStart w:name="_Toc109910849" w:id="7782"/>
            <w:bookmarkStart w:name="_Toc110528928" w:id="7783"/>
            <w:bookmarkStart w:name="_Toc110529553" w:id="7784"/>
            <w:bookmarkEnd w:id="7776"/>
            <w:bookmarkEnd w:id="7778"/>
            <w:bookmarkEnd w:id="7779"/>
            <w:bookmarkEnd w:id="7780"/>
            <w:bookmarkEnd w:id="7781"/>
            <w:bookmarkEnd w:id="7782"/>
            <w:bookmarkEnd w:id="7783"/>
            <w:bookmarkEnd w:id="7784"/>
          </w:p>
        </w:tc>
        <w:bookmarkStart w:name="_Toc109836021" w:id="7785"/>
        <w:bookmarkStart w:name="_Toc109836639" w:id="7786"/>
        <w:bookmarkStart w:name="_Toc109899442" w:id="7787"/>
        <w:bookmarkStart w:name="_Toc109910231" w:id="7788"/>
        <w:bookmarkStart w:name="_Toc109910850" w:id="7789"/>
        <w:bookmarkStart w:name="_Toc110528929" w:id="7790"/>
        <w:bookmarkStart w:name="_Toc110529554" w:id="7791"/>
        <w:bookmarkEnd w:id="7785"/>
        <w:bookmarkEnd w:id="7786"/>
        <w:bookmarkEnd w:id="7787"/>
        <w:bookmarkEnd w:id="7788"/>
        <w:bookmarkEnd w:id="7789"/>
        <w:bookmarkEnd w:id="7790"/>
        <w:bookmarkEnd w:id="7791"/>
      </w:tr>
    </w:tbl>
    <w:p w:rsidRPr="00A13CE7" w:rsidR="008B2E5D" w:rsidDel="00737EFF" w:rsidP="2ADD6C4A" w:rsidRDefault="008B2E5D" w14:paraId="4C4FC0E2" w14:textId="3B3F787B">
      <w:pPr>
        <w:pStyle w:val="Heading2"/>
        <w:rPr>
          <w:del w:author="toantk" w:date="2022-07-26T13:48:00Z" w:id="7792"/>
        </w:rPr>
        <w:pPrChange w:author="toantk" w:date="2022-07-27T13:43:00Z" w:id="7793">
          <w:pPr/>
        </w:pPrChange>
      </w:pPr>
      <w:bookmarkStart w:name="_Toc109836022" w:id="7794"/>
      <w:bookmarkStart w:name="_Toc109836640" w:id="7795"/>
      <w:bookmarkStart w:name="_Toc109899443" w:id="7796"/>
      <w:bookmarkStart w:name="_Toc109910232" w:id="7797"/>
      <w:bookmarkStart w:name="_Toc109910851" w:id="7798"/>
      <w:bookmarkStart w:name="_Toc110528930" w:id="7799"/>
      <w:bookmarkStart w:name="_Toc110529555" w:id="7800"/>
      <w:bookmarkStart w:name="_Toc111217849" w:id="7801"/>
      <w:bookmarkEnd w:id="7794"/>
      <w:bookmarkEnd w:id="7795"/>
      <w:bookmarkEnd w:id="7796"/>
      <w:bookmarkEnd w:id="7797"/>
      <w:bookmarkEnd w:id="7798"/>
      <w:bookmarkEnd w:id="7799"/>
      <w:bookmarkEnd w:id="7800"/>
      <w:bookmarkEnd w:id="7801"/>
    </w:p>
    <w:p w:rsidR="008B2E5D" w:rsidDel="00737EFF" w:rsidP="2ADD6C4A" w:rsidRDefault="008B2E5D" w14:paraId="2AA78BA6" w14:textId="013116A7">
      <w:pPr>
        <w:pStyle w:val="Heading2"/>
        <w:rPr>
          <w:del w:author="toantk" w:date="2022-07-26T13:48:00Z" w:id="7802"/>
        </w:rPr>
        <w:pPrChange w:author="toantk" w:date="2022-07-27T13:43:00Z" w:id="7803">
          <w:pPr/>
        </w:pPrChange>
      </w:pPr>
      <w:bookmarkStart w:name="_Toc111217850" w:id="7804"/>
      <w:del w:author="toantk" w:date="2022-07-26T13:48:00Z" w:id="755087951">
        <w:r w:rsidDel="79B01781">
          <w:delText>Luồng dữ liệu:</w:delText>
        </w:r>
      </w:del>
      <w:bookmarkStart w:name="_Toc109836023" w:id="7806"/>
      <w:bookmarkStart w:name="_Toc109836641" w:id="7807"/>
      <w:bookmarkStart w:name="_Toc109899444" w:id="7808"/>
      <w:bookmarkStart w:name="_Toc109910233" w:id="7809"/>
      <w:bookmarkStart w:name="_Toc109910852" w:id="7810"/>
      <w:bookmarkStart w:name="_Toc110528931" w:id="7811"/>
      <w:bookmarkStart w:name="_Toc110529556" w:id="7812"/>
      <w:bookmarkEnd w:id="7804"/>
      <w:bookmarkEnd w:id="7806"/>
      <w:bookmarkEnd w:id="7807"/>
      <w:bookmarkEnd w:id="7808"/>
      <w:bookmarkEnd w:id="7809"/>
      <w:bookmarkEnd w:id="7810"/>
      <w:bookmarkEnd w:id="7811"/>
      <w:bookmarkEnd w:id="7812"/>
    </w:p>
    <w:p w:rsidR="002D434F" w:rsidDel="00737EFF" w:rsidP="2ADD6C4A" w:rsidRDefault="002D434F" w14:paraId="7845CC35" w14:textId="0330A2B0">
      <w:pPr>
        <w:pStyle w:val="Heading2"/>
        <w:rPr>
          <w:del w:author="toantk" w:date="2022-07-26T13:48:00Z" w:id="7813"/>
        </w:rPr>
        <w:pPrChange w:author="toantk" w:date="2022-07-27T13:43:00Z" w:id="7814">
          <w:pPr>
            <w:keepNext/>
          </w:pPr>
        </w:pPrChange>
      </w:pPr>
      <w:bookmarkStart w:name="_Toc111217851" w:id="7815"/>
      <w:del w:author="toantk" w:date="2022-07-26T13:48:00Z" w:id="213720244">
        <w:r w:rsidDel="0E6519F3">
          <w:delText>￼</w:delText>
        </w:r>
      </w:del>
      <w:bookmarkStart w:name="_Toc109836024" w:id="7817"/>
      <w:bookmarkStart w:name="_Toc109836642" w:id="7818"/>
      <w:bookmarkStart w:name="_Toc109899445" w:id="7819"/>
      <w:bookmarkStart w:name="_Toc109910234" w:id="7820"/>
      <w:bookmarkStart w:name="_Toc109910853" w:id="7821"/>
      <w:bookmarkStart w:name="_Toc110528932" w:id="7822"/>
      <w:bookmarkStart w:name="_Toc110529557" w:id="7823"/>
      <w:bookmarkEnd w:id="7815"/>
      <w:bookmarkEnd w:id="7817"/>
      <w:bookmarkEnd w:id="7818"/>
      <w:bookmarkEnd w:id="7819"/>
      <w:bookmarkEnd w:id="7820"/>
      <w:bookmarkEnd w:id="7821"/>
      <w:bookmarkEnd w:id="7822"/>
      <w:bookmarkEnd w:id="7823"/>
    </w:p>
    <w:p w:rsidR="008B2E5D" w:rsidDel="00737EFF" w:rsidP="2ADD6C4A" w:rsidRDefault="002D434F" w14:paraId="78A52835" w14:textId="2BB42FBF">
      <w:pPr>
        <w:pStyle w:val="Heading2"/>
        <w:rPr>
          <w:del w:author="toantk" w:date="2022-07-26T13:48:00Z" w:id="47746739"/>
        </w:rPr>
        <w:pPrChange w:author="toantk" w:date="2022-07-27T13:43:00Z" w:id="7825">
          <w:pPr>
            <w:pStyle w:val="Caption"/>
          </w:pPr>
        </w:pPrChange>
      </w:pPr>
      <w:bookmarkStart w:name="_Toc111217852" w:id="7826"/>
      <w:del w:author="toantk" w:date="2022-07-26T13:48:00Z" w:id="905242584">
        <w:r w:rsidDel="0E6519F3">
          <w:delText xml:space="preserve">Hình </w:delText>
        </w:r>
        <w:r>
          <w:rPr>
            <w:b w:val="0"/>
            <w:bCs w:val="0"/>
          </w:rPr>
          <w:fldChar w:fldCharType="begin"/>
        </w:r>
        <w:r>
          <w:delInstrText xml:space="preserve"> STYLEREF 1 \s </w:delInstrText>
        </w:r>
        <w:r>
          <w:rPr>
            <w:b w:val="0"/>
            <w:bCs w:val="0"/>
          </w:rPr>
          <w:fldChar w:fldCharType="separate"/>
        </w:r>
        <w:r w:rsidRPr="2ADD6C4A" w:rsidDel="0E6519F3">
          <w:rPr>
            <w:noProof/>
          </w:rPr>
          <w:delText>7</w:delText>
        </w:r>
        <w:r>
          <w:rPr>
            <w:b w:val="0"/>
            <w:bCs w:val="0"/>
          </w:rPr>
          <w:fldChar w:fldCharType="end"/>
        </w:r>
        <w:r w:rsidDel="0E6519F3">
          <w:delText>.</w:delText>
        </w:r>
        <w:r>
          <w:rPr>
            <w:b w:val="0"/>
            <w:bCs w:val="0"/>
          </w:rPr>
          <w:fldChar w:fldCharType="begin"/>
        </w:r>
        <w:r>
          <w:delInstrText xml:space="preserve"> SEQ Hình \* ARABIC \s 1 </w:delInstrText>
        </w:r>
        <w:r>
          <w:rPr>
            <w:b w:val="0"/>
            <w:bCs w:val="0"/>
          </w:rPr>
          <w:fldChar w:fldCharType="separate"/>
        </w:r>
        <w:r w:rsidRPr="2ADD6C4A" w:rsidDel="0E6519F3">
          <w:rPr>
            <w:noProof/>
          </w:rPr>
          <w:delText>21</w:delText>
        </w:r>
        <w:r>
          <w:rPr>
            <w:b w:val="0"/>
            <w:bCs w:val="0"/>
          </w:rPr>
          <w:fldChar w:fldCharType="end"/>
        </w:r>
        <w:r>
          <w:rPr>
            <w:b w:val="0"/>
            <w:bCs w:val="0"/>
          </w:rPr>
          <w:fldChar w:fldCharType="begin"/>
        </w:r>
        <w:r w:rsidRPr="2ADD6C4A">
          <w:rPr>
            <w:noProof/>
          </w:rPr>
          <w:delInstrText xml:space="preserve"> STYLEREF 1 \s </w:delInstrText>
        </w:r>
        <w:r>
          <w:rPr>
            <w:b w:val="0"/>
            <w:bCs w:val="0"/>
          </w:rPr>
          <w:fldChar w:fldCharType="separate"/>
        </w:r>
        <w:r w:rsidRPr="2ADD6C4A" w:rsidDel="0E6519F3">
          <w:rPr>
            <w:noProof/>
          </w:rPr>
          <w:delText>7</w:delText>
        </w:r>
        <w:r>
          <w:rPr>
            <w:b w:val="0"/>
            <w:bCs w:val="0"/>
          </w:rPr>
          <w:fldChar w:fldCharType="end"/>
        </w:r>
        <w:r w:rsidDel="0E6519F3">
          <w:delText>.</w:delText>
        </w:r>
        <w:r>
          <w:rPr>
            <w:b w:val="0"/>
            <w:bCs w:val="0"/>
          </w:rPr>
          <w:fldChar w:fldCharType="begin"/>
        </w:r>
        <w:r w:rsidRPr="2ADD6C4A">
          <w:rPr>
            <w:noProof/>
          </w:rPr>
          <w:delInstrText xml:space="preserve"> SEQ Hình \* ARABIC \s 1 </w:delInstrText>
        </w:r>
        <w:r>
          <w:rPr>
            <w:b w:val="0"/>
            <w:bCs w:val="0"/>
          </w:rPr>
          <w:fldChar w:fldCharType="separate"/>
        </w:r>
        <w:r w:rsidRPr="2ADD6C4A" w:rsidDel="0E6519F3">
          <w:rPr>
            <w:noProof/>
          </w:rPr>
          <w:delText>18</w:delText>
        </w:r>
        <w:r>
          <w:rPr>
            <w:b w:val="0"/>
            <w:bCs w:val="0"/>
          </w:rPr>
          <w:fldChar w:fldCharType="end"/>
        </w:r>
        <w:r w:rsidDel="0E6519F3">
          <w:delText xml:space="preserve"> LuQ Hình \* ARABIC \s 1 các thông tin cho OneLinkp</w:delText>
        </w:r>
      </w:del>
      <w:bookmarkStart w:name="_Toc109836025" w:id="7828"/>
      <w:bookmarkStart w:name="_Toc109836643" w:id="7829"/>
      <w:bookmarkStart w:name="_Toc109899446" w:id="7830"/>
      <w:bookmarkStart w:name="_Toc109910235" w:id="7831"/>
      <w:bookmarkStart w:name="_Toc109910854" w:id="7832"/>
      <w:bookmarkStart w:name="_Toc110528933" w:id="7833"/>
      <w:bookmarkStart w:name="_Toc110529558" w:id="7834"/>
      <w:bookmarkEnd w:id="7826"/>
      <w:bookmarkEnd w:id="7828"/>
      <w:bookmarkEnd w:id="7829"/>
      <w:bookmarkEnd w:id="7830"/>
      <w:bookmarkEnd w:id="7831"/>
      <w:bookmarkEnd w:id="7832"/>
      <w:bookmarkEnd w:id="7833"/>
      <w:bookmarkEnd w:id="7834"/>
    </w:p>
    <w:p w:rsidR="008B2E5D" w:rsidDel="00737EFF" w:rsidP="2ADD6C4A" w:rsidRDefault="008B2E5D" w14:paraId="0C3040A3" w14:textId="35163DF9">
      <w:pPr>
        <w:pStyle w:val="Heading2"/>
        <w:rPr>
          <w:del w:author="toantk" w:date="2022-07-26T13:48:00Z" w:id="7835"/>
        </w:rPr>
        <w:pPrChange w:author="toantk" w:date="2022-07-27T13:43:00Z" w:id="7836">
          <w:pPr/>
        </w:pPrChange>
      </w:pPr>
      <w:bookmarkStart w:name="_Toc111217853" w:id="7837"/>
      <w:del w:author="toantk" w:date="2022-07-26T13:48:00Z" w:id="177324116">
        <w:r w:rsidDel="79B01781">
          <w:delText xml:space="preserve">Cấu trúc dữ liệu </w:delText>
        </w:r>
        <w:r w:rsidDel="79B01781">
          <w:delText xml:space="preserve">Cấu trúc payload </w:delText>
        </w:r>
        <w:r w:rsidDel="79B01781">
          <w:delText>của bản tin:</w:delText>
        </w:r>
      </w:del>
      <w:bookmarkStart w:name="_Toc109836026" w:id="7839"/>
      <w:bookmarkStart w:name="_Toc109836644" w:id="7840"/>
      <w:bookmarkStart w:name="_Toc109899447" w:id="7841"/>
      <w:bookmarkStart w:name="_Toc109910236" w:id="7842"/>
      <w:bookmarkStart w:name="_Toc109910855" w:id="7843"/>
      <w:bookmarkStart w:name="_Toc110528934" w:id="7844"/>
      <w:bookmarkStart w:name="_Toc110529559" w:id="7845"/>
      <w:bookmarkEnd w:id="7837"/>
      <w:bookmarkEnd w:id="7839"/>
      <w:bookmarkEnd w:id="7840"/>
      <w:bookmarkEnd w:id="7841"/>
      <w:bookmarkEnd w:id="7842"/>
      <w:bookmarkEnd w:id="7843"/>
      <w:bookmarkEnd w:id="7844"/>
      <w:bookmarkEnd w:id="7845"/>
    </w:p>
    <w:p w:rsidR="008B2E5D" w:rsidDel="00737EFF" w:rsidP="2ADD6C4A" w:rsidRDefault="008B2E5D" w14:paraId="322C7393" w14:textId="27ABB8CE">
      <w:pPr>
        <w:pStyle w:val="Heading2"/>
        <w:rPr>
          <w:del w:author="toantk" w:date="2022-07-26T13:48:00Z" w:id="7846"/>
        </w:rPr>
        <w:pPrChange w:author="toantk" w:date="2022-07-27T13:43:00Z" w:id="7847">
          <w:pPr>
            <w:pStyle w:val="ListParagraph"/>
            <w:numPr>
              <w:numId w:val="9"/>
            </w:numPr>
            <w:ind w:hanging="360"/>
          </w:pPr>
        </w:pPrChange>
      </w:pPr>
      <w:bookmarkStart w:name="_Toc111217854" w:id="7848"/>
      <w:del w:author="toantk" w:date="2022-07-26T13:48:00Z" w:id="306552041">
        <w:r w:rsidDel="79B01781">
          <w:delText xml:space="preserve">Voice </w:delText>
        </w:r>
        <w:r w:rsidDel="79B01781">
          <w:delText>Edit</w:delText>
        </w:r>
        <w:r w:rsidDel="79B01781">
          <w:delText xml:space="preserve"> Request:</w:delText>
        </w:r>
      </w:del>
      <w:bookmarkStart w:name="_Toc109836027" w:id="7850"/>
      <w:bookmarkStart w:name="_Toc109836645" w:id="7851"/>
      <w:bookmarkStart w:name="_Toc109899448" w:id="7852"/>
      <w:bookmarkStart w:name="_Toc109910237" w:id="7853"/>
      <w:bookmarkStart w:name="_Toc109910856" w:id="7854"/>
      <w:bookmarkStart w:name="_Toc110528935" w:id="7855"/>
      <w:bookmarkStart w:name="_Toc110529560" w:id="7856"/>
      <w:bookmarkEnd w:id="7848"/>
      <w:bookmarkEnd w:id="7850"/>
      <w:bookmarkEnd w:id="7851"/>
      <w:bookmarkEnd w:id="7852"/>
      <w:bookmarkEnd w:id="7853"/>
      <w:bookmarkEnd w:id="7854"/>
      <w:bookmarkEnd w:id="7855"/>
      <w:bookmarkEnd w:id="7856"/>
    </w:p>
    <w:p w:rsidR="002D434F" w:rsidDel="00737EFF" w:rsidP="2ADD6C4A" w:rsidRDefault="008B2E5D" w14:paraId="409D10A5" w14:textId="26B1A959">
      <w:pPr>
        <w:pStyle w:val="Heading2"/>
        <w:rPr>
          <w:del w:author="toantk" w:date="2022-07-26T13:48:00Z" w:id="7857"/>
        </w:rPr>
        <w:pPrChange w:author="toantk" w:date="2022-07-27T13:43:00Z" w:id="7858">
          <w:pPr>
            <w:pStyle w:val="ListParagraph"/>
          </w:pPr>
        </w:pPrChange>
      </w:pPr>
      <w:bookmarkStart w:name="_Toc111217855" w:id="7859"/>
      <w:del w:author="toantk" w:date="2022-07-26T13:48:00Z" w:id="1915791942">
        <w:r w:rsidDel="79B01781">
          <w:delText>{“action” : “voice</w:delText>
        </w:r>
        <w:r w:rsidDel="79B01781">
          <w:delText>Edit</w:delText>
        </w:r>
        <w:r w:rsidDel="79B01781">
          <w:delText>”</w:delText>
        </w:r>
        <w:r w:rsidDel="79B01781">
          <w:delText>,</w:delText>
        </w:r>
      </w:del>
      <w:bookmarkStart w:name="_Toc109836028" w:id="7861"/>
      <w:bookmarkStart w:name="_Toc109836646" w:id="7862"/>
      <w:bookmarkStart w:name="_Toc109899449" w:id="7863"/>
      <w:bookmarkStart w:name="_Toc109910238" w:id="7864"/>
      <w:bookmarkStart w:name="_Toc109910857" w:id="7865"/>
      <w:bookmarkStart w:name="_Toc110528936" w:id="7866"/>
      <w:bookmarkStart w:name="_Toc110529561" w:id="7867"/>
      <w:bookmarkEnd w:id="7859"/>
      <w:bookmarkEnd w:id="7861"/>
      <w:bookmarkEnd w:id="7862"/>
      <w:bookmarkEnd w:id="7863"/>
      <w:bookmarkEnd w:id="7864"/>
      <w:bookmarkEnd w:id="7865"/>
      <w:bookmarkEnd w:id="7866"/>
      <w:bookmarkEnd w:id="7867"/>
    </w:p>
    <w:p w:rsidR="00737A17" w:rsidDel="00737EFF" w:rsidP="2ADD6C4A" w:rsidRDefault="00737A17" w14:paraId="2DEDB78D" w14:textId="74566011">
      <w:pPr>
        <w:pStyle w:val="Heading2"/>
        <w:rPr>
          <w:del w:author="toantk" w:date="2022-07-26T13:48:00Z" w:id="7868"/>
        </w:rPr>
        <w:pPrChange w:author="toantk" w:date="2022-07-27T13:43:00Z" w:id="7869">
          <w:pPr>
            <w:pStyle w:val="FirstLevelBullet"/>
            <w:numPr>
              <w:numId w:val="0"/>
            </w:numPr>
            <w:ind w:left="0" w:firstLine="0"/>
          </w:pPr>
        </w:pPrChange>
      </w:pPr>
      <w:del w:author="toantk" w:date="2022-07-26T13:48:00Z" w:id="674460005">
        <w:r w:rsidDel="473FF753">
          <w:delText xml:space="preserve">  </w:delText>
        </w:r>
      </w:del>
      <w:bookmarkStart w:name="_Toc111217856" w:id="7871"/>
      <w:del w:author="toantk" w:date="2022-07-26T13:48:00Z" w:id="898460979">
        <w:r w:rsidDel="473FF753">
          <w:delText>“enable” : “&lt;enable&gt;”,</w:delText>
        </w:r>
      </w:del>
      <w:bookmarkStart w:name="_Toc109836029" w:id="7872"/>
      <w:bookmarkStart w:name="_Toc109836647" w:id="7873"/>
      <w:bookmarkStart w:name="_Toc109899450" w:id="7874"/>
      <w:bookmarkStart w:name="_Toc109910239" w:id="7875"/>
      <w:bookmarkStart w:name="_Toc109910858" w:id="7876"/>
      <w:bookmarkStart w:name="_Toc110528937" w:id="7877"/>
      <w:bookmarkStart w:name="_Toc110529562" w:id="7878"/>
      <w:bookmarkEnd w:id="7871"/>
      <w:bookmarkEnd w:id="7872"/>
      <w:bookmarkEnd w:id="7873"/>
      <w:bookmarkEnd w:id="7874"/>
      <w:bookmarkEnd w:id="7875"/>
      <w:bookmarkEnd w:id="7876"/>
      <w:bookmarkEnd w:id="7877"/>
      <w:bookmarkEnd w:id="7878"/>
    </w:p>
    <w:p w:rsidR="00737A17" w:rsidDel="00737EFF" w:rsidP="2ADD6C4A" w:rsidRDefault="00737A17" w14:paraId="13A76249" w14:textId="778321B7">
      <w:pPr>
        <w:pStyle w:val="Heading2"/>
        <w:rPr>
          <w:del w:author="toantk" w:date="2022-07-26T13:48:00Z" w:id="7879"/>
        </w:rPr>
        <w:pPrChange w:author="toantk" w:date="2022-07-27T13:43:00Z" w:id="7880">
          <w:pPr>
            <w:pStyle w:val="FirstLevelBullet"/>
            <w:numPr>
              <w:numId w:val="0"/>
            </w:numPr>
            <w:ind w:left="0" w:firstLine="0"/>
          </w:pPr>
        </w:pPrChange>
      </w:pPr>
      <w:del w:author="toantk" w:date="2022-07-26T13:48:00Z" w:id="7881">
        <w:r w:rsidDel="00737EFF">
          <w:tab/>
        </w:r>
        <w:r w:rsidDel="473FF753">
          <w:delText xml:space="preserve">  </w:delText>
        </w:r>
        <w:bookmarkStart w:name="_Toc111217857" w:id="7882"/>
        <w:r w:rsidDel="473FF753">
          <w:delText>“bindingInterface” : “&lt;bindingInterface&gt;”,</w:delText>
        </w:r>
        <w:bookmarkStart w:name="_Toc109836030" w:id="7883"/>
        <w:bookmarkStart w:name="_Toc109836648" w:id="7884"/>
        <w:bookmarkStart w:name="_Toc109899451" w:id="7885"/>
        <w:bookmarkStart w:name="_Toc109910240" w:id="7886"/>
        <w:bookmarkStart w:name="_Toc109910859" w:id="7887"/>
        <w:bookmarkStart w:name="_Toc110528938" w:id="7888"/>
        <w:bookmarkStart w:name="_Toc110529563" w:id="7889"/>
        <w:bookmarkEnd w:id="7882"/>
        <w:bookmarkEnd w:id="7883"/>
        <w:bookmarkEnd w:id="7884"/>
        <w:bookmarkEnd w:id="7885"/>
        <w:bookmarkEnd w:id="7886"/>
        <w:bookmarkEnd w:id="7887"/>
        <w:bookmarkEnd w:id="7888"/>
        <w:bookmarkEnd w:id="7889"/>
      </w:del>
    </w:p>
    <w:p w:rsidR="00737A17" w:rsidDel="00737EFF" w:rsidP="2ADD6C4A" w:rsidRDefault="00737A17" w14:paraId="13CCDC4E" w14:textId="3A926E88">
      <w:pPr>
        <w:pStyle w:val="Heading2"/>
        <w:rPr>
          <w:del w:author="toantk" w:date="2022-07-26T13:48:00Z" w:id="7890"/>
        </w:rPr>
        <w:pPrChange w:author="toantk" w:date="2022-07-27T13:43:00Z" w:id="7891">
          <w:pPr>
            <w:pStyle w:val="FirstLevelBullet"/>
            <w:numPr>
              <w:numId w:val="0"/>
            </w:numPr>
            <w:ind w:left="0" w:firstLine="0"/>
          </w:pPr>
        </w:pPrChange>
      </w:pPr>
      <w:del w:author="toantk" w:date="2022-07-26T13:48:00Z" w:id="1002404959">
        <w:r w:rsidDel="473FF753">
          <w:delText xml:space="preserve">  </w:delText>
        </w:r>
        <w:r>
          <w:tab/>
        </w:r>
        <w:r w:rsidDel="473FF753">
          <w:delText xml:space="preserve">  </w:delText>
        </w:r>
      </w:del>
      <w:bookmarkStart w:name="_Toc111217858" w:id="7893"/>
      <w:del w:author="toantk" w:date="2022-07-26T13:48:00Z" w:id="510173620">
        <w:r w:rsidDel="473FF753">
          <w:delText>“region” : “&lt;region&gt;”,</w:delText>
        </w:r>
      </w:del>
      <w:bookmarkStart w:name="_Toc109836031" w:id="7894"/>
      <w:bookmarkStart w:name="_Toc109836649" w:id="7895"/>
      <w:bookmarkStart w:name="_Toc109899452" w:id="7896"/>
      <w:bookmarkStart w:name="_Toc109910241" w:id="7897"/>
      <w:bookmarkStart w:name="_Toc109910860" w:id="7898"/>
      <w:bookmarkStart w:name="_Toc110528939" w:id="7899"/>
      <w:bookmarkStart w:name="_Toc110529564" w:id="7900"/>
      <w:bookmarkEnd w:id="7893"/>
      <w:bookmarkEnd w:id="7894"/>
      <w:bookmarkEnd w:id="7895"/>
      <w:bookmarkEnd w:id="7896"/>
      <w:bookmarkEnd w:id="7897"/>
      <w:bookmarkEnd w:id="7898"/>
      <w:bookmarkEnd w:id="7899"/>
      <w:bookmarkEnd w:id="7900"/>
    </w:p>
    <w:p w:rsidR="00737A17" w:rsidDel="00737EFF" w:rsidP="2ADD6C4A" w:rsidRDefault="00737A17" w14:paraId="352C5462" w14:textId="0B8CB86E">
      <w:pPr>
        <w:pStyle w:val="Heading2"/>
        <w:rPr>
          <w:del w:author="toantk" w:date="2022-07-26T13:48:00Z" w:id="7901"/>
        </w:rPr>
        <w:pPrChange w:author="toantk" w:date="2022-07-27T13:43:00Z" w:id="7902">
          <w:pPr>
            <w:pStyle w:val="FirstLevelBullet"/>
            <w:numPr>
              <w:numId w:val="0"/>
            </w:numPr>
            <w:ind w:left="0" w:firstLine="0"/>
          </w:pPr>
        </w:pPrChange>
      </w:pPr>
      <w:del w:author="toantk" w:date="2022-07-26T13:48:00Z" w:id="7903">
        <w:r w:rsidDel="00737EFF">
          <w:tab/>
        </w:r>
        <w:r w:rsidDel="473FF753">
          <w:delText xml:space="preserve">  </w:delText>
        </w:r>
        <w:bookmarkStart w:name="_Toc111217859" w:id="7904"/>
        <w:r w:rsidDel="473FF753">
          <w:delText>“sipDomain” : “&lt;sipDomain”,</w:delText>
        </w:r>
        <w:bookmarkStart w:name="_Toc109836032" w:id="7905"/>
        <w:bookmarkStart w:name="_Toc109836650" w:id="7906"/>
        <w:bookmarkStart w:name="_Toc109899453" w:id="7907"/>
        <w:bookmarkStart w:name="_Toc109910242" w:id="7908"/>
        <w:bookmarkStart w:name="_Toc109910861" w:id="7909"/>
        <w:bookmarkStart w:name="_Toc110528940" w:id="7910"/>
        <w:bookmarkStart w:name="_Toc110529565" w:id="7911"/>
        <w:bookmarkEnd w:id="7904"/>
        <w:bookmarkEnd w:id="7905"/>
        <w:bookmarkEnd w:id="7906"/>
        <w:bookmarkEnd w:id="7907"/>
        <w:bookmarkEnd w:id="7908"/>
        <w:bookmarkEnd w:id="7909"/>
        <w:bookmarkEnd w:id="7910"/>
        <w:bookmarkEnd w:id="7911"/>
      </w:del>
    </w:p>
    <w:p w:rsidR="00737A17" w:rsidDel="00737EFF" w:rsidP="2ADD6C4A" w:rsidRDefault="00737A17" w14:paraId="00AE085A" w14:textId="06A469C3">
      <w:pPr>
        <w:pStyle w:val="Heading2"/>
        <w:rPr>
          <w:del w:author="toantk" w:date="2022-07-26T13:48:00Z" w:id="7912"/>
        </w:rPr>
        <w:pPrChange w:author="toantk" w:date="2022-07-27T13:43:00Z" w:id="7913">
          <w:pPr>
            <w:pStyle w:val="FirstLevelBullet"/>
            <w:numPr>
              <w:numId w:val="0"/>
            </w:numPr>
            <w:ind w:left="0" w:firstLine="0"/>
          </w:pPr>
        </w:pPrChange>
      </w:pPr>
      <w:del w:author="toantk" w:date="2022-07-26T13:48:00Z" w:id="7914">
        <w:r w:rsidDel="00737EFF">
          <w:tab/>
        </w:r>
        <w:r w:rsidDel="473FF753">
          <w:delText xml:space="preserve">  </w:delText>
        </w:r>
        <w:bookmarkStart w:name="_Toc111217860" w:id="7915"/>
        <w:r w:rsidDel="473FF753">
          <w:delText>“sipproxyAddr” : “&lt;sipproxyAddr&gt;”,</w:delText>
        </w:r>
        <w:bookmarkStart w:name="_Toc109836033" w:id="7916"/>
        <w:bookmarkStart w:name="_Toc109836651" w:id="7917"/>
        <w:bookmarkStart w:name="_Toc109899454" w:id="7918"/>
        <w:bookmarkStart w:name="_Toc109910243" w:id="7919"/>
        <w:bookmarkStart w:name="_Toc109910862" w:id="7920"/>
        <w:bookmarkStart w:name="_Toc110528941" w:id="7921"/>
        <w:bookmarkStart w:name="_Toc110529566" w:id="7922"/>
        <w:bookmarkEnd w:id="7915"/>
        <w:bookmarkEnd w:id="7916"/>
        <w:bookmarkEnd w:id="7917"/>
        <w:bookmarkEnd w:id="7918"/>
        <w:bookmarkEnd w:id="7919"/>
        <w:bookmarkEnd w:id="7920"/>
        <w:bookmarkEnd w:id="7921"/>
        <w:bookmarkEnd w:id="7922"/>
      </w:del>
    </w:p>
    <w:p w:rsidR="00737A17" w:rsidDel="00737EFF" w:rsidP="2ADD6C4A" w:rsidRDefault="00737A17" w14:paraId="2F830285" w14:textId="1FE639E5">
      <w:pPr>
        <w:pStyle w:val="Heading2"/>
        <w:rPr>
          <w:del w:author="toantk" w:date="2022-07-26T13:48:00Z" w:id="7923"/>
        </w:rPr>
        <w:pPrChange w:author="toantk" w:date="2022-07-27T13:43:00Z" w:id="7924">
          <w:pPr>
            <w:pStyle w:val="FirstLevelBullet"/>
            <w:numPr>
              <w:numId w:val="0"/>
            </w:numPr>
            <w:ind w:left="0" w:firstLine="0"/>
          </w:pPr>
        </w:pPrChange>
      </w:pPr>
      <w:del w:author="toantk" w:date="2022-07-26T13:48:00Z" w:id="7925">
        <w:r w:rsidDel="00737EFF">
          <w:tab/>
        </w:r>
        <w:r w:rsidDel="473FF753">
          <w:delText xml:space="preserve">  </w:delText>
        </w:r>
        <w:bookmarkStart w:name="_Toc111217861" w:id="7926"/>
        <w:r w:rsidDel="473FF753">
          <w:delText>“sipproxyPort” : “&lt;sipproxyPort&gt;”,</w:delText>
        </w:r>
        <w:bookmarkStart w:name="_Toc109836034" w:id="7927"/>
        <w:bookmarkStart w:name="_Toc109836652" w:id="7928"/>
        <w:bookmarkStart w:name="_Toc109899455" w:id="7929"/>
        <w:bookmarkStart w:name="_Toc109910244" w:id="7930"/>
        <w:bookmarkStart w:name="_Toc109910863" w:id="7931"/>
        <w:bookmarkStart w:name="_Toc110528942" w:id="7932"/>
        <w:bookmarkStart w:name="_Toc110529567" w:id="7933"/>
        <w:bookmarkEnd w:id="7926"/>
        <w:bookmarkEnd w:id="7927"/>
        <w:bookmarkEnd w:id="7928"/>
        <w:bookmarkEnd w:id="7929"/>
        <w:bookmarkEnd w:id="7930"/>
        <w:bookmarkEnd w:id="7931"/>
        <w:bookmarkEnd w:id="7932"/>
        <w:bookmarkEnd w:id="7933"/>
      </w:del>
    </w:p>
    <w:p w:rsidR="00737A17" w:rsidDel="00737EFF" w:rsidP="2ADD6C4A" w:rsidRDefault="00737A17" w14:paraId="50046708" w14:textId="508610B6">
      <w:pPr>
        <w:pStyle w:val="Heading2"/>
        <w:rPr>
          <w:del w:author="toantk" w:date="2022-07-26T13:48:00Z" w:id="7934"/>
        </w:rPr>
        <w:pPrChange w:author="toantk" w:date="2022-07-27T13:43:00Z" w:id="7935">
          <w:pPr>
            <w:pStyle w:val="FirstLevelBullet"/>
            <w:numPr>
              <w:numId w:val="0"/>
            </w:numPr>
            <w:ind w:left="0" w:firstLine="0"/>
          </w:pPr>
        </w:pPrChange>
      </w:pPr>
      <w:del w:author="toantk" w:date="2022-07-26T13:48:00Z" w:id="7936">
        <w:r w:rsidDel="00737EFF">
          <w:tab/>
        </w:r>
        <w:r w:rsidDel="473FF753">
          <w:delText xml:space="preserve">  </w:delText>
        </w:r>
        <w:bookmarkStart w:name="_Toc111217862" w:id="7937"/>
        <w:r w:rsidDel="473FF753">
          <w:delText>“sipoutboundAddr” : “&lt;sipoutboundAddr&gt;”,</w:delText>
        </w:r>
        <w:bookmarkStart w:name="_Toc109836035" w:id="7938"/>
        <w:bookmarkStart w:name="_Toc109836653" w:id="7939"/>
        <w:bookmarkStart w:name="_Toc109899456" w:id="7940"/>
        <w:bookmarkStart w:name="_Toc109910245" w:id="7941"/>
        <w:bookmarkStart w:name="_Toc109910864" w:id="7942"/>
        <w:bookmarkStart w:name="_Toc110528943" w:id="7943"/>
        <w:bookmarkStart w:name="_Toc110529568" w:id="7944"/>
        <w:bookmarkEnd w:id="7937"/>
        <w:bookmarkEnd w:id="7938"/>
        <w:bookmarkEnd w:id="7939"/>
        <w:bookmarkEnd w:id="7940"/>
        <w:bookmarkEnd w:id="7941"/>
        <w:bookmarkEnd w:id="7942"/>
        <w:bookmarkEnd w:id="7943"/>
        <w:bookmarkEnd w:id="7944"/>
      </w:del>
    </w:p>
    <w:p w:rsidR="00737A17" w:rsidDel="00737EFF" w:rsidP="2ADD6C4A" w:rsidRDefault="00737A17" w14:paraId="53F18485" w14:textId="133D1B7A">
      <w:pPr>
        <w:pStyle w:val="Heading2"/>
        <w:rPr>
          <w:del w:author="toantk" w:date="2022-07-26T13:48:00Z" w:id="7945"/>
        </w:rPr>
        <w:pPrChange w:author="toantk" w:date="2022-07-27T13:43:00Z" w:id="7946">
          <w:pPr>
            <w:pStyle w:val="FirstLevelBullet"/>
            <w:numPr>
              <w:numId w:val="0"/>
            </w:numPr>
            <w:ind w:left="0" w:firstLine="0"/>
          </w:pPr>
        </w:pPrChange>
      </w:pPr>
      <w:del w:author="toantk" w:date="2022-07-26T13:48:00Z" w:id="7947">
        <w:r w:rsidDel="00737EFF">
          <w:tab/>
        </w:r>
        <w:r w:rsidDel="473FF753">
          <w:delText xml:space="preserve">  </w:delText>
        </w:r>
        <w:bookmarkStart w:name="_Toc111217863" w:id="7948"/>
        <w:r w:rsidDel="473FF753">
          <w:delText>“sipoutboundPort” : “sipoutboundPort&gt;”,</w:delText>
        </w:r>
        <w:bookmarkStart w:name="_Toc109836036" w:id="7949"/>
        <w:bookmarkStart w:name="_Toc109836654" w:id="7950"/>
        <w:bookmarkStart w:name="_Toc109899457" w:id="7951"/>
        <w:bookmarkStart w:name="_Toc109910246" w:id="7952"/>
        <w:bookmarkStart w:name="_Toc109910865" w:id="7953"/>
        <w:bookmarkStart w:name="_Toc110528944" w:id="7954"/>
        <w:bookmarkStart w:name="_Toc110529569" w:id="7955"/>
        <w:bookmarkEnd w:id="7948"/>
        <w:bookmarkEnd w:id="7949"/>
        <w:bookmarkEnd w:id="7950"/>
        <w:bookmarkEnd w:id="7951"/>
        <w:bookmarkEnd w:id="7952"/>
        <w:bookmarkEnd w:id="7953"/>
        <w:bookmarkEnd w:id="7954"/>
        <w:bookmarkEnd w:id="7955"/>
      </w:del>
    </w:p>
    <w:p w:rsidR="00737A17" w:rsidDel="00737EFF" w:rsidP="2ADD6C4A" w:rsidRDefault="00737A17" w14:paraId="7375C5F8" w14:textId="6CF955DF">
      <w:pPr>
        <w:pStyle w:val="Heading2"/>
        <w:rPr>
          <w:del w:author="toantk" w:date="2022-07-26T13:48:00Z" w:id="7956"/>
        </w:rPr>
        <w:pPrChange w:author="toantk" w:date="2022-07-27T13:43:00Z" w:id="7957">
          <w:pPr>
            <w:pStyle w:val="FirstLevelBullet"/>
            <w:numPr>
              <w:numId w:val="0"/>
            </w:numPr>
            <w:ind w:left="0" w:firstLine="0"/>
          </w:pPr>
        </w:pPrChange>
      </w:pPr>
      <w:del w:author="toantk" w:date="2022-07-26T13:48:00Z" w:id="7958">
        <w:r w:rsidDel="00737EFF">
          <w:tab/>
        </w:r>
        <w:r w:rsidDel="473FF753">
          <w:delText xml:space="preserve">  </w:delText>
        </w:r>
        <w:bookmarkStart w:name="_Toc111217864" w:id="7959"/>
        <w:r w:rsidDel="473FF753">
          <w:delText>“registrarServer” : “&lt;registrarServer&gt;”,</w:delText>
        </w:r>
        <w:bookmarkStart w:name="_Toc109836037" w:id="7960"/>
        <w:bookmarkStart w:name="_Toc109836655" w:id="7961"/>
        <w:bookmarkStart w:name="_Toc109899458" w:id="7962"/>
        <w:bookmarkStart w:name="_Toc109910247" w:id="7963"/>
        <w:bookmarkStart w:name="_Toc109910866" w:id="7964"/>
        <w:bookmarkStart w:name="_Toc110528945" w:id="7965"/>
        <w:bookmarkStart w:name="_Toc110529570" w:id="7966"/>
        <w:bookmarkEnd w:id="7959"/>
        <w:bookmarkEnd w:id="7960"/>
        <w:bookmarkEnd w:id="7961"/>
        <w:bookmarkEnd w:id="7962"/>
        <w:bookmarkEnd w:id="7963"/>
        <w:bookmarkEnd w:id="7964"/>
        <w:bookmarkEnd w:id="7965"/>
        <w:bookmarkEnd w:id="7966"/>
      </w:del>
    </w:p>
    <w:p w:rsidR="00737A17" w:rsidDel="00737EFF" w:rsidP="2ADD6C4A" w:rsidRDefault="00737A17" w14:paraId="0838AB44" w14:textId="6C0E1A86">
      <w:pPr>
        <w:pStyle w:val="Heading2"/>
        <w:rPr>
          <w:del w:author="toantk" w:date="2022-07-26T13:48:00Z" w:id="7967"/>
        </w:rPr>
        <w:pPrChange w:author="toantk" w:date="2022-07-27T13:43:00Z" w:id="7968">
          <w:pPr>
            <w:pStyle w:val="FirstLevelBullet"/>
            <w:numPr>
              <w:numId w:val="0"/>
            </w:numPr>
            <w:ind w:left="0" w:firstLine="0"/>
          </w:pPr>
        </w:pPrChange>
      </w:pPr>
      <w:del w:author="toantk" w:date="2022-07-26T13:48:00Z" w:id="7969">
        <w:r w:rsidDel="00737EFF">
          <w:tab/>
        </w:r>
        <w:r w:rsidDel="473FF753">
          <w:delText xml:space="preserve">  </w:delText>
        </w:r>
        <w:bookmarkStart w:name="_Toc111217865" w:id="7970"/>
        <w:r w:rsidDel="473FF753">
          <w:delText>“registrarPort” : “&lt;registrarPort&gt;”,</w:delText>
        </w:r>
        <w:bookmarkStart w:name="_Toc109836038" w:id="7971"/>
        <w:bookmarkStart w:name="_Toc109836656" w:id="7972"/>
        <w:bookmarkStart w:name="_Toc109899459" w:id="7973"/>
        <w:bookmarkStart w:name="_Toc109910248" w:id="7974"/>
        <w:bookmarkStart w:name="_Toc109910867" w:id="7975"/>
        <w:bookmarkStart w:name="_Toc110528946" w:id="7976"/>
        <w:bookmarkStart w:name="_Toc110529571" w:id="7977"/>
        <w:bookmarkEnd w:id="7970"/>
        <w:bookmarkEnd w:id="7971"/>
        <w:bookmarkEnd w:id="7972"/>
        <w:bookmarkEnd w:id="7973"/>
        <w:bookmarkEnd w:id="7974"/>
        <w:bookmarkEnd w:id="7975"/>
        <w:bookmarkEnd w:id="7976"/>
        <w:bookmarkEnd w:id="7977"/>
      </w:del>
    </w:p>
    <w:p w:rsidR="00737A17" w:rsidDel="00737EFF" w:rsidP="2ADD6C4A" w:rsidRDefault="00737A17" w14:paraId="378112D1" w14:textId="01A6A983">
      <w:pPr>
        <w:pStyle w:val="Heading2"/>
        <w:rPr>
          <w:del w:author="toantk" w:date="2022-07-26T13:48:00Z" w:id="7978"/>
        </w:rPr>
        <w:pPrChange w:author="toantk" w:date="2022-07-27T13:43:00Z" w:id="7979">
          <w:pPr>
            <w:pStyle w:val="FirstLevelBullet"/>
            <w:numPr>
              <w:numId w:val="0"/>
            </w:numPr>
            <w:ind w:left="0" w:firstLine="0"/>
          </w:pPr>
        </w:pPrChange>
      </w:pPr>
      <w:del w:author="toantk" w:date="2022-07-26T13:48:00Z" w:id="7980">
        <w:r w:rsidDel="00737EFF">
          <w:tab/>
        </w:r>
        <w:r w:rsidDel="473FF753">
          <w:delText xml:space="preserve">  </w:delText>
        </w:r>
        <w:bookmarkStart w:name="_Toc111217866" w:id="7981"/>
        <w:r w:rsidDel="473FF753">
          <w:delText>“subscriber” : [</w:delText>
        </w:r>
        <w:bookmarkStart w:name="_Toc109836039" w:id="7982"/>
        <w:bookmarkStart w:name="_Toc109836657" w:id="7983"/>
        <w:bookmarkStart w:name="_Toc109899460" w:id="7984"/>
        <w:bookmarkStart w:name="_Toc109910249" w:id="7985"/>
        <w:bookmarkStart w:name="_Toc109910868" w:id="7986"/>
        <w:bookmarkStart w:name="_Toc110528947" w:id="7987"/>
        <w:bookmarkStart w:name="_Toc110529572" w:id="7988"/>
        <w:bookmarkEnd w:id="7981"/>
        <w:bookmarkEnd w:id="7982"/>
        <w:bookmarkEnd w:id="7983"/>
        <w:bookmarkEnd w:id="7984"/>
        <w:bookmarkEnd w:id="7985"/>
        <w:bookmarkEnd w:id="7986"/>
        <w:bookmarkEnd w:id="7987"/>
        <w:bookmarkEnd w:id="7988"/>
      </w:del>
    </w:p>
    <w:p w:rsidR="00737A17" w:rsidDel="00737EFF" w:rsidP="2ADD6C4A" w:rsidRDefault="00737A17" w14:paraId="6DBBA295" w14:textId="2D7C8D56">
      <w:pPr>
        <w:pStyle w:val="Heading2"/>
        <w:rPr>
          <w:del w:author="toantk" w:date="2022-07-26T13:48:00Z" w:id="7989"/>
        </w:rPr>
        <w:pPrChange w:author="toantk" w:date="2022-07-27T13:43:00Z" w:id="7990">
          <w:pPr>
            <w:pStyle w:val="FirstLevelBullet"/>
            <w:numPr>
              <w:numId w:val="0"/>
            </w:numPr>
            <w:ind w:left="0" w:firstLine="0"/>
          </w:pPr>
        </w:pPrChange>
      </w:pPr>
      <w:del w:author="toantk" w:date="2022-07-26T13:48:00Z" w:id="7991">
        <w:r w:rsidDel="00737EFF">
          <w:tab/>
        </w:r>
        <w:r w:rsidDel="00737EFF">
          <w:tab/>
        </w:r>
        <w:r w:rsidDel="00737EFF">
          <w:tab/>
        </w:r>
        <w:r w:rsidDel="00737EFF">
          <w:tab/>
        </w:r>
        <w:bookmarkStart w:name="_Toc111217867" w:id="7992"/>
        <w:r w:rsidDel="473FF753">
          <w:delText>{</w:delText>
        </w:r>
        <w:bookmarkStart w:name="_Toc109836040" w:id="7993"/>
        <w:bookmarkStart w:name="_Toc109836658" w:id="7994"/>
        <w:bookmarkStart w:name="_Toc109899461" w:id="7995"/>
        <w:bookmarkStart w:name="_Toc109910250" w:id="7996"/>
        <w:bookmarkStart w:name="_Toc109910869" w:id="7997"/>
        <w:bookmarkStart w:name="_Toc110528948" w:id="7998"/>
        <w:bookmarkStart w:name="_Toc110529573" w:id="7999"/>
        <w:bookmarkEnd w:id="7992"/>
        <w:bookmarkEnd w:id="7993"/>
        <w:bookmarkEnd w:id="7994"/>
        <w:bookmarkEnd w:id="7995"/>
        <w:bookmarkEnd w:id="7996"/>
        <w:bookmarkEnd w:id="7997"/>
        <w:bookmarkEnd w:id="7998"/>
        <w:bookmarkEnd w:id="7999"/>
      </w:del>
    </w:p>
    <w:p w:rsidR="00737A17" w:rsidDel="00737EFF" w:rsidP="2ADD6C4A" w:rsidRDefault="00737A17" w14:paraId="52591E72" w14:textId="221963CA">
      <w:pPr>
        <w:pStyle w:val="Heading2"/>
        <w:rPr>
          <w:del w:author="toantk" w:date="2022-07-26T13:48:00Z" w:id="8000"/>
        </w:rPr>
        <w:pPrChange w:author="toantk" w:date="2022-07-27T13:43:00Z" w:id="8001">
          <w:pPr>
            <w:pStyle w:val="FirstLevelBullet"/>
            <w:numPr>
              <w:numId w:val="0"/>
            </w:numPr>
            <w:ind w:left="2160" w:firstLine="720"/>
          </w:pPr>
        </w:pPrChange>
      </w:pPr>
      <w:bookmarkStart w:name="_Toc111217868" w:id="8002"/>
      <w:del w:author="toantk" w:date="2022-07-26T13:48:00Z" w:id="533351303">
        <w:r w:rsidDel="473FF753">
          <w:delText>“index” : “&lt;index&gt;”,</w:delText>
        </w:r>
      </w:del>
      <w:bookmarkStart w:name="_Toc109836041" w:id="8004"/>
      <w:bookmarkStart w:name="_Toc109836659" w:id="8005"/>
      <w:bookmarkStart w:name="_Toc109899462" w:id="8006"/>
      <w:bookmarkStart w:name="_Toc109910251" w:id="8007"/>
      <w:bookmarkStart w:name="_Toc109910870" w:id="8008"/>
      <w:bookmarkStart w:name="_Toc110528949" w:id="8009"/>
      <w:bookmarkStart w:name="_Toc110529574" w:id="8010"/>
      <w:bookmarkEnd w:id="8002"/>
      <w:bookmarkEnd w:id="8004"/>
      <w:bookmarkEnd w:id="8005"/>
      <w:bookmarkEnd w:id="8006"/>
      <w:bookmarkEnd w:id="8007"/>
      <w:bookmarkEnd w:id="8008"/>
      <w:bookmarkEnd w:id="8009"/>
      <w:bookmarkEnd w:id="8010"/>
    </w:p>
    <w:p w:rsidR="006014D4" w:rsidDel="00737EFF" w:rsidP="2ADD6C4A" w:rsidRDefault="006014D4" w14:paraId="22927E9A" w14:textId="3BBC5B4D">
      <w:pPr>
        <w:pStyle w:val="Heading2"/>
        <w:rPr>
          <w:del w:author="toantk" w:date="2022-07-26T13:48:00Z" w:id="8011"/>
        </w:rPr>
        <w:pPrChange w:author="toantk" w:date="2022-07-27T13:43:00Z" w:id="8012">
          <w:pPr>
            <w:pStyle w:val="FirstLevelBullet"/>
            <w:numPr>
              <w:numId w:val="0"/>
            </w:numPr>
            <w:ind w:left="2160" w:firstLine="720"/>
          </w:pPr>
        </w:pPrChange>
      </w:pPr>
      <w:bookmarkStart w:name="_Toc111217869" w:id="8013"/>
      <w:del w:author="toantk" w:date="2022-07-26T13:48:00Z" w:id="812478464">
        <w:r w:rsidDel="2C1129E6">
          <w:delText>“enableUser” : “&lt;enableUser &gt;”,</w:delText>
        </w:r>
      </w:del>
      <w:bookmarkStart w:name="_Toc109836042" w:id="8015"/>
      <w:bookmarkStart w:name="_Toc109836660" w:id="8016"/>
      <w:bookmarkStart w:name="_Toc109899463" w:id="8017"/>
      <w:bookmarkStart w:name="_Toc109910252" w:id="8018"/>
      <w:bookmarkStart w:name="_Toc109910871" w:id="8019"/>
      <w:bookmarkStart w:name="_Toc110528950" w:id="8020"/>
      <w:bookmarkStart w:name="_Toc110529575" w:id="8021"/>
      <w:bookmarkEnd w:id="8013"/>
      <w:bookmarkEnd w:id="8015"/>
      <w:bookmarkEnd w:id="8016"/>
      <w:bookmarkEnd w:id="8017"/>
      <w:bookmarkEnd w:id="8018"/>
      <w:bookmarkEnd w:id="8019"/>
      <w:bookmarkEnd w:id="8020"/>
      <w:bookmarkEnd w:id="8021"/>
    </w:p>
    <w:p w:rsidR="00737A17" w:rsidDel="00737EFF" w:rsidP="2ADD6C4A" w:rsidRDefault="00737A17" w14:paraId="7D408A29" w14:textId="6C4DECEC">
      <w:pPr>
        <w:pStyle w:val="Heading2"/>
        <w:rPr>
          <w:del w:author="toantk" w:date="2022-07-26T13:48:00Z" w:id="8022"/>
        </w:rPr>
        <w:pPrChange w:author="toantk" w:date="2022-07-27T13:43:00Z" w:id="8023">
          <w:pPr>
            <w:pStyle w:val="FirstLevelBullet"/>
            <w:numPr>
              <w:numId w:val="0"/>
            </w:numPr>
            <w:ind w:left="2160" w:firstLine="720"/>
          </w:pPr>
        </w:pPrChange>
      </w:pPr>
      <w:bookmarkStart w:name="_Toc111217870" w:id="8024"/>
      <w:del w:author="toantk" w:date="2022-07-26T13:48:00Z" w:id="418126679">
        <w:r w:rsidDel="473FF753">
          <w:delText>“displayName” : “&lt;displayName &gt;”,</w:delText>
        </w:r>
      </w:del>
      <w:bookmarkStart w:name="_Toc109836043" w:id="8026"/>
      <w:bookmarkStart w:name="_Toc109836661" w:id="8027"/>
      <w:bookmarkStart w:name="_Toc109899464" w:id="8028"/>
      <w:bookmarkStart w:name="_Toc109910253" w:id="8029"/>
      <w:bookmarkStart w:name="_Toc109910872" w:id="8030"/>
      <w:bookmarkStart w:name="_Toc110528951" w:id="8031"/>
      <w:bookmarkStart w:name="_Toc110529576" w:id="8032"/>
      <w:bookmarkEnd w:id="8024"/>
      <w:bookmarkEnd w:id="8026"/>
      <w:bookmarkEnd w:id="8027"/>
      <w:bookmarkEnd w:id="8028"/>
      <w:bookmarkEnd w:id="8029"/>
      <w:bookmarkEnd w:id="8030"/>
      <w:bookmarkEnd w:id="8031"/>
      <w:bookmarkEnd w:id="8032"/>
    </w:p>
    <w:p w:rsidR="00737A17" w:rsidDel="00737EFF" w:rsidP="2ADD6C4A" w:rsidRDefault="00737A17" w14:paraId="30014B12" w14:textId="47F89625">
      <w:pPr>
        <w:pStyle w:val="Heading2"/>
        <w:rPr>
          <w:del w:author="toantk" w:date="2022-07-26T13:48:00Z" w:id="8033"/>
        </w:rPr>
        <w:pPrChange w:author="toantk" w:date="2022-07-27T13:43:00Z" w:id="8034">
          <w:pPr>
            <w:pStyle w:val="FirstLevelBullet"/>
            <w:numPr>
              <w:numId w:val="0"/>
            </w:numPr>
            <w:ind w:left="2160" w:firstLine="720"/>
          </w:pPr>
        </w:pPrChange>
      </w:pPr>
      <w:bookmarkStart w:name="_Toc111217871" w:id="8035"/>
      <w:del w:author="toantk" w:date="2022-07-26T13:48:00Z" w:id="499597458">
        <w:r w:rsidDel="473FF753">
          <w:delText>“phoneNumber” : “&lt;phoneNumber &gt;”,</w:delText>
        </w:r>
      </w:del>
      <w:bookmarkStart w:name="_Toc109836044" w:id="8037"/>
      <w:bookmarkStart w:name="_Toc109836662" w:id="8038"/>
      <w:bookmarkStart w:name="_Toc109899465" w:id="8039"/>
      <w:bookmarkStart w:name="_Toc109910254" w:id="8040"/>
      <w:bookmarkStart w:name="_Toc109910873" w:id="8041"/>
      <w:bookmarkStart w:name="_Toc110528952" w:id="8042"/>
      <w:bookmarkStart w:name="_Toc110529577" w:id="8043"/>
      <w:bookmarkEnd w:id="8035"/>
      <w:bookmarkEnd w:id="8037"/>
      <w:bookmarkEnd w:id="8038"/>
      <w:bookmarkEnd w:id="8039"/>
      <w:bookmarkEnd w:id="8040"/>
      <w:bookmarkEnd w:id="8041"/>
      <w:bookmarkEnd w:id="8042"/>
      <w:bookmarkEnd w:id="8043"/>
    </w:p>
    <w:p w:rsidR="00737A17" w:rsidDel="00737EFF" w:rsidP="2ADD6C4A" w:rsidRDefault="00737A17" w14:paraId="3CA9B4E6" w14:textId="1FA187F8">
      <w:pPr>
        <w:pStyle w:val="Heading2"/>
        <w:rPr>
          <w:del w:author="toantk" w:date="2022-07-26T13:48:00Z" w:id="8044"/>
        </w:rPr>
        <w:pPrChange w:author="toantk" w:date="2022-07-27T13:43:00Z" w:id="8045">
          <w:pPr>
            <w:pStyle w:val="FirstLevelBullet"/>
            <w:numPr>
              <w:numId w:val="0"/>
            </w:numPr>
            <w:ind w:left="2160" w:firstLine="720"/>
          </w:pPr>
        </w:pPrChange>
      </w:pPr>
      <w:bookmarkStart w:name="_Toc111217872" w:id="8046"/>
      <w:del w:author="toantk" w:date="2022-07-26T13:48:00Z" w:id="1476523729">
        <w:r w:rsidDel="473FF753">
          <w:delText>“authenName” : “&lt;authenName &gt;”,</w:delText>
        </w:r>
      </w:del>
      <w:bookmarkStart w:name="_Toc109836045" w:id="8048"/>
      <w:bookmarkStart w:name="_Toc109836663" w:id="8049"/>
      <w:bookmarkStart w:name="_Toc109899466" w:id="8050"/>
      <w:bookmarkStart w:name="_Toc109910255" w:id="8051"/>
      <w:bookmarkStart w:name="_Toc109910874" w:id="8052"/>
      <w:bookmarkStart w:name="_Toc110528953" w:id="8053"/>
      <w:bookmarkStart w:name="_Toc110529578" w:id="8054"/>
      <w:bookmarkEnd w:id="8046"/>
      <w:bookmarkEnd w:id="8048"/>
      <w:bookmarkEnd w:id="8049"/>
      <w:bookmarkEnd w:id="8050"/>
      <w:bookmarkEnd w:id="8051"/>
      <w:bookmarkEnd w:id="8052"/>
      <w:bookmarkEnd w:id="8053"/>
      <w:bookmarkEnd w:id="8054"/>
    </w:p>
    <w:p w:rsidR="00737A17" w:rsidDel="00737EFF" w:rsidP="2ADD6C4A" w:rsidRDefault="00737A17" w14:paraId="558DC0B5" w14:textId="32583D0A">
      <w:pPr>
        <w:pStyle w:val="Heading2"/>
        <w:rPr>
          <w:del w:author="toantk" w:date="2022-07-26T13:48:00Z" w:id="8055"/>
        </w:rPr>
        <w:pPrChange w:author="toantk" w:date="2022-07-27T13:43:00Z" w:id="8056">
          <w:pPr>
            <w:pStyle w:val="FirstLevelBullet"/>
            <w:numPr>
              <w:numId w:val="0"/>
            </w:numPr>
            <w:ind w:left="2160" w:firstLine="720"/>
          </w:pPr>
        </w:pPrChange>
      </w:pPr>
      <w:bookmarkStart w:name="_Toc111217873" w:id="8057"/>
      <w:del w:author="toantk" w:date="2022-07-26T13:48:00Z" w:id="698881754">
        <w:r w:rsidDel="473FF753">
          <w:delText>“password” : “&lt;password&gt;”</w:delText>
        </w:r>
      </w:del>
      <w:bookmarkStart w:name="_Toc109836046" w:id="8059"/>
      <w:bookmarkStart w:name="_Toc109836664" w:id="8060"/>
      <w:bookmarkStart w:name="_Toc109899467" w:id="8061"/>
      <w:bookmarkStart w:name="_Toc109910256" w:id="8062"/>
      <w:bookmarkStart w:name="_Toc109910875" w:id="8063"/>
      <w:bookmarkStart w:name="_Toc110528954" w:id="8064"/>
      <w:bookmarkStart w:name="_Toc110529579" w:id="8065"/>
      <w:bookmarkEnd w:id="8057"/>
      <w:bookmarkEnd w:id="8059"/>
      <w:bookmarkEnd w:id="8060"/>
      <w:bookmarkEnd w:id="8061"/>
      <w:bookmarkEnd w:id="8062"/>
      <w:bookmarkEnd w:id="8063"/>
      <w:bookmarkEnd w:id="8064"/>
      <w:bookmarkEnd w:id="8065"/>
    </w:p>
    <w:p w:rsidR="00737A17" w:rsidDel="00737EFF" w:rsidP="2ADD6C4A" w:rsidRDefault="00737A17" w14:paraId="3A26C1D6" w14:textId="3F6932CD">
      <w:pPr>
        <w:pStyle w:val="Heading2"/>
        <w:rPr>
          <w:del w:author="toantk" w:date="2022-07-26T13:48:00Z" w:id="8066"/>
        </w:rPr>
        <w:pPrChange w:author="toantk" w:date="2022-07-27T13:43:00Z" w:id="8067">
          <w:pPr>
            <w:pStyle w:val="FirstLevelBullet"/>
            <w:numPr>
              <w:numId w:val="0"/>
            </w:numPr>
            <w:ind w:left="2160" w:firstLine="720"/>
          </w:pPr>
        </w:pPrChange>
      </w:pPr>
      <w:bookmarkStart w:name="_Toc111217874" w:id="8068"/>
      <w:del w:author="toantk" w:date="2022-07-26T13:48:00Z" w:id="1463777717">
        <w:r w:rsidDel="473FF753">
          <w:delText>},</w:delText>
        </w:r>
      </w:del>
      <w:bookmarkStart w:name="_Toc109836047" w:id="8070"/>
      <w:bookmarkStart w:name="_Toc109836665" w:id="8071"/>
      <w:bookmarkStart w:name="_Toc109899468" w:id="8072"/>
      <w:bookmarkStart w:name="_Toc109910257" w:id="8073"/>
      <w:bookmarkStart w:name="_Toc109910876" w:id="8074"/>
      <w:bookmarkStart w:name="_Toc110528955" w:id="8075"/>
      <w:bookmarkStart w:name="_Toc110529580" w:id="8076"/>
      <w:bookmarkEnd w:id="8068"/>
      <w:bookmarkEnd w:id="8070"/>
      <w:bookmarkEnd w:id="8071"/>
      <w:bookmarkEnd w:id="8072"/>
      <w:bookmarkEnd w:id="8073"/>
      <w:bookmarkEnd w:id="8074"/>
      <w:bookmarkEnd w:id="8075"/>
      <w:bookmarkEnd w:id="8076"/>
    </w:p>
    <w:p w:rsidR="00737A17" w:rsidDel="00737EFF" w:rsidP="2ADD6C4A" w:rsidRDefault="00737A17" w14:paraId="7BE6FFA9" w14:textId="34C48798">
      <w:pPr>
        <w:pStyle w:val="Heading2"/>
        <w:rPr>
          <w:del w:author="toantk" w:date="2022-07-26T13:48:00Z" w:id="8077"/>
        </w:rPr>
        <w:pPrChange w:author="toantk" w:date="2022-07-27T13:43:00Z" w:id="8078">
          <w:pPr>
            <w:pStyle w:val="FirstLevelBullet"/>
            <w:numPr>
              <w:numId w:val="0"/>
            </w:numPr>
            <w:ind w:left="2160" w:firstLine="720"/>
          </w:pPr>
        </w:pPrChange>
      </w:pPr>
      <w:bookmarkStart w:name="_Toc111217875" w:id="8079"/>
      <w:del w:author="toantk" w:date="2022-07-26T13:48:00Z" w:id="978319395">
        <w:r w:rsidDel="473FF753">
          <w:delText>{</w:delText>
        </w:r>
      </w:del>
      <w:bookmarkStart w:name="_Toc109836048" w:id="8081"/>
      <w:bookmarkStart w:name="_Toc109836666" w:id="8082"/>
      <w:bookmarkStart w:name="_Toc109899469" w:id="8083"/>
      <w:bookmarkStart w:name="_Toc109910258" w:id="8084"/>
      <w:bookmarkStart w:name="_Toc109910877" w:id="8085"/>
      <w:bookmarkStart w:name="_Toc110528956" w:id="8086"/>
      <w:bookmarkStart w:name="_Toc110529581" w:id="8087"/>
      <w:bookmarkEnd w:id="8079"/>
      <w:bookmarkEnd w:id="8081"/>
      <w:bookmarkEnd w:id="8082"/>
      <w:bookmarkEnd w:id="8083"/>
      <w:bookmarkEnd w:id="8084"/>
      <w:bookmarkEnd w:id="8085"/>
      <w:bookmarkEnd w:id="8086"/>
      <w:bookmarkEnd w:id="8087"/>
    </w:p>
    <w:p w:rsidR="00737A17" w:rsidDel="00737EFF" w:rsidP="2ADD6C4A" w:rsidRDefault="00737A17" w14:paraId="67EAFD30" w14:textId="0063C72D">
      <w:pPr>
        <w:pStyle w:val="Heading2"/>
        <w:rPr>
          <w:del w:author="toantk" w:date="2022-07-26T13:48:00Z" w:id="8088"/>
        </w:rPr>
        <w:pPrChange w:author="toantk" w:date="2022-07-27T13:43:00Z" w:id="8089">
          <w:pPr>
            <w:pStyle w:val="FirstLevelBullet"/>
            <w:numPr>
              <w:numId w:val="0"/>
            </w:numPr>
            <w:ind w:left="2160" w:firstLine="720"/>
          </w:pPr>
        </w:pPrChange>
      </w:pPr>
      <w:bookmarkStart w:name="_Toc111217876" w:id="8090"/>
      <w:del w:author="toantk" w:date="2022-07-26T13:48:00Z" w:id="723893737">
        <w:r w:rsidDel="473FF753">
          <w:delText>“index” : “&lt;index&gt;”,</w:delText>
        </w:r>
      </w:del>
      <w:bookmarkStart w:name="_Toc109836049" w:id="8092"/>
      <w:bookmarkStart w:name="_Toc109836667" w:id="8093"/>
      <w:bookmarkStart w:name="_Toc109899470" w:id="8094"/>
      <w:bookmarkStart w:name="_Toc109910259" w:id="8095"/>
      <w:bookmarkStart w:name="_Toc109910878" w:id="8096"/>
      <w:bookmarkStart w:name="_Toc110528957" w:id="8097"/>
      <w:bookmarkStart w:name="_Toc110529582" w:id="8098"/>
      <w:bookmarkEnd w:id="8090"/>
      <w:bookmarkEnd w:id="8092"/>
      <w:bookmarkEnd w:id="8093"/>
      <w:bookmarkEnd w:id="8094"/>
      <w:bookmarkEnd w:id="8095"/>
      <w:bookmarkEnd w:id="8096"/>
      <w:bookmarkEnd w:id="8097"/>
      <w:bookmarkEnd w:id="8098"/>
    </w:p>
    <w:p w:rsidR="006014D4" w:rsidDel="00737EFF" w:rsidP="2ADD6C4A" w:rsidRDefault="006014D4" w14:paraId="65BC9374" w14:textId="4589B939">
      <w:pPr>
        <w:pStyle w:val="Heading2"/>
        <w:rPr>
          <w:del w:author="toantk" w:date="2022-07-26T13:48:00Z" w:id="8099"/>
        </w:rPr>
        <w:pPrChange w:author="toantk" w:date="2022-07-27T13:43:00Z" w:id="8100">
          <w:pPr>
            <w:pStyle w:val="FirstLevelBullet"/>
            <w:numPr>
              <w:numId w:val="0"/>
            </w:numPr>
            <w:ind w:left="2160" w:firstLine="720"/>
          </w:pPr>
        </w:pPrChange>
      </w:pPr>
      <w:bookmarkStart w:name="_Toc111217877" w:id="8101"/>
      <w:del w:author="toantk" w:date="2022-07-26T13:48:00Z" w:id="1321579793">
        <w:r w:rsidDel="2C1129E6">
          <w:delText>“enableUser” : “&lt;enableUser &gt;”,</w:delText>
        </w:r>
      </w:del>
      <w:bookmarkStart w:name="_Toc109836050" w:id="8103"/>
      <w:bookmarkStart w:name="_Toc109836668" w:id="8104"/>
      <w:bookmarkStart w:name="_Toc109899471" w:id="8105"/>
      <w:bookmarkStart w:name="_Toc109910260" w:id="8106"/>
      <w:bookmarkStart w:name="_Toc109910879" w:id="8107"/>
      <w:bookmarkStart w:name="_Toc110528958" w:id="8108"/>
      <w:bookmarkStart w:name="_Toc110529583" w:id="8109"/>
      <w:bookmarkEnd w:id="8101"/>
      <w:bookmarkEnd w:id="8103"/>
      <w:bookmarkEnd w:id="8104"/>
      <w:bookmarkEnd w:id="8105"/>
      <w:bookmarkEnd w:id="8106"/>
      <w:bookmarkEnd w:id="8107"/>
      <w:bookmarkEnd w:id="8108"/>
      <w:bookmarkEnd w:id="8109"/>
    </w:p>
    <w:p w:rsidR="00737A17" w:rsidDel="00737EFF" w:rsidP="2ADD6C4A" w:rsidRDefault="00737A17" w14:paraId="6B089052" w14:textId="6B3977CE">
      <w:pPr>
        <w:pStyle w:val="Heading2"/>
        <w:rPr>
          <w:del w:author="toantk" w:date="2022-07-26T13:48:00Z" w:id="8110"/>
        </w:rPr>
        <w:pPrChange w:author="toantk" w:date="2022-07-27T13:43:00Z" w:id="8111">
          <w:pPr>
            <w:pStyle w:val="FirstLevelBullet"/>
            <w:numPr>
              <w:numId w:val="0"/>
            </w:numPr>
            <w:ind w:left="2160" w:firstLine="720"/>
          </w:pPr>
        </w:pPrChange>
      </w:pPr>
      <w:bookmarkStart w:name="_Toc111217878" w:id="8112"/>
      <w:del w:author="toantk" w:date="2022-07-26T13:48:00Z" w:id="106453635">
        <w:r w:rsidDel="473FF753">
          <w:delText>“displayName” : “&lt;displayName &gt;”,</w:delText>
        </w:r>
      </w:del>
      <w:bookmarkStart w:name="_Toc109836051" w:id="8114"/>
      <w:bookmarkStart w:name="_Toc109836669" w:id="8115"/>
      <w:bookmarkStart w:name="_Toc109899472" w:id="8116"/>
      <w:bookmarkStart w:name="_Toc109910261" w:id="8117"/>
      <w:bookmarkStart w:name="_Toc109910880" w:id="8118"/>
      <w:bookmarkStart w:name="_Toc110528959" w:id="8119"/>
      <w:bookmarkStart w:name="_Toc110529584" w:id="8120"/>
      <w:bookmarkEnd w:id="8112"/>
      <w:bookmarkEnd w:id="8114"/>
      <w:bookmarkEnd w:id="8115"/>
      <w:bookmarkEnd w:id="8116"/>
      <w:bookmarkEnd w:id="8117"/>
      <w:bookmarkEnd w:id="8118"/>
      <w:bookmarkEnd w:id="8119"/>
      <w:bookmarkEnd w:id="8120"/>
    </w:p>
    <w:p w:rsidR="00737A17" w:rsidDel="00737EFF" w:rsidP="2ADD6C4A" w:rsidRDefault="00737A17" w14:paraId="42958948" w14:textId="625CAB73">
      <w:pPr>
        <w:pStyle w:val="Heading2"/>
        <w:rPr>
          <w:del w:author="toantk" w:date="2022-07-26T13:48:00Z" w:id="8121"/>
        </w:rPr>
        <w:pPrChange w:author="toantk" w:date="2022-07-27T13:43:00Z" w:id="8122">
          <w:pPr>
            <w:pStyle w:val="FirstLevelBullet"/>
            <w:numPr>
              <w:numId w:val="0"/>
            </w:numPr>
            <w:ind w:left="2160" w:firstLine="720"/>
          </w:pPr>
        </w:pPrChange>
      </w:pPr>
      <w:bookmarkStart w:name="_Toc111217879" w:id="8123"/>
      <w:del w:author="toantk" w:date="2022-07-26T13:48:00Z" w:id="1454699859">
        <w:r w:rsidDel="473FF753">
          <w:delText>“phoneNumber” : “&lt;phoneNumber &gt;”,</w:delText>
        </w:r>
      </w:del>
      <w:bookmarkStart w:name="_Toc109836052" w:id="8125"/>
      <w:bookmarkStart w:name="_Toc109836670" w:id="8126"/>
      <w:bookmarkStart w:name="_Toc109899473" w:id="8127"/>
      <w:bookmarkStart w:name="_Toc109910262" w:id="8128"/>
      <w:bookmarkStart w:name="_Toc109910881" w:id="8129"/>
      <w:bookmarkStart w:name="_Toc110528960" w:id="8130"/>
      <w:bookmarkStart w:name="_Toc110529585" w:id="8131"/>
      <w:bookmarkEnd w:id="8123"/>
      <w:bookmarkEnd w:id="8125"/>
      <w:bookmarkEnd w:id="8126"/>
      <w:bookmarkEnd w:id="8127"/>
      <w:bookmarkEnd w:id="8128"/>
      <w:bookmarkEnd w:id="8129"/>
      <w:bookmarkEnd w:id="8130"/>
      <w:bookmarkEnd w:id="8131"/>
    </w:p>
    <w:p w:rsidR="00737A17" w:rsidDel="00737EFF" w:rsidP="2ADD6C4A" w:rsidRDefault="00737A17" w14:paraId="7DC073C8" w14:textId="2A89D106">
      <w:pPr>
        <w:pStyle w:val="Heading2"/>
        <w:rPr>
          <w:del w:author="toantk" w:date="2022-07-26T13:48:00Z" w:id="8132"/>
        </w:rPr>
        <w:pPrChange w:author="toantk" w:date="2022-07-27T13:43:00Z" w:id="8133">
          <w:pPr>
            <w:pStyle w:val="FirstLevelBullet"/>
            <w:numPr>
              <w:numId w:val="0"/>
            </w:numPr>
            <w:ind w:left="2160" w:firstLine="720"/>
          </w:pPr>
        </w:pPrChange>
      </w:pPr>
      <w:bookmarkStart w:name="_Toc111217880" w:id="8134"/>
      <w:del w:author="toantk" w:date="2022-07-26T13:48:00Z" w:id="1306804824">
        <w:r w:rsidDel="473FF753">
          <w:delText>“authenName” : “&lt;authenName &gt;”,</w:delText>
        </w:r>
      </w:del>
      <w:bookmarkStart w:name="_Toc109836053" w:id="8136"/>
      <w:bookmarkStart w:name="_Toc109836671" w:id="8137"/>
      <w:bookmarkStart w:name="_Toc109899474" w:id="8138"/>
      <w:bookmarkStart w:name="_Toc109910263" w:id="8139"/>
      <w:bookmarkStart w:name="_Toc109910882" w:id="8140"/>
      <w:bookmarkStart w:name="_Toc110528961" w:id="8141"/>
      <w:bookmarkStart w:name="_Toc110529586" w:id="8142"/>
      <w:bookmarkEnd w:id="8134"/>
      <w:bookmarkEnd w:id="8136"/>
      <w:bookmarkEnd w:id="8137"/>
      <w:bookmarkEnd w:id="8138"/>
      <w:bookmarkEnd w:id="8139"/>
      <w:bookmarkEnd w:id="8140"/>
      <w:bookmarkEnd w:id="8141"/>
      <w:bookmarkEnd w:id="8142"/>
    </w:p>
    <w:p w:rsidR="00737A17" w:rsidDel="00737EFF" w:rsidP="2ADD6C4A" w:rsidRDefault="00737A17" w14:paraId="5B26BDAF" w14:textId="0DDA697F">
      <w:pPr>
        <w:pStyle w:val="Heading2"/>
        <w:rPr>
          <w:del w:author="toantk" w:date="2022-07-26T13:48:00Z" w:id="8143"/>
        </w:rPr>
        <w:pPrChange w:author="toantk" w:date="2022-07-27T13:43:00Z" w:id="8144">
          <w:pPr>
            <w:pStyle w:val="FirstLevelBullet"/>
            <w:numPr>
              <w:numId w:val="0"/>
            </w:numPr>
            <w:ind w:left="2160" w:firstLine="720"/>
          </w:pPr>
        </w:pPrChange>
      </w:pPr>
      <w:bookmarkStart w:name="_Toc111217881" w:id="8145"/>
      <w:del w:author="toantk" w:date="2022-07-26T13:48:00Z" w:id="1293856394">
        <w:r w:rsidDel="473FF753">
          <w:delText>“password” : “&lt;password&gt;”</w:delText>
        </w:r>
      </w:del>
      <w:bookmarkStart w:name="_Toc109836054" w:id="8147"/>
      <w:bookmarkStart w:name="_Toc109836672" w:id="8148"/>
      <w:bookmarkStart w:name="_Toc109899475" w:id="8149"/>
      <w:bookmarkStart w:name="_Toc109910264" w:id="8150"/>
      <w:bookmarkStart w:name="_Toc109910883" w:id="8151"/>
      <w:bookmarkStart w:name="_Toc110528962" w:id="8152"/>
      <w:bookmarkStart w:name="_Toc110529587" w:id="8153"/>
      <w:bookmarkEnd w:id="8145"/>
      <w:bookmarkEnd w:id="8147"/>
      <w:bookmarkEnd w:id="8148"/>
      <w:bookmarkEnd w:id="8149"/>
      <w:bookmarkEnd w:id="8150"/>
      <w:bookmarkEnd w:id="8151"/>
      <w:bookmarkEnd w:id="8152"/>
      <w:bookmarkEnd w:id="8153"/>
    </w:p>
    <w:p w:rsidR="00737A17" w:rsidDel="00737EFF" w:rsidP="2ADD6C4A" w:rsidRDefault="00737A17" w14:paraId="7847D07E" w14:textId="21270774">
      <w:pPr>
        <w:pStyle w:val="Heading2"/>
        <w:rPr>
          <w:del w:author="toantk" w:date="2022-07-26T13:48:00Z" w:id="8154"/>
        </w:rPr>
        <w:pPrChange w:author="toantk" w:date="2022-07-27T13:43:00Z" w:id="8155">
          <w:pPr>
            <w:pStyle w:val="FirstLevelBullet"/>
            <w:numPr>
              <w:numId w:val="0"/>
            </w:numPr>
            <w:ind w:left="2160" w:firstLine="720"/>
          </w:pPr>
        </w:pPrChange>
      </w:pPr>
      <w:bookmarkStart w:name="_Toc111217882" w:id="8156"/>
      <w:del w:author="toantk" w:date="2022-07-26T13:48:00Z" w:id="303426945">
        <w:r w:rsidDel="473FF753">
          <w:delText>}</w:delText>
        </w:r>
      </w:del>
      <w:bookmarkStart w:name="_Toc109836055" w:id="8158"/>
      <w:bookmarkStart w:name="_Toc109836673" w:id="8159"/>
      <w:bookmarkStart w:name="_Toc109899476" w:id="8160"/>
      <w:bookmarkStart w:name="_Toc109910265" w:id="8161"/>
      <w:bookmarkStart w:name="_Toc109910884" w:id="8162"/>
      <w:bookmarkStart w:name="_Toc110528963" w:id="8163"/>
      <w:bookmarkStart w:name="_Toc110529588" w:id="8164"/>
      <w:bookmarkEnd w:id="8156"/>
      <w:bookmarkEnd w:id="8158"/>
      <w:bookmarkEnd w:id="8159"/>
      <w:bookmarkEnd w:id="8160"/>
      <w:bookmarkEnd w:id="8161"/>
      <w:bookmarkEnd w:id="8162"/>
      <w:bookmarkEnd w:id="8163"/>
      <w:bookmarkEnd w:id="8164"/>
    </w:p>
    <w:p w:rsidR="002D434F" w:rsidDel="00737EFF" w:rsidP="2ADD6C4A" w:rsidRDefault="00737A17" w14:paraId="01E7A354" w14:textId="2687F1F6">
      <w:pPr>
        <w:pStyle w:val="Heading2"/>
        <w:rPr>
          <w:del w:author="toantk" w:date="2022-07-26T13:48:00Z" w:id="8165"/>
        </w:rPr>
        <w:pPrChange w:author="toantk" w:date="2022-07-27T13:43:00Z" w:id="8166">
          <w:pPr>
            <w:pStyle w:val="FirstLevelBullet"/>
            <w:numPr>
              <w:numId w:val="0"/>
            </w:numPr>
            <w:ind w:left="2160" w:firstLine="720"/>
          </w:pPr>
        </w:pPrChange>
      </w:pPr>
      <w:bookmarkStart w:name="_Toc111217883" w:id="8167"/>
      <w:del w:author="toantk" w:date="2022-07-26T13:48:00Z" w:id="571152847">
        <w:r w:rsidDel="473FF753">
          <w:delText>]</w:delText>
        </w:r>
        <w:r w:rsidDel="473FF753">
          <w:delText>,</w:delText>
        </w:r>
      </w:del>
      <w:bookmarkStart w:name="_Toc109836056" w:id="8169"/>
      <w:bookmarkStart w:name="_Toc109836674" w:id="8170"/>
      <w:bookmarkStart w:name="_Toc109899477" w:id="8171"/>
      <w:bookmarkStart w:name="_Toc109910266" w:id="8172"/>
      <w:bookmarkStart w:name="_Toc109910885" w:id="8173"/>
      <w:bookmarkStart w:name="_Toc110528964" w:id="8174"/>
      <w:bookmarkStart w:name="_Toc110529589" w:id="8175"/>
      <w:bookmarkEnd w:id="8167"/>
      <w:bookmarkEnd w:id="8169"/>
      <w:bookmarkEnd w:id="8170"/>
      <w:bookmarkEnd w:id="8171"/>
      <w:bookmarkEnd w:id="8172"/>
      <w:bookmarkEnd w:id="8173"/>
      <w:bookmarkEnd w:id="8174"/>
      <w:bookmarkEnd w:id="8175"/>
    </w:p>
    <w:p w:rsidR="00A52D79" w:rsidDel="00737EFF" w:rsidP="2ADD6C4A" w:rsidRDefault="00A52D79" w14:paraId="04AA6047" w14:textId="4590A99F">
      <w:pPr>
        <w:pStyle w:val="Heading2"/>
        <w:rPr>
          <w:del w:author="toantk" w:date="2022-07-26T13:48:00Z" w:id="8176"/>
        </w:rPr>
        <w:pPrChange w:author="toantk" w:date="2022-07-27T13:43:00Z" w:id="8177">
          <w:pPr>
            <w:pStyle w:val="ListParagraph"/>
            <w:ind w:firstLine="360"/>
          </w:pPr>
        </w:pPrChange>
      </w:pPr>
      <w:bookmarkStart w:name="_Toc111217884" w:id="8178"/>
      <w:del w:author="toantk" w:date="2022-07-26T13:48:00Z" w:id="1450418502">
        <w:r w:rsidDel="4A24509D">
          <w:delText>“requestId” : “&lt;requestId&gt;”</w:delText>
        </w:r>
      </w:del>
      <w:bookmarkStart w:name="_Toc109836057" w:id="8180"/>
      <w:bookmarkStart w:name="_Toc109836675" w:id="8181"/>
      <w:bookmarkStart w:name="_Toc109899478" w:id="8182"/>
      <w:bookmarkStart w:name="_Toc109910267" w:id="8183"/>
      <w:bookmarkStart w:name="_Toc109910886" w:id="8184"/>
      <w:bookmarkStart w:name="_Toc110528965" w:id="8185"/>
      <w:bookmarkStart w:name="_Toc110529590" w:id="8186"/>
      <w:bookmarkEnd w:id="8178"/>
      <w:bookmarkEnd w:id="8180"/>
      <w:bookmarkEnd w:id="8181"/>
      <w:bookmarkEnd w:id="8182"/>
      <w:bookmarkEnd w:id="8183"/>
      <w:bookmarkEnd w:id="8184"/>
      <w:bookmarkEnd w:id="8185"/>
      <w:bookmarkEnd w:id="8186"/>
    </w:p>
    <w:p w:rsidR="008B2E5D" w:rsidDel="00737EFF" w:rsidP="2ADD6C4A" w:rsidRDefault="008B2E5D" w14:paraId="6E5A9761" w14:textId="6C0E2926">
      <w:pPr>
        <w:pStyle w:val="Heading2"/>
        <w:rPr>
          <w:del w:author="toantk" w:date="2022-07-26T13:48:00Z" w:id="8187"/>
        </w:rPr>
        <w:pPrChange w:author="toantk" w:date="2022-07-27T13:43:00Z" w:id="8188">
          <w:pPr>
            <w:pStyle w:val="ListParagraph"/>
          </w:pPr>
        </w:pPrChange>
      </w:pPr>
      <w:bookmarkStart w:name="_Toc111217885" w:id="8189"/>
      <w:del w:author="toantk" w:date="2022-07-26T13:48:00Z" w:id="173020619">
        <w:r w:rsidDel="79B01781">
          <w:delText>}</w:delText>
        </w:r>
      </w:del>
      <w:bookmarkStart w:name="_Toc109836058" w:id="8191"/>
      <w:bookmarkStart w:name="_Toc109836676" w:id="8192"/>
      <w:bookmarkStart w:name="_Toc109899479" w:id="8193"/>
      <w:bookmarkStart w:name="_Toc109910268" w:id="8194"/>
      <w:bookmarkStart w:name="_Toc109910887" w:id="8195"/>
      <w:bookmarkStart w:name="_Toc110528966" w:id="8196"/>
      <w:bookmarkStart w:name="_Toc110529591" w:id="8197"/>
      <w:bookmarkEnd w:id="8189"/>
      <w:bookmarkEnd w:id="8191"/>
      <w:bookmarkEnd w:id="8192"/>
      <w:bookmarkEnd w:id="8193"/>
      <w:bookmarkEnd w:id="8194"/>
      <w:bookmarkEnd w:id="8195"/>
      <w:bookmarkEnd w:id="8196"/>
      <w:bookmarkEnd w:id="8197"/>
    </w:p>
    <w:p w:rsidR="008B2E5D" w:rsidDel="00737EFF" w:rsidP="2ADD6C4A" w:rsidRDefault="008B2E5D" w14:paraId="246E614C" w14:textId="3A2CA0A9">
      <w:pPr>
        <w:pStyle w:val="Heading2"/>
        <w:rPr>
          <w:del w:author="toantk" w:date="2022-07-26T13:48:00Z" w:id="8198"/>
        </w:rPr>
        <w:pPrChange w:author="toantk" w:date="2022-07-27T13:43:00Z" w:id="8199">
          <w:pPr>
            <w:pStyle w:val="ListParagraph"/>
            <w:numPr>
              <w:numId w:val="9"/>
            </w:numPr>
            <w:ind w:hanging="360"/>
          </w:pPr>
        </w:pPrChange>
      </w:pPr>
      <w:bookmarkStart w:name="_Toc111217886" w:id="8200"/>
      <w:del w:author="toantk" w:date="2022-07-26T13:48:00Z" w:id="697165979">
        <w:r w:rsidDel="79B01781">
          <w:delText xml:space="preserve">Voice </w:delText>
        </w:r>
        <w:r w:rsidDel="79B01781">
          <w:delText>Edit</w:delText>
        </w:r>
        <w:r w:rsidDel="79B01781">
          <w:delText xml:space="preserve"> Response:</w:delText>
        </w:r>
      </w:del>
      <w:bookmarkStart w:name="_Toc109836059" w:id="8202"/>
      <w:bookmarkStart w:name="_Toc109836677" w:id="8203"/>
      <w:bookmarkStart w:name="_Toc109899480" w:id="8204"/>
      <w:bookmarkStart w:name="_Toc109910269" w:id="8205"/>
      <w:bookmarkStart w:name="_Toc109910888" w:id="8206"/>
      <w:bookmarkStart w:name="_Toc110528967" w:id="8207"/>
      <w:bookmarkStart w:name="_Toc110529592" w:id="8208"/>
      <w:bookmarkEnd w:id="8200"/>
      <w:bookmarkEnd w:id="8202"/>
      <w:bookmarkEnd w:id="8203"/>
      <w:bookmarkEnd w:id="8204"/>
      <w:bookmarkEnd w:id="8205"/>
      <w:bookmarkEnd w:id="8206"/>
      <w:bookmarkEnd w:id="8207"/>
      <w:bookmarkEnd w:id="8208"/>
    </w:p>
    <w:p w:rsidRPr="00820762" w:rsidR="008B2E5D" w:rsidDel="00737EFF" w:rsidRDefault="006F2BA3" w14:paraId="39975A3B" w14:textId="28F6E963">
      <w:pPr>
        <w:pStyle w:val="Heading2"/>
        <w:rPr>
          <w:del w:author="toantk" w:date="2022-07-26T13:48:00Z" w:id="8209"/>
        </w:rPr>
        <w:pPrChange w:author="toantk" w:date="2022-07-27T13:43:00Z" w:id="8210">
          <w:pPr>
            <w:pStyle w:val="ListParagraph"/>
            <w:numPr>
              <w:ilvl w:val="1"/>
              <w:numId w:val="9"/>
            </w:numPr>
            <w:ind w:left="1440" w:hanging="360"/>
          </w:pPr>
        </w:pPrChange>
      </w:pPr>
      <w:bookmarkStart w:name="_Toc111217887" w:id="8211"/>
      <w:del w:author="toantk" w:date="2022-07-26T13:48:00Z" w:id="8212">
        <w:r w:rsidDel="00737EFF">
          <w:delText>C</w:delText>
        </w:r>
        <w:r w:rsidDel="00737EFF" w:rsidR="008B2E5D">
          <w:delText>ấu hình Voice</w:delText>
        </w:r>
        <w:r w:rsidRPr="00820762" w:rsidDel="00737EFF" w:rsidR="008B2E5D">
          <w:delText xml:space="preserve"> thành công</w:delText>
        </w:r>
        <w:r w:rsidDel="00737EFF" w:rsidR="008B2E5D">
          <w:delText>:</w:delText>
        </w:r>
        <w:bookmarkStart w:name="_Toc109836060" w:id="8213"/>
        <w:bookmarkStart w:name="_Toc109836678" w:id="8214"/>
        <w:bookmarkStart w:name="_Toc109899481" w:id="8215"/>
        <w:bookmarkStart w:name="_Toc109910270" w:id="8216"/>
        <w:bookmarkStart w:name="_Toc109910889" w:id="8217"/>
        <w:bookmarkStart w:name="_Toc110528968" w:id="8218"/>
        <w:bookmarkStart w:name="_Toc110529593" w:id="8219"/>
        <w:bookmarkEnd w:id="8211"/>
        <w:bookmarkEnd w:id="8213"/>
        <w:bookmarkEnd w:id="8214"/>
        <w:bookmarkEnd w:id="8215"/>
        <w:bookmarkEnd w:id="8216"/>
        <w:bookmarkEnd w:id="8217"/>
        <w:bookmarkEnd w:id="8218"/>
        <w:bookmarkEnd w:id="8219"/>
      </w:del>
    </w:p>
    <w:p w:rsidR="008B2E5D" w:rsidDel="00737EFF" w:rsidP="2ADD6C4A" w:rsidRDefault="008B2E5D" w14:paraId="7E6D570E" w14:textId="58E5ADBA">
      <w:pPr>
        <w:pStyle w:val="Heading2"/>
        <w:rPr>
          <w:del w:author="toantk" w:date="2022-07-26T13:48:00Z" w:id="8220"/>
        </w:rPr>
        <w:pPrChange w:author="toantk" w:date="2022-07-27T13:43:00Z" w:id="8221">
          <w:pPr>
            <w:pStyle w:val="FirstLevelBullet"/>
            <w:numPr>
              <w:numId w:val="0"/>
            </w:numPr>
            <w:ind w:left="1080" w:firstLine="0"/>
          </w:pPr>
        </w:pPrChange>
      </w:pPr>
      <w:bookmarkStart w:name="_Toc111217888" w:id="8222"/>
      <w:del w:author="toantk" w:date="2022-07-26T13:48:00Z" w:id="295565806">
        <w:r w:rsidDel="79B01781">
          <w:delText>{</w:delText>
        </w:r>
      </w:del>
      <w:bookmarkStart w:name="_Toc109836061" w:id="8224"/>
      <w:bookmarkStart w:name="_Toc109836679" w:id="8225"/>
      <w:bookmarkStart w:name="_Toc109899482" w:id="8226"/>
      <w:bookmarkStart w:name="_Toc109910271" w:id="8227"/>
      <w:bookmarkStart w:name="_Toc109910890" w:id="8228"/>
      <w:bookmarkStart w:name="_Toc110528969" w:id="8229"/>
      <w:bookmarkStart w:name="_Toc110529594" w:id="8230"/>
      <w:bookmarkEnd w:id="8222"/>
      <w:bookmarkEnd w:id="8224"/>
      <w:bookmarkEnd w:id="8225"/>
      <w:bookmarkEnd w:id="8226"/>
      <w:bookmarkEnd w:id="8227"/>
      <w:bookmarkEnd w:id="8228"/>
      <w:bookmarkEnd w:id="8229"/>
      <w:bookmarkEnd w:id="8230"/>
    </w:p>
    <w:p w:rsidR="008B2E5D" w:rsidDel="00737EFF" w:rsidP="2ADD6C4A" w:rsidRDefault="008B2E5D" w14:paraId="43B1BB2F" w14:textId="740CBC15">
      <w:pPr>
        <w:pStyle w:val="Heading2"/>
        <w:rPr>
          <w:del w:author="toantk" w:date="2022-07-26T13:48:00Z" w:id="8231"/>
        </w:rPr>
        <w:pPrChange w:author="toantk" w:date="2022-07-27T13:43:00Z" w:id="8232">
          <w:pPr>
            <w:pStyle w:val="FirstLevelBullet"/>
            <w:numPr>
              <w:numId w:val="0"/>
            </w:numPr>
            <w:ind w:left="0" w:firstLine="360"/>
          </w:pPr>
        </w:pPrChange>
      </w:pPr>
      <w:bookmarkStart w:name="_Toc111217889" w:id="8233"/>
      <w:del w:author="toantk" w:date="2022-07-26T13:48:00Z" w:id="981893732">
        <w:r w:rsidDel="79B01781">
          <w:delText>"status": 0,</w:delText>
        </w:r>
      </w:del>
      <w:bookmarkStart w:name="_Toc109836062" w:id="8235"/>
      <w:bookmarkStart w:name="_Toc109836680" w:id="8236"/>
      <w:bookmarkStart w:name="_Toc109899483" w:id="8237"/>
      <w:bookmarkStart w:name="_Toc109910272" w:id="8238"/>
      <w:bookmarkStart w:name="_Toc109910891" w:id="8239"/>
      <w:bookmarkStart w:name="_Toc110528970" w:id="8240"/>
      <w:bookmarkStart w:name="_Toc110529595" w:id="8241"/>
      <w:bookmarkEnd w:id="8233"/>
      <w:bookmarkEnd w:id="8235"/>
      <w:bookmarkEnd w:id="8236"/>
      <w:bookmarkEnd w:id="8237"/>
      <w:bookmarkEnd w:id="8238"/>
      <w:bookmarkEnd w:id="8239"/>
      <w:bookmarkEnd w:id="8240"/>
      <w:bookmarkEnd w:id="8241"/>
    </w:p>
    <w:p w:rsidR="008B2E5D" w:rsidDel="00737EFF" w:rsidP="2ADD6C4A" w:rsidRDefault="00B94824" w14:paraId="1466C0BC" w14:textId="407A06F9">
      <w:pPr>
        <w:pStyle w:val="Heading2"/>
        <w:rPr>
          <w:del w:author="toantk" w:date="2022-07-26T13:48:00Z" w:id="8242"/>
        </w:rPr>
        <w:pPrChange w:author="toantk" w:date="2022-07-27T13:43:00Z" w:id="8243">
          <w:pPr>
            <w:pStyle w:val="FirstLevelBullet"/>
            <w:numPr>
              <w:numId w:val="0"/>
            </w:numPr>
            <w:ind w:left="0" w:firstLine="360"/>
          </w:pPr>
        </w:pPrChange>
      </w:pPr>
      <w:bookmarkStart w:name="_Toc111217890" w:id="8244"/>
      <w:del w:author="toantk" w:date="2022-07-26T13:48:00Z" w:id="1915253338">
        <w:r w:rsidDel="7361C997">
          <w:delText>“message”: “</w:delText>
        </w:r>
        <w:r w:rsidDel="7361C997">
          <w:delText>Success</w:delText>
        </w:r>
        <w:r w:rsidDel="7361C997">
          <w:delText>”</w:delText>
        </w:r>
        <w:r w:rsidDel="7361C997">
          <w:delText>,</w:delText>
        </w:r>
      </w:del>
      <w:bookmarkStart w:name="_Toc109836063" w:id="8246"/>
      <w:bookmarkStart w:name="_Toc109836681" w:id="8247"/>
      <w:bookmarkStart w:name="_Toc109899484" w:id="8248"/>
      <w:bookmarkStart w:name="_Toc109910273" w:id="8249"/>
      <w:bookmarkStart w:name="_Toc109910892" w:id="8250"/>
      <w:bookmarkStart w:name="_Toc110528971" w:id="8251"/>
      <w:bookmarkStart w:name="_Toc110529596" w:id="8252"/>
      <w:bookmarkEnd w:id="8244"/>
      <w:bookmarkEnd w:id="8246"/>
      <w:bookmarkEnd w:id="8247"/>
      <w:bookmarkEnd w:id="8248"/>
      <w:bookmarkEnd w:id="8249"/>
      <w:bookmarkEnd w:id="8250"/>
      <w:bookmarkEnd w:id="8251"/>
      <w:bookmarkEnd w:id="8252"/>
    </w:p>
    <w:p w:rsidR="000B2353" w:rsidDel="00737EFF" w:rsidP="2ADD6C4A" w:rsidRDefault="000B2353" w14:paraId="16919507" w14:textId="20F7D432">
      <w:pPr>
        <w:pStyle w:val="Heading2"/>
        <w:rPr>
          <w:del w:author="toantk" w:date="2022-07-26T13:48:00Z" w:id="8253"/>
        </w:rPr>
        <w:pPrChange w:author="toantk" w:date="2022-07-27T13:43:00Z" w:id="8254">
          <w:pPr>
            <w:pStyle w:val="ListParagraph"/>
            <w:ind w:firstLine="360"/>
          </w:pPr>
        </w:pPrChange>
      </w:pPr>
      <w:bookmarkStart w:name="_Toc111217891" w:id="8255"/>
      <w:del w:author="toantk" w:date="2022-07-26T13:48:00Z" w:id="16462102">
        <w:r w:rsidDel="008184BB">
          <w:delText>“requestId” : “&lt;requestId&gt;”,</w:delText>
        </w:r>
      </w:del>
      <w:bookmarkStart w:name="_Toc109836064" w:id="8257"/>
      <w:bookmarkStart w:name="_Toc109836682" w:id="8258"/>
      <w:bookmarkStart w:name="_Toc109899485" w:id="8259"/>
      <w:bookmarkStart w:name="_Toc109910274" w:id="8260"/>
      <w:bookmarkStart w:name="_Toc109910893" w:id="8261"/>
      <w:bookmarkStart w:name="_Toc110528972" w:id="8262"/>
      <w:bookmarkStart w:name="_Toc110529597" w:id="8263"/>
      <w:bookmarkEnd w:id="8255"/>
      <w:bookmarkEnd w:id="8257"/>
      <w:bookmarkEnd w:id="8258"/>
      <w:bookmarkEnd w:id="8259"/>
      <w:bookmarkEnd w:id="8260"/>
      <w:bookmarkEnd w:id="8261"/>
      <w:bookmarkEnd w:id="8262"/>
      <w:bookmarkEnd w:id="8263"/>
    </w:p>
    <w:p w:rsidR="008B2E5D" w:rsidDel="00737EFF" w:rsidP="2ADD6C4A" w:rsidRDefault="008B2E5D" w14:paraId="44FCAAC9" w14:textId="77B51C6B">
      <w:pPr>
        <w:pStyle w:val="Heading2"/>
        <w:rPr>
          <w:del w:author="toantk" w:date="2022-07-26T13:48:00Z" w:id="8264"/>
        </w:rPr>
        <w:pPrChange w:author="toantk" w:date="2022-07-27T13:43:00Z" w:id="8265">
          <w:pPr>
            <w:pStyle w:val="FirstLevelBullet"/>
            <w:numPr>
              <w:numId w:val="0"/>
            </w:numPr>
            <w:ind w:left="0" w:firstLine="360"/>
          </w:pPr>
        </w:pPrChange>
      </w:pPr>
      <w:bookmarkStart w:name="_Toc111217892" w:id="8266"/>
      <w:del w:author="toantk" w:date="2022-07-26T13:48:00Z" w:id="366317040">
        <w:r w:rsidDel="79B01781">
          <w:delText>"data": {</w:delText>
        </w:r>
      </w:del>
      <w:bookmarkStart w:name="_Toc109836065" w:id="8268"/>
      <w:bookmarkStart w:name="_Toc109836683" w:id="8269"/>
      <w:bookmarkStart w:name="_Toc109899486" w:id="8270"/>
      <w:bookmarkStart w:name="_Toc109910275" w:id="8271"/>
      <w:bookmarkStart w:name="_Toc109910894" w:id="8272"/>
      <w:bookmarkStart w:name="_Toc110528973" w:id="8273"/>
      <w:bookmarkStart w:name="_Toc110529598" w:id="8274"/>
      <w:bookmarkEnd w:id="8266"/>
      <w:bookmarkEnd w:id="8268"/>
      <w:bookmarkEnd w:id="8269"/>
      <w:bookmarkEnd w:id="8270"/>
      <w:bookmarkEnd w:id="8271"/>
      <w:bookmarkEnd w:id="8272"/>
      <w:bookmarkEnd w:id="8273"/>
      <w:bookmarkEnd w:id="8274"/>
    </w:p>
    <w:p w:rsidR="008B2E5D" w:rsidDel="00737EFF" w:rsidP="2ADD6C4A" w:rsidRDefault="008B2E5D" w14:paraId="63CE4D46" w14:textId="59CE374A">
      <w:pPr>
        <w:pStyle w:val="Heading2"/>
        <w:rPr>
          <w:del w:author="toantk" w:date="2022-07-26T13:48:00Z" w:id="8275"/>
        </w:rPr>
        <w:pPrChange w:author="toantk" w:date="2022-07-27T13:43:00Z" w:id="8276">
          <w:pPr>
            <w:pStyle w:val="FirstLevelBullet"/>
            <w:numPr>
              <w:numId w:val="0"/>
            </w:numPr>
            <w:ind w:left="0" w:firstLine="360"/>
          </w:pPr>
        </w:pPrChange>
      </w:pPr>
      <w:bookmarkStart w:name="_Toc111217893" w:id="8277"/>
      <w:del w:author="toantk" w:date="2022-07-26T13:48:00Z" w:id="1251291610">
        <w:r w:rsidDel="79B01781">
          <w:delText>}</w:delText>
        </w:r>
      </w:del>
      <w:bookmarkStart w:name="_Toc109836066" w:id="8279"/>
      <w:bookmarkStart w:name="_Toc109836684" w:id="8280"/>
      <w:bookmarkStart w:name="_Toc109899487" w:id="8281"/>
      <w:bookmarkStart w:name="_Toc109910276" w:id="8282"/>
      <w:bookmarkStart w:name="_Toc109910895" w:id="8283"/>
      <w:bookmarkStart w:name="_Toc110528974" w:id="8284"/>
      <w:bookmarkStart w:name="_Toc110529599" w:id="8285"/>
      <w:bookmarkEnd w:id="8277"/>
      <w:bookmarkEnd w:id="8279"/>
      <w:bookmarkEnd w:id="8280"/>
      <w:bookmarkEnd w:id="8281"/>
      <w:bookmarkEnd w:id="8282"/>
      <w:bookmarkEnd w:id="8283"/>
      <w:bookmarkEnd w:id="8284"/>
      <w:bookmarkEnd w:id="8285"/>
    </w:p>
    <w:p w:rsidR="008B2E5D" w:rsidDel="00737EFF" w:rsidP="2ADD6C4A" w:rsidRDefault="008B2E5D" w14:paraId="7C776219" w14:textId="4A13347C">
      <w:pPr>
        <w:pStyle w:val="Heading2"/>
        <w:rPr>
          <w:del w:author="toantk" w:date="2022-07-26T13:48:00Z" w:id="8286"/>
        </w:rPr>
        <w:pPrChange w:author="toantk" w:date="2022-07-27T13:43:00Z" w:id="8287">
          <w:pPr>
            <w:pStyle w:val="FirstLevelBullet"/>
            <w:numPr>
              <w:numId w:val="0"/>
            </w:numPr>
            <w:ind w:left="0" w:firstLine="360"/>
          </w:pPr>
        </w:pPrChange>
      </w:pPr>
      <w:bookmarkStart w:name="_Toc111217894" w:id="8288"/>
      <w:del w:author="toantk" w:date="2022-07-26T13:48:00Z" w:id="1138067286">
        <w:r w:rsidDel="79B01781">
          <w:delText>}</w:delText>
        </w:r>
      </w:del>
      <w:bookmarkStart w:name="_Toc109836067" w:id="8290"/>
      <w:bookmarkStart w:name="_Toc109836685" w:id="8291"/>
      <w:bookmarkStart w:name="_Toc109899488" w:id="8292"/>
      <w:bookmarkStart w:name="_Toc109910277" w:id="8293"/>
      <w:bookmarkStart w:name="_Toc109910896" w:id="8294"/>
      <w:bookmarkStart w:name="_Toc110528975" w:id="8295"/>
      <w:bookmarkStart w:name="_Toc110529600" w:id="8296"/>
      <w:bookmarkEnd w:id="8288"/>
      <w:bookmarkEnd w:id="8290"/>
      <w:bookmarkEnd w:id="8291"/>
      <w:bookmarkEnd w:id="8292"/>
      <w:bookmarkEnd w:id="8293"/>
      <w:bookmarkEnd w:id="8294"/>
      <w:bookmarkEnd w:id="8295"/>
      <w:bookmarkEnd w:id="8296"/>
    </w:p>
    <w:p w:rsidRPr="00820762" w:rsidR="008B2E5D" w:rsidDel="00737EFF" w:rsidRDefault="006F2BA3" w14:paraId="0AFB59F6" w14:textId="0322337B">
      <w:pPr>
        <w:pStyle w:val="Heading2"/>
        <w:rPr>
          <w:del w:author="toantk" w:date="2022-07-26T13:48:00Z" w:id="8297"/>
        </w:rPr>
        <w:pPrChange w:author="toantk" w:date="2022-07-27T13:43:00Z" w:id="8298">
          <w:pPr>
            <w:pStyle w:val="ListParagraph"/>
            <w:numPr>
              <w:ilvl w:val="1"/>
              <w:numId w:val="9"/>
            </w:numPr>
            <w:ind w:left="1440" w:hanging="360"/>
          </w:pPr>
        </w:pPrChange>
      </w:pPr>
      <w:bookmarkStart w:name="_Toc111217895" w:id="8299"/>
      <w:del w:author="toantk" w:date="2022-07-26T13:48:00Z" w:id="8300">
        <w:r w:rsidDel="00737EFF">
          <w:delText>Cấu hình Voice</w:delText>
        </w:r>
        <w:r w:rsidDel="00737EFF" w:rsidR="008B2E5D">
          <w:delText xml:space="preserve"> thất bại:</w:delText>
        </w:r>
        <w:bookmarkStart w:name="_Toc109836068" w:id="8301"/>
        <w:bookmarkStart w:name="_Toc109836686" w:id="8302"/>
        <w:bookmarkStart w:name="_Toc109899489" w:id="8303"/>
        <w:bookmarkStart w:name="_Toc109910278" w:id="8304"/>
        <w:bookmarkStart w:name="_Toc109910897" w:id="8305"/>
        <w:bookmarkStart w:name="_Toc110528976" w:id="8306"/>
        <w:bookmarkStart w:name="_Toc110529601" w:id="8307"/>
        <w:bookmarkEnd w:id="8299"/>
        <w:bookmarkEnd w:id="8301"/>
        <w:bookmarkEnd w:id="8302"/>
        <w:bookmarkEnd w:id="8303"/>
        <w:bookmarkEnd w:id="8304"/>
        <w:bookmarkEnd w:id="8305"/>
        <w:bookmarkEnd w:id="8306"/>
        <w:bookmarkEnd w:id="8307"/>
      </w:del>
    </w:p>
    <w:p w:rsidR="008B2E5D" w:rsidDel="00737EFF" w:rsidP="2ADD6C4A" w:rsidRDefault="008B2E5D" w14:paraId="67B6F606" w14:textId="551AD0A6">
      <w:pPr>
        <w:pStyle w:val="Heading2"/>
        <w:rPr>
          <w:del w:author="toantk" w:date="2022-07-26T13:48:00Z" w:id="8308"/>
        </w:rPr>
        <w:pPrChange w:author="toantk" w:date="2022-07-27T13:43:00Z" w:id="8309">
          <w:pPr>
            <w:pStyle w:val="FirstLevelBullet"/>
            <w:numPr>
              <w:numId w:val="0"/>
            </w:numPr>
            <w:ind w:left="1080" w:firstLine="0"/>
          </w:pPr>
        </w:pPrChange>
      </w:pPr>
      <w:bookmarkStart w:name="_Toc111217896" w:id="8310"/>
      <w:del w:author="toantk" w:date="2022-07-26T13:48:00Z" w:id="2033504250">
        <w:r w:rsidDel="79B01781">
          <w:delText>{</w:delText>
        </w:r>
      </w:del>
      <w:bookmarkStart w:name="_Toc109836069" w:id="8312"/>
      <w:bookmarkStart w:name="_Toc109836687" w:id="8313"/>
      <w:bookmarkStart w:name="_Toc109899490" w:id="8314"/>
      <w:bookmarkStart w:name="_Toc109910279" w:id="8315"/>
      <w:bookmarkStart w:name="_Toc109910898" w:id="8316"/>
      <w:bookmarkStart w:name="_Toc110528977" w:id="8317"/>
      <w:bookmarkStart w:name="_Toc110529602" w:id="8318"/>
      <w:bookmarkEnd w:id="8310"/>
      <w:bookmarkEnd w:id="8312"/>
      <w:bookmarkEnd w:id="8313"/>
      <w:bookmarkEnd w:id="8314"/>
      <w:bookmarkEnd w:id="8315"/>
      <w:bookmarkEnd w:id="8316"/>
      <w:bookmarkEnd w:id="8317"/>
      <w:bookmarkEnd w:id="8318"/>
    </w:p>
    <w:p w:rsidR="008B2E5D" w:rsidDel="00737EFF" w:rsidP="2ADD6C4A" w:rsidRDefault="00183521" w14:paraId="71094534" w14:textId="3142C376">
      <w:pPr>
        <w:pStyle w:val="Heading2"/>
        <w:rPr>
          <w:del w:author="toantk" w:date="2022-07-26T13:48:00Z" w:id="8319"/>
        </w:rPr>
        <w:pPrChange w:author="toantk" w:date="2022-07-27T13:43:00Z" w:id="8320">
          <w:pPr>
            <w:pStyle w:val="FirstLevelBullet"/>
            <w:numPr>
              <w:numId w:val="0"/>
            </w:numPr>
            <w:ind w:left="1080" w:firstLine="0"/>
          </w:pPr>
        </w:pPrChange>
      </w:pPr>
      <w:bookmarkStart w:name="_Toc111217897" w:id="8321"/>
      <w:del w:author="toantk" w:date="2022-07-26T13:48:00Z" w:id="2198950">
        <w:r w:rsidDel="4302503E">
          <w:delText>“status”: &lt;ErrorCode&gt;</w:delText>
        </w:r>
        <w:r w:rsidDel="4302503E">
          <w:delText>,</w:delText>
        </w:r>
      </w:del>
      <w:bookmarkStart w:name="_Toc109836070" w:id="8323"/>
      <w:bookmarkStart w:name="_Toc109836688" w:id="8324"/>
      <w:bookmarkStart w:name="_Toc109899491" w:id="8325"/>
      <w:bookmarkStart w:name="_Toc109910280" w:id="8326"/>
      <w:bookmarkStart w:name="_Toc109910899" w:id="8327"/>
      <w:bookmarkStart w:name="_Toc110528978" w:id="8328"/>
      <w:bookmarkStart w:name="_Toc110529603" w:id="8329"/>
      <w:bookmarkEnd w:id="8321"/>
      <w:bookmarkEnd w:id="8323"/>
      <w:bookmarkEnd w:id="8324"/>
      <w:bookmarkEnd w:id="8325"/>
      <w:bookmarkEnd w:id="8326"/>
      <w:bookmarkEnd w:id="8327"/>
      <w:bookmarkEnd w:id="8328"/>
      <w:bookmarkEnd w:id="8329"/>
    </w:p>
    <w:p w:rsidR="008B2E5D" w:rsidDel="00737EFF" w:rsidP="2ADD6C4A" w:rsidRDefault="00B94824" w14:paraId="0BB0D3DB" w14:textId="52CF1FDA">
      <w:pPr>
        <w:pStyle w:val="Heading2"/>
        <w:rPr>
          <w:del w:author="toantk" w:date="2022-07-26T13:48:00Z" w:id="8330"/>
        </w:rPr>
        <w:pPrChange w:author="toantk" w:date="2022-07-27T13:43:00Z" w:id="8331">
          <w:pPr>
            <w:pStyle w:val="FirstLevelBullet"/>
            <w:numPr>
              <w:numId w:val="0"/>
            </w:numPr>
            <w:ind w:left="1080" w:firstLine="0"/>
          </w:pPr>
        </w:pPrChange>
      </w:pPr>
      <w:bookmarkStart w:name="_Toc111217898" w:id="8332"/>
      <w:del w:author="toantk" w:date="2022-07-26T13:48:00Z" w:id="1412792552">
        <w:r w:rsidDel="7361C997">
          <w:delText>“message”: “&lt;message&gt;”</w:delText>
        </w:r>
        <w:r w:rsidDel="7361C997">
          <w:delText>,</w:delText>
        </w:r>
      </w:del>
      <w:bookmarkStart w:name="_Toc109836071" w:id="8334"/>
      <w:bookmarkStart w:name="_Toc109836689" w:id="8335"/>
      <w:bookmarkStart w:name="_Toc109899492" w:id="8336"/>
      <w:bookmarkStart w:name="_Toc109910281" w:id="8337"/>
      <w:bookmarkStart w:name="_Toc109910900" w:id="8338"/>
      <w:bookmarkStart w:name="_Toc110528979" w:id="8339"/>
      <w:bookmarkStart w:name="_Toc110529604" w:id="8340"/>
      <w:bookmarkEnd w:id="8332"/>
      <w:bookmarkEnd w:id="8334"/>
      <w:bookmarkEnd w:id="8335"/>
      <w:bookmarkEnd w:id="8336"/>
      <w:bookmarkEnd w:id="8337"/>
      <w:bookmarkEnd w:id="8338"/>
      <w:bookmarkEnd w:id="8339"/>
      <w:bookmarkEnd w:id="8340"/>
    </w:p>
    <w:p w:rsidR="000B2353" w:rsidDel="00737EFF" w:rsidP="2ADD6C4A" w:rsidRDefault="000B2353" w14:paraId="0749C9B7" w14:textId="4C8A0AEC">
      <w:pPr>
        <w:pStyle w:val="Heading2"/>
        <w:rPr>
          <w:del w:author="toantk" w:date="2022-07-26T13:48:00Z" w:id="8341"/>
        </w:rPr>
        <w:pPrChange w:author="toantk" w:date="2022-07-27T13:43:00Z" w:id="8342">
          <w:pPr>
            <w:pStyle w:val="ListParagraph"/>
            <w:ind w:firstLine="360"/>
          </w:pPr>
        </w:pPrChange>
      </w:pPr>
      <w:bookmarkStart w:name="_Toc111217899" w:id="8343"/>
      <w:del w:author="toantk" w:date="2022-07-26T13:48:00Z" w:id="1747439545">
        <w:r w:rsidDel="008184BB">
          <w:delText>“requestId” : “&lt;requestId&gt;”,</w:delText>
        </w:r>
      </w:del>
      <w:bookmarkStart w:name="_Toc109836072" w:id="8345"/>
      <w:bookmarkStart w:name="_Toc109836690" w:id="8346"/>
      <w:bookmarkStart w:name="_Toc109899493" w:id="8347"/>
      <w:bookmarkStart w:name="_Toc109910282" w:id="8348"/>
      <w:bookmarkStart w:name="_Toc109910901" w:id="8349"/>
      <w:bookmarkStart w:name="_Toc110528980" w:id="8350"/>
      <w:bookmarkStart w:name="_Toc110529605" w:id="8351"/>
      <w:bookmarkEnd w:id="8343"/>
      <w:bookmarkEnd w:id="8345"/>
      <w:bookmarkEnd w:id="8346"/>
      <w:bookmarkEnd w:id="8347"/>
      <w:bookmarkEnd w:id="8348"/>
      <w:bookmarkEnd w:id="8349"/>
      <w:bookmarkEnd w:id="8350"/>
      <w:bookmarkEnd w:id="8351"/>
    </w:p>
    <w:p w:rsidR="008B2E5D" w:rsidDel="00737EFF" w:rsidP="2ADD6C4A" w:rsidRDefault="008B2E5D" w14:paraId="19BC24B2" w14:textId="1D77985A">
      <w:pPr>
        <w:pStyle w:val="Heading2"/>
        <w:rPr>
          <w:del w:author="toantk" w:date="2022-07-26T13:48:00Z" w:id="8352"/>
        </w:rPr>
        <w:pPrChange w:author="toantk" w:date="2022-07-27T13:43:00Z" w:id="8353">
          <w:pPr>
            <w:pStyle w:val="FirstLevelBullet"/>
            <w:numPr>
              <w:numId w:val="0"/>
            </w:numPr>
            <w:ind w:left="1080" w:firstLine="0"/>
          </w:pPr>
        </w:pPrChange>
      </w:pPr>
      <w:bookmarkStart w:name="_Toc111217900" w:id="8354"/>
      <w:del w:author="toantk" w:date="2022-07-26T13:48:00Z" w:id="612070276">
        <w:r w:rsidDel="79B01781">
          <w:delText>"data": {</w:delText>
        </w:r>
      </w:del>
      <w:bookmarkStart w:name="_Toc109836073" w:id="8356"/>
      <w:bookmarkStart w:name="_Toc109836691" w:id="8357"/>
      <w:bookmarkStart w:name="_Toc109899494" w:id="8358"/>
      <w:bookmarkStart w:name="_Toc109910283" w:id="8359"/>
      <w:bookmarkStart w:name="_Toc109910902" w:id="8360"/>
      <w:bookmarkStart w:name="_Toc110528981" w:id="8361"/>
      <w:bookmarkStart w:name="_Toc110529606" w:id="8362"/>
      <w:bookmarkEnd w:id="8354"/>
      <w:bookmarkEnd w:id="8356"/>
      <w:bookmarkEnd w:id="8357"/>
      <w:bookmarkEnd w:id="8358"/>
      <w:bookmarkEnd w:id="8359"/>
      <w:bookmarkEnd w:id="8360"/>
      <w:bookmarkEnd w:id="8361"/>
      <w:bookmarkEnd w:id="8362"/>
    </w:p>
    <w:p w:rsidR="008B2E5D" w:rsidDel="00737EFF" w:rsidP="2ADD6C4A" w:rsidRDefault="008B2E5D" w14:paraId="61D8739D" w14:textId="2C7EF58A">
      <w:pPr>
        <w:pStyle w:val="Heading2"/>
        <w:rPr>
          <w:del w:author="toantk" w:date="2022-07-26T13:48:00Z" w:id="8363"/>
        </w:rPr>
        <w:pPrChange w:author="toantk" w:date="2022-07-27T13:43:00Z" w:id="8364">
          <w:pPr>
            <w:pStyle w:val="FirstLevelBullet"/>
            <w:numPr>
              <w:numId w:val="0"/>
            </w:numPr>
            <w:ind w:left="1080" w:firstLine="0"/>
          </w:pPr>
        </w:pPrChange>
      </w:pPr>
      <w:bookmarkStart w:name="_Toc111217901" w:id="8365"/>
      <w:del w:author="toantk" w:date="2022-07-26T13:48:00Z" w:id="1465946634">
        <w:r w:rsidDel="79B01781">
          <w:delText>}</w:delText>
        </w:r>
      </w:del>
      <w:bookmarkStart w:name="_Toc109836074" w:id="8367"/>
      <w:bookmarkStart w:name="_Toc109836692" w:id="8368"/>
      <w:bookmarkStart w:name="_Toc109899495" w:id="8369"/>
      <w:bookmarkStart w:name="_Toc109910284" w:id="8370"/>
      <w:bookmarkStart w:name="_Toc109910903" w:id="8371"/>
      <w:bookmarkStart w:name="_Toc110528982" w:id="8372"/>
      <w:bookmarkStart w:name="_Toc110529607" w:id="8373"/>
      <w:bookmarkEnd w:id="8365"/>
      <w:bookmarkEnd w:id="8367"/>
      <w:bookmarkEnd w:id="8368"/>
      <w:bookmarkEnd w:id="8369"/>
      <w:bookmarkEnd w:id="8370"/>
      <w:bookmarkEnd w:id="8371"/>
      <w:bookmarkEnd w:id="8372"/>
      <w:bookmarkEnd w:id="8373"/>
    </w:p>
    <w:p w:rsidR="008B2E5D" w:rsidDel="00737EFF" w:rsidP="2ADD6C4A" w:rsidRDefault="008B2E5D" w14:paraId="47D83BA8" w14:textId="61703E60">
      <w:pPr>
        <w:pStyle w:val="Heading2"/>
        <w:rPr>
          <w:del w:author="toantk" w:date="2022-07-26T13:48:00Z" w:id="8374"/>
        </w:rPr>
        <w:pPrChange w:author="toantk" w:date="2022-07-27T13:43:00Z" w:id="8375">
          <w:pPr>
            <w:pStyle w:val="FirstLevelBullet"/>
            <w:numPr>
              <w:numId w:val="0"/>
            </w:numPr>
            <w:ind w:left="1080" w:firstLine="0"/>
          </w:pPr>
        </w:pPrChange>
      </w:pPr>
      <w:bookmarkStart w:name="_Toc111217902" w:id="8376"/>
      <w:del w:author="toantk" w:date="2022-07-26T13:48:00Z" w:id="688326851">
        <w:r w:rsidDel="79B01781">
          <w:delText>}</w:delText>
        </w:r>
      </w:del>
      <w:bookmarkStart w:name="_Toc109836075" w:id="8378"/>
      <w:bookmarkStart w:name="_Toc109836693" w:id="8379"/>
      <w:bookmarkStart w:name="_Toc109899496" w:id="8380"/>
      <w:bookmarkStart w:name="_Toc109910285" w:id="8381"/>
      <w:bookmarkStart w:name="_Toc109910904" w:id="8382"/>
      <w:bookmarkStart w:name="_Toc110528983" w:id="8383"/>
      <w:bookmarkStart w:name="_Toc110529608" w:id="8384"/>
      <w:bookmarkEnd w:id="8376"/>
      <w:bookmarkEnd w:id="8378"/>
      <w:bookmarkEnd w:id="8379"/>
      <w:bookmarkEnd w:id="8380"/>
      <w:bookmarkEnd w:id="8381"/>
      <w:bookmarkEnd w:id="8382"/>
      <w:bookmarkEnd w:id="8383"/>
      <w:bookmarkEnd w:id="8384"/>
    </w:p>
    <w:p w:rsidR="008B2E5D" w:rsidDel="00737EFF" w:rsidP="2ADD6C4A" w:rsidRDefault="008B2E5D" w14:paraId="4D756BE8" w14:textId="2A15D18D">
      <w:pPr>
        <w:pStyle w:val="Heading2"/>
        <w:rPr>
          <w:del w:author="toantk" w:date="2022-07-26T13:48:00Z" w:id="8385"/>
        </w:rPr>
        <w:pPrChange w:author="toantk" w:date="2022-07-27T13:43:00Z" w:id="8386">
          <w:pPr>
            <w:pStyle w:val="FirstLevelBullet"/>
            <w:numPr>
              <w:numId w:val="0"/>
            </w:numPr>
            <w:ind w:left="0" w:firstLine="0"/>
          </w:pPr>
        </w:pPrChange>
      </w:pPr>
      <w:bookmarkStart w:name="_Toc109836076" w:id="8387"/>
      <w:bookmarkStart w:name="_Toc109836694" w:id="8388"/>
      <w:bookmarkStart w:name="_Toc109899497" w:id="8389"/>
      <w:bookmarkStart w:name="_Toc109910286" w:id="8390"/>
      <w:bookmarkStart w:name="_Toc109910905" w:id="8391"/>
      <w:bookmarkStart w:name="_Toc110528984" w:id="8392"/>
      <w:bookmarkStart w:name="_Toc110529609" w:id="8393"/>
      <w:bookmarkStart w:name="_Toc111217903" w:id="8394"/>
      <w:bookmarkEnd w:id="8387"/>
      <w:bookmarkEnd w:id="8388"/>
      <w:bookmarkEnd w:id="8389"/>
      <w:bookmarkEnd w:id="8390"/>
      <w:bookmarkEnd w:id="8391"/>
      <w:bookmarkEnd w:id="8392"/>
      <w:bookmarkEnd w:id="8393"/>
      <w:bookmarkEnd w:id="8394"/>
    </w:p>
    <w:p w:rsidR="008B2E5D" w:rsidDel="00737EFF" w:rsidP="2ADD6C4A" w:rsidRDefault="008B2E5D" w14:paraId="2CB96EE3" w14:textId="46940952">
      <w:pPr>
        <w:pStyle w:val="Heading2"/>
        <w:rPr>
          <w:del w:author="toantk" w:date="2022-07-26T13:48:00Z" w:id="8395"/>
        </w:rPr>
        <w:pPrChange w:author="toantk" w:date="2022-07-27T13:43:00Z" w:id="8396">
          <w:pPr>
            <w:pStyle w:val="ListParagraph"/>
            <w:numPr>
              <w:numId w:val="9"/>
            </w:numPr>
            <w:ind w:hanging="360"/>
          </w:pPr>
        </w:pPrChange>
      </w:pPr>
      <w:bookmarkStart w:name="_Toc111217904" w:id="8397"/>
      <w:del w:author="toantk" w:date="2022-07-26T13:48:00Z" w:id="1958371476">
        <w:r w:rsidDel="79B01781">
          <w:delText>Mô tả tham số:</w:delText>
        </w:r>
      </w:del>
      <w:bookmarkStart w:name="_Toc109836077" w:id="8399"/>
      <w:bookmarkStart w:name="_Toc109836695" w:id="8400"/>
      <w:bookmarkStart w:name="_Toc109899498" w:id="8401"/>
      <w:bookmarkStart w:name="_Toc109910287" w:id="8402"/>
      <w:bookmarkStart w:name="_Toc109910906" w:id="8403"/>
      <w:bookmarkStart w:name="_Toc110528985" w:id="8404"/>
      <w:bookmarkStart w:name="_Toc110529610" w:id="8405"/>
      <w:bookmarkEnd w:id="8397"/>
      <w:bookmarkEnd w:id="8399"/>
      <w:bookmarkEnd w:id="8400"/>
      <w:bookmarkEnd w:id="8401"/>
      <w:bookmarkEnd w:id="8402"/>
      <w:bookmarkEnd w:id="8403"/>
      <w:bookmarkEnd w:id="8404"/>
      <w:bookmarkEnd w:id="8405"/>
    </w:p>
    <w:p w:rsidR="003D4214" w:rsidDel="00737EFF" w:rsidP="2ADD6C4A" w:rsidRDefault="003D4214" w14:paraId="50CFBC1C" w14:textId="38367A29">
      <w:pPr>
        <w:pStyle w:val="Heading2"/>
        <w:rPr>
          <w:del w:author="toantk" w:date="2022-07-26T13:48:00Z" w:id="8406"/>
        </w:rPr>
        <w:pPrChange w:author="toantk" w:date="2022-07-27T13:43:00Z" w:id="8407">
          <w:pPr>
            <w:pStyle w:val="ListParagraph"/>
          </w:pPr>
        </w:pPrChange>
      </w:pPr>
      <w:bookmarkStart w:name="_Toc109836078" w:id="8408"/>
      <w:bookmarkStart w:name="_Toc109836696" w:id="8409"/>
      <w:bookmarkStart w:name="_Toc109899499" w:id="8410"/>
      <w:bookmarkStart w:name="_Toc109910288" w:id="8411"/>
      <w:bookmarkStart w:name="_Toc109910907" w:id="8412"/>
      <w:bookmarkStart w:name="_Toc110528986" w:id="8413"/>
      <w:bookmarkStart w:name="_Toc110529611" w:id="8414"/>
      <w:bookmarkStart w:name="_Toc111217905" w:id="8415"/>
      <w:bookmarkEnd w:id="8408"/>
      <w:bookmarkEnd w:id="8409"/>
      <w:bookmarkEnd w:id="8410"/>
      <w:bookmarkEnd w:id="8411"/>
      <w:bookmarkEnd w:id="8412"/>
      <w:bookmarkEnd w:id="8413"/>
      <w:bookmarkEnd w:id="8414"/>
      <w:bookmarkEnd w:id="8415"/>
    </w:p>
    <w:p w:rsidR="003D4214" w:rsidDel="00737EFF" w:rsidP="2ADD6C4A" w:rsidRDefault="003D4214" w14:paraId="2154F08D" w14:textId="754AAA6A">
      <w:pPr>
        <w:pStyle w:val="Heading2"/>
        <w:rPr>
          <w:del w:author="toantk" w:date="2022-07-26T13:48:00Z" w:id="1346795762"/>
        </w:rPr>
        <w:pPrChange w:author="toantk" w:date="2022-07-27T13:43:00Z" w:id="8417">
          <w:pPr>
            <w:pStyle w:val="Caption"/>
            <w:keepNext w:val="1"/>
          </w:pPr>
        </w:pPrChange>
      </w:pPr>
      <w:bookmarkStart w:name="_Toc111217906" w:id="8418"/>
      <w:del w:author="toantk" w:date="2022-07-26T13:48:00Z" w:id="158728977">
        <w:r w:rsidDel="18E5BE9A">
          <w:delText>Bô tả</w:delText>
        </w:r>
        <w:r>
          <w:rPr>
            <w:b w:val="0"/>
            <w:bCs w:val="0"/>
          </w:rPr>
          <w:fldChar w:fldCharType="begin"/>
        </w:r>
        <w:r>
          <w:delInstrText xml:space="preserve"> STYLEREF 1 \s </w:delInstrText>
        </w:r>
        <w:r>
          <w:rPr>
            <w:b w:val="0"/>
            <w:bCs w:val="0"/>
          </w:rPr>
          <w:fldChar w:fldCharType="separate"/>
        </w:r>
        <w:r w:rsidRPr="2ADD6C4A" w:rsidDel="18E5BE9A">
          <w:rPr>
            <w:noProof/>
          </w:rPr>
          <w:delText>7</w:delText>
        </w:r>
        <w:r>
          <w:rPr>
            <w:b w:val="0"/>
            <w:bCs w:val="0"/>
          </w:rPr>
          <w:fldChar w:fldCharType="end"/>
        </w:r>
        <w:r w:rsidDel="18E5BE9A">
          <w:delText>.</w:delText>
        </w:r>
        <w:r>
          <w:rPr>
            <w:b w:val="0"/>
            <w:bCs w:val="0"/>
          </w:rPr>
          <w:fldChar w:fldCharType="begin"/>
        </w:r>
        <w:r>
          <w:delInstrText xml:space="preserve"> SEQ BREF 1 \s &lt;requestId</w:delInstrText>
        </w:r>
        <w:r>
          <w:rPr>
            <w:b w:val="0"/>
            <w:bCs w:val="0"/>
          </w:rPr>
          <w:fldChar w:fldCharType="separate"/>
        </w:r>
        <w:r w:rsidRPr="2ADD6C4A" w:rsidDel="18E5BE9A">
          <w:rPr>
            <w:noProof/>
          </w:rPr>
          <w:delText>18</w:delText>
        </w:r>
        <w:r>
          <w:rPr>
            <w:b w:val="0"/>
            <w:bCs w:val="0"/>
          </w:rPr>
          <w:fldChar w:fldCharType="end"/>
        </w:r>
        <w:r>
          <w:rPr>
            <w:b w:val="0"/>
            <w:bCs w:val="0"/>
          </w:rPr>
          <w:fldChar w:fldCharType="begin"/>
        </w:r>
        <w:r w:rsidRPr="2ADD6C4A">
          <w:rPr>
            <w:noProof/>
          </w:rPr>
          <w:delInstrText xml:space="preserve"> STYLEREF 1 \s </w:delInstrText>
        </w:r>
        <w:r>
          <w:rPr>
            <w:b w:val="0"/>
            <w:bCs w:val="0"/>
          </w:rPr>
          <w:fldChar w:fldCharType="separate"/>
        </w:r>
        <w:r w:rsidRPr="2ADD6C4A" w:rsidDel="18E5BE9A">
          <w:rPr>
            <w:noProof/>
          </w:rPr>
          <w:delText>7</w:delText>
        </w:r>
        <w:r>
          <w:rPr>
            <w:b w:val="0"/>
            <w:bCs w:val="0"/>
          </w:rPr>
          <w:fldChar w:fldCharType="end"/>
        </w:r>
        <w:r w:rsidDel="18E5BE9A">
          <w:delText>.</w:delText>
        </w:r>
        <w:r>
          <w:rPr>
            <w:b w:val="0"/>
            <w:bCs w:val="0"/>
          </w:rPr>
          <w:fldChar w:fldCharType="begin"/>
        </w:r>
        <w:r w:rsidRPr="2ADD6C4A">
          <w:rPr>
            <w:noProof/>
          </w:rPr>
          <w:delInstrText xml:space="preserve"> SEQ BREF 1 \s &lt;requestId</w:delInstrText>
        </w:r>
        <w:r>
          <w:rPr>
            <w:b w:val="0"/>
            <w:bCs w:val="0"/>
          </w:rPr>
          <w:fldChar w:fldCharType="separate"/>
        </w:r>
        <w:r w:rsidRPr="2ADD6C4A" w:rsidDel="18E5BE9A">
          <w:rPr>
            <w:noProof/>
          </w:rPr>
          <w:delText>16</w:delText>
        </w:r>
        <w:r>
          <w:rPr>
            <w:b w:val="0"/>
            <w:bCs w:val="0"/>
          </w:rPr>
          <w:fldChar w:fldCharType="end"/>
        </w:r>
        <w:r w:rsidDel="18E5BE9A">
          <w:delText xml:space="preserve"> BEQ BREF 1 \s &lt;requestId&gt;”,&gt;”,”,ort&gt;”,r&gt;”,&lt;requestId&gt;”,g tin cEF 1 \s &lt;requestId&gt;</w:delText>
        </w:r>
      </w:del>
      <w:bookmarkStart w:name="_Toc109836079" w:id="8420"/>
      <w:bookmarkStart w:name="_Toc109836697" w:id="8421"/>
      <w:bookmarkStart w:name="_Toc109899500" w:id="8422"/>
      <w:bookmarkStart w:name="_Toc109910289" w:id="8423"/>
      <w:bookmarkStart w:name="_Toc109910908" w:id="8424"/>
      <w:bookmarkStart w:name="_Toc110528987" w:id="8425"/>
      <w:bookmarkStart w:name="_Toc110529612" w:id="8426"/>
      <w:bookmarkEnd w:id="8418"/>
      <w:bookmarkEnd w:id="8420"/>
      <w:bookmarkEnd w:id="8421"/>
      <w:bookmarkEnd w:id="8422"/>
      <w:bookmarkEnd w:id="8423"/>
      <w:bookmarkEnd w:id="8424"/>
      <w:bookmarkEnd w:id="8425"/>
      <w:bookmarkEnd w:id="8426"/>
    </w:p>
    <w:tbl>
      <w:tblPr>
        <w:tblStyle w:val="TableGrid"/>
        <w:tblW w:w="0" w:type="auto"/>
        <w:tblInd w:w="175" w:type="dxa"/>
        <w:tblLook w:val="04A0" w:firstRow="1" w:lastRow="0" w:firstColumn="1" w:lastColumn="0" w:noHBand="0" w:noVBand="1"/>
      </w:tblPr>
      <w:tblGrid>
        <w:gridCol w:w="703"/>
        <w:gridCol w:w="1600"/>
        <w:gridCol w:w="1489"/>
        <w:gridCol w:w="1013"/>
        <w:gridCol w:w="2402"/>
        <w:gridCol w:w="1843"/>
      </w:tblGrid>
      <w:tr w:rsidR="008B2E5D" w:rsidDel="00737EFF" w:rsidTr="2ADD6C4A" w14:paraId="521586DD" w14:textId="749AF2E2">
        <w:trPr>
          <w:del w:author="toantk" w:date="2022-07-26T13:48:00Z" w:id="667208594"/>
        </w:trPr>
        <w:tc>
          <w:tcPr>
            <w:tcW w:w="641" w:type="dxa"/>
            <w:tcMar/>
          </w:tcPr>
          <w:p w:rsidR="008B2E5D" w:rsidDel="00737EFF" w:rsidP="2ADD6C4A" w:rsidRDefault="008B2E5D" w14:paraId="60DFB881" w14:textId="1C97084F">
            <w:pPr>
              <w:pStyle w:val="Heading2"/>
              <w:rPr>
                <w:del w:author="toantk" w:date="2022-07-26T13:48:00Z" w:id="8428"/>
              </w:rPr>
              <w:pPrChange w:author="toantk" w:date="2022-07-27T13:43:00Z" w:id="8429">
                <w:pPr>
                  <w:pStyle w:val="ListParagraph"/>
                  <w:ind w:left="0"/>
                </w:pPr>
              </w:pPrChange>
            </w:pPr>
            <w:bookmarkStart w:name="_Toc111217907" w:id="8430"/>
            <w:del w:author="toantk" w:date="2022-07-26T13:48:00Z" w:id="1247441921">
              <w:r w:rsidDel="79B01781">
                <w:delText>STT</w:delText>
              </w:r>
            </w:del>
            <w:bookmarkStart w:name="_Toc109836080" w:id="8432"/>
            <w:bookmarkStart w:name="_Toc109836698" w:id="8433"/>
            <w:bookmarkStart w:name="_Toc109899501" w:id="8434"/>
            <w:bookmarkStart w:name="_Toc109910290" w:id="8435"/>
            <w:bookmarkStart w:name="_Toc109910909" w:id="8436"/>
            <w:bookmarkStart w:name="_Toc110528988" w:id="8437"/>
            <w:bookmarkStart w:name="_Toc110529613" w:id="8438"/>
            <w:bookmarkEnd w:id="8430"/>
            <w:bookmarkEnd w:id="8432"/>
            <w:bookmarkEnd w:id="8433"/>
            <w:bookmarkEnd w:id="8434"/>
            <w:bookmarkEnd w:id="8435"/>
            <w:bookmarkEnd w:id="8436"/>
            <w:bookmarkEnd w:id="8437"/>
            <w:bookmarkEnd w:id="8438"/>
          </w:p>
        </w:tc>
        <w:tc>
          <w:tcPr>
            <w:tcW w:w="1553" w:type="dxa"/>
            <w:tcMar/>
          </w:tcPr>
          <w:p w:rsidR="008B2E5D" w:rsidDel="00737EFF" w:rsidP="2ADD6C4A" w:rsidRDefault="008B2E5D" w14:paraId="01B615FE" w14:textId="7CFE4145">
            <w:pPr>
              <w:pStyle w:val="Heading2"/>
              <w:rPr>
                <w:del w:author="toantk" w:date="2022-07-26T13:48:00Z" w:id="8439"/>
              </w:rPr>
              <w:pPrChange w:author="toantk" w:date="2022-07-27T13:43:00Z" w:id="8440">
                <w:pPr>
                  <w:pStyle w:val="ListParagraph"/>
                  <w:ind w:left="0"/>
                </w:pPr>
              </w:pPrChange>
            </w:pPr>
            <w:bookmarkStart w:name="_Toc111217908" w:id="8441"/>
            <w:del w:author="toantk" w:date="2022-07-26T13:48:00Z" w:id="684554645">
              <w:r w:rsidDel="79B01781">
                <w:delText>Tham số</w:delText>
              </w:r>
            </w:del>
            <w:bookmarkStart w:name="_Toc109836081" w:id="8443"/>
            <w:bookmarkStart w:name="_Toc109836699" w:id="8444"/>
            <w:bookmarkStart w:name="_Toc109899502" w:id="8445"/>
            <w:bookmarkStart w:name="_Toc109910291" w:id="8446"/>
            <w:bookmarkStart w:name="_Toc109910910" w:id="8447"/>
            <w:bookmarkStart w:name="_Toc110528989" w:id="8448"/>
            <w:bookmarkStart w:name="_Toc110529614" w:id="8449"/>
            <w:bookmarkEnd w:id="8441"/>
            <w:bookmarkEnd w:id="8443"/>
            <w:bookmarkEnd w:id="8444"/>
            <w:bookmarkEnd w:id="8445"/>
            <w:bookmarkEnd w:id="8446"/>
            <w:bookmarkEnd w:id="8447"/>
            <w:bookmarkEnd w:id="8448"/>
            <w:bookmarkEnd w:id="8449"/>
          </w:p>
        </w:tc>
        <w:tc>
          <w:tcPr>
            <w:tcW w:w="1553" w:type="dxa"/>
            <w:tcMar/>
          </w:tcPr>
          <w:p w:rsidR="008B2E5D" w:rsidDel="00737EFF" w:rsidP="2ADD6C4A" w:rsidRDefault="008B2E5D" w14:paraId="41765EAE" w14:textId="43D198F4">
            <w:pPr>
              <w:pStyle w:val="Heading2"/>
              <w:rPr>
                <w:del w:author="toantk" w:date="2022-07-26T13:48:00Z" w:id="8450"/>
              </w:rPr>
              <w:pPrChange w:author="toantk" w:date="2022-07-27T13:43:00Z" w:id="8451">
                <w:pPr>
                  <w:pStyle w:val="ListParagraph"/>
                  <w:ind w:left="0"/>
                </w:pPr>
              </w:pPrChange>
            </w:pPr>
            <w:bookmarkStart w:name="_Toc111217909" w:id="8452"/>
            <w:del w:author="toantk" w:date="2022-07-26T13:48:00Z" w:id="1248000970">
              <w:r w:rsidDel="79B01781">
                <w:delText>Mô tả</w:delText>
              </w:r>
            </w:del>
            <w:bookmarkStart w:name="_Toc109836082" w:id="8454"/>
            <w:bookmarkStart w:name="_Toc109836700" w:id="8455"/>
            <w:bookmarkStart w:name="_Toc109899503" w:id="8456"/>
            <w:bookmarkStart w:name="_Toc109910292" w:id="8457"/>
            <w:bookmarkStart w:name="_Toc109910911" w:id="8458"/>
            <w:bookmarkStart w:name="_Toc110528990" w:id="8459"/>
            <w:bookmarkStart w:name="_Toc110529615" w:id="8460"/>
            <w:bookmarkEnd w:id="8452"/>
            <w:bookmarkEnd w:id="8454"/>
            <w:bookmarkEnd w:id="8455"/>
            <w:bookmarkEnd w:id="8456"/>
            <w:bookmarkEnd w:id="8457"/>
            <w:bookmarkEnd w:id="8458"/>
            <w:bookmarkEnd w:id="8459"/>
            <w:bookmarkEnd w:id="8460"/>
          </w:p>
        </w:tc>
        <w:tc>
          <w:tcPr>
            <w:tcW w:w="966" w:type="dxa"/>
            <w:tcMar/>
          </w:tcPr>
          <w:p w:rsidR="008B2E5D" w:rsidDel="00737EFF" w:rsidP="2ADD6C4A" w:rsidRDefault="008B2E5D" w14:paraId="751B15E6" w14:textId="3404D7F9">
            <w:pPr>
              <w:pStyle w:val="Heading2"/>
              <w:rPr>
                <w:del w:author="toantk" w:date="2022-07-26T13:48:00Z" w:id="8461"/>
              </w:rPr>
              <w:pPrChange w:author="toantk" w:date="2022-07-27T13:43:00Z" w:id="8462">
                <w:pPr>
                  <w:pStyle w:val="ListParagraph"/>
                  <w:ind w:left="0"/>
                </w:pPr>
              </w:pPrChange>
            </w:pPr>
            <w:bookmarkStart w:name="_Toc111217910" w:id="8463"/>
            <w:del w:author="toantk" w:date="2022-07-26T13:48:00Z" w:id="23935724">
              <w:r w:rsidDel="79B01781">
                <w:delText>Kiểu</w:delText>
              </w:r>
            </w:del>
            <w:bookmarkStart w:name="_Toc109836083" w:id="8465"/>
            <w:bookmarkStart w:name="_Toc109836701" w:id="8466"/>
            <w:bookmarkStart w:name="_Toc109899504" w:id="8467"/>
            <w:bookmarkStart w:name="_Toc109910293" w:id="8468"/>
            <w:bookmarkStart w:name="_Toc109910912" w:id="8469"/>
            <w:bookmarkStart w:name="_Toc110528991" w:id="8470"/>
            <w:bookmarkStart w:name="_Toc110529616" w:id="8471"/>
            <w:bookmarkEnd w:id="8463"/>
            <w:bookmarkEnd w:id="8465"/>
            <w:bookmarkEnd w:id="8466"/>
            <w:bookmarkEnd w:id="8467"/>
            <w:bookmarkEnd w:id="8468"/>
            <w:bookmarkEnd w:id="8469"/>
            <w:bookmarkEnd w:id="8470"/>
            <w:bookmarkEnd w:id="8471"/>
          </w:p>
        </w:tc>
        <w:tc>
          <w:tcPr>
            <w:tcW w:w="2547" w:type="dxa"/>
            <w:tcMar/>
          </w:tcPr>
          <w:p w:rsidR="008B2E5D" w:rsidDel="00737EFF" w:rsidP="2ADD6C4A" w:rsidRDefault="008B2E5D" w14:paraId="2B23FD7C" w14:textId="3FB6C192">
            <w:pPr>
              <w:pStyle w:val="Heading2"/>
              <w:rPr>
                <w:del w:author="toantk" w:date="2022-07-26T13:48:00Z" w:id="8472"/>
              </w:rPr>
              <w:pPrChange w:author="toantk" w:date="2022-07-27T13:43:00Z" w:id="8473">
                <w:pPr>
                  <w:pStyle w:val="ListParagraph"/>
                  <w:ind w:left="0"/>
                </w:pPr>
              </w:pPrChange>
            </w:pPr>
            <w:bookmarkStart w:name="_Toc111217911" w:id="8474"/>
            <w:del w:author="toantk" w:date="2022-07-26T13:48:00Z" w:id="1885083792">
              <w:r w:rsidDel="79B01781">
                <w:delText>Giá trị</w:delText>
              </w:r>
            </w:del>
            <w:bookmarkStart w:name="_Toc109836084" w:id="8476"/>
            <w:bookmarkStart w:name="_Toc109836702" w:id="8477"/>
            <w:bookmarkStart w:name="_Toc109899505" w:id="8478"/>
            <w:bookmarkStart w:name="_Toc109910294" w:id="8479"/>
            <w:bookmarkStart w:name="_Toc109910913" w:id="8480"/>
            <w:bookmarkStart w:name="_Toc110528992" w:id="8481"/>
            <w:bookmarkStart w:name="_Toc110529617" w:id="8482"/>
            <w:bookmarkEnd w:id="8474"/>
            <w:bookmarkEnd w:id="8476"/>
            <w:bookmarkEnd w:id="8477"/>
            <w:bookmarkEnd w:id="8478"/>
            <w:bookmarkEnd w:id="8479"/>
            <w:bookmarkEnd w:id="8480"/>
            <w:bookmarkEnd w:id="8481"/>
            <w:bookmarkEnd w:id="8482"/>
          </w:p>
        </w:tc>
        <w:tc>
          <w:tcPr>
            <w:tcW w:w="1790" w:type="dxa"/>
            <w:tcMar/>
          </w:tcPr>
          <w:p w:rsidR="008B2E5D" w:rsidDel="00737EFF" w:rsidP="2ADD6C4A" w:rsidRDefault="008B2E5D" w14:paraId="1EC04B4D" w14:textId="0E65DB4E">
            <w:pPr>
              <w:pStyle w:val="Heading2"/>
              <w:rPr>
                <w:del w:author="toantk" w:date="2022-07-26T13:48:00Z" w:id="8483"/>
              </w:rPr>
              <w:pPrChange w:author="toantk" w:date="2022-07-27T13:43:00Z" w:id="8484">
                <w:pPr>
                  <w:pStyle w:val="ListParagraph"/>
                  <w:ind w:left="0"/>
                </w:pPr>
              </w:pPrChange>
            </w:pPr>
            <w:bookmarkStart w:name="_Toc111217912" w:id="8485"/>
            <w:del w:author="toantk" w:date="2022-07-26T13:48:00Z" w:id="43467628">
              <w:r w:rsidDel="79B01781">
                <w:delText>Json Key</w:delText>
              </w:r>
            </w:del>
            <w:bookmarkStart w:name="_Toc109836085" w:id="8487"/>
            <w:bookmarkStart w:name="_Toc109836703" w:id="8488"/>
            <w:bookmarkStart w:name="_Toc109899506" w:id="8489"/>
            <w:bookmarkStart w:name="_Toc109910295" w:id="8490"/>
            <w:bookmarkStart w:name="_Toc109910914" w:id="8491"/>
            <w:bookmarkStart w:name="_Toc110528993" w:id="8492"/>
            <w:bookmarkStart w:name="_Toc110529618" w:id="8493"/>
            <w:bookmarkEnd w:id="8485"/>
            <w:bookmarkEnd w:id="8487"/>
            <w:bookmarkEnd w:id="8488"/>
            <w:bookmarkEnd w:id="8489"/>
            <w:bookmarkEnd w:id="8490"/>
            <w:bookmarkEnd w:id="8491"/>
            <w:bookmarkEnd w:id="8492"/>
            <w:bookmarkEnd w:id="8493"/>
          </w:p>
        </w:tc>
        <w:bookmarkStart w:name="_Toc109836086" w:id="8494"/>
        <w:bookmarkStart w:name="_Toc109836704" w:id="8495"/>
        <w:bookmarkStart w:name="_Toc109899507" w:id="8496"/>
        <w:bookmarkStart w:name="_Toc109910296" w:id="8497"/>
        <w:bookmarkStart w:name="_Toc109910915" w:id="8498"/>
        <w:bookmarkStart w:name="_Toc110528994" w:id="8499"/>
        <w:bookmarkStart w:name="_Toc110529619" w:id="8500"/>
        <w:bookmarkEnd w:id="8494"/>
        <w:bookmarkEnd w:id="8495"/>
        <w:bookmarkEnd w:id="8496"/>
        <w:bookmarkEnd w:id="8497"/>
        <w:bookmarkEnd w:id="8498"/>
        <w:bookmarkEnd w:id="8499"/>
        <w:bookmarkEnd w:id="8500"/>
      </w:tr>
      <w:tr w:rsidRPr="004C66E4" w:rsidR="008B2E5D" w:rsidDel="00737EFF" w:rsidTr="2ADD6C4A" w14:paraId="0ED9E0F2" w14:textId="62C0ACDD">
        <w:trPr>
          <w:del w:author="toantk" w:date="2022-07-26T13:48:00Z" w:id="1129113811"/>
        </w:trPr>
        <w:tc>
          <w:tcPr>
            <w:tcW w:w="641" w:type="dxa"/>
            <w:tcMar/>
          </w:tcPr>
          <w:p w:rsidRPr="004C66E4" w:rsidR="008B2E5D" w:rsidDel="00737EFF" w:rsidP="2ADD6C4A" w:rsidRDefault="008B2E5D" w14:paraId="1EE3A77A" w14:textId="70372C26">
            <w:pPr>
              <w:pStyle w:val="Heading2"/>
              <w:rPr>
                <w:del w:author="toantk" w:date="2022-07-26T13:48:00Z" w:id="8502"/>
              </w:rPr>
              <w:pPrChange w:author="toantk" w:date="2022-07-27T13:43:00Z" w:id="8503">
                <w:pPr>
                  <w:pStyle w:val="ListParagraph"/>
                  <w:ind w:left="0"/>
                </w:pPr>
              </w:pPrChange>
            </w:pPr>
            <w:bookmarkStart w:name="_Toc111217913" w:id="8504"/>
            <w:del w:author="toantk" w:date="2022-07-26T13:48:00Z" w:id="1876269751">
              <w:r w:rsidDel="79B01781">
                <w:delText>1</w:delText>
              </w:r>
            </w:del>
            <w:bookmarkStart w:name="_Toc109836087" w:id="8506"/>
            <w:bookmarkStart w:name="_Toc109836705" w:id="8507"/>
            <w:bookmarkStart w:name="_Toc109899508" w:id="8508"/>
            <w:bookmarkStart w:name="_Toc109910297" w:id="8509"/>
            <w:bookmarkStart w:name="_Toc109910916" w:id="8510"/>
            <w:bookmarkStart w:name="_Toc110528995" w:id="8511"/>
            <w:bookmarkStart w:name="_Toc110529620" w:id="8512"/>
            <w:bookmarkEnd w:id="8504"/>
            <w:bookmarkEnd w:id="8506"/>
            <w:bookmarkEnd w:id="8507"/>
            <w:bookmarkEnd w:id="8508"/>
            <w:bookmarkEnd w:id="8509"/>
            <w:bookmarkEnd w:id="8510"/>
            <w:bookmarkEnd w:id="8511"/>
            <w:bookmarkEnd w:id="8512"/>
          </w:p>
        </w:tc>
        <w:tc>
          <w:tcPr>
            <w:tcW w:w="1553" w:type="dxa"/>
            <w:tcMar/>
          </w:tcPr>
          <w:p w:rsidRPr="00E4787E" w:rsidR="008B2E5D" w:rsidDel="00737EFF" w:rsidP="2ADD6C4A" w:rsidRDefault="008B2E5D" w14:paraId="1E9CA8F9" w14:textId="61705BB7">
            <w:pPr>
              <w:pStyle w:val="Heading2"/>
              <w:rPr>
                <w:del w:author="toantk" w:date="2022-07-26T13:48:00Z" w:id="8513"/>
              </w:rPr>
              <w:pPrChange w:author="toantk" w:date="2022-07-27T13:43:00Z" w:id="8514">
                <w:pPr>
                  <w:pStyle w:val="ListParagraph"/>
                  <w:ind w:left="0"/>
                </w:pPr>
              </w:pPrChange>
            </w:pPr>
            <w:bookmarkStart w:name="_Toc111217914" w:id="8515"/>
            <w:del w:author="toantk" w:date="2022-07-26T13:48:00Z" w:id="1313484076">
              <w:r w:rsidDel="79B01781">
                <w:delText>Enable</w:delText>
              </w:r>
            </w:del>
            <w:bookmarkStart w:name="_Toc109836088" w:id="8517"/>
            <w:bookmarkStart w:name="_Toc109836706" w:id="8518"/>
            <w:bookmarkStart w:name="_Toc109899509" w:id="8519"/>
            <w:bookmarkStart w:name="_Toc109910298" w:id="8520"/>
            <w:bookmarkStart w:name="_Toc109910917" w:id="8521"/>
            <w:bookmarkStart w:name="_Toc110528996" w:id="8522"/>
            <w:bookmarkStart w:name="_Toc110529621" w:id="8523"/>
            <w:bookmarkEnd w:id="8515"/>
            <w:bookmarkEnd w:id="8517"/>
            <w:bookmarkEnd w:id="8518"/>
            <w:bookmarkEnd w:id="8519"/>
            <w:bookmarkEnd w:id="8520"/>
            <w:bookmarkEnd w:id="8521"/>
            <w:bookmarkEnd w:id="8522"/>
            <w:bookmarkEnd w:id="8523"/>
          </w:p>
        </w:tc>
        <w:tc>
          <w:tcPr>
            <w:tcW w:w="1553" w:type="dxa"/>
            <w:tcMar/>
          </w:tcPr>
          <w:p w:rsidRPr="004C66E4" w:rsidR="008B2E5D" w:rsidDel="00737EFF" w:rsidP="2ADD6C4A" w:rsidRDefault="008B2E5D" w14:paraId="7B0B0E07" w14:textId="4D96102D">
            <w:pPr>
              <w:pStyle w:val="Heading2"/>
              <w:rPr>
                <w:del w:author="toantk" w:date="2022-07-26T13:48:00Z" w:id="8524"/>
              </w:rPr>
              <w:pPrChange w:author="toantk" w:date="2022-07-27T13:43:00Z" w:id="8525">
                <w:pPr>
                  <w:pStyle w:val="ListParagraph"/>
                  <w:ind w:left="0"/>
                </w:pPr>
              </w:pPrChange>
            </w:pPr>
            <w:bookmarkStart w:name="_Toc111217915" w:id="8526"/>
            <w:del w:author="toantk" w:date="2022-07-26T13:48:00Z" w:id="649244506">
              <w:r w:rsidDel="79B01781">
                <w:delText>Bật/Tắt chức năng Voice</w:delText>
              </w:r>
            </w:del>
            <w:bookmarkStart w:name="_Toc109836089" w:id="8528"/>
            <w:bookmarkStart w:name="_Toc109836707" w:id="8529"/>
            <w:bookmarkStart w:name="_Toc109899510" w:id="8530"/>
            <w:bookmarkStart w:name="_Toc109910299" w:id="8531"/>
            <w:bookmarkStart w:name="_Toc109910918" w:id="8532"/>
            <w:bookmarkStart w:name="_Toc110528997" w:id="8533"/>
            <w:bookmarkStart w:name="_Toc110529622" w:id="8534"/>
            <w:bookmarkEnd w:id="8526"/>
            <w:bookmarkEnd w:id="8528"/>
            <w:bookmarkEnd w:id="8529"/>
            <w:bookmarkEnd w:id="8530"/>
            <w:bookmarkEnd w:id="8531"/>
            <w:bookmarkEnd w:id="8532"/>
            <w:bookmarkEnd w:id="8533"/>
            <w:bookmarkEnd w:id="8534"/>
          </w:p>
        </w:tc>
        <w:tc>
          <w:tcPr>
            <w:tcW w:w="966" w:type="dxa"/>
            <w:tcMar/>
          </w:tcPr>
          <w:p w:rsidRPr="004C66E4" w:rsidR="008B2E5D" w:rsidDel="00737EFF" w:rsidP="2ADD6C4A" w:rsidRDefault="008B2E5D" w14:paraId="72261DDF" w14:textId="7D25B976">
            <w:pPr>
              <w:pStyle w:val="Heading2"/>
              <w:rPr>
                <w:del w:author="toantk" w:date="2022-07-26T13:48:00Z" w:id="8535"/>
              </w:rPr>
              <w:pPrChange w:author="toantk" w:date="2022-07-27T13:43:00Z" w:id="8536">
                <w:pPr>
                  <w:pStyle w:val="ListParagraph"/>
                  <w:ind w:left="0"/>
                </w:pPr>
              </w:pPrChange>
            </w:pPr>
            <w:bookmarkStart w:name="_Toc111217916" w:id="8537"/>
            <w:del w:author="toantk" w:date="2022-07-26T13:48:00Z" w:id="1980648731">
              <w:r w:rsidDel="79B01781">
                <w:delText>Boolean</w:delText>
              </w:r>
            </w:del>
            <w:bookmarkStart w:name="_Toc109836090" w:id="8539"/>
            <w:bookmarkStart w:name="_Toc109836708" w:id="8540"/>
            <w:bookmarkStart w:name="_Toc109899511" w:id="8541"/>
            <w:bookmarkStart w:name="_Toc109910300" w:id="8542"/>
            <w:bookmarkStart w:name="_Toc109910919" w:id="8543"/>
            <w:bookmarkStart w:name="_Toc110528998" w:id="8544"/>
            <w:bookmarkStart w:name="_Toc110529623" w:id="8545"/>
            <w:bookmarkEnd w:id="8537"/>
            <w:bookmarkEnd w:id="8539"/>
            <w:bookmarkEnd w:id="8540"/>
            <w:bookmarkEnd w:id="8541"/>
            <w:bookmarkEnd w:id="8542"/>
            <w:bookmarkEnd w:id="8543"/>
            <w:bookmarkEnd w:id="8544"/>
            <w:bookmarkEnd w:id="8545"/>
          </w:p>
        </w:tc>
        <w:tc>
          <w:tcPr>
            <w:tcW w:w="2547" w:type="dxa"/>
            <w:tcMar/>
          </w:tcPr>
          <w:p w:rsidR="008B2E5D" w:rsidDel="00737EFF" w:rsidP="2ADD6C4A" w:rsidRDefault="008B2E5D" w14:paraId="3B54F39D" w14:textId="25E0FE2F">
            <w:pPr>
              <w:pStyle w:val="Heading2"/>
              <w:rPr>
                <w:del w:author="toantk" w:date="2022-07-26T13:48:00Z" w:id="8546"/>
              </w:rPr>
              <w:pPrChange w:author="toantk" w:date="2022-07-27T13:43:00Z" w:id="8547">
                <w:pPr>
                  <w:pStyle w:val="ListParagraph"/>
                  <w:ind w:left="0"/>
                </w:pPr>
              </w:pPrChange>
            </w:pPr>
            <w:bookmarkStart w:name="_Toc111217917" w:id="8548"/>
            <w:del w:author="toantk" w:date="2022-07-26T13:48:00Z" w:id="104384850">
              <w:r w:rsidDel="79B01781">
                <w:delText>True: Bật</w:delText>
              </w:r>
            </w:del>
            <w:bookmarkStart w:name="_Toc109836091" w:id="8550"/>
            <w:bookmarkStart w:name="_Toc109836709" w:id="8551"/>
            <w:bookmarkStart w:name="_Toc109899512" w:id="8552"/>
            <w:bookmarkStart w:name="_Toc109910301" w:id="8553"/>
            <w:bookmarkStart w:name="_Toc109910920" w:id="8554"/>
            <w:bookmarkStart w:name="_Toc110528999" w:id="8555"/>
            <w:bookmarkStart w:name="_Toc110529624" w:id="8556"/>
            <w:bookmarkEnd w:id="8548"/>
            <w:bookmarkEnd w:id="8550"/>
            <w:bookmarkEnd w:id="8551"/>
            <w:bookmarkEnd w:id="8552"/>
            <w:bookmarkEnd w:id="8553"/>
            <w:bookmarkEnd w:id="8554"/>
            <w:bookmarkEnd w:id="8555"/>
            <w:bookmarkEnd w:id="8556"/>
          </w:p>
          <w:p w:rsidRPr="004C66E4" w:rsidR="008B2E5D" w:rsidDel="00737EFF" w:rsidP="2ADD6C4A" w:rsidRDefault="008B2E5D" w14:paraId="4512B4C3" w14:textId="3BC07A9C">
            <w:pPr>
              <w:pStyle w:val="Heading2"/>
              <w:rPr>
                <w:del w:author="toantk" w:date="2022-07-26T13:48:00Z" w:id="8557"/>
              </w:rPr>
              <w:pPrChange w:author="toantk" w:date="2022-07-27T13:43:00Z" w:id="8558">
                <w:pPr>
                  <w:pStyle w:val="ListParagraph"/>
                  <w:ind w:left="0"/>
                </w:pPr>
              </w:pPrChange>
            </w:pPr>
            <w:bookmarkStart w:name="_Toc111217918" w:id="8559"/>
            <w:del w:author="toantk" w:date="2022-07-26T13:48:00Z" w:id="365249067">
              <w:r w:rsidDel="79B01781">
                <w:delText>False: Tắt</w:delText>
              </w:r>
            </w:del>
            <w:bookmarkStart w:name="_Toc109836092" w:id="8561"/>
            <w:bookmarkStart w:name="_Toc109836710" w:id="8562"/>
            <w:bookmarkStart w:name="_Toc109899513" w:id="8563"/>
            <w:bookmarkStart w:name="_Toc109910302" w:id="8564"/>
            <w:bookmarkStart w:name="_Toc109910921" w:id="8565"/>
            <w:bookmarkStart w:name="_Toc110529000" w:id="8566"/>
            <w:bookmarkStart w:name="_Toc110529625" w:id="8567"/>
            <w:bookmarkEnd w:id="8559"/>
            <w:bookmarkEnd w:id="8561"/>
            <w:bookmarkEnd w:id="8562"/>
            <w:bookmarkEnd w:id="8563"/>
            <w:bookmarkEnd w:id="8564"/>
            <w:bookmarkEnd w:id="8565"/>
            <w:bookmarkEnd w:id="8566"/>
            <w:bookmarkEnd w:id="8567"/>
          </w:p>
        </w:tc>
        <w:tc>
          <w:tcPr>
            <w:tcW w:w="1790" w:type="dxa"/>
            <w:tcMar/>
          </w:tcPr>
          <w:p w:rsidRPr="004C66E4" w:rsidR="008B2E5D" w:rsidDel="00737EFF" w:rsidP="2ADD6C4A" w:rsidRDefault="008B2E5D" w14:paraId="79AD77CD" w14:textId="60D83D9D">
            <w:pPr>
              <w:pStyle w:val="Heading2"/>
              <w:rPr>
                <w:del w:author="toantk" w:date="2022-07-26T13:48:00Z" w:id="8568"/>
              </w:rPr>
              <w:pPrChange w:author="toantk" w:date="2022-07-27T13:43:00Z" w:id="8569">
                <w:pPr>
                  <w:pStyle w:val="ListParagraph"/>
                  <w:ind w:left="0"/>
                </w:pPr>
              </w:pPrChange>
            </w:pPr>
            <w:bookmarkStart w:name="_Toc111217919" w:id="8570"/>
            <w:del w:author="toantk" w:date="2022-07-26T13:48:00Z" w:id="1098877533">
              <w:r w:rsidDel="79B01781">
                <w:delText>enable</w:delText>
              </w:r>
            </w:del>
            <w:bookmarkStart w:name="_Toc109836093" w:id="8572"/>
            <w:bookmarkStart w:name="_Toc109836711" w:id="8573"/>
            <w:bookmarkStart w:name="_Toc109899514" w:id="8574"/>
            <w:bookmarkStart w:name="_Toc109910303" w:id="8575"/>
            <w:bookmarkStart w:name="_Toc109910922" w:id="8576"/>
            <w:bookmarkStart w:name="_Toc110529001" w:id="8577"/>
            <w:bookmarkStart w:name="_Toc110529626" w:id="8578"/>
            <w:bookmarkEnd w:id="8570"/>
            <w:bookmarkEnd w:id="8572"/>
            <w:bookmarkEnd w:id="8573"/>
            <w:bookmarkEnd w:id="8574"/>
            <w:bookmarkEnd w:id="8575"/>
            <w:bookmarkEnd w:id="8576"/>
            <w:bookmarkEnd w:id="8577"/>
            <w:bookmarkEnd w:id="8578"/>
          </w:p>
        </w:tc>
        <w:bookmarkStart w:name="_Toc109836094" w:id="8579"/>
        <w:bookmarkStart w:name="_Toc109836712" w:id="8580"/>
        <w:bookmarkStart w:name="_Toc109899515" w:id="8581"/>
        <w:bookmarkStart w:name="_Toc109910304" w:id="8582"/>
        <w:bookmarkStart w:name="_Toc109910923" w:id="8583"/>
        <w:bookmarkStart w:name="_Toc110529002" w:id="8584"/>
        <w:bookmarkStart w:name="_Toc110529627" w:id="8585"/>
        <w:bookmarkEnd w:id="8579"/>
        <w:bookmarkEnd w:id="8580"/>
        <w:bookmarkEnd w:id="8581"/>
        <w:bookmarkEnd w:id="8582"/>
        <w:bookmarkEnd w:id="8583"/>
        <w:bookmarkEnd w:id="8584"/>
        <w:bookmarkEnd w:id="8585"/>
      </w:tr>
      <w:tr w:rsidRPr="004C66E4" w:rsidR="008B2E5D" w:rsidDel="00737EFF" w:rsidTr="2ADD6C4A" w14:paraId="12652C1B" w14:textId="36887C52">
        <w:trPr>
          <w:del w:author="toantk" w:date="2022-07-26T13:48:00Z" w:id="1623961639"/>
        </w:trPr>
        <w:tc>
          <w:tcPr>
            <w:tcW w:w="641" w:type="dxa"/>
            <w:tcMar/>
          </w:tcPr>
          <w:p w:rsidRPr="004C66E4" w:rsidR="008B2E5D" w:rsidDel="00737EFF" w:rsidP="2ADD6C4A" w:rsidRDefault="008B2E5D" w14:paraId="579765ED" w14:textId="6D5E58B0">
            <w:pPr>
              <w:pStyle w:val="Heading2"/>
              <w:rPr>
                <w:del w:author="toantk" w:date="2022-07-26T13:48:00Z" w:id="8587"/>
              </w:rPr>
              <w:pPrChange w:author="toantk" w:date="2022-07-27T13:43:00Z" w:id="8588">
                <w:pPr>
                  <w:pStyle w:val="ListParagraph"/>
                  <w:ind w:left="0"/>
                </w:pPr>
              </w:pPrChange>
            </w:pPr>
            <w:bookmarkStart w:name="_Toc111217920" w:id="8589"/>
            <w:del w:author="toantk" w:date="2022-07-26T13:48:00Z" w:id="2667822">
              <w:r w:rsidDel="79B01781">
                <w:delText>2</w:delText>
              </w:r>
            </w:del>
            <w:bookmarkStart w:name="_Toc109836095" w:id="8591"/>
            <w:bookmarkStart w:name="_Toc109836713" w:id="8592"/>
            <w:bookmarkStart w:name="_Toc109899516" w:id="8593"/>
            <w:bookmarkStart w:name="_Toc109910305" w:id="8594"/>
            <w:bookmarkStart w:name="_Toc109910924" w:id="8595"/>
            <w:bookmarkStart w:name="_Toc110529003" w:id="8596"/>
            <w:bookmarkStart w:name="_Toc110529628" w:id="8597"/>
            <w:bookmarkEnd w:id="8589"/>
            <w:bookmarkEnd w:id="8591"/>
            <w:bookmarkEnd w:id="8592"/>
            <w:bookmarkEnd w:id="8593"/>
            <w:bookmarkEnd w:id="8594"/>
            <w:bookmarkEnd w:id="8595"/>
            <w:bookmarkEnd w:id="8596"/>
            <w:bookmarkEnd w:id="8597"/>
          </w:p>
        </w:tc>
        <w:tc>
          <w:tcPr>
            <w:tcW w:w="1553" w:type="dxa"/>
            <w:tcMar/>
          </w:tcPr>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
              <w:gridCol w:w="1378"/>
            </w:tblGrid>
            <w:tr w:rsidRPr="00B27DFD" w:rsidR="00B3100F" w:rsidDel="00737EFF" w:rsidTr="2ADD6C4A" w14:paraId="289A8C7C" w14:textId="77777777">
              <w:trPr>
                <w:trHeight w:val="187"/>
                <w:tblCellSpacing w:w="0" w:type="dxa"/>
                <w:jc w:val="center"/>
                <w:del w:author="toantk" w:date="2022-07-26T13:48:00Z" w:id="135678241"/>
              </w:trPr>
              <w:tc>
                <w:tcPr>
                  <w:tcW w:w="0" w:type="auto"/>
                  <w:shd w:val="clear" w:color="auto" w:fill="FFFFFF" w:themeFill="background1"/>
                  <w:tcMar/>
                  <w:vAlign w:val="center"/>
                  <w:hideMark/>
                </w:tcPr>
                <w:p w:rsidRPr="00B27DFD" w:rsidR="008B2E5D" w:rsidDel="00737EFF" w:rsidP="2ADD6C4A" w:rsidRDefault="008B2E5D" w14:paraId="662E0FE9" w14:textId="577D3BAA">
                  <w:pPr>
                    <w:pStyle w:val="Heading2"/>
                    <w:rPr>
                      <w:del w:author="toantk" w:date="2022-07-26T13:48:00Z" w:id="8599"/>
                    </w:rPr>
                    <w:pPrChange w:author="toantk" w:date="2022-07-27T13:43:00Z" w:id="8600">
                      <w:pPr>
                        <w:pStyle w:val="ListParagraph"/>
                        <w:ind w:left="0"/>
                      </w:pPr>
                    </w:pPrChange>
                  </w:pPr>
                  <w:bookmarkStart w:name="_Toc109836096" w:id="8601"/>
                  <w:bookmarkStart w:name="_Toc109836714" w:id="8602"/>
                  <w:bookmarkStart w:name="_Toc109899517" w:id="8603"/>
                  <w:bookmarkStart w:name="_Toc109910306" w:id="8604"/>
                  <w:bookmarkStart w:name="_Toc109910925" w:id="8605"/>
                  <w:bookmarkStart w:name="_Toc110529004" w:id="8606"/>
                  <w:bookmarkStart w:name="_Toc110529629" w:id="8607"/>
                  <w:bookmarkStart w:name="_Toc111217921" w:id="8608"/>
                  <w:bookmarkEnd w:id="8601"/>
                  <w:bookmarkEnd w:id="8602"/>
                  <w:bookmarkEnd w:id="8603"/>
                  <w:bookmarkEnd w:id="8604"/>
                  <w:bookmarkEnd w:id="8605"/>
                  <w:bookmarkEnd w:id="8606"/>
                  <w:bookmarkEnd w:id="8607"/>
                  <w:bookmarkEnd w:id="8608"/>
                </w:p>
              </w:tc>
              <w:tc>
                <w:tcPr>
                  <w:tcW w:w="0" w:type="auto"/>
                  <w:shd w:val="clear" w:color="auto" w:fill="FFFFFF" w:themeFill="background1"/>
                  <w:tcMar/>
                  <w:vAlign w:val="center"/>
                  <w:hideMark/>
                </w:tcPr>
                <w:p w:rsidRPr="00B27DFD" w:rsidR="008B2E5D" w:rsidDel="00737EFF" w:rsidP="2ADD6C4A" w:rsidRDefault="008B2E5D" w14:paraId="10253D2E" w14:textId="57AB068F">
                  <w:pPr>
                    <w:pStyle w:val="Heading2"/>
                    <w:rPr>
                      <w:del w:author="toantk" w:date="2022-07-26T13:48:00Z" w:id="8609"/>
                    </w:rPr>
                    <w:pPrChange w:author="toantk" w:date="2022-07-27T13:43:00Z" w:id="8610">
                      <w:pPr>
                        <w:pStyle w:val="ListParagraph"/>
                        <w:ind w:left="0"/>
                      </w:pPr>
                    </w:pPrChange>
                  </w:pPr>
                  <w:bookmarkStart w:name="_Toc111217922" w:id="8611"/>
                  <w:del w:author="toantk" w:date="2022-07-26T13:48:00Z" w:id="1197813529">
                    <w:r w:rsidDel="79B01781">
                      <w:delText>Binding Interface Name</w:delText>
                    </w:r>
                  </w:del>
                  <w:bookmarkStart w:name="_Toc109836097" w:id="8613"/>
                  <w:bookmarkStart w:name="_Toc109836715" w:id="8614"/>
                  <w:bookmarkStart w:name="_Toc109899518" w:id="8615"/>
                  <w:bookmarkStart w:name="_Toc109910307" w:id="8616"/>
                  <w:bookmarkStart w:name="_Toc109910926" w:id="8617"/>
                  <w:bookmarkStart w:name="_Toc110529005" w:id="8618"/>
                  <w:bookmarkStart w:name="_Toc110529630" w:id="8619"/>
                  <w:bookmarkEnd w:id="8611"/>
                  <w:bookmarkEnd w:id="8613"/>
                  <w:bookmarkEnd w:id="8614"/>
                  <w:bookmarkEnd w:id="8615"/>
                  <w:bookmarkEnd w:id="8616"/>
                  <w:bookmarkEnd w:id="8617"/>
                  <w:bookmarkEnd w:id="8618"/>
                  <w:bookmarkEnd w:id="8619"/>
                </w:p>
              </w:tc>
              <w:bookmarkStart w:name="_Toc109836098" w:id="8620"/>
              <w:bookmarkStart w:name="_Toc109836716" w:id="8621"/>
              <w:bookmarkStart w:name="_Toc109899519" w:id="8622"/>
              <w:bookmarkStart w:name="_Toc109910308" w:id="8623"/>
              <w:bookmarkStart w:name="_Toc109910927" w:id="8624"/>
              <w:bookmarkStart w:name="_Toc110529006" w:id="8625"/>
              <w:bookmarkStart w:name="_Toc110529631" w:id="8626"/>
              <w:bookmarkEnd w:id="8620"/>
              <w:bookmarkEnd w:id="8621"/>
              <w:bookmarkEnd w:id="8622"/>
              <w:bookmarkEnd w:id="8623"/>
              <w:bookmarkEnd w:id="8624"/>
              <w:bookmarkEnd w:id="8625"/>
              <w:bookmarkEnd w:id="8626"/>
            </w:tr>
          </w:tbl>
          <w:p w:rsidRPr="00E4787E" w:rsidR="008B2E5D" w:rsidDel="00737EFF" w:rsidP="2ADD6C4A" w:rsidRDefault="008B2E5D" w14:paraId="0B6F18ED" w14:textId="1F321FD1">
            <w:pPr>
              <w:pStyle w:val="Heading2"/>
              <w:rPr>
                <w:del w:author="toantk" w:date="2022-07-26T13:48:00Z" w:id="8627"/>
              </w:rPr>
              <w:pPrChange w:author="toantk" w:date="2022-07-27T13:43:00Z" w:id="8628">
                <w:pPr>
                  <w:pStyle w:val="ListParagraph"/>
                  <w:ind w:left="0"/>
                </w:pPr>
              </w:pPrChange>
            </w:pPr>
            <w:bookmarkStart w:name="_Toc109836099" w:id="8629"/>
            <w:bookmarkStart w:name="_Toc109836717" w:id="8630"/>
            <w:bookmarkStart w:name="_Toc109899520" w:id="8631"/>
            <w:bookmarkStart w:name="_Toc109910309" w:id="8632"/>
            <w:bookmarkStart w:name="_Toc109910928" w:id="8633"/>
            <w:bookmarkStart w:name="_Toc110529007" w:id="8634"/>
            <w:bookmarkStart w:name="_Toc110529632" w:id="8635"/>
            <w:bookmarkStart w:name="_Toc111217923" w:id="8636"/>
            <w:bookmarkEnd w:id="8629"/>
            <w:bookmarkEnd w:id="8630"/>
            <w:bookmarkEnd w:id="8631"/>
            <w:bookmarkEnd w:id="8632"/>
            <w:bookmarkEnd w:id="8633"/>
            <w:bookmarkEnd w:id="8634"/>
            <w:bookmarkEnd w:id="8635"/>
            <w:bookmarkEnd w:id="8636"/>
          </w:p>
        </w:tc>
        <w:tc>
          <w:tcPr>
            <w:tcW w:w="1553" w:type="dxa"/>
            <w:tcMar/>
          </w:tcPr>
          <w:p w:rsidR="008B2E5D" w:rsidDel="00737EFF" w:rsidP="2ADD6C4A" w:rsidRDefault="008B2E5D" w14:paraId="401C0082" w14:textId="25938C62">
            <w:pPr>
              <w:pStyle w:val="Heading2"/>
              <w:rPr>
                <w:del w:author="toantk" w:date="2022-07-26T13:48:00Z" w:id="8637"/>
              </w:rPr>
              <w:pPrChange w:author="toantk" w:date="2022-07-27T13:43:00Z" w:id="8638">
                <w:pPr>
                  <w:pStyle w:val="ListParagraph"/>
                  <w:ind w:left="0"/>
                </w:pPr>
              </w:pPrChange>
            </w:pPr>
            <w:bookmarkStart w:name="_Toc111217924" w:id="8639"/>
            <w:del w:author="toantk" w:date="2022-07-26T13:48:00Z" w:id="57534731">
              <w:r w:rsidDel="79B01781">
                <w:delText>Binding Interface Name</w:delText>
              </w:r>
            </w:del>
            <w:bookmarkStart w:name="_Toc109836100" w:id="8641"/>
            <w:bookmarkStart w:name="_Toc109836718" w:id="8642"/>
            <w:bookmarkStart w:name="_Toc109899521" w:id="8643"/>
            <w:bookmarkStart w:name="_Toc109910310" w:id="8644"/>
            <w:bookmarkStart w:name="_Toc109910929" w:id="8645"/>
            <w:bookmarkStart w:name="_Toc110529008" w:id="8646"/>
            <w:bookmarkStart w:name="_Toc110529633" w:id="8647"/>
            <w:bookmarkEnd w:id="8639"/>
            <w:bookmarkEnd w:id="8641"/>
            <w:bookmarkEnd w:id="8642"/>
            <w:bookmarkEnd w:id="8643"/>
            <w:bookmarkEnd w:id="8644"/>
            <w:bookmarkEnd w:id="8645"/>
            <w:bookmarkEnd w:id="8646"/>
            <w:bookmarkEnd w:id="8647"/>
          </w:p>
        </w:tc>
        <w:tc>
          <w:tcPr>
            <w:tcW w:w="966" w:type="dxa"/>
            <w:tcMar/>
          </w:tcPr>
          <w:p w:rsidR="008B2E5D" w:rsidDel="00737EFF" w:rsidP="2ADD6C4A" w:rsidRDefault="008B2E5D" w14:paraId="0D4C4EDA" w14:textId="68B8AAA0">
            <w:pPr>
              <w:pStyle w:val="Heading2"/>
              <w:rPr>
                <w:del w:author="toantk" w:date="2022-07-26T13:48:00Z" w:id="8648"/>
              </w:rPr>
              <w:pPrChange w:author="toantk" w:date="2022-07-27T13:43:00Z" w:id="8649">
                <w:pPr>
                  <w:pStyle w:val="ListParagraph"/>
                  <w:ind w:left="0"/>
                </w:pPr>
              </w:pPrChange>
            </w:pPr>
            <w:bookmarkStart w:name="_Toc111217925" w:id="8650"/>
            <w:del w:author="toantk" w:date="2022-07-26T13:48:00Z" w:id="245519885">
              <w:r w:rsidDel="79B01781">
                <w:delText>String</w:delText>
              </w:r>
            </w:del>
            <w:bookmarkStart w:name="_Toc109836101" w:id="8652"/>
            <w:bookmarkStart w:name="_Toc109836719" w:id="8653"/>
            <w:bookmarkStart w:name="_Toc109899522" w:id="8654"/>
            <w:bookmarkStart w:name="_Toc109910311" w:id="8655"/>
            <w:bookmarkStart w:name="_Toc109910930" w:id="8656"/>
            <w:bookmarkStart w:name="_Toc110529009" w:id="8657"/>
            <w:bookmarkStart w:name="_Toc110529634" w:id="8658"/>
            <w:bookmarkEnd w:id="8650"/>
            <w:bookmarkEnd w:id="8652"/>
            <w:bookmarkEnd w:id="8653"/>
            <w:bookmarkEnd w:id="8654"/>
            <w:bookmarkEnd w:id="8655"/>
            <w:bookmarkEnd w:id="8656"/>
            <w:bookmarkEnd w:id="8657"/>
            <w:bookmarkEnd w:id="8658"/>
          </w:p>
        </w:tc>
        <w:tc>
          <w:tcPr>
            <w:tcW w:w="2547" w:type="dxa"/>
            <w:tcMar/>
          </w:tcPr>
          <w:p w:rsidR="008B2E5D" w:rsidDel="00737EFF" w:rsidP="2ADD6C4A" w:rsidRDefault="008B2E5D" w14:paraId="4379A995" w14:textId="54D9A597">
            <w:pPr>
              <w:pStyle w:val="Heading2"/>
              <w:rPr>
                <w:del w:author="toantk" w:date="2022-07-26T13:48:00Z" w:id="8659"/>
              </w:rPr>
              <w:pPrChange w:author="toantk" w:date="2022-07-27T13:43:00Z" w:id="8660">
                <w:pPr>
                  <w:pStyle w:val="ListParagraph"/>
                  <w:ind w:left="0"/>
                </w:pPr>
              </w:pPrChange>
            </w:pPr>
            <w:bookmarkStart w:name="_Toc111217926" w:id="8661"/>
            <w:del w:author="toantk" w:date="2022-07-26T13:48:00Z" w:id="906206758">
              <w:r w:rsidDel="79B01781">
                <w:delText>Chuỗi ký tự</w:delText>
              </w:r>
            </w:del>
            <w:bookmarkStart w:name="_Toc109836102" w:id="8663"/>
            <w:bookmarkStart w:name="_Toc109836720" w:id="8664"/>
            <w:bookmarkStart w:name="_Toc109899523" w:id="8665"/>
            <w:bookmarkStart w:name="_Toc109910312" w:id="8666"/>
            <w:bookmarkStart w:name="_Toc109910931" w:id="8667"/>
            <w:bookmarkStart w:name="_Toc110529010" w:id="8668"/>
            <w:bookmarkStart w:name="_Toc110529635" w:id="8669"/>
            <w:bookmarkEnd w:id="8661"/>
            <w:bookmarkEnd w:id="8663"/>
            <w:bookmarkEnd w:id="8664"/>
            <w:bookmarkEnd w:id="8665"/>
            <w:bookmarkEnd w:id="8666"/>
            <w:bookmarkEnd w:id="8667"/>
            <w:bookmarkEnd w:id="8668"/>
            <w:bookmarkEnd w:id="8669"/>
          </w:p>
        </w:tc>
        <w:tc>
          <w:tcPr>
            <w:tcW w:w="1790" w:type="dxa"/>
            <w:tcMar/>
          </w:tcPr>
          <w:p w:rsidR="008B2E5D" w:rsidDel="00737EFF" w:rsidP="2ADD6C4A" w:rsidRDefault="008B2E5D" w14:paraId="2D6B8F4C" w14:textId="23FCDBC9">
            <w:pPr>
              <w:pStyle w:val="Heading2"/>
              <w:rPr>
                <w:del w:author="toantk" w:date="2022-07-26T13:48:00Z" w:id="8670"/>
              </w:rPr>
              <w:pPrChange w:author="toantk" w:date="2022-07-27T13:43:00Z" w:id="8671">
                <w:pPr>
                  <w:pStyle w:val="ListParagraph"/>
                  <w:ind w:left="0"/>
                </w:pPr>
              </w:pPrChange>
            </w:pPr>
            <w:bookmarkStart w:name="_Toc111217927" w:id="8672"/>
            <w:del w:author="toantk" w:date="2022-07-26T13:48:00Z" w:id="517175821">
              <w:r w:rsidDel="79B01781">
                <w:delText>bindingInterface</w:delText>
              </w:r>
            </w:del>
            <w:bookmarkStart w:name="_Toc109836103" w:id="8674"/>
            <w:bookmarkStart w:name="_Toc109836721" w:id="8675"/>
            <w:bookmarkStart w:name="_Toc109899524" w:id="8676"/>
            <w:bookmarkStart w:name="_Toc109910313" w:id="8677"/>
            <w:bookmarkStart w:name="_Toc109910932" w:id="8678"/>
            <w:bookmarkStart w:name="_Toc110529011" w:id="8679"/>
            <w:bookmarkStart w:name="_Toc110529636" w:id="8680"/>
            <w:bookmarkEnd w:id="8672"/>
            <w:bookmarkEnd w:id="8674"/>
            <w:bookmarkEnd w:id="8675"/>
            <w:bookmarkEnd w:id="8676"/>
            <w:bookmarkEnd w:id="8677"/>
            <w:bookmarkEnd w:id="8678"/>
            <w:bookmarkEnd w:id="8679"/>
            <w:bookmarkEnd w:id="8680"/>
          </w:p>
        </w:tc>
        <w:bookmarkStart w:name="_Toc109836104" w:id="8681"/>
        <w:bookmarkStart w:name="_Toc109836722" w:id="8682"/>
        <w:bookmarkStart w:name="_Toc109899525" w:id="8683"/>
        <w:bookmarkStart w:name="_Toc109910314" w:id="8684"/>
        <w:bookmarkStart w:name="_Toc109910933" w:id="8685"/>
        <w:bookmarkStart w:name="_Toc110529012" w:id="8686"/>
        <w:bookmarkStart w:name="_Toc110529637" w:id="8687"/>
        <w:bookmarkEnd w:id="8681"/>
        <w:bookmarkEnd w:id="8682"/>
        <w:bookmarkEnd w:id="8683"/>
        <w:bookmarkEnd w:id="8684"/>
        <w:bookmarkEnd w:id="8685"/>
        <w:bookmarkEnd w:id="8686"/>
        <w:bookmarkEnd w:id="8687"/>
      </w:tr>
      <w:tr w:rsidRPr="004C66E4" w:rsidR="008B2E5D" w:rsidDel="00737EFF" w:rsidTr="2ADD6C4A" w14:paraId="155286FE" w14:textId="34709A24">
        <w:trPr>
          <w:del w:author="toantk" w:date="2022-07-26T13:48:00Z" w:id="774151962"/>
        </w:trPr>
        <w:tc>
          <w:tcPr>
            <w:tcW w:w="641" w:type="dxa"/>
            <w:tcMar/>
          </w:tcPr>
          <w:p w:rsidR="008B2E5D" w:rsidDel="00737EFF" w:rsidP="2ADD6C4A" w:rsidRDefault="00033397" w14:paraId="20811459" w14:textId="461CF172">
            <w:pPr>
              <w:pStyle w:val="Heading2"/>
              <w:rPr>
                <w:del w:author="toantk" w:date="2022-07-26T13:48:00Z" w:id="8689"/>
              </w:rPr>
              <w:pPrChange w:author="toantk" w:date="2022-07-27T13:43:00Z" w:id="8690">
                <w:pPr>
                  <w:pStyle w:val="ListParagraph"/>
                  <w:ind w:left="0"/>
                </w:pPr>
              </w:pPrChange>
            </w:pPr>
            <w:bookmarkStart w:name="_Toc111217928" w:id="8691"/>
            <w:del w:author="toantk" w:date="2022-07-26T13:48:00Z" w:id="279610156">
              <w:r w:rsidDel="2E7FC36E">
                <w:delText>3</w:delText>
              </w:r>
            </w:del>
            <w:bookmarkStart w:name="_Toc109836105" w:id="8693"/>
            <w:bookmarkStart w:name="_Toc109836723" w:id="8694"/>
            <w:bookmarkStart w:name="_Toc109899526" w:id="8695"/>
            <w:bookmarkStart w:name="_Toc109910315" w:id="8696"/>
            <w:bookmarkStart w:name="_Toc109910934" w:id="8697"/>
            <w:bookmarkStart w:name="_Toc110529013" w:id="8698"/>
            <w:bookmarkStart w:name="_Toc110529638" w:id="8699"/>
            <w:bookmarkEnd w:id="8691"/>
            <w:bookmarkEnd w:id="8693"/>
            <w:bookmarkEnd w:id="8694"/>
            <w:bookmarkEnd w:id="8695"/>
            <w:bookmarkEnd w:id="8696"/>
            <w:bookmarkEnd w:id="8697"/>
            <w:bookmarkEnd w:id="8698"/>
            <w:bookmarkEnd w:id="8699"/>
          </w:p>
        </w:tc>
        <w:tc>
          <w:tcPr>
            <w:tcW w:w="1553" w:type="dxa"/>
            <w:tcMar/>
          </w:tcPr>
          <w:p w:rsidRPr="00E4787E" w:rsidR="008B2E5D" w:rsidDel="00737EFF" w:rsidP="2ADD6C4A" w:rsidRDefault="008B2E5D" w14:paraId="12F65B26" w14:textId="21332E7C">
            <w:pPr>
              <w:pStyle w:val="Heading2"/>
              <w:rPr>
                <w:del w:author="toantk" w:date="2022-07-26T13:48:00Z" w:id="8700"/>
              </w:rPr>
              <w:pPrChange w:author="toantk" w:date="2022-07-27T13:43:00Z" w:id="8701">
                <w:pPr>
                  <w:pStyle w:val="ListParagraph"/>
                  <w:ind w:left="0"/>
                </w:pPr>
              </w:pPrChange>
            </w:pPr>
            <w:bookmarkStart w:name="_Toc111217929" w:id="8702"/>
            <w:del w:author="toantk" w:date="2022-07-26T13:48:00Z" w:id="405152760">
              <w:r w:rsidDel="79B01781">
                <w:delText>Region</w:delText>
              </w:r>
            </w:del>
            <w:bookmarkStart w:name="_Toc109836106" w:id="8704"/>
            <w:bookmarkStart w:name="_Toc109836724" w:id="8705"/>
            <w:bookmarkStart w:name="_Toc109899527" w:id="8706"/>
            <w:bookmarkStart w:name="_Toc109910316" w:id="8707"/>
            <w:bookmarkStart w:name="_Toc109910935" w:id="8708"/>
            <w:bookmarkStart w:name="_Toc110529014" w:id="8709"/>
            <w:bookmarkStart w:name="_Toc110529639" w:id="8710"/>
            <w:bookmarkEnd w:id="8702"/>
            <w:bookmarkEnd w:id="8704"/>
            <w:bookmarkEnd w:id="8705"/>
            <w:bookmarkEnd w:id="8706"/>
            <w:bookmarkEnd w:id="8707"/>
            <w:bookmarkEnd w:id="8708"/>
            <w:bookmarkEnd w:id="8709"/>
            <w:bookmarkEnd w:id="8710"/>
          </w:p>
        </w:tc>
        <w:tc>
          <w:tcPr>
            <w:tcW w:w="1553" w:type="dxa"/>
            <w:tcMar/>
          </w:tcPr>
          <w:p w:rsidR="008B2E5D" w:rsidDel="00737EFF" w:rsidP="2ADD6C4A" w:rsidRDefault="008B2E5D" w14:paraId="101378DB" w14:textId="485B74F2">
            <w:pPr>
              <w:pStyle w:val="Heading2"/>
              <w:rPr>
                <w:del w:author="toantk" w:date="2022-07-26T13:48:00Z" w:id="8711"/>
              </w:rPr>
              <w:pPrChange w:author="toantk" w:date="2022-07-27T13:43:00Z" w:id="8712">
                <w:pPr>
                  <w:pStyle w:val="ListParagraph"/>
                  <w:ind w:left="0"/>
                </w:pPr>
              </w:pPrChange>
            </w:pPr>
            <w:bookmarkStart w:name="_Toc111217930" w:id="8713"/>
            <w:del w:author="toantk" w:date="2022-07-26T13:48:00Z" w:id="713894666">
              <w:r w:rsidDel="79B01781">
                <w:delText>Cấu hình Region hiện tại</w:delText>
              </w:r>
            </w:del>
            <w:bookmarkStart w:name="_Toc109836107" w:id="8715"/>
            <w:bookmarkStart w:name="_Toc109836725" w:id="8716"/>
            <w:bookmarkStart w:name="_Toc109899528" w:id="8717"/>
            <w:bookmarkStart w:name="_Toc109910317" w:id="8718"/>
            <w:bookmarkStart w:name="_Toc109910936" w:id="8719"/>
            <w:bookmarkStart w:name="_Toc110529015" w:id="8720"/>
            <w:bookmarkStart w:name="_Toc110529640" w:id="8721"/>
            <w:bookmarkEnd w:id="8713"/>
            <w:bookmarkEnd w:id="8715"/>
            <w:bookmarkEnd w:id="8716"/>
            <w:bookmarkEnd w:id="8717"/>
            <w:bookmarkEnd w:id="8718"/>
            <w:bookmarkEnd w:id="8719"/>
            <w:bookmarkEnd w:id="8720"/>
            <w:bookmarkEnd w:id="8721"/>
          </w:p>
        </w:tc>
        <w:tc>
          <w:tcPr>
            <w:tcW w:w="966" w:type="dxa"/>
            <w:tcMar/>
          </w:tcPr>
          <w:p w:rsidR="008B2E5D" w:rsidDel="00737EFF" w:rsidP="2ADD6C4A" w:rsidRDefault="008B2E5D" w14:paraId="561017F0" w14:textId="242398EC">
            <w:pPr>
              <w:pStyle w:val="Heading2"/>
              <w:rPr>
                <w:del w:author="toantk" w:date="2022-07-26T13:48:00Z" w:id="8722"/>
              </w:rPr>
              <w:pPrChange w:author="toantk" w:date="2022-07-27T13:43:00Z" w:id="8723">
                <w:pPr>
                  <w:pStyle w:val="ListParagraph"/>
                  <w:ind w:left="0"/>
                </w:pPr>
              </w:pPrChange>
            </w:pPr>
            <w:bookmarkStart w:name="_Toc111217931" w:id="8724"/>
            <w:del w:author="toantk" w:date="2022-07-26T13:48:00Z" w:id="723471525">
              <w:r w:rsidDel="79B01781">
                <w:delText>String</w:delText>
              </w:r>
            </w:del>
            <w:bookmarkStart w:name="_Toc109836108" w:id="8726"/>
            <w:bookmarkStart w:name="_Toc109836726" w:id="8727"/>
            <w:bookmarkStart w:name="_Toc109899529" w:id="8728"/>
            <w:bookmarkStart w:name="_Toc109910318" w:id="8729"/>
            <w:bookmarkStart w:name="_Toc109910937" w:id="8730"/>
            <w:bookmarkStart w:name="_Toc110529016" w:id="8731"/>
            <w:bookmarkStart w:name="_Toc110529641" w:id="8732"/>
            <w:bookmarkEnd w:id="8724"/>
            <w:bookmarkEnd w:id="8726"/>
            <w:bookmarkEnd w:id="8727"/>
            <w:bookmarkEnd w:id="8728"/>
            <w:bookmarkEnd w:id="8729"/>
            <w:bookmarkEnd w:id="8730"/>
            <w:bookmarkEnd w:id="8731"/>
            <w:bookmarkEnd w:id="8732"/>
          </w:p>
        </w:tc>
        <w:tc>
          <w:tcPr>
            <w:tcW w:w="2547" w:type="dxa"/>
            <w:tcMar/>
          </w:tcPr>
          <w:p w:rsidR="008B2E5D" w:rsidDel="00737EFF" w:rsidP="2ADD6C4A" w:rsidRDefault="008B2E5D" w14:paraId="42733CBC" w14:textId="261B377A">
            <w:pPr>
              <w:pStyle w:val="Heading2"/>
              <w:rPr>
                <w:del w:author="toantk" w:date="2022-07-26T13:48:00Z" w:id="8733"/>
              </w:rPr>
              <w:pPrChange w:author="toantk" w:date="2022-07-27T13:43:00Z" w:id="8734">
                <w:pPr>
                  <w:pStyle w:val="ListParagraph"/>
                  <w:ind w:left="0"/>
                </w:pPr>
              </w:pPrChange>
            </w:pPr>
            <w:bookmarkStart w:name="_Toc111217932" w:id="8735"/>
            <w:del w:author="toantk" w:date="2022-07-26T13:48:00Z" w:id="1655142250">
              <w:r w:rsidDel="79B01781">
                <w:delText>Chuỗi ký tự</w:delText>
              </w:r>
              <w:r w:rsidDel="79B01781">
                <w:delText xml:space="preserve"> giá trị lựa chọn trong danh sách sau: AUS-AUSTRAILIA,BEL-BELIGIUM,BRA-BRAZIL,CHL-CHILE,CHN-CHINA,CZH-CZECH,DNK-DENMARK,ETS-ETSI,FIN-FINLAND,FRA-FRANCE,DEU-GERMANY,HUN-HUNGARY,IND-INDIA,ITA-ITALY,JPN-JAPAN,NLD-NETHERLANDS,NZL-NEWZEALAND,USA-NORTHAMERICA,ESP-SPAIN,SWE-SWEDEN,NOR-NORWAY,CHE-SWITZERLAND,T57-TR57,GBR-UK,TWN-TAIWAN,VIE-VIETNAM</w:delText>
              </w:r>
            </w:del>
            <w:bookmarkStart w:name="_Toc109836109" w:id="8737"/>
            <w:bookmarkStart w:name="_Toc109836727" w:id="8738"/>
            <w:bookmarkStart w:name="_Toc109899530" w:id="8739"/>
            <w:bookmarkStart w:name="_Toc109910319" w:id="8740"/>
            <w:bookmarkStart w:name="_Toc109910938" w:id="8741"/>
            <w:bookmarkStart w:name="_Toc110529017" w:id="8742"/>
            <w:bookmarkStart w:name="_Toc110529642" w:id="8743"/>
            <w:bookmarkEnd w:id="8735"/>
            <w:bookmarkEnd w:id="8737"/>
            <w:bookmarkEnd w:id="8738"/>
            <w:bookmarkEnd w:id="8739"/>
            <w:bookmarkEnd w:id="8740"/>
            <w:bookmarkEnd w:id="8741"/>
            <w:bookmarkEnd w:id="8742"/>
            <w:bookmarkEnd w:id="8743"/>
          </w:p>
        </w:tc>
        <w:tc>
          <w:tcPr>
            <w:tcW w:w="1790" w:type="dxa"/>
            <w:tcMar/>
          </w:tcPr>
          <w:p w:rsidR="008B2E5D" w:rsidDel="00737EFF" w:rsidP="2ADD6C4A" w:rsidRDefault="008B2E5D" w14:paraId="59EDDD60" w14:textId="1C319011">
            <w:pPr>
              <w:pStyle w:val="Heading2"/>
              <w:rPr>
                <w:del w:author="toantk" w:date="2022-07-26T13:48:00Z" w:id="8744"/>
              </w:rPr>
              <w:pPrChange w:author="toantk" w:date="2022-07-27T13:43:00Z" w:id="8745">
                <w:pPr>
                  <w:pStyle w:val="ListParagraph"/>
                  <w:ind w:left="0"/>
                </w:pPr>
              </w:pPrChange>
            </w:pPr>
            <w:bookmarkStart w:name="_Toc111217933" w:id="8746"/>
            <w:del w:author="toantk" w:date="2022-07-26T13:48:00Z" w:id="1143057071">
              <w:r w:rsidDel="79B01781">
                <w:delText>region</w:delText>
              </w:r>
            </w:del>
            <w:bookmarkStart w:name="_Toc109836110" w:id="8748"/>
            <w:bookmarkStart w:name="_Toc109836728" w:id="8749"/>
            <w:bookmarkStart w:name="_Toc109899531" w:id="8750"/>
            <w:bookmarkStart w:name="_Toc109910320" w:id="8751"/>
            <w:bookmarkStart w:name="_Toc109910939" w:id="8752"/>
            <w:bookmarkStart w:name="_Toc110529018" w:id="8753"/>
            <w:bookmarkStart w:name="_Toc110529643" w:id="8754"/>
            <w:bookmarkEnd w:id="8746"/>
            <w:bookmarkEnd w:id="8748"/>
            <w:bookmarkEnd w:id="8749"/>
            <w:bookmarkEnd w:id="8750"/>
            <w:bookmarkEnd w:id="8751"/>
            <w:bookmarkEnd w:id="8752"/>
            <w:bookmarkEnd w:id="8753"/>
            <w:bookmarkEnd w:id="8754"/>
          </w:p>
        </w:tc>
        <w:bookmarkStart w:name="_Toc109836111" w:id="8755"/>
        <w:bookmarkStart w:name="_Toc109836729" w:id="8756"/>
        <w:bookmarkStart w:name="_Toc109899532" w:id="8757"/>
        <w:bookmarkStart w:name="_Toc109910321" w:id="8758"/>
        <w:bookmarkStart w:name="_Toc109910940" w:id="8759"/>
        <w:bookmarkStart w:name="_Toc110529019" w:id="8760"/>
        <w:bookmarkStart w:name="_Toc110529644" w:id="8761"/>
        <w:bookmarkEnd w:id="8755"/>
        <w:bookmarkEnd w:id="8756"/>
        <w:bookmarkEnd w:id="8757"/>
        <w:bookmarkEnd w:id="8758"/>
        <w:bookmarkEnd w:id="8759"/>
        <w:bookmarkEnd w:id="8760"/>
        <w:bookmarkEnd w:id="8761"/>
      </w:tr>
      <w:tr w:rsidRPr="004C66E4" w:rsidR="008B2E5D" w:rsidDel="00737EFF" w:rsidTr="2ADD6C4A" w14:paraId="37831A1C" w14:textId="3B2D976B">
        <w:trPr>
          <w:del w:author="toantk" w:date="2022-07-26T13:48:00Z" w:id="652283723"/>
        </w:trPr>
        <w:tc>
          <w:tcPr>
            <w:tcW w:w="641" w:type="dxa"/>
            <w:tcMar/>
          </w:tcPr>
          <w:p w:rsidR="008B2E5D" w:rsidDel="00737EFF" w:rsidP="2ADD6C4A" w:rsidRDefault="00033397" w14:paraId="1A116CF5" w14:textId="5B5E8AB0">
            <w:pPr>
              <w:pStyle w:val="Heading2"/>
              <w:rPr>
                <w:del w:author="toantk" w:date="2022-07-26T13:48:00Z" w:id="8763"/>
              </w:rPr>
              <w:pPrChange w:author="toantk" w:date="2022-07-27T13:43:00Z" w:id="8764">
                <w:pPr>
                  <w:pStyle w:val="ListParagraph"/>
                  <w:ind w:left="0"/>
                </w:pPr>
              </w:pPrChange>
            </w:pPr>
            <w:bookmarkStart w:name="_Toc111217934" w:id="8765"/>
            <w:del w:author="toantk" w:date="2022-07-26T13:48:00Z" w:id="481367696">
              <w:r w:rsidDel="2E7FC36E">
                <w:delText>4</w:delText>
              </w:r>
            </w:del>
            <w:bookmarkStart w:name="_Toc109836112" w:id="8767"/>
            <w:bookmarkStart w:name="_Toc109836730" w:id="8768"/>
            <w:bookmarkStart w:name="_Toc109899533" w:id="8769"/>
            <w:bookmarkStart w:name="_Toc109910322" w:id="8770"/>
            <w:bookmarkStart w:name="_Toc109910941" w:id="8771"/>
            <w:bookmarkStart w:name="_Toc110529020" w:id="8772"/>
            <w:bookmarkStart w:name="_Toc110529645" w:id="8773"/>
            <w:bookmarkEnd w:id="8765"/>
            <w:bookmarkEnd w:id="8767"/>
            <w:bookmarkEnd w:id="8768"/>
            <w:bookmarkEnd w:id="8769"/>
            <w:bookmarkEnd w:id="8770"/>
            <w:bookmarkEnd w:id="8771"/>
            <w:bookmarkEnd w:id="8772"/>
            <w:bookmarkEnd w:id="8773"/>
          </w:p>
        </w:tc>
        <w:tc>
          <w:tcPr>
            <w:tcW w:w="1553" w:type="dxa"/>
            <w:tcMar/>
          </w:tcPr>
          <w:p w:rsidRPr="00E4787E" w:rsidR="008B2E5D" w:rsidDel="00737EFF" w:rsidP="2ADD6C4A" w:rsidRDefault="008B2E5D" w14:paraId="298DACB3" w14:textId="4A5B8EB2">
            <w:pPr>
              <w:pStyle w:val="Heading2"/>
              <w:rPr>
                <w:del w:author="toantk" w:date="2022-07-26T13:48:00Z" w:id="8774"/>
              </w:rPr>
              <w:pPrChange w:author="toantk" w:date="2022-07-27T13:43:00Z" w:id="8775">
                <w:pPr>
                  <w:pStyle w:val="ListParagraph"/>
                  <w:ind w:left="0"/>
                </w:pPr>
              </w:pPrChange>
            </w:pPr>
            <w:bookmarkStart w:name="_Toc111217935" w:id="8776"/>
            <w:del w:author="toantk" w:date="2022-07-26T13:48:00Z" w:id="311289970">
              <w:r w:rsidDel="79B01781">
                <w:delText>SIP Domain</w:delText>
              </w:r>
            </w:del>
            <w:bookmarkStart w:name="_Toc109836113" w:id="8778"/>
            <w:bookmarkStart w:name="_Toc109836731" w:id="8779"/>
            <w:bookmarkStart w:name="_Toc109899534" w:id="8780"/>
            <w:bookmarkStart w:name="_Toc109910323" w:id="8781"/>
            <w:bookmarkStart w:name="_Toc109910942" w:id="8782"/>
            <w:bookmarkStart w:name="_Toc110529021" w:id="8783"/>
            <w:bookmarkStart w:name="_Toc110529646" w:id="8784"/>
            <w:bookmarkEnd w:id="8776"/>
            <w:bookmarkEnd w:id="8778"/>
            <w:bookmarkEnd w:id="8779"/>
            <w:bookmarkEnd w:id="8780"/>
            <w:bookmarkEnd w:id="8781"/>
            <w:bookmarkEnd w:id="8782"/>
            <w:bookmarkEnd w:id="8783"/>
            <w:bookmarkEnd w:id="8784"/>
          </w:p>
        </w:tc>
        <w:tc>
          <w:tcPr>
            <w:tcW w:w="1553" w:type="dxa"/>
            <w:tcMar/>
          </w:tcPr>
          <w:p w:rsidR="008B2E5D" w:rsidDel="00737EFF" w:rsidP="2ADD6C4A" w:rsidRDefault="008B2E5D" w14:paraId="3B27239F" w14:textId="44A4D52E">
            <w:pPr>
              <w:pStyle w:val="Heading2"/>
              <w:rPr>
                <w:del w:author="toantk" w:date="2022-07-26T13:48:00Z" w:id="8785"/>
              </w:rPr>
              <w:pPrChange w:author="toantk" w:date="2022-07-27T13:43:00Z" w:id="8786">
                <w:pPr>
                  <w:pStyle w:val="ListParagraph"/>
                  <w:ind w:left="0"/>
                </w:pPr>
              </w:pPrChange>
            </w:pPr>
            <w:bookmarkStart w:name="_Toc111217936" w:id="8787"/>
            <w:del w:author="toantk" w:date="2022-07-26T13:48:00Z" w:id="662593337">
              <w:r w:rsidDel="79B01781">
                <w:delText>Cấu hình SIP Domain hiện tại</w:delText>
              </w:r>
            </w:del>
            <w:bookmarkStart w:name="_Toc109836114" w:id="8789"/>
            <w:bookmarkStart w:name="_Toc109836732" w:id="8790"/>
            <w:bookmarkStart w:name="_Toc109899535" w:id="8791"/>
            <w:bookmarkStart w:name="_Toc109910324" w:id="8792"/>
            <w:bookmarkStart w:name="_Toc109910943" w:id="8793"/>
            <w:bookmarkStart w:name="_Toc110529022" w:id="8794"/>
            <w:bookmarkStart w:name="_Toc110529647" w:id="8795"/>
            <w:bookmarkEnd w:id="8787"/>
            <w:bookmarkEnd w:id="8789"/>
            <w:bookmarkEnd w:id="8790"/>
            <w:bookmarkEnd w:id="8791"/>
            <w:bookmarkEnd w:id="8792"/>
            <w:bookmarkEnd w:id="8793"/>
            <w:bookmarkEnd w:id="8794"/>
            <w:bookmarkEnd w:id="8795"/>
          </w:p>
        </w:tc>
        <w:tc>
          <w:tcPr>
            <w:tcW w:w="966" w:type="dxa"/>
            <w:tcMar/>
          </w:tcPr>
          <w:p w:rsidR="008B2E5D" w:rsidDel="00737EFF" w:rsidP="2ADD6C4A" w:rsidRDefault="008B2E5D" w14:paraId="678E675F" w14:textId="5EE6B025">
            <w:pPr>
              <w:pStyle w:val="Heading2"/>
              <w:rPr>
                <w:del w:author="toantk" w:date="2022-07-26T13:48:00Z" w:id="8796"/>
              </w:rPr>
              <w:pPrChange w:author="toantk" w:date="2022-07-27T13:43:00Z" w:id="8797">
                <w:pPr>
                  <w:pStyle w:val="ListParagraph"/>
                  <w:ind w:left="0"/>
                </w:pPr>
              </w:pPrChange>
            </w:pPr>
            <w:bookmarkStart w:name="_Toc111217937" w:id="8798"/>
            <w:del w:author="toantk" w:date="2022-07-26T13:48:00Z" w:id="1270731424">
              <w:r w:rsidDel="79B01781">
                <w:delText>String</w:delText>
              </w:r>
            </w:del>
            <w:bookmarkStart w:name="_Toc109836115" w:id="8800"/>
            <w:bookmarkStart w:name="_Toc109836733" w:id="8801"/>
            <w:bookmarkStart w:name="_Toc109899536" w:id="8802"/>
            <w:bookmarkStart w:name="_Toc109910325" w:id="8803"/>
            <w:bookmarkStart w:name="_Toc109910944" w:id="8804"/>
            <w:bookmarkStart w:name="_Toc110529023" w:id="8805"/>
            <w:bookmarkStart w:name="_Toc110529648" w:id="8806"/>
            <w:bookmarkEnd w:id="8798"/>
            <w:bookmarkEnd w:id="8800"/>
            <w:bookmarkEnd w:id="8801"/>
            <w:bookmarkEnd w:id="8802"/>
            <w:bookmarkEnd w:id="8803"/>
            <w:bookmarkEnd w:id="8804"/>
            <w:bookmarkEnd w:id="8805"/>
            <w:bookmarkEnd w:id="8806"/>
          </w:p>
        </w:tc>
        <w:tc>
          <w:tcPr>
            <w:tcW w:w="2547" w:type="dxa"/>
            <w:tcMar/>
          </w:tcPr>
          <w:p w:rsidR="008B2E5D" w:rsidDel="00737EFF" w:rsidP="2ADD6C4A" w:rsidRDefault="008B2E5D" w14:paraId="5D2094D5" w14:textId="5EEBA4F7">
            <w:pPr>
              <w:pStyle w:val="Heading2"/>
              <w:rPr>
                <w:del w:author="toantk" w:date="2022-07-26T13:48:00Z" w:id="8807"/>
              </w:rPr>
              <w:pPrChange w:author="toantk" w:date="2022-07-27T13:43:00Z" w:id="8808">
                <w:pPr>
                  <w:pStyle w:val="ListParagraph"/>
                  <w:ind w:left="0"/>
                </w:pPr>
              </w:pPrChange>
            </w:pPr>
            <w:bookmarkStart w:name="_Toc111217938" w:id="8809"/>
            <w:del w:author="toantk" w:date="2022-07-26T13:48:00Z" w:id="531530353">
              <w:r w:rsidDel="79B01781">
                <w:delText>Chuỗi ký tự domain</w:delText>
              </w:r>
              <w:r w:rsidDel="79B01781">
                <w:delText>. Độ dài tối đa: 64. Không chấp nhận các ký tự &amp;&lt;&gt;"'/|;</w:delText>
              </w:r>
            </w:del>
            <w:bookmarkStart w:name="_Toc109836116" w:id="8811"/>
            <w:bookmarkStart w:name="_Toc109836734" w:id="8812"/>
            <w:bookmarkStart w:name="_Toc109899537" w:id="8813"/>
            <w:bookmarkStart w:name="_Toc109910326" w:id="8814"/>
            <w:bookmarkStart w:name="_Toc109910945" w:id="8815"/>
            <w:bookmarkStart w:name="_Toc110529024" w:id="8816"/>
            <w:bookmarkStart w:name="_Toc110529649" w:id="8817"/>
            <w:bookmarkEnd w:id="8809"/>
            <w:bookmarkEnd w:id="8811"/>
            <w:bookmarkEnd w:id="8812"/>
            <w:bookmarkEnd w:id="8813"/>
            <w:bookmarkEnd w:id="8814"/>
            <w:bookmarkEnd w:id="8815"/>
            <w:bookmarkEnd w:id="8816"/>
            <w:bookmarkEnd w:id="8817"/>
          </w:p>
        </w:tc>
        <w:tc>
          <w:tcPr>
            <w:tcW w:w="1790" w:type="dxa"/>
            <w:tcMar/>
          </w:tcPr>
          <w:p w:rsidR="008B2E5D" w:rsidDel="00737EFF" w:rsidP="2ADD6C4A" w:rsidRDefault="008B2E5D" w14:paraId="45FA89BE" w14:textId="3FB26DDD">
            <w:pPr>
              <w:pStyle w:val="Heading2"/>
              <w:rPr>
                <w:del w:author="toantk" w:date="2022-07-26T13:48:00Z" w:id="8818"/>
              </w:rPr>
              <w:pPrChange w:author="toantk" w:date="2022-07-27T13:43:00Z" w:id="8819">
                <w:pPr>
                  <w:pStyle w:val="ListParagraph"/>
                  <w:ind w:left="0"/>
                </w:pPr>
              </w:pPrChange>
            </w:pPr>
            <w:bookmarkStart w:name="_Toc111217939" w:id="8820"/>
            <w:del w:author="toantk" w:date="2022-07-26T13:48:00Z" w:id="1307988746">
              <w:r w:rsidDel="79B01781">
                <w:delText>sipDomain</w:delText>
              </w:r>
            </w:del>
            <w:bookmarkStart w:name="_Toc109836117" w:id="8822"/>
            <w:bookmarkStart w:name="_Toc109836735" w:id="8823"/>
            <w:bookmarkStart w:name="_Toc109899538" w:id="8824"/>
            <w:bookmarkStart w:name="_Toc109910327" w:id="8825"/>
            <w:bookmarkStart w:name="_Toc109910946" w:id="8826"/>
            <w:bookmarkStart w:name="_Toc110529025" w:id="8827"/>
            <w:bookmarkStart w:name="_Toc110529650" w:id="8828"/>
            <w:bookmarkEnd w:id="8820"/>
            <w:bookmarkEnd w:id="8822"/>
            <w:bookmarkEnd w:id="8823"/>
            <w:bookmarkEnd w:id="8824"/>
            <w:bookmarkEnd w:id="8825"/>
            <w:bookmarkEnd w:id="8826"/>
            <w:bookmarkEnd w:id="8827"/>
            <w:bookmarkEnd w:id="8828"/>
          </w:p>
        </w:tc>
        <w:bookmarkStart w:name="_Toc109836118" w:id="8829"/>
        <w:bookmarkStart w:name="_Toc109836736" w:id="8830"/>
        <w:bookmarkStart w:name="_Toc109899539" w:id="8831"/>
        <w:bookmarkStart w:name="_Toc109910328" w:id="8832"/>
        <w:bookmarkStart w:name="_Toc109910947" w:id="8833"/>
        <w:bookmarkStart w:name="_Toc110529026" w:id="8834"/>
        <w:bookmarkStart w:name="_Toc110529651" w:id="8835"/>
        <w:bookmarkEnd w:id="8829"/>
        <w:bookmarkEnd w:id="8830"/>
        <w:bookmarkEnd w:id="8831"/>
        <w:bookmarkEnd w:id="8832"/>
        <w:bookmarkEnd w:id="8833"/>
        <w:bookmarkEnd w:id="8834"/>
        <w:bookmarkEnd w:id="8835"/>
      </w:tr>
      <w:tr w:rsidRPr="004C66E4" w:rsidR="008B2E5D" w:rsidDel="00737EFF" w:rsidTr="2ADD6C4A" w14:paraId="7B649939" w14:textId="689E1663">
        <w:trPr>
          <w:del w:author="toantk" w:date="2022-07-26T13:48:00Z" w:id="1690154926"/>
        </w:trPr>
        <w:tc>
          <w:tcPr>
            <w:tcW w:w="641" w:type="dxa"/>
            <w:tcMar/>
          </w:tcPr>
          <w:p w:rsidR="008B2E5D" w:rsidDel="00737EFF" w:rsidP="2ADD6C4A" w:rsidRDefault="00033397" w14:paraId="3B8D8714" w14:textId="06BADDD1">
            <w:pPr>
              <w:pStyle w:val="Heading2"/>
              <w:rPr>
                <w:del w:author="toantk" w:date="2022-07-26T13:48:00Z" w:id="8837"/>
              </w:rPr>
              <w:pPrChange w:author="toantk" w:date="2022-07-27T13:43:00Z" w:id="8838">
                <w:pPr>
                  <w:pStyle w:val="ListParagraph"/>
                  <w:ind w:left="0"/>
                </w:pPr>
              </w:pPrChange>
            </w:pPr>
            <w:bookmarkStart w:name="_Toc111217940" w:id="8839"/>
            <w:del w:author="toantk" w:date="2022-07-26T13:48:00Z" w:id="799050437">
              <w:r w:rsidDel="2E7FC36E">
                <w:delText>5</w:delText>
              </w:r>
            </w:del>
            <w:bookmarkStart w:name="_Toc109836119" w:id="8841"/>
            <w:bookmarkStart w:name="_Toc109836737" w:id="8842"/>
            <w:bookmarkStart w:name="_Toc109899540" w:id="8843"/>
            <w:bookmarkStart w:name="_Toc109910329" w:id="8844"/>
            <w:bookmarkStart w:name="_Toc109910948" w:id="8845"/>
            <w:bookmarkStart w:name="_Toc110529027" w:id="8846"/>
            <w:bookmarkStart w:name="_Toc110529652" w:id="8847"/>
            <w:bookmarkEnd w:id="8839"/>
            <w:bookmarkEnd w:id="8841"/>
            <w:bookmarkEnd w:id="8842"/>
            <w:bookmarkEnd w:id="8843"/>
            <w:bookmarkEnd w:id="8844"/>
            <w:bookmarkEnd w:id="8845"/>
            <w:bookmarkEnd w:id="8846"/>
            <w:bookmarkEnd w:id="8847"/>
          </w:p>
        </w:tc>
        <w:tc>
          <w:tcPr>
            <w:tcW w:w="1553" w:type="dxa"/>
            <w:tcMar/>
          </w:tcPr>
          <w:p w:rsidRPr="00E4787E" w:rsidR="008B2E5D" w:rsidDel="00737EFF" w:rsidP="2ADD6C4A" w:rsidRDefault="008B2E5D" w14:paraId="3F83DB1D" w14:textId="26B254D2">
            <w:pPr>
              <w:pStyle w:val="Heading2"/>
              <w:rPr>
                <w:del w:author="toantk" w:date="2022-07-26T13:48:00Z" w:id="8848"/>
              </w:rPr>
              <w:pPrChange w:author="toantk" w:date="2022-07-27T13:43:00Z" w:id="8849">
                <w:pPr>
                  <w:pStyle w:val="ListParagraph"/>
                  <w:ind w:left="0"/>
                </w:pPr>
              </w:pPrChange>
            </w:pPr>
            <w:bookmarkStart w:name="_Toc111217941" w:id="8850"/>
            <w:del w:author="toantk" w:date="2022-07-26T13:48:00Z" w:id="1225679263">
              <w:r w:rsidDel="79B01781">
                <w:delText>SIP Proxy Address</w:delText>
              </w:r>
            </w:del>
            <w:bookmarkStart w:name="_Toc109836120" w:id="8852"/>
            <w:bookmarkStart w:name="_Toc109836738" w:id="8853"/>
            <w:bookmarkStart w:name="_Toc109899541" w:id="8854"/>
            <w:bookmarkStart w:name="_Toc109910330" w:id="8855"/>
            <w:bookmarkStart w:name="_Toc109910949" w:id="8856"/>
            <w:bookmarkStart w:name="_Toc110529028" w:id="8857"/>
            <w:bookmarkStart w:name="_Toc110529653" w:id="8858"/>
            <w:bookmarkEnd w:id="8850"/>
            <w:bookmarkEnd w:id="8852"/>
            <w:bookmarkEnd w:id="8853"/>
            <w:bookmarkEnd w:id="8854"/>
            <w:bookmarkEnd w:id="8855"/>
            <w:bookmarkEnd w:id="8856"/>
            <w:bookmarkEnd w:id="8857"/>
            <w:bookmarkEnd w:id="8858"/>
          </w:p>
        </w:tc>
        <w:tc>
          <w:tcPr>
            <w:tcW w:w="1553" w:type="dxa"/>
            <w:tcMar/>
          </w:tcPr>
          <w:p w:rsidR="008B2E5D" w:rsidDel="00737EFF" w:rsidP="2ADD6C4A" w:rsidRDefault="008B2E5D" w14:paraId="4079C100" w14:textId="159AB293">
            <w:pPr>
              <w:pStyle w:val="Heading2"/>
              <w:rPr>
                <w:del w:author="toantk" w:date="2022-07-26T13:48:00Z" w:id="8859"/>
              </w:rPr>
              <w:pPrChange w:author="toantk" w:date="2022-07-27T13:43:00Z" w:id="8860">
                <w:pPr>
                  <w:pStyle w:val="ListParagraph"/>
                  <w:ind w:left="0"/>
                </w:pPr>
              </w:pPrChange>
            </w:pPr>
            <w:bookmarkStart w:name="_Toc111217942" w:id="8861"/>
            <w:del w:author="toantk" w:date="2022-07-26T13:48:00Z" w:id="627906858">
              <w:r w:rsidDel="79B01781">
                <w:delText xml:space="preserve">Cấu hình </w:delText>
              </w:r>
              <w:r w:rsidRPr="2ADD6C4A" w:rsidDel="79B01781">
                <w:rPr>
                  <w:lang w:val="en-GB" w:eastAsia="en-GB"/>
                </w:rPr>
                <w:delText>SIP Proxy Address</w:delText>
              </w:r>
            </w:del>
            <w:bookmarkStart w:name="_Toc109836121" w:id="8863"/>
            <w:bookmarkStart w:name="_Toc109836739" w:id="8864"/>
            <w:bookmarkStart w:name="_Toc109899542" w:id="8865"/>
            <w:bookmarkStart w:name="_Toc109910331" w:id="8866"/>
            <w:bookmarkStart w:name="_Toc109910950" w:id="8867"/>
            <w:bookmarkStart w:name="_Toc110529029" w:id="8868"/>
            <w:bookmarkStart w:name="_Toc110529654" w:id="8869"/>
            <w:bookmarkEnd w:id="8861"/>
            <w:bookmarkEnd w:id="8863"/>
            <w:bookmarkEnd w:id="8864"/>
            <w:bookmarkEnd w:id="8865"/>
            <w:bookmarkEnd w:id="8866"/>
            <w:bookmarkEnd w:id="8867"/>
            <w:bookmarkEnd w:id="8868"/>
            <w:bookmarkEnd w:id="8869"/>
          </w:p>
        </w:tc>
        <w:tc>
          <w:tcPr>
            <w:tcW w:w="966" w:type="dxa"/>
            <w:tcMar/>
          </w:tcPr>
          <w:p w:rsidR="008B2E5D" w:rsidDel="00737EFF" w:rsidP="2ADD6C4A" w:rsidRDefault="008B2E5D" w14:paraId="19EDF232" w14:textId="1A08493D">
            <w:pPr>
              <w:pStyle w:val="Heading2"/>
              <w:rPr>
                <w:del w:author="toantk" w:date="2022-07-26T13:48:00Z" w:id="8870"/>
              </w:rPr>
              <w:pPrChange w:author="toantk" w:date="2022-07-27T13:43:00Z" w:id="8871">
                <w:pPr>
                  <w:pStyle w:val="ListParagraph"/>
                  <w:ind w:left="0"/>
                </w:pPr>
              </w:pPrChange>
            </w:pPr>
            <w:bookmarkStart w:name="_Toc111217943" w:id="8872"/>
            <w:del w:author="toantk" w:date="2022-07-26T13:48:00Z" w:id="1380260742">
              <w:r w:rsidDel="79B01781">
                <w:delText>String</w:delText>
              </w:r>
            </w:del>
            <w:bookmarkStart w:name="_Toc109836122" w:id="8874"/>
            <w:bookmarkStart w:name="_Toc109836740" w:id="8875"/>
            <w:bookmarkStart w:name="_Toc109899543" w:id="8876"/>
            <w:bookmarkStart w:name="_Toc109910332" w:id="8877"/>
            <w:bookmarkStart w:name="_Toc109910951" w:id="8878"/>
            <w:bookmarkStart w:name="_Toc110529030" w:id="8879"/>
            <w:bookmarkStart w:name="_Toc110529655" w:id="8880"/>
            <w:bookmarkEnd w:id="8872"/>
            <w:bookmarkEnd w:id="8874"/>
            <w:bookmarkEnd w:id="8875"/>
            <w:bookmarkEnd w:id="8876"/>
            <w:bookmarkEnd w:id="8877"/>
            <w:bookmarkEnd w:id="8878"/>
            <w:bookmarkEnd w:id="8879"/>
            <w:bookmarkEnd w:id="8880"/>
          </w:p>
        </w:tc>
        <w:tc>
          <w:tcPr>
            <w:tcW w:w="2547" w:type="dxa"/>
            <w:tcMar/>
          </w:tcPr>
          <w:p w:rsidR="008B2E5D" w:rsidDel="00737EFF" w:rsidP="2ADD6C4A" w:rsidRDefault="008B2E5D" w14:paraId="58712FCB" w14:textId="08BA5AB7">
            <w:pPr>
              <w:pStyle w:val="Heading2"/>
              <w:rPr>
                <w:del w:author="toantk" w:date="2022-07-26T13:48:00Z" w:id="8881"/>
              </w:rPr>
              <w:pPrChange w:author="toantk" w:date="2022-07-27T13:43:00Z" w:id="8882">
                <w:pPr>
                  <w:pStyle w:val="ListParagraph"/>
                  <w:ind w:left="0"/>
                </w:pPr>
              </w:pPrChange>
            </w:pPr>
            <w:bookmarkStart w:name="_Toc111217944" w:id="8883"/>
            <w:del w:author="toantk" w:date="2022-07-26T13:48:00Z" w:id="28642250">
              <w:r w:rsidDel="79B01781">
                <w:delText>Chuỗi ký tự</w:delText>
              </w:r>
              <w:r w:rsidDel="79B01781">
                <w:delText xml:space="preserve"> dạng</w:delText>
              </w:r>
              <w:r w:rsidDel="79B01781">
                <w:delText xml:space="preserve"> IP</w:delText>
              </w:r>
            </w:del>
            <w:bookmarkStart w:name="_Toc109836123" w:id="8885"/>
            <w:bookmarkStart w:name="_Toc109836741" w:id="8886"/>
            <w:bookmarkStart w:name="_Toc109899544" w:id="8887"/>
            <w:bookmarkStart w:name="_Toc109910333" w:id="8888"/>
            <w:bookmarkStart w:name="_Toc109910952" w:id="8889"/>
            <w:bookmarkStart w:name="_Toc110529031" w:id="8890"/>
            <w:bookmarkStart w:name="_Toc110529656" w:id="8891"/>
            <w:bookmarkEnd w:id="8883"/>
            <w:bookmarkEnd w:id="8885"/>
            <w:bookmarkEnd w:id="8886"/>
            <w:bookmarkEnd w:id="8887"/>
            <w:bookmarkEnd w:id="8888"/>
            <w:bookmarkEnd w:id="8889"/>
            <w:bookmarkEnd w:id="8890"/>
            <w:bookmarkEnd w:id="8891"/>
          </w:p>
        </w:tc>
        <w:tc>
          <w:tcPr>
            <w:tcW w:w="1790" w:type="dxa"/>
            <w:tcMar/>
          </w:tcPr>
          <w:p w:rsidR="008B2E5D" w:rsidDel="00737EFF" w:rsidP="2ADD6C4A" w:rsidRDefault="008B2E5D" w14:paraId="09437177" w14:textId="00FC42DF">
            <w:pPr>
              <w:pStyle w:val="Heading2"/>
              <w:rPr>
                <w:del w:author="toantk" w:date="2022-07-26T13:48:00Z" w:id="8892"/>
              </w:rPr>
              <w:pPrChange w:author="toantk" w:date="2022-07-27T13:43:00Z" w:id="8893">
                <w:pPr>
                  <w:pStyle w:val="ListParagraph"/>
                  <w:ind w:left="0"/>
                </w:pPr>
              </w:pPrChange>
            </w:pPr>
            <w:bookmarkStart w:name="_Toc111217945" w:id="8894"/>
            <w:del w:author="toantk" w:date="2022-07-26T13:48:00Z" w:id="1852652053">
              <w:r w:rsidDel="79B01781">
                <w:delText>sipproxyAddr</w:delText>
              </w:r>
            </w:del>
            <w:bookmarkStart w:name="_Toc109836124" w:id="8896"/>
            <w:bookmarkStart w:name="_Toc109836742" w:id="8897"/>
            <w:bookmarkStart w:name="_Toc109899545" w:id="8898"/>
            <w:bookmarkStart w:name="_Toc109910334" w:id="8899"/>
            <w:bookmarkStart w:name="_Toc109910953" w:id="8900"/>
            <w:bookmarkStart w:name="_Toc110529032" w:id="8901"/>
            <w:bookmarkStart w:name="_Toc110529657" w:id="8902"/>
            <w:bookmarkEnd w:id="8894"/>
            <w:bookmarkEnd w:id="8896"/>
            <w:bookmarkEnd w:id="8897"/>
            <w:bookmarkEnd w:id="8898"/>
            <w:bookmarkEnd w:id="8899"/>
            <w:bookmarkEnd w:id="8900"/>
            <w:bookmarkEnd w:id="8901"/>
            <w:bookmarkEnd w:id="8902"/>
          </w:p>
        </w:tc>
        <w:bookmarkStart w:name="_Toc109836125" w:id="8903"/>
        <w:bookmarkStart w:name="_Toc109836743" w:id="8904"/>
        <w:bookmarkStart w:name="_Toc109899546" w:id="8905"/>
        <w:bookmarkStart w:name="_Toc109910335" w:id="8906"/>
        <w:bookmarkStart w:name="_Toc109910954" w:id="8907"/>
        <w:bookmarkStart w:name="_Toc110529033" w:id="8908"/>
        <w:bookmarkStart w:name="_Toc110529658" w:id="8909"/>
        <w:bookmarkEnd w:id="8903"/>
        <w:bookmarkEnd w:id="8904"/>
        <w:bookmarkEnd w:id="8905"/>
        <w:bookmarkEnd w:id="8906"/>
        <w:bookmarkEnd w:id="8907"/>
        <w:bookmarkEnd w:id="8908"/>
        <w:bookmarkEnd w:id="8909"/>
      </w:tr>
      <w:tr w:rsidRPr="004C66E4" w:rsidR="008B2E5D" w:rsidDel="00737EFF" w:rsidTr="2ADD6C4A" w14:paraId="6B2A529E" w14:textId="11D221CB">
        <w:trPr>
          <w:del w:author="toantk" w:date="2022-07-26T13:48:00Z" w:id="1433956057"/>
        </w:trPr>
        <w:tc>
          <w:tcPr>
            <w:tcW w:w="641" w:type="dxa"/>
            <w:tcMar/>
          </w:tcPr>
          <w:p w:rsidR="008B2E5D" w:rsidDel="00737EFF" w:rsidP="2ADD6C4A" w:rsidRDefault="00033397" w14:paraId="5D572C59" w14:textId="5899868B">
            <w:pPr>
              <w:pStyle w:val="Heading2"/>
              <w:rPr>
                <w:del w:author="toantk" w:date="2022-07-26T13:48:00Z" w:id="8911"/>
              </w:rPr>
              <w:pPrChange w:author="toantk" w:date="2022-07-27T13:43:00Z" w:id="8912">
                <w:pPr>
                  <w:pStyle w:val="ListParagraph"/>
                  <w:ind w:left="0"/>
                </w:pPr>
              </w:pPrChange>
            </w:pPr>
            <w:bookmarkStart w:name="_Toc111217946" w:id="8913"/>
            <w:del w:author="toantk" w:date="2022-07-26T13:48:00Z" w:id="218022435">
              <w:r w:rsidDel="2E7FC36E">
                <w:delText>6</w:delText>
              </w:r>
            </w:del>
            <w:bookmarkStart w:name="_Toc109836126" w:id="8915"/>
            <w:bookmarkStart w:name="_Toc109836744" w:id="8916"/>
            <w:bookmarkStart w:name="_Toc109899547" w:id="8917"/>
            <w:bookmarkStart w:name="_Toc109910336" w:id="8918"/>
            <w:bookmarkStart w:name="_Toc109910955" w:id="8919"/>
            <w:bookmarkStart w:name="_Toc110529034" w:id="8920"/>
            <w:bookmarkStart w:name="_Toc110529659" w:id="8921"/>
            <w:bookmarkEnd w:id="8913"/>
            <w:bookmarkEnd w:id="8915"/>
            <w:bookmarkEnd w:id="8916"/>
            <w:bookmarkEnd w:id="8917"/>
            <w:bookmarkEnd w:id="8918"/>
            <w:bookmarkEnd w:id="8919"/>
            <w:bookmarkEnd w:id="8920"/>
            <w:bookmarkEnd w:id="8921"/>
          </w:p>
        </w:tc>
        <w:tc>
          <w:tcPr>
            <w:tcW w:w="1553" w:type="dxa"/>
            <w:tcMar/>
          </w:tcPr>
          <w:p w:rsidRPr="00E4787E" w:rsidR="008B2E5D" w:rsidDel="00737EFF" w:rsidP="2ADD6C4A" w:rsidRDefault="008B2E5D" w14:paraId="744D29EC" w14:textId="59DE52B0">
            <w:pPr>
              <w:pStyle w:val="Heading2"/>
              <w:rPr>
                <w:del w:author="toantk" w:date="2022-07-26T13:48:00Z" w:id="8922"/>
              </w:rPr>
              <w:pPrChange w:author="toantk" w:date="2022-07-27T13:43:00Z" w:id="8923">
                <w:pPr>
                  <w:pStyle w:val="ListParagraph"/>
                  <w:ind w:left="0"/>
                </w:pPr>
              </w:pPrChange>
            </w:pPr>
            <w:bookmarkStart w:name="_Toc111217947" w:id="8924"/>
            <w:del w:author="toantk" w:date="2022-07-26T13:48:00Z" w:id="1430866416">
              <w:r w:rsidDel="79B01781">
                <w:delText>SIP Proxy Port</w:delText>
              </w:r>
            </w:del>
            <w:bookmarkStart w:name="_Toc109836127" w:id="8926"/>
            <w:bookmarkStart w:name="_Toc109836745" w:id="8927"/>
            <w:bookmarkStart w:name="_Toc109899548" w:id="8928"/>
            <w:bookmarkStart w:name="_Toc109910337" w:id="8929"/>
            <w:bookmarkStart w:name="_Toc109910956" w:id="8930"/>
            <w:bookmarkStart w:name="_Toc110529035" w:id="8931"/>
            <w:bookmarkStart w:name="_Toc110529660" w:id="8932"/>
            <w:bookmarkEnd w:id="8924"/>
            <w:bookmarkEnd w:id="8926"/>
            <w:bookmarkEnd w:id="8927"/>
            <w:bookmarkEnd w:id="8928"/>
            <w:bookmarkEnd w:id="8929"/>
            <w:bookmarkEnd w:id="8930"/>
            <w:bookmarkEnd w:id="8931"/>
            <w:bookmarkEnd w:id="8932"/>
          </w:p>
        </w:tc>
        <w:tc>
          <w:tcPr>
            <w:tcW w:w="1553" w:type="dxa"/>
            <w:tcMar/>
          </w:tcPr>
          <w:p w:rsidR="008B2E5D" w:rsidDel="00737EFF" w:rsidP="2ADD6C4A" w:rsidRDefault="008B2E5D" w14:paraId="4F4E2989" w14:textId="2BF5AF96">
            <w:pPr>
              <w:pStyle w:val="Heading2"/>
              <w:rPr>
                <w:del w:author="toantk" w:date="2022-07-26T13:48:00Z" w:id="8933"/>
              </w:rPr>
              <w:pPrChange w:author="toantk" w:date="2022-07-27T13:43:00Z" w:id="8934">
                <w:pPr>
                  <w:pStyle w:val="ListParagraph"/>
                  <w:ind w:left="0"/>
                </w:pPr>
              </w:pPrChange>
            </w:pPr>
            <w:bookmarkStart w:name="_Toc111217948" w:id="8935"/>
            <w:del w:author="toantk" w:date="2022-07-26T13:48:00Z" w:id="1911635836">
              <w:r w:rsidDel="79B01781">
                <w:delText>Cấu hình SIP Proxy Port</w:delText>
              </w:r>
            </w:del>
            <w:bookmarkStart w:name="_Toc109836128" w:id="8937"/>
            <w:bookmarkStart w:name="_Toc109836746" w:id="8938"/>
            <w:bookmarkStart w:name="_Toc109899549" w:id="8939"/>
            <w:bookmarkStart w:name="_Toc109910338" w:id="8940"/>
            <w:bookmarkStart w:name="_Toc109910957" w:id="8941"/>
            <w:bookmarkStart w:name="_Toc110529036" w:id="8942"/>
            <w:bookmarkStart w:name="_Toc110529661" w:id="8943"/>
            <w:bookmarkEnd w:id="8935"/>
            <w:bookmarkEnd w:id="8937"/>
            <w:bookmarkEnd w:id="8938"/>
            <w:bookmarkEnd w:id="8939"/>
            <w:bookmarkEnd w:id="8940"/>
            <w:bookmarkEnd w:id="8941"/>
            <w:bookmarkEnd w:id="8942"/>
            <w:bookmarkEnd w:id="8943"/>
          </w:p>
        </w:tc>
        <w:tc>
          <w:tcPr>
            <w:tcW w:w="966" w:type="dxa"/>
            <w:tcMar/>
          </w:tcPr>
          <w:p w:rsidR="008B2E5D" w:rsidDel="00737EFF" w:rsidP="2ADD6C4A" w:rsidRDefault="008B2E5D" w14:paraId="049C4EB4" w14:textId="29D45855">
            <w:pPr>
              <w:pStyle w:val="Heading2"/>
              <w:rPr>
                <w:del w:author="toantk" w:date="2022-07-26T13:48:00Z" w:id="8944"/>
              </w:rPr>
              <w:pPrChange w:author="toantk" w:date="2022-07-27T13:43:00Z" w:id="8945">
                <w:pPr>
                  <w:pStyle w:val="ListParagraph"/>
                  <w:ind w:left="0"/>
                </w:pPr>
              </w:pPrChange>
            </w:pPr>
            <w:bookmarkStart w:name="_Toc111217949" w:id="8946"/>
            <w:del w:author="toantk" w:date="2022-07-26T13:48:00Z" w:id="594916788">
              <w:r w:rsidDel="79B01781">
                <w:delText>Int</w:delText>
              </w:r>
            </w:del>
            <w:bookmarkStart w:name="_Toc109836129" w:id="8948"/>
            <w:bookmarkStart w:name="_Toc109836747" w:id="8949"/>
            <w:bookmarkStart w:name="_Toc109899550" w:id="8950"/>
            <w:bookmarkStart w:name="_Toc109910339" w:id="8951"/>
            <w:bookmarkStart w:name="_Toc109910958" w:id="8952"/>
            <w:bookmarkStart w:name="_Toc110529037" w:id="8953"/>
            <w:bookmarkStart w:name="_Toc110529662" w:id="8954"/>
            <w:bookmarkEnd w:id="8946"/>
            <w:bookmarkEnd w:id="8948"/>
            <w:bookmarkEnd w:id="8949"/>
            <w:bookmarkEnd w:id="8950"/>
            <w:bookmarkEnd w:id="8951"/>
            <w:bookmarkEnd w:id="8952"/>
            <w:bookmarkEnd w:id="8953"/>
            <w:bookmarkEnd w:id="8954"/>
          </w:p>
        </w:tc>
        <w:tc>
          <w:tcPr>
            <w:tcW w:w="2547" w:type="dxa"/>
            <w:tcMar/>
          </w:tcPr>
          <w:p w:rsidR="008B2E5D" w:rsidDel="00737EFF" w:rsidP="2ADD6C4A" w:rsidRDefault="008B2E5D" w14:paraId="7B841260" w14:textId="01D99802">
            <w:pPr>
              <w:pStyle w:val="Heading2"/>
              <w:rPr>
                <w:del w:author="toantk" w:date="2022-07-26T13:48:00Z" w:id="8955"/>
              </w:rPr>
              <w:pPrChange w:author="toantk" w:date="2022-07-27T13:43:00Z" w:id="8956">
                <w:pPr>
                  <w:pStyle w:val="ListParagraph"/>
                  <w:ind w:left="0"/>
                </w:pPr>
              </w:pPrChange>
            </w:pPr>
            <w:bookmarkStart w:name="_Toc111217950" w:id="8957"/>
            <w:del w:author="toantk" w:date="2022-07-26T13:48:00Z" w:id="2002066131">
              <w:r w:rsidDel="79B01781">
                <w:delText>0-65535</w:delText>
              </w:r>
            </w:del>
            <w:bookmarkStart w:name="_Toc109836130" w:id="8959"/>
            <w:bookmarkStart w:name="_Toc109836748" w:id="8960"/>
            <w:bookmarkStart w:name="_Toc109899551" w:id="8961"/>
            <w:bookmarkStart w:name="_Toc109910340" w:id="8962"/>
            <w:bookmarkStart w:name="_Toc109910959" w:id="8963"/>
            <w:bookmarkStart w:name="_Toc110529038" w:id="8964"/>
            <w:bookmarkStart w:name="_Toc110529663" w:id="8965"/>
            <w:bookmarkEnd w:id="8957"/>
            <w:bookmarkEnd w:id="8959"/>
            <w:bookmarkEnd w:id="8960"/>
            <w:bookmarkEnd w:id="8961"/>
            <w:bookmarkEnd w:id="8962"/>
            <w:bookmarkEnd w:id="8963"/>
            <w:bookmarkEnd w:id="8964"/>
            <w:bookmarkEnd w:id="8965"/>
          </w:p>
        </w:tc>
        <w:tc>
          <w:tcPr>
            <w:tcW w:w="1790" w:type="dxa"/>
            <w:tcMar/>
          </w:tcPr>
          <w:p w:rsidR="008B2E5D" w:rsidDel="00737EFF" w:rsidP="2ADD6C4A" w:rsidRDefault="008B2E5D" w14:paraId="14C1D58E" w14:textId="5AE156F7">
            <w:pPr>
              <w:pStyle w:val="Heading2"/>
              <w:rPr>
                <w:del w:author="toantk" w:date="2022-07-26T13:48:00Z" w:id="8966"/>
              </w:rPr>
              <w:pPrChange w:author="toantk" w:date="2022-07-27T13:43:00Z" w:id="8967">
                <w:pPr>
                  <w:pStyle w:val="ListParagraph"/>
                  <w:ind w:left="0"/>
                </w:pPr>
              </w:pPrChange>
            </w:pPr>
            <w:bookmarkStart w:name="_Toc111217951" w:id="8968"/>
            <w:del w:author="toantk" w:date="2022-07-26T13:48:00Z" w:id="1193428482">
              <w:r w:rsidDel="79B01781">
                <w:delText>sipproxyPort</w:delText>
              </w:r>
            </w:del>
            <w:bookmarkStart w:name="_Toc109836131" w:id="8970"/>
            <w:bookmarkStart w:name="_Toc109836749" w:id="8971"/>
            <w:bookmarkStart w:name="_Toc109899552" w:id="8972"/>
            <w:bookmarkStart w:name="_Toc109910341" w:id="8973"/>
            <w:bookmarkStart w:name="_Toc109910960" w:id="8974"/>
            <w:bookmarkStart w:name="_Toc110529039" w:id="8975"/>
            <w:bookmarkStart w:name="_Toc110529664" w:id="8976"/>
            <w:bookmarkEnd w:id="8968"/>
            <w:bookmarkEnd w:id="8970"/>
            <w:bookmarkEnd w:id="8971"/>
            <w:bookmarkEnd w:id="8972"/>
            <w:bookmarkEnd w:id="8973"/>
            <w:bookmarkEnd w:id="8974"/>
            <w:bookmarkEnd w:id="8975"/>
            <w:bookmarkEnd w:id="8976"/>
          </w:p>
        </w:tc>
        <w:bookmarkStart w:name="_Toc109836132" w:id="8977"/>
        <w:bookmarkStart w:name="_Toc109836750" w:id="8978"/>
        <w:bookmarkStart w:name="_Toc109899553" w:id="8979"/>
        <w:bookmarkStart w:name="_Toc109910342" w:id="8980"/>
        <w:bookmarkStart w:name="_Toc109910961" w:id="8981"/>
        <w:bookmarkStart w:name="_Toc110529040" w:id="8982"/>
        <w:bookmarkStart w:name="_Toc110529665" w:id="8983"/>
        <w:bookmarkEnd w:id="8977"/>
        <w:bookmarkEnd w:id="8978"/>
        <w:bookmarkEnd w:id="8979"/>
        <w:bookmarkEnd w:id="8980"/>
        <w:bookmarkEnd w:id="8981"/>
        <w:bookmarkEnd w:id="8982"/>
        <w:bookmarkEnd w:id="8983"/>
      </w:tr>
      <w:tr w:rsidRPr="004C66E4" w:rsidR="008B2E5D" w:rsidDel="00737EFF" w:rsidTr="2ADD6C4A" w14:paraId="63B9EE8D" w14:textId="01BB44D2">
        <w:trPr>
          <w:del w:author="toantk" w:date="2022-07-26T13:48:00Z" w:id="1602882311"/>
        </w:trPr>
        <w:tc>
          <w:tcPr>
            <w:tcW w:w="641" w:type="dxa"/>
            <w:tcMar/>
          </w:tcPr>
          <w:p w:rsidR="008B2E5D" w:rsidDel="00737EFF" w:rsidP="2ADD6C4A" w:rsidRDefault="00033397" w14:paraId="51B073C7" w14:textId="1EE9516F">
            <w:pPr>
              <w:pStyle w:val="Heading2"/>
              <w:rPr>
                <w:del w:author="toantk" w:date="2022-07-26T13:48:00Z" w:id="8985"/>
              </w:rPr>
              <w:pPrChange w:author="toantk" w:date="2022-07-27T13:43:00Z" w:id="8986">
                <w:pPr>
                  <w:pStyle w:val="ListParagraph"/>
                  <w:ind w:left="0"/>
                </w:pPr>
              </w:pPrChange>
            </w:pPr>
            <w:bookmarkStart w:name="_Toc111217952" w:id="8987"/>
            <w:del w:author="toantk" w:date="2022-07-26T13:48:00Z" w:id="632963693">
              <w:r w:rsidDel="2E7FC36E">
                <w:delText>7</w:delText>
              </w:r>
            </w:del>
            <w:bookmarkStart w:name="_Toc109836133" w:id="8989"/>
            <w:bookmarkStart w:name="_Toc109836751" w:id="8990"/>
            <w:bookmarkStart w:name="_Toc109899554" w:id="8991"/>
            <w:bookmarkStart w:name="_Toc109910343" w:id="8992"/>
            <w:bookmarkStart w:name="_Toc109910962" w:id="8993"/>
            <w:bookmarkStart w:name="_Toc110529041" w:id="8994"/>
            <w:bookmarkStart w:name="_Toc110529666" w:id="8995"/>
            <w:bookmarkEnd w:id="8987"/>
            <w:bookmarkEnd w:id="8989"/>
            <w:bookmarkEnd w:id="8990"/>
            <w:bookmarkEnd w:id="8991"/>
            <w:bookmarkEnd w:id="8992"/>
            <w:bookmarkEnd w:id="8993"/>
            <w:bookmarkEnd w:id="8994"/>
            <w:bookmarkEnd w:id="8995"/>
          </w:p>
        </w:tc>
        <w:tc>
          <w:tcPr>
            <w:tcW w:w="1553" w:type="dxa"/>
            <w:tcMar/>
          </w:tcPr>
          <w:p w:rsidRPr="00176B9C" w:rsidR="008B2E5D" w:rsidDel="00737EFF" w:rsidP="2ADD6C4A" w:rsidRDefault="008B2E5D" w14:paraId="79568736" w14:textId="475A6285">
            <w:pPr>
              <w:pStyle w:val="Heading2"/>
              <w:rPr>
                <w:del w:author="toantk" w:date="2022-07-26T13:48:00Z" w:id="8996"/>
              </w:rPr>
              <w:pPrChange w:author="toantk" w:date="2022-07-27T13:43:00Z" w:id="8997">
                <w:pPr>
                  <w:pStyle w:val="ListParagraph"/>
                  <w:ind w:left="0"/>
                </w:pPr>
              </w:pPrChange>
            </w:pPr>
            <w:bookmarkStart w:name="_Toc111217953" w:id="8998"/>
            <w:del w:author="toantk" w:date="2022-07-26T13:48:00Z" w:id="1553389567">
              <w:r w:rsidDel="79B01781">
                <w:delText>SIP Outbound Proxy Address</w:delText>
              </w:r>
            </w:del>
            <w:bookmarkStart w:name="_Toc109836134" w:id="9000"/>
            <w:bookmarkStart w:name="_Toc109836752" w:id="9001"/>
            <w:bookmarkStart w:name="_Toc109899555" w:id="9002"/>
            <w:bookmarkStart w:name="_Toc109910344" w:id="9003"/>
            <w:bookmarkStart w:name="_Toc109910963" w:id="9004"/>
            <w:bookmarkStart w:name="_Toc110529042" w:id="9005"/>
            <w:bookmarkStart w:name="_Toc110529667" w:id="9006"/>
            <w:bookmarkEnd w:id="8998"/>
            <w:bookmarkEnd w:id="9000"/>
            <w:bookmarkEnd w:id="9001"/>
            <w:bookmarkEnd w:id="9002"/>
            <w:bookmarkEnd w:id="9003"/>
            <w:bookmarkEnd w:id="9004"/>
            <w:bookmarkEnd w:id="9005"/>
            <w:bookmarkEnd w:id="9006"/>
          </w:p>
        </w:tc>
        <w:tc>
          <w:tcPr>
            <w:tcW w:w="1553" w:type="dxa"/>
            <w:tcMar/>
          </w:tcPr>
          <w:p w:rsidR="008B2E5D" w:rsidDel="00737EFF" w:rsidP="2ADD6C4A" w:rsidRDefault="008B2E5D" w14:paraId="078E0E5E" w14:textId="32586611">
            <w:pPr>
              <w:pStyle w:val="Heading2"/>
              <w:rPr>
                <w:del w:author="toantk" w:date="2022-07-26T13:48:00Z" w:id="9007"/>
              </w:rPr>
              <w:pPrChange w:author="toantk" w:date="2022-07-27T13:43:00Z" w:id="9008">
                <w:pPr>
                  <w:pStyle w:val="ListParagraph"/>
                  <w:ind w:left="0"/>
                </w:pPr>
              </w:pPrChange>
            </w:pPr>
            <w:bookmarkStart w:name="_Toc111217954" w:id="9009"/>
            <w:del w:author="toantk" w:date="2022-07-26T13:48:00Z" w:id="1773041637">
              <w:r w:rsidDel="79B01781">
                <w:delText>Cấu hình SIP Outbound Proxy Address</w:delText>
              </w:r>
            </w:del>
            <w:bookmarkStart w:name="_Toc109836135" w:id="9011"/>
            <w:bookmarkStart w:name="_Toc109836753" w:id="9012"/>
            <w:bookmarkStart w:name="_Toc109899556" w:id="9013"/>
            <w:bookmarkStart w:name="_Toc109910345" w:id="9014"/>
            <w:bookmarkStart w:name="_Toc109910964" w:id="9015"/>
            <w:bookmarkStart w:name="_Toc110529043" w:id="9016"/>
            <w:bookmarkStart w:name="_Toc110529668" w:id="9017"/>
            <w:bookmarkEnd w:id="9009"/>
            <w:bookmarkEnd w:id="9011"/>
            <w:bookmarkEnd w:id="9012"/>
            <w:bookmarkEnd w:id="9013"/>
            <w:bookmarkEnd w:id="9014"/>
            <w:bookmarkEnd w:id="9015"/>
            <w:bookmarkEnd w:id="9016"/>
            <w:bookmarkEnd w:id="9017"/>
          </w:p>
        </w:tc>
        <w:tc>
          <w:tcPr>
            <w:tcW w:w="966" w:type="dxa"/>
            <w:tcMar/>
          </w:tcPr>
          <w:p w:rsidR="008B2E5D" w:rsidDel="00737EFF" w:rsidP="2ADD6C4A" w:rsidRDefault="008B2E5D" w14:paraId="6FC9E76A" w14:textId="1AF02C9D">
            <w:pPr>
              <w:pStyle w:val="Heading2"/>
              <w:rPr>
                <w:del w:author="toantk" w:date="2022-07-26T13:48:00Z" w:id="9018"/>
              </w:rPr>
              <w:pPrChange w:author="toantk" w:date="2022-07-27T13:43:00Z" w:id="9019">
                <w:pPr>
                  <w:pStyle w:val="ListParagraph"/>
                  <w:ind w:left="0"/>
                </w:pPr>
              </w:pPrChange>
            </w:pPr>
            <w:bookmarkStart w:name="_Toc111217955" w:id="9020"/>
            <w:del w:author="toantk" w:date="2022-07-26T13:48:00Z" w:id="599633038">
              <w:r w:rsidDel="79B01781">
                <w:delText>String</w:delText>
              </w:r>
            </w:del>
            <w:bookmarkStart w:name="_Toc109836136" w:id="9022"/>
            <w:bookmarkStart w:name="_Toc109836754" w:id="9023"/>
            <w:bookmarkStart w:name="_Toc109899557" w:id="9024"/>
            <w:bookmarkStart w:name="_Toc109910346" w:id="9025"/>
            <w:bookmarkStart w:name="_Toc109910965" w:id="9026"/>
            <w:bookmarkStart w:name="_Toc110529044" w:id="9027"/>
            <w:bookmarkStart w:name="_Toc110529669" w:id="9028"/>
            <w:bookmarkEnd w:id="9020"/>
            <w:bookmarkEnd w:id="9022"/>
            <w:bookmarkEnd w:id="9023"/>
            <w:bookmarkEnd w:id="9024"/>
            <w:bookmarkEnd w:id="9025"/>
            <w:bookmarkEnd w:id="9026"/>
            <w:bookmarkEnd w:id="9027"/>
            <w:bookmarkEnd w:id="9028"/>
          </w:p>
        </w:tc>
        <w:tc>
          <w:tcPr>
            <w:tcW w:w="2547" w:type="dxa"/>
            <w:tcMar/>
          </w:tcPr>
          <w:p w:rsidR="008B2E5D" w:rsidDel="00737EFF" w:rsidP="2ADD6C4A" w:rsidRDefault="008B2E5D" w14:paraId="2FBFC159" w14:textId="54AEB60A">
            <w:pPr>
              <w:pStyle w:val="Heading2"/>
              <w:rPr>
                <w:del w:author="toantk" w:date="2022-07-26T13:48:00Z" w:id="9029"/>
              </w:rPr>
              <w:pPrChange w:author="toantk" w:date="2022-07-27T13:43:00Z" w:id="9030">
                <w:pPr>
                  <w:pStyle w:val="ListParagraph"/>
                  <w:ind w:left="0"/>
                </w:pPr>
              </w:pPrChange>
            </w:pPr>
            <w:bookmarkStart w:name="_Toc111217956" w:id="9031"/>
            <w:del w:author="toantk" w:date="2022-07-26T13:48:00Z" w:id="1676718061">
              <w:r w:rsidDel="79B01781">
                <w:delText>Chuỗi ký tự</w:delText>
              </w:r>
              <w:r w:rsidDel="79B01781">
                <w:delText xml:space="preserve"> dạng</w:delText>
              </w:r>
              <w:r w:rsidDel="79B01781">
                <w:delText xml:space="preserve"> IP</w:delText>
              </w:r>
            </w:del>
            <w:bookmarkStart w:name="_Toc109836137" w:id="9033"/>
            <w:bookmarkStart w:name="_Toc109836755" w:id="9034"/>
            <w:bookmarkStart w:name="_Toc109899558" w:id="9035"/>
            <w:bookmarkStart w:name="_Toc109910347" w:id="9036"/>
            <w:bookmarkStart w:name="_Toc109910966" w:id="9037"/>
            <w:bookmarkStart w:name="_Toc110529045" w:id="9038"/>
            <w:bookmarkStart w:name="_Toc110529670" w:id="9039"/>
            <w:bookmarkEnd w:id="9031"/>
            <w:bookmarkEnd w:id="9033"/>
            <w:bookmarkEnd w:id="9034"/>
            <w:bookmarkEnd w:id="9035"/>
            <w:bookmarkEnd w:id="9036"/>
            <w:bookmarkEnd w:id="9037"/>
            <w:bookmarkEnd w:id="9038"/>
            <w:bookmarkEnd w:id="9039"/>
          </w:p>
        </w:tc>
        <w:tc>
          <w:tcPr>
            <w:tcW w:w="1790" w:type="dxa"/>
            <w:tcMar/>
          </w:tcPr>
          <w:p w:rsidR="008B2E5D" w:rsidDel="00737EFF" w:rsidP="2ADD6C4A" w:rsidRDefault="008B2E5D" w14:paraId="6A694646" w14:textId="5466AB02">
            <w:pPr>
              <w:pStyle w:val="Heading2"/>
              <w:rPr>
                <w:del w:author="toantk" w:date="2022-07-26T13:48:00Z" w:id="9040"/>
              </w:rPr>
              <w:pPrChange w:author="toantk" w:date="2022-07-27T13:43:00Z" w:id="9041">
                <w:pPr>
                  <w:pStyle w:val="ListParagraph"/>
                  <w:ind w:left="0"/>
                </w:pPr>
              </w:pPrChange>
            </w:pPr>
            <w:bookmarkStart w:name="_Toc111217957" w:id="9042"/>
            <w:del w:author="toantk" w:date="2022-07-26T13:48:00Z" w:id="1248590601">
              <w:r w:rsidDel="79B01781">
                <w:delText>sipoutboundAddr</w:delText>
              </w:r>
            </w:del>
            <w:bookmarkStart w:name="_Toc109836138" w:id="9044"/>
            <w:bookmarkStart w:name="_Toc109836756" w:id="9045"/>
            <w:bookmarkStart w:name="_Toc109899559" w:id="9046"/>
            <w:bookmarkStart w:name="_Toc109910348" w:id="9047"/>
            <w:bookmarkStart w:name="_Toc109910967" w:id="9048"/>
            <w:bookmarkStart w:name="_Toc110529046" w:id="9049"/>
            <w:bookmarkStart w:name="_Toc110529671" w:id="9050"/>
            <w:bookmarkEnd w:id="9042"/>
            <w:bookmarkEnd w:id="9044"/>
            <w:bookmarkEnd w:id="9045"/>
            <w:bookmarkEnd w:id="9046"/>
            <w:bookmarkEnd w:id="9047"/>
            <w:bookmarkEnd w:id="9048"/>
            <w:bookmarkEnd w:id="9049"/>
            <w:bookmarkEnd w:id="9050"/>
          </w:p>
        </w:tc>
        <w:bookmarkStart w:name="_Toc109836139" w:id="9051"/>
        <w:bookmarkStart w:name="_Toc109836757" w:id="9052"/>
        <w:bookmarkStart w:name="_Toc109899560" w:id="9053"/>
        <w:bookmarkStart w:name="_Toc109910349" w:id="9054"/>
        <w:bookmarkStart w:name="_Toc109910968" w:id="9055"/>
        <w:bookmarkStart w:name="_Toc110529047" w:id="9056"/>
        <w:bookmarkStart w:name="_Toc110529672" w:id="9057"/>
        <w:bookmarkEnd w:id="9051"/>
        <w:bookmarkEnd w:id="9052"/>
        <w:bookmarkEnd w:id="9053"/>
        <w:bookmarkEnd w:id="9054"/>
        <w:bookmarkEnd w:id="9055"/>
        <w:bookmarkEnd w:id="9056"/>
        <w:bookmarkEnd w:id="9057"/>
      </w:tr>
      <w:tr w:rsidRPr="004C66E4" w:rsidR="008B2E5D" w:rsidDel="00737EFF" w:rsidTr="2ADD6C4A" w14:paraId="1A4AD7B3" w14:textId="00122A91">
        <w:trPr>
          <w:del w:author="toantk" w:date="2022-07-26T13:48:00Z" w:id="1097979805"/>
        </w:trPr>
        <w:tc>
          <w:tcPr>
            <w:tcW w:w="641" w:type="dxa"/>
            <w:tcMar/>
          </w:tcPr>
          <w:p w:rsidR="008B2E5D" w:rsidDel="00737EFF" w:rsidP="2ADD6C4A" w:rsidRDefault="00033397" w14:paraId="6F01927A" w14:textId="61A915D1">
            <w:pPr>
              <w:pStyle w:val="Heading2"/>
              <w:rPr>
                <w:del w:author="toantk" w:date="2022-07-26T13:48:00Z" w:id="9059"/>
              </w:rPr>
              <w:pPrChange w:author="toantk" w:date="2022-07-27T13:43:00Z" w:id="9060">
                <w:pPr>
                  <w:pStyle w:val="ListParagraph"/>
                  <w:ind w:left="0"/>
                </w:pPr>
              </w:pPrChange>
            </w:pPr>
            <w:bookmarkStart w:name="_Toc111217958" w:id="9061"/>
            <w:del w:author="toantk" w:date="2022-07-26T13:48:00Z" w:id="1437010851">
              <w:r w:rsidDel="2E7FC36E">
                <w:delText>8</w:delText>
              </w:r>
            </w:del>
            <w:bookmarkStart w:name="_Toc109836140" w:id="9063"/>
            <w:bookmarkStart w:name="_Toc109836758" w:id="9064"/>
            <w:bookmarkStart w:name="_Toc109899561" w:id="9065"/>
            <w:bookmarkStart w:name="_Toc109910350" w:id="9066"/>
            <w:bookmarkStart w:name="_Toc109910969" w:id="9067"/>
            <w:bookmarkStart w:name="_Toc110529048" w:id="9068"/>
            <w:bookmarkStart w:name="_Toc110529673" w:id="9069"/>
            <w:bookmarkEnd w:id="9061"/>
            <w:bookmarkEnd w:id="9063"/>
            <w:bookmarkEnd w:id="9064"/>
            <w:bookmarkEnd w:id="9065"/>
            <w:bookmarkEnd w:id="9066"/>
            <w:bookmarkEnd w:id="9067"/>
            <w:bookmarkEnd w:id="9068"/>
            <w:bookmarkEnd w:id="9069"/>
          </w:p>
        </w:tc>
        <w:tc>
          <w:tcPr>
            <w:tcW w:w="1553" w:type="dxa"/>
            <w:tcMar/>
          </w:tcPr>
          <w:p w:rsidRPr="00176B9C" w:rsidR="008B2E5D" w:rsidDel="00737EFF" w:rsidP="2ADD6C4A" w:rsidRDefault="008B2E5D" w14:paraId="2A5D4ACF" w14:textId="7508566C">
            <w:pPr>
              <w:pStyle w:val="Heading2"/>
              <w:rPr>
                <w:del w:author="toantk" w:date="2022-07-26T13:48:00Z" w:id="9070"/>
              </w:rPr>
              <w:pPrChange w:author="toantk" w:date="2022-07-27T13:43:00Z" w:id="9071">
                <w:pPr>
                  <w:pStyle w:val="ListParagraph"/>
                  <w:ind w:left="0"/>
                </w:pPr>
              </w:pPrChange>
            </w:pPr>
            <w:bookmarkStart w:name="_Toc111217959" w:id="9072"/>
            <w:del w:author="toantk" w:date="2022-07-26T13:48:00Z" w:id="2129939959">
              <w:r w:rsidDel="79B01781">
                <w:delText>SIP Outbound Proxy Port</w:delText>
              </w:r>
            </w:del>
            <w:bookmarkStart w:name="_Toc109836141" w:id="9074"/>
            <w:bookmarkStart w:name="_Toc109836759" w:id="9075"/>
            <w:bookmarkStart w:name="_Toc109899562" w:id="9076"/>
            <w:bookmarkStart w:name="_Toc109910351" w:id="9077"/>
            <w:bookmarkStart w:name="_Toc109910970" w:id="9078"/>
            <w:bookmarkStart w:name="_Toc110529049" w:id="9079"/>
            <w:bookmarkStart w:name="_Toc110529674" w:id="9080"/>
            <w:bookmarkEnd w:id="9072"/>
            <w:bookmarkEnd w:id="9074"/>
            <w:bookmarkEnd w:id="9075"/>
            <w:bookmarkEnd w:id="9076"/>
            <w:bookmarkEnd w:id="9077"/>
            <w:bookmarkEnd w:id="9078"/>
            <w:bookmarkEnd w:id="9079"/>
            <w:bookmarkEnd w:id="9080"/>
          </w:p>
        </w:tc>
        <w:tc>
          <w:tcPr>
            <w:tcW w:w="1553" w:type="dxa"/>
            <w:tcMar/>
          </w:tcPr>
          <w:p w:rsidR="008B2E5D" w:rsidDel="00737EFF" w:rsidP="2ADD6C4A" w:rsidRDefault="008B2E5D" w14:paraId="580B9DAC" w14:textId="7C796D80">
            <w:pPr>
              <w:pStyle w:val="Heading2"/>
              <w:rPr>
                <w:del w:author="toantk" w:date="2022-07-26T13:48:00Z" w:id="9081"/>
              </w:rPr>
              <w:pPrChange w:author="toantk" w:date="2022-07-27T13:43:00Z" w:id="9082">
                <w:pPr>
                  <w:pStyle w:val="ListParagraph"/>
                  <w:ind w:left="0"/>
                </w:pPr>
              </w:pPrChange>
            </w:pPr>
            <w:bookmarkStart w:name="_Toc111217960" w:id="9083"/>
            <w:del w:author="toantk" w:date="2022-07-26T13:48:00Z" w:id="1450466467">
              <w:r w:rsidDel="79B01781">
                <w:delText>Cấu hình SIP Outbound Proxy Port</w:delText>
              </w:r>
            </w:del>
            <w:bookmarkStart w:name="_Toc109836142" w:id="9085"/>
            <w:bookmarkStart w:name="_Toc109836760" w:id="9086"/>
            <w:bookmarkStart w:name="_Toc109899563" w:id="9087"/>
            <w:bookmarkStart w:name="_Toc109910352" w:id="9088"/>
            <w:bookmarkStart w:name="_Toc109910971" w:id="9089"/>
            <w:bookmarkStart w:name="_Toc110529050" w:id="9090"/>
            <w:bookmarkStart w:name="_Toc110529675" w:id="9091"/>
            <w:bookmarkEnd w:id="9083"/>
            <w:bookmarkEnd w:id="9085"/>
            <w:bookmarkEnd w:id="9086"/>
            <w:bookmarkEnd w:id="9087"/>
            <w:bookmarkEnd w:id="9088"/>
            <w:bookmarkEnd w:id="9089"/>
            <w:bookmarkEnd w:id="9090"/>
            <w:bookmarkEnd w:id="9091"/>
          </w:p>
        </w:tc>
        <w:tc>
          <w:tcPr>
            <w:tcW w:w="966" w:type="dxa"/>
            <w:tcMar/>
          </w:tcPr>
          <w:p w:rsidR="008B2E5D" w:rsidDel="00737EFF" w:rsidP="2ADD6C4A" w:rsidRDefault="008B2E5D" w14:paraId="50ACAB59" w14:textId="7028B9F6">
            <w:pPr>
              <w:pStyle w:val="Heading2"/>
              <w:rPr>
                <w:del w:author="toantk" w:date="2022-07-26T13:48:00Z" w:id="9092"/>
              </w:rPr>
              <w:pPrChange w:author="toantk" w:date="2022-07-27T13:43:00Z" w:id="9093">
                <w:pPr>
                  <w:pStyle w:val="ListParagraph"/>
                  <w:ind w:left="0"/>
                </w:pPr>
              </w:pPrChange>
            </w:pPr>
            <w:bookmarkStart w:name="_Toc111217961" w:id="9094"/>
            <w:del w:author="toantk" w:date="2022-07-26T13:48:00Z" w:id="1701650279">
              <w:r w:rsidDel="79B01781">
                <w:delText>Int</w:delText>
              </w:r>
            </w:del>
            <w:bookmarkStart w:name="_Toc109836143" w:id="9096"/>
            <w:bookmarkStart w:name="_Toc109836761" w:id="9097"/>
            <w:bookmarkStart w:name="_Toc109899564" w:id="9098"/>
            <w:bookmarkStart w:name="_Toc109910353" w:id="9099"/>
            <w:bookmarkStart w:name="_Toc109910972" w:id="9100"/>
            <w:bookmarkStart w:name="_Toc110529051" w:id="9101"/>
            <w:bookmarkStart w:name="_Toc110529676" w:id="9102"/>
            <w:bookmarkEnd w:id="9094"/>
            <w:bookmarkEnd w:id="9096"/>
            <w:bookmarkEnd w:id="9097"/>
            <w:bookmarkEnd w:id="9098"/>
            <w:bookmarkEnd w:id="9099"/>
            <w:bookmarkEnd w:id="9100"/>
            <w:bookmarkEnd w:id="9101"/>
            <w:bookmarkEnd w:id="9102"/>
          </w:p>
        </w:tc>
        <w:tc>
          <w:tcPr>
            <w:tcW w:w="2547" w:type="dxa"/>
            <w:tcMar/>
          </w:tcPr>
          <w:p w:rsidR="008B2E5D" w:rsidDel="00737EFF" w:rsidP="2ADD6C4A" w:rsidRDefault="008B2E5D" w14:paraId="0B364356" w14:textId="078B802C">
            <w:pPr>
              <w:pStyle w:val="Heading2"/>
              <w:rPr>
                <w:del w:author="toantk" w:date="2022-07-26T13:48:00Z" w:id="9103"/>
              </w:rPr>
              <w:pPrChange w:author="toantk" w:date="2022-07-27T13:43:00Z" w:id="9104">
                <w:pPr>
                  <w:pStyle w:val="ListParagraph"/>
                  <w:ind w:left="0"/>
                </w:pPr>
              </w:pPrChange>
            </w:pPr>
            <w:bookmarkStart w:name="_Toc111217962" w:id="9105"/>
            <w:del w:author="toantk" w:date="2022-07-26T13:48:00Z" w:id="2024605977">
              <w:r w:rsidDel="79B01781">
                <w:delText>0-65535</w:delText>
              </w:r>
            </w:del>
            <w:bookmarkStart w:name="_Toc109836144" w:id="9107"/>
            <w:bookmarkStart w:name="_Toc109836762" w:id="9108"/>
            <w:bookmarkStart w:name="_Toc109899565" w:id="9109"/>
            <w:bookmarkStart w:name="_Toc109910354" w:id="9110"/>
            <w:bookmarkStart w:name="_Toc109910973" w:id="9111"/>
            <w:bookmarkStart w:name="_Toc110529052" w:id="9112"/>
            <w:bookmarkStart w:name="_Toc110529677" w:id="9113"/>
            <w:bookmarkEnd w:id="9105"/>
            <w:bookmarkEnd w:id="9107"/>
            <w:bookmarkEnd w:id="9108"/>
            <w:bookmarkEnd w:id="9109"/>
            <w:bookmarkEnd w:id="9110"/>
            <w:bookmarkEnd w:id="9111"/>
            <w:bookmarkEnd w:id="9112"/>
            <w:bookmarkEnd w:id="9113"/>
          </w:p>
        </w:tc>
        <w:tc>
          <w:tcPr>
            <w:tcW w:w="1790" w:type="dxa"/>
            <w:tcMar/>
          </w:tcPr>
          <w:p w:rsidR="008B2E5D" w:rsidDel="00737EFF" w:rsidP="2ADD6C4A" w:rsidRDefault="008B2E5D" w14:paraId="3BC1F117" w14:textId="366FF4E1">
            <w:pPr>
              <w:pStyle w:val="Heading2"/>
              <w:rPr>
                <w:del w:author="toantk" w:date="2022-07-26T13:48:00Z" w:id="9114"/>
              </w:rPr>
              <w:pPrChange w:author="toantk" w:date="2022-07-27T13:43:00Z" w:id="9115">
                <w:pPr>
                  <w:pStyle w:val="ListParagraph"/>
                  <w:ind w:left="0"/>
                </w:pPr>
              </w:pPrChange>
            </w:pPr>
            <w:bookmarkStart w:name="_Toc111217963" w:id="9116"/>
            <w:del w:author="toantk" w:date="2022-07-26T13:48:00Z" w:id="1333761346">
              <w:r w:rsidDel="79B01781">
                <w:delText>sipoutboundPort</w:delText>
              </w:r>
            </w:del>
            <w:bookmarkStart w:name="_Toc109836145" w:id="9118"/>
            <w:bookmarkStart w:name="_Toc109836763" w:id="9119"/>
            <w:bookmarkStart w:name="_Toc109899566" w:id="9120"/>
            <w:bookmarkStart w:name="_Toc109910355" w:id="9121"/>
            <w:bookmarkStart w:name="_Toc109910974" w:id="9122"/>
            <w:bookmarkStart w:name="_Toc110529053" w:id="9123"/>
            <w:bookmarkStart w:name="_Toc110529678" w:id="9124"/>
            <w:bookmarkEnd w:id="9116"/>
            <w:bookmarkEnd w:id="9118"/>
            <w:bookmarkEnd w:id="9119"/>
            <w:bookmarkEnd w:id="9120"/>
            <w:bookmarkEnd w:id="9121"/>
            <w:bookmarkEnd w:id="9122"/>
            <w:bookmarkEnd w:id="9123"/>
            <w:bookmarkEnd w:id="9124"/>
          </w:p>
        </w:tc>
        <w:bookmarkStart w:name="_Toc109836146" w:id="9125"/>
        <w:bookmarkStart w:name="_Toc109836764" w:id="9126"/>
        <w:bookmarkStart w:name="_Toc109899567" w:id="9127"/>
        <w:bookmarkStart w:name="_Toc109910356" w:id="9128"/>
        <w:bookmarkStart w:name="_Toc109910975" w:id="9129"/>
        <w:bookmarkStart w:name="_Toc110529054" w:id="9130"/>
        <w:bookmarkStart w:name="_Toc110529679" w:id="9131"/>
        <w:bookmarkEnd w:id="9125"/>
        <w:bookmarkEnd w:id="9126"/>
        <w:bookmarkEnd w:id="9127"/>
        <w:bookmarkEnd w:id="9128"/>
        <w:bookmarkEnd w:id="9129"/>
        <w:bookmarkEnd w:id="9130"/>
        <w:bookmarkEnd w:id="9131"/>
      </w:tr>
      <w:tr w:rsidRPr="004C66E4" w:rsidR="008B2E5D" w:rsidDel="00737EFF" w:rsidTr="2ADD6C4A" w14:paraId="472753F0" w14:textId="1EC81E19">
        <w:trPr>
          <w:del w:author="toantk" w:date="2022-07-26T13:48:00Z" w:id="481579795"/>
        </w:trPr>
        <w:tc>
          <w:tcPr>
            <w:tcW w:w="641" w:type="dxa"/>
            <w:tcMar/>
          </w:tcPr>
          <w:p w:rsidRPr="00176B9C" w:rsidR="008B2E5D" w:rsidDel="00737EFF" w:rsidP="2ADD6C4A" w:rsidRDefault="00033397" w14:paraId="4441A76C" w14:textId="60AC1426">
            <w:pPr>
              <w:pStyle w:val="Heading2"/>
              <w:rPr>
                <w:del w:author="toantk" w:date="2022-07-26T13:48:00Z" w:id="9133"/>
              </w:rPr>
              <w:pPrChange w:author="toantk" w:date="2022-07-27T13:43:00Z" w:id="9134">
                <w:pPr>
                  <w:pStyle w:val="ListParagraph"/>
                  <w:ind w:left="0"/>
                </w:pPr>
              </w:pPrChange>
            </w:pPr>
            <w:bookmarkStart w:name="_Toc111217964" w:id="9135"/>
            <w:del w:author="toantk" w:date="2022-07-26T13:48:00Z" w:id="1917977573">
              <w:r w:rsidDel="2E7FC36E">
                <w:delText>9</w:delText>
              </w:r>
            </w:del>
            <w:bookmarkStart w:name="_Toc109836147" w:id="9137"/>
            <w:bookmarkStart w:name="_Toc109836765" w:id="9138"/>
            <w:bookmarkStart w:name="_Toc109899568" w:id="9139"/>
            <w:bookmarkStart w:name="_Toc109910357" w:id="9140"/>
            <w:bookmarkStart w:name="_Toc109910976" w:id="9141"/>
            <w:bookmarkStart w:name="_Toc110529055" w:id="9142"/>
            <w:bookmarkStart w:name="_Toc110529680" w:id="9143"/>
            <w:bookmarkEnd w:id="9135"/>
            <w:bookmarkEnd w:id="9137"/>
            <w:bookmarkEnd w:id="9138"/>
            <w:bookmarkEnd w:id="9139"/>
            <w:bookmarkEnd w:id="9140"/>
            <w:bookmarkEnd w:id="9141"/>
            <w:bookmarkEnd w:id="9142"/>
            <w:bookmarkEnd w:id="9143"/>
          </w:p>
        </w:tc>
        <w:tc>
          <w:tcPr>
            <w:tcW w:w="1553" w:type="dxa"/>
            <w:tcMar/>
          </w:tcPr>
          <w:p w:rsidRPr="00176B9C" w:rsidR="008B2E5D" w:rsidDel="00737EFF" w:rsidP="2ADD6C4A" w:rsidRDefault="008B2E5D" w14:paraId="25C0B952" w14:textId="12F015C0">
            <w:pPr>
              <w:pStyle w:val="Heading2"/>
              <w:rPr>
                <w:del w:author="toantk" w:date="2022-07-26T13:48:00Z" w:id="9144"/>
                <w:lang w:val="en-GB" w:eastAsia="en-GB"/>
              </w:rPr>
              <w:pPrChange w:author="toantk" w:date="2022-07-27T13:43:00Z" w:id="9145">
                <w:pPr>
                  <w:overflowPunct/>
                  <w:autoSpaceDE/>
                  <w:autoSpaceDN/>
                  <w:adjustRightInd/>
                  <w:spacing w:after="0"/>
                  <w:jc w:val="left"/>
                  <w:textAlignment w:val="auto"/>
                </w:pPr>
              </w:pPrChange>
            </w:pPr>
            <w:bookmarkStart w:name="_Toc111217965" w:id="9146"/>
            <w:del w:author="toantk" w:date="2022-07-26T13:48:00Z" w:id="649721332">
              <w:r w:rsidRPr="2ADD6C4A" w:rsidDel="79B01781">
                <w:rPr>
                  <w:lang w:val="en-GB" w:eastAsia="en-GB"/>
                </w:rPr>
                <w:delText>Registrar Server</w:delText>
              </w:r>
            </w:del>
            <w:bookmarkStart w:name="_Toc109836148" w:id="9148"/>
            <w:bookmarkStart w:name="_Toc109836766" w:id="9149"/>
            <w:bookmarkStart w:name="_Toc109899569" w:id="9150"/>
            <w:bookmarkStart w:name="_Toc109910358" w:id="9151"/>
            <w:bookmarkStart w:name="_Toc109910977" w:id="9152"/>
            <w:bookmarkStart w:name="_Toc110529056" w:id="9153"/>
            <w:bookmarkStart w:name="_Toc110529681" w:id="9154"/>
            <w:bookmarkEnd w:id="9146"/>
            <w:bookmarkEnd w:id="9148"/>
            <w:bookmarkEnd w:id="9149"/>
            <w:bookmarkEnd w:id="9150"/>
            <w:bookmarkEnd w:id="9151"/>
            <w:bookmarkEnd w:id="9152"/>
            <w:bookmarkEnd w:id="9153"/>
            <w:bookmarkEnd w:id="9154"/>
          </w:p>
        </w:tc>
        <w:tc>
          <w:tcPr>
            <w:tcW w:w="1553" w:type="dxa"/>
            <w:tcMar/>
          </w:tcPr>
          <w:p w:rsidRPr="00176B9C" w:rsidR="008B2E5D" w:rsidDel="00737EFF" w:rsidP="2ADD6C4A" w:rsidRDefault="008B2E5D" w14:paraId="6D924585" w14:textId="5E82F331">
            <w:pPr>
              <w:pStyle w:val="Heading2"/>
              <w:rPr>
                <w:del w:author="toantk" w:date="2022-07-26T13:48:00Z" w:id="9155"/>
              </w:rPr>
              <w:pPrChange w:author="toantk" w:date="2022-07-27T13:43:00Z" w:id="9156">
                <w:pPr>
                  <w:pStyle w:val="ListParagraph"/>
                  <w:ind w:left="0"/>
                </w:pPr>
              </w:pPrChange>
            </w:pPr>
            <w:bookmarkStart w:name="_Toc111217966" w:id="9157"/>
            <w:del w:author="toantk" w:date="2022-07-26T13:48:00Z" w:id="799166501">
              <w:r w:rsidDel="79B01781">
                <w:delText xml:space="preserve">Cấu hình </w:delText>
              </w:r>
              <w:r w:rsidRPr="2ADD6C4A" w:rsidDel="79B01781">
                <w:rPr>
                  <w:lang w:val="en-GB" w:eastAsia="en-GB"/>
                </w:rPr>
                <w:delText>Registrar Server hiện tại</w:delText>
              </w:r>
            </w:del>
            <w:bookmarkStart w:name="_Toc109836149" w:id="9159"/>
            <w:bookmarkStart w:name="_Toc109836767" w:id="9160"/>
            <w:bookmarkStart w:name="_Toc109899570" w:id="9161"/>
            <w:bookmarkStart w:name="_Toc109910359" w:id="9162"/>
            <w:bookmarkStart w:name="_Toc109910978" w:id="9163"/>
            <w:bookmarkStart w:name="_Toc110529057" w:id="9164"/>
            <w:bookmarkStart w:name="_Toc110529682" w:id="9165"/>
            <w:bookmarkEnd w:id="9157"/>
            <w:bookmarkEnd w:id="9159"/>
            <w:bookmarkEnd w:id="9160"/>
            <w:bookmarkEnd w:id="9161"/>
            <w:bookmarkEnd w:id="9162"/>
            <w:bookmarkEnd w:id="9163"/>
            <w:bookmarkEnd w:id="9164"/>
            <w:bookmarkEnd w:id="9165"/>
          </w:p>
        </w:tc>
        <w:tc>
          <w:tcPr>
            <w:tcW w:w="966" w:type="dxa"/>
            <w:tcMar/>
          </w:tcPr>
          <w:p w:rsidRPr="00176B9C" w:rsidR="008B2E5D" w:rsidDel="00737EFF" w:rsidP="2ADD6C4A" w:rsidRDefault="008B2E5D" w14:paraId="1F81EB24" w14:textId="237F94A5">
            <w:pPr>
              <w:pStyle w:val="Heading2"/>
              <w:rPr>
                <w:del w:author="toantk" w:date="2022-07-26T13:48:00Z" w:id="9166"/>
              </w:rPr>
              <w:pPrChange w:author="toantk" w:date="2022-07-27T13:43:00Z" w:id="9167">
                <w:pPr>
                  <w:pStyle w:val="ListParagraph"/>
                  <w:ind w:left="0"/>
                </w:pPr>
              </w:pPrChange>
            </w:pPr>
            <w:bookmarkStart w:name="_Toc111217967" w:id="9168"/>
            <w:del w:author="toantk" w:date="2022-07-26T13:48:00Z" w:id="166876677">
              <w:r w:rsidDel="79B01781">
                <w:delText>String</w:delText>
              </w:r>
            </w:del>
            <w:bookmarkStart w:name="_Toc109836150" w:id="9170"/>
            <w:bookmarkStart w:name="_Toc109836768" w:id="9171"/>
            <w:bookmarkStart w:name="_Toc109899571" w:id="9172"/>
            <w:bookmarkStart w:name="_Toc109910360" w:id="9173"/>
            <w:bookmarkStart w:name="_Toc109910979" w:id="9174"/>
            <w:bookmarkStart w:name="_Toc110529058" w:id="9175"/>
            <w:bookmarkStart w:name="_Toc110529683" w:id="9176"/>
            <w:bookmarkEnd w:id="9168"/>
            <w:bookmarkEnd w:id="9170"/>
            <w:bookmarkEnd w:id="9171"/>
            <w:bookmarkEnd w:id="9172"/>
            <w:bookmarkEnd w:id="9173"/>
            <w:bookmarkEnd w:id="9174"/>
            <w:bookmarkEnd w:id="9175"/>
            <w:bookmarkEnd w:id="9176"/>
          </w:p>
        </w:tc>
        <w:tc>
          <w:tcPr>
            <w:tcW w:w="2547" w:type="dxa"/>
            <w:tcMar/>
          </w:tcPr>
          <w:p w:rsidRPr="00176B9C" w:rsidR="008B2E5D" w:rsidDel="00737EFF" w:rsidP="2ADD6C4A" w:rsidRDefault="008B2E5D" w14:paraId="5626863D" w14:textId="3110AB8C">
            <w:pPr>
              <w:pStyle w:val="Heading2"/>
              <w:rPr>
                <w:del w:author="toantk" w:date="2022-07-26T13:48:00Z" w:id="9177"/>
              </w:rPr>
              <w:pPrChange w:author="toantk" w:date="2022-07-27T13:43:00Z" w:id="9178">
                <w:pPr>
                  <w:pStyle w:val="ListParagraph"/>
                  <w:ind w:left="0"/>
                </w:pPr>
              </w:pPrChange>
            </w:pPr>
            <w:bookmarkStart w:name="_Toc111217968" w:id="9179"/>
            <w:del w:author="toantk" w:date="2022-07-26T13:48:00Z" w:id="194159440">
              <w:r w:rsidDel="79B01781">
                <w:delText>Chuỗi ký tự domain</w:delText>
              </w:r>
              <w:r w:rsidDel="79B01781">
                <w:delText>. Độ dài tối đa: 64. Không chấp nhận các ký tự &amp;&lt;&gt;"'/|;</w:delText>
              </w:r>
            </w:del>
            <w:bookmarkStart w:name="_Toc109836151" w:id="9181"/>
            <w:bookmarkStart w:name="_Toc109836769" w:id="9182"/>
            <w:bookmarkStart w:name="_Toc109899572" w:id="9183"/>
            <w:bookmarkStart w:name="_Toc109910361" w:id="9184"/>
            <w:bookmarkStart w:name="_Toc109910980" w:id="9185"/>
            <w:bookmarkStart w:name="_Toc110529059" w:id="9186"/>
            <w:bookmarkStart w:name="_Toc110529684" w:id="9187"/>
            <w:bookmarkEnd w:id="9179"/>
            <w:bookmarkEnd w:id="9181"/>
            <w:bookmarkEnd w:id="9182"/>
            <w:bookmarkEnd w:id="9183"/>
            <w:bookmarkEnd w:id="9184"/>
            <w:bookmarkEnd w:id="9185"/>
            <w:bookmarkEnd w:id="9186"/>
            <w:bookmarkEnd w:id="9187"/>
          </w:p>
        </w:tc>
        <w:tc>
          <w:tcPr>
            <w:tcW w:w="1790" w:type="dxa"/>
            <w:tcMar/>
          </w:tcPr>
          <w:p w:rsidRPr="00176B9C" w:rsidR="008B2E5D" w:rsidDel="00737EFF" w:rsidP="2ADD6C4A" w:rsidRDefault="008B2E5D" w14:paraId="1EF8BAEA" w14:textId="62818B41">
            <w:pPr>
              <w:pStyle w:val="Heading2"/>
              <w:rPr>
                <w:del w:author="toantk" w:date="2022-07-26T13:48:00Z" w:id="9188"/>
              </w:rPr>
              <w:pPrChange w:author="toantk" w:date="2022-07-27T13:43:00Z" w:id="9189">
                <w:pPr>
                  <w:pStyle w:val="ListParagraph"/>
                  <w:ind w:left="0"/>
                </w:pPr>
              </w:pPrChange>
            </w:pPr>
            <w:bookmarkStart w:name="_Toc111217969" w:id="9190"/>
            <w:del w:author="toantk" w:date="2022-07-26T13:48:00Z" w:id="1090521888">
              <w:r w:rsidDel="79B01781">
                <w:delText>registrarServer</w:delText>
              </w:r>
            </w:del>
            <w:bookmarkStart w:name="_Toc109836152" w:id="9192"/>
            <w:bookmarkStart w:name="_Toc109836770" w:id="9193"/>
            <w:bookmarkStart w:name="_Toc109899573" w:id="9194"/>
            <w:bookmarkStart w:name="_Toc109910362" w:id="9195"/>
            <w:bookmarkStart w:name="_Toc109910981" w:id="9196"/>
            <w:bookmarkStart w:name="_Toc110529060" w:id="9197"/>
            <w:bookmarkStart w:name="_Toc110529685" w:id="9198"/>
            <w:bookmarkEnd w:id="9190"/>
            <w:bookmarkEnd w:id="9192"/>
            <w:bookmarkEnd w:id="9193"/>
            <w:bookmarkEnd w:id="9194"/>
            <w:bookmarkEnd w:id="9195"/>
            <w:bookmarkEnd w:id="9196"/>
            <w:bookmarkEnd w:id="9197"/>
            <w:bookmarkEnd w:id="9198"/>
          </w:p>
        </w:tc>
        <w:bookmarkStart w:name="_Toc109836153" w:id="9199"/>
        <w:bookmarkStart w:name="_Toc109836771" w:id="9200"/>
        <w:bookmarkStart w:name="_Toc109899574" w:id="9201"/>
        <w:bookmarkStart w:name="_Toc109910363" w:id="9202"/>
        <w:bookmarkStart w:name="_Toc109910982" w:id="9203"/>
        <w:bookmarkStart w:name="_Toc110529061" w:id="9204"/>
        <w:bookmarkStart w:name="_Toc110529686" w:id="9205"/>
        <w:bookmarkEnd w:id="9199"/>
        <w:bookmarkEnd w:id="9200"/>
        <w:bookmarkEnd w:id="9201"/>
        <w:bookmarkEnd w:id="9202"/>
        <w:bookmarkEnd w:id="9203"/>
        <w:bookmarkEnd w:id="9204"/>
        <w:bookmarkEnd w:id="9205"/>
      </w:tr>
      <w:tr w:rsidRPr="004C66E4" w:rsidR="008B2E5D" w:rsidDel="00737EFF" w:rsidTr="2ADD6C4A" w14:paraId="75C59230" w14:textId="0B395BE2">
        <w:trPr>
          <w:del w:author="toantk" w:date="2022-07-26T13:48:00Z" w:id="1078797061"/>
        </w:trPr>
        <w:tc>
          <w:tcPr>
            <w:tcW w:w="641" w:type="dxa"/>
            <w:tcMar/>
          </w:tcPr>
          <w:p w:rsidRPr="00176B9C" w:rsidR="008B2E5D" w:rsidDel="00737EFF" w:rsidP="2ADD6C4A" w:rsidRDefault="008B2E5D" w14:paraId="4ACBE91E" w14:textId="03A440A0">
            <w:pPr>
              <w:pStyle w:val="Heading2"/>
              <w:rPr>
                <w:del w:author="toantk" w:date="2022-07-26T13:48:00Z" w:id="9207"/>
              </w:rPr>
              <w:pPrChange w:author="toantk" w:date="2022-07-27T13:43:00Z" w:id="9208">
                <w:pPr>
                  <w:pStyle w:val="ListParagraph"/>
                  <w:ind w:left="0"/>
                </w:pPr>
              </w:pPrChange>
            </w:pPr>
            <w:bookmarkStart w:name="_Toc111217970" w:id="9209"/>
            <w:del w:author="toantk" w:date="2022-07-26T13:48:00Z" w:id="1126840126">
              <w:r w:rsidDel="79B01781">
                <w:delText>1</w:delText>
              </w:r>
              <w:r w:rsidDel="79B01781">
                <w:delText>0</w:delText>
              </w:r>
            </w:del>
            <w:bookmarkStart w:name="_Toc109836154" w:id="9211"/>
            <w:bookmarkStart w:name="_Toc109836772" w:id="9212"/>
            <w:bookmarkStart w:name="_Toc109899575" w:id="9213"/>
            <w:bookmarkStart w:name="_Toc109910364" w:id="9214"/>
            <w:bookmarkStart w:name="_Toc109910983" w:id="9215"/>
            <w:bookmarkStart w:name="_Toc110529062" w:id="9216"/>
            <w:bookmarkStart w:name="_Toc110529687" w:id="9217"/>
            <w:bookmarkEnd w:id="9209"/>
            <w:bookmarkEnd w:id="9211"/>
            <w:bookmarkEnd w:id="9212"/>
            <w:bookmarkEnd w:id="9213"/>
            <w:bookmarkEnd w:id="9214"/>
            <w:bookmarkEnd w:id="9215"/>
            <w:bookmarkEnd w:id="9216"/>
            <w:bookmarkEnd w:id="9217"/>
          </w:p>
        </w:tc>
        <w:tc>
          <w:tcPr>
            <w:tcW w:w="1553" w:type="dxa"/>
            <w:tcMar/>
          </w:tcPr>
          <w:p w:rsidRPr="00176B9C" w:rsidR="008B2E5D" w:rsidDel="00737EFF" w:rsidP="2ADD6C4A" w:rsidRDefault="008B2E5D" w14:paraId="0BBAEFF4" w14:textId="4AF300BE">
            <w:pPr>
              <w:pStyle w:val="Heading2"/>
              <w:rPr>
                <w:del w:author="toantk" w:date="2022-07-26T13:48:00Z" w:id="9218"/>
                <w:lang w:val="en-GB" w:eastAsia="en-GB"/>
              </w:rPr>
              <w:pPrChange w:author="toantk" w:date="2022-07-27T13:43:00Z" w:id="9219">
                <w:pPr>
                  <w:overflowPunct/>
                  <w:autoSpaceDE/>
                  <w:autoSpaceDN/>
                  <w:adjustRightInd/>
                  <w:spacing w:after="0"/>
                  <w:jc w:val="left"/>
                  <w:textAlignment w:val="auto"/>
                </w:pPr>
              </w:pPrChange>
            </w:pPr>
            <w:bookmarkStart w:name="_Toc111217971" w:id="9220"/>
            <w:del w:author="toantk" w:date="2022-07-26T13:48:00Z" w:id="663045235">
              <w:r w:rsidRPr="2ADD6C4A" w:rsidDel="79B01781">
                <w:rPr>
                  <w:lang w:val="en-GB" w:eastAsia="en-GB"/>
                </w:rPr>
                <w:delText>Registrar Server Port</w:delText>
              </w:r>
            </w:del>
            <w:bookmarkStart w:name="_Toc109836155" w:id="9222"/>
            <w:bookmarkStart w:name="_Toc109836773" w:id="9223"/>
            <w:bookmarkStart w:name="_Toc109899576" w:id="9224"/>
            <w:bookmarkStart w:name="_Toc109910365" w:id="9225"/>
            <w:bookmarkStart w:name="_Toc109910984" w:id="9226"/>
            <w:bookmarkStart w:name="_Toc110529063" w:id="9227"/>
            <w:bookmarkStart w:name="_Toc110529688" w:id="9228"/>
            <w:bookmarkEnd w:id="9220"/>
            <w:bookmarkEnd w:id="9222"/>
            <w:bookmarkEnd w:id="9223"/>
            <w:bookmarkEnd w:id="9224"/>
            <w:bookmarkEnd w:id="9225"/>
            <w:bookmarkEnd w:id="9226"/>
            <w:bookmarkEnd w:id="9227"/>
            <w:bookmarkEnd w:id="9228"/>
          </w:p>
        </w:tc>
        <w:tc>
          <w:tcPr>
            <w:tcW w:w="1553" w:type="dxa"/>
            <w:tcMar/>
          </w:tcPr>
          <w:p w:rsidRPr="00176B9C" w:rsidR="008B2E5D" w:rsidDel="00737EFF" w:rsidP="2ADD6C4A" w:rsidRDefault="008B2E5D" w14:paraId="1D942521" w14:textId="749095A9">
            <w:pPr>
              <w:pStyle w:val="Heading2"/>
              <w:rPr>
                <w:del w:author="toantk" w:date="2022-07-26T13:48:00Z" w:id="9229"/>
              </w:rPr>
              <w:pPrChange w:author="toantk" w:date="2022-07-27T13:43:00Z" w:id="9230">
                <w:pPr>
                  <w:pStyle w:val="ListParagraph"/>
                  <w:ind w:left="0"/>
                </w:pPr>
              </w:pPrChange>
            </w:pPr>
            <w:bookmarkStart w:name="_Toc111217972" w:id="9231"/>
            <w:del w:author="toantk" w:date="2022-07-26T13:48:00Z" w:id="312269068">
              <w:r w:rsidDel="79B01781">
                <w:delText>Cấu hình Registrar Server Port</w:delText>
              </w:r>
            </w:del>
            <w:bookmarkStart w:name="_Toc109836156" w:id="9233"/>
            <w:bookmarkStart w:name="_Toc109836774" w:id="9234"/>
            <w:bookmarkStart w:name="_Toc109899577" w:id="9235"/>
            <w:bookmarkStart w:name="_Toc109910366" w:id="9236"/>
            <w:bookmarkStart w:name="_Toc109910985" w:id="9237"/>
            <w:bookmarkStart w:name="_Toc110529064" w:id="9238"/>
            <w:bookmarkStart w:name="_Toc110529689" w:id="9239"/>
            <w:bookmarkEnd w:id="9231"/>
            <w:bookmarkEnd w:id="9233"/>
            <w:bookmarkEnd w:id="9234"/>
            <w:bookmarkEnd w:id="9235"/>
            <w:bookmarkEnd w:id="9236"/>
            <w:bookmarkEnd w:id="9237"/>
            <w:bookmarkEnd w:id="9238"/>
            <w:bookmarkEnd w:id="9239"/>
          </w:p>
        </w:tc>
        <w:tc>
          <w:tcPr>
            <w:tcW w:w="966" w:type="dxa"/>
            <w:tcMar/>
          </w:tcPr>
          <w:p w:rsidRPr="00176B9C" w:rsidR="008B2E5D" w:rsidDel="00737EFF" w:rsidP="2ADD6C4A" w:rsidRDefault="008B2E5D" w14:paraId="57613363" w14:textId="1469C00B">
            <w:pPr>
              <w:pStyle w:val="Heading2"/>
              <w:rPr>
                <w:del w:author="toantk" w:date="2022-07-26T13:48:00Z" w:id="9240"/>
              </w:rPr>
              <w:pPrChange w:author="toantk" w:date="2022-07-27T13:43:00Z" w:id="9241">
                <w:pPr>
                  <w:pStyle w:val="ListParagraph"/>
                  <w:ind w:left="0"/>
                </w:pPr>
              </w:pPrChange>
            </w:pPr>
            <w:bookmarkStart w:name="_Toc111217973" w:id="9242"/>
            <w:del w:author="toantk" w:date="2022-07-26T13:48:00Z" w:id="38002740">
              <w:r w:rsidDel="79B01781">
                <w:delText>Int</w:delText>
              </w:r>
            </w:del>
            <w:bookmarkStart w:name="_Toc109836157" w:id="9244"/>
            <w:bookmarkStart w:name="_Toc109836775" w:id="9245"/>
            <w:bookmarkStart w:name="_Toc109899578" w:id="9246"/>
            <w:bookmarkStart w:name="_Toc109910367" w:id="9247"/>
            <w:bookmarkStart w:name="_Toc109910986" w:id="9248"/>
            <w:bookmarkStart w:name="_Toc110529065" w:id="9249"/>
            <w:bookmarkStart w:name="_Toc110529690" w:id="9250"/>
            <w:bookmarkEnd w:id="9242"/>
            <w:bookmarkEnd w:id="9244"/>
            <w:bookmarkEnd w:id="9245"/>
            <w:bookmarkEnd w:id="9246"/>
            <w:bookmarkEnd w:id="9247"/>
            <w:bookmarkEnd w:id="9248"/>
            <w:bookmarkEnd w:id="9249"/>
            <w:bookmarkEnd w:id="9250"/>
          </w:p>
        </w:tc>
        <w:tc>
          <w:tcPr>
            <w:tcW w:w="2547" w:type="dxa"/>
            <w:tcMar/>
          </w:tcPr>
          <w:p w:rsidRPr="00176B9C" w:rsidR="008B2E5D" w:rsidDel="00737EFF" w:rsidP="2ADD6C4A" w:rsidRDefault="008B2E5D" w14:paraId="46FD32FC" w14:textId="6A6CE776">
            <w:pPr>
              <w:pStyle w:val="Heading2"/>
              <w:rPr>
                <w:del w:author="toantk" w:date="2022-07-26T13:48:00Z" w:id="9251"/>
              </w:rPr>
              <w:pPrChange w:author="toantk" w:date="2022-07-27T13:43:00Z" w:id="9252">
                <w:pPr>
                  <w:pStyle w:val="ListParagraph"/>
                  <w:ind w:left="0"/>
                </w:pPr>
              </w:pPrChange>
            </w:pPr>
            <w:bookmarkStart w:name="_Toc111217974" w:id="9253"/>
            <w:del w:author="toantk" w:date="2022-07-26T13:48:00Z" w:id="1775349111">
              <w:r w:rsidDel="79B01781">
                <w:delText>0-65535</w:delText>
              </w:r>
            </w:del>
            <w:bookmarkStart w:name="_Toc109836158" w:id="9255"/>
            <w:bookmarkStart w:name="_Toc109836776" w:id="9256"/>
            <w:bookmarkStart w:name="_Toc109899579" w:id="9257"/>
            <w:bookmarkStart w:name="_Toc109910368" w:id="9258"/>
            <w:bookmarkStart w:name="_Toc109910987" w:id="9259"/>
            <w:bookmarkStart w:name="_Toc110529066" w:id="9260"/>
            <w:bookmarkStart w:name="_Toc110529691" w:id="9261"/>
            <w:bookmarkEnd w:id="9253"/>
            <w:bookmarkEnd w:id="9255"/>
            <w:bookmarkEnd w:id="9256"/>
            <w:bookmarkEnd w:id="9257"/>
            <w:bookmarkEnd w:id="9258"/>
            <w:bookmarkEnd w:id="9259"/>
            <w:bookmarkEnd w:id="9260"/>
            <w:bookmarkEnd w:id="9261"/>
          </w:p>
        </w:tc>
        <w:tc>
          <w:tcPr>
            <w:tcW w:w="1790" w:type="dxa"/>
            <w:tcMar/>
          </w:tcPr>
          <w:p w:rsidRPr="00176B9C" w:rsidR="008B2E5D" w:rsidDel="00737EFF" w:rsidP="2ADD6C4A" w:rsidRDefault="008B2E5D" w14:paraId="7A99B51A" w14:textId="525B14CA">
            <w:pPr>
              <w:pStyle w:val="Heading2"/>
              <w:rPr>
                <w:del w:author="toantk" w:date="2022-07-26T13:48:00Z" w:id="9262"/>
              </w:rPr>
              <w:pPrChange w:author="toantk" w:date="2022-07-27T13:43:00Z" w:id="9263">
                <w:pPr>
                  <w:pStyle w:val="ListParagraph"/>
                  <w:ind w:left="0"/>
                </w:pPr>
              </w:pPrChange>
            </w:pPr>
            <w:bookmarkStart w:name="_Toc111217975" w:id="9264"/>
            <w:del w:author="toantk" w:date="2022-07-26T13:48:00Z" w:id="1388855122">
              <w:r w:rsidDel="79B01781">
                <w:delText>registrarPort</w:delText>
              </w:r>
            </w:del>
            <w:bookmarkStart w:name="_Toc109836159" w:id="9266"/>
            <w:bookmarkStart w:name="_Toc109836777" w:id="9267"/>
            <w:bookmarkStart w:name="_Toc109899580" w:id="9268"/>
            <w:bookmarkStart w:name="_Toc109910369" w:id="9269"/>
            <w:bookmarkStart w:name="_Toc109910988" w:id="9270"/>
            <w:bookmarkStart w:name="_Toc110529067" w:id="9271"/>
            <w:bookmarkStart w:name="_Toc110529692" w:id="9272"/>
            <w:bookmarkEnd w:id="9264"/>
            <w:bookmarkEnd w:id="9266"/>
            <w:bookmarkEnd w:id="9267"/>
            <w:bookmarkEnd w:id="9268"/>
            <w:bookmarkEnd w:id="9269"/>
            <w:bookmarkEnd w:id="9270"/>
            <w:bookmarkEnd w:id="9271"/>
            <w:bookmarkEnd w:id="9272"/>
          </w:p>
        </w:tc>
        <w:bookmarkStart w:name="_Toc109836160" w:id="9273"/>
        <w:bookmarkStart w:name="_Toc109836778" w:id="9274"/>
        <w:bookmarkStart w:name="_Toc109899581" w:id="9275"/>
        <w:bookmarkStart w:name="_Toc109910370" w:id="9276"/>
        <w:bookmarkStart w:name="_Toc109910989" w:id="9277"/>
        <w:bookmarkStart w:name="_Toc110529068" w:id="9278"/>
        <w:bookmarkStart w:name="_Toc110529693" w:id="9279"/>
        <w:bookmarkEnd w:id="9273"/>
        <w:bookmarkEnd w:id="9274"/>
        <w:bookmarkEnd w:id="9275"/>
        <w:bookmarkEnd w:id="9276"/>
        <w:bookmarkEnd w:id="9277"/>
        <w:bookmarkEnd w:id="9278"/>
        <w:bookmarkEnd w:id="9279"/>
      </w:tr>
      <w:tr w:rsidRPr="004C66E4" w:rsidR="008B2E5D" w:rsidDel="00737EFF" w:rsidTr="2ADD6C4A" w14:paraId="1D6C6E3C" w14:textId="16A72E4A">
        <w:trPr>
          <w:del w:author="toantk" w:date="2022-07-26T13:48:00Z" w:id="115771043"/>
        </w:trPr>
        <w:tc>
          <w:tcPr>
            <w:tcW w:w="641" w:type="dxa"/>
            <w:tcMar/>
          </w:tcPr>
          <w:p w:rsidRPr="00176B9C" w:rsidR="008B2E5D" w:rsidDel="00737EFF" w:rsidP="2ADD6C4A" w:rsidRDefault="008B2E5D" w14:paraId="3786436F" w14:textId="1494FFD8">
            <w:pPr>
              <w:pStyle w:val="Heading2"/>
              <w:rPr>
                <w:del w:author="toantk" w:date="2022-07-26T13:48:00Z" w:id="9281"/>
              </w:rPr>
              <w:pPrChange w:author="toantk" w:date="2022-07-27T13:43:00Z" w:id="9282">
                <w:pPr>
                  <w:pStyle w:val="ListParagraph"/>
                  <w:ind w:left="0"/>
                </w:pPr>
              </w:pPrChange>
            </w:pPr>
            <w:bookmarkStart w:name="_Toc111217976" w:id="9283"/>
            <w:del w:author="toantk" w:date="2022-07-26T13:48:00Z" w:id="1676267237">
              <w:r w:rsidDel="79B01781">
                <w:delText>1</w:delText>
              </w:r>
              <w:r w:rsidDel="79B01781">
                <w:delText>1</w:delText>
              </w:r>
            </w:del>
            <w:bookmarkStart w:name="_Toc109836161" w:id="9285"/>
            <w:bookmarkStart w:name="_Toc109836779" w:id="9286"/>
            <w:bookmarkStart w:name="_Toc109899582" w:id="9287"/>
            <w:bookmarkStart w:name="_Toc109910371" w:id="9288"/>
            <w:bookmarkStart w:name="_Toc109910990" w:id="9289"/>
            <w:bookmarkStart w:name="_Toc110529069" w:id="9290"/>
            <w:bookmarkStart w:name="_Toc110529694" w:id="9291"/>
            <w:bookmarkEnd w:id="9283"/>
            <w:bookmarkEnd w:id="9285"/>
            <w:bookmarkEnd w:id="9286"/>
            <w:bookmarkEnd w:id="9287"/>
            <w:bookmarkEnd w:id="9288"/>
            <w:bookmarkEnd w:id="9289"/>
            <w:bookmarkEnd w:id="9290"/>
            <w:bookmarkEnd w:id="9291"/>
          </w:p>
        </w:tc>
        <w:tc>
          <w:tcPr>
            <w:tcW w:w="1553" w:type="dxa"/>
            <w:tcMar/>
          </w:tcPr>
          <w:p w:rsidRPr="00176B9C" w:rsidR="008B2E5D" w:rsidDel="00737EFF" w:rsidP="2ADD6C4A" w:rsidRDefault="008B2E5D" w14:paraId="34D5C6E0" w14:textId="18F8CFB0">
            <w:pPr>
              <w:pStyle w:val="Heading2"/>
              <w:rPr>
                <w:del w:author="toantk" w:date="2022-07-26T13:48:00Z" w:id="9292"/>
                <w:lang w:val="en-GB" w:eastAsia="en-GB"/>
              </w:rPr>
              <w:pPrChange w:author="toantk" w:date="2022-07-27T13:43:00Z" w:id="9293">
                <w:pPr>
                  <w:overflowPunct/>
                  <w:autoSpaceDE/>
                  <w:autoSpaceDN/>
                  <w:adjustRightInd/>
                  <w:spacing w:after="0"/>
                  <w:jc w:val="left"/>
                  <w:textAlignment w:val="auto"/>
                </w:pPr>
              </w:pPrChange>
            </w:pPr>
            <w:bookmarkStart w:name="_Toc111217977" w:id="9294"/>
            <w:del w:author="toantk" w:date="2022-07-26T13:48:00Z" w:id="1916506339">
              <w:r w:rsidRPr="2ADD6C4A" w:rsidDel="79B01781">
                <w:rPr>
                  <w:lang w:val="en-GB" w:eastAsia="en-GB"/>
                </w:rPr>
                <w:delText>Subcriber Index</w:delText>
              </w:r>
            </w:del>
            <w:bookmarkStart w:name="_Toc109836162" w:id="9296"/>
            <w:bookmarkStart w:name="_Toc109836780" w:id="9297"/>
            <w:bookmarkStart w:name="_Toc109899583" w:id="9298"/>
            <w:bookmarkStart w:name="_Toc109910372" w:id="9299"/>
            <w:bookmarkStart w:name="_Toc109910991" w:id="9300"/>
            <w:bookmarkStart w:name="_Toc110529070" w:id="9301"/>
            <w:bookmarkStart w:name="_Toc110529695" w:id="9302"/>
            <w:bookmarkEnd w:id="9294"/>
            <w:bookmarkEnd w:id="9296"/>
            <w:bookmarkEnd w:id="9297"/>
            <w:bookmarkEnd w:id="9298"/>
            <w:bookmarkEnd w:id="9299"/>
            <w:bookmarkEnd w:id="9300"/>
            <w:bookmarkEnd w:id="9301"/>
            <w:bookmarkEnd w:id="9302"/>
          </w:p>
        </w:tc>
        <w:tc>
          <w:tcPr>
            <w:tcW w:w="1553" w:type="dxa"/>
            <w:tcMar/>
          </w:tcPr>
          <w:p w:rsidRPr="00176B9C" w:rsidR="008B2E5D" w:rsidDel="00737EFF" w:rsidP="2ADD6C4A" w:rsidRDefault="008B2E5D" w14:paraId="083B5925" w14:textId="035C5607">
            <w:pPr>
              <w:pStyle w:val="Heading2"/>
              <w:rPr>
                <w:del w:author="toantk" w:date="2022-07-26T13:48:00Z" w:id="9303"/>
              </w:rPr>
              <w:pPrChange w:author="toantk" w:date="2022-07-27T13:43:00Z" w:id="9304">
                <w:pPr>
                  <w:pStyle w:val="ListParagraph"/>
                  <w:ind w:left="0"/>
                </w:pPr>
              </w:pPrChange>
            </w:pPr>
            <w:bookmarkStart w:name="_Toc111217978" w:id="9305"/>
            <w:del w:author="toantk" w:date="2022-07-26T13:48:00Z" w:id="517457489">
              <w:r w:rsidDel="79B01781">
                <w:delText>Số thứ tự của thuê bao</w:delText>
              </w:r>
            </w:del>
            <w:bookmarkStart w:name="_Toc109836163" w:id="9307"/>
            <w:bookmarkStart w:name="_Toc109836781" w:id="9308"/>
            <w:bookmarkStart w:name="_Toc109899584" w:id="9309"/>
            <w:bookmarkStart w:name="_Toc109910373" w:id="9310"/>
            <w:bookmarkStart w:name="_Toc109910992" w:id="9311"/>
            <w:bookmarkStart w:name="_Toc110529071" w:id="9312"/>
            <w:bookmarkStart w:name="_Toc110529696" w:id="9313"/>
            <w:bookmarkEnd w:id="9305"/>
            <w:bookmarkEnd w:id="9307"/>
            <w:bookmarkEnd w:id="9308"/>
            <w:bookmarkEnd w:id="9309"/>
            <w:bookmarkEnd w:id="9310"/>
            <w:bookmarkEnd w:id="9311"/>
            <w:bookmarkEnd w:id="9312"/>
            <w:bookmarkEnd w:id="9313"/>
          </w:p>
        </w:tc>
        <w:tc>
          <w:tcPr>
            <w:tcW w:w="966" w:type="dxa"/>
            <w:tcMar/>
          </w:tcPr>
          <w:p w:rsidRPr="00176B9C" w:rsidR="008B2E5D" w:rsidDel="00737EFF" w:rsidP="2ADD6C4A" w:rsidRDefault="008B2E5D" w14:paraId="67D784C8" w14:textId="71E8DEBA">
            <w:pPr>
              <w:pStyle w:val="Heading2"/>
              <w:rPr>
                <w:del w:author="toantk" w:date="2022-07-26T13:48:00Z" w:id="9314"/>
              </w:rPr>
              <w:pPrChange w:author="toantk" w:date="2022-07-27T13:43:00Z" w:id="9315">
                <w:pPr>
                  <w:pStyle w:val="ListParagraph"/>
                  <w:ind w:left="0"/>
                </w:pPr>
              </w:pPrChange>
            </w:pPr>
            <w:bookmarkStart w:name="_Toc111217979" w:id="9316"/>
            <w:del w:author="toantk" w:date="2022-07-26T13:48:00Z" w:id="2012912528">
              <w:r w:rsidDel="79B01781">
                <w:delText>Int</w:delText>
              </w:r>
            </w:del>
            <w:bookmarkStart w:name="_Toc109836164" w:id="9318"/>
            <w:bookmarkStart w:name="_Toc109836782" w:id="9319"/>
            <w:bookmarkStart w:name="_Toc109899585" w:id="9320"/>
            <w:bookmarkStart w:name="_Toc109910374" w:id="9321"/>
            <w:bookmarkStart w:name="_Toc109910993" w:id="9322"/>
            <w:bookmarkStart w:name="_Toc110529072" w:id="9323"/>
            <w:bookmarkStart w:name="_Toc110529697" w:id="9324"/>
            <w:bookmarkEnd w:id="9316"/>
            <w:bookmarkEnd w:id="9318"/>
            <w:bookmarkEnd w:id="9319"/>
            <w:bookmarkEnd w:id="9320"/>
            <w:bookmarkEnd w:id="9321"/>
            <w:bookmarkEnd w:id="9322"/>
            <w:bookmarkEnd w:id="9323"/>
            <w:bookmarkEnd w:id="9324"/>
          </w:p>
        </w:tc>
        <w:tc>
          <w:tcPr>
            <w:tcW w:w="2547" w:type="dxa"/>
            <w:tcMar/>
          </w:tcPr>
          <w:p w:rsidRPr="00176B9C" w:rsidR="008B2E5D" w:rsidDel="00737EFF" w:rsidP="2ADD6C4A" w:rsidRDefault="00915007" w14:paraId="520DCA2A" w14:textId="07DF8E6C">
            <w:pPr>
              <w:pStyle w:val="Heading2"/>
              <w:rPr>
                <w:del w:author="toantk" w:date="2022-07-26T13:48:00Z" w:id="9325"/>
              </w:rPr>
              <w:pPrChange w:author="toantk" w:date="2022-07-27T13:43:00Z" w:id="9326">
                <w:pPr>
                  <w:pStyle w:val="ListParagraph"/>
                  <w:ind w:left="0"/>
                </w:pPr>
              </w:pPrChange>
            </w:pPr>
            <w:bookmarkStart w:name="_Toc111217980" w:id="9327"/>
            <w:del w:author="toantk" w:date="2022-07-26T13:48:00Z" w:id="1581983813">
              <w:r w:rsidDel="355EEC76">
                <w:delText>1/2</w:delText>
              </w:r>
            </w:del>
            <w:bookmarkStart w:name="_Toc109836165" w:id="9329"/>
            <w:bookmarkStart w:name="_Toc109836783" w:id="9330"/>
            <w:bookmarkStart w:name="_Toc109899586" w:id="9331"/>
            <w:bookmarkStart w:name="_Toc109910375" w:id="9332"/>
            <w:bookmarkStart w:name="_Toc109910994" w:id="9333"/>
            <w:bookmarkStart w:name="_Toc110529073" w:id="9334"/>
            <w:bookmarkStart w:name="_Toc110529698" w:id="9335"/>
            <w:bookmarkEnd w:id="9327"/>
            <w:bookmarkEnd w:id="9329"/>
            <w:bookmarkEnd w:id="9330"/>
            <w:bookmarkEnd w:id="9331"/>
            <w:bookmarkEnd w:id="9332"/>
            <w:bookmarkEnd w:id="9333"/>
            <w:bookmarkEnd w:id="9334"/>
            <w:bookmarkEnd w:id="9335"/>
          </w:p>
        </w:tc>
        <w:tc>
          <w:tcPr>
            <w:tcW w:w="1790" w:type="dxa"/>
            <w:tcMar/>
          </w:tcPr>
          <w:p w:rsidRPr="00176B9C" w:rsidR="008B2E5D" w:rsidDel="00737EFF" w:rsidP="2ADD6C4A" w:rsidRDefault="008B2E5D" w14:paraId="7611A178" w14:textId="6A4C92C3">
            <w:pPr>
              <w:pStyle w:val="Heading2"/>
              <w:rPr>
                <w:del w:author="toantk" w:date="2022-07-26T13:48:00Z" w:id="9336"/>
              </w:rPr>
              <w:pPrChange w:author="toantk" w:date="2022-07-27T13:43:00Z" w:id="9337">
                <w:pPr>
                  <w:pStyle w:val="ListParagraph"/>
                  <w:ind w:left="0"/>
                </w:pPr>
              </w:pPrChange>
            </w:pPr>
            <w:bookmarkStart w:name="_Toc111217981" w:id="9338"/>
            <w:del w:author="toantk" w:date="2022-07-26T13:48:00Z" w:id="1542121231">
              <w:r w:rsidDel="79B01781">
                <w:delText>index</w:delText>
              </w:r>
            </w:del>
            <w:bookmarkStart w:name="_Toc109836166" w:id="9340"/>
            <w:bookmarkStart w:name="_Toc109836784" w:id="9341"/>
            <w:bookmarkStart w:name="_Toc109899587" w:id="9342"/>
            <w:bookmarkStart w:name="_Toc109910376" w:id="9343"/>
            <w:bookmarkStart w:name="_Toc109910995" w:id="9344"/>
            <w:bookmarkStart w:name="_Toc110529074" w:id="9345"/>
            <w:bookmarkStart w:name="_Toc110529699" w:id="9346"/>
            <w:bookmarkEnd w:id="9338"/>
            <w:bookmarkEnd w:id="9340"/>
            <w:bookmarkEnd w:id="9341"/>
            <w:bookmarkEnd w:id="9342"/>
            <w:bookmarkEnd w:id="9343"/>
            <w:bookmarkEnd w:id="9344"/>
            <w:bookmarkEnd w:id="9345"/>
            <w:bookmarkEnd w:id="9346"/>
          </w:p>
        </w:tc>
        <w:bookmarkStart w:name="_Toc109836167" w:id="9347"/>
        <w:bookmarkStart w:name="_Toc109836785" w:id="9348"/>
        <w:bookmarkStart w:name="_Toc109899588" w:id="9349"/>
        <w:bookmarkStart w:name="_Toc109910377" w:id="9350"/>
        <w:bookmarkStart w:name="_Toc109910996" w:id="9351"/>
        <w:bookmarkStart w:name="_Toc110529075" w:id="9352"/>
        <w:bookmarkStart w:name="_Toc110529700" w:id="9353"/>
        <w:bookmarkEnd w:id="9347"/>
        <w:bookmarkEnd w:id="9348"/>
        <w:bookmarkEnd w:id="9349"/>
        <w:bookmarkEnd w:id="9350"/>
        <w:bookmarkEnd w:id="9351"/>
        <w:bookmarkEnd w:id="9352"/>
        <w:bookmarkEnd w:id="9353"/>
      </w:tr>
      <w:tr w:rsidRPr="004C66E4" w:rsidR="006014D4" w:rsidDel="00737EFF" w:rsidTr="2ADD6C4A" w14:paraId="6CF2BC12" w14:textId="3D9CD36D">
        <w:trPr>
          <w:del w:author="toantk" w:date="2022-07-26T13:48:00Z" w:id="852307837"/>
        </w:trPr>
        <w:tc>
          <w:tcPr>
            <w:tcW w:w="641" w:type="dxa"/>
            <w:tcMar/>
          </w:tcPr>
          <w:p w:rsidR="006014D4" w:rsidDel="00737EFF" w:rsidP="2ADD6C4A" w:rsidRDefault="006014D4" w14:paraId="04D674DE" w14:textId="05ABBBCD">
            <w:pPr>
              <w:pStyle w:val="Heading2"/>
              <w:rPr>
                <w:del w:author="toantk" w:date="2022-07-26T13:48:00Z" w:id="9355"/>
              </w:rPr>
              <w:pPrChange w:author="toantk" w:date="2022-07-27T13:43:00Z" w:id="9356">
                <w:pPr>
                  <w:pStyle w:val="ListParagraph"/>
                  <w:ind w:left="0"/>
                </w:pPr>
              </w:pPrChange>
            </w:pPr>
            <w:bookmarkStart w:name="_Toc111217982" w:id="9357"/>
            <w:del w:author="toantk" w:date="2022-07-26T13:48:00Z" w:id="1769903951">
              <w:r w:rsidDel="2C1129E6">
                <w:delText>12</w:delText>
              </w:r>
            </w:del>
            <w:bookmarkStart w:name="_Toc109836168" w:id="9359"/>
            <w:bookmarkStart w:name="_Toc109836786" w:id="9360"/>
            <w:bookmarkStart w:name="_Toc109899589" w:id="9361"/>
            <w:bookmarkStart w:name="_Toc109910378" w:id="9362"/>
            <w:bookmarkStart w:name="_Toc109910997" w:id="9363"/>
            <w:bookmarkStart w:name="_Toc110529076" w:id="9364"/>
            <w:bookmarkStart w:name="_Toc110529701" w:id="9365"/>
            <w:bookmarkEnd w:id="9357"/>
            <w:bookmarkEnd w:id="9359"/>
            <w:bookmarkEnd w:id="9360"/>
            <w:bookmarkEnd w:id="9361"/>
            <w:bookmarkEnd w:id="9362"/>
            <w:bookmarkEnd w:id="9363"/>
            <w:bookmarkEnd w:id="9364"/>
            <w:bookmarkEnd w:id="9365"/>
          </w:p>
        </w:tc>
        <w:tc>
          <w:tcPr>
            <w:tcW w:w="1553" w:type="dxa"/>
            <w:tcMar/>
          </w:tcPr>
          <w:p w:rsidR="006014D4" w:rsidDel="00737EFF" w:rsidP="2ADD6C4A" w:rsidRDefault="006014D4" w14:paraId="324E1229" w14:textId="2DB26E78">
            <w:pPr>
              <w:pStyle w:val="Heading2"/>
              <w:rPr>
                <w:del w:author="toantk" w:date="2022-07-26T13:48:00Z" w:id="9366"/>
                <w:lang w:val="en-GB" w:eastAsia="en-GB"/>
              </w:rPr>
              <w:pPrChange w:author="toantk" w:date="2022-07-27T13:43:00Z" w:id="9367">
                <w:pPr>
                  <w:overflowPunct/>
                  <w:autoSpaceDE/>
                  <w:autoSpaceDN/>
                  <w:adjustRightInd/>
                  <w:spacing w:after="0"/>
                  <w:jc w:val="left"/>
                  <w:textAlignment w:val="auto"/>
                </w:pPr>
              </w:pPrChange>
            </w:pPr>
            <w:bookmarkStart w:name="_Toc111217983" w:id="9368"/>
            <w:del w:author="toantk" w:date="2022-07-26T13:48:00Z" w:id="579913462">
              <w:r w:rsidRPr="2ADD6C4A" w:rsidDel="2C1129E6">
                <w:rPr>
                  <w:lang w:val="en-GB" w:eastAsia="en-GB"/>
                </w:rPr>
                <w:delText>Enable User</w:delText>
              </w:r>
            </w:del>
            <w:bookmarkStart w:name="_Toc109836169" w:id="9370"/>
            <w:bookmarkStart w:name="_Toc109836787" w:id="9371"/>
            <w:bookmarkStart w:name="_Toc109899590" w:id="9372"/>
            <w:bookmarkStart w:name="_Toc109910379" w:id="9373"/>
            <w:bookmarkStart w:name="_Toc109910998" w:id="9374"/>
            <w:bookmarkStart w:name="_Toc110529077" w:id="9375"/>
            <w:bookmarkStart w:name="_Toc110529702" w:id="9376"/>
            <w:bookmarkEnd w:id="9368"/>
            <w:bookmarkEnd w:id="9370"/>
            <w:bookmarkEnd w:id="9371"/>
            <w:bookmarkEnd w:id="9372"/>
            <w:bookmarkEnd w:id="9373"/>
            <w:bookmarkEnd w:id="9374"/>
            <w:bookmarkEnd w:id="9375"/>
            <w:bookmarkEnd w:id="9376"/>
          </w:p>
        </w:tc>
        <w:tc>
          <w:tcPr>
            <w:tcW w:w="1553" w:type="dxa"/>
            <w:tcMar/>
          </w:tcPr>
          <w:p w:rsidR="006014D4" w:rsidDel="00737EFF" w:rsidP="2ADD6C4A" w:rsidRDefault="006014D4" w14:paraId="781B7A7E" w14:textId="33E49989">
            <w:pPr>
              <w:pStyle w:val="Heading2"/>
              <w:rPr>
                <w:del w:author="toantk" w:date="2022-07-26T13:48:00Z" w:id="9377"/>
              </w:rPr>
              <w:pPrChange w:author="toantk" w:date="2022-07-27T13:43:00Z" w:id="9378">
                <w:pPr>
                  <w:pStyle w:val="ListParagraph"/>
                  <w:ind w:left="0"/>
                </w:pPr>
              </w:pPrChange>
            </w:pPr>
            <w:bookmarkStart w:name="_Toc111217984" w:id="9379"/>
            <w:del w:author="toantk" w:date="2022-07-26T13:48:00Z" w:id="1427902995">
              <w:r w:rsidDel="2C1129E6">
                <w:delText>Kích hoạt thuê bao</w:delText>
              </w:r>
            </w:del>
            <w:bookmarkStart w:name="_Toc109836170" w:id="9381"/>
            <w:bookmarkStart w:name="_Toc109836788" w:id="9382"/>
            <w:bookmarkStart w:name="_Toc109899591" w:id="9383"/>
            <w:bookmarkStart w:name="_Toc109910380" w:id="9384"/>
            <w:bookmarkStart w:name="_Toc109910999" w:id="9385"/>
            <w:bookmarkStart w:name="_Toc110529078" w:id="9386"/>
            <w:bookmarkStart w:name="_Toc110529703" w:id="9387"/>
            <w:bookmarkEnd w:id="9379"/>
            <w:bookmarkEnd w:id="9381"/>
            <w:bookmarkEnd w:id="9382"/>
            <w:bookmarkEnd w:id="9383"/>
            <w:bookmarkEnd w:id="9384"/>
            <w:bookmarkEnd w:id="9385"/>
            <w:bookmarkEnd w:id="9386"/>
            <w:bookmarkEnd w:id="9387"/>
          </w:p>
        </w:tc>
        <w:tc>
          <w:tcPr>
            <w:tcW w:w="966" w:type="dxa"/>
            <w:tcMar/>
          </w:tcPr>
          <w:p w:rsidR="006014D4" w:rsidDel="00737EFF" w:rsidP="2ADD6C4A" w:rsidRDefault="006014D4" w14:paraId="51373E8A" w14:textId="151B9059">
            <w:pPr>
              <w:pStyle w:val="Heading2"/>
              <w:rPr>
                <w:del w:author="toantk" w:date="2022-07-26T13:48:00Z" w:id="9388"/>
              </w:rPr>
              <w:pPrChange w:author="toantk" w:date="2022-07-27T13:43:00Z" w:id="9389">
                <w:pPr>
                  <w:pStyle w:val="ListParagraph"/>
                  <w:ind w:left="0"/>
                </w:pPr>
              </w:pPrChange>
            </w:pPr>
            <w:bookmarkStart w:name="_Toc111217985" w:id="9390"/>
            <w:del w:author="toantk" w:date="2022-07-26T13:48:00Z" w:id="617359170">
              <w:r w:rsidDel="2C1129E6">
                <w:delText>Boolean</w:delText>
              </w:r>
            </w:del>
            <w:bookmarkStart w:name="_Toc109836171" w:id="9392"/>
            <w:bookmarkStart w:name="_Toc109836789" w:id="9393"/>
            <w:bookmarkStart w:name="_Toc109899592" w:id="9394"/>
            <w:bookmarkStart w:name="_Toc109910381" w:id="9395"/>
            <w:bookmarkStart w:name="_Toc109911000" w:id="9396"/>
            <w:bookmarkStart w:name="_Toc110529079" w:id="9397"/>
            <w:bookmarkStart w:name="_Toc110529704" w:id="9398"/>
            <w:bookmarkEnd w:id="9390"/>
            <w:bookmarkEnd w:id="9392"/>
            <w:bookmarkEnd w:id="9393"/>
            <w:bookmarkEnd w:id="9394"/>
            <w:bookmarkEnd w:id="9395"/>
            <w:bookmarkEnd w:id="9396"/>
            <w:bookmarkEnd w:id="9397"/>
            <w:bookmarkEnd w:id="9398"/>
          </w:p>
        </w:tc>
        <w:tc>
          <w:tcPr>
            <w:tcW w:w="2547" w:type="dxa"/>
            <w:tcMar/>
          </w:tcPr>
          <w:p w:rsidRPr="00176B9C" w:rsidR="006014D4" w:rsidDel="00737EFF" w:rsidP="2ADD6C4A" w:rsidRDefault="006014D4" w14:paraId="4F671D42" w14:textId="5D7D595B">
            <w:pPr>
              <w:pStyle w:val="Heading2"/>
              <w:rPr>
                <w:del w:author="toantk" w:date="2022-07-26T13:48:00Z" w:id="9399"/>
              </w:rPr>
              <w:pPrChange w:author="toantk" w:date="2022-07-27T13:43:00Z" w:id="9400">
                <w:pPr>
                  <w:pStyle w:val="ListParagraph"/>
                  <w:ind w:left="0"/>
                </w:pPr>
              </w:pPrChange>
            </w:pPr>
            <w:bookmarkStart w:name="_Toc109836172" w:id="9401"/>
            <w:bookmarkStart w:name="_Toc109836790" w:id="9402"/>
            <w:bookmarkStart w:name="_Toc109899593" w:id="9403"/>
            <w:bookmarkStart w:name="_Toc109910382" w:id="9404"/>
            <w:bookmarkStart w:name="_Toc109911001" w:id="9405"/>
            <w:bookmarkStart w:name="_Toc110529080" w:id="9406"/>
            <w:bookmarkStart w:name="_Toc110529705" w:id="9407"/>
            <w:bookmarkStart w:name="_Toc111217986" w:id="9408"/>
            <w:bookmarkEnd w:id="9401"/>
            <w:bookmarkEnd w:id="9402"/>
            <w:bookmarkEnd w:id="9403"/>
            <w:bookmarkEnd w:id="9404"/>
            <w:bookmarkEnd w:id="9405"/>
            <w:bookmarkEnd w:id="9406"/>
            <w:bookmarkEnd w:id="9407"/>
            <w:bookmarkEnd w:id="9408"/>
          </w:p>
        </w:tc>
        <w:tc>
          <w:tcPr>
            <w:tcW w:w="1790" w:type="dxa"/>
            <w:tcMar/>
          </w:tcPr>
          <w:p w:rsidRPr="00176B9C" w:rsidR="006014D4" w:rsidDel="00737EFF" w:rsidP="2ADD6C4A" w:rsidRDefault="006014D4" w14:paraId="41DA40BF" w14:textId="3F58680F">
            <w:pPr>
              <w:pStyle w:val="Heading2"/>
              <w:rPr>
                <w:del w:author="toantk" w:date="2022-07-26T13:48:00Z" w:id="9409"/>
              </w:rPr>
              <w:pPrChange w:author="toantk" w:date="2022-07-27T13:43:00Z" w:id="9410">
                <w:pPr>
                  <w:pStyle w:val="ListParagraph"/>
                  <w:ind w:left="0"/>
                </w:pPr>
              </w:pPrChange>
            </w:pPr>
            <w:bookmarkStart w:name="_Toc111217987" w:id="9411"/>
            <w:del w:author="toantk" w:date="2022-07-26T13:48:00Z" w:id="670716111">
              <w:r w:rsidDel="2C1129E6">
                <w:delText>enableUser</w:delText>
              </w:r>
            </w:del>
            <w:bookmarkStart w:name="_Toc109836173" w:id="9413"/>
            <w:bookmarkStart w:name="_Toc109836791" w:id="9414"/>
            <w:bookmarkStart w:name="_Toc109899594" w:id="9415"/>
            <w:bookmarkStart w:name="_Toc109910383" w:id="9416"/>
            <w:bookmarkStart w:name="_Toc109911002" w:id="9417"/>
            <w:bookmarkStart w:name="_Toc110529081" w:id="9418"/>
            <w:bookmarkStart w:name="_Toc110529706" w:id="9419"/>
            <w:bookmarkEnd w:id="9411"/>
            <w:bookmarkEnd w:id="9413"/>
            <w:bookmarkEnd w:id="9414"/>
            <w:bookmarkEnd w:id="9415"/>
            <w:bookmarkEnd w:id="9416"/>
            <w:bookmarkEnd w:id="9417"/>
            <w:bookmarkEnd w:id="9418"/>
            <w:bookmarkEnd w:id="9419"/>
          </w:p>
        </w:tc>
        <w:bookmarkStart w:name="_Toc109836174" w:id="9420"/>
        <w:bookmarkStart w:name="_Toc109836792" w:id="9421"/>
        <w:bookmarkStart w:name="_Toc109899595" w:id="9422"/>
        <w:bookmarkStart w:name="_Toc109910384" w:id="9423"/>
        <w:bookmarkStart w:name="_Toc109911003" w:id="9424"/>
        <w:bookmarkStart w:name="_Toc110529082" w:id="9425"/>
        <w:bookmarkStart w:name="_Toc110529707" w:id="9426"/>
        <w:bookmarkEnd w:id="9420"/>
        <w:bookmarkEnd w:id="9421"/>
        <w:bookmarkEnd w:id="9422"/>
        <w:bookmarkEnd w:id="9423"/>
        <w:bookmarkEnd w:id="9424"/>
        <w:bookmarkEnd w:id="9425"/>
        <w:bookmarkEnd w:id="9426"/>
      </w:tr>
      <w:tr w:rsidRPr="004C66E4" w:rsidR="008B2E5D" w:rsidDel="00737EFF" w:rsidTr="2ADD6C4A" w14:paraId="1DF78596" w14:textId="522355AB">
        <w:trPr>
          <w:del w:author="toantk" w:date="2022-07-26T13:48:00Z" w:id="1261411245"/>
        </w:trPr>
        <w:tc>
          <w:tcPr>
            <w:tcW w:w="641" w:type="dxa"/>
            <w:tcMar/>
          </w:tcPr>
          <w:p w:rsidRPr="00176B9C" w:rsidR="008B2E5D" w:rsidDel="00737EFF" w:rsidP="2ADD6C4A" w:rsidRDefault="008B2E5D" w14:paraId="3F0A5797" w14:textId="60177C88">
            <w:pPr>
              <w:pStyle w:val="Heading2"/>
              <w:rPr>
                <w:del w:author="toantk" w:date="2022-07-26T13:48:00Z" w:id="9428"/>
              </w:rPr>
              <w:pPrChange w:author="toantk" w:date="2022-07-27T13:43:00Z" w:id="9429">
                <w:pPr>
                  <w:pStyle w:val="ListParagraph"/>
                  <w:ind w:left="0"/>
                </w:pPr>
              </w:pPrChange>
            </w:pPr>
            <w:bookmarkStart w:name="_Toc111217988" w:id="9430"/>
            <w:del w:author="toantk" w:date="2022-07-26T13:48:00Z" w:id="1899803087">
              <w:r w:rsidDel="79B01781">
                <w:delText>1</w:delText>
              </w:r>
              <w:r w:rsidDel="79B01781">
                <w:delText>3</w:delText>
              </w:r>
            </w:del>
            <w:bookmarkStart w:name="_Toc109836175" w:id="9432"/>
            <w:bookmarkStart w:name="_Toc109836793" w:id="9433"/>
            <w:bookmarkStart w:name="_Toc109899596" w:id="9434"/>
            <w:bookmarkStart w:name="_Toc109910385" w:id="9435"/>
            <w:bookmarkStart w:name="_Toc109911004" w:id="9436"/>
            <w:bookmarkStart w:name="_Toc110529083" w:id="9437"/>
            <w:bookmarkStart w:name="_Toc110529708" w:id="9438"/>
            <w:bookmarkEnd w:id="9430"/>
            <w:bookmarkEnd w:id="9432"/>
            <w:bookmarkEnd w:id="9433"/>
            <w:bookmarkEnd w:id="9434"/>
            <w:bookmarkEnd w:id="9435"/>
            <w:bookmarkEnd w:id="9436"/>
            <w:bookmarkEnd w:id="9437"/>
            <w:bookmarkEnd w:id="9438"/>
          </w:p>
        </w:tc>
        <w:tc>
          <w:tcPr>
            <w:tcW w:w="1553" w:type="dxa"/>
            <w:tcMar/>
          </w:tcPr>
          <w:p w:rsidRPr="00176B9C" w:rsidR="008B2E5D" w:rsidDel="00737EFF" w:rsidP="2ADD6C4A" w:rsidRDefault="008B2E5D" w14:paraId="0ACF1912" w14:textId="357084D2">
            <w:pPr>
              <w:pStyle w:val="Heading2"/>
              <w:rPr>
                <w:del w:author="toantk" w:date="2022-07-26T13:48:00Z" w:id="9439"/>
                <w:lang w:val="en-GB" w:eastAsia="en-GB"/>
              </w:rPr>
              <w:pPrChange w:author="toantk" w:date="2022-07-27T13:43:00Z" w:id="9440">
                <w:pPr>
                  <w:overflowPunct/>
                  <w:autoSpaceDE/>
                  <w:autoSpaceDN/>
                  <w:adjustRightInd/>
                  <w:spacing w:after="0"/>
                  <w:jc w:val="left"/>
                  <w:textAlignment w:val="auto"/>
                </w:pPr>
              </w:pPrChange>
            </w:pPr>
            <w:bookmarkStart w:name="_Toc111217989" w:id="9441"/>
            <w:del w:author="toantk" w:date="2022-07-26T13:48:00Z" w:id="225095824">
              <w:r w:rsidRPr="2ADD6C4A" w:rsidDel="79B01781">
                <w:rPr>
                  <w:lang w:val="en-GB" w:eastAsia="en-GB"/>
                </w:rPr>
                <w:delText>Display Name</w:delText>
              </w:r>
            </w:del>
            <w:bookmarkStart w:name="_Toc109836176" w:id="9443"/>
            <w:bookmarkStart w:name="_Toc109836794" w:id="9444"/>
            <w:bookmarkStart w:name="_Toc109899597" w:id="9445"/>
            <w:bookmarkStart w:name="_Toc109910386" w:id="9446"/>
            <w:bookmarkStart w:name="_Toc109911005" w:id="9447"/>
            <w:bookmarkStart w:name="_Toc110529084" w:id="9448"/>
            <w:bookmarkStart w:name="_Toc110529709" w:id="9449"/>
            <w:bookmarkEnd w:id="9441"/>
            <w:bookmarkEnd w:id="9443"/>
            <w:bookmarkEnd w:id="9444"/>
            <w:bookmarkEnd w:id="9445"/>
            <w:bookmarkEnd w:id="9446"/>
            <w:bookmarkEnd w:id="9447"/>
            <w:bookmarkEnd w:id="9448"/>
            <w:bookmarkEnd w:id="9449"/>
          </w:p>
        </w:tc>
        <w:tc>
          <w:tcPr>
            <w:tcW w:w="1553" w:type="dxa"/>
            <w:tcMar/>
          </w:tcPr>
          <w:p w:rsidRPr="00176B9C" w:rsidR="008B2E5D" w:rsidDel="00737EFF" w:rsidP="2ADD6C4A" w:rsidRDefault="008B2E5D" w14:paraId="46017984" w14:textId="12009558">
            <w:pPr>
              <w:pStyle w:val="Heading2"/>
              <w:rPr>
                <w:del w:author="toantk" w:date="2022-07-26T13:48:00Z" w:id="9450"/>
              </w:rPr>
              <w:pPrChange w:author="toantk" w:date="2022-07-27T13:43:00Z" w:id="9451">
                <w:pPr>
                  <w:pStyle w:val="ListParagraph"/>
                  <w:ind w:left="0"/>
                </w:pPr>
              </w:pPrChange>
            </w:pPr>
            <w:bookmarkStart w:name="_Toc111217990" w:id="9452"/>
            <w:del w:author="toantk" w:date="2022-07-26T13:48:00Z" w:id="988035002">
              <w:r w:rsidDel="79B01781">
                <w:delText>Cấu hình tên thuê bao hiện tại</w:delText>
              </w:r>
            </w:del>
            <w:bookmarkStart w:name="_Toc109836177" w:id="9454"/>
            <w:bookmarkStart w:name="_Toc109836795" w:id="9455"/>
            <w:bookmarkStart w:name="_Toc109899598" w:id="9456"/>
            <w:bookmarkStart w:name="_Toc109910387" w:id="9457"/>
            <w:bookmarkStart w:name="_Toc109911006" w:id="9458"/>
            <w:bookmarkStart w:name="_Toc110529085" w:id="9459"/>
            <w:bookmarkStart w:name="_Toc110529710" w:id="9460"/>
            <w:bookmarkEnd w:id="9452"/>
            <w:bookmarkEnd w:id="9454"/>
            <w:bookmarkEnd w:id="9455"/>
            <w:bookmarkEnd w:id="9456"/>
            <w:bookmarkEnd w:id="9457"/>
            <w:bookmarkEnd w:id="9458"/>
            <w:bookmarkEnd w:id="9459"/>
            <w:bookmarkEnd w:id="9460"/>
          </w:p>
        </w:tc>
        <w:tc>
          <w:tcPr>
            <w:tcW w:w="966" w:type="dxa"/>
            <w:tcMar/>
          </w:tcPr>
          <w:p w:rsidRPr="00176B9C" w:rsidR="008B2E5D" w:rsidDel="00737EFF" w:rsidP="2ADD6C4A" w:rsidRDefault="008B2E5D" w14:paraId="419F9CB6" w14:textId="0562C9F6">
            <w:pPr>
              <w:pStyle w:val="Heading2"/>
              <w:rPr>
                <w:del w:author="toantk" w:date="2022-07-26T13:48:00Z" w:id="9461"/>
              </w:rPr>
              <w:pPrChange w:author="toantk" w:date="2022-07-27T13:43:00Z" w:id="9462">
                <w:pPr>
                  <w:pStyle w:val="ListParagraph"/>
                  <w:ind w:left="0"/>
                </w:pPr>
              </w:pPrChange>
            </w:pPr>
            <w:bookmarkStart w:name="_Toc111217991" w:id="9463"/>
            <w:del w:author="toantk" w:date="2022-07-26T13:48:00Z" w:id="2049310400">
              <w:r w:rsidDel="79B01781">
                <w:delText>String</w:delText>
              </w:r>
            </w:del>
            <w:bookmarkStart w:name="_Toc109836178" w:id="9465"/>
            <w:bookmarkStart w:name="_Toc109836796" w:id="9466"/>
            <w:bookmarkStart w:name="_Toc109899599" w:id="9467"/>
            <w:bookmarkStart w:name="_Toc109910388" w:id="9468"/>
            <w:bookmarkStart w:name="_Toc109911007" w:id="9469"/>
            <w:bookmarkStart w:name="_Toc110529086" w:id="9470"/>
            <w:bookmarkStart w:name="_Toc110529711" w:id="9471"/>
            <w:bookmarkEnd w:id="9463"/>
            <w:bookmarkEnd w:id="9465"/>
            <w:bookmarkEnd w:id="9466"/>
            <w:bookmarkEnd w:id="9467"/>
            <w:bookmarkEnd w:id="9468"/>
            <w:bookmarkEnd w:id="9469"/>
            <w:bookmarkEnd w:id="9470"/>
            <w:bookmarkEnd w:id="9471"/>
          </w:p>
        </w:tc>
        <w:tc>
          <w:tcPr>
            <w:tcW w:w="2547" w:type="dxa"/>
            <w:tcMar/>
          </w:tcPr>
          <w:p w:rsidRPr="00176B9C" w:rsidR="008B2E5D" w:rsidDel="00737EFF" w:rsidP="2ADD6C4A" w:rsidRDefault="008B2E5D" w14:paraId="234BD134" w14:textId="3A15C59E">
            <w:pPr>
              <w:pStyle w:val="Heading2"/>
              <w:rPr>
                <w:del w:author="toantk" w:date="2022-07-26T13:48:00Z" w:id="9472"/>
              </w:rPr>
              <w:pPrChange w:author="toantk" w:date="2022-07-27T13:43:00Z" w:id="9473">
                <w:pPr>
                  <w:pStyle w:val="ListParagraph"/>
                  <w:ind w:left="0"/>
                </w:pPr>
              </w:pPrChange>
            </w:pPr>
            <w:bookmarkStart w:name="_Toc111217992" w:id="9474"/>
            <w:del w:author="toantk" w:date="2022-07-26T13:48:00Z" w:id="2000177882">
              <w:r w:rsidDel="79B01781">
                <w:delText>Chuỗi ký tự</w:delText>
              </w:r>
              <w:r w:rsidDel="79B01781">
                <w:delText>. Chỉ chấp nhận chuỗi ký tự số</w:delText>
              </w:r>
              <w:r w:rsidDel="79B01781">
                <w:delText xml:space="preserve"> và dấu “+”</w:delText>
              </w:r>
              <w:r w:rsidDel="79B01781">
                <w:delText>. Độ dài tối đa: 64</w:delText>
              </w:r>
            </w:del>
            <w:bookmarkStart w:name="_Toc109836179" w:id="9476"/>
            <w:bookmarkStart w:name="_Toc109836797" w:id="9477"/>
            <w:bookmarkStart w:name="_Toc109899600" w:id="9478"/>
            <w:bookmarkStart w:name="_Toc109910389" w:id="9479"/>
            <w:bookmarkStart w:name="_Toc109911008" w:id="9480"/>
            <w:bookmarkStart w:name="_Toc110529087" w:id="9481"/>
            <w:bookmarkStart w:name="_Toc110529712" w:id="9482"/>
            <w:bookmarkEnd w:id="9474"/>
            <w:bookmarkEnd w:id="9476"/>
            <w:bookmarkEnd w:id="9477"/>
            <w:bookmarkEnd w:id="9478"/>
            <w:bookmarkEnd w:id="9479"/>
            <w:bookmarkEnd w:id="9480"/>
            <w:bookmarkEnd w:id="9481"/>
            <w:bookmarkEnd w:id="9482"/>
          </w:p>
        </w:tc>
        <w:tc>
          <w:tcPr>
            <w:tcW w:w="1790" w:type="dxa"/>
            <w:tcMar/>
          </w:tcPr>
          <w:p w:rsidRPr="00176B9C" w:rsidR="008B2E5D" w:rsidDel="00737EFF" w:rsidP="2ADD6C4A" w:rsidRDefault="008B2E5D" w14:paraId="2EA57EA0" w14:textId="09E2855F">
            <w:pPr>
              <w:pStyle w:val="Heading2"/>
              <w:rPr>
                <w:del w:author="toantk" w:date="2022-07-26T13:48:00Z" w:id="9483"/>
              </w:rPr>
              <w:pPrChange w:author="toantk" w:date="2022-07-27T13:43:00Z" w:id="9484">
                <w:pPr>
                  <w:pStyle w:val="ListParagraph"/>
                  <w:ind w:left="0"/>
                </w:pPr>
              </w:pPrChange>
            </w:pPr>
            <w:bookmarkStart w:name="_Toc111217993" w:id="9485"/>
            <w:del w:author="toantk" w:date="2022-07-26T13:48:00Z" w:id="410657098">
              <w:r w:rsidDel="79B01781">
                <w:delText>displayName</w:delText>
              </w:r>
            </w:del>
            <w:bookmarkStart w:name="_Toc109836180" w:id="9487"/>
            <w:bookmarkStart w:name="_Toc109836798" w:id="9488"/>
            <w:bookmarkStart w:name="_Toc109899601" w:id="9489"/>
            <w:bookmarkStart w:name="_Toc109910390" w:id="9490"/>
            <w:bookmarkStart w:name="_Toc109911009" w:id="9491"/>
            <w:bookmarkStart w:name="_Toc110529088" w:id="9492"/>
            <w:bookmarkStart w:name="_Toc110529713" w:id="9493"/>
            <w:bookmarkEnd w:id="9485"/>
            <w:bookmarkEnd w:id="9487"/>
            <w:bookmarkEnd w:id="9488"/>
            <w:bookmarkEnd w:id="9489"/>
            <w:bookmarkEnd w:id="9490"/>
            <w:bookmarkEnd w:id="9491"/>
            <w:bookmarkEnd w:id="9492"/>
            <w:bookmarkEnd w:id="9493"/>
          </w:p>
        </w:tc>
        <w:bookmarkStart w:name="_Toc109836181" w:id="9494"/>
        <w:bookmarkStart w:name="_Toc109836799" w:id="9495"/>
        <w:bookmarkStart w:name="_Toc109899602" w:id="9496"/>
        <w:bookmarkStart w:name="_Toc109910391" w:id="9497"/>
        <w:bookmarkStart w:name="_Toc109911010" w:id="9498"/>
        <w:bookmarkStart w:name="_Toc110529089" w:id="9499"/>
        <w:bookmarkStart w:name="_Toc110529714" w:id="9500"/>
        <w:bookmarkEnd w:id="9494"/>
        <w:bookmarkEnd w:id="9495"/>
        <w:bookmarkEnd w:id="9496"/>
        <w:bookmarkEnd w:id="9497"/>
        <w:bookmarkEnd w:id="9498"/>
        <w:bookmarkEnd w:id="9499"/>
        <w:bookmarkEnd w:id="9500"/>
      </w:tr>
      <w:tr w:rsidRPr="004C66E4" w:rsidR="008B2E5D" w:rsidDel="00737EFF" w:rsidTr="2ADD6C4A" w14:paraId="019B4C96" w14:textId="1CEFE253">
        <w:trPr>
          <w:del w:author="toantk" w:date="2022-07-26T13:48:00Z" w:id="1916047827"/>
        </w:trPr>
        <w:tc>
          <w:tcPr>
            <w:tcW w:w="641" w:type="dxa"/>
            <w:tcMar/>
          </w:tcPr>
          <w:p w:rsidRPr="00176B9C" w:rsidR="008B2E5D" w:rsidDel="00737EFF" w:rsidP="2ADD6C4A" w:rsidRDefault="008B2E5D" w14:paraId="3BCC8D94" w14:textId="7670A081">
            <w:pPr>
              <w:pStyle w:val="Heading2"/>
              <w:rPr>
                <w:del w:author="toantk" w:date="2022-07-26T13:48:00Z" w:id="9502"/>
              </w:rPr>
              <w:pPrChange w:author="toantk" w:date="2022-07-27T13:43:00Z" w:id="9503">
                <w:pPr>
                  <w:pStyle w:val="ListParagraph"/>
                  <w:ind w:left="0"/>
                </w:pPr>
              </w:pPrChange>
            </w:pPr>
            <w:bookmarkStart w:name="_Toc111217994" w:id="9504"/>
            <w:del w:author="toantk" w:date="2022-07-26T13:48:00Z" w:id="673727942">
              <w:r w:rsidDel="79B01781">
                <w:delText>1</w:delText>
              </w:r>
              <w:r w:rsidDel="79B01781">
                <w:delText>4</w:delText>
              </w:r>
            </w:del>
            <w:bookmarkStart w:name="_Toc109836182" w:id="9506"/>
            <w:bookmarkStart w:name="_Toc109836800" w:id="9507"/>
            <w:bookmarkStart w:name="_Toc109899603" w:id="9508"/>
            <w:bookmarkStart w:name="_Toc109910392" w:id="9509"/>
            <w:bookmarkStart w:name="_Toc109911011" w:id="9510"/>
            <w:bookmarkStart w:name="_Toc110529090" w:id="9511"/>
            <w:bookmarkStart w:name="_Toc110529715" w:id="9512"/>
            <w:bookmarkEnd w:id="9504"/>
            <w:bookmarkEnd w:id="9506"/>
            <w:bookmarkEnd w:id="9507"/>
            <w:bookmarkEnd w:id="9508"/>
            <w:bookmarkEnd w:id="9509"/>
            <w:bookmarkEnd w:id="9510"/>
            <w:bookmarkEnd w:id="9511"/>
            <w:bookmarkEnd w:id="9512"/>
          </w:p>
        </w:tc>
        <w:tc>
          <w:tcPr>
            <w:tcW w:w="1553" w:type="dxa"/>
            <w:tcMar/>
          </w:tcPr>
          <w:p w:rsidRPr="00176B9C" w:rsidR="008B2E5D" w:rsidDel="00737EFF" w:rsidP="2ADD6C4A" w:rsidRDefault="008B2E5D" w14:paraId="3160488C" w14:textId="42EF0D7B">
            <w:pPr>
              <w:pStyle w:val="Heading2"/>
              <w:rPr>
                <w:del w:author="toantk" w:date="2022-07-26T13:48:00Z" w:id="9513"/>
                <w:lang w:val="en-GB" w:eastAsia="en-GB"/>
              </w:rPr>
              <w:pPrChange w:author="toantk" w:date="2022-07-27T13:43:00Z" w:id="9514">
                <w:pPr>
                  <w:overflowPunct/>
                  <w:autoSpaceDE/>
                  <w:autoSpaceDN/>
                  <w:adjustRightInd/>
                  <w:spacing w:after="0"/>
                  <w:jc w:val="left"/>
                  <w:textAlignment w:val="auto"/>
                </w:pPr>
              </w:pPrChange>
            </w:pPr>
            <w:bookmarkStart w:name="_Toc111217995" w:id="9515"/>
            <w:del w:author="toantk" w:date="2022-07-26T13:48:00Z" w:id="196498025">
              <w:r w:rsidRPr="2ADD6C4A" w:rsidDel="79B01781">
                <w:rPr>
                  <w:lang w:val="en-GB" w:eastAsia="en-GB"/>
                </w:rPr>
                <w:delText>Phone Number</w:delText>
              </w:r>
            </w:del>
            <w:bookmarkStart w:name="_Toc109836183" w:id="9517"/>
            <w:bookmarkStart w:name="_Toc109836801" w:id="9518"/>
            <w:bookmarkStart w:name="_Toc109899604" w:id="9519"/>
            <w:bookmarkStart w:name="_Toc109910393" w:id="9520"/>
            <w:bookmarkStart w:name="_Toc109911012" w:id="9521"/>
            <w:bookmarkStart w:name="_Toc110529091" w:id="9522"/>
            <w:bookmarkStart w:name="_Toc110529716" w:id="9523"/>
            <w:bookmarkEnd w:id="9515"/>
            <w:bookmarkEnd w:id="9517"/>
            <w:bookmarkEnd w:id="9518"/>
            <w:bookmarkEnd w:id="9519"/>
            <w:bookmarkEnd w:id="9520"/>
            <w:bookmarkEnd w:id="9521"/>
            <w:bookmarkEnd w:id="9522"/>
            <w:bookmarkEnd w:id="9523"/>
          </w:p>
        </w:tc>
        <w:tc>
          <w:tcPr>
            <w:tcW w:w="1553" w:type="dxa"/>
            <w:tcMar/>
          </w:tcPr>
          <w:p w:rsidRPr="00176B9C" w:rsidR="008B2E5D" w:rsidDel="00737EFF" w:rsidP="2ADD6C4A" w:rsidRDefault="008B2E5D" w14:paraId="55CBFE45" w14:textId="568F6DD3">
            <w:pPr>
              <w:pStyle w:val="Heading2"/>
              <w:rPr>
                <w:del w:author="toantk" w:date="2022-07-26T13:48:00Z" w:id="9524"/>
              </w:rPr>
              <w:pPrChange w:author="toantk" w:date="2022-07-27T13:43:00Z" w:id="9525">
                <w:pPr>
                  <w:pStyle w:val="ListParagraph"/>
                  <w:ind w:left="0"/>
                </w:pPr>
              </w:pPrChange>
            </w:pPr>
            <w:bookmarkStart w:name="_Toc111217996" w:id="9526"/>
            <w:del w:author="toantk" w:date="2022-07-26T13:48:00Z" w:id="415582436">
              <w:r w:rsidDel="79B01781">
                <w:delText>Cấu hình số điện thoại của thuê bao hiện tại</w:delText>
              </w:r>
            </w:del>
            <w:bookmarkStart w:name="_Toc109836184" w:id="9528"/>
            <w:bookmarkStart w:name="_Toc109836802" w:id="9529"/>
            <w:bookmarkStart w:name="_Toc109899605" w:id="9530"/>
            <w:bookmarkStart w:name="_Toc109910394" w:id="9531"/>
            <w:bookmarkStart w:name="_Toc109911013" w:id="9532"/>
            <w:bookmarkStart w:name="_Toc110529092" w:id="9533"/>
            <w:bookmarkStart w:name="_Toc110529717" w:id="9534"/>
            <w:bookmarkEnd w:id="9526"/>
            <w:bookmarkEnd w:id="9528"/>
            <w:bookmarkEnd w:id="9529"/>
            <w:bookmarkEnd w:id="9530"/>
            <w:bookmarkEnd w:id="9531"/>
            <w:bookmarkEnd w:id="9532"/>
            <w:bookmarkEnd w:id="9533"/>
            <w:bookmarkEnd w:id="9534"/>
          </w:p>
        </w:tc>
        <w:tc>
          <w:tcPr>
            <w:tcW w:w="966" w:type="dxa"/>
            <w:tcMar/>
          </w:tcPr>
          <w:p w:rsidRPr="00176B9C" w:rsidR="008B2E5D" w:rsidDel="00737EFF" w:rsidP="2ADD6C4A" w:rsidRDefault="008B2E5D" w14:paraId="0DE68DFD" w14:textId="452392CB">
            <w:pPr>
              <w:pStyle w:val="Heading2"/>
              <w:rPr>
                <w:del w:author="toantk" w:date="2022-07-26T13:48:00Z" w:id="9535"/>
              </w:rPr>
              <w:pPrChange w:author="toantk" w:date="2022-07-27T13:43:00Z" w:id="9536">
                <w:pPr>
                  <w:pStyle w:val="ListParagraph"/>
                  <w:ind w:left="0"/>
                </w:pPr>
              </w:pPrChange>
            </w:pPr>
            <w:bookmarkStart w:name="_Toc111217997" w:id="9537"/>
            <w:del w:author="toantk" w:date="2022-07-26T13:48:00Z" w:id="1195435649">
              <w:r w:rsidDel="79B01781">
                <w:delText>String</w:delText>
              </w:r>
            </w:del>
            <w:bookmarkStart w:name="_Toc109836185" w:id="9539"/>
            <w:bookmarkStart w:name="_Toc109836803" w:id="9540"/>
            <w:bookmarkStart w:name="_Toc109899606" w:id="9541"/>
            <w:bookmarkStart w:name="_Toc109910395" w:id="9542"/>
            <w:bookmarkStart w:name="_Toc109911014" w:id="9543"/>
            <w:bookmarkStart w:name="_Toc110529093" w:id="9544"/>
            <w:bookmarkStart w:name="_Toc110529718" w:id="9545"/>
            <w:bookmarkEnd w:id="9537"/>
            <w:bookmarkEnd w:id="9539"/>
            <w:bookmarkEnd w:id="9540"/>
            <w:bookmarkEnd w:id="9541"/>
            <w:bookmarkEnd w:id="9542"/>
            <w:bookmarkEnd w:id="9543"/>
            <w:bookmarkEnd w:id="9544"/>
            <w:bookmarkEnd w:id="9545"/>
          </w:p>
        </w:tc>
        <w:tc>
          <w:tcPr>
            <w:tcW w:w="2547" w:type="dxa"/>
            <w:tcMar/>
          </w:tcPr>
          <w:p w:rsidRPr="00176B9C" w:rsidR="008B2E5D" w:rsidDel="00737EFF" w:rsidP="2ADD6C4A" w:rsidRDefault="008B2E5D" w14:paraId="60E1CC1E" w14:textId="043BFC18">
            <w:pPr>
              <w:pStyle w:val="Heading2"/>
              <w:rPr>
                <w:del w:author="toantk" w:date="2022-07-26T13:48:00Z" w:id="9546"/>
              </w:rPr>
              <w:pPrChange w:author="toantk" w:date="2022-07-27T13:43:00Z" w:id="9547">
                <w:pPr>
                  <w:pStyle w:val="ListParagraph"/>
                  <w:ind w:left="0"/>
                </w:pPr>
              </w:pPrChange>
            </w:pPr>
            <w:bookmarkStart w:name="_Toc111217998" w:id="9548"/>
            <w:del w:author="toantk" w:date="2022-07-26T13:48:00Z" w:id="2108435774">
              <w:r w:rsidDel="79B01781">
                <w:delText>Chuỗi ký tự</w:delText>
              </w:r>
              <w:r w:rsidDel="79B01781">
                <w:delText xml:space="preserve">. Chỉ chấp nhận chuỗi gồm các ký tự số </w:delText>
              </w:r>
              <w:r w:rsidDel="79B01781">
                <w:delText>Độ dài tối đa: 64</w:delText>
              </w:r>
            </w:del>
            <w:bookmarkStart w:name="_Toc109836186" w:id="9550"/>
            <w:bookmarkStart w:name="_Toc109836804" w:id="9551"/>
            <w:bookmarkStart w:name="_Toc109899607" w:id="9552"/>
            <w:bookmarkStart w:name="_Toc109910396" w:id="9553"/>
            <w:bookmarkStart w:name="_Toc109911015" w:id="9554"/>
            <w:bookmarkStart w:name="_Toc110529094" w:id="9555"/>
            <w:bookmarkStart w:name="_Toc110529719" w:id="9556"/>
            <w:bookmarkEnd w:id="9548"/>
            <w:bookmarkEnd w:id="9550"/>
            <w:bookmarkEnd w:id="9551"/>
            <w:bookmarkEnd w:id="9552"/>
            <w:bookmarkEnd w:id="9553"/>
            <w:bookmarkEnd w:id="9554"/>
            <w:bookmarkEnd w:id="9555"/>
            <w:bookmarkEnd w:id="9556"/>
          </w:p>
        </w:tc>
        <w:tc>
          <w:tcPr>
            <w:tcW w:w="1790" w:type="dxa"/>
            <w:tcMar/>
          </w:tcPr>
          <w:p w:rsidRPr="00176B9C" w:rsidR="008B2E5D" w:rsidDel="00737EFF" w:rsidP="2ADD6C4A" w:rsidRDefault="008B2E5D" w14:paraId="5160975B" w14:textId="7CA339DE">
            <w:pPr>
              <w:pStyle w:val="Heading2"/>
              <w:rPr>
                <w:del w:author="toantk" w:date="2022-07-26T13:48:00Z" w:id="9557"/>
              </w:rPr>
              <w:pPrChange w:author="toantk" w:date="2022-07-27T13:43:00Z" w:id="9558">
                <w:pPr>
                  <w:pStyle w:val="ListParagraph"/>
                  <w:ind w:left="0"/>
                </w:pPr>
              </w:pPrChange>
            </w:pPr>
            <w:bookmarkStart w:name="_Toc111217999" w:id="9559"/>
            <w:del w:author="toantk" w:date="2022-07-26T13:48:00Z" w:id="139304365">
              <w:r w:rsidDel="79B01781">
                <w:delText>phoneNumber</w:delText>
              </w:r>
            </w:del>
            <w:bookmarkStart w:name="_Toc109836187" w:id="9561"/>
            <w:bookmarkStart w:name="_Toc109836805" w:id="9562"/>
            <w:bookmarkStart w:name="_Toc109899608" w:id="9563"/>
            <w:bookmarkStart w:name="_Toc109910397" w:id="9564"/>
            <w:bookmarkStart w:name="_Toc109911016" w:id="9565"/>
            <w:bookmarkStart w:name="_Toc110529095" w:id="9566"/>
            <w:bookmarkStart w:name="_Toc110529720" w:id="9567"/>
            <w:bookmarkEnd w:id="9559"/>
            <w:bookmarkEnd w:id="9561"/>
            <w:bookmarkEnd w:id="9562"/>
            <w:bookmarkEnd w:id="9563"/>
            <w:bookmarkEnd w:id="9564"/>
            <w:bookmarkEnd w:id="9565"/>
            <w:bookmarkEnd w:id="9566"/>
            <w:bookmarkEnd w:id="9567"/>
          </w:p>
        </w:tc>
        <w:bookmarkStart w:name="_Toc109836188" w:id="9568"/>
        <w:bookmarkStart w:name="_Toc109836806" w:id="9569"/>
        <w:bookmarkStart w:name="_Toc109899609" w:id="9570"/>
        <w:bookmarkStart w:name="_Toc109910398" w:id="9571"/>
        <w:bookmarkStart w:name="_Toc109911017" w:id="9572"/>
        <w:bookmarkStart w:name="_Toc110529096" w:id="9573"/>
        <w:bookmarkStart w:name="_Toc110529721" w:id="9574"/>
        <w:bookmarkEnd w:id="9568"/>
        <w:bookmarkEnd w:id="9569"/>
        <w:bookmarkEnd w:id="9570"/>
        <w:bookmarkEnd w:id="9571"/>
        <w:bookmarkEnd w:id="9572"/>
        <w:bookmarkEnd w:id="9573"/>
        <w:bookmarkEnd w:id="9574"/>
      </w:tr>
      <w:tr w:rsidRPr="004C66E4" w:rsidR="008B2E5D" w:rsidDel="00737EFF" w:rsidTr="2ADD6C4A" w14:paraId="64B01557" w14:textId="6A9C0440">
        <w:trPr>
          <w:del w:author="toantk" w:date="2022-07-26T13:48:00Z" w:id="1463780689"/>
        </w:trPr>
        <w:tc>
          <w:tcPr>
            <w:tcW w:w="641" w:type="dxa"/>
            <w:tcMar/>
          </w:tcPr>
          <w:p w:rsidRPr="00176B9C" w:rsidR="008B2E5D" w:rsidDel="00737EFF" w:rsidP="2ADD6C4A" w:rsidRDefault="008B2E5D" w14:paraId="3DD5D7C1" w14:textId="6B697714">
            <w:pPr>
              <w:pStyle w:val="Heading2"/>
              <w:rPr>
                <w:del w:author="toantk" w:date="2022-07-26T13:48:00Z" w:id="9576"/>
              </w:rPr>
              <w:pPrChange w:author="toantk" w:date="2022-07-27T13:43:00Z" w:id="9577">
                <w:pPr>
                  <w:pStyle w:val="ListParagraph"/>
                  <w:ind w:left="0"/>
                </w:pPr>
              </w:pPrChange>
            </w:pPr>
            <w:bookmarkStart w:name="_Toc111218000" w:id="9578"/>
            <w:del w:author="toantk" w:date="2022-07-26T13:48:00Z" w:id="2138200905">
              <w:r w:rsidDel="79B01781">
                <w:delText>1</w:delText>
              </w:r>
              <w:r w:rsidDel="79B01781">
                <w:delText>5</w:delText>
              </w:r>
            </w:del>
            <w:bookmarkStart w:name="_Toc109836189" w:id="9580"/>
            <w:bookmarkStart w:name="_Toc109836807" w:id="9581"/>
            <w:bookmarkStart w:name="_Toc109899610" w:id="9582"/>
            <w:bookmarkStart w:name="_Toc109910399" w:id="9583"/>
            <w:bookmarkStart w:name="_Toc109911018" w:id="9584"/>
            <w:bookmarkStart w:name="_Toc110529097" w:id="9585"/>
            <w:bookmarkStart w:name="_Toc110529722" w:id="9586"/>
            <w:bookmarkEnd w:id="9578"/>
            <w:bookmarkEnd w:id="9580"/>
            <w:bookmarkEnd w:id="9581"/>
            <w:bookmarkEnd w:id="9582"/>
            <w:bookmarkEnd w:id="9583"/>
            <w:bookmarkEnd w:id="9584"/>
            <w:bookmarkEnd w:id="9585"/>
            <w:bookmarkEnd w:id="9586"/>
          </w:p>
        </w:tc>
        <w:tc>
          <w:tcPr>
            <w:tcW w:w="1553" w:type="dxa"/>
            <w:tcMar/>
          </w:tcPr>
          <w:p w:rsidRPr="00176B9C" w:rsidR="008B2E5D" w:rsidDel="00737EFF" w:rsidP="2ADD6C4A" w:rsidRDefault="008B2E5D" w14:paraId="4FC2E8F8" w14:textId="486122B9">
            <w:pPr>
              <w:pStyle w:val="Heading2"/>
              <w:rPr>
                <w:del w:author="toantk" w:date="2022-07-26T13:48:00Z" w:id="9587"/>
                <w:lang w:val="en-GB" w:eastAsia="en-GB"/>
              </w:rPr>
              <w:pPrChange w:author="toantk" w:date="2022-07-27T13:43:00Z" w:id="9588">
                <w:pPr>
                  <w:overflowPunct/>
                  <w:autoSpaceDE/>
                  <w:autoSpaceDN/>
                  <w:adjustRightInd/>
                  <w:spacing w:after="0"/>
                  <w:jc w:val="left"/>
                  <w:textAlignment w:val="auto"/>
                </w:pPr>
              </w:pPrChange>
            </w:pPr>
            <w:bookmarkStart w:name="_Toc111218001" w:id="9589"/>
            <w:del w:author="toantk" w:date="2022-07-26T13:48:00Z" w:id="1358920410">
              <w:r w:rsidRPr="2ADD6C4A" w:rsidDel="79B01781">
                <w:rPr>
                  <w:lang w:val="en-GB" w:eastAsia="en-GB"/>
                </w:rPr>
                <w:delText>Authentication Name</w:delText>
              </w:r>
            </w:del>
            <w:bookmarkEnd w:id="9589"/>
            <w:del w:author="toantk" w:date="2022-07-26T13:48:00Z" w:id="1797188727">
              <w:r w:rsidRPr="2ADD6C4A" w:rsidDel="79B01781">
                <w:rPr>
                  <w:lang w:val="en-GB" w:eastAsia="en-GB"/>
                </w:rPr>
                <w:delText xml:space="preserve"> </w:delText>
              </w:r>
            </w:del>
            <w:bookmarkStart w:name="_Toc109836190" w:id="9591"/>
            <w:bookmarkStart w:name="_Toc109836808" w:id="9592"/>
            <w:bookmarkStart w:name="_Toc109899611" w:id="9593"/>
            <w:bookmarkStart w:name="_Toc109910400" w:id="9594"/>
            <w:bookmarkStart w:name="_Toc109911019" w:id="9595"/>
            <w:bookmarkStart w:name="_Toc110529098" w:id="9596"/>
            <w:bookmarkStart w:name="_Toc110529723" w:id="9597"/>
            <w:bookmarkEnd w:id="9591"/>
            <w:bookmarkEnd w:id="9592"/>
            <w:bookmarkEnd w:id="9593"/>
            <w:bookmarkEnd w:id="9594"/>
            <w:bookmarkEnd w:id="9595"/>
            <w:bookmarkEnd w:id="9596"/>
            <w:bookmarkEnd w:id="9597"/>
          </w:p>
        </w:tc>
        <w:tc>
          <w:tcPr>
            <w:tcW w:w="1553" w:type="dxa"/>
            <w:tcMar/>
          </w:tcPr>
          <w:p w:rsidRPr="00176B9C" w:rsidR="008B2E5D" w:rsidDel="00737EFF" w:rsidP="2ADD6C4A" w:rsidRDefault="008B2E5D" w14:paraId="03705FF1" w14:textId="4E474756">
            <w:pPr>
              <w:pStyle w:val="Heading2"/>
              <w:rPr>
                <w:del w:author="toantk" w:date="2022-07-26T13:48:00Z" w:id="9598"/>
              </w:rPr>
              <w:pPrChange w:author="toantk" w:date="2022-07-27T13:43:00Z" w:id="9599">
                <w:pPr>
                  <w:pStyle w:val="ListParagraph"/>
                  <w:ind w:left="0"/>
                </w:pPr>
              </w:pPrChange>
            </w:pPr>
            <w:bookmarkStart w:name="_Toc111218002" w:id="9600"/>
            <w:del w:author="toantk" w:date="2022-07-26T13:48:00Z" w:id="31149122">
              <w:r w:rsidDel="79B01781">
                <w:delText>Cấu hình Authentication Name của thuê bao hiện tại</w:delText>
              </w:r>
            </w:del>
            <w:bookmarkStart w:name="_Toc109836191" w:id="9602"/>
            <w:bookmarkStart w:name="_Toc109836809" w:id="9603"/>
            <w:bookmarkStart w:name="_Toc109899612" w:id="9604"/>
            <w:bookmarkStart w:name="_Toc109910401" w:id="9605"/>
            <w:bookmarkStart w:name="_Toc109911020" w:id="9606"/>
            <w:bookmarkStart w:name="_Toc110529099" w:id="9607"/>
            <w:bookmarkStart w:name="_Toc110529724" w:id="9608"/>
            <w:bookmarkEnd w:id="9600"/>
            <w:bookmarkEnd w:id="9602"/>
            <w:bookmarkEnd w:id="9603"/>
            <w:bookmarkEnd w:id="9604"/>
            <w:bookmarkEnd w:id="9605"/>
            <w:bookmarkEnd w:id="9606"/>
            <w:bookmarkEnd w:id="9607"/>
            <w:bookmarkEnd w:id="9608"/>
          </w:p>
        </w:tc>
        <w:tc>
          <w:tcPr>
            <w:tcW w:w="966" w:type="dxa"/>
            <w:tcMar/>
          </w:tcPr>
          <w:p w:rsidRPr="00176B9C" w:rsidR="008B2E5D" w:rsidDel="00737EFF" w:rsidP="2ADD6C4A" w:rsidRDefault="008B2E5D" w14:paraId="091D5EF8" w14:textId="5457D99C">
            <w:pPr>
              <w:pStyle w:val="Heading2"/>
              <w:rPr>
                <w:del w:author="toantk" w:date="2022-07-26T13:48:00Z" w:id="9609"/>
              </w:rPr>
              <w:pPrChange w:author="toantk" w:date="2022-07-27T13:43:00Z" w:id="9610">
                <w:pPr>
                  <w:pStyle w:val="ListParagraph"/>
                  <w:ind w:left="0"/>
                </w:pPr>
              </w:pPrChange>
            </w:pPr>
            <w:bookmarkStart w:name="_Toc111218003" w:id="9611"/>
            <w:del w:author="toantk" w:date="2022-07-26T13:48:00Z" w:id="213944290">
              <w:r w:rsidDel="79B01781">
                <w:delText>String</w:delText>
              </w:r>
            </w:del>
            <w:bookmarkStart w:name="_Toc109836192" w:id="9613"/>
            <w:bookmarkStart w:name="_Toc109836810" w:id="9614"/>
            <w:bookmarkStart w:name="_Toc109899613" w:id="9615"/>
            <w:bookmarkStart w:name="_Toc109910402" w:id="9616"/>
            <w:bookmarkStart w:name="_Toc109911021" w:id="9617"/>
            <w:bookmarkStart w:name="_Toc110529100" w:id="9618"/>
            <w:bookmarkStart w:name="_Toc110529725" w:id="9619"/>
            <w:bookmarkEnd w:id="9611"/>
            <w:bookmarkEnd w:id="9613"/>
            <w:bookmarkEnd w:id="9614"/>
            <w:bookmarkEnd w:id="9615"/>
            <w:bookmarkEnd w:id="9616"/>
            <w:bookmarkEnd w:id="9617"/>
            <w:bookmarkEnd w:id="9618"/>
            <w:bookmarkEnd w:id="9619"/>
          </w:p>
        </w:tc>
        <w:tc>
          <w:tcPr>
            <w:tcW w:w="2547" w:type="dxa"/>
            <w:tcMar/>
          </w:tcPr>
          <w:p w:rsidRPr="00176B9C" w:rsidR="008B2E5D" w:rsidDel="00737EFF" w:rsidP="2ADD6C4A" w:rsidRDefault="008B2E5D" w14:paraId="46D10F55" w14:textId="4533693E">
            <w:pPr>
              <w:pStyle w:val="Heading2"/>
              <w:rPr>
                <w:del w:author="toantk" w:date="2022-07-26T13:48:00Z" w:id="9620"/>
              </w:rPr>
              <w:pPrChange w:author="toantk" w:date="2022-07-27T13:43:00Z" w:id="9621">
                <w:pPr>
                  <w:pStyle w:val="ListParagraph"/>
                  <w:ind w:left="0"/>
                </w:pPr>
              </w:pPrChange>
            </w:pPr>
            <w:bookmarkStart w:name="_Toc111218004" w:id="9622"/>
            <w:del w:author="toantk" w:date="2022-07-26T13:48:00Z" w:id="1917209716">
              <w:r w:rsidDel="79B01781">
                <w:delText>Chuỗi ký tự</w:delText>
              </w:r>
              <w:r w:rsidDel="79B01781">
                <w:delText>. Độ dài tối đa: 64. Không chấp nhận các ký tự &amp;&lt;&gt;"'/|;</w:delText>
              </w:r>
            </w:del>
            <w:bookmarkStart w:name="_Toc109836193" w:id="9624"/>
            <w:bookmarkStart w:name="_Toc109836811" w:id="9625"/>
            <w:bookmarkStart w:name="_Toc109899614" w:id="9626"/>
            <w:bookmarkStart w:name="_Toc109910403" w:id="9627"/>
            <w:bookmarkStart w:name="_Toc109911022" w:id="9628"/>
            <w:bookmarkStart w:name="_Toc110529101" w:id="9629"/>
            <w:bookmarkStart w:name="_Toc110529726" w:id="9630"/>
            <w:bookmarkEnd w:id="9622"/>
            <w:bookmarkEnd w:id="9624"/>
            <w:bookmarkEnd w:id="9625"/>
            <w:bookmarkEnd w:id="9626"/>
            <w:bookmarkEnd w:id="9627"/>
            <w:bookmarkEnd w:id="9628"/>
            <w:bookmarkEnd w:id="9629"/>
            <w:bookmarkEnd w:id="9630"/>
          </w:p>
        </w:tc>
        <w:tc>
          <w:tcPr>
            <w:tcW w:w="1790" w:type="dxa"/>
            <w:tcMar/>
          </w:tcPr>
          <w:p w:rsidRPr="00176B9C" w:rsidR="008B2E5D" w:rsidDel="00737EFF" w:rsidP="2ADD6C4A" w:rsidRDefault="008B2E5D" w14:paraId="5D461568" w14:textId="5C8B6484">
            <w:pPr>
              <w:pStyle w:val="Heading2"/>
              <w:rPr>
                <w:del w:author="toantk" w:date="2022-07-26T13:48:00Z" w:id="9631"/>
              </w:rPr>
              <w:pPrChange w:author="toantk" w:date="2022-07-27T13:43:00Z" w:id="9632">
                <w:pPr>
                  <w:pStyle w:val="ListParagraph"/>
                  <w:ind w:left="0"/>
                </w:pPr>
              </w:pPrChange>
            </w:pPr>
            <w:bookmarkStart w:name="_Toc111218005" w:id="9633"/>
            <w:del w:author="toantk" w:date="2022-07-26T13:48:00Z" w:id="1555946952">
              <w:r w:rsidDel="79B01781">
                <w:delText>authenName</w:delText>
              </w:r>
            </w:del>
            <w:bookmarkStart w:name="_Toc109836194" w:id="9635"/>
            <w:bookmarkStart w:name="_Toc109836812" w:id="9636"/>
            <w:bookmarkStart w:name="_Toc109899615" w:id="9637"/>
            <w:bookmarkStart w:name="_Toc109910404" w:id="9638"/>
            <w:bookmarkStart w:name="_Toc109911023" w:id="9639"/>
            <w:bookmarkStart w:name="_Toc110529102" w:id="9640"/>
            <w:bookmarkStart w:name="_Toc110529727" w:id="9641"/>
            <w:bookmarkEnd w:id="9633"/>
            <w:bookmarkEnd w:id="9635"/>
            <w:bookmarkEnd w:id="9636"/>
            <w:bookmarkEnd w:id="9637"/>
            <w:bookmarkEnd w:id="9638"/>
            <w:bookmarkEnd w:id="9639"/>
            <w:bookmarkEnd w:id="9640"/>
            <w:bookmarkEnd w:id="9641"/>
          </w:p>
        </w:tc>
        <w:bookmarkStart w:name="_Toc109836195" w:id="9642"/>
        <w:bookmarkStart w:name="_Toc109836813" w:id="9643"/>
        <w:bookmarkStart w:name="_Toc109899616" w:id="9644"/>
        <w:bookmarkStart w:name="_Toc109910405" w:id="9645"/>
        <w:bookmarkStart w:name="_Toc109911024" w:id="9646"/>
        <w:bookmarkStart w:name="_Toc110529103" w:id="9647"/>
        <w:bookmarkStart w:name="_Toc110529728" w:id="9648"/>
        <w:bookmarkEnd w:id="9642"/>
        <w:bookmarkEnd w:id="9643"/>
        <w:bookmarkEnd w:id="9644"/>
        <w:bookmarkEnd w:id="9645"/>
        <w:bookmarkEnd w:id="9646"/>
        <w:bookmarkEnd w:id="9647"/>
        <w:bookmarkEnd w:id="9648"/>
      </w:tr>
      <w:tr w:rsidRPr="004C66E4" w:rsidR="00B3100F" w:rsidDel="00737EFF" w:rsidTr="2ADD6C4A" w14:paraId="011AB8CF" w14:textId="77777777">
        <w:trPr>
          <w:del w:author="toantk" w:date="2022-07-26T13:48:00Z" w:id="1063512863"/>
        </w:trPr>
        <w:tc>
          <w:tcPr>
            <w:tcW w:w="641" w:type="dxa"/>
            <w:tcMar/>
          </w:tcPr>
          <w:p w:rsidRPr="00176B9C" w:rsidR="00BC0F05" w:rsidDel="00737EFF" w:rsidP="2ADD6C4A" w:rsidRDefault="00BC0F05" w14:paraId="522F8D49" w14:textId="5A1917D9">
            <w:pPr>
              <w:pStyle w:val="Heading2"/>
              <w:rPr>
                <w:del w:author="toantk" w:date="2022-07-26T13:48:00Z" w:id="9650"/>
              </w:rPr>
              <w:pPrChange w:author="toantk" w:date="2022-07-27T13:43:00Z" w:id="9651">
                <w:pPr>
                  <w:pStyle w:val="ListParagraph"/>
                  <w:ind w:left="0"/>
                </w:pPr>
              </w:pPrChange>
            </w:pPr>
            <w:bookmarkStart w:name="_Toc111218006" w:id="9652"/>
            <w:del w:author="toantk" w:date="2022-07-26T13:48:00Z" w:id="1503431572">
              <w:r w:rsidDel="2EDC0C0A">
                <w:delText>1</w:delText>
              </w:r>
              <w:r w:rsidDel="2EDC0C0A">
                <w:delText>6</w:delText>
              </w:r>
            </w:del>
            <w:bookmarkStart w:name="_Toc109836196" w:id="9654"/>
            <w:bookmarkStart w:name="_Toc109836814" w:id="9655"/>
            <w:bookmarkStart w:name="_Toc109899617" w:id="9656"/>
            <w:bookmarkStart w:name="_Toc109910406" w:id="9657"/>
            <w:bookmarkStart w:name="_Toc109911025" w:id="9658"/>
            <w:bookmarkStart w:name="_Toc110529104" w:id="9659"/>
            <w:bookmarkStart w:name="_Toc110529729" w:id="9660"/>
            <w:bookmarkEnd w:id="9652"/>
            <w:bookmarkEnd w:id="9654"/>
            <w:bookmarkEnd w:id="9655"/>
            <w:bookmarkEnd w:id="9656"/>
            <w:bookmarkEnd w:id="9657"/>
            <w:bookmarkEnd w:id="9658"/>
            <w:bookmarkEnd w:id="9659"/>
            <w:bookmarkEnd w:id="9660"/>
          </w:p>
        </w:tc>
        <w:tc>
          <w:tcPr>
            <w:tcW w:w="1553" w:type="dxa"/>
            <w:tcMar/>
          </w:tcPr>
          <w:p w:rsidRPr="00176B9C" w:rsidR="00BC0F05" w:rsidDel="00737EFF" w:rsidP="2ADD6C4A" w:rsidRDefault="00BC0F05" w14:paraId="054C0BD4" w14:textId="24DEDAAA">
            <w:pPr>
              <w:pStyle w:val="Heading2"/>
              <w:rPr>
                <w:del w:author="toantk" w:date="2022-07-26T13:48:00Z" w:id="9661"/>
                <w:lang w:val="en-GB" w:eastAsia="en-GB"/>
              </w:rPr>
              <w:pPrChange w:author="toantk" w:date="2022-07-27T13:43:00Z" w:id="9662">
                <w:pPr>
                  <w:overflowPunct/>
                  <w:autoSpaceDE/>
                  <w:autoSpaceDN/>
                  <w:adjustRightInd/>
                  <w:spacing w:after="0"/>
                  <w:jc w:val="left"/>
                  <w:textAlignment w:val="auto"/>
                </w:pPr>
              </w:pPrChange>
            </w:pPr>
            <w:bookmarkStart w:name="_Toc111218007" w:id="9663"/>
            <w:del w:author="toantk" w:date="2022-07-26T13:48:00Z" w:id="1026855000">
              <w:r w:rsidRPr="2ADD6C4A" w:rsidDel="2EDC0C0A">
                <w:rPr>
                  <w:lang w:val="en-GB" w:eastAsia="en-GB"/>
                </w:rPr>
                <w:delText>Password</w:delText>
              </w:r>
            </w:del>
            <w:bookmarkStart w:name="_Toc109836197" w:id="9665"/>
            <w:bookmarkStart w:name="_Toc109836815" w:id="9666"/>
            <w:bookmarkStart w:name="_Toc109899618" w:id="9667"/>
            <w:bookmarkStart w:name="_Toc109910407" w:id="9668"/>
            <w:bookmarkStart w:name="_Toc109911026" w:id="9669"/>
            <w:bookmarkStart w:name="_Toc110529105" w:id="9670"/>
            <w:bookmarkStart w:name="_Toc110529730" w:id="9671"/>
            <w:bookmarkEnd w:id="9663"/>
            <w:bookmarkEnd w:id="9665"/>
            <w:bookmarkEnd w:id="9666"/>
            <w:bookmarkEnd w:id="9667"/>
            <w:bookmarkEnd w:id="9668"/>
            <w:bookmarkEnd w:id="9669"/>
            <w:bookmarkEnd w:id="9670"/>
            <w:bookmarkEnd w:id="9671"/>
          </w:p>
        </w:tc>
        <w:tc>
          <w:tcPr>
            <w:tcW w:w="1553" w:type="dxa"/>
            <w:tcMar/>
          </w:tcPr>
          <w:p w:rsidRPr="00176B9C" w:rsidR="00BC0F05" w:rsidDel="00737EFF" w:rsidP="2ADD6C4A" w:rsidRDefault="00BC0F05" w14:paraId="516E837B" w14:textId="462808F4">
            <w:pPr>
              <w:pStyle w:val="Heading2"/>
              <w:rPr>
                <w:del w:author="toantk" w:date="2022-07-26T13:48:00Z" w:id="9672"/>
              </w:rPr>
              <w:pPrChange w:author="toantk" w:date="2022-07-27T13:43:00Z" w:id="9673">
                <w:pPr>
                  <w:pStyle w:val="ListParagraph"/>
                  <w:ind w:left="0"/>
                </w:pPr>
              </w:pPrChange>
            </w:pPr>
            <w:bookmarkStart w:name="_Toc111218008" w:id="9674"/>
            <w:del w:author="toantk" w:date="2022-07-26T13:48:00Z" w:id="2099308978">
              <w:r w:rsidDel="2EDC0C0A">
                <w:delText>Cấu hình Password của thuê bao hiện tại</w:delText>
              </w:r>
            </w:del>
            <w:bookmarkStart w:name="_Toc109836198" w:id="9676"/>
            <w:bookmarkStart w:name="_Toc109836816" w:id="9677"/>
            <w:bookmarkStart w:name="_Toc109899619" w:id="9678"/>
            <w:bookmarkStart w:name="_Toc109910408" w:id="9679"/>
            <w:bookmarkStart w:name="_Toc109911027" w:id="9680"/>
            <w:bookmarkStart w:name="_Toc110529106" w:id="9681"/>
            <w:bookmarkStart w:name="_Toc110529731" w:id="9682"/>
            <w:bookmarkEnd w:id="9674"/>
            <w:bookmarkEnd w:id="9676"/>
            <w:bookmarkEnd w:id="9677"/>
            <w:bookmarkEnd w:id="9678"/>
            <w:bookmarkEnd w:id="9679"/>
            <w:bookmarkEnd w:id="9680"/>
            <w:bookmarkEnd w:id="9681"/>
            <w:bookmarkEnd w:id="9682"/>
          </w:p>
        </w:tc>
        <w:tc>
          <w:tcPr>
            <w:tcW w:w="966" w:type="dxa"/>
            <w:tcMar/>
          </w:tcPr>
          <w:p w:rsidRPr="00176B9C" w:rsidR="00BC0F05" w:rsidDel="00737EFF" w:rsidP="2ADD6C4A" w:rsidRDefault="00BC0F05" w14:paraId="17B6D9C2" w14:textId="700D88DC">
            <w:pPr>
              <w:pStyle w:val="Heading2"/>
              <w:rPr>
                <w:del w:author="toantk" w:date="2022-07-26T13:48:00Z" w:id="9683"/>
              </w:rPr>
              <w:pPrChange w:author="toantk" w:date="2022-07-27T13:43:00Z" w:id="9684">
                <w:pPr>
                  <w:pStyle w:val="ListParagraph"/>
                  <w:ind w:left="0"/>
                </w:pPr>
              </w:pPrChange>
            </w:pPr>
            <w:bookmarkStart w:name="_Toc111218009" w:id="9685"/>
            <w:del w:author="toantk" w:date="2022-07-26T13:48:00Z" w:id="945001962">
              <w:r w:rsidDel="2EDC0C0A">
                <w:delText>String</w:delText>
              </w:r>
            </w:del>
            <w:bookmarkStart w:name="_Toc109836199" w:id="9687"/>
            <w:bookmarkStart w:name="_Toc109836817" w:id="9688"/>
            <w:bookmarkStart w:name="_Toc109899620" w:id="9689"/>
            <w:bookmarkStart w:name="_Toc109910409" w:id="9690"/>
            <w:bookmarkStart w:name="_Toc109911028" w:id="9691"/>
            <w:bookmarkStart w:name="_Toc110529107" w:id="9692"/>
            <w:bookmarkStart w:name="_Toc110529732" w:id="9693"/>
            <w:bookmarkEnd w:id="9685"/>
            <w:bookmarkEnd w:id="9687"/>
            <w:bookmarkEnd w:id="9688"/>
            <w:bookmarkEnd w:id="9689"/>
            <w:bookmarkEnd w:id="9690"/>
            <w:bookmarkEnd w:id="9691"/>
            <w:bookmarkEnd w:id="9692"/>
            <w:bookmarkEnd w:id="9693"/>
          </w:p>
        </w:tc>
        <w:tc>
          <w:tcPr>
            <w:tcW w:w="2547" w:type="dxa"/>
            <w:tcMar/>
          </w:tcPr>
          <w:p w:rsidRPr="00176B9C" w:rsidR="00BC0F05" w:rsidDel="00737EFF" w:rsidP="2ADD6C4A" w:rsidRDefault="00BC0F05" w14:paraId="5CCC934F" w14:textId="36C655A5">
            <w:pPr>
              <w:pStyle w:val="Heading2"/>
              <w:rPr>
                <w:del w:author="toantk" w:date="2022-07-26T13:48:00Z" w:id="9694"/>
              </w:rPr>
              <w:pPrChange w:author="toantk" w:date="2022-07-27T13:43:00Z" w:id="9695">
                <w:pPr>
                  <w:pStyle w:val="ListParagraph"/>
                  <w:ind w:left="0"/>
                </w:pPr>
              </w:pPrChange>
            </w:pPr>
            <w:bookmarkStart w:name="_Toc111218010" w:id="9696"/>
            <w:del w:author="toantk" w:date="2022-07-26T13:48:00Z" w:id="1177143822">
              <w:r w:rsidDel="2EDC0C0A">
                <w:delText>Chuỗi ký tự. Độ dài tối đa: 64. Không chấp nhận các ký tự &amp;&lt;&gt;"'/|;</w:delText>
              </w:r>
            </w:del>
            <w:bookmarkStart w:name="_Toc109836200" w:id="9698"/>
            <w:bookmarkStart w:name="_Toc109836818" w:id="9699"/>
            <w:bookmarkStart w:name="_Toc109899621" w:id="9700"/>
            <w:bookmarkStart w:name="_Toc109910410" w:id="9701"/>
            <w:bookmarkStart w:name="_Toc109911029" w:id="9702"/>
            <w:bookmarkStart w:name="_Toc110529108" w:id="9703"/>
            <w:bookmarkStart w:name="_Toc110529733" w:id="9704"/>
            <w:bookmarkEnd w:id="9696"/>
            <w:bookmarkEnd w:id="9698"/>
            <w:bookmarkEnd w:id="9699"/>
            <w:bookmarkEnd w:id="9700"/>
            <w:bookmarkEnd w:id="9701"/>
            <w:bookmarkEnd w:id="9702"/>
            <w:bookmarkEnd w:id="9703"/>
            <w:bookmarkEnd w:id="9704"/>
          </w:p>
        </w:tc>
        <w:tc>
          <w:tcPr>
            <w:tcW w:w="1790" w:type="dxa"/>
            <w:tcMar/>
          </w:tcPr>
          <w:p w:rsidR="00BC0F05" w:rsidDel="00737EFF" w:rsidP="2ADD6C4A" w:rsidRDefault="00BC0F05" w14:paraId="2F3C2181" w14:textId="6422D994">
            <w:pPr>
              <w:pStyle w:val="Heading2"/>
              <w:rPr>
                <w:del w:author="toantk" w:date="2022-07-26T13:48:00Z" w:id="9705"/>
              </w:rPr>
              <w:pPrChange w:author="toantk" w:date="2022-07-27T13:43:00Z" w:id="9706">
                <w:pPr>
                  <w:pStyle w:val="ListParagraph"/>
                  <w:ind w:left="0"/>
                </w:pPr>
              </w:pPrChange>
            </w:pPr>
            <w:bookmarkStart w:name="_Toc111218011" w:id="9707"/>
            <w:del w:author="toantk" w:date="2022-07-26T13:48:00Z" w:id="1027082875">
              <w:r w:rsidDel="2EDC0C0A">
                <w:delText>password</w:delText>
              </w:r>
            </w:del>
            <w:bookmarkStart w:name="_Toc109836201" w:id="9709"/>
            <w:bookmarkStart w:name="_Toc109836819" w:id="9710"/>
            <w:bookmarkStart w:name="_Toc109899622" w:id="9711"/>
            <w:bookmarkStart w:name="_Toc109910411" w:id="9712"/>
            <w:bookmarkStart w:name="_Toc109911030" w:id="9713"/>
            <w:bookmarkStart w:name="_Toc110529109" w:id="9714"/>
            <w:bookmarkStart w:name="_Toc110529734" w:id="9715"/>
            <w:bookmarkEnd w:id="9707"/>
            <w:bookmarkEnd w:id="9709"/>
            <w:bookmarkEnd w:id="9710"/>
            <w:bookmarkEnd w:id="9711"/>
            <w:bookmarkEnd w:id="9712"/>
            <w:bookmarkEnd w:id="9713"/>
            <w:bookmarkEnd w:id="9714"/>
            <w:bookmarkEnd w:id="9715"/>
          </w:p>
        </w:tc>
        <w:bookmarkStart w:name="_Toc109836202" w:id="9716"/>
        <w:bookmarkStart w:name="_Toc109836820" w:id="9717"/>
        <w:bookmarkStart w:name="_Toc109899623" w:id="9718"/>
        <w:bookmarkStart w:name="_Toc109910412" w:id="9719"/>
        <w:bookmarkStart w:name="_Toc109911031" w:id="9720"/>
        <w:bookmarkStart w:name="_Toc110529110" w:id="9721"/>
        <w:bookmarkStart w:name="_Toc110529735" w:id="9722"/>
        <w:bookmarkEnd w:id="9716"/>
        <w:bookmarkEnd w:id="9717"/>
        <w:bookmarkEnd w:id="9718"/>
        <w:bookmarkEnd w:id="9719"/>
        <w:bookmarkEnd w:id="9720"/>
        <w:bookmarkEnd w:id="9721"/>
        <w:bookmarkEnd w:id="9722"/>
      </w:tr>
    </w:tbl>
    <w:p w:rsidR="008B2E5D" w:rsidDel="00737EFF" w:rsidP="2ADD6C4A" w:rsidRDefault="008B2E5D" w14:paraId="10E6B30E" w14:textId="6C6761BC">
      <w:pPr>
        <w:pStyle w:val="Heading2"/>
        <w:rPr>
          <w:del w:author="toantk" w:date="2022-07-26T13:48:00Z" w:id="9723"/>
        </w:rPr>
        <w:pPrChange w:author="toantk" w:date="2022-07-27T13:43:00Z" w:id="9724">
          <w:pPr/>
        </w:pPrChange>
      </w:pPr>
      <w:bookmarkStart w:name="_Toc109836203" w:id="9725"/>
      <w:bookmarkStart w:name="_Toc109836821" w:id="9726"/>
      <w:bookmarkStart w:name="_Toc109899624" w:id="9727"/>
      <w:bookmarkStart w:name="_Toc109910413" w:id="9728"/>
      <w:bookmarkStart w:name="_Toc109911032" w:id="9729"/>
      <w:bookmarkStart w:name="_Toc110529111" w:id="9730"/>
      <w:bookmarkStart w:name="_Toc110529736" w:id="9731"/>
      <w:bookmarkStart w:name="_Toc111218012" w:id="9732"/>
      <w:bookmarkEnd w:id="9725"/>
      <w:bookmarkEnd w:id="9726"/>
      <w:bookmarkEnd w:id="9727"/>
      <w:bookmarkEnd w:id="9728"/>
      <w:bookmarkEnd w:id="9729"/>
      <w:bookmarkEnd w:id="9730"/>
      <w:bookmarkEnd w:id="9731"/>
      <w:bookmarkEnd w:id="9732"/>
    </w:p>
    <w:p w:rsidR="00D05E89" w:rsidRDefault="3D49DE2D" w14:paraId="17FBDC11" w14:textId="5C46749D">
      <w:pPr>
        <w:pStyle w:val="Heading2"/>
        <w:rPr/>
      </w:pPr>
      <w:bookmarkStart w:name="_Toc111218013" w:id="9733"/>
      <w:r w:rsidR="4D441613">
        <w:rPr/>
        <w:t xml:space="preserve">Tính năng quản lý cấu hình DNS qua </w:t>
      </w:r>
      <w:del w:author="Tran Khanh Toan" w:date="2022-07-01T15:38:00Z" w:id="1860873517">
        <w:r w:rsidDel="611756BE">
          <w:delText>OneLink</w:delText>
        </w:r>
      </w:del>
      <w:ins w:author="Tran Khanh Toan" w:date="2022-07-01T15:38:00Z" w:id="1868285580">
        <w:r w:rsidR="7D3645E9">
          <w:t>Mobile App</w:t>
        </w:r>
      </w:ins>
      <w:bookmarkEnd w:id="9733"/>
    </w:p>
    <w:tbl>
      <w:tblPr>
        <w:tblStyle w:val="TableGrid"/>
        <w:tblW w:w="0" w:type="auto"/>
        <w:tblLook w:val="04A0" w:firstRow="1" w:lastRow="0" w:firstColumn="1" w:lastColumn="0" w:noHBand="0" w:noVBand="1"/>
      </w:tblPr>
      <w:tblGrid>
        <w:gridCol w:w="1885"/>
        <w:gridCol w:w="7340"/>
      </w:tblGrid>
      <w:tr w:rsidR="00D05E89" w:rsidTr="00E5021C" w14:paraId="05A3D5D8" w14:textId="77777777">
        <w:tc>
          <w:tcPr>
            <w:tcW w:w="1885" w:type="dxa"/>
          </w:tcPr>
          <w:p w:rsidR="00D05E89" w:rsidP="00E5021C" w:rsidRDefault="00D05E89" w14:paraId="34362E80" w14:textId="77777777">
            <w:r>
              <w:t>ID</w:t>
            </w:r>
          </w:p>
        </w:tc>
        <w:tc>
          <w:tcPr>
            <w:tcW w:w="7340" w:type="dxa"/>
          </w:tcPr>
          <w:p w:rsidR="00D05E89" w:rsidP="00E5021C" w:rsidRDefault="00D05E89" w14:paraId="1DA2B26E" w14:textId="0F2117DE">
            <w:r>
              <w:t>CN-1</w:t>
            </w:r>
            <w:ins w:author="Tran Khanh Toan" w:date="2022-07-01T15:11:00Z" w:id="9736">
              <w:r w:rsidR="00B92C7A">
                <w:t>1</w:t>
              </w:r>
            </w:ins>
            <w:del w:author="Tran Khanh Toan" w:date="2022-07-01T15:11:00Z" w:id="9737">
              <w:r w:rsidDel="00B92C7A">
                <w:delText>0</w:delText>
              </w:r>
            </w:del>
          </w:p>
        </w:tc>
      </w:tr>
      <w:tr w:rsidR="00D05E89" w:rsidTr="00E5021C" w14:paraId="4D40F121" w14:textId="77777777">
        <w:tc>
          <w:tcPr>
            <w:tcW w:w="1885" w:type="dxa"/>
          </w:tcPr>
          <w:p w:rsidR="00D05E89" w:rsidP="00E5021C" w:rsidRDefault="00D05E89" w14:paraId="794F7590" w14:textId="77777777">
            <w:r>
              <w:t>Name</w:t>
            </w:r>
          </w:p>
        </w:tc>
        <w:tc>
          <w:tcPr>
            <w:tcW w:w="7340" w:type="dxa"/>
          </w:tcPr>
          <w:p w:rsidR="00D05E89" w:rsidP="00E5021C" w:rsidRDefault="00D05E89" w14:paraId="785E1B0E" w14:textId="30007DBB">
            <w:r>
              <w:t xml:space="preserve">Tính năng quản lý cấu hình DNS qua </w:t>
            </w:r>
            <w:del w:author="Tran Khanh Toan" w:date="2022-07-01T15:38:00Z" w:id="9738">
              <w:r w:rsidDel="007A6979">
                <w:delText>OneLink</w:delText>
              </w:r>
            </w:del>
            <w:ins w:author="Tran Khanh Toan" w:date="2022-07-01T15:38:00Z" w:id="9739">
              <w:r w:rsidR="007A6979">
                <w:t>Mobile App</w:t>
              </w:r>
            </w:ins>
          </w:p>
        </w:tc>
      </w:tr>
      <w:tr w:rsidR="00D05E89" w:rsidTr="00E5021C" w14:paraId="6E5CF6DC" w14:textId="77777777">
        <w:tc>
          <w:tcPr>
            <w:tcW w:w="1885" w:type="dxa"/>
          </w:tcPr>
          <w:p w:rsidR="00D05E89" w:rsidP="00E5021C" w:rsidRDefault="00D05E89" w14:paraId="4F6F615E" w14:textId="77777777">
            <w:r>
              <w:t>Description</w:t>
            </w:r>
          </w:p>
        </w:tc>
        <w:tc>
          <w:tcPr>
            <w:tcW w:w="7340" w:type="dxa"/>
          </w:tcPr>
          <w:p w:rsidR="00D05E89" w:rsidP="00E5021C" w:rsidRDefault="00D05E89" w14:paraId="7EF73FF1" w14:textId="5987CEEC">
            <w:r>
              <w:t>Người quản trị có thể xem cấu hình DNS, và sửa cấu hình DNS hiện tại.</w:t>
            </w:r>
          </w:p>
        </w:tc>
      </w:tr>
      <w:tr w:rsidR="00D05E89" w:rsidTr="00E5021C" w14:paraId="0C97F672" w14:textId="77777777">
        <w:tc>
          <w:tcPr>
            <w:tcW w:w="1885" w:type="dxa"/>
          </w:tcPr>
          <w:p w:rsidR="00D05E89" w:rsidP="00E5021C" w:rsidRDefault="00D05E89" w14:paraId="7F774EED" w14:textId="77777777">
            <w:r>
              <w:t>Actor</w:t>
            </w:r>
          </w:p>
        </w:tc>
        <w:tc>
          <w:tcPr>
            <w:tcW w:w="7340" w:type="dxa"/>
          </w:tcPr>
          <w:p w:rsidR="00D05E89" w:rsidP="00E5021C" w:rsidRDefault="00D05E89" w14:paraId="1F1BE7CA" w14:textId="77777777">
            <w:r>
              <w:t>Admin</w:t>
            </w:r>
          </w:p>
        </w:tc>
      </w:tr>
      <w:tr w:rsidR="00D05E89" w:rsidTr="00E5021C" w14:paraId="0F6A4130" w14:textId="77777777">
        <w:tc>
          <w:tcPr>
            <w:tcW w:w="1885" w:type="dxa"/>
          </w:tcPr>
          <w:p w:rsidR="00D05E89" w:rsidP="00E5021C" w:rsidRDefault="00D05E89" w14:paraId="3CD62085" w14:textId="77777777">
            <w:r>
              <w:t>Pre-condition</w:t>
            </w:r>
          </w:p>
        </w:tc>
        <w:tc>
          <w:tcPr>
            <w:tcW w:w="7340" w:type="dxa"/>
          </w:tcPr>
          <w:p w:rsidR="00D05E89" w:rsidP="00E5021C" w:rsidRDefault="00D05E89" w14:paraId="7DAA757D" w14:textId="633D31C3">
            <w:r>
              <w:t xml:space="preserve">Thiết bị hoạt động bình thường, </w:t>
            </w:r>
            <w:del w:author="Tran Khanh Toan" w:date="2022-07-01T15:38:00Z" w:id="9740">
              <w:r w:rsidDel="007A6979">
                <w:delText>OneLink</w:delText>
              </w:r>
            </w:del>
            <w:ins w:author="Tran Khanh Toan" w:date="2022-07-01T15:38:00Z" w:id="9741">
              <w:r w:rsidR="007A6979">
                <w:t>Mobile App</w:t>
              </w:r>
            </w:ins>
            <w:r>
              <w:t xml:space="preserve"> đã đăng nhập thành công vào thiết bị và được cấp phiên truy nhập</w:t>
            </w:r>
          </w:p>
        </w:tc>
      </w:tr>
      <w:tr w:rsidR="00D05E89" w:rsidTr="00E5021C" w14:paraId="3D312F30" w14:textId="77777777">
        <w:tc>
          <w:tcPr>
            <w:tcW w:w="1885" w:type="dxa"/>
          </w:tcPr>
          <w:p w:rsidR="00D05E89" w:rsidP="00E5021C" w:rsidRDefault="00D05E89" w14:paraId="7A537CD1" w14:textId="77777777">
            <w:r>
              <w:t>Post-condition</w:t>
            </w:r>
          </w:p>
        </w:tc>
        <w:tc>
          <w:tcPr>
            <w:tcW w:w="7340" w:type="dxa"/>
          </w:tcPr>
          <w:p w:rsidR="00D05E89" w:rsidP="00E5021C" w:rsidRDefault="00D05E89" w14:paraId="6FE84879" w14:textId="392B18B4">
            <w:r>
              <w:t xml:space="preserve">Thiết bị phản hồi đầy đủ thông tin cho </w:t>
            </w:r>
            <w:del w:author="Tran Khanh Toan" w:date="2022-07-01T15:38:00Z" w:id="9742">
              <w:r w:rsidDel="007A6979">
                <w:delText>OneLink</w:delText>
              </w:r>
            </w:del>
            <w:ins w:author="Tran Khanh Toan" w:date="2022-07-01T15:38:00Z" w:id="9743">
              <w:r w:rsidR="007A6979">
                <w:t>Mobile App</w:t>
              </w:r>
            </w:ins>
            <w:r>
              <w:t xml:space="preserve"> và thực hiện thay đổi cấu hình</w:t>
            </w:r>
          </w:p>
        </w:tc>
      </w:tr>
    </w:tbl>
    <w:p w:rsidR="00D05E89" w:rsidP="00D05E89" w:rsidRDefault="00D05E89" w14:paraId="22EC0733" w14:textId="77777777">
      <w:pPr>
        <w:rPr>
          <w:b/>
          <w:bCs/>
        </w:rPr>
      </w:pPr>
    </w:p>
    <w:p w:rsidR="00D05E89" w:rsidP="00D05E89" w:rsidRDefault="00D05E89" w14:paraId="53DD034C" w14:textId="10287D0D">
      <w:pPr>
        <w:pStyle w:val="Heading3"/>
      </w:pPr>
      <w:bookmarkStart w:name="_Toc111218014" w:id="9744"/>
      <w:r>
        <w:t xml:space="preserve">Usecase – Lấy thông tin cấu hình </w:t>
      </w:r>
      <w:r w:rsidR="00A2261A">
        <w:t>DNS</w:t>
      </w:r>
      <w:r>
        <w:t xml:space="preserve"> hiện tại</w:t>
      </w:r>
      <w:bookmarkEnd w:id="9744"/>
    </w:p>
    <w:tbl>
      <w:tblPr>
        <w:tblStyle w:val="TableGrid"/>
        <w:tblW w:w="0" w:type="auto"/>
        <w:tblLook w:val="04A0" w:firstRow="1" w:lastRow="0" w:firstColumn="1" w:lastColumn="0" w:noHBand="0" w:noVBand="1"/>
      </w:tblPr>
      <w:tblGrid>
        <w:gridCol w:w="1885"/>
        <w:gridCol w:w="7340"/>
      </w:tblGrid>
      <w:tr w:rsidR="00D05E89" w:rsidTr="2ADD6C4A" w14:paraId="3E247A03" w14:textId="77777777">
        <w:tc>
          <w:tcPr>
            <w:tcW w:w="1885" w:type="dxa"/>
            <w:tcMar/>
          </w:tcPr>
          <w:p w:rsidR="00D05E89" w:rsidP="00E5021C" w:rsidRDefault="00D05E89" w14:paraId="60D4574B" w14:textId="77777777">
            <w:r>
              <w:t>ID</w:t>
            </w:r>
          </w:p>
        </w:tc>
        <w:tc>
          <w:tcPr>
            <w:tcW w:w="7340" w:type="dxa"/>
            <w:tcMar/>
          </w:tcPr>
          <w:p w:rsidR="00D05E89" w:rsidP="00E5021C" w:rsidRDefault="00D05E89" w14:paraId="4D25CC89" w14:textId="4C0C3C84">
            <w:r>
              <w:t>UC-</w:t>
            </w:r>
            <w:ins w:author="toantk" w:date="2022-07-27T17:24:00Z" w:id="9745">
              <w:r w:rsidR="00861799">
                <w:t>27</w:t>
              </w:r>
            </w:ins>
            <w:ins w:author="Tran Khanh Toan" w:date="2022-07-01T15:12:00Z" w:id="9746">
              <w:del w:author="toantk" w:date="2022-07-27T17:24:00Z" w:id="9747">
                <w:r w:rsidDel="00861799" w:rsidR="00B92C7A">
                  <w:delText>31</w:delText>
                </w:r>
              </w:del>
            </w:ins>
            <w:del w:author="Tran Khanh Toan" w:date="2022-07-01T15:11:00Z" w:id="9748">
              <w:r w:rsidDel="00B92C7A">
                <w:delText>2</w:delText>
              </w:r>
              <w:r w:rsidDel="00B92C7A" w:rsidR="008A0444">
                <w:delText>8</w:delText>
              </w:r>
            </w:del>
          </w:p>
        </w:tc>
      </w:tr>
      <w:tr w:rsidR="00D05E89" w:rsidTr="2ADD6C4A" w14:paraId="484A85EA" w14:textId="77777777">
        <w:tc>
          <w:tcPr>
            <w:tcW w:w="1885" w:type="dxa"/>
            <w:tcMar/>
          </w:tcPr>
          <w:p w:rsidR="00D05E89" w:rsidP="00E5021C" w:rsidRDefault="00D05E89" w14:paraId="1869A18E" w14:textId="77777777">
            <w:r>
              <w:t>Name</w:t>
            </w:r>
          </w:p>
        </w:tc>
        <w:tc>
          <w:tcPr>
            <w:tcW w:w="7340" w:type="dxa"/>
            <w:tcMar/>
          </w:tcPr>
          <w:p w:rsidR="00D05E89" w:rsidP="00E5021C" w:rsidRDefault="00D05E89" w14:paraId="27677D9C" w14:textId="6408D92A">
            <w:r>
              <w:t xml:space="preserve">Lấy thông tin cấu hình DNS hiện tại </w:t>
            </w:r>
          </w:p>
        </w:tc>
      </w:tr>
      <w:tr w:rsidR="00D05E89" w:rsidTr="2ADD6C4A" w14:paraId="27572105" w14:textId="77777777">
        <w:tc>
          <w:tcPr>
            <w:tcW w:w="1885" w:type="dxa"/>
            <w:tcMar/>
          </w:tcPr>
          <w:p w:rsidR="00D05E89" w:rsidP="00E5021C" w:rsidRDefault="00D05E89" w14:paraId="6E003D58" w14:textId="77777777">
            <w:r>
              <w:t>Description</w:t>
            </w:r>
          </w:p>
        </w:tc>
        <w:tc>
          <w:tcPr>
            <w:tcW w:w="7340" w:type="dxa"/>
            <w:tcMar/>
          </w:tcPr>
          <w:p w:rsidR="00D05E89" w:rsidP="00E5021C" w:rsidRDefault="00D05E89" w14:paraId="1A3E42EC" w14:textId="6A0B0BBB">
            <w:pPr>
              <w:pStyle w:val="FirstLevelBullet"/>
              <w:rPr>
                <w:ins w:author="Tran Khanh Toan" w:date="2022-07-01T15:12:00Z" w:id="9749"/>
              </w:rPr>
            </w:pPr>
            <w:del w:author="Tran Khanh Toan" w:date="2022-07-01T15:38:00Z" w:id="9750">
              <w:r w:rsidDel="007A6979">
                <w:delText>OneLink</w:delText>
              </w:r>
            </w:del>
            <w:ins w:author="Tran Khanh Toan" w:date="2022-07-01T15:38:00Z" w:id="9751">
              <w:r w:rsidR="007A6979">
                <w:t>Mobile App</w:t>
              </w:r>
            </w:ins>
            <w:r>
              <w:t xml:space="preserve"> gửi yêu cầu lấy thông tin cấu hình DNS.</w:t>
            </w:r>
          </w:p>
          <w:p w:rsidR="00B92C7A" w:rsidRDefault="225C27E7" w14:paraId="5B656765" w14:textId="225618FA">
            <w:pPr>
              <w:pStyle w:val="FirstLevelBullet"/>
              <w:rPr/>
            </w:pPr>
            <w:ins w:author="Tran Khanh Toan" w:date="2022-07-01T15:12:00Z" w:id="1829917340">
              <w:r w:rsidR="1A549E31">
                <w:t xml:space="preserve">Mobile App thực hiện request với định dạng </w:t>
              </w:r>
              <w:r>
                <w:fldChar w:fldCharType="begin"/>
              </w:r>
              <w:r>
                <w:instrText xml:space="preserve"> HYPERLINK "https://&lt;ip&gt;:&lt;port&gt;/onelinkagent" </w:instrText>
              </w:r>
              <w:r>
                <w:fldChar w:fldCharType="separate"/>
              </w:r>
              <w:r w:rsidRPr="2ADD6C4A" w:rsidR="1A549E31">
                <w:rPr>
                  <w:rStyle w:val="Hyperlink"/>
                </w:rPr>
                <w:t>https://&lt;ip&gt;:&lt;port&gt;/onelinkagent</w:t>
              </w:r>
              <w:r>
                <w:fldChar w:fldCharType="end"/>
              </w:r>
              <w:r w:rsidR="1A549E31">
                <w:t xml:space="preserve"> với cookies đi kèm request được quy định trong mục 7.2.1</w:t>
              </w:r>
            </w:ins>
          </w:p>
          <w:p w:rsidR="00D05E89" w:rsidP="00E5021C" w:rsidRDefault="00D05E89" w14:paraId="619A0537" w14:textId="0E096D65">
            <w:pPr>
              <w:pStyle w:val="FirstLevelBullet"/>
            </w:pPr>
            <w:r>
              <w:t xml:space="preserve">ONT nhận yêu cầu, xử lý và gửi lại phản hồi thông tin cấu hình DNS hiện tại. </w:t>
            </w:r>
          </w:p>
          <w:p w:rsidR="00D05E89" w:rsidP="00E5021C" w:rsidRDefault="00D05E89" w14:paraId="6CC6F2A2" w14:textId="77777777">
            <w:pPr>
              <w:pStyle w:val="FirstLevelBullet"/>
            </w:pPr>
            <w:r>
              <w:t>Nếu có xảy ra lỗi ONT gửi phản hồi mã lỗi.</w:t>
            </w:r>
          </w:p>
        </w:tc>
      </w:tr>
      <w:tr w:rsidR="00D05E89" w:rsidTr="2ADD6C4A" w14:paraId="7C397F5E" w14:textId="77777777">
        <w:tc>
          <w:tcPr>
            <w:tcW w:w="1885" w:type="dxa"/>
            <w:tcMar/>
          </w:tcPr>
          <w:p w:rsidR="00D05E89" w:rsidP="00E5021C" w:rsidRDefault="00D05E89" w14:paraId="549A9382" w14:textId="77777777">
            <w:r>
              <w:lastRenderedPageBreak/>
              <w:t>Actor</w:t>
            </w:r>
          </w:p>
        </w:tc>
        <w:tc>
          <w:tcPr>
            <w:tcW w:w="7340" w:type="dxa"/>
            <w:tcMar/>
          </w:tcPr>
          <w:p w:rsidR="00D05E89" w:rsidP="00E5021C" w:rsidRDefault="00D05E89" w14:paraId="4919C222" w14:textId="77777777">
            <w:r>
              <w:t>Admin</w:t>
            </w:r>
          </w:p>
        </w:tc>
      </w:tr>
      <w:tr w:rsidR="00D05E89" w:rsidTr="2ADD6C4A" w14:paraId="648B9434" w14:textId="77777777">
        <w:tc>
          <w:tcPr>
            <w:tcW w:w="1885" w:type="dxa"/>
            <w:tcMar/>
          </w:tcPr>
          <w:p w:rsidR="00D05E89" w:rsidP="00E5021C" w:rsidRDefault="00D05E89" w14:paraId="44D8445E" w14:textId="77777777">
            <w:r>
              <w:t>Pre-condition</w:t>
            </w:r>
          </w:p>
        </w:tc>
        <w:tc>
          <w:tcPr>
            <w:tcW w:w="7340" w:type="dxa"/>
            <w:tcMar/>
          </w:tcPr>
          <w:p w:rsidR="00D05E89" w:rsidP="00E5021C" w:rsidRDefault="00D05E89" w14:paraId="37C39082" w14:textId="7B5590A8">
            <w:r>
              <w:t xml:space="preserve">Thiết bị hoạt động bình thường, </w:t>
            </w:r>
            <w:del w:author="Tran Khanh Toan" w:date="2022-07-01T15:38:00Z" w:id="9753">
              <w:r w:rsidDel="007A6979">
                <w:delText>OneLink</w:delText>
              </w:r>
            </w:del>
            <w:ins w:author="Tran Khanh Toan" w:date="2022-07-01T15:38:00Z" w:id="9754">
              <w:r w:rsidR="007A6979">
                <w:t>Mobile App</w:t>
              </w:r>
            </w:ins>
            <w:r>
              <w:t xml:space="preserve"> đã đăng nhập thành công vào thiết bị và được cấp phiên truy nhập</w:t>
            </w:r>
          </w:p>
        </w:tc>
      </w:tr>
      <w:tr w:rsidR="00D05E89" w:rsidTr="2ADD6C4A" w14:paraId="58CD3F4F" w14:textId="77777777">
        <w:tc>
          <w:tcPr>
            <w:tcW w:w="1885" w:type="dxa"/>
            <w:tcMar/>
          </w:tcPr>
          <w:p w:rsidR="00D05E89" w:rsidP="00E5021C" w:rsidRDefault="00D05E89" w14:paraId="59C18BF2" w14:textId="77777777">
            <w:r>
              <w:t>Post-condition</w:t>
            </w:r>
          </w:p>
        </w:tc>
        <w:tc>
          <w:tcPr>
            <w:tcW w:w="7340" w:type="dxa"/>
            <w:tcMar/>
          </w:tcPr>
          <w:p w:rsidR="00D05E89" w:rsidP="00E5021C" w:rsidRDefault="00D05E89" w14:paraId="7122A2D2" w14:textId="76637341">
            <w:r>
              <w:t xml:space="preserve">Thiết bị phản hồi đầy đủ các thông tin cho </w:t>
            </w:r>
            <w:del w:author="Tran Khanh Toan" w:date="2022-07-01T15:38:00Z" w:id="9755">
              <w:r w:rsidDel="007A6979">
                <w:delText>OneLink</w:delText>
              </w:r>
            </w:del>
            <w:ins w:author="Tran Khanh Toan" w:date="2022-07-01T15:38:00Z" w:id="9756">
              <w:r w:rsidR="007A6979">
                <w:t>Mobile App</w:t>
              </w:r>
            </w:ins>
          </w:p>
        </w:tc>
      </w:tr>
    </w:tbl>
    <w:p w:rsidRPr="00A13CE7" w:rsidR="00D05E89" w:rsidP="00D05E89" w:rsidRDefault="00D05E89" w14:paraId="55029EA0" w14:textId="77777777"/>
    <w:p w:rsidR="00D05E89" w:rsidP="00D05E89" w:rsidRDefault="00D05E89" w14:paraId="608C53AA" w14:textId="77777777">
      <w:pPr>
        <w:rPr>
          <w:b/>
          <w:bCs/>
        </w:rPr>
      </w:pPr>
      <w:r w:rsidRPr="003C44BD">
        <w:rPr>
          <w:b/>
          <w:bCs/>
        </w:rPr>
        <w:t>Luồng dữ liệu:</w:t>
      </w:r>
    </w:p>
    <w:p w:rsidR="00D02181" w:rsidP="00D02181" w:rsidRDefault="00D02181" w14:paraId="6D186E76" w14:textId="77777777">
      <w:pPr>
        <w:keepNext/>
      </w:pPr>
      <w:r>
        <w:object w:dxaOrig="9180" w:dyaOrig="5296" w14:anchorId="73E2B6B9">
          <v:shape id="_x0000_i1047" style="width:460.5pt;height:265.5pt" o:ole="" type="#_x0000_t75">
            <v:imagedata o:title="" r:id="rId57"/>
          </v:shape>
          <o:OLEObject Type="Embed" ProgID="Visio.Drawing.15" ShapeID="_x0000_i1047" DrawAspect="Content" ObjectID="_1721885972" r:id="rId58"/>
        </w:object>
      </w:r>
    </w:p>
    <w:p w:rsidR="00D05E89" w:rsidP="00D02181" w:rsidRDefault="00D02181" w14:paraId="02727E0C" w14:textId="490DA9BA">
      <w:pPr>
        <w:pStyle w:val="Caption"/>
      </w:pPr>
      <w:bookmarkStart w:name="_Toc110529211" w:id="9757"/>
      <w:r>
        <w:t xml:space="preserve">Hình </w:t>
      </w:r>
      <w:ins w:author="toantk" w:date="2022-07-28T09:55:00Z" w:id="9758">
        <w:r w:rsidR="00881A01">
          <w:fldChar w:fldCharType="begin"/>
        </w:r>
        <w:r w:rsidR="00881A01">
          <w:instrText xml:space="preserve"> STYLEREF 1 \s </w:instrText>
        </w:r>
      </w:ins>
      <w:r w:rsidR="00881A01">
        <w:fldChar w:fldCharType="separate"/>
      </w:r>
      <w:r w:rsidR="00533729">
        <w:rPr>
          <w:noProof/>
        </w:rPr>
        <w:t>7</w:t>
      </w:r>
      <w:ins w:author="toantk" w:date="2022-07-28T09:55:00Z" w:id="9759">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22</w:t>
      </w:r>
      <w:ins w:author="toantk" w:date="2022-07-28T09:55:00Z" w:id="9760">
        <w:r w:rsidR="00881A01">
          <w:fldChar w:fldCharType="end"/>
        </w:r>
      </w:ins>
      <w:ins w:author="Tran Khanh Toan" w:date="2022-07-01T17:42:00Z" w:id="9761">
        <w:del w:author="toantk" w:date="2022-07-27T09:26:00Z" w:id="9762">
          <w:r w:rsidDel="006A7679" w:rsidR="00076894">
            <w:fldChar w:fldCharType="begin"/>
          </w:r>
          <w:r w:rsidDel="006A7679" w:rsidR="00076894">
            <w:delInstrText xml:space="preserve"> STYLEREF 1 \s </w:delInstrText>
          </w:r>
        </w:del>
      </w:ins>
      <w:del w:author="toantk" w:date="2022-07-27T09:26:00Z" w:id="9763">
        <w:r w:rsidDel="006A7679" w:rsidR="00076894">
          <w:fldChar w:fldCharType="separate"/>
        </w:r>
        <w:r w:rsidDel="006A7679" w:rsidR="00076894">
          <w:rPr>
            <w:noProof/>
          </w:rPr>
          <w:delText>7</w:delText>
        </w:r>
      </w:del>
      <w:ins w:author="Tran Khanh Toan" w:date="2022-07-01T17:42:00Z" w:id="9764">
        <w:del w:author="toantk" w:date="2022-07-27T09:26:00Z" w:id="9765">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9766">
        <w:r w:rsidDel="006A7679" w:rsidR="00076894">
          <w:fldChar w:fldCharType="separate"/>
        </w:r>
      </w:del>
      <w:ins w:author="Tran Khanh Toan" w:date="2022-07-01T17:42:00Z" w:id="9767">
        <w:del w:author="toantk" w:date="2022-07-27T09:26:00Z" w:id="9768">
          <w:r w:rsidDel="006A7679" w:rsidR="00076894">
            <w:rPr>
              <w:noProof/>
            </w:rPr>
            <w:delText>22</w:delText>
          </w:r>
          <w:r w:rsidDel="006A7679" w:rsidR="00076894">
            <w:fldChar w:fldCharType="end"/>
          </w:r>
        </w:del>
      </w:ins>
      <w:del w:author="Tran Khanh Toan" w:date="2022-07-01T14:55:00Z" w:id="9769">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19</w:delText>
        </w:r>
        <w:r w:rsidDel="00A87875" w:rsidR="003F0BD0">
          <w:rPr>
            <w:noProof/>
          </w:rPr>
          <w:fldChar w:fldCharType="end"/>
        </w:r>
      </w:del>
      <w:r>
        <w:t xml:space="preserve"> Luồng điều khiển lấy cấu hình DNS hiện tại qua </w:t>
      </w:r>
      <w:del w:author="Tran Khanh Toan" w:date="2022-07-01T15:38:00Z" w:id="9770">
        <w:r w:rsidDel="007A6979">
          <w:delText>OneLink</w:delText>
        </w:r>
      </w:del>
      <w:ins w:author="Tran Khanh Toan" w:date="2022-07-01T15:38:00Z" w:id="9771">
        <w:r w:rsidR="007A6979">
          <w:t>Mobile App</w:t>
        </w:r>
      </w:ins>
      <w:bookmarkEnd w:id="9757"/>
    </w:p>
    <w:p w:rsidR="00D05E89" w:rsidP="00D05E89" w:rsidRDefault="00D05E89" w14:paraId="0C07CAFB" w14:textId="4B84129F">
      <w:pPr>
        <w:rPr>
          <w:b/>
          <w:bCs/>
        </w:rPr>
      </w:pPr>
      <w:del w:author="Tran Khanh Toan" w:date="2022-07-04T09:21:00Z" w:id="9772">
        <w:r w:rsidRPr="00AB6FAB" w:rsidDel="00F02801">
          <w:rPr>
            <w:b/>
            <w:bCs/>
          </w:rPr>
          <w:delText xml:space="preserve">Cấu trúc dữ liệu </w:delText>
        </w:r>
      </w:del>
      <w:ins w:author="Tran Khanh Toan" w:date="2022-07-04T09:22:00Z" w:id="9773">
        <w:r w:rsidR="00F02801">
          <w:rPr>
            <w:b/>
            <w:bCs/>
          </w:rPr>
          <w:t xml:space="preserve">Cấu trúc payload </w:t>
        </w:r>
      </w:ins>
      <w:r w:rsidRPr="00AB6FAB">
        <w:rPr>
          <w:b/>
          <w:bCs/>
        </w:rPr>
        <w:t>của bản tin:</w:t>
      </w:r>
    </w:p>
    <w:p w:rsidR="00D05E89" w:rsidP="00D05E89" w:rsidRDefault="00D05E89" w14:paraId="2202A8EC" w14:textId="70F02921">
      <w:pPr>
        <w:pStyle w:val="ListParagraph"/>
        <w:numPr>
          <w:ilvl w:val="0"/>
          <w:numId w:val="9"/>
        </w:numPr>
        <w:rPr>
          <w:b/>
          <w:bCs/>
        </w:rPr>
      </w:pPr>
      <w:r>
        <w:rPr>
          <w:b/>
          <w:bCs/>
        </w:rPr>
        <w:t>DNS view Request:</w:t>
      </w:r>
    </w:p>
    <w:p w:rsidR="00D05E89" w:rsidP="000B2353" w:rsidRDefault="00D05E89" w14:paraId="5B171FE1" w14:textId="6934C8DB">
      <w:pPr>
        <w:pStyle w:val="ListParagraph"/>
        <w:ind w:firstLine="360"/>
      </w:pPr>
      <w:r>
        <w:t>{“action” : “dnsView”</w:t>
      </w:r>
      <w:r w:rsidR="000B2353">
        <w:t xml:space="preserve">, “requestId” : </w:t>
      </w:r>
      <w:r w:rsidR="003E0981">
        <w:t>&lt;requestId&gt;</w:t>
      </w:r>
      <w:r>
        <w:t>}</w:t>
      </w:r>
    </w:p>
    <w:p w:rsidR="00D05E89" w:rsidP="00D05E89" w:rsidRDefault="00D05E89" w14:paraId="212ED2C8" w14:textId="1F049131">
      <w:pPr>
        <w:pStyle w:val="ListParagraph"/>
        <w:numPr>
          <w:ilvl w:val="0"/>
          <w:numId w:val="9"/>
        </w:numPr>
        <w:rPr>
          <w:b/>
          <w:bCs/>
        </w:rPr>
      </w:pPr>
      <w:r>
        <w:rPr>
          <w:b/>
          <w:bCs/>
        </w:rPr>
        <w:t>DNS view Response:</w:t>
      </w:r>
    </w:p>
    <w:p w:rsidRPr="00820762" w:rsidR="00D05E89" w:rsidP="00D05E89" w:rsidRDefault="00D05E89" w14:paraId="1C59068B" w14:textId="0A7228F4">
      <w:pPr>
        <w:pStyle w:val="ListParagraph"/>
        <w:numPr>
          <w:ilvl w:val="1"/>
          <w:numId w:val="9"/>
        </w:numPr>
      </w:pPr>
      <w:r>
        <w:t xml:space="preserve">Lấy thông tin cấu hình </w:t>
      </w:r>
      <w:del w:author="toantk" w:date="2022-07-28T11:20:00Z" w:id="9774">
        <w:r w:rsidDel="005641B5">
          <w:delText>Voice</w:delText>
        </w:r>
        <w:r w:rsidRPr="00820762" w:rsidDel="005641B5">
          <w:delText xml:space="preserve"> </w:delText>
        </w:r>
      </w:del>
      <w:ins w:author="toantk" w:date="2022-07-28T11:20:00Z" w:id="9775">
        <w:r w:rsidR="005641B5">
          <w:t>DNS</w:t>
        </w:r>
        <w:r w:rsidRPr="00820762" w:rsidR="005641B5">
          <w:t xml:space="preserve"> </w:t>
        </w:r>
      </w:ins>
      <w:r w:rsidRPr="00820762">
        <w:t>thành công</w:t>
      </w:r>
      <w:r>
        <w:t>:</w:t>
      </w:r>
    </w:p>
    <w:p w:rsidR="00D05E89" w:rsidP="00D05E89" w:rsidRDefault="00D05E89" w14:paraId="1E5CCBB4" w14:textId="77777777">
      <w:pPr>
        <w:pStyle w:val="FirstLevelBullet"/>
        <w:numPr>
          <w:ilvl w:val="0"/>
          <w:numId w:val="0"/>
        </w:numPr>
        <w:ind w:left="1080"/>
      </w:pPr>
      <w:r>
        <w:lastRenderedPageBreak/>
        <w:t>{</w:t>
      </w:r>
    </w:p>
    <w:p w:rsidR="00D05E89" w:rsidP="00D05E89" w:rsidRDefault="00D05E89" w14:paraId="68FF7D9F" w14:textId="77777777">
      <w:pPr>
        <w:pStyle w:val="FirstLevelBullet"/>
        <w:numPr>
          <w:ilvl w:val="0"/>
          <w:numId w:val="0"/>
        </w:numPr>
        <w:ind w:left="720" w:firstLine="360"/>
      </w:pPr>
      <w:r>
        <w:t>"status": 0,</w:t>
      </w:r>
    </w:p>
    <w:p w:rsidR="00D05E89" w:rsidP="00D05E89" w:rsidRDefault="00B94824" w14:paraId="2C8336AC" w14:textId="2BC82F3D">
      <w:pPr>
        <w:pStyle w:val="FirstLevelBullet"/>
        <w:numPr>
          <w:ilvl w:val="0"/>
          <w:numId w:val="0"/>
        </w:numPr>
        <w:ind w:left="720" w:firstLine="360"/>
      </w:pPr>
      <w:r>
        <w:t>“message”: “</w:t>
      </w:r>
      <w:r w:rsidR="00840E19">
        <w:t>Success</w:t>
      </w:r>
      <w:r>
        <w:t>”</w:t>
      </w:r>
      <w:r w:rsidR="00D05E89">
        <w:t>,</w:t>
      </w:r>
    </w:p>
    <w:p w:rsidR="000B2353" w:rsidP="000B2353" w:rsidRDefault="000B2353" w14:paraId="5BFE083D" w14:textId="1186842C">
      <w:pPr>
        <w:pStyle w:val="ListParagraph"/>
        <w:ind w:firstLine="360"/>
      </w:pPr>
      <w:r>
        <w:t xml:space="preserve">“requestId” : </w:t>
      </w:r>
      <w:r w:rsidR="003E0981">
        <w:t>&lt;requestId&gt;</w:t>
      </w:r>
      <w:r>
        <w:t>,</w:t>
      </w:r>
    </w:p>
    <w:p w:rsidR="00D05E89" w:rsidP="00D05E89" w:rsidRDefault="00D05E89" w14:paraId="40D52C44" w14:textId="7516273C">
      <w:pPr>
        <w:pStyle w:val="FirstLevelBullet"/>
        <w:numPr>
          <w:ilvl w:val="0"/>
          <w:numId w:val="0"/>
        </w:numPr>
        <w:ind w:left="720" w:firstLine="360"/>
      </w:pPr>
      <w:r>
        <w:t>"data": {</w:t>
      </w:r>
    </w:p>
    <w:p w:rsidR="00D02181" w:rsidP="00D05E89" w:rsidRDefault="00AB3E75" w14:paraId="6DEC1930" w14:textId="13769111">
      <w:pPr>
        <w:pStyle w:val="FirstLevelBullet"/>
        <w:numPr>
          <w:ilvl w:val="0"/>
          <w:numId w:val="0"/>
        </w:numPr>
        <w:ind w:left="720" w:firstLine="360"/>
      </w:pPr>
      <w:r>
        <w:t>“dns</w:t>
      </w:r>
      <w:r w:rsidR="00332FD3">
        <w:t>M</w:t>
      </w:r>
      <w:r>
        <w:t xml:space="preserve">ode” : </w:t>
      </w:r>
      <w:r w:rsidR="00332FD3">
        <w:t>“&lt;dnsMode&gt;”,</w:t>
      </w:r>
    </w:p>
    <w:p w:rsidR="00332FD3" w:rsidP="00D05E89" w:rsidRDefault="00332FD3" w14:paraId="7DCA084C" w14:textId="03A29872">
      <w:pPr>
        <w:pStyle w:val="FirstLevelBullet"/>
        <w:numPr>
          <w:ilvl w:val="0"/>
          <w:numId w:val="0"/>
        </w:numPr>
        <w:ind w:left="720" w:firstLine="360"/>
      </w:pPr>
      <w:r>
        <w:t>“primaryDns” : “&lt;primaryDns&gt;”,</w:t>
      </w:r>
    </w:p>
    <w:p w:rsidR="00332FD3" w:rsidP="00D05E89" w:rsidRDefault="00332FD3" w14:paraId="42BE87D7" w14:textId="015C2AC1">
      <w:pPr>
        <w:pStyle w:val="FirstLevelBullet"/>
        <w:numPr>
          <w:ilvl w:val="0"/>
          <w:numId w:val="0"/>
        </w:numPr>
        <w:ind w:left="720" w:firstLine="360"/>
      </w:pPr>
      <w:r>
        <w:t>“secondaryDns” : “&lt;secondaryDns&gt;”</w:t>
      </w:r>
    </w:p>
    <w:p w:rsidR="00D05E89" w:rsidP="00D05E89" w:rsidRDefault="00D05E89" w14:paraId="4AACF75B" w14:textId="77777777">
      <w:pPr>
        <w:pStyle w:val="FirstLevelBullet"/>
        <w:numPr>
          <w:ilvl w:val="0"/>
          <w:numId w:val="0"/>
        </w:numPr>
        <w:ind w:left="720" w:firstLine="360"/>
      </w:pPr>
      <w:r>
        <w:t>}</w:t>
      </w:r>
    </w:p>
    <w:p w:rsidR="00D05E89" w:rsidP="00D05E89" w:rsidRDefault="00D05E89" w14:paraId="689A2DEE" w14:textId="77777777">
      <w:pPr>
        <w:pStyle w:val="FirstLevelBullet"/>
        <w:numPr>
          <w:ilvl w:val="0"/>
          <w:numId w:val="0"/>
        </w:numPr>
        <w:ind w:left="720" w:firstLine="360"/>
      </w:pPr>
      <w:r>
        <w:t>}</w:t>
      </w:r>
    </w:p>
    <w:p w:rsidRPr="00820762" w:rsidR="00D05E89" w:rsidP="00D05E89" w:rsidRDefault="00D05E89" w14:paraId="7DE0F56C" w14:textId="25273678">
      <w:pPr>
        <w:pStyle w:val="ListParagraph"/>
        <w:numPr>
          <w:ilvl w:val="1"/>
          <w:numId w:val="9"/>
        </w:numPr>
      </w:pPr>
      <w:r>
        <w:t xml:space="preserve">Lấy thông tin </w:t>
      </w:r>
      <w:del w:author="toantk" w:date="2022-07-28T11:20:00Z" w:id="9776">
        <w:r w:rsidDel="005641B5">
          <w:delText xml:space="preserve">Radio </w:delText>
        </w:r>
      </w:del>
      <w:ins w:author="toantk" w:date="2022-07-28T11:20:00Z" w:id="9777">
        <w:r w:rsidR="005641B5">
          <w:t xml:space="preserve">DNS </w:t>
        </w:r>
      </w:ins>
      <w:r>
        <w:t>thất bại:</w:t>
      </w:r>
    </w:p>
    <w:p w:rsidR="00D05E89" w:rsidP="00D05E89" w:rsidRDefault="00D05E89" w14:paraId="3A343B01" w14:textId="77777777">
      <w:pPr>
        <w:pStyle w:val="FirstLevelBullet"/>
        <w:numPr>
          <w:ilvl w:val="0"/>
          <w:numId w:val="0"/>
        </w:numPr>
        <w:ind w:left="1080"/>
      </w:pPr>
      <w:r>
        <w:t>{</w:t>
      </w:r>
    </w:p>
    <w:p w:rsidR="00D05E89" w:rsidP="00D05E89" w:rsidRDefault="00183521" w14:paraId="00C85821" w14:textId="18EB11C6">
      <w:pPr>
        <w:pStyle w:val="FirstLevelBullet"/>
        <w:numPr>
          <w:ilvl w:val="0"/>
          <w:numId w:val="0"/>
        </w:numPr>
        <w:ind w:left="1080"/>
      </w:pPr>
      <w:r>
        <w:t>“status”: &lt;ErrorCode&gt;</w:t>
      </w:r>
      <w:r w:rsidR="00D05E89">
        <w:t>,</w:t>
      </w:r>
    </w:p>
    <w:p w:rsidR="00D05E89" w:rsidP="00D05E89" w:rsidRDefault="00B94824" w14:paraId="20E99766" w14:textId="5ABBEA7D">
      <w:pPr>
        <w:pStyle w:val="FirstLevelBullet"/>
        <w:numPr>
          <w:ilvl w:val="0"/>
          <w:numId w:val="0"/>
        </w:numPr>
        <w:ind w:left="1080"/>
      </w:pPr>
      <w:r>
        <w:t>“message”: “&lt;message&gt;”</w:t>
      </w:r>
      <w:r w:rsidR="00D05E89">
        <w:t>,</w:t>
      </w:r>
    </w:p>
    <w:p w:rsidR="000B2353" w:rsidP="000B2353" w:rsidRDefault="000B2353" w14:paraId="2A205282" w14:textId="5B7FAD1C">
      <w:pPr>
        <w:pStyle w:val="ListParagraph"/>
        <w:ind w:firstLine="360"/>
      </w:pPr>
      <w:r>
        <w:t xml:space="preserve">“requestId” : </w:t>
      </w:r>
      <w:r w:rsidR="003E0981">
        <w:t>&lt;requestId&gt;</w:t>
      </w:r>
      <w:r>
        <w:t>,</w:t>
      </w:r>
    </w:p>
    <w:p w:rsidR="00D05E89" w:rsidP="00D05E89" w:rsidRDefault="00D05E89" w14:paraId="3C61DA61" w14:textId="77777777">
      <w:pPr>
        <w:pStyle w:val="FirstLevelBullet"/>
        <w:numPr>
          <w:ilvl w:val="0"/>
          <w:numId w:val="0"/>
        </w:numPr>
        <w:ind w:left="1080"/>
      </w:pPr>
      <w:r>
        <w:t>"data": {</w:t>
      </w:r>
    </w:p>
    <w:p w:rsidR="00D05E89" w:rsidP="00D05E89" w:rsidRDefault="00D05E89" w14:paraId="110394AB" w14:textId="77777777">
      <w:pPr>
        <w:pStyle w:val="FirstLevelBullet"/>
        <w:numPr>
          <w:ilvl w:val="0"/>
          <w:numId w:val="0"/>
        </w:numPr>
        <w:ind w:left="1080"/>
      </w:pPr>
      <w:r>
        <w:t>}</w:t>
      </w:r>
    </w:p>
    <w:p w:rsidR="00D05E89" w:rsidP="00D05E89" w:rsidRDefault="00D05E89" w14:paraId="516B229C" w14:textId="77777777">
      <w:pPr>
        <w:pStyle w:val="FirstLevelBullet"/>
        <w:numPr>
          <w:ilvl w:val="0"/>
          <w:numId w:val="0"/>
        </w:numPr>
        <w:ind w:left="1080"/>
      </w:pPr>
      <w:r>
        <w:t>}</w:t>
      </w:r>
    </w:p>
    <w:p w:rsidR="00D05E89" w:rsidP="00D05E89" w:rsidRDefault="00D05E89" w14:paraId="161BA73F" w14:textId="77777777">
      <w:pPr>
        <w:pStyle w:val="FirstLevelBullet"/>
        <w:numPr>
          <w:ilvl w:val="0"/>
          <w:numId w:val="0"/>
        </w:numPr>
        <w:ind w:left="720" w:hanging="360"/>
      </w:pPr>
    </w:p>
    <w:p w:rsidR="00D05E89" w:rsidP="00D05E89" w:rsidRDefault="00D05E89" w14:paraId="3DEBD6EE" w14:textId="77777777">
      <w:pPr>
        <w:pStyle w:val="ListParagraph"/>
        <w:numPr>
          <w:ilvl w:val="0"/>
          <w:numId w:val="9"/>
        </w:numPr>
        <w:rPr>
          <w:b/>
          <w:bCs/>
        </w:rPr>
      </w:pPr>
      <w:r w:rsidRPr="00003BA2">
        <w:rPr>
          <w:b/>
          <w:bCs/>
        </w:rPr>
        <w:t>Mô tả tham số</w:t>
      </w:r>
      <w:r>
        <w:rPr>
          <w:b/>
          <w:bCs/>
        </w:rPr>
        <w:t>:</w:t>
      </w:r>
    </w:p>
    <w:p w:rsidR="003D4214" w:rsidP="003D4214" w:rsidRDefault="003D4214" w14:paraId="5423B10B" w14:textId="5B35FB00">
      <w:pPr>
        <w:pStyle w:val="Caption"/>
        <w:keepNext/>
      </w:pPr>
      <w:bookmarkStart w:name="_Toc110529170" w:id="9778"/>
      <w:r>
        <w:t xml:space="preserve">Bảng </w:t>
      </w:r>
      <w:ins w:author="toantk" w:date="2022-08-04T17:50:00Z" w:id="9779">
        <w:r w:rsidR="0035117C">
          <w:fldChar w:fldCharType="begin"/>
        </w:r>
        <w:r w:rsidR="0035117C">
          <w:instrText xml:space="preserve"> STYLEREF 1 \s </w:instrText>
        </w:r>
      </w:ins>
      <w:r w:rsidR="0035117C">
        <w:fldChar w:fldCharType="separate"/>
      </w:r>
      <w:r w:rsidR="00533729">
        <w:rPr>
          <w:noProof/>
        </w:rPr>
        <w:t>7</w:t>
      </w:r>
      <w:ins w:author="toantk" w:date="2022-08-04T17:50:00Z" w:id="9780">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21</w:t>
      </w:r>
      <w:ins w:author="toantk" w:date="2022-08-04T17:50:00Z" w:id="9781">
        <w:r w:rsidR="0035117C">
          <w:fldChar w:fldCharType="end"/>
        </w:r>
      </w:ins>
      <w:ins w:author="Tran Khanh Toan" w:date="2022-08-04T09:32:00Z" w:id="9782">
        <w:del w:author="toantk" w:date="2022-08-04T17:50:00Z" w:id="9783">
          <w:r w:rsidDel="0035117C" w:rsidR="00F227FB">
            <w:fldChar w:fldCharType="begin"/>
          </w:r>
          <w:r w:rsidDel="0035117C" w:rsidR="00F227FB">
            <w:delInstrText xml:space="preserve"> STYLEREF 1 \s </w:delInstrText>
          </w:r>
        </w:del>
      </w:ins>
      <w:del w:author="toantk" w:date="2022-08-04T17:50:00Z" w:id="9784">
        <w:r w:rsidDel="0035117C" w:rsidR="00F227FB">
          <w:fldChar w:fldCharType="separate"/>
        </w:r>
        <w:r w:rsidDel="0035117C" w:rsidR="00F227FB">
          <w:rPr>
            <w:noProof/>
          </w:rPr>
          <w:delText>7</w:delText>
        </w:r>
      </w:del>
      <w:ins w:author="Tran Khanh Toan" w:date="2022-08-04T09:32:00Z" w:id="9785">
        <w:del w:author="toantk" w:date="2022-08-04T17:50:00Z" w:id="9786">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9787">
        <w:r w:rsidDel="0035117C" w:rsidR="00F227FB">
          <w:fldChar w:fldCharType="separate"/>
        </w:r>
      </w:del>
      <w:ins w:author="Tran Khanh Toan" w:date="2022-08-04T09:32:00Z" w:id="9788">
        <w:del w:author="toantk" w:date="2022-08-04T17:50:00Z" w:id="9789">
          <w:r w:rsidDel="0035117C" w:rsidR="00F227FB">
            <w:rPr>
              <w:noProof/>
            </w:rPr>
            <w:delText>21</w:delText>
          </w:r>
          <w:r w:rsidDel="0035117C" w:rsidR="00F227FB">
            <w:fldChar w:fldCharType="end"/>
          </w:r>
        </w:del>
      </w:ins>
      <w:ins w:author="toantk" w:date="2022-07-28T09:18:00Z" w:id="9790">
        <w:del w:author="Tran Khanh Toan" w:date="2022-08-03T15:31:00Z" w:id="9791">
          <w:r w:rsidDel="0087204C" w:rsidR="005A0D0F">
            <w:fldChar w:fldCharType="begin"/>
          </w:r>
          <w:r w:rsidDel="0087204C" w:rsidR="005A0D0F">
            <w:delInstrText xml:space="preserve"> STYLEREF 1 \s </w:delInstrText>
          </w:r>
        </w:del>
      </w:ins>
      <w:del w:author="Tran Khanh Toan" w:date="2022-08-03T15:31:00Z" w:id="9792">
        <w:r w:rsidDel="0087204C" w:rsidR="005A0D0F">
          <w:fldChar w:fldCharType="separate"/>
        </w:r>
        <w:r w:rsidDel="0087204C" w:rsidR="005A0D0F">
          <w:rPr>
            <w:noProof/>
          </w:rPr>
          <w:delText>7</w:delText>
        </w:r>
      </w:del>
      <w:ins w:author="toantk" w:date="2022-07-28T09:18:00Z" w:id="9793">
        <w:del w:author="Tran Khanh Toan" w:date="2022-08-03T15:31:00Z" w:id="9794">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9795">
        <w:r w:rsidDel="0087204C" w:rsidR="005A0D0F">
          <w:fldChar w:fldCharType="separate"/>
        </w:r>
      </w:del>
      <w:ins w:author="toantk" w:date="2022-07-28T09:18:00Z" w:id="9796">
        <w:del w:author="Tran Khanh Toan" w:date="2022-08-03T15:31:00Z" w:id="9797">
          <w:r w:rsidDel="0087204C" w:rsidR="005A0D0F">
            <w:rPr>
              <w:noProof/>
            </w:rPr>
            <w:delText>21</w:delText>
          </w:r>
          <w:r w:rsidDel="0087204C" w:rsidR="005A0D0F">
            <w:fldChar w:fldCharType="end"/>
          </w:r>
        </w:del>
      </w:ins>
      <w:ins w:author="Tran Khanh Toan" w:date="2022-07-01T17:36:00Z" w:id="9798">
        <w:del w:author="toantk" w:date="2022-07-27T10:00:00Z" w:id="9799">
          <w:r w:rsidDel="006366F4" w:rsidR="0036606E">
            <w:fldChar w:fldCharType="begin"/>
          </w:r>
          <w:r w:rsidDel="006366F4" w:rsidR="0036606E">
            <w:delInstrText xml:space="preserve"> STYLEREF 1 \s </w:delInstrText>
          </w:r>
        </w:del>
      </w:ins>
      <w:del w:author="toantk" w:date="2022-07-27T10:00:00Z" w:id="9800">
        <w:r w:rsidDel="006366F4" w:rsidR="0036606E">
          <w:fldChar w:fldCharType="separate"/>
        </w:r>
        <w:r w:rsidDel="006366F4" w:rsidR="0036606E">
          <w:rPr>
            <w:noProof/>
          </w:rPr>
          <w:delText>7</w:delText>
        </w:r>
      </w:del>
      <w:ins w:author="Tran Khanh Toan" w:date="2022-07-01T17:36:00Z" w:id="9801">
        <w:del w:author="toantk" w:date="2022-07-27T10:00:00Z" w:id="9802">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9803">
        <w:r w:rsidDel="006366F4" w:rsidR="0036606E">
          <w:fldChar w:fldCharType="separate"/>
        </w:r>
      </w:del>
      <w:ins w:author="Tran Khanh Toan" w:date="2022-07-01T17:36:00Z" w:id="9804">
        <w:del w:author="toantk" w:date="2022-07-27T10:00:00Z" w:id="9805">
          <w:r w:rsidDel="006366F4" w:rsidR="0036606E">
            <w:rPr>
              <w:noProof/>
            </w:rPr>
            <w:delText>19</w:delText>
          </w:r>
          <w:r w:rsidDel="006366F4" w:rsidR="0036606E">
            <w:fldChar w:fldCharType="end"/>
          </w:r>
        </w:del>
      </w:ins>
      <w:del w:author="Tran Khanh Toan" w:date="2022-07-01T14:56:00Z" w:id="9806">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17</w:delText>
        </w:r>
        <w:r w:rsidDel="00A87875" w:rsidR="003F0BD0">
          <w:rPr>
            <w:noProof/>
          </w:rPr>
          <w:fldChar w:fldCharType="end"/>
        </w:r>
      </w:del>
      <w:r>
        <w:t xml:space="preserve"> Bảng mô tả tham số trong luồng điều khiển lấy thông thin cấu hình DNS</w:t>
      </w:r>
      <w:bookmarkEnd w:id="9778"/>
    </w:p>
    <w:tbl>
      <w:tblPr>
        <w:tblStyle w:val="TableGrid"/>
        <w:tblW w:w="0" w:type="auto"/>
        <w:tblInd w:w="175" w:type="dxa"/>
        <w:tblLook w:val="04A0" w:firstRow="1" w:lastRow="0" w:firstColumn="1" w:lastColumn="0" w:noHBand="0" w:noVBand="1"/>
      </w:tblPr>
      <w:tblGrid>
        <w:gridCol w:w="708"/>
        <w:gridCol w:w="1314"/>
        <w:gridCol w:w="1314"/>
        <w:gridCol w:w="1063"/>
        <w:gridCol w:w="1876"/>
        <w:gridCol w:w="2775"/>
      </w:tblGrid>
      <w:tr w:rsidR="00D05E89" w:rsidTr="00A2261A" w14:paraId="63F7FC36" w14:textId="77777777">
        <w:tc>
          <w:tcPr>
            <w:tcW w:w="708" w:type="dxa"/>
          </w:tcPr>
          <w:p w:rsidR="00D05E89" w:rsidP="00E5021C" w:rsidRDefault="00D05E89" w14:paraId="1BA14766" w14:textId="77777777">
            <w:pPr>
              <w:pStyle w:val="ListParagraph"/>
              <w:ind w:left="0"/>
              <w:rPr>
                <w:b/>
                <w:bCs/>
              </w:rPr>
            </w:pPr>
            <w:r>
              <w:rPr>
                <w:b/>
                <w:bCs/>
              </w:rPr>
              <w:t>STT</w:t>
            </w:r>
          </w:p>
        </w:tc>
        <w:tc>
          <w:tcPr>
            <w:tcW w:w="1314" w:type="dxa"/>
          </w:tcPr>
          <w:p w:rsidR="00D05E89" w:rsidP="00E5021C" w:rsidRDefault="00D05E89" w14:paraId="153CCCDA" w14:textId="77777777">
            <w:pPr>
              <w:pStyle w:val="ListParagraph"/>
              <w:ind w:left="0"/>
              <w:rPr>
                <w:b/>
                <w:bCs/>
              </w:rPr>
            </w:pPr>
            <w:r>
              <w:rPr>
                <w:b/>
                <w:bCs/>
              </w:rPr>
              <w:t>Tham số</w:t>
            </w:r>
          </w:p>
        </w:tc>
        <w:tc>
          <w:tcPr>
            <w:tcW w:w="1314" w:type="dxa"/>
          </w:tcPr>
          <w:p w:rsidR="00D05E89" w:rsidP="00E5021C" w:rsidRDefault="00D05E89" w14:paraId="588B94E5" w14:textId="77777777">
            <w:pPr>
              <w:pStyle w:val="ListParagraph"/>
              <w:ind w:left="0"/>
              <w:rPr>
                <w:b/>
                <w:bCs/>
              </w:rPr>
            </w:pPr>
            <w:r>
              <w:rPr>
                <w:b/>
                <w:bCs/>
              </w:rPr>
              <w:t>Mô tả</w:t>
            </w:r>
          </w:p>
        </w:tc>
        <w:tc>
          <w:tcPr>
            <w:tcW w:w="1063" w:type="dxa"/>
          </w:tcPr>
          <w:p w:rsidR="00D05E89" w:rsidP="00E5021C" w:rsidRDefault="00D05E89" w14:paraId="7DDBFCE4" w14:textId="77777777">
            <w:pPr>
              <w:pStyle w:val="ListParagraph"/>
              <w:ind w:left="0"/>
              <w:rPr>
                <w:b/>
                <w:bCs/>
              </w:rPr>
            </w:pPr>
            <w:r>
              <w:rPr>
                <w:b/>
                <w:bCs/>
              </w:rPr>
              <w:t>Kiểu</w:t>
            </w:r>
          </w:p>
        </w:tc>
        <w:tc>
          <w:tcPr>
            <w:tcW w:w="1876" w:type="dxa"/>
          </w:tcPr>
          <w:p w:rsidR="00D05E89" w:rsidP="00E5021C" w:rsidRDefault="00D05E89" w14:paraId="7B819FA6" w14:textId="77777777">
            <w:pPr>
              <w:pStyle w:val="ListParagraph"/>
              <w:ind w:left="0"/>
              <w:rPr>
                <w:b/>
                <w:bCs/>
              </w:rPr>
            </w:pPr>
            <w:r>
              <w:rPr>
                <w:b/>
                <w:bCs/>
              </w:rPr>
              <w:t>Giá trị</w:t>
            </w:r>
          </w:p>
        </w:tc>
        <w:tc>
          <w:tcPr>
            <w:tcW w:w="2775" w:type="dxa"/>
          </w:tcPr>
          <w:p w:rsidR="00D05E89" w:rsidP="00E5021C" w:rsidRDefault="00D05E89" w14:paraId="36D6A801" w14:textId="77777777">
            <w:pPr>
              <w:pStyle w:val="ListParagraph"/>
              <w:ind w:left="0"/>
              <w:rPr>
                <w:b/>
                <w:bCs/>
              </w:rPr>
            </w:pPr>
            <w:r>
              <w:rPr>
                <w:b/>
                <w:bCs/>
              </w:rPr>
              <w:t>Json Key</w:t>
            </w:r>
          </w:p>
        </w:tc>
      </w:tr>
      <w:tr w:rsidRPr="004C66E4" w:rsidR="00D05E89" w:rsidTr="00A2261A" w14:paraId="7FF82D79" w14:textId="77777777">
        <w:tc>
          <w:tcPr>
            <w:tcW w:w="708" w:type="dxa"/>
          </w:tcPr>
          <w:p w:rsidRPr="004C66E4" w:rsidR="00D05E89" w:rsidP="00E5021C" w:rsidRDefault="00D05E89" w14:paraId="3B939941" w14:textId="77777777">
            <w:pPr>
              <w:pStyle w:val="ListParagraph"/>
              <w:ind w:left="0"/>
            </w:pPr>
            <w:r w:rsidRPr="004C66E4">
              <w:t>1</w:t>
            </w:r>
          </w:p>
        </w:tc>
        <w:tc>
          <w:tcPr>
            <w:tcW w:w="1314" w:type="dxa"/>
          </w:tcPr>
          <w:p w:rsidRPr="00E4787E" w:rsidR="00D05E89" w:rsidP="00E5021C" w:rsidRDefault="00A2261A" w14:paraId="286B3333" w14:textId="621B5C6D">
            <w:pPr>
              <w:pStyle w:val="ListParagraph"/>
              <w:ind w:left="0"/>
              <w:rPr>
                <w:szCs w:val="26"/>
              </w:rPr>
            </w:pPr>
            <w:r>
              <w:rPr>
                <w:szCs w:val="26"/>
              </w:rPr>
              <w:t>DNS Mode</w:t>
            </w:r>
          </w:p>
        </w:tc>
        <w:tc>
          <w:tcPr>
            <w:tcW w:w="1314" w:type="dxa"/>
          </w:tcPr>
          <w:p w:rsidRPr="004C66E4" w:rsidR="00D05E89" w:rsidP="00E5021C" w:rsidRDefault="00332FD3" w14:paraId="3397E42D" w14:textId="20833B71">
            <w:pPr>
              <w:pStyle w:val="ListParagraph"/>
              <w:ind w:left="0"/>
            </w:pPr>
            <w:r>
              <w:t>Chế độ DNS</w:t>
            </w:r>
          </w:p>
        </w:tc>
        <w:tc>
          <w:tcPr>
            <w:tcW w:w="1063" w:type="dxa"/>
          </w:tcPr>
          <w:p w:rsidRPr="004C66E4" w:rsidR="00D05E89" w:rsidP="00E5021C" w:rsidRDefault="00332FD3" w14:paraId="6519521C" w14:textId="7A45520D">
            <w:pPr>
              <w:pStyle w:val="ListParagraph"/>
              <w:ind w:left="0"/>
            </w:pPr>
            <w:r>
              <w:t>String</w:t>
            </w:r>
          </w:p>
        </w:tc>
        <w:tc>
          <w:tcPr>
            <w:tcW w:w="1876" w:type="dxa"/>
          </w:tcPr>
          <w:p w:rsidR="00D05E89" w:rsidP="00E5021C" w:rsidRDefault="006F2BA3" w14:paraId="1C8B9A33" w14:textId="7670837F">
            <w:pPr>
              <w:pStyle w:val="ListParagraph"/>
              <w:ind w:left="0"/>
              <w:rPr>
                <w:color w:val="000000"/>
              </w:rPr>
            </w:pPr>
            <w:r>
              <w:rPr>
                <w:color w:val="000000"/>
              </w:rPr>
              <w:t>a</w:t>
            </w:r>
            <w:r w:rsidR="00332FD3">
              <w:rPr>
                <w:color w:val="000000"/>
              </w:rPr>
              <w:t>uto</w:t>
            </w:r>
            <w:r w:rsidR="00A2261A">
              <w:rPr>
                <w:color w:val="000000"/>
              </w:rPr>
              <w:t>: DNS động</w:t>
            </w:r>
          </w:p>
          <w:p w:rsidRPr="004C66E4" w:rsidR="00332FD3" w:rsidP="00E5021C" w:rsidRDefault="006F2BA3" w14:paraId="3BC1FC9C" w14:textId="01C9EC11">
            <w:pPr>
              <w:pStyle w:val="ListParagraph"/>
              <w:ind w:left="0"/>
            </w:pPr>
            <w:r>
              <w:rPr>
                <w:color w:val="000000"/>
              </w:rPr>
              <w:t>m</w:t>
            </w:r>
            <w:r w:rsidR="00332FD3">
              <w:rPr>
                <w:color w:val="000000"/>
              </w:rPr>
              <w:t>anual</w:t>
            </w:r>
            <w:r w:rsidR="00A2261A">
              <w:rPr>
                <w:color w:val="000000"/>
              </w:rPr>
              <w:t>: DNS tĩnh</w:t>
            </w:r>
          </w:p>
        </w:tc>
        <w:tc>
          <w:tcPr>
            <w:tcW w:w="2775" w:type="dxa"/>
          </w:tcPr>
          <w:p w:rsidRPr="004C66E4" w:rsidR="00D05E89" w:rsidP="00E5021C" w:rsidRDefault="00A2261A" w14:paraId="1C04D1FA" w14:textId="64EAA28A">
            <w:pPr>
              <w:pStyle w:val="ListParagraph"/>
              <w:ind w:left="0"/>
            </w:pPr>
            <w:r>
              <w:t>dnsMode</w:t>
            </w:r>
          </w:p>
        </w:tc>
      </w:tr>
      <w:tr w:rsidRPr="004C66E4" w:rsidR="00D05E89" w:rsidTr="00A2261A" w14:paraId="4FCA5F6B" w14:textId="77777777">
        <w:tc>
          <w:tcPr>
            <w:tcW w:w="708" w:type="dxa"/>
          </w:tcPr>
          <w:p w:rsidRPr="004C66E4" w:rsidR="00D05E89" w:rsidP="00E5021C" w:rsidRDefault="00D05E89" w14:paraId="6EF56A00" w14:textId="77777777">
            <w:pPr>
              <w:pStyle w:val="ListParagraph"/>
              <w:ind w:left="0"/>
            </w:pPr>
            <w:r>
              <w:t>2</w:t>
            </w:r>
          </w:p>
        </w:tc>
        <w:tc>
          <w:tcPr>
            <w:tcW w:w="1314" w:type="dxa"/>
          </w:tcPr>
          <w:p w:rsidRPr="00E4787E" w:rsidR="00D05E89" w:rsidP="00E5021C" w:rsidRDefault="00A2261A" w14:paraId="53E9BCF7" w14:textId="374BE3EB">
            <w:pPr>
              <w:pStyle w:val="ListParagraph"/>
              <w:ind w:left="0"/>
              <w:rPr>
                <w:szCs w:val="26"/>
              </w:rPr>
            </w:pPr>
            <w:r>
              <w:rPr>
                <w:szCs w:val="26"/>
              </w:rPr>
              <w:t>Primary DNS</w:t>
            </w:r>
          </w:p>
        </w:tc>
        <w:tc>
          <w:tcPr>
            <w:tcW w:w="1314" w:type="dxa"/>
          </w:tcPr>
          <w:p w:rsidR="00D05E89" w:rsidP="00E5021C" w:rsidRDefault="00A2261A" w14:paraId="49033B54" w14:textId="6705C8B3">
            <w:pPr>
              <w:pStyle w:val="ListParagraph"/>
              <w:ind w:left="0"/>
            </w:pPr>
            <w:r>
              <w:t xml:space="preserve">Primary DNS khi cấu hình DNS tĩnh. Chỉ có khi dnsMode = </w:t>
            </w:r>
            <w:r w:rsidR="001217F5">
              <w:t>m</w:t>
            </w:r>
            <w:r>
              <w:t>anual</w:t>
            </w:r>
          </w:p>
        </w:tc>
        <w:tc>
          <w:tcPr>
            <w:tcW w:w="1063" w:type="dxa"/>
          </w:tcPr>
          <w:p w:rsidR="00D05E89" w:rsidP="00E5021C" w:rsidRDefault="00A2261A" w14:paraId="1C07D910" w14:textId="20E608AB">
            <w:pPr>
              <w:pStyle w:val="ListParagraph"/>
              <w:ind w:left="0"/>
            </w:pPr>
            <w:r>
              <w:t>String</w:t>
            </w:r>
          </w:p>
        </w:tc>
        <w:tc>
          <w:tcPr>
            <w:tcW w:w="1876" w:type="dxa"/>
          </w:tcPr>
          <w:p w:rsidR="00D05E89" w:rsidP="00E5021C" w:rsidRDefault="00A2261A" w14:paraId="741F0297" w14:textId="6F6167B6">
            <w:pPr>
              <w:pStyle w:val="ListParagraph"/>
              <w:ind w:left="0"/>
            </w:pPr>
            <w:r>
              <w:t>Chuỗi ký tự dạng địa chỉ IP</w:t>
            </w:r>
          </w:p>
        </w:tc>
        <w:tc>
          <w:tcPr>
            <w:tcW w:w="2775" w:type="dxa"/>
          </w:tcPr>
          <w:p w:rsidR="00D05E89" w:rsidP="00E5021C" w:rsidRDefault="00A2261A" w14:paraId="64B35B81" w14:textId="7A840715">
            <w:pPr>
              <w:pStyle w:val="ListParagraph"/>
              <w:ind w:left="0"/>
            </w:pPr>
            <w:r>
              <w:t>primaryDns</w:t>
            </w:r>
          </w:p>
        </w:tc>
      </w:tr>
      <w:tr w:rsidRPr="004C66E4" w:rsidR="00A2261A" w:rsidTr="00A2261A" w14:paraId="5C662A75" w14:textId="77777777">
        <w:tc>
          <w:tcPr>
            <w:tcW w:w="708" w:type="dxa"/>
          </w:tcPr>
          <w:p w:rsidR="00A2261A" w:rsidP="00A2261A" w:rsidRDefault="00A2261A" w14:paraId="21BB79DE" w14:textId="77777777">
            <w:pPr>
              <w:pStyle w:val="ListParagraph"/>
              <w:ind w:left="0"/>
            </w:pPr>
            <w:r>
              <w:t>3</w:t>
            </w:r>
          </w:p>
        </w:tc>
        <w:tc>
          <w:tcPr>
            <w:tcW w:w="1314" w:type="dxa"/>
          </w:tcPr>
          <w:p w:rsidRPr="00E4787E" w:rsidR="00A2261A" w:rsidP="00A2261A" w:rsidRDefault="00A2261A" w14:paraId="303F0600" w14:textId="73CF44D6">
            <w:pPr>
              <w:pStyle w:val="ListParagraph"/>
              <w:ind w:left="0"/>
              <w:rPr>
                <w:szCs w:val="26"/>
              </w:rPr>
            </w:pPr>
            <w:r>
              <w:rPr>
                <w:szCs w:val="26"/>
              </w:rPr>
              <w:t>Secondary DNS</w:t>
            </w:r>
          </w:p>
        </w:tc>
        <w:tc>
          <w:tcPr>
            <w:tcW w:w="1314" w:type="dxa"/>
          </w:tcPr>
          <w:p w:rsidR="00A2261A" w:rsidP="00A2261A" w:rsidRDefault="00A2261A" w14:paraId="7CD60B5B" w14:textId="3DB32A6A">
            <w:pPr>
              <w:pStyle w:val="ListParagraph"/>
              <w:ind w:left="0"/>
            </w:pPr>
            <w:r>
              <w:t xml:space="preserve">Secondary DNS khi cấu hình DNS tĩnh. </w:t>
            </w:r>
            <w:r>
              <w:lastRenderedPageBreak/>
              <w:t xml:space="preserve">Chỉ có khi dnsMode = </w:t>
            </w:r>
            <w:r w:rsidR="001217F5">
              <w:t>m</w:t>
            </w:r>
            <w:r>
              <w:t>anual</w:t>
            </w:r>
          </w:p>
        </w:tc>
        <w:tc>
          <w:tcPr>
            <w:tcW w:w="1063" w:type="dxa"/>
          </w:tcPr>
          <w:p w:rsidR="00A2261A" w:rsidP="00A2261A" w:rsidRDefault="00A2261A" w14:paraId="3A7EAEB3" w14:textId="2DD1C719">
            <w:pPr>
              <w:pStyle w:val="ListParagraph"/>
              <w:ind w:left="0"/>
            </w:pPr>
            <w:r>
              <w:lastRenderedPageBreak/>
              <w:t>String</w:t>
            </w:r>
          </w:p>
        </w:tc>
        <w:tc>
          <w:tcPr>
            <w:tcW w:w="1876" w:type="dxa"/>
          </w:tcPr>
          <w:p w:rsidR="00A2261A" w:rsidP="00A2261A" w:rsidRDefault="00A2261A" w14:paraId="2900E09F" w14:textId="343CD73B">
            <w:pPr>
              <w:pStyle w:val="ListParagraph"/>
              <w:ind w:left="0"/>
            </w:pPr>
            <w:r>
              <w:t>Chuỗi ký tự dạng địa chỉ IP</w:t>
            </w:r>
          </w:p>
        </w:tc>
        <w:tc>
          <w:tcPr>
            <w:tcW w:w="2775" w:type="dxa"/>
          </w:tcPr>
          <w:p w:rsidR="00A2261A" w:rsidP="00A2261A" w:rsidRDefault="00A2261A" w14:paraId="21B5F434" w14:textId="7BAE945C">
            <w:pPr>
              <w:pStyle w:val="ListParagraph"/>
              <w:ind w:left="0"/>
            </w:pPr>
            <w:r>
              <w:t>secondaryDns</w:t>
            </w:r>
          </w:p>
        </w:tc>
      </w:tr>
    </w:tbl>
    <w:p w:rsidR="00C10CD1" w:rsidP="0043581E" w:rsidRDefault="00C10CD1" w14:paraId="70D845D6" w14:textId="74B616D5"/>
    <w:p w:rsidR="00A2261A" w:rsidP="00A2261A" w:rsidRDefault="00A2261A" w14:paraId="1F04DC77" w14:textId="4B74AE0C">
      <w:pPr>
        <w:pStyle w:val="Heading3"/>
      </w:pPr>
      <w:bookmarkStart w:name="_Toc111218015" w:id="9807"/>
      <w:r>
        <w:t xml:space="preserve">Usecase – Điều khiển thay đổi cấu hình DNS hiện tại qua </w:t>
      </w:r>
      <w:del w:author="Tran Khanh Toan" w:date="2022-07-01T15:38:00Z" w:id="9808">
        <w:r w:rsidDel="007A6979">
          <w:delText>OneLink</w:delText>
        </w:r>
      </w:del>
      <w:ins w:author="Tran Khanh Toan" w:date="2022-07-01T15:38:00Z" w:id="9809">
        <w:r w:rsidR="007A6979">
          <w:t>Mobile App</w:t>
        </w:r>
      </w:ins>
      <w:bookmarkEnd w:id="9807"/>
    </w:p>
    <w:tbl>
      <w:tblPr>
        <w:tblStyle w:val="TableGrid"/>
        <w:tblW w:w="0" w:type="auto"/>
        <w:tblLook w:val="04A0" w:firstRow="1" w:lastRow="0" w:firstColumn="1" w:lastColumn="0" w:noHBand="0" w:noVBand="1"/>
      </w:tblPr>
      <w:tblGrid>
        <w:gridCol w:w="1885"/>
        <w:gridCol w:w="7340"/>
      </w:tblGrid>
      <w:tr w:rsidR="00A2261A" w:rsidTr="2ADD6C4A" w14:paraId="2B7A9D35" w14:textId="77777777">
        <w:tc>
          <w:tcPr>
            <w:tcW w:w="1885" w:type="dxa"/>
            <w:tcMar/>
          </w:tcPr>
          <w:p w:rsidR="00A2261A" w:rsidP="00E5021C" w:rsidRDefault="00A2261A" w14:paraId="60D89A58" w14:textId="77777777">
            <w:r>
              <w:t>ID</w:t>
            </w:r>
          </w:p>
        </w:tc>
        <w:tc>
          <w:tcPr>
            <w:tcW w:w="7340" w:type="dxa"/>
            <w:tcMar/>
          </w:tcPr>
          <w:p w:rsidR="00A2261A" w:rsidP="00E5021C" w:rsidRDefault="00A2261A" w14:paraId="70A600D3" w14:textId="37412BA5">
            <w:r>
              <w:t>UC-</w:t>
            </w:r>
            <w:ins w:author="toantk" w:date="2022-07-27T17:24:00Z" w:id="9810">
              <w:r w:rsidR="00861799">
                <w:t>28</w:t>
              </w:r>
            </w:ins>
            <w:ins w:author="Tran Khanh Toan" w:date="2022-07-01T15:12:00Z" w:id="9811">
              <w:del w:author="toantk" w:date="2022-07-27T17:24:00Z" w:id="9812">
                <w:r w:rsidDel="00861799" w:rsidR="00B92C7A">
                  <w:delText>32</w:delText>
                </w:r>
              </w:del>
            </w:ins>
            <w:del w:author="Tran Khanh Toan" w:date="2022-07-01T15:12:00Z" w:id="9813">
              <w:r w:rsidDel="00B92C7A">
                <w:delText>2</w:delText>
              </w:r>
              <w:r w:rsidDel="00B92C7A" w:rsidR="008A0444">
                <w:delText>9</w:delText>
              </w:r>
            </w:del>
          </w:p>
        </w:tc>
      </w:tr>
      <w:tr w:rsidR="00A2261A" w:rsidTr="2ADD6C4A" w14:paraId="53E5F34E" w14:textId="77777777">
        <w:tc>
          <w:tcPr>
            <w:tcW w:w="1885" w:type="dxa"/>
            <w:tcMar/>
          </w:tcPr>
          <w:p w:rsidR="00A2261A" w:rsidP="00E5021C" w:rsidRDefault="00A2261A" w14:paraId="19EDCC27" w14:textId="77777777">
            <w:r>
              <w:t>Name</w:t>
            </w:r>
          </w:p>
        </w:tc>
        <w:tc>
          <w:tcPr>
            <w:tcW w:w="7340" w:type="dxa"/>
            <w:tcMar/>
          </w:tcPr>
          <w:p w:rsidR="00A2261A" w:rsidP="00E5021C" w:rsidRDefault="00A2261A" w14:paraId="52BDBC19" w14:textId="60C8075D">
            <w:r>
              <w:t xml:space="preserve">Điều khiển thay đổi thông tin cấu hình DNS hiện tại qua </w:t>
            </w:r>
            <w:del w:author="Tran Khanh Toan" w:date="2022-07-01T15:38:00Z" w:id="9814">
              <w:r w:rsidDel="007A6979">
                <w:delText>OneLink</w:delText>
              </w:r>
            </w:del>
            <w:ins w:author="Tran Khanh Toan" w:date="2022-07-01T15:38:00Z" w:id="9815">
              <w:r w:rsidR="007A6979">
                <w:t>Mobile App</w:t>
              </w:r>
            </w:ins>
          </w:p>
        </w:tc>
      </w:tr>
      <w:tr w:rsidR="00A2261A" w:rsidTr="2ADD6C4A" w14:paraId="4A40AE37" w14:textId="77777777">
        <w:tc>
          <w:tcPr>
            <w:tcW w:w="1885" w:type="dxa"/>
            <w:tcMar/>
          </w:tcPr>
          <w:p w:rsidR="00A2261A" w:rsidP="00E5021C" w:rsidRDefault="00A2261A" w14:paraId="37B3EA94" w14:textId="77777777">
            <w:r>
              <w:t>Description</w:t>
            </w:r>
          </w:p>
        </w:tc>
        <w:tc>
          <w:tcPr>
            <w:tcW w:w="7340" w:type="dxa"/>
            <w:tcMar/>
          </w:tcPr>
          <w:p w:rsidR="00A2261A" w:rsidP="00E5021C" w:rsidRDefault="00A2261A" w14:paraId="0C3AF12E" w14:textId="70A72C60">
            <w:pPr>
              <w:pStyle w:val="FirstLevelBullet"/>
              <w:rPr>
                <w:ins w:author="Tran Khanh Toan" w:date="2022-07-01T15:12:00Z" w:id="9816"/>
              </w:rPr>
            </w:pPr>
            <w:del w:author="Tran Khanh Toan" w:date="2022-07-01T15:38:00Z" w:id="9817">
              <w:r w:rsidDel="007A6979">
                <w:delText>OneLink</w:delText>
              </w:r>
            </w:del>
            <w:ins w:author="Tran Khanh Toan" w:date="2022-07-01T15:38:00Z" w:id="9818">
              <w:r w:rsidR="007A6979">
                <w:t>Mobile App</w:t>
              </w:r>
            </w:ins>
            <w:r>
              <w:t xml:space="preserve"> gửi yêu cầu thay đổi thông tin cấu hình DNS.</w:t>
            </w:r>
          </w:p>
          <w:p w:rsidR="00B92C7A" w:rsidRDefault="225C27E7" w14:paraId="08DF1017" w14:textId="627D0B6A">
            <w:pPr>
              <w:pStyle w:val="FirstLevelBullet"/>
              <w:rPr/>
            </w:pPr>
            <w:ins w:author="Tran Khanh Toan" w:date="2022-07-01T15:12:00Z" w:id="1760195636">
              <w:r w:rsidR="1A549E31">
                <w:t xml:space="preserve">Mobile App thực hiện request với định dạng </w:t>
              </w:r>
              <w:r>
                <w:fldChar w:fldCharType="begin"/>
              </w:r>
              <w:r>
                <w:instrText xml:space="preserve"> HYPERLINK "https://&lt;ip&gt;:&lt;port&gt;/onelinkagent" </w:instrText>
              </w:r>
              <w:r>
                <w:fldChar w:fldCharType="separate"/>
              </w:r>
              <w:r w:rsidRPr="2ADD6C4A" w:rsidR="1A549E31">
                <w:rPr>
                  <w:rStyle w:val="Hyperlink"/>
                </w:rPr>
                <w:t>https://&lt;ip&gt;:&lt;port&gt;/onelinkagent</w:t>
              </w:r>
              <w:r>
                <w:fldChar w:fldCharType="end"/>
              </w:r>
              <w:r w:rsidR="1A549E31">
                <w:t xml:space="preserve"> với cookies đi kèm request được quy định trong mục 7.2.1</w:t>
              </w:r>
            </w:ins>
          </w:p>
          <w:p w:rsidR="00A2261A" w:rsidP="00E5021C" w:rsidRDefault="00A2261A" w14:paraId="4C433B24" w14:textId="77777777">
            <w:pPr>
              <w:pStyle w:val="FirstLevelBullet"/>
            </w:pPr>
            <w:r>
              <w:t>ONT nhận yêu cầu, xử lý và gửi lại phản hồi cấu hình thành công hay thất bại.</w:t>
            </w:r>
          </w:p>
        </w:tc>
      </w:tr>
      <w:tr w:rsidR="00A2261A" w:rsidTr="2ADD6C4A" w14:paraId="3B327A00" w14:textId="77777777">
        <w:tc>
          <w:tcPr>
            <w:tcW w:w="1885" w:type="dxa"/>
            <w:tcMar/>
          </w:tcPr>
          <w:p w:rsidR="00A2261A" w:rsidP="00E5021C" w:rsidRDefault="00A2261A" w14:paraId="2E686187" w14:textId="77777777">
            <w:r>
              <w:t>Actor</w:t>
            </w:r>
          </w:p>
        </w:tc>
        <w:tc>
          <w:tcPr>
            <w:tcW w:w="7340" w:type="dxa"/>
            <w:tcMar/>
          </w:tcPr>
          <w:p w:rsidR="00A2261A" w:rsidP="00E5021C" w:rsidRDefault="00A2261A" w14:paraId="757240F2" w14:textId="77777777">
            <w:r>
              <w:t>Admin</w:t>
            </w:r>
          </w:p>
        </w:tc>
      </w:tr>
      <w:tr w:rsidR="00A2261A" w:rsidTr="2ADD6C4A" w14:paraId="04DCF4D1" w14:textId="77777777">
        <w:tc>
          <w:tcPr>
            <w:tcW w:w="1885" w:type="dxa"/>
            <w:tcMar/>
          </w:tcPr>
          <w:p w:rsidR="00A2261A" w:rsidP="00E5021C" w:rsidRDefault="00A2261A" w14:paraId="1A7F3608" w14:textId="77777777">
            <w:r>
              <w:t>Pre-condition</w:t>
            </w:r>
          </w:p>
        </w:tc>
        <w:tc>
          <w:tcPr>
            <w:tcW w:w="7340" w:type="dxa"/>
            <w:tcMar/>
          </w:tcPr>
          <w:p w:rsidR="00A2261A" w:rsidP="00E5021C" w:rsidRDefault="00A2261A" w14:paraId="1D489731" w14:textId="6EB0AD53">
            <w:r>
              <w:t xml:space="preserve">Thiết bị hoạt động bình thường, </w:t>
            </w:r>
            <w:del w:author="Tran Khanh Toan" w:date="2022-07-01T15:38:00Z" w:id="9820">
              <w:r w:rsidDel="007A6979">
                <w:delText>OneLink</w:delText>
              </w:r>
            </w:del>
            <w:ins w:author="Tran Khanh Toan" w:date="2022-07-01T15:38:00Z" w:id="9821">
              <w:r w:rsidR="007A6979">
                <w:t>Mobile App</w:t>
              </w:r>
            </w:ins>
            <w:r>
              <w:t xml:space="preserve"> đã đăng nhập thành công vào thiết bị và được cấp phiên truy nhập</w:t>
            </w:r>
          </w:p>
        </w:tc>
      </w:tr>
      <w:tr w:rsidR="00A2261A" w:rsidTr="2ADD6C4A" w14:paraId="22BEFA53" w14:textId="77777777">
        <w:tc>
          <w:tcPr>
            <w:tcW w:w="1885" w:type="dxa"/>
            <w:tcMar/>
          </w:tcPr>
          <w:p w:rsidR="00A2261A" w:rsidP="00E5021C" w:rsidRDefault="00A2261A" w14:paraId="2BA8AA61" w14:textId="77777777">
            <w:r>
              <w:t>Post-condition</w:t>
            </w:r>
          </w:p>
        </w:tc>
        <w:tc>
          <w:tcPr>
            <w:tcW w:w="7340" w:type="dxa"/>
            <w:tcMar/>
          </w:tcPr>
          <w:p w:rsidR="00A2261A" w:rsidP="00E5021C" w:rsidRDefault="00A2261A" w14:paraId="009D046A" w14:textId="66DB4E6E">
            <w:r>
              <w:t xml:space="preserve">Thiết bị phản hồi đầy đủ các thông tin cho </w:t>
            </w:r>
            <w:del w:author="Tran Khanh Toan" w:date="2022-07-01T15:39:00Z" w:id="9822">
              <w:r w:rsidDel="007A6979">
                <w:delText>OneLink</w:delText>
              </w:r>
            </w:del>
            <w:ins w:author="Tran Khanh Toan" w:date="2022-07-01T15:39:00Z" w:id="9823">
              <w:r w:rsidR="007A6979">
                <w:t>Mobile App</w:t>
              </w:r>
            </w:ins>
          </w:p>
        </w:tc>
      </w:tr>
    </w:tbl>
    <w:p w:rsidR="00A2261A" w:rsidP="0043581E" w:rsidRDefault="00A2261A" w14:paraId="0896DF65" w14:textId="77777777"/>
    <w:p w:rsidR="006F2BA3" w:rsidP="006F2BA3" w:rsidRDefault="006F2BA3" w14:paraId="3502D2B8" w14:textId="77777777">
      <w:pPr>
        <w:rPr>
          <w:b/>
          <w:bCs/>
        </w:rPr>
      </w:pPr>
      <w:r w:rsidRPr="003C44BD">
        <w:rPr>
          <w:b/>
          <w:bCs/>
        </w:rPr>
        <w:t>Luồng dữ liệu:</w:t>
      </w:r>
    </w:p>
    <w:p w:rsidR="006F2BA3" w:rsidP="006F2BA3" w:rsidRDefault="006F2BA3" w14:paraId="3A8196A6" w14:textId="77777777">
      <w:pPr>
        <w:keepNext/>
      </w:pPr>
      <w:r>
        <w:object w:dxaOrig="9180" w:dyaOrig="5296" w14:anchorId="5D28E7CB">
          <v:shape id="_x0000_i1048" style="width:460.5pt;height:265.5pt" o:ole="" type="#_x0000_t75">
            <v:imagedata o:title="" r:id="rId59"/>
          </v:shape>
          <o:OLEObject Type="Embed" ProgID="Visio.Drawing.15" ShapeID="_x0000_i1048" DrawAspect="Content" ObjectID="_1721885973" r:id="rId60"/>
        </w:object>
      </w:r>
    </w:p>
    <w:p w:rsidR="006F2BA3" w:rsidP="006F2BA3" w:rsidRDefault="006F2BA3" w14:paraId="485A9FC1" w14:textId="5077FECE">
      <w:pPr>
        <w:pStyle w:val="Caption"/>
      </w:pPr>
      <w:bookmarkStart w:name="_Toc110529212" w:id="9824"/>
      <w:r>
        <w:t xml:space="preserve">Hình </w:t>
      </w:r>
      <w:ins w:author="toantk" w:date="2022-07-28T09:55:00Z" w:id="9825">
        <w:r w:rsidR="00881A01">
          <w:fldChar w:fldCharType="begin"/>
        </w:r>
        <w:r w:rsidR="00881A01">
          <w:instrText xml:space="preserve"> STYLEREF 1 \s </w:instrText>
        </w:r>
      </w:ins>
      <w:r w:rsidR="00881A01">
        <w:fldChar w:fldCharType="separate"/>
      </w:r>
      <w:r w:rsidR="00533729">
        <w:rPr>
          <w:noProof/>
        </w:rPr>
        <w:t>7</w:t>
      </w:r>
      <w:ins w:author="toantk" w:date="2022-07-28T09:55:00Z" w:id="9826">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23</w:t>
      </w:r>
      <w:ins w:author="toantk" w:date="2022-07-28T09:55:00Z" w:id="9827">
        <w:r w:rsidR="00881A01">
          <w:fldChar w:fldCharType="end"/>
        </w:r>
      </w:ins>
      <w:ins w:author="Tran Khanh Toan" w:date="2022-07-01T17:42:00Z" w:id="9828">
        <w:del w:author="toantk" w:date="2022-07-27T09:26:00Z" w:id="9829">
          <w:r w:rsidDel="006A7679" w:rsidR="00076894">
            <w:fldChar w:fldCharType="begin"/>
          </w:r>
          <w:r w:rsidDel="006A7679" w:rsidR="00076894">
            <w:delInstrText xml:space="preserve"> STYLEREF 1 \s </w:delInstrText>
          </w:r>
        </w:del>
      </w:ins>
      <w:del w:author="toantk" w:date="2022-07-27T09:26:00Z" w:id="9830">
        <w:r w:rsidDel="006A7679" w:rsidR="00076894">
          <w:fldChar w:fldCharType="separate"/>
        </w:r>
        <w:r w:rsidDel="006A7679" w:rsidR="00076894">
          <w:rPr>
            <w:noProof/>
          </w:rPr>
          <w:delText>7</w:delText>
        </w:r>
      </w:del>
      <w:ins w:author="Tran Khanh Toan" w:date="2022-07-01T17:42:00Z" w:id="9831">
        <w:del w:author="toantk" w:date="2022-07-27T09:26:00Z" w:id="9832">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9833">
        <w:r w:rsidDel="006A7679" w:rsidR="00076894">
          <w:fldChar w:fldCharType="separate"/>
        </w:r>
      </w:del>
      <w:ins w:author="Tran Khanh Toan" w:date="2022-07-01T17:42:00Z" w:id="9834">
        <w:del w:author="toantk" w:date="2022-07-27T09:26:00Z" w:id="9835">
          <w:r w:rsidDel="006A7679" w:rsidR="00076894">
            <w:rPr>
              <w:noProof/>
            </w:rPr>
            <w:delText>23</w:delText>
          </w:r>
          <w:r w:rsidDel="006A7679" w:rsidR="00076894">
            <w:fldChar w:fldCharType="end"/>
          </w:r>
        </w:del>
      </w:ins>
      <w:del w:author="Tran Khanh Toan" w:date="2022-07-01T14:55:00Z" w:id="9836">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20</w:delText>
        </w:r>
        <w:r w:rsidDel="00A87875" w:rsidR="003F0BD0">
          <w:rPr>
            <w:noProof/>
          </w:rPr>
          <w:fldChar w:fldCharType="end"/>
        </w:r>
      </w:del>
      <w:r>
        <w:t xml:space="preserve"> Luồng điều khiển thay đổi thông tin cấu hình DNS qua </w:t>
      </w:r>
      <w:del w:author="Tran Khanh Toan" w:date="2022-07-01T15:39:00Z" w:id="9837">
        <w:r w:rsidDel="007A6979">
          <w:delText>OneLink</w:delText>
        </w:r>
      </w:del>
      <w:ins w:author="Tran Khanh Toan" w:date="2022-07-01T15:39:00Z" w:id="9838">
        <w:r w:rsidR="007A6979">
          <w:t>Mobile App</w:t>
        </w:r>
      </w:ins>
      <w:bookmarkEnd w:id="9824"/>
    </w:p>
    <w:p w:rsidR="006F2BA3" w:rsidP="006F2BA3" w:rsidRDefault="006F2BA3" w14:paraId="05539CBD" w14:textId="0C6D5FD9">
      <w:pPr>
        <w:rPr>
          <w:b/>
          <w:bCs/>
        </w:rPr>
      </w:pPr>
      <w:del w:author="Tran Khanh Toan" w:date="2022-07-04T09:21:00Z" w:id="9839">
        <w:r w:rsidRPr="00AB6FAB" w:rsidDel="00F02801">
          <w:rPr>
            <w:b/>
            <w:bCs/>
          </w:rPr>
          <w:delText xml:space="preserve">Cấu trúc dữ liệu </w:delText>
        </w:r>
      </w:del>
      <w:ins w:author="Tran Khanh Toan" w:date="2022-07-04T09:22:00Z" w:id="9840">
        <w:r w:rsidR="00F02801">
          <w:rPr>
            <w:b/>
            <w:bCs/>
          </w:rPr>
          <w:t xml:space="preserve">Cấu trúc payload </w:t>
        </w:r>
      </w:ins>
      <w:r w:rsidRPr="00AB6FAB">
        <w:rPr>
          <w:b/>
          <w:bCs/>
        </w:rPr>
        <w:t>của bản tin:</w:t>
      </w:r>
    </w:p>
    <w:p w:rsidR="006F2BA3" w:rsidP="006F2BA3" w:rsidRDefault="000B2353" w14:paraId="73B0A6F8" w14:textId="255F61D6">
      <w:pPr>
        <w:pStyle w:val="ListParagraph"/>
        <w:numPr>
          <w:ilvl w:val="0"/>
          <w:numId w:val="9"/>
        </w:numPr>
        <w:rPr>
          <w:b/>
          <w:bCs/>
        </w:rPr>
      </w:pPr>
      <w:r>
        <w:rPr>
          <w:b/>
          <w:bCs/>
        </w:rPr>
        <w:t>DNS</w:t>
      </w:r>
      <w:r w:rsidR="006F2BA3">
        <w:rPr>
          <w:b/>
          <w:bCs/>
        </w:rPr>
        <w:t xml:space="preserve"> Edit Request:</w:t>
      </w:r>
    </w:p>
    <w:p w:rsidRPr="001217F5" w:rsidR="001217F5" w:rsidP="001217F5" w:rsidRDefault="001217F5" w14:paraId="062BD6D1" w14:textId="198D2DBB">
      <w:pPr>
        <w:pStyle w:val="ListParagraph"/>
        <w:numPr>
          <w:ilvl w:val="1"/>
          <w:numId w:val="9"/>
        </w:numPr>
      </w:pPr>
      <w:r w:rsidRPr="001217F5">
        <w:t>Cấu hình DNS động</w:t>
      </w:r>
    </w:p>
    <w:p w:rsidR="006F2BA3" w:rsidP="001217F5" w:rsidRDefault="006F2BA3" w14:paraId="5B026DA8" w14:textId="5124F5A8">
      <w:pPr>
        <w:pStyle w:val="ListParagraph"/>
        <w:ind w:left="1440"/>
      </w:pPr>
      <w:r>
        <w:t>{“action” : “dnsEdit”,</w:t>
      </w:r>
    </w:p>
    <w:p w:rsidR="006F2BA3" w:rsidP="001217F5" w:rsidRDefault="006F2BA3" w14:paraId="11F103AD" w14:textId="42CC82B4">
      <w:pPr>
        <w:pStyle w:val="ListParagraph"/>
        <w:ind w:left="1440"/>
      </w:pPr>
      <w:r>
        <w:t xml:space="preserve">  “dnsMode” : “</w:t>
      </w:r>
      <w:r w:rsidR="001217F5">
        <w:t>auto”</w:t>
      </w:r>
      <w:r w:rsidR="000B2353">
        <w:t>,</w:t>
      </w:r>
    </w:p>
    <w:p w:rsidR="000B2353" w:rsidP="00DF22FD" w:rsidRDefault="000B2353" w14:paraId="3ABF0836" w14:textId="24A279E7">
      <w:pPr>
        <w:pStyle w:val="ListParagraph"/>
        <w:ind w:left="1440"/>
      </w:pPr>
      <w:r>
        <w:t xml:space="preserve">  “requestId” : </w:t>
      </w:r>
      <w:r w:rsidR="003E0981">
        <w:t>&lt;requestId&gt;</w:t>
      </w:r>
    </w:p>
    <w:p w:rsidR="006F2BA3" w:rsidP="001217F5" w:rsidRDefault="006F2BA3" w14:paraId="7E433D32" w14:textId="20606F2F">
      <w:pPr>
        <w:pStyle w:val="ListParagraph"/>
        <w:ind w:left="1440"/>
      </w:pPr>
      <w:r>
        <w:t>}</w:t>
      </w:r>
    </w:p>
    <w:p w:rsidR="001217F5" w:rsidP="001217F5" w:rsidRDefault="001217F5" w14:paraId="2E961213" w14:textId="3EE740F6">
      <w:pPr>
        <w:pStyle w:val="ListParagraph"/>
        <w:numPr>
          <w:ilvl w:val="1"/>
          <w:numId w:val="9"/>
        </w:numPr>
      </w:pPr>
      <w:r>
        <w:t>Cấu hình DNS tĩnh</w:t>
      </w:r>
    </w:p>
    <w:p w:rsidRPr="00C11B58" w:rsidR="001217F5" w:rsidP="2ADD6C4A" w:rsidRDefault="4082FC3B" w14:paraId="18F47948" w14:textId="77777777">
      <w:pPr>
        <w:pStyle w:val="ANSVNormal"/>
        <w:pPrChange w:author="Tran Khanh Toan" w:date="2022-08-03T15:33:00Z" w:id="9841">
          <w:pPr>
            <w:pStyle w:val="FirstLevelBullet"/>
            <w:numPr>
              <w:numId w:val="0"/>
            </w:numPr>
            <w:ind w:left="1440" w:firstLine="720"/>
          </w:pPr>
        </w:pPrChange>
      </w:pPr>
      <w:r w:rsidR="09F64C4E">
        <w:rPr/>
        <w:t>{“action” : “dnsEdit”,</w:t>
      </w:r>
    </w:p>
    <w:p w:rsidRPr="00C11B58" w:rsidR="001217F5" w:rsidP="2ADD6C4A" w:rsidRDefault="4082FC3B" w14:paraId="75DD8DD4" w14:textId="33B9F876">
      <w:pPr>
        <w:pStyle w:val="ANSVNormal"/>
        <w:pPrChange w:author="Tran Khanh Toan" w:date="2022-08-03T15:33:00Z" w:id="9842">
          <w:pPr>
            <w:pStyle w:val="FirstLevelBullet"/>
            <w:numPr>
              <w:numId w:val="0"/>
            </w:numPr>
            <w:ind w:left="1440" w:firstLine="720"/>
          </w:pPr>
        </w:pPrChange>
      </w:pPr>
      <w:r w:rsidR="09F64C4E">
        <w:rPr/>
        <w:t xml:space="preserve">  “dnsMode” : “manual”,</w:t>
      </w:r>
    </w:p>
    <w:p w:rsidRPr="005641B5" w:rsidR="001217F5" w:rsidRDefault="001217F5" w14:paraId="007D88E2" w14:textId="58671E32">
      <w:pPr>
        <w:pStyle w:val="ANSVNormal"/>
      </w:pPr>
      <w:r w:rsidRPr="005641B5">
        <w:t xml:space="preserve">  “primaryDns” : “&lt;primaryDns&gt;”,</w:t>
      </w:r>
    </w:p>
    <w:p w:rsidRPr="005641B5" w:rsidR="001217F5" w:rsidRDefault="001217F5" w14:paraId="06FE365D" w14:textId="561D020B">
      <w:pPr>
        <w:pStyle w:val="ANSVNormal"/>
      </w:pPr>
      <w:r w:rsidRPr="005641B5">
        <w:t xml:space="preserve">  “secondaryDns”: “&lt;secondaryDns&gt;”</w:t>
      </w:r>
    </w:p>
    <w:p w:rsidRPr="005D4203" w:rsidR="00DF22FD" w:rsidP="00DF22FD" w:rsidRDefault="00DF22FD" w14:paraId="31E4417B" w14:textId="01AB062D">
      <w:pPr>
        <w:pStyle w:val="ListParagraph"/>
        <w:ind w:firstLine="720"/>
      </w:pPr>
      <w:r w:rsidRPr="005D4203">
        <w:t xml:space="preserve">  “requestId” : </w:t>
      </w:r>
      <w:r w:rsidR="003E0981">
        <w:t>&lt;requestId&gt;</w:t>
      </w:r>
    </w:p>
    <w:p w:rsidRPr="005641B5" w:rsidR="001217F5" w:rsidRDefault="001217F5" w14:paraId="48B3F3E9" w14:textId="05781905">
      <w:pPr>
        <w:pStyle w:val="ANSVNormal"/>
      </w:pPr>
      <w:r w:rsidRPr="005641B5">
        <w:t>}</w:t>
      </w:r>
    </w:p>
    <w:p w:rsidR="006F2BA3" w:rsidP="006F2BA3" w:rsidRDefault="000B2353" w14:paraId="748FABEF" w14:textId="3D9341D9">
      <w:pPr>
        <w:pStyle w:val="ListParagraph"/>
        <w:numPr>
          <w:ilvl w:val="0"/>
          <w:numId w:val="9"/>
        </w:numPr>
        <w:rPr>
          <w:b/>
          <w:bCs/>
        </w:rPr>
      </w:pPr>
      <w:r>
        <w:rPr>
          <w:b/>
          <w:bCs/>
        </w:rPr>
        <w:t>DNS</w:t>
      </w:r>
      <w:r w:rsidR="006F2BA3">
        <w:rPr>
          <w:b/>
          <w:bCs/>
        </w:rPr>
        <w:t xml:space="preserve"> Edit Response:</w:t>
      </w:r>
    </w:p>
    <w:p w:rsidRPr="00820762" w:rsidR="006F2BA3" w:rsidP="006F2BA3" w:rsidRDefault="006F2BA3" w14:paraId="46C3EAEE" w14:textId="4F982154">
      <w:pPr>
        <w:pStyle w:val="ListParagraph"/>
        <w:numPr>
          <w:ilvl w:val="1"/>
          <w:numId w:val="9"/>
        </w:numPr>
      </w:pPr>
      <w:del w:author="Administrator" w:date="2022-07-01T09:36:00Z" w:id="9843">
        <w:r w:rsidDel="00812045">
          <w:delText>Lấy thông tin cấu hình Voice</w:delText>
        </w:r>
      </w:del>
      <w:ins w:author="Administrator" w:date="2022-07-01T09:36:00Z" w:id="9844">
        <w:r w:rsidR="00812045">
          <w:t>Cấu hình thông tin DNS</w:t>
        </w:r>
      </w:ins>
      <w:r w:rsidRPr="00820762">
        <w:t xml:space="preserve"> thành công</w:t>
      </w:r>
      <w:r>
        <w:t>:</w:t>
      </w:r>
    </w:p>
    <w:p w:rsidR="006F2BA3" w:rsidP="006F2BA3" w:rsidRDefault="006F2BA3" w14:paraId="65189715" w14:textId="77777777">
      <w:pPr>
        <w:pStyle w:val="FirstLevelBullet"/>
        <w:numPr>
          <w:ilvl w:val="0"/>
          <w:numId w:val="0"/>
        </w:numPr>
        <w:ind w:left="1080"/>
      </w:pPr>
      <w:r>
        <w:t>{</w:t>
      </w:r>
    </w:p>
    <w:p w:rsidR="006F2BA3" w:rsidP="006F2BA3" w:rsidRDefault="006F2BA3" w14:paraId="7B68ECAC" w14:textId="77777777">
      <w:pPr>
        <w:pStyle w:val="FirstLevelBullet"/>
        <w:numPr>
          <w:ilvl w:val="0"/>
          <w:numId w:val="0"/>
        </w:numPr>
        <w:ind w:left="720" w:firstLine="360"/>
      </w:pPr>
      <w:r>
        <w:lastRenderedPageBreak/>
        <w:t>"status": 0,</w:t>
      </w:r>
    </w:p>
    <w:p w:rsidR="006F2BA3" w:rsidP="006F2BA3" w:rsidRDefault="00B94824" w14:paraId="034C7FD8" w14:textId="7CC8E2EC">
      <w:pPr>
        <w:pStyle w:val="FirstLevelBullet"/>
        <w:numPr>
          <w:ilvl w:val="0"/>
          <w:numId w:val="0"/>
        </w:numPr>
        <w:ind w:left="720" w:firstLine="360"/>
      </w:pPr>
      <w:r>
        <w:t>“message”: “</w:t>
      </w:r>
      <w:r w:rsidR="00840E19">
        <w:t>Success</w:t>
      </w:r>
      <w:r>
        <w:t>”</w:t>
      </w:r>
      <w:r w:rsidR="006F2BA3">
        <w:t>,</w:t>
      </w:r>
    </w:p>
    <w:p w:rsidR="00DF22FD" w:rsidP="00DF22FD" w:rsidRDefault="00DF22FD" w14:paraId="78C0DC1D" w14:textId="5E3FCFC7">
      <w:pPr>
        <w:pStyle w:val="ListParagraph"/>
        <w:ind w:firstLine="360"/>
      </w:pPr>
      <w:r>
        <w:t xml:space="preserve">“requestId” : </w:t>
      </w:r>
      <w:r w:rsidR="003E0981">
        <w:t>&lt;requestId&gt;</w:t>
      </w:r>
      <w:r>
        <w:t>,</w:t>
      </w:r>
    </w:p>
    <w:p w:rsidR="006F2BA3" w:rsidP="006F2BA3" w:rsidRDefault="006F2BA3" w14:paraId="28D1309A" w14:textId="77777777">
      <w:pPr>
        <w:pStyle w:val="FirstLevelBullet"/>
        <w:numPr>
          <w:ilvl w:val="0"/>
          <w:numId w:val="0"/>
        </w:numPr>
        <w:ind w:left="720" w:firstLine="360"/>
      </w:pPr>
      <w:r>
        <w:t>"data": {</w:t>
      </w:r>
    </w:p>
    <w:p w:rsidR="006F2BA3" w:rsidP="006F2BA3" w:rsidRDefault="006F2BA3" w14:paraId="7C424116" w14:textId="77777777">
      <w:pPr>
        <w:pStyle w:val="FirstLevelBullet"/>
        <w:numPr>
          <w:ilvl w:val="0"/>
          <w:numId w:val="0"/>
        </w:numPr>
        <w:ind w:left="720" w:firstLine="360"/>
      </w:pPr>
      <w:r>
        <w:t>}</w:t>
      </w:r>
    </w:p>
    <w:p w:rsidR="006F2BA3" w:rsidP="006F2BA3" w:rsidRDefault="006F2BA3" w14:paraId="14C7E23B" w14:textId="77777777">
      <w:pPr>
        <w:pStyle w:val="FirstLevelBullet"/>
        <w:numPr>
          <w:ilvl w:val="0"/>
          <w:numId w:val="0"/>
        </w:numPr>
        <w:ind w:left="720" w:firstLine="360"/>
      </w:pPr>
      <w:r>
        <w:t>}</w:t>
      </w:r>
    </w:p>
    <w:p w:rsidRPr="00820762" w:rsidR="006F2BA3" w:rsidP="006F2BA3" w:rsidRDefault="006F2BA3" w14:paraId="533EA103" w14:textId="39F719CE">
      <w:pPr>
        <w:pStyle w:val="ListParagraph"/>
        <w:numPr>
          <w:ilvl w:val="1"/>
          <w:numId w:val="9"/>
        </w:numPr>
      </w:pPr>
      <w:del w:author="Tran Khanh Toan" w:date="2022-07-01T17:53:00Z" w:id="9845">
        <w:r w:rsidDel="004108B5">
          <w:delText>Lấy thông tin Radio</w:delText>
        </w:r>
      </w:del>
      <w:ins w:author="Tran Khanh Toan" w:date="2022-07-01T17:53:00Z" w:id="9846">
        <w:r w:rsidR="004108B5">
          <w:t>Cấu hình thông tin DNS</w:t>
        </w:r>
      </w:ins>
      <w:r>
        <w:t xml:space="preserve"> thất bại:</w:t>
      </w:r>
    </w:p>
    <w:p w:rsidR="006F2BA3" w:rsidP="006F2BA3" w:rsidRDefault="006F2BA3" w14:paraId="24B3D70B" w14:textId="77777777">
      <w:pPr>
        <w:pStyle w:val="FirstLevelBullet"/>
        <w:numPr>
          <w:ilvl w:val="0"/>
          <w:numId w:val="0"/>
        </w:numPr>
        <w:ind w:left="1080"/>
      </w:pPr>
      <w:r>
        <w:t>{</w:t>
      </w:r>
    </w:p>
    <w:p w:rsidR="006F2BA3" w:rsidP="006F2BA3" w:rsidRDefault="00183521" w14:paraId="224D8A81" w14:textId="12BD5528">
      <w:pPr>
        <w:pStyle w:val="FirstLevelBullet"/>
        <w:numPr>
          <w:ilvl w:val="0"/>
          <w:numId w:val="0"/>
        </w:numPr>
        <w:ind w:left="1080"/>
      </w:pPr>
      <w:r>
        <w:t>“status”: &lt;ErrorCode&gt;</w:t>
      </w:r>
      <w:r w:rsidR="006F2BA3">
        <w:t>,</w:t>
      </w:r>
    </w:p>
    <w:p w:rsidR="006F2BA3" w:rsidP="006F2BA3" w:rsidRDefault="00B94824" w14:paraId="13C7319C" w14:textId="3D458B2B">
      <w:pPr>
        <w:pStyle w:val="FirstLevelBullet"/>
        <w:numPr>
          <w:ilvl w:val="0"/>
          <w:numId w:val="0"/>
        </w:numPr>
        <w:ind w:left="1080"/>
      </w:pPr>
      <w:r>
        <w:t>“message”: “&lt;message&gt;”</w:t>
      </w:r>
      <w:r w:rsidR="006F2BA3">
        <w:t>,</w:t>
      </w:r>
    </w:p>
    <w:p w:rsidR="00DF22FD" w:rsidP="00DF22FD" w:rsidRDefault="00DF22FD" w14:paraId="4B7F0188" w14:textId="5D4BBE68">
      <w:pPr>
        <w:pStyle w:val="ListParagraph"/>
        <w:ind w:firstLine="360"/>
      </w:pPr>
      <w:r>
        <w:t xml:space="preserve">“requestId” : </w:t>
      </w:r>
      <w:r w:rsidR="003E0981">
        <w:t>&lt;requestId&gt;</w:t>
      </w:r>
      <w:r>
        <w:t>,</w:t>
      </w:r>
    </w:p>
    <w:p w:rsidR="006F2BA3" w:rsidP="006F2BA3" w:rsidRDefault="006F2BA3" w14:paraId="5BC6F0BB" w14:textId="77777777">
      <w:pPr>
        <w:pStyle w:val="FirstLevelBullet"/>
        <w:numPr>
          <w:ilvl w:val="0"/>
          <w:numId w:val="0"/>
        </w:numPr>
        <w:ind w:left="1080"/>
      </w:pPr>
      <w:r>
        <w:t>"data": {</w:t>
      </w:r>
    </w:p>
    <w:p w:rsidR="006F2BA3" w:rsidP="006F2BA3" w:rsidRDefault="006F2BA3" w14:paraId="7A0E2593" w14:textId="77777777">
      <w:pPr>
        <w:pStyle w:val="FirstLevelBullet"/>
        <w:numPr>
          <w:ilvl w:val="0"/>
          <w:numId w:val="0"/>
        </w:numPr>
        <w:ind w:left="1080"/>
      </w:pPr>
      <w:r>
        <w:t>}</w:t>
      </w:r>
    </w:p>
    <w:p w:rsidR="006F2BA3" w:rsidP="006F2BA3" w:rsidRDefault="006F2BA3" w14:paraId="0BC46AF9" w14:textId="77777777">
      <w:pPr>
        <w:pStyle w:val="FirstLevelBullet"/>
        <w:numPr>
          <w:ilvl w:val="0"/>
          <w:numId w:val="0"/>
        </w:numPr>
        <w:ind w:left="1080"/>
      </w:pPr>
      <w:r>
        <w:t>}</w:t>
      </w:r>
    </w:p>
    <w:p w:rsidR="006F2BA3" w:rsidP="006F2BA3" w:rsidRDefault="006F2BA3" w14:paraId="09487B99" w14:textId="77777777">
      <w:pPr>
        <w:pStyle w:val="FirstLevelBullet"/>
        <w:numPr>
          <w:ilvl w:val="0"/>
          <w:numId w:val="0"/>
        </w:numPr>
        <w:ind w:left="720" w:hanging="360"/>
      </w:pPr>
    </w:p>
    <w:p w:rsidR="006F2BA3" w:rsidP="006F2BA3" w:rsidRDefault="006F2BA3" w14:paraId="3CBA4558" w14:textId="77777777">
      <w:pPr>
        <w:pStyle w:val="ListParagraph"/>
        <w:numPr>
          <w:ilvl w:val="0"/>
          <w:numId w:val="9"/>
        </w:numPr>
        <w:rPr>
          <w:b/>
          <w:bCs/>
        </w:rPr>
      </w:pPr>
      <w:r w:rsidRPr="00003BA2">
        <w:rPr>
          <w:b/>
          <w:bCs/>
        </w:rPr>
        <w:t>Mô tả tham số</w:t>
      </w:r>
      <w:r>
        <w:rPr>
          <w:b/>
          <w:bCs/>
        </w:rPr>
        <w:t>:</w:t>
      </w:r>
    </w:p>
    <w:p w:rsidR="003D4214" w:rsidP="003D4214" w:rsidRDefault="003D4214" w14:paraId="5D6D94E9" w14:textId="77379332">
      <w:pPr>
        <w:pStyle w:val="Caption"/>
        <w:keepNext/>
      </w:pPr>
      <w:bookmarkStart w:name="_Toc110529171" w:id="9847"/>
      <w:r>
        <w:t xml:space="preserve">Bảng </w:t>
      </w:r>
      <w:ins w:author="toantk" w:date="2022-08-04T17:50:00Z" w:id="9848">
        <w:r w:rsidR="0035117C">
          <w:fldChar w:fldCharType="begin"/>
        </w:r>
        <w:r w:rsidR="0035117C">
          <w:instrText xml:space="preserve"> STYLEREF 1 \s </w:instrText>
        </w:r>
      </w:ins>
      <w:r w:rsidR="0035117C">
        <w:fldChar w:fldCharType="separate"/>
      </w:r>
      <w:r w:rsidR="00533729">
        <w:rPr>
          <w:noProof/>
        </w:rPr>
        <w:t>7</w:t>
      </w:r>
      <w:ins w:author="toantk" w:date="2022-08-04T17:50:00Z" w:id="9849">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22</w:t>
      </w:r>
      <w:ins w:author="toantk" w:date="2022-08-04T17:50:00Z" w:id="9850">
        <w:r w:rsidR="0035117C">
          <w:fldChar w:fldCharType="end"/>
        </w:r>
      </w:ins>
      <w:ins w:author="Tran Khanh Toan" w:date="2022-08-04T09:32:00Z" w:id="9851">
        <w:del w:author="toantk" w:date="2022-08-04T17:50:00Z" w:id="9852">
          <w:r w:rsidDel="0035117C" w:rsidR="00F227FB">
            <w:fldChar w:fldCharType="begin"/>
          </w:r>
          <w:r w:rsidDel="0035117C" w:rsidR="00F227FB">
            <w:delInstrText xml:space="preserve"> STYLEREF 1 \s </w:delInstrText>
          </w:r>
        </w:del>
      </w:ins>
      <w:del w:author="toantk" w:date="2022-08-04T17:50:00Z" w:id="9853">
        <w:r w:rsidDel="0035117C" w:rsidR="00F227FB">
          <w:fldChar w:fldCharType="separate"/>
        </w:r>
        <w:r w:rsidDel="0035117C" w:rsidR="00F227FB">
          <w:rPr>
            <w:noProof/>
          </w:rPr>
          <w:delText>7</w:delText>
        </w:r>
      </w:del>
      <w:ins w:author="Tran Khanh Toan" w:date="2022-08-04T09:32:00Z" w:id="9854">
        <w:del w:author="toantk" w:date="2022-08-04T17:50:00Z" w:id="9855">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9856">
        <w:r w:rsidDel="0035117C" w:rsidR="00F227FB">
          <w:fldChar w:fldCharType="separate"/>
        </w:r>
      </w:del>
      <w:ins w:author="Tran Khanh Toan" w:date="2022-08-04T09:32:00Z" w:id="9857">
        <w:del w:author="toantk" w:date="2022-08-04T17:50:00Z" w:id="9858">
          <w:r w:rsidDel="0035117C" w:rsidR="00F227FB">
            <w:rPr>
              <w:noProof/>
            </w:rPr>
            <w:delText>22</w:delText>
          </w:r>
          <w:r w:rsidDel="0035117C" w:rsidR="00F227FB">
            <w:fldChar w:fldCharType="end"/>
          </w:r>
        </w:del>
      </w:ins>
      <w:ins w:author="toantk" w:date="2022-07-28T09:18:00Z" w:id="9859">
        <w:del w:author="Tran Khanh Toan" w:date="2022-08-03T15:31:00Z" w:id="9860">
          <w:r w:rsidDel="0087204C" w:rsidR="005A0D0F">
            <w:fldChar w:fldCharType="begin"/>
          </w:r>
          <w:r w:rsidDel="0087204C" w:rsidR="005A0D0F">
            <w:delInstrText xml:space="preserve"> STYLEREF 1 \s </w:delInstrText>
          </w:r>
        </w:del>
      </w:ins>
      <w:del w:author="Tran Khanh Toan" w:date="2022-08-03T15:31:00Z" w:id="9861">
        <w:r w:rsidDel="0087204C" w:rsidR="005A0D0F">
          <w:fldChar w:fldCharType="separate"/>
        </w:r>
        <w:r w:rsidDel="0087204C" w:rsidR="005A0D0F">
          <w:rPr>
            <w:noProof/>
          </w:rPr>
          <w:delText>7</w:delText>
        </w:r>
      </w:del>
      <w:ins w:author="toantk" w:date="2022-07-28T09:18:00Z" w:id="9862">
        <w:del w:author="Tran Khanh Toan" w:date="2022-08-03T15:31:00Z" w:id="9863">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9864">
        <w:r w:rsidDel="0087204C" w:rsidR="005A0D0F">
          <w:fldChar w:fldCharType="separate"/>
        </w:r>
      </w:del>
      <w:ins w:author="toantk" w:date="2022-07-28T09:18:00Z" w:id="9865">
        <w:del w:author="Tran Khanh Toan" w:date="2022-08-03T15:31:00Z" w:id="9866">
          <w:r w:rsidDel="0087204C" w:rsidR="005A0D0F">
            <w:rPr>
              <w:noProof/>
            </w:rPr>
            <w:delText>22</w:delText>
          </w:r>
          <w:r w:rsidDel="0087204C" w:rsidR="005A0D0F">
            <w:fldChar w:fldCharType="end"/>
          </w:r>
        </w:del>
      </w:ins>
      <w:ins w:author="Tran Khanh Toan" w:date="2022-07-01T17:36:00Z" w:id="9867">
        <w:del w:author="toantk" w:date="2022-07-27T10:00:00Z" w:id="9868">
          <w:r w:rsidDel="006366F4" w:rsidR="0036606E">
            <w:fldChar w:fldCharType="begin"/>
          </w:r>
          <w:r w:rsidDel="006366F4" w:rsidR="0036606E">
            <w:delInstrText xml:space="preserve"> STYLEREF 1 \s </w:delInstrText>
          </w:r>
        </w:del>
      </w:ins>
      <w:del w:author="toantk" w:date="2022-07-27T10:00:00Z" w:id="9869">
        <w:r w:rsidDel="006366F4" w:rsidR="0036606E">
          <w:fldChar w:fldCharType="separate"/>
        </w:r>
        <w:r w:rsidDel="006366F4" w:rsidR="0036606E">
          <w:rPr>
            <w:noProof/>
          </w:rPr>
          <w:delText>7</w:delText>
        </w:r>
      </w:del>
      <w:ins w:author="Tran Khanh Toan" w:date="2022-07-01T17:36:00Z" w:id="9870">
        <w:del w:author="toantk" w:date="2022-07-27T10:00:00Z" w:id="9871">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9872">
        <w:r w:rsidDel="006366F4" w:rsidR="0036606E">
          <w:fldChar w:fldCharType="separate"/>
        </w:r>
      </w:del>
      <w:ins w:author="Tran Khanh Toan" w:date="2022-07-01T17:36:00Z" w:id="9873">
        <w:del w:author="toantk" w:date="2022-07-27T10:00:00Z" w:id="9874">
          <w:r w:rsidDel="006366F4" w:rsidR="0036606E">
            <w:rPr>
              <w:noProof/>
            </w:rPr>
            <w:delText>20</w:delText>
          </w:r>
          <w:r w:rsidDel="006366F4" w:rsidR="0036606E">
            <w:fldChar w:fldCharType="end"/>
          </w:r>
        </w:del>
      </w:ins>
      <w:del w:author="Tran Khanh Toan" w:date="2022-07-01T14:56:00Z" w:id="9875">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18</w:delText>
        </w:r>
        <w:r w:rsidDel="00A87875" w:rsidR="003F0BD0">
          <w:rPr>
            <w:noProof/>
          </w:rPr>
          <w:fldChar w:fldCharType="end"/>
        </w:r>
      </w:del>
      <w:r>
        <w:t xml:space="preserve"> Bảng mô tả tham số trong luồng điều khiển thay đổi cấu hình DNS</w:t>
      </w:r>
      <w:bookmarkEnd w:id="9847"/>
    </w:p>
    <w:tbl>
      <w:tblPr>
        <w:tblStyle w:val="TableGrid"/>
        <w:tblW w:w="0" w:type="auto"/>
        <w:tblInd w:w="175" w:type="dxa"/>
        <w:tblLook w:val="04A0" w:firstRow="1" w:lastRow="0" w:firstColumn="1" w:lastColumn="0" w:noHBand="0" w:noVBand="1"/>
      </w:tblPr>
      <w:tblGrid>
        <w:gridCol w:w="708"/>
        <w:gridCol w:w="1709"/>
        <w:gridCol w:w="1745"/>
        <w:gridCol w:w="1270"/>
        <w:gridCol w:w="1084"/>
        <w:gridCol w:w="2534"/>
      </w:tblGrid>
      <w:tr w:rsidR="006F2BA3" w:rsidTr="6C7EC3C0" w14:paraId="463E81BA" w14:textId="77777777">
        <w:tc>
          <w:tcPr>
            <w:tcW w:w="708" w:type="dxa"/>
          </w:tcPr>
          <w:p w:rsidR="006F2BA3" w:rsidP="00E5021C" w:rsidRDefault="006F2BA3" w14:paraId="5103139D" w14:textId="77777777">
            <w:pPr>
              <w:pStyle w:val="ListParagraph"/>
              <w:ind w:left="0"/>
              <w:rPr>
                <w:b/>
                <w:bCs/>
              </w:rPr>
            </w:pPr>
            <w:r>
              <w:rPr>
                <w:b/>
                <w:bCs/>
              </w:rPr>
              <w:t>STT</w:t>
            </w:r>
          </w:p>
        </w:tc>
        <w:tc>
          <w:tcPr>
            <w:tcW w:w="1762" w:type="dxa"/>
          </w:tcPr>
          <w:p w:rsidR="006F2BA3" w:rsidP="00E5021C" w:rsidRDefault="006F2BA3" w14:paraId="7E145548" w14:textId="77777777">
            <w:pPr>
              <w:pStyle w:val="ListParagraph"/>
              <w:ind w:left="0"/>
              <w:rPr>
                <w:b/>
                <w:bCs/>
              </w:rPr>
            </w:pPr>
            <w:r>
              <w:rPr>
                <w:b/>
                <w:bCs/>
              </w:rPr>
              <w:t>Tham số</w:t>
            </w:r>
          </w:p>
        </w:tc>
        <w:tc>
          <w:tcPr>
            <w:tcW w:w="1762" w:type="dxa"/>
          </w:tcPr>
          <w:p w:rsidR="006F2BA3" w:rsidP="00E5021C" w:rsidRDefault="006F2BA3" w14:paraId="6D18B6E5" w14:textId="77777777">
            <w:pPr>
              <w:pStyle w:val="ListParagraph"/>
              <w:ind w:left="0"/>
              <w:rPr>
                <w:b/>
                <w:bCs/>
              </w:rPr>
            </w:pPr>
            <w:r>
              <w:rPr>
                <w:b/>
                <w:bCs/>
              </w:rPr>
              <w:t>Mô tả</w:t>
            </w:r>
          </w:p>
        </w:tc>
        <w:tc>
          <w:tcPr>
            <w:tcW w:w="1083" w:type="dxa"/>
          </w:tcPr>
          <w:p w:rsidR="006F2BA3" w:rsidP="00E5021C" w:rsidRDefault="006F2BA3" w14:paraId="682D6640" w14:textId="77777777">
            <w:pPr>
              <w:pStyle w:val="ListParagraph"/>
              <w:ind w:left="0"/>
              <w:rPr>
                <w:b/>
                <w:bCs/>
              </w:rPr>
            </w:pPr>
            <w:r>
              <w:rPr>
                <w:b/>
                <w:bCs/>
              </w:rPr>
              <w:t>Kiểu</w:t>
            </w:r>
          </w:p>
        </w:tc>
        <w:tc>
          <w:tcPr>
            <w:tcW w:w="1088" w:type="dxa"/>
          </w:tcPr>
          <w:p w:rsidR="006F2BA3" w:rsidP="00E5021C" w:rsidRDefault="006F2BA3" w14:paraId="30B89738" w14:textId="77777777">
            <w:pPr>
              <w:pStyle w:val="ListParagraph"/>
              <w:ind w:left="0"/>
              <w:rPr>
                <w:b/>
                <w:bCs/>
              </w:rPr>
            </w:pPr>
            <w:r>
              <w:rPr>
                <w:b/>
                <w:bCs/>
              </w:rPr>
              <w:t>Giá trị</w:t>
            </w:r>
          </w:p>
        </w:tc>
        <w:tc>
          <w:tcPr>
            <w:tcW w:w="2647" w:type="dxa"/>
          </w:tcPr>
          <w:p w:rsidR="006F2BA3" w:rsidP="00E5021C" w:rsidRDefault="006F2BA3" w14:paraId="348DFD63" w14:textId="77777777">
            <w:pPr>
              <w:pStyle w:val="ListParagraph"/>
              <w:ind w:left="0"/>
              <w:rPr>
                <w:b/>
                <w:bCs/>
              </w:rPr>
            </w:pPr>
            <w:r>
              <w:rPr>
                <w:b/>
                <w:bCs/>
              </w:rPr>
              <w:t>Json Key</w:t>
            </w:r>
          </w:p>
        </w:tc>
      </w:tr>
      <w:tr w:rsidRPr="004C66E4" w:rsidR="00E351CE" w:rsidTr="6C7EC3C0" w14:paraId="305AFB4A" w14:textId="77777777">
        <w:tc>
          <w:tcPr>
            <w:tcW w:w="708" w:type="dxa"/>
          </w:tcPr>
          <w:p w:rsidRPr="004C66E4" w:rsidR="00E351CE" w:rsidP="00E351CE" w:rsidRDefault="00E351CE" w14:paraId="67039057" w14:textId="5521E857">
            <w:pPr>
              <w:pStyle w:val="ListParagraph"/>
              <w:ind w:left="0"/>
            </w:pPr>
            <w:r w:rsidRPr="004C66E4">
              <w:t>1</w:t>
            </w:r>
          </w:p>
        </w:tc>
        <w:tc>
          <w:tcPr>
            <w:tcW w:w="1762" w:type="dxa"/>
          </w:tcPr>
          <w:p w:rsidRPr="00E4787E" w:rsidR="00E351CE" w:rsidP="00E351CE" w:rsidRDefault="00E351CE" w14:paraId="0EC5364C" w14:textId="44D9322B">
            <w:pPr>
              <w:pStyle w:val="ListParagraph"/>
              <w:ind w:left="0"/>
              <w:rPr>
                <w:szCs w:val="26"/>
              </w:rPr>
            </w:pPr>
            <w:r>
              <w:rPr>
                <w:szCs w:val="26"/>
              </w:rPr>
              <w:t>DNS Mode</w:t>
            </w:r>
          </w:p>
        </w:tc>
        <w:tc>
          <w:tcPr>
            <w:tcW w:w="1762" w:type="dxa"/>
          </w:tcPr>
          <w:p w:rsidRPr="004C66E4" w:rsidR="00E351CE" w:rsidP="00E351CE" w:rsidRDefault="00E351CE" w14:paraId="3EC0A92C" w14:textId="0744640E">
            <w:pPr>
              <w:pStyle w:val="ListParagraph"/>
              <w:ind w:left="0"/>
            </w:pPr>
            <w:r>
              <w:t>Chế độ DNS</w:t>
            </w:r>
          </w:p>
        </w:tc>
        <w:tc>
          <w:tcPr>
            <w:tcW w:w="1083" w:type="dxa"/>
          </w:tcPr>
          <w:p w:rsidRPr="004C66E4" w:rsidR="00E351CE" w:rsidP="00E351CE" w:rsidRDefault="00E351CE" w14:paraId="0026D33B" w14:textId="732B2522">
            <w:pPr>
              <w:pStyle w:val="ListParagraph"/>
              <w:ind w:left="0"/>
            </w:pPr>
            <w:r>
              <w:t>String</w:t>
            </w:r>
          </w:p>
        </w:tc>
        <w:tc>
          <w:tcPr>
            <w:tcW w:w="1088" w:type="dxa"/>
          </w:tcPr>
          <w:p w:rsidR="00E351CE" w:rsidP="00E351CE" w:rsidRDefault="00E351CE" w14:paraId="00C0F1FF" w14:textId="77777777">
            <w:pPr>
              <w:pStyle w:val="ListParagraph"/>
              <w:ind w:left="0"/>
              <w:rPr>
                <w:color w:val="000000"/>
              </w:rPr>
            </w:pPr>
            <w:r>
              <w:rPr>
                <w:color w:val="000000"/>
              </w:rPr>
              <w:t>auto: DNS động</w:t>
            </w:r>
          </w:p>
          <w:p w:rsidRPr="004C66E4" w:rsidR="00E351CE" w:rsidP="00E351CE" w:rsidRDefault="00E351CE" w14:paraId="5A2624CA" w14:textId="051063DC">
            <w:pPr>
              <w:pStyle w:val="ListParagraph"/>
              <w:ind w:left="0"/>
            </w:pPr>
            <w:r>
              <w:rPr>
                <w:color w:val="000000"/>
              </w:rPr>
              <w:t>manual: DNS tĩnh</w:t>
            </w:r>
          </w:p>
        </w:tc>
        <w:tc>
          <w:tcPr>
            <w:tcW w:w="2647" w:type="dxa"/>
          </w:tcPr>
          <w:p w:rsidRPr="004C66E4" w:rsidR="00E351CE" w:rsidP="00E351CE" w:rsidRDefault="00E351CE" w14:paraId="045E4A74" w14:textId="32A5393E">
            <w:pPr>
              <w:pStyle w:val="ListParagraph"/>
              <w:ind w:left="0"/>
            </w:pPr>
            <w:r>
              <w:t>dnsMode</w:t>
            </w:r>
          </w:p>
        </w:tc>
      </w:tr>
      <w:tr w:rsidRPr="004C66E4" w:rsidR="00E351CE" w:rsidTr="6C7EC3C0" w14:paraId="03A1DE05" w14:textId="77777777">
        <w:tc>
          <w:tcPr>
            <w:tcW w:w="708" w:type="dxa"/>
          </w:tcPr>
          <w:p w:rsidRPr="004C66E4" w:rsidR="00E351CE" w:rsidP="00E351CE" w:rsidRDefault="00E351CE" w14:paraId="2D6713BC" w14:textId="7DAF0019">
            <w:pPr>
              <w:pStyle w:val="ListParagraph"/>
              <w:ind w:left="0"/>
            </w:pPr>
            <w:r>
              <w:t>2</w:t>
            </w:r>
          </w:p>
        </w:tc>
        <w:tc>
          <w:tcPr>
            <w:tcW w:w="1762" w:type="dxa"/>
          </w:tcPr>
          <w:p w:rsidRPr="00E4787E" w:rsidR="00E351CE" w:rsidP="00E351CE" w:rsidRDefault="00E351CE" w14:paraId="366208B2" w14:textId="3DA3AF1A">
            <w:pPr>
              <w:pStyle w:val="ListParagraph"/>
              <w:ind w:left="0"/>
              <w:rPr>
                <w:szCs w:val="26"/>
              </w:rPr>
            </w:pPr>
            <w:r>
              <w:rPr>
                <w:szCs w:val="26"/>
              </w:rPr>
              <w:t>Primary DNS</w:t>
            </w:r>
          </w:p>
        </w:tc>
        <w:tc>
          <w:tcPr>
            <w:tcW w:w="1762" w:type="dxa"/>
          </w:tcPr>
          <w:p w:rsidR="00E351CE" w:rsidP="003972E0" w:rsidRDefault="00E351CE" w14:paraId="69F45E3E" w14:textId="76E0724F">
            <w:pPr>
              <w:pStyle w:val="ListParagraph"/>
              <w:ind w:left="0"/>
            </w:pPr>
            <w:r>
              <w:t xml:space="preserve">Primary DNS khi cấu hình DNS tĩnh. </w:t>
            </w:r>
            <w:del w:author="Administrator" w:date="2022-07-01T09:50:00Z" w:id="9876">
              <w:r w:rsidDel="003972E0">
                <w:delText>Chỉ có khi dnsMode = manual</w:delText>
              </w:r>
            </w:del>
            <w:ins w:author="Administrator" w:date="2022-07-01T09:50:00Z" w:id="9877">
              <w:r w:rsidR="003972E0">
                <w:t>Trong mode auto sẽ là 0.0.0.0</w:t>
              </w:r>
            </w:ins>
          </w:p>
        </w:tc>
        <w:tc>
          <w:tcPr>
            <w:tcW w:w="1083" w:type="dxa"/>
          </w:tcPr>
          <w:p w:rsidR="00E351CE" w:rsidP="00E351CE" w:rsidRDefault="78D2E6C6" w14:paraId="5ED05899" w14:textId="263070CC">
            <w:pPr>
              <w:pStyle w:val="ListParagraph"/>
              <w:ind w:left="0"/>
            </w:pPr>
            <w:commentRangeStart w:id="9878"/>
            <w:r>
              <w:t>String</w:t>
            </w:r>
            <w:commentRangeEnd w:id="9878"/>
            <w:r w:rsidR="00E351CE">
              <w:rPr>
                <w:rStyle w:val="CommentReference"/>
              </w:rPr>
              <w:commentReference w:id="9878"/>
            </w:r>
          </w:p>
        </w:tc>
        <w:tc>
          <w:tcPr>
            <w:tcW w:w="1088" w:type="dxa"/>
          </w:tcPr>
          <w:p w:rsidR="00E351CE" w:rsidP="00E351CE" w:rsidRDefault="00E351CE" w14:paraId="79E3CAE2" w14:textId="380D27EB">
            <w:pPr>
              <w:pStyle w:val="ListParagraph"/>
              <w:ind w:left="0"/>
            </w:pPr>
            <w:r>
              <w:t>Chuỗi ký tự dạng địa chỉ IP</w:t>
            </w:r>
          </w:p>
        </w:tc>
        <w:tc>
          <w:tcPr>
            <w:tcW w:w="2647" w:type="dxa"/>
          </w:tcPr>
          <w:p w:rsidR="00E351CE" w:rsidP="00E351CE" w:rsidRDefault="00E351CE" w14:paraId="32EB301F" w14:textId="6F7A71ED">
            <w:pPr>
              <w:pStyle w:val="ListParagraph"/>
              <w:ind w:left="0"/>
            </w:pPr>
            <w:r>
              <w:t>primaryDns</w:t>
            </w:r>
          </w:p>
        </w:tc>
      </w:tr>
      <w:tr w:rsidRPr="004C66E4" w:rsidR="00E351CE" w:rsidTr="6C7EC3C0" w14:paraId="05F8F5A6" w14:textId="77777777">
        <w:tc>
          <w:tcPr>
            <w:tcW w:w="708" w:type="dxa"/>
          </w:tcPr>
          <w:p w:rsidR="00E351CE" w:rsidP="00E351CE" w:rsidRDefault="00E351CE" w14:paraId="73CF279A" w14:textId="663FBE00">
            <w:pPr>
              <w:pStyle w:val="ListParagraph"/>
              <w:ind w:left="0"/>
            </w:pPr>
            <w:r>
              <w:t>3</w:t>
            </w:r>
          </w:p>
        </w:tc>
        <w:tc>
          <w:tcPr>
            <w:tcW w:w="1762" w:type="dxa"/>
          </w:tcPr>
          <w:p w:rsidRPr="00E4787E" w:rsidR="00E351CE" w:rsidP="00E351CE" w:rsidRDefault="00E351CE" w14:paraId="6D2F2B37" w14:textId="72D59074">
            <w:pPr>
              <w:pStyle w:val="ListParagraph"/>
              <w:ind w:left="0"/>
              <w:rPr>
                <w:szCs w:val="26"/>
              </w:rPr>
            </w:pPr>
            <w:r>
              <w:rPr>
                <w:szCs w:val="26"/>
              </w:rPr>
              <w:t>Secondary DNS</w:t>
            </w:r>
          </w:p>
        </w:tc>
        <w:tc>
          <w:tcPr>
            <w:tcW w:w="1762" w:type="dxa"/>
          </w:tcPr>
          <w:p w:rsidR="00E351CE" w:rsidP="00E351CE" w:rsidRDefault="00E351CE" w14:paraId="4599C8F4" w14:textId="2846A5C1">
            <w:pPr>
              <w:pStyle w:val="ListParagraph"/>
              <w:ind w:left="0"/>
            </w:pPr>
            <w:r>
              <w:t xml:space="preserve">Secondary DNS khi cấu hình DNS tĩnh. </w:t>
            </w:r>
            <w:ins w:author="Administrator" w:date="2022-07-01T09:51:00Z" w:id="9879">
              <w:r w:rsidR="00040882">
                <w:t xml:space="preserve">Trong </w:t>
              </w:r>
              <w:r w:rsidR="00040882">
                <w:lastRenderedPageBreak/>
                <w:t>mode auto sẽ là 0.0.0.0</w:t>
              </w:r>
            </w:ins>
            <w:del w:author="Administrator" w:date="2022-07-01T09:51:00Z" w:id="9880">
              <w:r w:rsidDel="00040882">
                <w:delText>Chỉ có khi dnsMode = manual</w:delText>
              </w:r>
            </w:del>
          </w:p>
        </w:tc>
        <w:tc>
          <w:tcPr>
            <w:tcW w:w="1083" w:type="dxa"/>
          </w:tcPr>
          <w:p w:rsidR="00E351CE" w:rsidP="00E351CE" w:rsidRDefault="00E351CE" w14:paraId="37BF08BD" w14:textId="6B724F8E">
            <w:pPr>
              <w:pStyle w:val="ListParagraph"/>
              <w:ind w:left="0"/>
            </w:pPr>
            <w:r>
              <w:lastRenderedPageBreak/>
              <w:t>String</w:t>
            </w:r>
          </w:p>
        </w:tc>
        <w:tc>
          <w:tcPr>
            <w:tcW w:w="1088" w:type="dxa"/>
          </w:tcPr>
          <w:p w:rsidR="00E351CE" w:rsidP="00E351CE" w:rsidRDefault="00E351CE" w14:paraId="36BF1B2B" w14:textId="3E89B126">
            <w:pPr>
              <w:pStyle w:val="ListParagraph"/>
              <w:ind w:left="0"/>
            </w:pPr>
            <w:r>
              <w:t xml:space="preserve">Chuỗi ký tự dạng </w:t>
            </w:r>
            <w:r>
              <w:lastRenderedPageBreak/>
              <w:t>địa chỉ IP</w:t>
            </w:r>
          </w:p>
        </w:tc>
        <w:tc>
          <w:tcPr>
            <w:tcW w:w="2647" w:type="dxa"/>
          </w:tcPr>
          <w:p w:rsidR="00E351CE" w:rsidP="00E351CE" w:rsidRDefault="00E351CE" w14:paraId="5C8218A9" w14:textId="0152EEDE">
            <w:pPr>
              <w:pStyle w:val="ListParagraph"/>
              <w:ind w:left="0"/>
            </w:pPr>
            <w:r>
              <w:lastRenderedPageBreak/>
              <w:t>secondaryDns</w:t>
            </w:r>
          </w:p>
        </w:tc>
      </w:tr>
    </w:tbl>
    <w:p w:rsidR="00A2261A" w:rsidP="0043581E" w:rsidRDefault="00A2261A" w14:paraId="55B08B77" w14:textId="611FCF80"/>
    <w:p w:rsidR="00E351CE" w:rsidRDefault="1A7340D0" w14:paraId="75D747B2" w14:textId="08C11A4F">
      <w:pPr>
        <w:pStyle w:val="Heading2"/>
        <w:rPr/>
      </w:pPr>
      <w:bookmarkStart w:name="_Toc111218016" w:id="9881"/>
      <w:r w:rsidR="7F7F64F2">
        <w:rPr/>
        <w:t>Tính năng quản lý cấu hình Port F</w:t>
      </w:r>
      <w:r w:rsidR="210452B2">
        <w:rPr/>
        <w:t>o</w:t>
      </w:r>
      <w:r w:rsidR="7F7F64F2">
        <w:rPr/>
        <w:t xml:space="preserve">rwarding qua </w:t>
      </w:r>
      <w:del w:author="Tran Khanh Toan" w:date="2022-07-01T15:39:00Z" w:id="1611213290">
        <w:r w:rsidDel="182E230E">
          <w:delText>OneLink</w:delText>
        </w:r>
      </w:del>
      <w:ins w:author="Tran Khanh Toan" w:date="2022-07-01T15:39:00Z" w:id="644655085">
        <w:r w:rsidR="7D3645E9">
          <w:t>Mobile App</w:t>
        </w:r>
      </w:ins>
      <w:bookmarkEnd w:id="9881"/>
    </w:p>
    <w:tbl>
      <w:tblPr>
        <w:tblStyle w:val="TableGrid"/>
        <w:tblW w:w="0" w:type="auto"/>
        <w:tblLook w:val="04A0" w:firstRow="1" w:lastRow="0" w:firstColumn="1" w:lastColumn="0" w:noHBand="0" w:noVBand="1"/>
      </w:tblPr>
      <w:tblGrid>
        <w:gridCol w:w="1885"/>
        <w:gridCol w:w="7340"/>
      </w:tblGrid>
      <w:tr w:rsidR="00E351CE" w:rsidTr="00E5021C" w14:paraId="61E92A4A" w14:textId="77777777">
        <w:tc>
          <w:tcPr>
            <w:tcW w:w="1885" w:type="dxa"/>
          </w:tcPr>
          <w:p w:rsidR="00E351CE" w:rsidP="00E5021C" w:rsidRDefault="00E351CE" w14:paraId="5EE665E2" w14:textId="77777777">
            <w:r>
              <w:t>ID</w:t>
            </w:r>
          </w:p>
        </w:tc>
        <w:tc>
          <w:tcPr>
            <w:tcW w:w="7340" w:type="dxa"/>
          </w:tcPr>
          <w:p w:rsidR="00E351CE" w:rsidP="00E5021C" w:rsidRDefault="00E351CE" w14:paraId="47DF706F" w14:textId="4EA021C5">
            <w:r>
              <w:t>CN-1</w:t>
            </w:r>
            <w:ins w:author="Tran Khanh Toan" w:date="2022-07-01T15:12:00Z" w:id="9884">
              <w:r w:rsidR="00B92C7A">
                <w:t>2</w:t>
              </w:r>
            </w:ins>
            <w:del w:author="Tran Khanh Toan" w:date="2022-07-01T15:12:00Z" w:id="9885">
              <w:r w:rsidDel="00B92C7A">
                <w:delText>1</w:delText>
              </w:r>
            </w:del>
          </w:p>
        </w:tc>
      </w:tr>
      <w:tr w:rsidR="00E351CE" w:rsidTr="00E5021C" w14:paraId="76661359" w14:textId="77777777">
        <w:tc>
          <w:tcPr>
            <w:tcW w:w="1885" w:type="dxa"/>
          </w:tcPr>
          <w:p w:rsidR="00E351CE" w:rsidP="00E5021C" w:rsidRDefault="00E351CE" w14:paraId="49083C2A" w14:textId="77777777">
            <w:r>
              <w:t>Name</w:t>
            </w:r>
          </w:p>
        </w:tc>
        <w:tc>
          <w:tcPr>
            <w:tcW w:w="7340" w:type="dxa"/>
          </w:tcPr>
          <w:p w:rsidR="00E351CE" w:rsidP="00E5021C" w:rsidRDefault="00E351CE" w14:paraId="5BF8E495" w14:textId="4F734D7F">
            <w:r>
              <w:t xml:space="preserve">Tính năng quản lý cấu hình Port Forwarding qua </w:t>
            </w:r>
            <w:del w:author="Tran Khanh Toan" w:date="2022-07-01T15:39:00Z" w:id="9886">
              <w:r w:rsidDel="007A6979">
                <w:delText>OneLink</w:delText>
              </w:r>
            </w:del>
            <w:ins w:author="Tran Khanh Toan" w:date="2022-07-01T15:39:00Z" w:id="9887">
              <w:r w:rsidR="007A6979">
                <w:t>Mobile App</w:t>
              </w:r>
            </w:ins>
          </w:p>
        </w:tc>
      </w:tr>
      <w:tr w:rsidR="00E351CE" w:rsidTr="00E5021C" w14:paraId="144B743B" w14:textId="77777777">
        <w:tc>
          <w:tcPr>
            <w:tcW w:w="1885" w:type="dxa"/>
          </w:tcPr>
          <w:p w:rsidR="00E351CE" w:rsidP="00E5021C" w:rsidRDefault="00E351CE" w14:paraId="45013AC3" w14:textId="77777777">
            <w:r>
              <w:t>Description</w:t>
            </w:r>
          </w:p>
        </w:tc>
        <w:tc>
          <w:tcPr>
            <w:tcW w:w="7340" w:type="dxa"/>
          </w:tcPr>
          <w:p w:rsidR="00E351CE" w:rsidP="00E5021C" w:rsidRDefault="00E351CE" w14:paraId="5B382760" w14:textId="0CEF79E9">
            <w:r>
              <w:t>Người quản trị có thể xem cấu hình, sửa cấu hình, tạo mới và xóa cấu hình Port Forwarding</w:t>
            </w:r>
          </w:p>
        </w:tc>
      </w:tr>
      <w:tr w:rsidR="00E351CE" w:rsidTr="00E5021C" w14:paraId="5B4A8C09" w14:textId="77777777">
        <w:tc>
          <w:tcPr>
            <w:tcW w:w="1885" w:type="dxa"/>
          </w:tcPr>
          <w:p w:rsidR="00E351CE" w:rsidP="00E5021C" w:rsidRDefault="00E351CE" w14:paraId="2DB6B38E" w14:textId="77777777">
            <w:r>
              <w:t>Actor</w:t>
            </w:r>
          </w:p>
        </w:tc>
        <w:tc>
          <w:tcPr>
            <w:tcW w:w="7340" w:type="dxa"/>
          </w:tcPr>
          <w:p w:rsidR="00E351CE" w:rsidP="00E5021C" w:rsidRDefault="00E351CE" w14:paraId="55132A4C" w14:textId="77777777">
            <w:r>
              <w:t>Admin</w:t>
            </w:r>
          </w:p>
        </w:tc>
      </w:tr>
      <w:tr w:rsidR="00E351CE" w:rsidTr="00E5021C" w14:paraId="6C1132E9" w14:textId="77777777">
        <w:tc>
          <w:tcPr>
            <w:tcW w:w="1885" w:type="dxa"/>
          </w:tcPr>
          <w:p w:rsidR="00E351CE" w:rsidP="00E5021C" w:rsidRDefault="00E351CE" w14:paraId="55EB1AB9" w14:textId="77777777">
            <w:r>
              <w:t>Pre-condition</w:t>
            </w:r>
          </w:p>
        </w:tc>
        <w:tc>
          <w:tcPr>
            <w:tcW w:w="7340" w:type="dxa"/>
          </w:tcPr>
          <w:p w:rsidR="00E351CE" w:rsidP="00E5021C" w:rsidRDefault="00E351CE" w14:paraId="376D02CD" w14:textId="0592AA46">
            <w:r>
              <w:t xml:space="preserve">Thiết bị hoạt động bình thường, </w:t>
            </w:r>
            <w:del w:author="Tran Khanh Toan" w:date="2022-07-01T15:39:00Z" w:id="9888">
              <w:r w:rsidDel="007A6979">
                <w:delText>OneLink</w:delText>
              </w:r>
            </w:del>
            <w:ins w:author="Tran Khanh Toan" w:date="2022-07-01T15:39:00Z" w:id="9889">
              <w:r w:rsidR="007A6979">
                <w:t>Mobile App</w:t>
              </w:r>
            </w:ins>
            <w:r>
              <w:t xml:space="preserve"> đã đăng nhập thành công vào thiết bị và được cấp phiên truy nhập</w:t>
            </w:r>
          </w:p>
        </w:tc>
      </w:tr>
      <w:tr w:rsidR="00E351CE" w:rsidTr="00E5021C" w14:paraId="3E06E45F" w14:textId="77777777">
        <w:tc>
          <w:tcPr>
            <w:tcW w:w="1885" w:type="dxa"/>
          </w:tcPr>
          <w:p w:rsidR="00E351CE" w:rsidP="00E5021C" w:rsidRDefault="00E351CE" w14:paraId="6ADAF693" w14:textId="77777777">
            <w:r>
              <w:t>Post-condition</w:t>
            </w:r>
          </w:p>
        </w:tc>
        <w:tc>
          <w:tcPr>
            <w:tcW w:w="7340" w:type="dxa"/>
          </w:tcPr>
          <w:p w:rsidR="00E351CE" w:rsidP="00E5021C" w:rsidRDefault="00E351CE" w14:paraId="6D324ED3" w14:textId="7EC89D03">
            <w:r>
              <w:t xml:space="preserve">Thiết bị phản hồi đầy đủ thông tin cho </w:t>
            </w:r>
            <w:del w:author="Tran Khanh Toan" w:date="2022-07-01T15:39:00Z" w:id="9890">
              <w:r w:rsidDel="007A6979">
                <w:delText>OneLink</w:delText>
              </w:r>
            </w:del>
            <w:ins w:author="Tran Khanh Toan" w:date="2022-07-01T15:39:00Z" w:id="9891">
              <w:r w:rsidR="007A6979">
                <w:t>Mobile App</w:t>
              </w:r>
            </w:ins>
            <w:r>
              <w:t xml:space="preserve"> và thực hiện thay đổi cấu hình</w:t>
            </w:r>
          </w:p>
        </w:tc>
      </w:tr>
    </w:tbl>
    <w:p w:rsidR="00E351CE" w:rsidP="0043581E" w:rsidRDefault="00E351CE" w14:paraId="1C684BFA" w14:textId="68376D91"/>
    <w:p w:rsidR="00E351CE" w:rsidP="00E351CE" w:rsidRDefault="00E351CE" w14:paraId="317332E9" w14:textId="27D95233">
      <w:pPr>
        <w:pStyle w:val="Heading3"/>
      </w:pPr>
      <w:bookmarkStart w:name="_Toc111218017" w:id="9892"/>
      <w:r>
        <w:t xml:space="preserve">Usecase – Lấy thông tin cấu hình Port Forwarding hiện tại qua </w:t>
      </w:r>
      <w:del w:author="Tran Khanh Toan" w:date="2022-07-01T15:39:00Z" w:id="9893">
        <w:r w:rsidDel="007A6979">
          <w:delText>OneLink</w:delText>
        </w:r>
      </w:del>
      <w:ins w:author="Tran Khanh Toan" w:date="2022-07-01T15:39:00Z" w:id="9894">
        <w:r w:rsidR="007A6979">
          <w:t>Mobile App</w:t>
        </w:r>
      </w:ins>
      <w:bookmarkEnd w:id="9892"/>
    </w:p>
    <w:tbl>
      <w:tblPr>
        <w:tblStyle w:val="TableGrid"/>
        <w:tblW w:w="0" w:type="auto"/>
        <w:tblLook w:val="04A0" w:firstRow="1" w:lastRow="0" w:firstColumn="1" w:lastColumn="0" w:noHBand="0" w:noVBand="1"/>
      </w:tblPr>
      <w:tblGrid>
        <w:gridCol w:w="1885"/>
        <w:gridCol w:w="7340"/>
      </w:tblGrid>
      <w:tr w:rsidR="00422AF7" w:rsidTr="2ADD6C4A" w14:paraId="2924DFA7" w14:textId="77777777">
        <w:tc>
          <w:tcPr>
            <w:tcW w:w="1885" w:type="dxa"/>
            <w:tcMar/>
          </w:tcPr>
          <w:p w:rsidR="00422AF7" w:rsidP="00E5021C" w:rsidRDefault="00422AF7" w14:paraId="29528FE9" w14:textId="77777777">
            <w:r>
              <w:t>ID</w:t>
            </w:r>
          </w:p>
        </w:tc>
        <w:tc>
          <w:tcPr>
            <w:tcW w:w="7340" w:type="dxa"/>
            <w:tcMar/>
          </w:tcPr>
          <w:p w:rsidR="00422AF7" w:rsidP="00E5021C" w:rsidRDefault="00422AF7" w14:paraId="5F67B8AE" w14:textId="491D864D">
            <w:r>
              <w:t>UC-</w:t>
            </w:r>
            <w:ins w:author="toantk" w:date="2022-07-27T17:25:00Z" w:id="9895">
              <w:r w:rsidR="00861799">
                <w:t>29</w:t>
              </w:r>
            </w:ins>
            <w:del w:author="toantk" w:date="2022-07-27T17:25:00Z" w:id="9896">
              <w:r w:rsidDel="00861799" w:rsidR="008A0444">
                <w:delText>3</w:delText>
              </w:r>
            </w:del>
            <w:ins w:author="Tran Khanh Toan" w:date="2022-07-01T15:12:00Z" w:id="9897">
              <w:del w:author="toantk" w:date="2022-07-27T17:25:00Z" w:id="9898">
                <w:r w:rsidDel="00861799" w:rsidR="00B92C7A">
                  <w:delText>3</w:delText>
                </w:r>
              </w:del>
            </w:ins>
            <w:del w:author="Tran Khanh Toan" w:date="2022-07-01T15:12:00Z" w:id="9899">
              <w:r w:rsidDel="00B92C7A" w:rsidR="008A0444">
                <w:delText>0</w:delText>
              </w:r>
            </w:del>
          </w:p>
        </w:tc>
      </w:tr>
      <w:tr w:rsidR="00422AF7" w:rsidTr="2ADD6C4A" w14:paraId="766174D5" w14:textId="77777777">
        <w:tc>
          <w:tcPr>
            <w:tcW w:w="1885" w:type="dxa"/>
            <w:tcMar/>
          </w:tcPr>
          <w:p w:rsidR="00422AF7" w:rsidP="00E5021C" w:rsidRDefault="00422AF7" w14:paraId="06A4C77D" w14:textId="77777777">
            <w:r>
              <w:t>Name</w:t>
            </w:r>
          </w:p>
        </w:tc>
        <w:tc>
          <w:tcPr>
            <w:tcW w:w="7340" w:type="dxa"/>
            <w:tcMar/>
          </w:tcPr>
          <w:p w:rsidR="00422AF7" w:rsidP="00E5021C" w:rsidRDefault="00422AF7" w14:paraId="7A85B443" w14:textId="783300BA">
            <w:r>
              <w:t xml:space="preserve">Lấy thông tin cấu hình Port Forwarding hiện tại qua </w:t>
            </w:r>
            <w:del w:author="Tran Khanh Toan" w:date="2022-07-01T15:39:00Z" w:id="9900">
              <w:r w:rsidDel="007A6979">
                <w:delText>OneLink</w:delText>
              </w:r>
            </w:del>
            <w:ins w:author="Tran Khanh Toan" w:date="2022-07-01T15:39:00Z" w:id="9901">
              <w:r w:rsidR="007A6979">
                <w:t>Mobile App</w:t>
              </w:r>
            </w:ins>
          </w:p>
        </w:tc>
      </w:tr>
      <w:tr w:rsidR="00422AF7" w:rsidTr="2ADD6C4A" w14:paraId="3BB27B67" w14:textId="77777777">
        <w:tc>
          <w:tcPr>
            <w:tcW w:w="1885" w:type="dxa"/>
            <w:tcMar/>
          </w:tcPr>
          <w:p w:rsidR="00422AF7" w:rsidP="00E5021C" w:rsidRDefault="00422AF7" w14:paraId="13CC1162" w14:textId="77777777">
            <w:r>
              <w:t>Description</w:t>
            </w:r>
          </w:p>
        </w:tc>
        <w:tc>
          <w:tcPr>
            <w:tcW w:w="7340" w:type="dxa"/>
            <w:tcMar/>
          </w:tcPr>
          <w:p w:rsidR="00422AF7" w:rsidP="00E5021C" w:rsidRDefault="00422AF7" w14:paraId="16C395C6" w14:textId="34E03976">
            <w:pPr>
              <w:pStyle w:val="FirstLevelBullet"/>
              <w:rPr>
                <w:ins w:author="Tran Khanh Toan" w:date="2022-07-01T15:13:00Z" w:id="9902"/>
              </w:rPr>
            </w:pPr>
            <w:del w:author="Tran Khanh Toan" w:date="2022-07-01T15:39:00Z" w:id="9903">
              <w:r w:rsidDel="007A6979">
                <w:delText>OneLink</w:delText>
              </w:r>
            </w:del>
            <w:ins w:author="Tran Khanh Toan" w:date="2022-07-01T15:39:00Z" w:id="9904">
              <w:r w:rsidR="007A6979">
                <w:t>Mobile App</w:t>
              </w:r>
            </w:ins>
            <w:r>
              <w:t xml:space="preserve"> gửi yêu cầu lấy thông tin </w:t>
            </w:r>
          </w:p>
          <w:p w:rsidR="00B92C7A" w:rsidRDefault="225C27E7" w14:paraId="1814FB20" w14:textId="73297566">
            <w:pPr>
              <w:pStyle w:val="FirstLevelBullet"/>
              <w:rPr/>
            </w:pPr>
            <w:ins w:author="Tran Khanh Toan" w:date="2022-07-01T15:13:00Z" w:id="291742829">
              <w:r w:rsidR="1A549E31">
                <w:t xml:space="preserve">Mobile App thực hiện request với định dạng </w:t>
              </w:r>
              <w:r>
                <w:fldChar w:fldCharType="begin"/>
              </w:r>
              <w:r>
                <w:instrText xml:space="preserve"> HYPERLINK "https://&lt;ip&gt;:&lt;port&gt;/onelinkagent" </w:instrText>
              </w:r>
              <w:r>
                <w:fldChar w:fldCharType="separate"/>
              </w:r>
              <w:r w:rsidRPr="2ADD6C4A" w:rsidR="1A549E31">
                <w:rPr>
                  <w:rStyle w:val="Hyperlink"/>
                </w:rPr>
                <w:t>https://&lt;ip&gt;:&lt;port&gt;/onelinkagent</w:t>
              </w:r>
              <w:r>
                <w:fldChar w:fldCharType="end"/>
              </w:r>
              <w:r w:rsidR="1A549E31">
                <w:t xml:space="preserve"> với cookies đi kèm request được quy định trong mục 7.2.1</w:t>
              </w:r>
            </w:ins>
          </w:p>
          <w:p w:rsidR="00422AF7" w:rsidP="00E5021C" w:rsidRDefault="00422AF7" w14:paraId="6855971B" w14:textId="0D830FBB">
            <w:pPr>
              <w:pStyle w:val="FirstLevelBullet"/>
            </w:pPr>
            <w:r>
              <w:t xml:space="preserve">ONT nhận yêu cầu, xử lý và gửi lại phản hồi thông tin cấu hình Port Forwarding hiện tại. </w:t>
            </w:r>
          </w:p>
          <w:p w:rsidR="00422AF7" w:rsidP="00E5021C" w:rsidRDefault="00422AF7" w14:paraId="448AF855" w14:textId="77777777">
            <w:pPr>
              <w:pStyle w:val="FirstLevelBullet"/>
              <w:rPr>
                <w:ins w:author="toantk" w:date="2022-07-28T17:32:00Z" w:id="9906"/>
              </w:rPr>
            </w:pPr>
            <w:r>
              <w:t>Nếu có xảy ra lỗi ONT gửi phản hồi mã lỗi.</w:t>
            </w:r>
          </w:p>
          <w:p w:rsidR="00F47479" w:rsidRDefault="00F47479" w14:paraId="025137D5" w14:textId="77777777">
            <w:pPr>
              <w:pStyle w:val="FirstLevelBullet"/>
              <w:numPr>
                <w:ilvl w:val="0"/>
                <w:numId w:val="0"/>
              </w:numPr>
              <w:ind w:left="720" w:hanging="360"/>
              <w:rPr>
                <w:ins w:author="toantk" w:date="2022-07-28T17:32:00Z" w:id="9907"/>
              </w:rPr>
              <w:pPrChange w:author="toantk" w:date="2022-07-28T17:32:00Z" w:id="9908">
                <w:pPr>
                  <w:pStyle w:val="FirstLevelBullet"/>
                </w:pPr>
              </w:pPrChange>
            </w:pPr>
            <w:ins w:author="toantk" w:date="2022-07-28T17:32:00Z" w:id="9909">
              <w:r>
                <w:t>Lưu ý:</w:t>
              </w:r>
            </w:ins>
          </w:p>
          <w:p w:rsidR="00F47479" w:rsidRDefault="00F47479" w14:paraId="3692E045" w14:textId="5C25AF01">
            <w:pPr>
              <w:pStyle w:val="FirstLevelBullet"/>
            </w:pPr>
            <w:ins w:author="toantk" w:date="2022-07-28T17:32:00Z" w:id="9910">
              <w:r>
                <w:t xml:space="preserve">Chỉ cho phép lựa chọn những WAN có enable NAT để xem thông tin. Danh sách WAN có enable NAT có thể lọc ra từ thông tin cấu hình WAN mục </w:t>
              </w:r>
              <w:r>
                <w:rPr>
                  <w:b/>
                </w:rPr>
                <w:t>7.5.1.</w:t>
              </w:r>
            </w:ins>
          </w:p>
        </w:tc>
      </w:tr>
      <w:tr w:rsidR="00422AF7" w:rsidTr="2ADD6C4A" w14:paraId="1E8965F1" w14:textId="77777777">
        <w:tc>
          <w:tcPr>
            <w:tcW w:w="1885" w:type="dxa"/>
            <w:tcMar/>
          </w:tcPr>
          <w:p w:rsidR="00422AF7" w:rsidP="00E5021C" w:rsidRDefault="00422AF7" w14:paraId="4934EB12" w14:textId="77777777">
            <w:r>
              <w:t>Actor</w:t>
            </w:r>
          </w:p>
        </w:tc>
        <w:tc>
          <w:tcPr>
            <w:tcW w:w="7340" w:type="dxa"/>
            <w:tcMar/>
          </w:tcPr>
          <w:p w:rsidR="00422AF7" w:rsidP="00E5021C" w:rsidRDefault="00422AF7" w14:paraId="0E2AE46A" w14:textId="77777777">
            <w:r>
              <w:t>Admin</w:t>
            </w:r>
          </w:p>
        </w:tc>
      </w:tr>
      <w:tr w:rsidR="00422AF7" w:rsidTr="2ADD6C4A" w14:paraId="42444293" w14:textId="77777777">
        <w:tc>
          <w:tcPr>
            <w:tcW w:w="1885" w:type="dxa"/>
            <w:tcMar/>
          </w:tcPr>
          <w:p w:rsidR="00422AF7" w:rsidP="00E5021C" w:rsidRDefault="00422AF7" w14:paraId="18188134" w14:textId="77777777">
            <w:r>
              <w:lastRenderedPageBreak/>
              <w:t>Pre-condition</w:t>
            </w:r>
          </w:p>
        </w:tc>
        <w:tc>
          <w:tcPr>
            <w:tcW w:w="7340" w:type="dxa"/>
            <w:tcMar/>
          </w:tcPr>
          <w:p w:rsidR="00422AF7" w:rsidP="00E5021C" w:rsidRDefault="00422AF7" w14:paraId="7F2179A2" w14:textId="162C0C5E">
            <w:r>
              <w:t xml:space="preserve">Thiết bị hoạt động bình thường, </w:t>
            </w:r>
            <w:del w:author="Tran Khanh Toan" w:date="2022-07-01T15:39:00Z" w:id="9911">
              <w:r w:rsidDel="007A6979">
                <w:delText>OneLink</w:delText>
              </w:r>
            </w:del>
            <w:ins w:author="Tran Khanh Toan" w:date="2022-07-01T15:39:00Z" w:id="9912">
              <w:r w:rsidR="007A6979">
                <w:t>Mobile App</w:t>
              </w:r>
            </w:ins>
            <w:r>
              <w:t xml:space="preserve"> đã đăng nhập thành công vào thiết bị và được cấp phiên truy nhập</w:t>
            </w:r>
          </w:p>
        </w:tc>
      </w:tr>
      <w:tr w:rsidR="00422AF7" w:rsidTr="2ADD6C4A" w14:paraId="13736D4C" w14:textId="77777777">
        <w:tc>
          <w:tcPr>
            <w:tcW w:w="1885" w:type="dxa"/>
            <w:tcMar/>
          </w:tcPr>
          <w:p w:rsidR="00422AF7" w:rsidP="00E5021C" w:rsidRDefault="00422AF7" w14:paraId="4FBACBA8" w14:textId="77777777">
            <w:r>
              <w:t>Post-condition</w:t>
            </w:r>
          </w:p>
        </w:tc>
        <w:tc>
          <w:tcPr>
            <w:tcW w:w="7340" w:type="dxa"/>
            <w:tcMar/>
          </w:tcPr>
          <w:p w:rsidR="00422AF7" w:rsidP="00E5021C" w:rsidRDefault="00422AF7" w14:paraId="4C23C618" w14:textId="066F4DD5">
            <w:r>
              <w:t xml:space="preserve">Thiết bị phản hồi đầy đủ các thông tin cho </w:t>
            </w:r>
            <w:del w:author="Tran Khanh Toan" w:date="2022-07-01T15:39:00Z" w:id="9913">
              <w:r w:rsidDel="007A6979">
                <w:delText>OneLink</w:delText>
              </w:r>
            </w:del>
            <w:ins w:author="Tran Khanh Toan" w:date="2022-07-01T15:39:00Z" w:id="9914">
              <w:r w:rsidR="007A6979">
                <w:t>Mobile App</w:t>
              </w:r>
            </w:ins>
          </w:p>
        </w:tc>
      </w:tr>
    </w:tbl>
    <w:p w:rsidRPr="00A13CE7" w:rsidR="00422AF7" w:rsidP="00422AF7" w:rsidRDefault="00422AF7" w14:paraId="4E34C9A3" w14:textId="77777777"/>
    <w:p w:rsidR="00422AF7" w:rsidP="00422AF7" w:rsidRDefault="00422AF7" w14:paraId="5A284190" w14:textId="77777777">
      <w:pPr>
        <w:rPr>
          <w:b/>
          <w:bCs/>
        </w:rPr>
      </w:pPr>
      <w:r w:rsidRPr="003C44BD">
        <w:rPr>
          <w:b/>
          <w:bCs/>
        </w:rPr>
        <w:t>Luồng dữ liệu:</w:t>
      </w:r>
    </w:p>
    <w:p w:rsidR="00422AF7" w:rsidP="00422AF7" w:rsidRDefault="00422AF7" w14:paraId="7E2A2A54" w14:textId="77777777">
      <w:pPr>
        <w:pStyle w:val="ANSVNormal1"/>
        <w:keepNext/>
        <w:jc w:val="center"/>
      </w:pPr>
      <w:r>
        <w:object w:dxaOrig="9180" w:dyaOrig="5296" w14:anchorId="4D417BB5">
          <v:shape id="_x0000_i1049" style="width:460.5pt;height:265.5pt" o:ole="" type="#_x0000_t75">
            <v:imagedata o:title="" r:id="rId65"/>
          </v:shape>
          <o:OLEObject Type="Embed" ProgID="Visio.Drawing.15" ShapeID="_x0000_i1049" DrawAspect="Content" ObjectID="_1721885974" r:id="rId66"/>
        </w:object>
      </w:r>
    </w:p>
    <w:p w:rsidR="00422AF7" w:rsidP="00422AF7" w:rsidRDefault="00422AF7" w14:paraId="556818DD" w14:textId="12C15B23">
      <w:pPr>
        <w:pStyle w:val="Caption"/>
      </w:pPr>
      <w:bookmarkStart w:name="_Toc110529213" w:id="9915"/>
      <w:r>
        <w:t xml:space="preserve">Hình </w:t>
      </w:r>
      <w:ins w:author="toantk" w:date="2022-07-28T09:55:00Z" w:id="9916">
        <w:r w:rsidR="00881A01">
          <w:fldChar w:fldCharType="begin"/>
        </w:r>
        <w:r w:rsidR="00881A01">
          <w:instrText xml:space="preserve"> STYLEREF 1 \s </w:instrText>
        </w:r>
      </w:ins>
      <w:r w:rsidR="00881A01">
        <w:fldChar w:fldCharType="separate"/>
      </w:r>
      <w:r w:rsidR="00533729">
        <w:rPr>
          <w:noProof/>
        </w:rPr>
        <w:t>7</w:t>
      </w:r>
      <w:ins w:author="toantk" w:date="2022-07-28T09:55:00Z" w:id="9917">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24</w:t>
      </w:r>
      <w:ins w:author="toantk" w:date="2022-07-28T09:55:00Z" w:id="9918">
        <w:r w:rsidR="00881A01">
          <w:fldChar w:fldCharType="end"/>
        </w:r>
      </w:ins>
      <w:ins w:author="Tran Khanh Toan" w:date="2022-07-01T17:42:00Z" w:id="9919">
        <w:del w:author="toantk" w:date="2022-07-27T09:26:00Z" w:id="9920">
          <w:r w:rsidDel="006A7679" w:rsidR="00076894">
            <w:fldChar w:fldCharType="begin"/>
          </w:r>
          <w:r w:rsidDel="006A7679" w:rsidR="00076894">
            <w:delInstrText xml:space="preserve"> STYLEREF 1 \s </w:delInstrText>
          </w:r>
        </w:del>
      </w:ins>
      <w:del w:author="toantk" w:date="2022-07-27T09:26:00Z" w:id="9921">
        <w:r w:rsidDel="006A7679" w:rsidR="00076894">
          <w:fldChar w:fldCharType="separate"/>
        </w:r>
        <w:r w:rsidDel="006A7679" w:rsidR="00076894">
          <w:rPr>
            <w:noProof/>
          </w:rPr>
          <w:delText>7</w:delText>
        </w:r>
      </w:del>
      <w:ins w:author="Tran Khanh Toan" w:date="2022-07-01T17:42:00Z" w:id="9922">
        <w:del w:author="toantk" w:date="2022-07-27T09:26:00Z" w:id="9923">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9924">
        <w:r w:rsidDel="006A7679" w:rsidR="00076894">
          <w:fldChar w:fldCharType="separate"/>
        </w:r>
      </w:del>
      <w:ins w:author="Tran Khanh Toan" w:date="2022-07-01T17:42:00Z" w:id="9925">
        <w:del w:author="toantk" w:date="2022-07-27T09:26:00Z" w:id="9926">
          <w:r w:rsidDel="006A7679" w:rsidR="00076894">
            <w:rPr>
              <w:noProof/>
            </w:rPr>
            <w:delText>24</w:delText>
          </w:r>
          <w:r w:rsidDel="006A7679" w:rsidR="00076894">
            <w:fldChar w:fldCharType="end"/>
          </w:r>
        </w:del>
      </w:ins>
      <w:del w:author="Tran Khanh Toan" w:date="2022-07-01T14:55:00Z" w:id="9927">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21</w:delText>
        </w:r>
        <w:r w:rsidDel="00A87875" w:rsidR="003F0BD0">
          <w:rPr>
            <w:noProof/>
          </w:rPr>
          <w:fldChar w:fldCharType="end"/>
        </w:r>
      </w:del>
      <w:r>
        <w:t xml:space="preserve"> Luồng điều khiển lấy thông tin cấu hình Port Forwarding từ </w:t>
      </w:r>
      <w:del w:author="Tran Khanh Toan" w:date="2022-07-01T15:39:00Z" w:id="9928">
        <w:r w:rsidDel="007A6979">
          <w:delText>OneLink</w:delText>
        </w:r>
      </w:del>
      <w:ins w:author="Tran Khanh Toan" w:date="2022-07-01T15:39:00Z" w:id="9929">
        <w:r w:rsidR="007A6979">
          <w:t>Mobile App</w:t>
        </w:r>
      </w:ins>
      <w:bookmarkEnd w:id="9915"/>
    </w:p>
    <w:p w:rsidR="00422AF7" w:rsidP="00422AF7" w:rsidRDefault="00422AF7" w14:paraId="1E2FCB7D" w14:textId="13D86BDD">
      <w:pPr>
        <w:rPr>
          <w:b/>
          <w:bCs/>
        </w:rPr>
      </w:pPr>
      <w:del w:author="Tran Khanh Toan" w:date="2022-07-04T09:21:00Z" w:id="9930">
        <w:r w:rsidRPr="00AB6FAB" w:rsidDel="00F02801">
          <w:rPr>
            <w:b/>
            <w:bCs/>
          </w:rPr>
          <w:delText xml:space="preserve">Cấu trúc dữ liệu </w:delText>
        </w:r>
      </w:del>
      <w:ins w:author="Tran Khanh Toan" w:date="2022-07-04T09:22:00Z" w:id="9931">
        <w:r w:rsidR="00F02801">
          <w:rPr>
            <w:b/>
            <w:bCs/>
          </w:rPr>
          <w:t xml:space="preserve">Cấu trúc payload </w:t>
        </w:r>
      </w:ins>
      <w:r w:rsidRPr="00AB6FAB">
        <w:rPr>
          <w:b/>
          <w:bCs/>
        </w:rPr>
        <w:t>của bản tin:</w:t>
      </w:r>
    </w:p>
    <w:p w:rsidR="00422AF7" w:rsidP="00422AF7" w:rsidRDefault="00422AF7" w14:paraId="2A9E4078" w14:textId="79DC7F36">
      <w:pPr>
        <w:pStyle w:val="ListParagraph"/>
        <w:numPr>
          <w:ilvl w:val="0"/>
          <w:numId w:val="9"/>
        </w:numPr>
        <w:rPr>
          <w:b/>
          <w:bCs/>
        </w:rPr>
      </w:pPr>
      <w:r>
        <w:rPr>
          <w:b/>
          <w:bCs/>
        </w:rPr>
        <w:t>Port Forwarding view Request:</w:t>
      </w:r>
    </w:p>
    <w:p w:rsidR="00422AF7" w:rsidP="00DF22FD" w:rsidRDefault="00422AF7" w14:paraId="141C0F11" w14:textId="7AC23826">
      <w:pPr>
        <w:pStyle w:val="ListParagraph"/>
        <w:ind w:firstLine="360"/>
      </w:pPr>
      <w:r>
        <w:t>{“action” : “portforwardView”</w:t>
      </w:r>
      <w:r w:rsidR="00DF22FD">
        <w:t xml:space="preserve">, </w:t>
      </w:r>
      <w:ins w:author="toantk" w:date="2022-07-28T17:24:00Z" w:id="9932">
        <w:r w:rsidR="00695233">
          <w:t>“wan</w:t>
        </w:r>
      </w:ins>
      <w:ins w:author="toantk" w:date="2022-07-28T17:25:00Z" w:id="9933">
        <w:r w:rsidR="00695233">
          <w:t xml:space="preserve">Index” : &lt;wanIndex&gt;, </w:t>
        </w:r>
      </w:ins>
      <w:r w:rsidR="00DF22FD">
        <w:t xml:space="preserve">“requestId” : </w:t>
      </w:r>
      <w:r w:rsidR="003E0981">
        <w:t>&lt;requestId&gt;</w:t>
      </w:r>
      <w:r>
        <w:t>}</w:t>
      </w:r>
    </w:p>
    <w:p w:rsidR="00422AF7" w:rsidP="00422AF7" w:rsidRDefault="00422AF7" w14:paraId="137ABFFE" w14:textId="2C604245">
      <w:pPr>
        <w:pStyle w:val="ListParagraph"/>
        <w:numPr>
          <w:ilvl w:val="0"/>
          <w:numId w:val="9"/>
        </w:numPr>
        <w:rPr>
          <w:b/>
          <w:bCs/>
        </w:rPr>
      </w:pPr>
      <w:r>
        <w:rPr>
          <w:b/>
          <w:bCs/>
        </w:rPr>
        <w:t>Port Forwarding view Response:</w:t>
      </w:r>
    </w:p>
    <w:p w:rsidRPr="00820762" w:rsidR="00422AF7" w:rsidP="00422AF7" w:rsidRDefault="00422AF7" w14:paraId="67242B51" w14:textId="3360561B">
      <w:pPr>
        <w:pStyle w:val="ListParagraph"/>
        <w:numPr>
          <w:ilvl w:val="1"/>
          <w:numId w:val="9"/>
        </w:numPr>
      </w:pPr>
      <w:r>
        <w:t>Lấy thông tin Port Forwarding</w:t>
      </w:r>
      <w:r w:rsidRPr="00820762">
        <w:t xml:space="preserve"> thành công</w:t>
      </w:r>
      <w:r>
        <w:t>:</w:t>
      </w:r>
    </w:p>
    <w:p w:rsidR="00422AF7" w:rsidP="00422AF7" w:rsidRDefault="00422AF7" w14:paraId="719EBD88" w14:textId="77777777">
      <w:pPr>
        <w:pStyle w:val="FirstLevelBullet"/>
        <w:numPr>
          <w:ilvl w:val="0"/>
          <w:numId w:val="0"/>
        </w:numPr>
        <w:ind w:left="1080"/>
      </w:pPr>
      <w:r>
        <w:t>{</w:t>
      </w:r>
    </w:p>
    <w:p w:rsidR="00422AF7" w:rsidP="00422AF7" w:rsidRDefault="00422AF7" w14:paraId="71D9F4F4" w14:textId="77777777">
      <w:pPr>
        <w:pStyle w:val="FirstLevelBullet"/>
        <w:numPr>
          <w:ilvl w:val="0"/>
          <w:numId w:val="0"/>
        </w:numPr>
        <w:ind w:left="720" w:firstLine="360"/>
      </w:pPr>
      <w:r>
        <w:t>"status": 0,</w:t>
      </w:r>
    </w:p>
    <w:p w:rsidR="00422AF7" w:rsidP="00422AF7" w:rsidRDefault="00B94824" w14:paraId="519719DE" w14:textId="3B2A8FFB">
      <w:pPr>
        <w:pStyle w:val="FirstLevelBullet"/>
        <w:numPr>
          <w:ilvl w:val="0"/>
          <w:numId w:val="0"/>
        </w:numPr>
        <w:ind w:left="720" w:firstLine="360"/>
      </w:pPr>
      <w:r>
        <w:t>“message”: “</w:t>
      </w:r>
      <w:r w:rsidR="00840E19">
        <w:t>Success</w:t>
      </w:r>
      <w:r>
        <w:t>”</w:t>
      </w:r>
      <w:r w:rsidR="00422AF7">
        <w:t>,</w:t>
      </w:r>
    </w:p>
    <w:p w:rsidR="00DF22FD" w:rsidP="00DF22FD" w:rsidRDefault="00DF22FD" w14:paraId="33096EB9" w14:textId="44C94418">
      <w:pPr>
        <w:pStyle w:val="ListParagraph"/>
        <w:ind w:firstLine="360"/>
      </w:pPr>
      <w:r>
        <w:t xml:space="preserve">“requestId” : </w:t>
      </w:r>
      <w:r w:rsidR="003E0981">
        <w:t>&lt;requestId&gt;</w:t>
      </w:r>
      <w:r>
        <w:t>,</w:t>
      </w:r>
    </w:p>
    <w:p w:rsidR="00422AF7" w:rsidP="00422AF7" w:rsidRDefault="00422AF7" w14:paraId="2CC842C6" w14:textId="77777777">
      <w:pPr>
        <w:pStyle w:val="FirstLevelBullet"/>
        <w:numPr>
          <w:ilvl w:val="0"/>
          <w:numId w:val="0"/>
        </w:numPr>
        <w:ind w:left="720" w:firstLine="360"/>
      </w:pPr>
      <w:r>
        <w:t>"data": {</w:t>
      </w:r>
    </w:p>
    <w:p w:rsidR="00422AF7" w:rsidP="2ADD6C4A" w:rsidRDefault="42FF7EDD" w14:paraId="19B679B4" w14:textId="61C6F4EF">
      <w:pPr>
        <w:pStyle w:val="FirstLevelBullet"/>
        <w:numPr>
          <w:numId w:val="0"/>
        </w:numPr>
        <w:ind w:left="1440" w:firstLine="720"/>
        <w:pPrChange w:author="toantk" w:date="2022-07-28T17:26:00Z" w:id="9934">
          <w:pPr>
            <w:pStyle w:val="FirstLevelBullet"/>
            <w:numPr>
              <w:numId w:val="0"/>
            </w:numPr>
            <w:ind w:left="0" w:firstLine="360"/>
          </w:pPr>
        </w:pPrChange>
      </w:pPr>
      <w:r w:rsidR="0ACF1E6A">
        <w:rPr/>
        <w:t>“action” : “portforwardView”,</w:t>
      </w:r>
    </w:p>
    <w:p w:rsidR="00695233" w:rsidRDefault="00695233" w14:paraId="003CFE7F" w14:textId="70C0591E">
      <w:pPr>
        <w:pStyle w:val="FirstLevelBullet"/>
        <w:numPr>
          <w:ilvl w:val="0"/>
          <w:numId w:val="0"/>
        </w:numPr>
        <w:ind w:left="720" w:hanging="360"/>
        <w:pPrChange w:author="toantk" w:date="2022-07-28T17:26:00Z" w:id="9935">
          <w:pPr>
            <w:pStyle w:val="FirstLevelBullet"/>
          </w:pPr>
        </w:pPrChange>
      </w:pPr>
      <w:ins w:author="toantk" w:date="2022-07-28T17:26:00Z" w:id="9936">
        <w:r>
          <w:lastRenderedPageBreak/>
          <w:tab/>
        </w:r>
        <w:r>
          <w:tab/>
        </w:r>
      </w:ins>
      <w:ins w:author="toantk" w:date="2022-07-28T17:28:00Z" w:id="9937">
        <w:r>
          <w:tab/>
        </w:r>
      </w:ins>
      <w:ins w:author="toantk" w:date="2022-07-28T17:26:00Z" w:id="9938">
        <w:r>
          <w:t>"results":</w:t>
        </w:r>
        <w:r>
          <w:tab/>
        </w:r>
        <w:r>
          <w:t>[{</w:t>
        </w:r>
      </w:ins>
    </w:p>
    <w:p w:rsidR="00045C6B" w:rsidP="00045C6B" w:rsidRDefault="00045C6B" w14:paraId="1E27DA06" w14:textId="0F8F1C72">
      <w:pPr>
        <w:pStyle w:val="FirstLevelBullet"/>
        <w:numPr>
          <w:ilvl w:val="0"/>
          <w:numId w:val="0"/>
        </w:numPr>
        <w:ind w:left="720" w:hanging="360"/>
        <w:rPr>
          <w:ins w:author="toantk" w:date="2022-07-28T17:26:00Z" w:id="9939"/>
        </w:rPr>
      </w:pPr>
      <w:r>
        <w:tab/>
      </w:r>
      <w:r>
        <w:tab/>
      </w:r>
      <w:r>
        <w:tab/>
      </w:r>
      <w:r>
        <w:tab/>
      </w:r>
      <w:r>
        <w:tab/>
      </w:r>
      <w:r>
        <w:t>“</w:t>
      </w:r>
      <w:ins w:author="Tran Khanh Toan" w:date="2022-07-29T08:23:00Z" w:id="9940">
        <w:r>
          <w:t>rule</w:t>
        </w:r>
      </w:ins>
      <w:ins w:author="Tran Khanh Toan" w:date="2022-07-29T08:24:00Z" w:id="9941">
        <w:r>
          <w:t>Index</w:t>
        </w:r>
      </w:ins>
      <w:r>
        <w:t>” :&lt;</w:t>
      </w:r>
      <w:ins w:author="Tran Khanh Toan" w:date="2022-07-29T08:23:00Z" w:id="9942">
        <w:r>
          <w:t>rule</w:t>
        </w:r>
      </w:ins>
      <w:ins w:author="Tran Khanh Toan" w:date="2022-07-29T08:24:00Z" w:id="9943">
        <w:r>
          <w:t>Index</w:t>
        </w:r>
      </w:ins>
      <w:r>
        <w:t>&gt;,</w:t>
      </w:r>
    </w:p>
    <w:p w:rsidR="00695233" w:rsidRDefault="00695233" w14:paraId="3EFC0D4D" w14:textId="565D8698">
      <w:pPr>
        <w:pStyle w:val="FirstLevelBullet"/>
        <w:numPr>
          <w:ilvl w:val="0"/>
          <w:numId w:val="0"/>
        </w:numPr>
        <w:ind w:left="1080"/>
        <w:rPr>
          <w:ins w:author="toantk" w:date="2022-07-28T17:26:00Z" w:id="9944"/>
        </w:rPr>
        <w:pPrChange w:author="toantk" w:date="2022-07-28T17:26:00Z" w:id="9945">
          <w:pPr>
            <w:pStyle w:val="FirstLevelBullet"/>
          </w:pPr>
        </w:pPrChange>
      </w:pPr>
      <w:ins w:author="toantk" w:date="2022-07-28T17:26:00Z" w:id="9946">
        <w:r>
          <w:tab/>
        </w:r>
        <w:r>
          <w:tab/>
        </w:r>
        <w:r>
          <w:tab/>
        </w:r>
        <w:r>
          <w:tab/>
        </w:r>
        <w:r>
          <w:t>"application":</w:t>
        </w:r>
        <w:r>
          <w:tab/>
        </w:r>
        <w:r>
          <w:t>"</w:t>
        </w:r>
      </w:ins>
      <w:ins w:author="toantk" w:date="2022-07-28T17:27:00Z" w:id="9947">
        <w:r>
          <w:t>&lt;</w:t>
        </w:r>
        <w:r w:rsidRPr="00695233">
          <w:t xml:space="preserve"> </w:t>
        </w:r>
        <w:r>
          <w:t>application &gt;</w:t>
        </w:r>
      </w:ins>
      <w:ins w:author="toantk" w:date="2022-07-28T17:26:00Z" w:id="9948">
        <w:r>
          <w:t>",</w:t>
        </w:r>
      </w:ins>
    </w:p>
    <w:p w:rsidR="00695233" w:rsidRDefault="00695233" w14:paraId="66972188" w14:textId="64AACCF3">
      <w:pPr>
        <w:pStyle w:val="FirstLevelBullet"/>
        <w:numPr>
          <w:ilvl w:val="0"/>
          <w:numId w:val="0"/>
        </w:numPr>
        <w:ind w:left="1080"/>
        <w:rPr>
          <w:ins w:author="toantk" w:date="2022-07-28T17:26:00Z" w:id="9949"/>
        </w:rPr>
        <w:pPrChange w:author="toantk" w:date="2022-07-28T17:26:00Z" w:id="9950">
          <w:pPr>
            <w:pStyle w:val="FirstLevelBullet"/>
          </w:pPr>
        </w:pPrChange>
      </w:pPr>
      <w:ins w:author="toantk" w:date="2022-07-28T17:26:00Z" w:id="9951">
        <w:r>
          <w:tab/>
        </w:r>
        <w:r>
          <w:tab/>
        </w:r>
        <w:r>
          <w:tab/>
        </w:r>
        <w:r>
          <w:tab/>
        </w:r>
        <w:r>
          <w:t>"protocol":</w:t>
        </w:r>
        <w:r>
          <w:tab/>
        </w:r>
        <w:r>
          <w:t>"</w:t>
        </w:r>
      </w:ins>
      <w:ins w:author="toantk" w:date="2022-07-28T17:27:00Z" w:id="9952">
        <w:r>
          <w:t>&lt;protocol&gt;</w:t>
        </w:r>
      </w:ins>
      <w:ins w:author="toantk" w:date="2022-07-28T17:26:00Z" w:id="9953">
        <w:r>
          <w:t>",</w:t>
        </w:r>
      </w:ins>
    </w:p>
    <w:p w:rsidR="00695233" w:rsidRDefault="00695233" w14:paraId="4EEE4F79" w14:textId="6AB6D135">
      <w:pPr>
        <w:pStyle w:val="FirstLevelBullet"/>
        <w:numPr>
          <w:ilvl w:val="0"/>
          <w:numId w:val="0"/>
        </w:numPr>
        <w:ind w:left="1080"/>
        <w:rPr>
          <w:ins w:author="toantk" w:date="2022-07-28T17:26:00Z" w:id="9954"/>
        </w:rPr>
        <w:pPrChange w:author="toantk" w:date="2022-07-28T17:26:00Z" w:id="9955">
          <w:pPr>
            <w:pStyle w:val="FirstLevelBullet"/>
          </w:pPr>
        </w:pPrChange>
      </w:pPr>
      <w:ins w:author="toantk" w:date="2022-07-28T17:26:00Z" w:id="9956">
        <w:r>
          <w:tab/>
        </w:r>
        <w:r>
          <w:tab/>
        </w:r>
        <w:r>
          <w:tab/>
        </w:r>
        <w:r>
          <w:tab/>
        </w:r>
        <w:r>
          <w:t>"startRemotePort":</w:t>
        </w:r>
      </w:ins>
      <w:ins w:author="toantk" w:date="2022-07-28T17:27:00Z" w:id="9957">
        <w:r>
          <w:t xml:space="preserve"> &lt;startRemotePort&gt;</w:t>
        </w:r>
      </w:ins>
      <w:ins w:author="toantk" w:date="2022-07-28T17:26:00Z" w:id="9958">
        <w:r>
          <w:t>,</w:t>
        </w:r>
      </w:ins>
    </w:p>
    <w:p w:rsidR="00695233" w:rsidRDefault="00695233" w14:paraId="276BB278" w14:textId="487B094B">
      <w:pPr>
        <w:pStyle w:val="FirstLevelBullet"/>
        <w:numPr>
          <w:ilvl w:val="0"/>
          <w:numId w:val="0"/>
        </w:numPr>
        <w:ind w:left="1080"/>
        <w:rPr>
          <w:ins w:author="toantk" w:date="2022-07-28T17:26:00Z" w:id="9959"/>
        </w:rPr>
        <w:pPrChange w:author="toantk" w:date="2022-07-28T17:26:00Z" w:id="9960">
          <w:pPr>
            <w:pStyle w:val="FirstLevelBullet"/>
          </w:pPr>
        </w:pPrChange>
      </w:pPr>
      <w:ins w:author="toantk" w:date="2022-07-28T17:26:00Z" w:id="9961">
        <w:r>
          <w:tab/>
        </w:r>
        <w:r>
          <w:tab/>
        </w:r>
        <w:r>
          <w:tab/>
        </w:r>
        <w:r>
          <w:tab/>
        </w:r>
        <w:r>
          <w:t xml:space="preserve">"endRemotePort": </w:t>
        </w:r>
      </w:ins>
      <w:ins w:author="toantk" w:date="2022-07-28T17:27:00Z" w:id="9962">
        <w:r>
          <w:t>&lt;endRemotePort &gt;</w:t>
        </w:r>
      </w:ins>
      <w:ins w:author="toantk" w:date="2022-07-28T17:26:00Z" w:id="9963">
        <w:r>
          <w:t>,</w:t>
        </w:r>
      </w:ins>
    </w:p>
    <w:p w:rsidR="00695233" w:rsidRDefault="00695233" w14:paraId="69AA7371" w14:textId="42D6F43A">
      <w:pPr>
        <w:pStyle w:val="FirstLevelBullet"/>
        <w:numPr>
          <w:ilvl w:val="0"/>
          <w:numId w:val="0"/>
        </w:numPr>
        <w:ind w:left="1080"/>
        <w:rPr>
          <w:ins w:author="toantk" w:date="2022-07-28T17:26:00Z" w:id="9964"/>
        </w:rPr>
        <w:pPrChange w:author="toantk" w:date="2022-07-28T17:26:00Z" w:id="9965">
          <w:pPr>
            <w:pStyle w:val="FirstLevelBullet"/>
          </w:pPr>
        </w:pPrChange>
      </w:pPr>
      <w:ins w:author="toantk" w:date="2022-07-28T17:26:00Z" w:id="9966">
        <w:r>
          <w:tab/>
        </w:r>
        <w:r>
          <w:tab/>
        </w:r>
        <w:r>
          <w:tab/>
        </w:r>
        <w:r>
          <w:tab/>
        </w:r>
        <w:r>
          <w:t>"ipAddr":</w:t>
        </w:r>
        <w:r>
          <w:tab/>
        </w:r>
      </w:ins>
      <w:ins w:author="toantk" w:date="2022-07-28T17:28:00Z" w:id="9967">
        <w:r>
          <w:t>“&lt;ipAddr &gt;”,</w:t>
        </w:r>
      </w:ins>
    </w:p>
    <w:p w:rsidR="00695233" w:rsidRDefault="00695233" w14:paraId="4B1BABB0" w14:textId="6E8B66B7">
      <w:pPr>
        <w:pStyle w:val="FirstLevelBullet"/>
        <w:numPr>
          <w:ilvl w:val="0"/>
          <w:numId w:val="0"/>
        </w:numPr>
        <w:ind w:left="1080"/>
        <w:rPr>
          <w:ins w:author="toantk" w:date="2022-07-28T17:26:00Z" w:id="9968"/>
        </w:rPr>
        <w:pPrChange w:author="toantk" w:date="2022-07-28T17:26:00Z" w:id="9969">
          <w:pPr>
            <w:pStyle w:val="FirstLevelBullet"/>
          </w:pPr>
        </w:pPrChange>
      </w:pPr>
      <w:ins w:author="toantk" w:date="2022-07-28T17:26:00Z" w:id="9970">
        <w:r>
          <w:tab/>
        </w:r>
        <w:r>
          <w:tab/>
        </w:r>
        <w:r>
          <w:tab/>
        </w:r>
        <w:r>
          <w:tab/>
        </w:r>
        <w:r>
          <w:t xml:space="preserve">"startLocalPort": </w:t>
        </w:r>
      </w:ins>
      <w:ins w:author="toantk" w:date="2022-07-28T17:28:00Z" w:id="9971">
        <w:r>
          <w:t>&lt;startLocalPort&gt;,</w:t>
        </w:r>
      </w:ins>
    </w:p>
    <w:p w:rsidR="00695233" w:rsidRDefault="00695233" w14:paraId="7F965F84" w14:textId="1FB107AE">
      <w:pPr>
        <w:pStyle w:val="FirstLevelBullet"/>
        <w:numPr>
          <w:ilvl w:val="0"/>
          <w:numId w:val="0"/>
        </w:numPr>
        <w:ind w:left="1080"/>
        <w:rPr>
          <w:ins w:author="toantk" w:date="2022-07-28T17:26:00Z" w:id="9972"/>
        </w:rPr>
        <w:pPrChange w:author="toantk" w:date="2022-07-28T17:26:00Z" w:id="9973">
          <w:pPr>
            <w:pStyle w:val="FirstLevelBullet"/>
          </w:pPr>
        </w:pPrChange>
      </w:pPr>
      <w:ins w:author="toantk" w:date="2022-07-28T17:26:00Z" w:id="9974">
        <w:r>
          <w:tab/>
        </w:r>
        <w:r>
          <w:tab/>
        </w:r>
        <w:r>
          <w:tab/>
        </w:r>
        <w:r>
          <w:tab/>
        </w:r>
        <w:r>
          <w:t xml:space="preserve">"endLocalPort": </w:t>
        </w:r>
      </w:ins>
      <w:ins w:author="toantk" w:date="2022-07-28T17:28:00Z" w:id="9975">
        <w:r>
          <w:t>&lt;endLocalPort &gt;</w:t>
        </w:r>
      </w:ins>
    </w:p>
    <w:p w:rsidR="00695233" w:rsidP="2ADD6C4A" w:rsidRDefault="00695233" w14:paraId="40AFDA8A" w14:textId="77777777">
      <w:pPr>
        <w:pStyle w:val="FirstLevelBullet"/>
        <w:numPr>
          <w:numId w:val="0"/>
        </w:numPr>
        <w:ind w:left="720" w:firstLine="360"/>
        <w:rPr>
          <w:ins w:author="toantk" w:date="2022-07-28T17:28:00Z" w:id="9976"/>
        </w:rPr>
        <w:pPrChange w:author="toantk" w:date="2022-07-28T17:26:00Z" w:id="9977">
          <w:pPr>
            <w:pStyle w:val="FirstLevelBullet"/>
            <w:numPr>
              <w:numId w:val="0"/>
            </w:numPr>
            <w:ind w:left="1440" w:firstLine="720"/>
          </w:pPr>
        </w:pPrChange>
      </w:pPr>
      <w:ins w:author="toantk" w:date="2022-07-28T17:26:00Z" w:id="9978">
        <w:r>
          <w:tab/>
        </w:r>
        <w:r>
          <w:tab/>
        </w:r>
        <w:r>
          <w:tab/>
        </w:r>
        <w:r w:rsidR="65D8D176">
          <w:t xml:space="preserve">}, </w:t>
        </w:r>
      </w:ins>
    </w:p>
    <w:p w:rsidR="00695233" w:rsidP="2ADD6C4A" w:rsidRDefault="71B625DE" w14:paraId="0DAF7C7A" w14:textId="7A71E2E3">
      <w:pPr>
        <w:pStyle w:val="FirstLevelBullet"/>
        <w:numPr>
          <w:numId w:val="0"/>
        </w:numPr>
        <w:ind w:left="2160" w:firstLine="720"/>
        <w:pPrChange w:author="toantk" w:date="2022-07-28T17:29:00Z" w:id="9979">
          <w:pPr>
            <w:pStyle w:val="FirstLevelBullet"/>
            <w:numPr>
              <w:numId w:val="0"/>
            </w:numPr>
            <w:ind w:left="0" w:firstLine="0"/>
          </w:pPr>
        </w:pPrChange>
      </w:pPr>
      <w:ins w:author="toantk" w:date="2022-07-28T17:29:00Z" w:id="1721658649">
        <w:r w:rsidR="65D8D176">
          <w:t>{</w:t>
        </w:r>
      </w:ins>
    </w:p>
    <w:p w:rsidR="00045C6B" w:rsidP="00045C6B" w:rsidRDefault="00045C6B" w14:paraId="7E1A23D5" w14:textId="381F9D5A">
      <w:pPr>
        <w:pStyle w:val="FirstLevelBullet"/>
        <w:numPr>
          <w:ilvl w:val="0"/>
          <w:numId w:val="0"/>
        </w:numPr>
        <w:ind w:left="2160" w:firstLine="720"/>
        <w:rPr>
          <w:ins w:author="toantk" w:date="2022-07-28T17:29:00Z" w:id="9981"/>
        </w:rPr>
      </w:pPr>
      <w:r>
        <w:tab/>
      </w:r>
      <w:r>
        <w:t>“</w:t>
      </w:r>
      <w:ins w:author="Tran Khanh Toan" w:date="2022-07-29T08:23:00Z" w:id="9982">
        <w:r>
          <w:t>rule</w:t>
        </w:r>
      </w:ins>
      <w:ins w:author="Tran Khanh Toan" w:date="2022-07-29T08:24:00Z" w:id="9983">
        <w:r>
          <w:t>Index</w:t>
        </w:r>
      </w:ins>
      <w:r>
        <w:t>” :&lt;</w:t>
      </w:r>
      <w:ins w:author="Tran Khanh Toan" w:date="2022-07-29T08:23:00Z" w:id="9984">
        <w:r>
          <w:t>rule</w:t>
        </w:r>
      </w:ins>
      <w:ins w:author="Tran Khanh Toan" w:date="2022-07-29T08:24:00Z" w:id="9985">
        <w:r>
          <w:t>Index</w:t>
        </w:r>
      </w:ins>
      <w:r>
        <w:t>&gt;,</w:t>
      </w:r>
    </w:p>
    <w:p w:rsidR="00695233" w:rsidP="00695233" w:rsidRDefault="00695233" w14:paraId="20471FA0" w14:textId="77777777">
      <w:pPr>
        <w:pStyle w:val="FirstLevelBullet"/>
        <w:numPr>
          <w:ilvl w:val="0"/>
          <w:numId w:val="0"/>
        </w:numPr>
        <w:ind w:left="1080"/>
        <w:rPr>
          <w:ins w:author="toantk" w:date="2022-07-28T17:29:00Z" w:id="9986"/>
        </w:rPr>
      </w:pPr>
      <w:ins w:author="toantk" w:date="2022-07-28T17:29:00Z" w:id="9987">
        <w:r>
          <w:tab/>
        </w:r>
        <w:r>
          <w:tab/>
        </w:r>
        <w:r>
          <w:tab/>
        </w:r>
        <w:r>
          <w:tab/>
        </w:r>
        <w:r>
          <w:t>"application":</w:t>
        </w:r>
        <w:r>
          <w:tab/>
        </w:r>
        <w:r>
          <w:t>"&lt;</w:t>
        </w:r>
        <w:r w:rsidRPr="00695233">
          <w:t xml:space="preserve"> </w:t>
        </w:r>
        <w:r>
          <w:t>application &gt;",</w:t>
        </w:r>
      </w:ins>
    </w:p>
    <w:p w:rsidR="00695233" w:rsidP="00695233" w:rsidRDefault="00695233" w14:paraId="639505A7" w14:textId="77777777">
      <w:pPr>
        <w:pStyle w:val="FirstLevelBullet"/>
        <w:numPr>
          <w:ilvl w:val="0"/>
          <w:numId w:val="0"/>
        </w:numPr>
        <w:ind w:left="1080"/>
        <w:rPr>
          <w:ins w:author="toantk" w:date="2022-07-28T17:29:00Z" w:id="9988"/>
        </w:rPr>
      </w:pPr>
      <w:ins w:author="toantk" w:date="2022-07-28T17:29:00Z" w:id="9989">
        <w:r>
          <w:tab/>
        </w:r>
        <w:r>
          <w:tab/>
        </w:r>
        <w:r>
          <w:tab/>
        </w:r>
        <w:r>
          <w:tab/>
        </w:r>
        <w:r>
          <w:t>"protocol":</w:t>
        </w:r>
        <w:r>
          <w:tab/>
        </w:r>
        <w:r>
          <w:t>"&lt;protocol&gt;",</w:t>
        </w:r>
      </w:ins>
    </w:p>
    <w:p w:rsidR="00695233" w:rsidP="00695233" w:rsidRDefault="00695233" w14:paraId="6706D146" w14:textId="108DCC3D">
      <w:pPr>
        <w:pStyle w:val="FirstLevelBullet"/>
        <w:numPr>
          <w:ilvl w:val="0"/>
          <w:numId w:val="0"/>
        </w:numPr>
        <w:ind w:left="1080"/>
        <w:rPr>
          <w:ins w:author="toantk" w:date="2022-07-28T17:29:00Z" w:id="9990"/>
        </w:rPr>
      </w:pPr>
      <w:ins w:author="toantk" w:date="2022-07-28T17:29:00Z" w:id="9991">
        <w:r>
          <w:tab/>
        </w:r>
        <w:r>
          <w:tab/>
        </w:r>
        <w:r>
          <w:tab/>
        </w:r>
        <w:r>
          <w:tab/>
        </w:r>
        <w:r>
          <w:t>"startRemotePort": &lt;startRemotePort&gt;,</w:t>
        </w:r>
      </w:ins>
    </w:p>
    <w:p w:rsidR="00695233" w:rsidP="00695233" w:rsidRDefault="00695233" w14:paraId="0B976311" w14:textId="5823F4E9">
      <w:pPr>
        <w:pStyle w:val="FirstLevelBullet"/>
        <w:numPr>
          <w:ilvl w:val="0"/>
          <w:numId w:val="0"/>
        </w:numPr>
        <w:ind w:left="1080"/>
        <w:rPr>
          <w:ins w:author="toantk" w:date="2022-07-28T17:29:00Z" w:id="9992"/>
        </w:rPr>
      </w:pPr>
      <w:ins w:author="toantk" w:date="2022-07-28T17:29:00Z" w:id="9993">
        <w:r>
          <w:tab/>
        </w:r>
        <w:r>
          <w:tab/>
        </w:r>
        <w:r>
          <w:tab/>
        </w:r>
        <w:r>
          <w:tab/>
        </w:r>
        <w:r>
          <w:t>"endRemotePort": &lt;endRemotePort&gt;,</w:t>
        </w:r>
      </w:ins>
    </w:p>
    <w:p w:rsidR="00695233" w:rsidP="00695233" w:rsidRDefault="00695233" w14:paraId="49C04796" w14:textId="77777777">
      <w:pPr>
        <w:pStyle w:val="FirstLevelBullet"/>
        <w:numPr>
          <w:ilvl w:val="0"/>
          <w:numId w:val="0"/>
        </w:numPr>
        <w:ind w:left="1080"/>
        <w:rPr>
          <w:ins w:author="toantk" w:date="2022-07-28T17:29:00Z" w:id="9994"/>
        </w:rPr>
      </w:pPr>
      <w:ins w:author="toantk" w:date="2022-07-28T17:29:00Z" w:id="9995">
        <w:r>
          <w:tab/>
        </w:r>
        <w:r>
          <w:tab/>
        </w:r>
        <w:r>
          <w:tab/>
        </w:r>
        <w:r>
          <w:tab/>
        </w:r>
        <w:r>
          <w:t>"ipAddr":</w:t>
        </w:r>
        <w:r>
          <w:tab/>
        </w:r>
        <w:r>
          <w:t>“&lt;ipAddr &gt;”,</w:t>
        </w:r>
      </w:ins>
    </w:p>
    <w:p w:rsidR="00695233" w:rsidP="00695233" w:rsidRDefault="00695233" w14:paraId="7087191C" w14:textId="4CB9F20C">
      <w:pPr>
        <w:pStyle w:val="FirstLevelBullet"/>
        <w:numPr>
          <w:ilvl w:val="0"/>
          <w:numId w:val="0"/>
        </w:numPr>
        <w:ind w:left="1080"/>
        <w:rPr>
          <w:ins w:author="toantk" w:date="2022-07-28T17:29:00Z" w:id="9996"/>
        </w:rPr>
      </w:pPr>
      <w:ins w:author="toantk" w:date="2022-07-28T17:29:00Z" w:id="9997">
        <w:r>
          <w:tab/>
        </w:r>
        <w:r>
          <w:tab/>
        </w:r>
        <w:r>
          <w:tab/>
        </w:r>
        <w:r>
          <w:tab/>
        </w:r>
        <w:r>
          <w:t>"startLocalPort": &lt;startLocalPort&gt;,</w:t>
        </w:r>
      </w:ins>
    </w:p>
    <w:p w:rsidR="00695233" w:rsidP="00695233" w:rsidRDefault="00695233" w14:paraId="09DB3C4A" w14:textId="3CC311B1">
      <w:pPr>
        <w:pStyle w:val="FirstLevelBullet"/>
        <w:numPr>
          <w:ilvl w:val="0"/>
          <w:numId w:val="0"/>
        </w:numPr>
        <w:ind w:left="1080"/>
        <w:rPr>
          <w:ins w:author="toantk" w:date="2022-07-28T17:29:00Z" w:id="9998"/>
        </w:rPr>
      </w:pPr>
      <w:ins w:author="toantk" w:date="2022-07-28T17:29:00Z" w:id="9999">
        <w:r>
          <w:tab/>
        </w:r>
        <w:r>
          <w:tab/>
        </w:r>
        <w:r>
          <w:tab/>
        </w:r>
        <w:r>
          <w:tab/>
        </w:r>
        <w:r>
          <w:t>"endLocalPort": &lt;endLocalPort&gt;</w:t>
        </w:r>
      </w:ins>
    </w:p>
    <w:p w:rsidR="00695233" w:rsidP="00695233" w:rsidRDefault="00695233" w14:paraId="3AA492C3" w14:textId="6D60AE64">
      <w:pPr>
        <w:pStyle w:val="FirstLevelBullet"/>
        <w:numPr>
          <w:ilvl w:val="0"/>
          <w:numId w:val="0"/>
        </w:numPr>
        <w:ind w:left="720" w:firstLine="360"/>
        <w:rPr>
          <w:ins w:author="toantk" w:date="2022-07-28T17:29:00Z" w:id="10000"/>
        </w:rPr>
      </w:pPr>
      <w:ins w:author="toantk" w:date="2022-07-28T17:29:00Z" w:id="10001">
        <w:r>
          <w:tab/>
        </w:r>
        <w:r>
          <w:tab/>
        </w:r>
        <w:r>
          <w:tab/>
        </w:r>
        <w:r>
          <w:t>},</w:t>
        </w:r>
        <w:r w:rsidDel="00695233">
          <w:t xml:space="preserve"> </w:t>
        </w:r>
      </w:ins>
    </w:p>
    <w:p w:rsidR="00695233" w:rsidP="00695233" w:rsidRDefault="00695233" w14:paraId="310F1D7A" w14:textId="4BE5A34D">
      <w:pPr>
        <w:pStyle w:val="FirstLevelBullet"/>
        <w:numPr>
          <w:ilvl w:val="0"/>
          <w:numId w:val="0"/>
        </w:numPr>
        <w:ind w:left="720" w:firstLine="360"/>
        <w:rPr>
          <w:ins w:author="toantk" w:date="2022-07-28T17:29:00Z" w:id="10002"/>
        </w:rPr>
      </w:pPr>
      <w:ins w:author="toantk" w:date="2022-07-28T17:29:00Z" w:id="10003">
        <w:r>
          <w:t>….</w:t>
        </w:r>
      </w:ins>
    </w:p>
    <w:p w:rsidR="00422AF7" w:rsidDel="00695233" w:rsidP="2ADD6C4A" w:rsidRDefault="71B625DE" w14:paraId="0867A4B8" w14:textId="569F1F4D">
      <w:pPr>
        <w:pStyle w:val="FirstLevelBullet"/>
        <w:numPr>
          <w:numId w:val="0"/>
        </w:numPr>
        <w:ind w:left="720"/>
        <w:rPr>
          <w:del w:author="toantk" w:date="2022-07-28T17:26:00Z" w:id="10004"/>
        </w:rPr>
        <w:pPrChange w:author="toantk" w:date="2022-07-28T17:29:00Z" w:id="10005">
          <w:pPr>
            <w:pStyle w:val="FirstLevelBullet"/>
            <w:numPr>
              <w:numId w:val="0"/>
            </w:numPr>
            <w:ind w:left="0" w:firstLine="360"/>
          </w:pPr>
        </w:pPrChange>
      </w:pPr>
      <w:ins w:author="toantk" w:date="2022-07-28T17:29:00Z" w:id="1496644349">
        <w:r w:rsidR="65D8D176">
          <w:t xml:space="preserve"> </w:t>
        </w:r>
      </w:ins>
      <w:del w:author="toantk" w:date="2022-07-28T17:26:00Z" w:id="2107291938">
        <w:r w:rsidDel="5FB406FC">
          <w:delText>“portforwardList”:</w:delText>
        </w:r>
        <w:r w:rsidDel="5FB406FC">
          <w:delText>{</w:delText>
        </w:r>
      </w:del>
    </w:p>
    <w:p w:rsidR="009F7329" w:rsidDel="00695233" w:rsidP="2ADD6C4A" w:rsidRDefault="009F7329" w14:paraId="53CB9FCC" w14:textId="017BDAF6">
      <w:pPr>
        <w:pStyle w:val="FirstLevelBullet"/>
        <w:numPr>
          <w:numId w:val="0"/>
        </w:numPr>
        <w:ind w:left="720"/>
        <w:rPr>
          <w:del w:author="toantk" w:date="2022-07-28T17:26:00Z" w:id="10008"/>
        </w:rPr>
        <w:pPrChange w:author="toantk" w:date="2022-07-28T17:29:00Z" w:id="10009">
          <w:pPr>
            <w:pStyle w:val="FirstLevelBullet"/>
            <w:numPr>
              <w:numId w:val="0"/>
            </w:numPr>
            <w:ind w:left="2160" w:firstLine="720"/>
          </w:pPr>
        </w:pPrChange>
      </w:pPr>
      <w:del w:author="toantk" w:date="2022-07-28T17:26:00Z" w:id="958746582">
        <w:r w:rsidDel="5BB66229">
          <w:delText xml:space="preserve">  “wan</w:delText>
        </w:r>
        <w:r w:rsidDel="5BB66229">
          <w:delText>x</w:delText>
        </w:r>
        <w:r w:rsidDel="5BB66229">
          <w:delText>” : [</w:delText>
        </w:r>
      </w:del>
    </w:p>
    <w:p w:rsidR="00422AF7" w:rsidDel="00695233" w:rsidP="2ADD6C4A" w:rsidRDefault="009F7329" w14:paraId="0B26CE69" w14:textId="005AEA2F">
      <w:pPr>
        <w:pStyle w:val="FirstLevelBullet"/>
        <w:numPr>
          <w:numId w:val="0"/>
        </w:numPr>
        <w:ind w:left="720"/>
        <w:rPr>
          <w:del w:author="toantk" w:date="2022-07-28T17:26:00Z" w:id="10011"/>
        </w:rPr>
        <w:pPrChange w:author="toantk" w:date="2022-07-28T17:29:00Z" w:id="10012">
          <w:pPr>
            <w:pStyle w:val="FirstLevelBullet"/>
            <w:numPr>
              <w:numId w:val="0"/>
            </w:numPr>
            <w:ind w:left="3600" w:firstLine="0"/>
          </w:pPr>
        </w:pPrChange>
      </w:pPr>
      <w:del w:author="toantk" w:date="2022-07-28T17:26:00Z" w:id="1256578234">
        <w:r w:rsidDel="5BB66229">
          <w:delText xml:space="preserve">      </w:delText>
        </w:r>
        <w:r w:rsidDel="5BB66229">
          <w:delText>{</w:delText>
        </w:r>
      </w:del>
    </w:p>
    <w:p w:rsidR="00AB48CE" w:rsidDel="00695233" w:rsidP="2ADD6C4A" w:rsidRDefault="009F7329" w14:paraId="405FD292" w14:textId="3CA43E37">
      <w:pPr>
        <w:pStyle w:val="FirstLevelBullet"/>
        <w:numPr>
          <w:numId w:val="0"/>
        </w:numPr>
        <w:ind w:left="720"/>
        <w:rPr>
          <w:del w:author="toantk" w:date="2022-07-28T17:26:00Z" w:id="10014"/>
        </w:rPr>
        <w:pPrChange w:author="toantk" w:date="2022-07-28T17:29:00Z" w:id="10015">
          <w:pPr>
            <w:pStyle w:val="FirstLevelBullet"/>
            <w:numPr>
              <w:numId w:val="0"/>
            </w:numPr>
            <w:ind w:left="3600" w:firstLine="720"/>
          </w:pPr>
        </w:pPrChange>
      </w:pPr>
      <w:del w:author="toantk" w:date="2022-07-28T17:26:00Z" w:id="1768495505">
        <w:r w:rsidDel="5BB66229">
          <w:delText>“</w:delText>
        </w:r>
        <w:r w:rsidDel="5BB66229">
          <w:delText>ruleI</w:delText>
        </w:r>
        <w:r w:rsidDel="5BB66229">
          <w:delText>ndex” : “&lt;</w:delText>
        </w:r>
        <w:r w:rsidDel="5BB66229">
          <w:delText>ruleI</w:delText>
        </w:r>
        <w:r w:rsidDel="5BB66229">
          <w:delText>ndex&gt;”,</w:delText>
        </w:r>
      </w:del>
    </w:p>
    <w:p w:rsidR="009F7329" w:rsidDel="00695233" w:rsidP="2ADD6C4A" w:rsidRDefault="009F7329" w14:paraId="49D36513" w14:textId="3F1F1B8D">
      <w:pPr>
        <w:pStyle w:val="FirstLevelBullet"/>
        <w:numPr>
          <w:numId w:val="0"/>
        </w:numPr>
        <w:ind w:left="720"/>
        <w:rPr>
          <w:del w:author="toantk" w:date="2022-07-28T17:26:00Z" w:id="10017"/>
        </w:rPr>
        <w:pPrChange w:author="toantk" w:date="2022-07-28T17:29:00Z" w:id="10018">
          <w:pPr>
            <w:pStyle w:val="FirstLevelBullet"/>
            <w:numPr>
              <w:numId w:val="0"/>
            </w:numPr>
            <w:ind w:left="3600" w:firstLine="720"/>
          </w:pPr>
        </w:pPrChange>
      </w:pPr>
      <w:del w:author="toantk" w:date="2022-07-28T17:26:00Z" w:id="1488070261">
        <w:r w:rsidDel="5BB66229">
          <w:delText>“application” : “&lt;application&gt;”,</w:delText>
        </w:r>
      </w:del>
    </w:p>
    <w:p w:rsidR="009F7329" w:rsidDel="00695233" w:rsidP="2ADD6C4A" w:rsidRDefault="009F7329" w14:paraId="6F7E309D" w14:textId="2A7536F9">
      <w:pPr>
        <w:pStyle w:val="FirstLevelBullet"/>
        <w:numPr>
          <w:numId w:val="0"/>
        </w:numPr>
        <w:ind w:left="720"/>
        <w:rPr>
          <w:del w:author="toantk" w:date="2022-07-28T17:26:00Z" w:id="10020"/>
        </w:rPr>
        <w:pPrChange w:author="toantk" w:date="2022-07-28T17:29:00Z" w:id="10021">
          <w:pPr>
            <w:pStyle w:val="FirstLevelBullet"/>
            <w:numPr>
              <w:numId w:val="0"/>
            </w:numPr>
            <w:ind w:left="3600" w:firstLine="720"/>
          </w:pPr>
        </w:pPrChange>
      </w:pPr>
      <w:del w:author="toantk" w:date="2022-07-28T17:26:00Z" w:id="977050194">
        <w:r w:rsidDel="5BB66229">
          <w:delText>“protocol” : “&lt;protocol&gt;” ,</w:delText>
        </w:r>
      </w:del>
    </w:p>
    <w:p w:rsidR="009F7329" w:rsidDel="00695233" w:rsidP="2ADD6C4A" w:rsidRDefault="009F7329" w14:paraId="5945C749" w14:textId="14763FAF">
      <w:pPr>
        <w:pStyle w:val="FirstLevelBullet"/>
        <w:numPr>
          <w:numId w:val="0"/>
        </w:numPr>
        <w:ind w:left="720"/>
        <w:rPr>
          <w:del w:author="toantk" w:date="2022-07-28T17:26:00Z" w:id="10023"/>
        </w:rPr>
        <w:pPrChange w:author="toantk" w:date="2022-07-28T17:29:00Z" w:id="10024">
          <w:pPr>
            <w:pStyle w:val="FirstLevelBullet"/>
            <w:numPr>
              <w:numId w:val="0"/>
            </w:numPr>
            <w:ind w:left="3600" w:firstLine="720"/>
          </w:pPr>
        </w:pPrChange>
      </w:pPr>
      <w:del w:author="toantk" w:date="2022-07-28T17:26:00Z" w:id="1599783220">
        <w:r w:rsidDel="5BB66229">
          <w:delText>“startRemotePort” : “&lt;startRemotePort &gt;”,</w:delText>
        </w:r>
      </w:del>
    </w:p>
    <w:p w:rsidR="009F7329" w:rsidDel="00695233" w:rsidP="2ADD6C4A" w:rsidRDefault="009F7329" w14:paraId="47AF8DDF" w14:textId="45D8A098">
      <w:pPr>
        <w:pStyle w:val="FirstLevelBullet"/>
        <w:numPr>
          <w:numId w:val="0"/>
        </w:numPr>
        <w:ind w:left="720"/>
        <w:rPr>
          <w:del w:author="toantk" w:date="2022-07-28T17:26:00Z" w:id="10026"/>
        </w:rPr>
        <w:pPrChange w:author="toantk" w:date="2022-07-28T17:29:00Z" w:id="10027">
          <w:pPr>
            <w:pStyle w:val="FirstLevelBullet"/>
            <w:numPr>
              <w:numId w:val="0"/>
            </w:numPr>
            <w:ind w:left="3600" w:firstLine="720"/>
          </w:pPr>
        </w:pPrChange>
      </w:pPr>
      <w:del w:author="toantk" w:date="2022-07-28T17:26:00Z" w:id="1154202176">
        <w:r w:rsidDel="5BB66229">
          <w:delText>“endRemotePort”</w:delText>
        </w:r>
        <w:r w:rsidDel="5BB66229">
          <w:delText xml:space="preserve"> : “&lt;endRemotePort &gt;”,</w:delText>
        </w:r>
      </w:del>
    </w:p>
    <w:p w:rsidR="00C546C3" w:rsidDel="00695233" w:rsidP="2ADD6C4A" w:rsidRDefault="00C546C3" w14:paraId="0308311A" w14:textId="634AAE94">
      <w:pPr>
        <w:pStyle w:val="FirstLevelBullet"/>
        <w:numPr>
          <w:numId w:val="0"/>
        </w:numPr>
        <w:ind w:left="720"/>
        <w:rPr>
          <w:del w:author="toantk" w:date="2022-07-28T17:26:00Z" w:id="10029"/>
        </w:rPr>
        <w:pPrChange w:author="toantk" w:date="2022-07-28T17:29:00Z" w:id="10030">
          <w:pPr>
            <w:pStyle w:val="FirstLevelBullet"/>
            <w:numPr>
              <w:numId w:val="0"/>
            </w:numPr>
            <w:ind w:left="3600" w:firstLine="720"/>
          </w:pPr>
        </w:pPrChange>
      </w:pPr>
      <w:del w:author="toantk" w:date="2022-07-28T17:26:00Z" w:id="1236986960">
        <w:r w:rsidDel="56063960">
          <w:delText>“ipAddr” : “&lt;ipAddr &gt;”,</w:delText>
        </w:r>
      </w:del>
    </w:p>
    <w:p w:rsidR="00C546C3" w:rsidDel="00695233" w:rsidP="2ADD6C4A" w:rsidRDefault="00C546C3" w14:paraId="1B81CB98" w14:textId="19781600">
      <w:pPr>
        <w:pStyle w:val="FirstLevelBullet"/>
        <w:numPr>
          <w:numId w:val="0"/>
        </w:numPr>
        <w:ind w:left="720"/>
        <w:rPr>
          <w:del w:author="toantk" w:date="2022-07-28T17:26:00Z" w:id="10032"/>
        </w:rPr>
        <w:pPrChange w:author="toantk" w:date="2022-07-28T17:29:00Z" w:id="10033">
          <w:pPr>
            <w:pStyle w:val="FirstLevelBullet"/>
            <w:numPr>
              <w:numId w:val="0"/>
            </w:numPr>
            <w:ind w:left="3600" w:firstLine="720"/>
          </w:pPr>
        </w:pPrChange>
      </w:pPr>
      <w:del w:author="toantk" w:date="2022-07-28T17:26:00Z" w:id="1148134653">
        <w:r w:rsidDel="56063960">
          <w:delText>“startLocalPort” : “&lt;startLocalPort &gt;”,</w:delText>
        </w:r>
      </w:del>
    </w:p>
    <w:p w:rsidR="00C546C3" w:rsidDel="00695233" w:rsidP="2ADD6C4A" w:rsidRDefault="00C546C3" w14:paraId="729E6AAD" w14:textId="66B51A5F">
      <w:pPr>
        <w:pStyle w:val="FirstLevelBullet"/>
        <w:numPr>
          <w:numId w:val="0"/>
        </w:numPr>
        <w:ind w:left="720"/>
        <w:rPr>
          <w:del w:author="toantk" w:date="2022-07-28T17:26:00Z" w:id="10035"/>
        </w:rPr>
        <w:pPrChange w:author="toantk" w:date="2022-07-28T17:29:00Z" w:id="10036">
          <w:pPr>
            <w:pStyle w:val="FirstLevelBullet"/>
            <w:numPr>
              <w:numId w:val="0"/>
            </w:numPr>
            <w:ind w:left="3600" w:firstLine="720"/>
          </w:pPr>
        </w:pPrChange>
      </w:pPr>
      <w:del w:author="toantk" w:date="2022-07-28T17:26:00Z" w:id="1441495124">
        <w:r w:rsidDel="56063960">
          <w:delText>“endLocalPort” : “&lt;endLocalPort &gt;”,</w:delText>
        </w:r>
      </w:del>
    </w:p>
    <w:p w:rsidR="009F7329" w:rsidDel="00695233" w:rsidP="2ADD6C4A" w:rsidRDefault="009F7329" w14:paraId="2FB9884F" w14:textId="414205AC">
      <w:pPr>
        <w:pStyle w:val="FirstLevelBullet"/>
        <w:numPr>
          <w:numId w:val="0"/>
        </w:numPr>
        <w:ind w:left="720"/>
        <w:rPr>
          <w:del w:author="toantk" w:date="2022-07-28T17:26:00Z" w:id="10038"/>
        </w:rPr>
        <w:pPrChange w:author="toantk" w:date="2022-07-28T17:29:00Z" w:id="10039">
          <w:pPr>
            <w:pStyle w:val="FirstLevelBullet"/>
            <w:numPr>
              <w:numId w:val="0"/>
            </w:numPr>
            <w:ind w:left="0" w:firstLine="0"/>
          </w:pPr>
        </w:pPrChange>
      </w:pPr>
      <w:del w:author="toantk" w:date="2022-07-28T17:26:00Z" w:id="333246038">
        <w:r w:rsidDel="5BB66229">
          <w:delText xml:space="preserve"> </w:delText>
        </w:r>
        <w:r>
          <w:tab/>
        </w:r>
        <w:r>
          <w:tab/>
        </w:r>
        <w:r>
          <w:tab/>
        </w:r>
        <w:r>
          <w:tab/>
        </w:r>
        <w:r>
          <w:tab/>
        </w:r>
        <w:r w:rsidDel="5BB66229">
          <w:delText xml:space="preserve">       </w:delText>
        </w:r>
        <w:r w:rsidDel="5BB66229">
          <w:delText>}</w:delText>
        </w:r>
        <w:r w:rsidDel="5BB66229">
          <w:delText>,</w:delText>
        </w:r>
      </w:del>
    </w:p>
    <w:p w:rsidR="00C546C3" w:rsidDel="00695233" w:rsidP="2ADD6C4A" w:rsidRDefault="00C546C3" w14:paraId="4D60C278" w14:textId="69936CE2">
      <w:pPr>
        <w:pStyle w:val="FirstLevelBullet"/>
        <w:numPr>
          <w:numId w:val="0"/>
        </w:numPr>
        <w:ind w:left="720"/>
        <w:rPr>
          <w:del w:author="toantk" w:date="2022-07-28T17:26:00Z" w:id="10041"/>
        </w:rPr>
        <w:pPrChange w:author="toantk" w:date="2022-07-28T17:29:00Z" w:id="10042">
          <w:pPr>
            <w:pStyle w:val="FirstLevelBullet"/>
            <w:numPr>
              <w:numId w:val="0"/>
            </w:numPr>
            <w:ind w:left="0" w:firstLine="0"/>
          </w:pPr>
        </w:pPrChange>
      </w:pPr>
      <w:del w:author="toantk" w:date="2022-07-28T17:26:00Z" w:id="10043">
        <w:r w:rsidDel="00695233">
          <w:tab/>
        </w:r>
        <w:r w:rsidDel="00695233">
          <w:tab/>
        </w:r>
        <w:r w:rsidDel="00695233">
          <w:tab/>
        </w:r>
        <w:r w:rsidDel="00695233">
          <w:tab/>
        </w:r>
        <w:r w:rsidDel="00695233">
          <w:tab/>
        </w:r>
        <w:r w:rsidDel="56063960">
          <w:delText xml:space="preserve">       …</w:delText>
        </w:r>
      </w:del>
    </w:p>
    <w:p w:rsidR="00422AF7" w:rsidDel="00695233" w:rsidP="2ADD6C4A" w:rsidRDefault="009F7329" w14:paraId="69579501" w14:textId="0075D700">
      <w:pPr>
        <w:pStyle w:val="FirstLevelBullet"/>
        <w:numPr>
          <w:numId w:val="0"/>
        </w:numPr>
        <w:ind w:left="720"/>
        <w:rPr>
          <w:del w:author="toantk" w:date="2022-07-28T17:26:00Z" w:id="10044"/>
        </w:rPr>
        <w:pPrChange w:author="toantk" w:date="2022-07-28T17:29:00Z" w:id="10045">
          <w:pPr>
            <w:pStyle w:val="FirstLevelBullet"/>
            <w:numPr>
              <w:numId w:val="0"/>
            </w:numPr>
            <w:ind w:left="3600" w:firstLine="0"/>
          </w:pPr>
        </w:pPrChange>
      </w:pPr>
      <w:del w:author="toantk" w:date="2022-07-28T17:26:00Z" w:id="104515917">
        <w:r w:rsidDel="5BB66229">
          <w:delText xml:space="preserve">       ]</w:delText>
        </w:r>
      </w:del>
    </w:p>
    <w:p w:rsidR="00422AF7" w:rsidDel="00695233" w:rsidP="2ADD6C4A" w:rsidRDefault="00422AF7" w14:paraId="5FFC2459" w14:textId="1427CBAC">
      <w:pPr>
        <w:pStyle w:val="FirstLevelBullet"/>
        <w:numPr>
          <w:numId w:val="0"/>
        </w:numPr>
        <w:ind w:left="720"/>
        <w:rPr>
          <w:del w:author="toantk" w:date="2022-07-28T17:26:00Z" w:id="10047"/>
        </w:rPr>
        <w:pPrChange w:author="toantk" w:date="2022-07-28T17:29:00Z" w:id="10048">
          <w:pPr>
            <w:pStyle w:val="FirstLevelBullet"/>
            <w:numPr>
              <w:numId w:val="0"/>
            </w:numPr>
            <w:ind w:left="1440" w:firstLine="720"/>
          </w:pPr>
        </w:pPrChange>
      </w:pPr>
      <w:del w:author="toantk" w:date="2022-07-28T17:26:00Z" w:id="1622533463">
        <w:r w:rsidDel="1D7E9053">
          <w:delText>…</w:delText>
        </w:r>
      </w:del>
    </w:p>
    <w:p w:rsidR="00422AF7" w:rsidP="2ADD6C4A" w:rsidRDefault="00E80D1F" w14:paraId="670B5421" w14:textId="55BD4386">
      <w:pPr>
        <w:pStyle w:val="FirstLevelBullet"/>
        <w:numPr>
          <w:numId w:val="0"/>
        </w:numPr>
        <w:ind w:left="720"/>
        <w:pPrChange w:author="toantk" w:date="2022-07-28T17:29:00Z" w:id="10050">
          <w:pPr>
            <w:pStyle w:val="FirstLevelBullet"/>
            <w:numPr>
              <w:numId w:val="0"/>
            </w:numPr>
            <w:ind w:left="1440" w:firstLine="720"/>
          </w:pPr>
        </w:pPrChange>
      </w:pPr>
      <w:del w:author="toantk" w:date="2022-07-28T17:26:00Z" w:id="1500012415">
        <w:r w:rsidDel="67363AD8">
          <w:delText>}</w:delText>
        </w:r>
      </w:del>
    </w:p>
    <w:p w:rsidR="00422AF7" w:rsidP="00422AF7" w:rsidRDefault="00422AF7" w14:paraId="38A7621C" w14:textId="77777777">
      <w:pPr>
        <w:pStyle w:val="FirstLevelBullet"/>
        <w:numPr>
          <w:ilvl w:val="0"/>
          <w:numId w:val="0"/>
        </w:numPr>
        <w:ind w:left="720" w:firstLine="360"/>
      </w:pPr>
      <w:r>
        <w:t>}</w:t>
      </w:r>
    </w:p>
    <w:p w:rsidR="00422AF7" w:rsidP="00422AF7" w:rsidRDefault="00422AF7" w14:paraId="086BAA23" w14:textId="77777777">
      <w:pPr>
        <w:pStyle w:val="FirstLevelBullet"/>
        <w:numPr>
          <w:ilvl w:val="0"/>
          <w:numId w:val="0"/>
        </w:numPr>
        <w:ind w:left="720" w:firstLine="360"/>
      </w:pPr>
      <w:r>
        <w:t>}</w:t>
      </w:r>
    </w:p>
    <w:p w:rsidRPr="00820762" w:rsidR="00422AF7" w:rsidP="00422AF7" w:rsidRDefault="00422AF7" w14:paraId="256AABA7" w14:textId="4FE32578">
      <w:pPr>
        <w:pStyle w:val="ListParagraph"/>
        <w:numPr>
          <w:ilvl w:val="1"/>
          <w:numId w:val="9"/>
        </w:numPr>
      </w:pPr>
      <w:r>
        <w:t xml:space="preserve">Lấy thông tin </w:t>
      </w:r>
      <w:del w:author="toantk" w:date="2022-07-28T17:29:00Z" w:id="10052">
        <w:r w:rsidDel="00695233">
          <w:delText xml:space="preserve">WAN </w:delText>
        </w:r>
      </w:del>
      <w:ins w:author="toantk" w:date="2022-07-28T17:29:00Z" w:id="10053">
        <w:r w:rsidR="00695233">
          <w:t xml:space="preserve">Port forwarding </w:t>
        </w:r>
      </w:ins>
      <w:r>
        <w:t>thất bại:</w:t>
      </w:r>
    </w:p>
    <w:p w:rsidR="00422AF7" w:rsidP="00422AF7" w:rsidRDefault="00422AF7" w14:paraId="0847DC38" w14:textId="77777777">
      <w:pPr>
        <w:pStyle w:val="FirstLevelBullet"/>
        <w:numPr>
          <w:ilvl w:val="0"/>
          <w:numId w:val="0"/>
        </w:numPr>
        <w:ind w:left="1080"/>
      </w:pPr>
      <w:r>
        <w:t>{</w:t>
      </w:r>
    </w:p>
    <w:p w:rsidR="00422AF7" w:rsidP="00422AF7" w:rsidRDefault="00183521" w14:paraId="47D80CD0" w14:textId="23BA6239">
      <w:pPr>
        <w:pStyle w:val="FirstLevelBullet"/>
        <w:numPr>
          <w:ilvl w:val="0"/>
          <w:numId w:val="0"/>
        </w:numPr>
        <w:ind w:left="1080"/>
      </w:pPr>
      <w:r>
        <w:lastRenderedPageBreak/>
        <w:t>“status”: &lt;ErrorCode&gt;</w:t>
      </w:r>
      <w:r w:rsidR="00422AF7">
        <w:t>,</w:t>
      </w:r>
    </w:p>
    <w:p w:rsidR="00422AF7" w:rsidP="00422AF7" w:rsidRDefault="00B94824" w14:paraId="46705171" w14:textId="1B54B917">
      <w:pPr>
        <w:pStyle w:val="FirstLevelBullet"/>
        <w:numPr>
          <w:ilvl w:val="0"/>
          <w:numId w:val="0"/>
        </w:numPr>
        <w:ind w:left="1080"/>
      </w:pPr>
      <w:r>
        <w:t>“message”: “&lt;message&gt;”</w:t>
      </w:r>
      <w:r w:rsidR="00422AF7">
        <w:t>,</w:t>
      </w:r>
    </w:p>
    <w:p w:rsidR="00DF22FD" w:rsidP="00DF22FD" w:rsidRDefault="00DF22FD" w14:paraId="7CD77959" w14:textId="3747A1DA">
      <w:pPr>
        <w:pStyle w:val="ListParagraph"/>
        <w:ind w:firstLine="360"/>
      </w:pPr>
      <w:r>
        <w:t xml:space="preserve">“requestId” : </w:t>
      </w:r>
      <w:r w:rsidR="003E0981">
        <w:t>&lt;requestId&gt;</w:t>
      </w:r>
      <w:r>
        <w:t>,</w:t>
      </w:r>
    </w:p>
    <w:p w:rsidR="00422AF7" w:rsidP="00422AF7" w:rsidRDefault="00422AF7" w14:paraId="5DF139A2" w14:textId="77777777">
      <w:pPr>
        <w:pStyle w:val="FirstLevelBullet"/>
        <w:numPr>
          <w:ilvl w:val="0"/>
          <w:numId w:val="0"/>
        </w:numPr>
        <w:ind w:left="1080"/>
      </w:pPr>
      <w:r>
        <w:t>"data": {</w:t>
      </w:r>
    </w:p>
    <w:p w:rsidR="00422AF7" w:rsidP="00422AF7" w:rsidRDefault="00422AF7" w14:paraId="0A3CF70A" w14:textId="77777777">
      <w:pPr>
        <w:pStyle w:val="FirstLevelBullet"/>
        <w:numPr>
          <w:ilvl w:val="0"/>
          <w:numId w:val="0"/>
        </w:numPr>
        <w:ind w:left="1080"/>
      </w:pPr>
      <w:r>
        <w:t>}</w:t>
      </w:r>
    </w:p>
    <w:p w:rsidR="00422AF7" w:rsidP="00422AF7" w:rsidRDefault="00422AF7" w14:paraId="5FDDDF6C" w14:textId="77777777">
      <w:pPr>
        <w:pStyle w:val="FirstLevelBullet"/>
        <w:numPr>
          <w:ilvl w:val="0"/>
          <w:numId w:val="0"/>
        </w:numPr>
        <w:ind w:left="1080"/>
      </w:pPr>
      <w:r>
        <w:t>}</w:t>
      </w:r>
    </w:p>
    <w:p w:rsidRPr="00E71A83" w:rsidR="00422AF7" w:rsidP="00E71A83" w:rsidRDefault="00422AF7" w14:paraId="5DD11331" w14:textId="77777777">
      <w:pPr>
        <w:rPr>
          <w:b/>
          <w:bCs/>
        </w:rPr>
      </w:pPr>
      <w:r w:rsidRPr="00E71A83">
        <w:rPr>
          <w:b/>
          <w:bCs/>
        </w:rPr>
        <w:t>Mô tả tham số:</w:t>
      </w:r>
    </w:p>
    <w:p w:rsidR="003D4214" w:rsidP="003D4214" w:rsidRDefault="003D4214" w14:paraId="3A73B071" w14:textId="2606D39C">
      <w:pPr>
        <w:pStyle w:val="Caption"/>
        <w:keepNext/>
      </w:pPr>
      <w:bookmarkStart w:name="_Toc110529172" w:id="10054"/>
      <w:r>
        <w:t xml:space="preserve">Bảng </w:t>
      </w:r>
      <w:ins w:author="toantk" w:date="2022-08-04T17:50:00Z" w:id="10055">
        <w:r w:rsidR="0035117C">
          <w:fldChar w:fldCharType="begin"/>
        </w:r>
        <w:r w:rsidR="0035117C">
          <w:instrText xml:space="preserve"> STYLEREF 1 \s </w:instrText>
        </w:r>
      </w:ins>
      <w:r w:rsidR="0035117C">
        <w:fldChar w:fldCharType="separate"/>
      </w:r>
      <w:r w:rsidR="00533729">
        <w:rPr>
          <w:noProof/>
        </w:rPr>
        <w:t>7</w:t>
      </w:r>
      <w:ins w:author="toantk" w:date="2022-08-04T17:50:00Z" w:id="10056">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23</w:t>
      </w:r>
      <w:ins w:author="toantk" w:date="2022-08-04T17:50:00Z" w:id="10057">
        <w:r w:rsidR="0035117C">
          <w:fldChar w:fldCharType="end"/>
        </w:r>
      </w:ins>
      <w:ins w:author="Tran Khanh Toan" w:date="2022-08-04T09:32:00Z" w:id="10058">
        <w:del w:author="toantk" w:date="2022-08-04T17:50:00Z" w:id="10059">
          <w:r w:rsidDel="0035117C" w:rsidR="00F227FB">
            <w:fldChar w:fldCharType="begin"/>
          </w:r>
          <w:r w:rsidDel="0035117C" w:rsidR="00F227FB">
            <w:delInstrText xml:space="preserve"> STYLEREF 1 \s </w:delInstrText>
          </w:r>
        </w:del>
      </w:ins>
      <w:del w:author="toantk" w:date="2022-08-04T17:50:00Z" w:id="10060">
        <w:r w:rsidDel="0035117C" w:rsidR="00F227FB">
          <w:fldChar w:fldCharType="separate"/>
        </w:r>
        <w:r w:rsidDel="0035117C" w:rsidR="00F227FB">
          <w:rPr>
            <w:noProof/>
          </w:rPr>
          <w:delText>7</w:delText>
        </w:r>
      </w:del>
      <w:ins w:author="Tran Khanh Toan" w:date="2022-08-04T09:32:00Z" w:id="10061">
        <w:del w:author="toantk" w:date="2022-08-04T17:50:00Z" w:id="10062">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0063">
        <w:r w:rsidDel="0035117C" w:rsidR="00F227FB">
          <w:fldChar w:fldCharType="separate"/>
        </w:r>
      </w:del>
      <w:ins w:author="Tran Khanh Toan" w:date="2022-08-04T09:32:00Z" w:id="10064">
        <w:del w:author="toantk" w:date="2022-08-04T17:50:00Z" w:id="10065">
          <w:r w:rsidDel="0035117C" w:rsidR="00F227FB">
            <w:rPr>
              <w:noProof/>
            </w:rPr>
            <w:delText>23</w:delText>
          </w:r>
          <w:r w:rsidDel="0035117C" w:rsidR="00F227FB">
            <w:fldChar w:fldCharType="end"/>
          </w:r>
        </w:del>
      </w:ins>
      <w:ins w:author="toantk" w:date="2022-07-28T09:18:00Z" w:id="10066">
        <w:del w:author="Tran Khanh Toan" w:date="2022-08-03T15:31:00Z" w:id="10067">
          <w:r w:rsidDel="0087204C" w:rsidR="005A0D0F">
            <w:fldChar w:fldCharType="begin"/>
          </w:r>
          <w:r w:rsidDel="0087204C" w:rsidR="005A0D0F">
            <w:delInstrText xml:space="preserve"> STYLEREF 1 \s </w:delInstrText>
          </w:r>
        </w:del>
      </w:ins>
      <w:del w:author="Tran Khanh Toan" w:date="2022-08-03T15:31:00Z" w:id="10068">
        <w:r w:rsidDel="0087204C" w:rsidR="005A0D0F">
          <w:fldChar w:fldCharType="separate"/>
        </w:r>
        <w:r w:rsidDel="0087204C" w:rsidR="005A0D0F">
          <w:rPr>
            <w:noProof/>
          </w:rPr>
          <w:delText>7</w:delText>
        </w:r>
      </w:del>
      <w:ins w:author="toantk" w:date="2022-07-28T09:18:00Z" w:id="10069">
        <w:del w:author="Tran Khanh Toan" w:date="2022-08-03T15:31:00Z" w:id="10070">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0071">
        <w:r w:rsidDel="0087204C" w:rsidR="005A0D0F">
          <w:fldChar w:fldCharType="separate"/>
        </w:r>
      </w:del>
      <w:ins w:author="toantk" w:date="2022-07-28T09:18:00Z" w:id="10072">
        <w:del w:author="Tran Khanh Toan" w:date="2022-08-03T15:31:00Z" w:id="10073">
          <w:r w:rsidDel="0087204C" w:rsidR="005A0D0F">
            <w:rPr>
              <w:noProof/>
            </w:rPr>
            <w:delText>23</w:delText>
          </w:r>
          <w:r w:rsidDel="0087204C" w:rsidR="005A0D0F">
            <w:fldChar w:fldCharType="end"/>
          </w:r>
        </w:del>
      </w:ins>
      <w:ins w:author="Tran Khanh Toan" w:date="2022-07-01T17:36:00Z" w:id="10074">
        <w:del w:author="toantk" w:date="2022-07-27T10:00:00Z" w:id="10075">
          <w:r w:rsidDel="006366F4" w:rsidR="0036606E">
            <w:fldChar w:fldCharType="begin"/>
          </w:r>
          <w:r w:rsidDel="006366F4" w:rsidR="0036606E">
            <w:delInstrText xml:space="preserve"> STYLEREF 1 \s </w:delInstrText>
          </w:r>
        </w:del>
      </w:ins>
      <w:del w:author="toantk" w:date="2022-07-27T10:00:00Z" w:id="10076">
        <w:r w:rsidDel="006366F4" w:rsidR="0036606E">
          <w:fldChar w:fldCharType="separate"/>
        </w:r>
        <w:r w:rsidDel="006366F4" w:rsidR="0036606E">
          <w:rPr>
            <w:noProof/>
          </w:rPr>
          <w:delText>7</w:delText>
        </w:r>
      </w:del>
      <w:ins w:author="Tran Khanh Toan" w:date="2022-07-01T17:36:00Z" w:id="10077">
        <w:del w:author="toantk" w:date="2022-07-27T10:00:00Z" w:id="10078">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10079">
        <w:r w:rsidDel="006366F4" w:rsidR="0036606E">
          <w:fldChar w:fldCharType="separate"/>
        </w:r>
      </w:del>
      <w:ins w:author="Tran Khanh Toan" w:date="2022-07-01T17:36:00Z" w:id="10080">
        <w:del w:author="toantk" w:date="2022-07-27T10:00:00Z" w:id="10081">
          <w:r w:rsidDel="006366F4" w:rsidR="0036606E">
            <w:rPr>
              <w:noProof/>
            </w:rPr>
            <w:delText>21</w:delText>
          </w:r>
          <w:r w:rsidDel="006366F4" w:rsidR="0036606E">
            <w:fldChar w:fldCharType="end"/>
          </w:r>
        </w:del>
      </w:ins>
      <w:del w:author="Tran Khanh Toan" w:date="2022-07-01T14:56:00Z" w:id="10082">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19</w:delText>
        </w:r>
        <w:r w:rsidDel="00A87875" w:rsidR="003F0BD0">
          <w:rPr>
            <w:noProof/>
          </w:rPr>
          <w:fldChar w:fldCharType="end"/>
        </w:r>
      </w:del>
      <w:r>
        <w:t xml:space="preserve"> Bảng mô tả tham số trong luồng điều khiển lấy thông tin cấu hình Port Forwarding hiện tại</w:t>
      </w:r>
      <w:bookmarkEnd w:id="10054"/>
    </w:p>
    <w:tbl>
      <w:tblPr>
        <w:tblStyle w:val="TableGrid"/>
        <w:tblW w:w="0" w:type="auto"/>
        <w:tblInd w:w="175" w:type="dxa"/>
        <w:tblLook w:val="04A0" w:firstRow="1" w:lastRow="0" w:firstColumn="1" w:lastColumn="0" w:noHBand="0" w:noVBand="1"/>
      </w:tblPr>
      <w:tblGrid>
        <w:gridCol w:w="713"/>
        <w:gridCol w:w="1597"/>
        <w:gridCol w:w="1546"/>
        <w:gridCol w:w="1047"/>
        <w:gridCol w:w="2241"/>
        <w:gridCol w:w="1906"/>
      </w:tblGrid>
      <w:tr w:rsidR="00422AF7" w:rsidTr="00933E12" w14:paraId="7E2133A8" w14:textId="77777777">
        <w:tc>
          <w:tcPr>
            <w:tcW w:w="713" w:type="dxa"/>
          </w:tcPr>
          <w:p w:rsidR="00422AF7" w:rsidP="00E5021C" w:rsidRDefault="00422AF7" w14:paraId="38DA1A4A" w14:textId="77777777">
            <w:pPr>
              <w:pStyle w:val="ListParagraph"/>
              <w:ind w:left="0"/>
              <w:rPr>
                <w:b/>
                <w:bCs/>
              </w:rPr>
            </w:pPr>
            <w:r>
              <w:rPr>
                <w:b/>
                <w:bCs/>
              </w:rPr>
              <w:t>STT</w:t>
            </w:r>
          </w:p>
        </w:tc>
        <w:tc>
          <w:tcPr>
            <w:tcW w:w="1597" w:type="dxa"/>
          </w:tcPr>
          <w:p w:rsidR="00422AF7" w:rsidP="00E5021C" w:rsidRDefault="00422AF7" w14:paraId="222F5A68" w14:textId="77777777">
            <w:pPr>
              <w:pStyle w:val="ListParagraph"/>
              <w:ind w:left="0"/>
              <w:rPr>
                <w:b/>
                <w:bCs/>
              </w:rPr>
            </w:pPr>
            <w:r>
              <w:rPr>
                <w:b/>
                <w:bCs/>
              </w:rPr>
              <w:t>Tham số</w:t>
            </w:r>
          </w:p>
        </w:tc>
        <w:tc>
          <w:tcPr>
            <w:tcW w:w="1546" w:type="dxa"/>
          </w:tcPr>
          <w:p w:rsidR="00422AF7" w:rsidP="00E5021C" w:rsidRDefault="00422AF7" w14:paraId="0DAC133D" w14:textId="77777777">
            <w:pPr>
              <w:pStyle w:val="ListParagraph"/>
              <w:ind w:left="0"/>
              <w:rPr>
                <w:b/>
                <w:bCs/>
              </w:rPr>
            </w:pPr>
            <w:r>
              <w:rPr>
                <w:b/>
                <w:bCs/>
              </w:rPr>
              <w:t>Mô tả</w:t>
            </w:r>
          </w:p>
        </w:tc>
        <w:tc>
          <w:tcPr>
            <w:tcW w:w="1047" w:type="dxa"/>
          </w:tcPr>
          <w:p w:rsidR="00422AF7" w:rsidP="00E5021C" w:rsidRDefault="00422AF7" w14:paraId="1D6ABB44" w14:textId="77777777">
            <w:pPr>
              <w:pStyle w:val="ListParagraph"/>
              <w:ind w:left="0"/>
              <w:rPr>
                <w:b/>
                <w:bCs/>
              </w:rPr>
            </w:pPr>
            <w:r>
              <w:rPr>
                <w:b/>
                <w:bCs/>
              </w:rPr>
              <w:t>Kiểu</w:t>
            </w:r>
          </w:p>
        </w:tc>
        <w:tc>
          <w:tcPr>
            <w:tcW w:w="2241" w:type="dxa"/>
          </w:tcPr>
          <w:p w:rsidR="00422AF7" w:rsidP="00E5021C" w:rsidRDefault="00422AF7" w14:paraId="229EEAB5" w14:textId="77777777">
            <w:pPr>
              <w:pStyle w:val="ListParagraph"/>
              <w:ind w:left="0"/>
              <w:rPr>
                <w:b/>
                <w:bCs/>
              </w:rPr>
            </w:pPr>
            <w:r>
              <w:rPr>
                <w:b/>
                <w:bCs/>
              </w:rPr>
              <w:t>Giá trị</w:t>
            </w:r>
          </w:p>
        </w:tc>
        <w:tc>
          <w:tcPr>
            <w:tcW w:w="1906" w:type="dxa"/>
          </w:tcPr>
          <w:p w:rsidR="00422AF7" w:rsidP="00E5021C" w:rsidRDefault="00422AF7" w14:paraId="459EF4C6" w14:textId="77777777">
            <w:pPr>
              <w:pStyle w:val="ListParagraph"/>
              <w:ind w:left="0"/>
              <w:rPr>
                <w:b/>
                <w:bCs/>
              </w:rPr>
            </w:pPr>
            <w:r>
              <w:rPr>
                <w:b/>
                <w:bCs/>
              </w:rPr>
              <w:t>Json Key</w:t>
            </w:r>
          </w:p>
        </w:tc>
      </w:tr>
      <w:tr w:rsidR="00422AF7" w:rsidDel="00695233" w:rsidTr="00933E12" w14:paraId="22EE153B" w14:textId="606474C2">
        <w:trPr>
          <w:del w:author="toantk" w:date="2022-07-28T17:30:00Z" w:id="10083"/>
        </w:trPr>
        <w:tc>
          <w:tcPr>
            <w:tcW w:w="713" w:type="dxa"/>
          </w:tcPr>
          <w:p w:rsidRPr="00020A9F" w:rsidR="00422AF7" w:rsidDel="00695233" w:rsidP="00E5021C" w:rsidRDefault="00422AF7" w14:paraId="5AC7AB2A" w14:textId="2AD3E802">
            <w:pPr>
              <w:pStyle w:val="ListParagraph"/>
              <w:ind w:left="0"/>
              <w:rPr>
                <w:del w:author="toantk" w:date="2022-07-28T17:30:00Z" w:id="10084"/>
              </w:rPr>
            </w:pPr>
            <w:del w:author="toantk" w:date="2022-07-28T17:30:00Z" w:id="10085">
              <w:r w:rsidRPr="00020A9F" w:rsidDel="00695233">
                <w:delText>1</w:delText>
              </w:r>
            </w:del>
          </w:p>
        </w:tc>
        <w:tc>
          <w:tcPr>
            <w:tcW w:w="1597" w:type="dxa"/>
          </w:tcPr>
          <w:p w:rsidRPr="00020A9F" w:rsidR="00422AF7" w:rsidDel="00695233" w:rsidP="00E5021C" w:rsidRDefault="00BF692C" w14:paraId="38FE6345" w14:textId="19A0960D">
            <w:pPr>
              <w:pStyle w:val="ListParagraph"/>
              <w:ind w:left="0"/>
              <w:rPr>
                <w:del w:author="toantk" w:date="2022-07-28T17:30:00Z" w:id="10086"/>
              </w:rPr>
            </w:pPr>
            <w:del w:author="toantk" w:date="2022-07-28T17:30:00Z" w:id="10087">
              <w:r w:rsidDel="00695233">
                <w:delText>Rule i</w:delText>
              </w:r>
              <w:r w:rsidDel="00695233" w:rsidR="00E71A83">
                <w:delText>ndex</w:delText>
              </w:r>
            </w:del>
          </w:p>
        </w:tc>
        <w:tc>
          <w:tcPr>
            <w:tcW w:w="1546" w:type="dxa"/>
          </w:tcPr>
          <w:p w:rsidRPr="00020A9F" w:rsidR="00422AF7" w:rsidDel="00695233" w:rsidP="00E5021C" w:rsidRDefault="00E71A83" w14:paraId="12330EF5" w14:textId="360F10FB">
            <w:pPr>
              <w:pStyle w:val="ListParagraph"/>
              <w:ind w:left="0"/>
              <w:rPr>
                <w:del w:author="toantk" w:date="2022-07-28T17:30:00Z" w:id="10088"/>
              </w:rPr>
            </w:pPr>
            <w:del w:author="toantk" w:date="2022-07-28T17:30:00Z" w:id="10089">
              <w:r w:rsidDel="00695233">
                <w:delText xml:space="preserve">Index rule </w:delText>
              </w:r>
            </w:del>
          </w:p>
        </w:tc>
        <w:tc>
          <w:tcPr>
            <w:tcW w:w="1047" w:type="dxa"/>
          </w:tcPr>
          <w:p w:rsidRPr="00020A9F" w:rsidR="00422AF7" w:rsidDel="00695233" w:rsidP="00E5021C" w:rsidRDefault="00DD1801" w14:paraId="4BD18C05" w14:textId="7AECE022">
            <w:pPr>
              <w:pStyle w:val="ListParagraph"/>
              <w:ind w:left="0"/>
              <w:rPr>
                <w:del w:author="toantk" w:date="2022-07-28T17:30:00Z" w:id="10090"/>
              </w:rPr>
            </w:pPr>
            <w:del w:author="toantk" w:date="2022-07-28T17:30:00Z" w:id="10091">
              <w:r w:rsidDel="00695233">
                <w:delText>Int</w:delText>
              </w:r>
            </w:del>
          </w:p>
        </w:tc>
        <w:tc>
          <w:tcPr>
            <w:tcW w:w="2241" w:type="dxa"/>
          </w:tcPr>
          <w:p w:rsidRPr="00020A9F" w:rsidR="00422AF7" w:rsidDel="00695233" w:rsidP="00E5021C" w:rsidRDefault="00DD1801" w14:paraId="40F56C71" w14:textId="2419C2EC">
            <w:pPr>
              <w:pStyle w:val="ListParagraph"/>
              <w:ind w:left="0"/>
              <w:rPr>
                <w:del w:author="toantk" w:date="2022-07-28T17:30:00Z" w:id="10092"/>
              </w:rPr>
            </w:pPr>
            <w:del w:author="toantk" w:date="2022-07-28T17:30:00Z" w:id="10093">
              <w:r w:rsidDel="00695233">
                <w:delText>0-31</w:delText>
              </w:r>
            </w:del>
          </w:p>
        </w:tc>
        <w:tc>
          <w:tcPr>
            <w:tcW w:w="1906" w:type="dxa"/>
          </w:tcPr>
          <w:p w:rsidRPr="00020A9F" w:rsidR="00422AF7" w:rsidDel="00695233" w:rsidP="00E5021C" w:rsidRDefault="00283664" w14:paraId="224DEF9D" w14:textId="18A72C8A">
            <w:pPr>
              <w:pStyle w:val="ListParagraph"/>
              <w:ind w:left="0"/>
              <w:rPr>
                <w:del w:author="toantk" w:date="2022-07-28T17:30:00Z" w:id="10094"/>
              </w:rPr>
            </w:pPr>
            <w:del w:author="toantk" w:date="2022-07-28T17:30:00Z" w:id="10095">
              <w:r w:rsidDel="00695233">
                <w:delText>rule</w:delText>
              </w:r>
              <w:r w:rsidDel="00695233" w:rsidR="00DD1801">
                <w:delText>Index</w:delText>
              </w:r>
            </w:del>
          </w:p>
        </w:tc>
      </w:tr>
      <w:tr w:rsidR="00F47479" w:rsidTr="00933E12" w14:paraId="45CC5305" w14:textId="77777777">
        <w:trPr>
          <w:ins w:author="toantk" w:date="2022-07-28T17:33:00Z" w:id="10096"/>
        </w:trPr>
        <w:tc>
          <w:tcPr>
            <w:tcW w:w="713" w:type="dxa"/>
          </w:tcPr>
          <w:p w:rsidR="00F47479" w:rsidP="00E5021C" w:rsidRDefault="00F47479" w14:paraId="1C0148AA" w14:textId="1714FC04">
            <w:pPr>
              <w:pStyle w:val="ListParagraph"/>
              <w:ind w:left="0"/>
              <w:rPr>
                <w:ins w:author="toantk" w:date="2022-07-28T17:33:00Z" w:id="10097"/>
              </w:rPr>
            </w:pPr>
            <w:ins w:author="toantk" w:date="2022-07-28T17:34:00Z" w:id="10098">
              <w:r>
                <w:t>1</w:t>
              </w:r>
            </w:ins>
          </w:p>
        </w:tc>
        <w:tc>
          <w:tcPr>
            <w:tcW w:w="1597" w:type="dxa"/>
          </w:tcPr>
          <w:p w:rsidR="00F47479" w:rsidP="00E5021C" w:rsidRDefault="00F47479" w14:paraId="784D74C6" w14:textId="52245D3C">
            <w:pPr>
              <w:pStyle w:val="ListParagraph"/>
              <w:ind w:left="0"/>
              <w:rPr>
                <w:ins w:author="toantk" w:date="2022-07-28T17:33:00Z" w:id="10099"/>
              </w:rPr>
            </w:pPr>
            <w:ins w:author="toantk" w:date="2022-07-28T17:33:00Z" w:id="10100">
              <w:r>
                <w:t>WAN Index</w:t>
              </w:r>
            </w:ins>
          </w:p>
        </w:tc>
        <w:tc>
          <w:tcPr>
            <w:tcW w:w="1546" w:type="dxa"/>
          </w:tcPr>
          <w:p w:rsidR="00F47479" w:rsidP="00E5021C" w:rsidRDefault="00F47479" w14:paraId="4E85DA06" w14:textId="188D47CE">
            <w:pPr>
              <w:pStyle w:val="ListParagraph"/>
              <w:ind w:left="0"/>
              <w:rPr>
                <w:ins w:author="toantk" w:date="2022-07-28T17:33:00Z" w:id="10101"/>
              </w:rPr>
            </w:pPr>
            <w:ins w:author="toantk" w:date="2022-07-28T17:33:00Z" w:id="10102">
              <w:r>
                <w:t>Index WAN</w:t>
              </w:r>
            </w:ins>
            <w:ins w:author="toantk" w:date="2022-07-28T17:35:00Z" w:id="10103">
              <w:r>
                <w:t xml:space="preserve"> có enable NAT</w:t>
              </w:r>
            </w:ins>
            <w:ins w:author="toantk" w:date="2022-07-28T17:33:00Z" w:id="10104">
              <w:r>
                <w:t xml:space="preserve"> </w:t>
              </w:r>
            </w:ins>
            <w:ins w:author="toantk" w:date="2022-07-28T17:34:00Z" w:id="10105">
              <w:r>
                <w:t xml:space="preserve">được lựa chọn để xem cấu hình Port Forwarding. </w:t>
              </w:r>
            </w:ins>
          </w:p>
        </w:tc>
        <w:tc>
          <w:tcPr>
            <w:tcW w:w="1047" w:type="dxa"/>
          </w:tcPr>
          <w:p w:rsidR="00F47479" w:rsidP="00E5021C" w:rsidRDefault="00F47479" w14:paraId="0009E908" w14:textId="4DD784B7">
            <w:pPr>
              <w:pStyle w:val="ListParagraph"/>
              <w:ind w:left="0"/>
              <w:rPr>
                <w:ins w:author="toantk" w:date="2022-07-28T17:33:00Z" w:id="10106"/>
              </w:rPr>
            </w:pPr>
            <w:ins w:author="toantk" w:date="2022-07-28T17:34:00Z" w:id="10107">
              <w:r>
                <w:t>Int</w:t>
              </w:r>
            </w:ins>
          </w:p>
        </w:tc>
        <w:tc>
          <w:tcPr>
            <w:tcW w:w="2241" w:type="dxa"/>
          </w:tcPr>
          <w:p w:rsidR="00F47479" w:rsidP="00E5021C" w:rsidRDefault="00F47479" w14:paraId="173D8B03" w14:textId="77E52B47">
            <w:pPr>
              <w:pStyle w:val="ListParagraph"/>
              <w:ind w:left="0"/>
              <w:rPr>
                <w:ins w:author="toantk" w:date="2022-07-28T17:33:00Z" w:id="10108"/>
              </w:rPr>
            </w:pPr>
            <w:ins w:author="toantk" w:date="2022-07-28T17:34:00Z" w:id="10109">
              <w:r>
                <w:t>0-7</w:t>
              </w:r>
            </w:ins>
          </w:p>
        </w:tc>
        <w:tc>
          <w:tcPr>
            <w:tcW w:w="1906" w:type="dxa"/>
          </w:tcPr>
          <w:p w:rsidR="00F47479" w:rsidP="00E5021C" w:rsidRDefault="00F47479" w14:paraId="2F0AA0EC" w14:textId="4F2F3BF0">
            <w:pPr>
              <w:pStyle w:val="ListParagraph"/>
              <w:ind w:left="0"/>
              <w:rPr>
                <w:ins w:author="toantk" w:date="2022-07-28T17:33:00Z" w:id="10110"/>
              </w:rPr>
            </w:pPr>
            <w:ins w:author="toantk" w:date="2022-07-28T17:35:00Z" w:id="10111">
              <w:r>
                <w:t>wanIndex</w:t>
              </w:r>
            </w:ins>
          </w:p>
        </w:tc>
      </w:tr>
      <w:tr w:rsidR="00A444A2" w:rsidTr="00933E12" w14:paraId="168F67D1" w14:textId="77777777">
        <w:trPr>
          <w:ins w:author="Tran Khanh Toan" w:date="2022-07-29T08:23:00Z" w:id="10112"/>
        </w:trPr>
        <w:tc>
          <w:tcPr>
            <w:tcW w:w="713" w:type="dxa"/>
          </w:tcPr>
          <w:p w:rsidR="00A444A2" w:rsidP="00A444A2" w:rsidRDefault="00A444A2" w14:paraId="3307281E" w14:textId="318E2CA8">
            <w:pPr>
              <w:pStyle w:val="ListParagraph"/>
              <w:ind w:left="0"/>
              <w:rPr>
                <w:ins w:author="Tran Khanh Toan" w:date="2022-07-29T08:23:00Z" w:id="10113"/>
              </w:rPr>
            </w:pPr>
            <w:ins w:author="toantk" w:date="2022-07-29T08:23:00Z" w:id="10114">
              <w:r>
                <w:t>2</w:t>
              </w:r>
            </w:ins>
          </w:p>
        </w:tc>
        <w:tc>
          <w:tcPr>
            <w:tcW w:w="1597" w:type="dxa"/>
          </w:tcPr>
          <w:p w:rsidR="00A444A2" w:rsidP="00A444A2" w:rsidRDefault="00A444A2" w14:paraId="349AD0DB" w14:textId="5B03CBBB">
            <w:pPr>
              <w:pStyle w:val="ListParagraph"/>
              <w:ind w:left="0"/>
              <w:rPr>
                <w:ins w:author="Tran Khanh Toan" w:date="2022-07-29T08:23:00Z" w:id="10115"/>
              </w:rPr>
            </w:pPr>
            <w:ins w:author="Tran Khanh Toan" w:date="2022-07-29T08:23:00Z" w:id="10116">
              <w:r>
                <w:t>Rule Index</w:t>
              </w:r>
            </w:ins>
          </w:p>
        </w:tc>
        <w:tc>
          <w:tcPr>
            <w:tcW w:w="1546" w:type="dxa"/>
          </w:tcPr>
          <w:p w:rsidR="00A444A2" w:rsidP="00A444A2" w:rsidRDefault="00A444A2" w14:paraId="324B1FC0" w14:textId="1E007137">
            <w:pPr>
              <w:pStyle w:val="ListParagraph"/>
              <w:ind w:left="0"/>
              <w:rPr>
                <w:ins w:author="Tran Khanh Toan" w:date="2022-07-29T08:23:00Z" w:id="10117"/>
              </w:rPr>
            </w:pPr>
            <w:ins w:author="Tran Khanh Toan" w:date="2022-07-29T08:24:00Z" w:id="10118">
              <w:r>
                <w:t>Rule Index</w:t>
              </w:r>
            </w:ins>
          </w:p>
        </w:tc>
        <w:tc>
          <w:tcPr>
            <w:tcW w:w="1047" w:type="dxa"/>
          </w:tcPr>
          <w:p w:rsidR="00A444A2" w:rsidP="00A444A2" w:rsidRDefault="00A444A2" w14:paraId="070DD974" w14:textId="7919A588">
            <w:pPr>
              <w:pStyle w:val="ListParagraph"/>
              <w:ind w:left="0"/>
              <w:rPr>
                <w:ins w:author="Tran Khanh Toan" w:date="2022-07-29T08:23:00Z" w:id="10119"/>
              </w:rPr>
            </w:pPr>
            <w:ins w:author="Tran Khanh Toan" w:date="2022-07-29T08:24:00Z" w:id="10120">
              <w:r>
                <w:t>Int</w:t>
              </w:r>
            </w:ins>
          </w:p>
        </w:tc>
        <w:tc>
          <w:tcPr>
            <w:tcW w:w="2241" w:type="dxa"/>
          </w:tcPr>
          <w:p w:rsidR="00A444A2" w:rsidP="00A444A2" w:rsidRDefault="00A444A2" w14:paraId="395BDC4E" w14:textId="196C92F6">
            <w:pPr>
              <w:pStyle w:val="ListParagraph"/>
              <w:ind w:left="0"/>
              <w:rPr>
                <w:ins w:author="Tran Khanh Toan" w:date="2022-07-29T08:23:00Z" w:id="10121"/>
              </w:rPr>
            </w:pPr>
            <w:ins w:author="Tran Khanh Toan" w:date="2022-07-29T08:24:00Z" w:id="10122">
              <w:r>
                <w:t>0-31</w:t>
              </w:r>
            </w:ins>
          </w:p>
        </w:tc>
        <w:tc>
          <w:tcPr>
            <w:tcW w:w="1906" w:type="dxa"/>
          </w:tcPr>
          <w:p w:rsidR="00A444A2" w:rsidP="00A444A2" w:rsidRDefault="00A444A2" w14:paraId="141F79C6" w14:textId="443CC104">
            <w:pPr>
              <w:pStyle w:val="ListParagraph"/>
              <w:ind w:left="0"/>
              <w:rPr>
                <w:ins w:author="Tran Khanh Toan" w:date="2022-07-29T08:23:00Z" w:id="10123"/>
              </w:rPr>
            </w:pPr>
            <w:ins w:author="Tran Khanh Toan" w:date="2022-07-29T08:23:00Z" w:id="10124">
              <w:r>
                <w:t>rule</w:t>
              </w:r>
            </w:ins>
            <w:ins w:author="Tran Khanh Toan" w:date="2022-07-29T08:24:00Z" w:id="10125">
              <w:r>
                <w:t>Index</w:t>
              </w:r>
            </w:ins>
          </w:p>
        </w:tc>
      </w:tr>
      <w:tr w:rsidR="00A444A2" w:rsidTr="00933E12" w14:paraId="1D71493C" w14:textId="77777777">
        <w:tc>
          <w:tcPr>
            <w:tcW w:w="713" w:type="dxa"/>
          </w:tcPr>
          <w:p w:rsidRPr="00020A9F" w:rsidR="00A444A2" w:rsidP="00A444A2" w:rsidRDefault="00A444A2" w14:paraId="22B13EF1" w14:textId="46F7E50E">
            <w:pPr>
              <w:pStyle w:val="ListParagraph"/>
              <w:ind w:left="0"/>
            </w:pPr>
            <w:ins w:author="toantk" w:date="2022-07-29T08:23:00Z" w:id="10126">
              <w:r>
                <w:t>3</w:t>
              </w:r>
            </w:ins>
            <w:del w:author="toantk" w:date="2022-07-28T17:30:00Z" w:id="10127">
              <w:r w:rsidDel="00695233">
                <w:delText>2</w:delText>
              </w:r>
            </w:del>
          </w:p>
        </w:tc>
        <w:tc>
          <w:tcPr>
            <w:tcW w:w="1597" w:type="dxa"/>
          </w:tcPr>
          <w:p w:rsidRPr="00020A9F" w:rsidR="00A444A2" w:rsidP="00A444A2" w:rsidRDefault="00A444A2" w14:paraId="04C87A79" w14:textId="1C762817">
            <w:pPr>
              <w:pStyle w:val="ListParagraph"/>
              <w:ind w:left="0"/>
            </w:pPr>
            <w:r>
              <w:t xml:space="preserve">Application </w:t>
            </w:r>
          </w:p>
        </w:tc>
        <w:tc>
          <w:tcPr>
            <w:tcW w:w="1546" w:type="dxa"/>
          </w:tcPr>
          <w:p w:rsidR="00A444A2" w:rsidP="00A444A2" w:rsidRDefault="00A444A2" w14:paraId="1A0F1C0C" w14:textId="124DF9A3">
            <w:pPr>
              <w:pStyle w:val="ListParagraph"/>
              <w:ind w:left="0"/>
            </w:pPr>
            <w:r>
              <w:t>Tên một rule Port Forwarding</w:t>
            </w:r>
          </w:p>
        </w:tc>
        <w:tc>
          <w:tcPr>
            <w:tcW w:w="1047" w:type="dxa"/>
          </w:tcPr>
          <w:p w:rsidR="00A444A2" w:rsidP="00A444A2" w:rsidRDefault="00A444A2" w14:paraId="50B3B2A7" w14:textId="07718069">
            <w:pPr>
              <w:pStyle w:val="ListParagraph"/>
              <w:ind w:left="0"/>
            </w:pPr>
            <w:r>
              <w:t>String</w:t>
            </w:r>
          </w:p>
        </w:tc>
        <w:tc>
          <w:tcPr>
            <w:tcW w:w="2241" w:type="dxa"/>
          </w:tcPr>
          <w:p w:rsidR="00A444A2" w:rsidP="00A444A2" w:rsidRDefault="00A444A2" w14:paraId="18D996A6" w14:textId="340A9872">
            <w:pPr>
              <w:pStyle w:val="ListParagraph"/>
              <w:ind w:left="0"/>
            </w:pPr>
            <w:r>
              <w:t>Chuỗi ký tự</w:t>
            </w:r>
          </w:p>
        </w:tc>
        <w:tc>
          <w:tcPr>
            <w:tcW w:w="1906" w:type="dxa"/>
          </w:tcPr>
          <w:p w:rsidR="00A444A2" w:rsidP="00A444A2" w:rsidRDefault="00A444A2" w14:paraId="6E7519F2" w14:textId="78B2A940">
            <w:pPr>
              <w:pStyle w:val="ListParagraph"/>
              <w:ind w:left="0"/>
            </w:pPr>
            <w:r>
              <w:t>application</w:t>
            </w:r>
          </w:p>
        </w:tc>
      </w:tr>
      <w:tr w:rsidR="00A444A2" w:rsidTr="00933E12" w14:paraId="6DD64B52" w14:textId="77777777">
        <w:tc>
          <w:tcPr>
            <w:tcW w:w="713" w:type="dxa"/>
          </w:tcPr>
          <w:p w:rsidRPr="00020A9F" w:rsidR="00A444A2" w:rsidP="00A444A2" w:rsidRDefault="00A444A2" w14:paraId="1E134111" w14:textId="416E938D">
            <w:pPr>
              <w:pStyle w:val="ListParagraph"/>
              <w:ind w:left="0"/>
            </w:pPr>
            <w:ins w:author="toantk" w:date="2022-07-29T08:23:00Z" w:id="10128">
              <w:r>
                <w:t>4</w:t>
              </w:r>
            </w:ins>
            <w:del w:author="toantk" w:date="2022-07-28T17:30:00Z" w:id="10129">
              <w:r w:rsidDel="00695233">
                <w:delText>3</w:delText>
              </w:r>
            </w:del>
          </w:p>
        </w:tc>
        <w:tc>
          <w:tcPr>
            <w:tcW w:w="1597" w:type="dxa"/>
          </w:tcPr>
          <w:p w:rsidRPr="00020A9F" w:rsidR="00A444A2" w:rsidP="00A444A2" w:rsidRDefault="00A444A2" w14:paraId="63B3DA7A" w14:textId="535C5439">
            <w:pPr>
              <w:pStyle w:val="ListParagraph"/>
              <w:ind w:left="0"/>
            </w:pPr>
            <w:r>
              <w:t>Protocol</w:t>
            </w:r>
          </w:p>
        </w:tc>
        <w:tc>
          <w:tcPr>
            <w:tcW w:w="1546" w:type="dxa"/>
          </w:tcPr>
          <w:p w:rsidR="00A444A2" w:rsidP="00A444A2" w:rsidRDefault="00A444A2" w14:paraId="05D16818" w14:textId="6134F749">
            <w:pPr>
              <w:pStyle w:val="ListParagraph"/>
              <w:ind w:left="0"/>
            </w:pPr>
            <w:r>
              <w:t>Protocal của một rule</w:t>
            </w:r>
          </w:p>
        </w:tc>
        <w:tc>
          <w:tcPr>
            <w:tcW w:w="1047" w:type="dxa"/>
          </w:tcPr>
          <w:p w:rsidR="00A444A2" w:rsidP="00A444A2" w:rsidRDefault="00A444A2" w14:paraId="4D93182A" w14:textId="17C14F68">
            <w:pPr>
              <w:pStyle w:val="ListParagraph"/>
              <w:ind w:left="0"/>
            </w:pPr>
            <w:r>
              <w:t>String</w:t>
            </w:r>
          </w:p>
        </w:tc>
        <w:tc>
          <w:tcPr>
            <w:tcW w:w="2241" w:type="dxa"/>
          </w:tcPr>
          <w:p w:rsidR="00A444A2" w:rsidP="00A444A2" w:rsidRDefault="00A444A2" w14:paraId="1F12ECFC" w14:textId="67EB37BE">
            <w:pPr>
              <w:pStyle w:val="ListParagraph"/>
              <w:ind w:left="0"/>
            </w:pPr>
            <w:r>
              <w:t>TCP/UDP/ALL</w:t>
            </w:r>
          </w:p>
        </w:tc>
        <w:tc>
          <w:tcPr>
            <w:tcW w:w="1906" w:type="dxa"/>
          </w:tcPr>
          <w:p w:rsidR="00A444A2" w:rsidP="00A444A2" w:rsidRDefault="00A444A2" w14:paraId="341A3E56" w14:textId="466DA6AF">
            <w:pPr>
              <w:pStyle w:val="ListParagraph"/>
              <w:ind w:left="0"/>
            </w:pPr>
            <w:r>
              <w:t>Protocol</w:t>
            </w:r>
          </w:p>
        </w:tc>
      </w:tr>
      <w:tr w:rsidR="00A444A2" w:rsidTr="00933E12" w14:paraId="06855674" w14:textId="77777777">
        <w:tc>
          <w:tcPr>
            <w:tcW w:w="713" w:type="dxa"/>
          </w:tcPr>
          <w:p w:rsidR="00A444A2" w:rsidP="00A444A2" w:rsidRDefault="00A444A2" w14:paraId="0BDF150D" w14:textId="313E2EC5">
            <w:pPr>
              <w:pStyle w:val="ListParagraph"/>
              <w:ind w:left="0"/>
            </w:pPr>
            <w:ins w:author="toantk" w:date="2022-07-29T08:23:00Z" w:id="10130">
              <w:r>
                <w:t>5</w:t>
              </w:r>
            </w:ins>
            <w:del w:author="toantk" w:date="2022-07-28T17:30:00Z" w:id="10131">
              <w:r w:rsidDel="00695233">
                <w:delText>4</w:delText>
              </w:r>
            </w:del>
          </w:p>
        </w:tc>
        <w:tc>
          <w:tcPr>
            <w:tcW w:w="1597" w:type="dxa"/>
          </w:tcPr>
          <w:p w:rsidR="00A444A2" w:rsidP="00A444A2" w:rsidRDefault="00A444A2" w14:paraId="08374255" w14:textId="05CDCEAD">
            <w:pPr>
              <w:pStyle w:val="ListParagraph"/>
              <w:ind w:left="0"/>
            </w:pPr>
            <w:r>
              <w:t>Start Remote Port</w:t>
            </w:r>
          </w:p>
        </w:tc>
        <w:tc>
          <w:tcPr>
            <w:tcW w:w="1546" w:type="dxa"/>
          </w:tcPr>
          <w:p w:rsidR="00A444A2" w:rsidP="00A444A2" w:rsidRDefault="00A444A2" w14:paraId="4AF8699B" w14:textId="2547C41D">
            <w:pPr>
              <w:pStyle w:val="ListParagraph"/>
              <w:ind w:left="0"/>
            </w:pPr>
            <w:r>
              <w:t>Start Remote Port của một rule</w:t>
            </w:r>
          </w:p>
        </w:tc>
        <w:tc>
          <w:tcPr>
            <w:tcW w:w="1047" w:type="dxa"/>
          </w:tcPr>
          <w:p w:rsidR="00A444A2" w:rsidP="00A444A2" w:rsidRDefault="00A444A2" w14:paraId="36F83806" w14:textId="5150E31E">
            <w:pPr>
              <w:pStyle w:val="ListParagraph"/>
              <w:ind w:left="0"/>
            </w:pPr>
            <w:r>
              <w:t>Int</w:t>
            </w:r>
          </w:p>
        </w:tc>
        <w:tc>
          <w:tcPr>
            <w:tcW w:w="2241" w:type="dxa"/>
          </w:tcPr>
          <w:p w:rsidR="00A444A2" w:rsidP="00A444A2" w:rsidRDefault="00A444A2" w14:paraId="6B8A1A6A" w14:textId="745464DC">
            <w:pPr>
              <w:pStyle w:val="ListParagraph"/>
              <w:ind w:left="0"/>
            </w:pPr>
            <w:r>
              <w:t>0-65535</w:t>
            </w:r>
          </w:p>
        </w:tc>
        <w:tc>
          <w:tcPr>
            <w:tcW w:w="1906" w:type="dxa"/>
          </w:tcPr>
          <w:p w:rsidR="00A444A2" w:rsidP="00A444A2" w:rsidRDefault="00A444A2" w14:paraId="2C24455A" w14:textId="0927131D">
            <w:pPr>
              <w:pStyle w:val="ListParagraph"/>
              <w:ind w:left="0"/>
            </w:pPr>
            <w:r>
              <w:t>startRemotePort</w:t>
            </w:r>
          </w:p>
        </w:tc>
      </w:tr>
      <w:tr w:rsidR="00A444A2" w:rsidTr="00933E12" w14:paraId="4E590DE4" w14:textId="77777777">
        <w:tc>
          <w:tcPr>
            <w:tcW w:w="713" w:type="dxa"/>
          </w:tcPr>
          <w:p w:rsidR="00A444A2" w:rsidP="00A444A2" w:rsidRDefault="00A444A2" w14:paraId="31B36982" w14:textId="25D93A2C">
            <w:pPr>
              <w:pStyle w:val="ListParagraph"/>
              <w:ind w:left="0"/>
            </w:pPr>
            <w:ins w:author="toantk" w:date="2022-07-29T08:23:00Z" w:id="10132">
              <w:r>
                <w:t>6</w:t>
              </w:r>
            </w:ins>
            <w:del w:author="toantk" w:date="2022-07-28T17:30:00Z" w:id="10133">
              <w:r w:rsidDel="00695233">
                <w:delText>5</w:delText>
              </w:r>
            </w:del>
          </w:p>
        </w:tc>
        <w:tc>
          <w:tcPr>
            <w:tcW w:w="1597" w:type="dxa"/>
          </w:tcPr>
          <w:p w:rsidR="00A444A2" w:rsidP="00A444A2" w:rsidRDefault="00A444A2" w14:paraId="4AE35EB7" w14:textId="4612FFA8">
            <w:pPr>
              <w:pStyle w:val="ListParagraph"/>
              <w:ind w:left="0"/>
            </w:pPr>
            <w:r>
              <w:t>End Remote Port</w:t>
            </w:r>
          </w:p>
        </w:tc>
        <w:tc>
          <w:tcPr>
            <w:tcW w:w="1546" w:type="dxa"/>
          </w:tcPr>
          <w:p w:rsidR="00A444A2" w:rsidP="00A444A2" w:rsidRDefault="00A444A2" w14:paraId="0FB57F0E" w14:textId="781D9C26">
            <w:pPr>
              <w:pStyle w:val="ListParagraph"/>
              <w:ind w:left="0"/>
            </w:pPr>
            <w:r>
              <w:t>End Remote Port của một rule</w:t>
            </w:r>
          </w:p>
        </w:tc>
        <w:tc>
          <w:tcPr>
            <w:tcW w:w="1047" w:type="dxa"/>
          </w:tcPr>
          <w:p w:rsidR="00A444A2" w:rsidP="00A444A2" w:rsidRDefault="00A444A2" w14:paraId="40D7F721" w14:textId="6F679516">
            <w:pPr>
              <w:pStyle w:val="ListParagraph"/>
              <w:ind w:left="0"/>
            </w:pPr>
            <w:r>
              <w:t>Int</w:t>
            </w:r>
          </w:p>
        </w:tc>
        <w:tc>
          <w:tcPr>
            <w:tcW w:w="2241" w:type="dxa"/>
          </w:tcPr>
          <w:p w:rsidR="00A444A2" w:rsidP="00A444A2" w:rsidRDefault="00A444A2" w14:paraId="38308BEC" w14:textId="17D8F2A7">
            <w:pPr>
              <w:pStyle w:val="ListParagraph"/>
              <w:ind w:left="0"/>
            </w:pPr>
            <w:r>
              <w:t>0-65535</w:t>
            </w:r>
          </w:p>
        </w:tc>
        <w:tc>
          <w:tcPr>
            <w:tcW w:w="1906" w:type="dxa"/>
          </w:tcPr>
          <w:p w:rsidR="00A444A2" w:rsidP="00A444A2" w:rsidRDefault="00A444A2" w14:paraId="3974BBE5" w14:textId="76941AD5">
            <w:pPr>
              <w:pStyle w:val="ListParagraph"/>
              <w:ind w:left="0"/>
            </w:pPr>
            <w:r>
              <w:t>endRemotePort</w:t>
            </w:r>
          </w:p>
        </w:tc>
      </w:tr>
      <w:tr w:rsidR="00A444A2" w:rsidTr="00933E12" w14:paraId="3FC321B8" w14:textId="77777777">
        <w:tc>
          <w:tcPr>
            <w:tcW w:w="713" w:type="dxa"/>
          </w:tcPr>
          <w:p w:rsidR="00A444A2" w:rsidP="00A444A2" w:rsidRDefault="00A444A2" w14:paraId="0EA43089" w14:textId="2FB0FADB">
            <w:pPr>
              <w:pStyle w:val="ListParagraph"/>
              <w:ind w:left="0"/>
            </w:pPr>
            <w:ins w:author="toantk" w:date="2022-07-29T08:23:00Z" w:id="10134">
              <w:r>
                <w:t>7</w:t>
              </w:r>
            </w:ins>
            <w:del w:author="toantk" w:date="2022-07-28T17:30:00Z" w:id="10135">
              <w:r w:rsidDel="00695233">
                <w:delText>6</w:delText>
              </w:r>
            </w:del>
          </w:p>
        </w:tc>
        <w:tc>
          <w:tcPr>
            <w:tcW w:w="1597" w:type="dxa"/>
          </w:tcPr>
          <w:p w:rsidR="00A444A2" w:rsidP="00A444A2" w:rsidRDefault="00A444A2" w14:paraId="4BE6BC8E" w14:textId="28E928E9">
            <w:pPr>
              <w:pStyle w:val="ListParagraph"/>
              <w:ind w:left="0"/>
            </w:pPr>
            <w:r>
              <w:t>Local IP Address</w:t>
            </w:r>
          </w:p>
        </w:tc>
        <w:tc>
          <w:tcPr>
            <w:tcW w:w="1546" w:type="dxa"/>
          </w:tcPr>
          <w:p w:rsidR="00A444A2" w:rsidP="00A444A2" w:rsidRDefault="00A444A2" w14:paraId="6DDC63AF" w14:textId="459E3289">
            <w:pPr>
              <w:pStyle w:val="ListParagraph"/>
              <w:ind w:left="0"/>
            </w:pPr>
            <w:r>
              <w:t>Địa chỉ IP Local của một rule</w:t>
            </w:r>
          </w:p>
        </w:tc>
        <w:tc>
          <w:tcPr>
            <w:tcW w:w="1047" w:type="dxa"/>
          </w:tcPr>
          <w:p w:rsidR="00A444A2" w:rsidP="00A444A2" w:rsidRDefault="00A444A2" w14:paraId="3AE91115" w14:textId="0C5520E6">
            <w:pPr>
              <w:pStyle w:val="ListParagraph"/>
              <w:ind w:left="0"/>
            </w:pPr>
            <w:r>
              <w:t>String</w:t>
            </w:r>
          </w:p>
        </w:tc>
        <w:tc>
          <w:tcPr>
            <w:tcW w:w="2241" w:type="dxa"/>
          </w:tcPr>
          <w:p w:rsidR="00A444A2" w:rsidP="00A444A2" w:rsidRDefault="00A444A2" w14:paraId="1A412AAC" w14:textId="3D90FAFC">
            <w:pPr>
              <w:pStyle w:val="ListParagraph"/>
              <w:ind w:left="0"/>
            </w:pPr>
            <w:r>
              <w:t>Chuỗi ký tự dạng địa chỉ IP</w:t>
            </w:r>
          </w:p>
        </w:tc>
        <w:tc>
          <w:tcPr>
            <w:tcW w:w="1906" w:type="dxa"/>
          </w:tcPr>
          <w:p w:rsidR="00A444A2" w:rsidP="00A444A2" w:rsidRDefault="00A444A2" w14:paraId="510ECC5E" w14:textId="7DE2D9AD">
            <w:pPr>
              <w:pStyle w:val="ListParagraph"/>
              <w:ind w:left="0"/>
            </w:pPr>
            <w:r>
              <w:t>ipAddr</w:t>
            </w:r>
          </w:p>
        </w:tc>
      </w:tr>
      <w:tr w:rsidR="00A444A2" w:rsidTr="00933E12" w14:paraId="5A1D16B8" w14:textId="77777777">
        <w:tc>
          <w:tcPr>
            <w:tcW w:w="713" w:type="dxa"/>
          </w:tcPr>
          <w:p w:rsidR="00A444A2" w:rsidP="00A444A2" w:rsidRDefault="00A444A2" w14:paraId="1705A1C3" w14:textId="5E0F581A">
            <w:pPr>
              <w:pStyle w:val="ListParagraph"/>
              <w:ind w:left="0"/>
            </w:pPr>
            <w:ins w:author="toantk" w:date="2022-07-29T08:23:00Z" w:id="10136">
              <w:r>
                <w:t>8</w:t>
              </w:r>
            </w:ins>
            <w:del w:author="toantk" w:date="2022-07-28T17:30:00Z" w:id="10137">
              <w:r w:rsidDel="00695233">
                <w:delText>7</w:delText>
              </w:r>
            </w:del>
          </w:p>
        </w:tc>
        <w:tc>
          <w:tcPr>
            <w:tcW w:w="1597" w:type="dxa"/>
          </w:tcPr>
          <w:p w:rsidR="00A444A2" w:rsidP="00A444A2" w:rsidRDefault="00A444A2" w14:paraId="4E1B6BF0" w14:textId="775F8F95">
            <w:pPr>
              <w:pStyle w:val="ListParagraph"/>
              <w:ind w:left="0"/>
            </w:pPr>
            <w:r>
              <w:t>Start Local Port</w:t>
            </w:r>
          </w:p>
        </w:tc>
        <w:tc>
          <w:tcPr>
            <w:tcW w:w="1546" w:type="dxa"/>
          </w:tcPr>
          <w:p w:rsidR="00A444A2" w:rsidP="00A444A2" w:rsidRDefault="00A444A2" w14:paraId="0D08B593" w14:textId="5D0446C6">
            <w:pPr>
              <w:pStyle w:val="ListParagraph"/>
              <w:ind w:left="0"/>
            </w:pPr>
            <w:r>
              <w:t>Start Local Port của một rule</w:t>
            </w:r>
          </w:p>
        </w:tc>
        <w:tc>
          <w:tcPr>
            <w:tcW w:w="1047" w:type="dxa"/>
          </w:tcPr>
          <w:p w:rsidR="00A444A2" w:rsidP="00A444A2" w:rsidRDefault="00A444A2" w14:paraId="222A84A6" w14:textId="63975482">
            <w:pPr>
              <w:pStyle w:val="ListParagraph"/>
              <w:ind w:left="0"/>
            </w:pPr>
            <w:r>
              <w:t>Int</w:t>
            </w:r>
          </w:p>
        </w:tc>
        <w:tc>
          <w:tcPr>
            <w:tcW w:w="2241" w:type="dxa"/>
          </w:tcPr>
          <w:p w:rsidR="00A444A2" w:rsidP="00A444A2" w:rsidRDefault="00A444A2" w14:paraId="542F8947" w14:textId="3F91E9DA">
            <w:pPr>
              <w:pStyle w:val="ListParagraph"/>
              <w:ind w:left="0"/>
            </w:pPr>
            <w:r>
              <w:t>0-65535</w:t>
            </w:r>
          </w:p>
        </w:tc>
        <w:tc>
          <w:tcPr>
            <w:tcW w:w="1906" w:type="dxa"/>
          </w:tcPr>
          <w:p w:rsidR="00A444A2" w:rsidP="00A444A2" w:rsidRDefault="00A444A2" w14:paraId="3EB252BE" w14:textId="6F00C34A">
            <w:pPr>
              <w:pStyle w:val="ListParagraph"/>
              <w:ind w:left="0"/>
            </w:pPr>
            <w:r>
              <w:t>startLocalPort</w:t>
            </w:r>
          </w:p>
        </w:tc>
      </w:tr>
      <w:tr w:rsidR="00A444A2" w:rsidTr="00933E12" w14:paraId="17C1755D" w14:textId="77777777">
        <w:tc>
          <w:tcPr>
            <w:tcW w:w="713" w:type="dxa"/>
          </w:tcPr>
          <w:p w:rsidR="00A444A2" w:rsidP="00A444A2" w:rsidRDefault="00A444A2" w14:paraId="2A176086" w14:textId="42C9235B">
            <w:pPr>
              <w:pStyle w:val="ListParagraph"/>
              <w:ind w:left="0"/>
            </w:pPr>
            <w:ins w:author="Tran Khanh Toan" w:date="2022-07-29T08:23:00Z" w:id="10138">
              <w:r>
                <w:lastRenderedPageBreak/>
                <w:t>9</w:t>
              </w:r>
            </w:ins>
            <w:ins w:author="toantk" w:date="2022-07-28T17:30:00Z" w:id="10139">
              <w:del w:author="Tran Khanh Toan" w:date="2022-07-29T08:23:00Z" w:id="10140">
                <w:r w:rsidDel="00A444A2">
                  <w:delText>8</w:delText>
                </w:r>
              </w:del>
            </w:ins>
            <w:del w:author="toantk" w:date="2022-07-28T17:30:00Z" w:id="10141">
              <w:r w:rsidDel="00695233">
                <w:delText>8</w:delText>
              </w:r>
            </w:del>
          </w:p>
        </w:tc>
        <w:tc>
          <w:tcPr>
            <w:tcW w:w="1597" w:type="dxa"/>
          </w:tcPr>
          <w:p w:rsidR="00A444A2" w:rsidP="00A444A2" w:rsidRDefault="00A444A2" w14:paraId="5DDEC587" w14:textId="4330A003">
            <w:pPr>
              <w:pStyle w:val="ListParagraph"/>
              <w:ind w:left="0"/>
            </w:pPr>
            <w:r>
              <w:t>End Local Port</w:t>
            </w:r>
          </w:p>
        </w:tc>
        <w:tc>
          <w:tcPr>
            <w:tcW w:w="1546" w:type="dxa"/>
          </w:tcPr>
          <w:p w:rsidR="00A444A2" w:rsidP="00A444A2" w:rsidRDefault="00A444A2" w14:paraId="464CA582" w14:textId="791A513A">
            <w:pPr>
              <w:pStyle w:val="ListParagraph"/>
              <w:ind w:left="0"/>
            </w:pPr>
            <w:r>
              <w:t>End Local Port của một rule</w:t>
            </w:r>
          </w:p>
        </w:tc>
        <w:tc>
          <w:tcPr>
            <w:tcW w:w="1047" w:type="dxa"/>
          </w:tcPr>
          <w:p w:rsidR="00A444A2" w:rsidP="00A444A2" w:rsidRDefault="00A444A2" w14:paraId="0576416D" w14:textId="5BC515E1">
            <w:pPr>
              <w:pStyle w:val="ListParagraph"/>
              <w:ind w:left="0"/>
            </w:pPr>
            <w:r>
              <w:t>Int</w:t>
            </w:r>
          </w:p>
        </w:tc>
        <w:tc>
          <w:tcPr>
            <w:tcW w:w="2241" w:type="dxa"/>
          </w:tcPr>
          <w:p w:rsidR="00A444A2" w:rsidP="00A444A2" w:rsidRDefault="00A444A2" w14:paraId="24B893DE" w14:textId="32E52FBB">
            <w:pPr>
              <w:pStyle w:val="ListParagraph"/>
              <w:ind w:left="0"/>
            </w:pPr>
            <w:r>
              <w:t>0-65535</w:t>
            </w:r>
          </w:p>
        </w:tc>
        <w:tc>
          <w:tcPr>
            <w:tcW w:w="1906" w:type="dxa"/>
          </w:tcPr>
          <w:p w:rsidR="00A444A2" w:rsidP="00A444A2" w:rsidRDefault="00A444A2" w14:paraId="580D7800" w14:textId="73C030B2">
            <w:pPr>
              <w:pStyle w:val="ListParagraph"/>
              <w:ind w:left="0"/>
            </w:pPr>
            <w:r>
              <w:t>endLocalPort</w:t>
            </w:r>
          </w:p>
        </w:tc>
      </w:tr>
    </w:tbl>
    <w:p w:rsidRPr="00216D19" w:rsidR="00BF692C" w:rsidP="00E351CE" w:rsidRDefault="00E71A83" w14:paraId="5E4EACA6" w14:textId="77777777">
      <w:pPr>
        <w:rPr>
          <w:b/>
          <w:bCs/>
        </w:rPr>
      </w:pPr>
      <w:r w:rsidRPr="00216D19">
        <w:rPr>
          <w:b/>
          <w:bCs/>
        </w:rPr>
        <w:t>Lưu ý:</w:t>
      </w:r>
      <w:r w:rsidRPr="00216D19" w:rsidR="00BF692C">
        <w:rPr>
          <w:b/>
          <w:bCs/>
        </w:rPr>
        <w:t xml:space="preserve"> </w:t>
      </w:r>
    </w:p>
    <w:p w:rsidR="00BF692C" w:rsidP="00BF692C" w:rsidRDefault="00BF692C" w14:paraId="4459440D" w14:textId="77777777">
      <w:pPr>
        <w:pStyle w:val="FirstLevelBullet"/>
      </w:pPr>
      <w:r>
        <w:t xml:space="preserve">Cấu hình Rule Port Forwarding được cấu hình tương ứng đối với Interface WAN. </w:t>
      </w:r>
    </w:p>
    <w:p w:rsidR="00E351CE" w:rsidP="00BF692C" w:rsidRDefault="00BF692C" w14:paraId="2B918CD9" w14:textId="70B2D35C">
      <w:pPr>
        <w:pStyle w:val="FirstLevelBullet"/>
      </w:pPr>
      <w:r>
        <w:t xml:space="preserve">Chỉ những WAN có Enable NAT thì mới có thể tạo rule Port Forwarding. </w:t>
      </w:r>
    </w:p>
    <w:p w:rsidRPr="00E351CE" w:rsidR="00BF692C" w:rsidP="00BF692C" w:rsidRDefault="00BF692C" w14:paraId="17635E32" w14:textId="679D1378">
      <w:pPr>
        <w:pStyle w:val="FirstLevelBullet"/>
      </w:pPr>
      <w:r>
        <w:t>Mỗi Interface WAN có thể tạo được 32 Rule Port Forwarding tương ứng với index từ 0-31.</w:t>
      </w:r>
    </w:p>
    <w:p w:rsidR="00216D19" w:rsidP="00216D19" w:rsidRDefault="00216D19" w14:paraId="195BAF69" w14:textId="7676E88B">
      <w:pPr>
        <w:pStyle w:val="Heading3"/>
      </w:pPr>
      <w:bookmarkStart w:name="_Toc111218018" w:id="10142"/>
      <w:r>
        <w:t xml:space="preserve">Usecase – Điều khiển cấu hình tạo Rule Port Forwarding qua </w:t>
      </w:r>
      <w:del w:author="Tran Khanh Toan" w:date="2022-07-01T15:39:00Z" w:id="10143">
        <w:r w:rsidDel="007A6979">
          <w:delText>OneLink</w:delText>
        </w:r>
      </w:del>
      <w:ins w:author="Tran Khanh Toan" w:date="2022-07-01T15:39:00Z" w:id="10144">
        <w:r w:rsidR="007A6979">
          <w:t>Mobile App</w:t>
        </w:r>
      </w:ins>
      <w:bookmarkEnd w:id="10142"/>
    </w:p>
    <w:tbl>
      <w:tblPr>
        <w:tblStyle w:val="TableGrid"/>
        <w:tblW w:w="0" w:type="auto"/>
        <w:tblLook w:val="04A0" w:firstRow="1" w:lastRow="0" w:firstColumn="1" w:lastColumn="0" w:noHBand="0" w:noVBand="1"/>
      </w:tblPr>
      <w:tblGrid>
        <w:gridCol w:w="1885"/>
        <w:gridCol w:w="7340"/>
      </w:tblGrid>
      <w:tr w:rsidR="00216D19" w:rsidTr="2ADD6C4A" w14:paraId="3E4B6262" w14:textId="77777777">
        <w:tc>
          <w:tcPr>
            <w:tcW w:w="1885" w:type="dxa"/>
            <w:tcMar/>
          </w:tcPr>
          <w:p w:rsidR="00216D19" w:rsidP="00E5021C" w:rsidRDefault="00216D19" w14:paraId="6D651BA5" w14:textId="77777777">
            <w:r>
              <w:t>ID</w:t>
            </w:r>
          </w:p>
        </w:tc>
        <w:tc>
          <w:tcPr>
            <w:tcW w:w="7340" w:type="dxa"/>
            <w:tcMar/>
          </w:tcPr>
          <w:p w:rsidR="00216D19" w:rsidP="00E5021C" w:rsidRDefault="00216D19" w14:paraId="5AE27FBD" w14:textId="3F6F8FED">
            <w:r>
              <w:t>UC-3</w:t>
            </w:r>
            <w:ins w:author="toantk" w:date="2022-07-27T17:25:00Z" w:id="10145">
              <w:r w:rsidR="00861799">
                <w:t>0</w:t>
              </w:r>
            </w:ins>
            <w:ins w:author="Tran Khanh Toan" w:date="2022-07-01T15:13:00Z" w:id="10146">
              <w:del w:author="toantk" w:date="2022-07-27T17:25:00Z" w:id="10147">
                <w:r w:rsidDel="00861799" w:rsidR="00B92C7A">
                  <w:delText>4</w:delText>
                </w:r>
              </w:del>
            </w:ins>
            <w:del w:author="Tran Khanh Toan" w:date="2022-07-01T15:13:00Z" w:id="10148">
              <w:r w:rsidDel="00B92C7A" w:rsidR="008A0444">
                <w:delText>1</w:delText>
              </w:r>
            </w:del>
          </w:p>
        </w:tc>
      </w:tr>
      <w:tr w:rsidR="00216D19" w:rsidTr="2ADD6C4A" w14:paraId="2960BC46" w14:textId="77777777">
        <w:tc>
          <w:tcPr>
            <w:tcW w:w="1885" w:type="dxa"/>
            <w:tcMar/>
          </w:tcPr>
          <w:p w:rsidR="00216D19" w:rsidP="00E5021C" w:rsidRDefault="00216D19" w14:paraId="6D0A1294" w14:textId="77777777">
            <w:r>
              <w:t>Name</w:t>
            </w:r>
          </w:p>
        </w:tc>
        <w:tc>
          <w:tcPr>
            <w:tcW w:w="7340" w:type="dxa"/>
            <w:tcMar/>
          </w:tcPr>
          <w:p w:rsidR="00216D19" w:rsidP="00E5021C" w:rsidRDefault="00216D19" w14:paraId="3677B4D2" w14:textId="273BF806">
            <w:r>
              <w:t xml:space="preserve">Điều khiển cấu hình tạo Rule Port Forwarding qua </w:t>
            </w:r>
            <w:del w:author="Tran Khanh Toan" w:date="2022-07-01T15:39:00Z" w:id="10149">
              <w:r w:rsidDel="007A6979">
                <w:delText>OneLink</w:delText>
              </w:r>
            </w:del>
            <w:ins w:author="Tran Khanh Toan" w:date="2022-07-01T15:39:00Z" w:id="10150">
              <w:r w:rsidR="007A6979">
                <w:t>Mobile App</w:t>
              </w:r>
            </w:ins>
          </w:p>
        </w:tc>
      </w:tr>
      <w:tr w:rsidR="00216D19" w:rsidTr="2ADD6C4A" w14:paraId="7C1AA5EC" w14:textId="77777777">
        <w:tc>
          <w:tcPr>
            <w:tcW w:w="1885" w:type="dxa"/>
            <w:tcMar/>
          </w:tcPr>
          <w:p w:rsidR="00216D19" w:rsidP="00E5021C" w:rsidRDefault="00216D19" w14:paraId="7F23970D" w14:textId="77777777">
            <w:r>
              <w:t>Description</w:t>
            </w:r>
          </w:p>
        </w:tc>
        <w:tc>
          <w:tcPr>
            <w:tcW w:w="7340" w:type="dxa"/>
            <w:tcMar/>
          </w:tcPr>
          <w:p w:rsidR="00283664" w:rsidP="00283664" w:rsidRDefault="00283664" w14:paraId="2FC3DC8B" w14:textId="149CA50E">
            <w:pPr>
              <w:pStyle w:val="FirstLevelBullet"/>
              <w:rPr>
                <w:ins w:author="Tran Khanh Toan" w:date="2022-07-01T15:13:00Z" w:id="10151"/>
              </w:rPr>
            </w:pPr>
            <w:del w:author="Tran Khanh Toan" w:date="2022-07-01T15:39:00Z" w:id="10152">
              <w:r w:rsidDel="007A6979">
                <w:delText>OneLink</w:delText>
              </w:r>
            </w:del>
            <w:ins w:author="Tran Khanh Toan" w:date="2022-07-01T15:39:00Z" w:id="10153">
              <w:r w:rsidR="007A6979">
                <w:t>Mobile App</w:t>
              </w:r>
            </w:ins>
            <w:r>
              <w:t xml:space="preserve"> gửi yêu cầu tạo một Rule Port Forwarding mới </w:t>
            </w:r>
          </w:p>
          <w:p w:rsidR="00B92C7A" w:rsidRDefault="225C27E7" w14:paraId="60670656" w14:textId="2A97304F">
            <w:pPr>
              <w:pStyle w:val="FirstLevelBullet"/>
              <w:rPr/>
            </w:pPr>
            <w:ins w:author="Tran Khanh Toan" w:date="2022-07-01T15:13:00Z" w:id="69620331">
              <w:r w:rsidR="1A549E31">
                <w:t xml:space="preserve">Mobile App thực hiện request với định dạng </w:t>
              </w:r>
              <w:r>
                <w:fldChar w:fldCharType="begin"/>
              </w:r>
              <w:r>
                <w:instrText xml:space="preserve"> HYPERLINK "https://&lt;ip&gt;:&lt;port&gt;/onelinkagent" </w:instrText>
              </w:r>
              <w:r>
                <w:fldChar w:fldCharType="separate"/>
              </w:r>
              <w:r w:rsidRPr="2ADD6C4A" w:rsidR="1A549E31">
                <w:rPr>
                  <w:rStyle w:val="Hyperlink"/>
                </w:rPr>
                <w:t>https://&lt;ip&gt;:&lt;port&gt;/onelinkagent</w:t>
              </w:r>
              <w:r>
                <w:fldChar w:fldCharType="end"/>
              </w:r>
              <w:r w:rsidR="1A549E31">
                <w:t xml:space="preserve"> với cookies đi kèm request được quy định trong mục 7.2.1</w:t>
              </w:r>
            </w:ins>
          </w:p>
          <w:p w:rsidR="00216D19" w:rsidP="00283664" w:rsidRDefault="00283664" w14:paraId="7BF88C59" w14:textId="77777777">
            <w:pPr>
              <w:pStyle w:val="FirstLevelBullet"/>
            </w:pPr>
            <w:r>
              <w:t>ONT nhận yêu cầu, xử lý và gửi lại phản hồi cấu hình thành công hay thất bại.</w:t>
            </w:r>
          </w:p>
          <w:p w:rsidR="00645C95" w:rsidP="00645C95" w:rsidRDefault="00645C95" w14:paraId="2765932B" w14:textId="77777777">
            <w:pPr>
              <w:pStyle w:val="FirstLevelBullet"/>
              <w:numPr>
                <w:ilvl w:val="0"/>
                <w:numId w:val="0"/>
              </w:numPr>
              <w:ind w:left="720" w:hanging="360"/>
            </w:pPr>
          </w:p>
          <w:p w:rsidR="009F4196" w:rsidP="00645C95" w:rsidRDefault="00645C95" w14:paraId="07B6DD59" w14:textId="77777777">
            <w:pPr>
              <w:pStyle w:val="FirstLevelBullet"/>
              <w:numPr>
                <w:ilvl w:val="0"/>
                <w:numId w:val="0"/>
              </w:numPr>
              <w:ind w:left="360"/>
              <w:rPr>
                <w:ins w:author="toantk" w:date="2022-07-28T14:18:00Z" w:id="10155"/>
              </w:rPr>
            </w:pPr>
            <w:r>
              <w:t xml:space="preserve">Lưu ý: </w:t>
            </w:r>
          </w:p>
          <w:p w:rsidR="00645C95" w:rsidRDefault="00645C95" w14:paraId="2A173472" w14:textId="77777777">
            <w:pPr>
              <w:pStyle w:val="FirstLevelBullet"/>
              <w:rPr>
                <w:ins w:author="toantk" w:date="2022-07-28T14:18:00Z" w:id="10156"/>
              </w:rPr>
              <w:pPrChange w:author="toantk" w:date="2022-07-28T14:18:00Z" w:id="10157">
                <w:pPr>
                  <w:pStyle w:val="FirstLevelBullet"/>
                  <w:numPr>
                    <w:numId w:val="0"/>
                  </w:numPr>
                  <w:ind w:left="360" w:firstLine="0"/>
                </w:pPr>
              </w:pPrChange>
            </w:pPr>
            <w:r>
              <w:t>Chỉ tạo tạo Rule đối với những rule index còn trống chưa được sử dụng để tạo rule trước đó.</w:t>
            </w:r>
          </w:p>
          <w:p w:rsidR="009F4196" w:rsidRDefault="009F4196" w14:paraId="5DB822C4" w14:textId="69132D7F">
            <w:pPr>
              <w:pStyle w:val="FirstLevelBullet"/>
              <w:pPrChange w:author="toantk" w:date="2022-07-28T14:18:00Z" w:id="10158">
                <w:pPr>
                  <w:pStyle w:val="FirstLevelBullet"/>
                  <w:numPr>
                    <w:numId w:val="0"/>
                  </w:numPr>
                  <w:ind w:left="360" w:firstLine="0"/>
                </w:pPr>
              </w:pPrChange>
            </w:pPr>
            <w:ins w:author="toantk" w:date="2022-07-28T14:18:00Z" w:id="10159">
              <w:r>
                <w:t xml:space="preserve">Chỉ cho phép lựa chọn những WAN có enable NAT để tạo rule. Danh sách WAN có enable NAT có thể lọc ra từ thông tin cấu hình </w:t>
              </w:r>
            </w:ins>
            <w:ins w:author="toantk" w:date="2022-07-28T14:19:00Z" w:id="10160">
              <w:r>
                <w:t xml:space="preserve">WAN mục </w:t>
              </w:r>
              <w:r>
                <w:rPr>
                  <w:b/>
                </w:rPr>
                <w:t>7.5.1.</w:t>
              </w:r>
            </w:ins>
          </w:p>
        </w:tc>
      </w:tr>
      <w:tr w:rsidR="00216D19" w:rsidTr="2ADD6C4A" w14:paraId="7AC865A6" w14:textId="77777777">
        <w:tc>
          <w:tcPr>
            <w:tcW w:w="1885" w:type="dxa"/>
            <w:tcMar/>
          </w:tcPr>
          <w:p w:rsidR="00216D19" w:rsidP="00E5021C" w:rsidRDefault="00216D19" w14:paraId="255C3E14" w14:textId="77777777">
            <w:r>
              <w:t>Actor</w:t>
            </w:r>
          </w:p>
        </w:tc>
        <w:tc>
          <w:tcPr>
            <w:tcW w:w="7340" w:type="dxa"/>
            <w:tcMar/>
          </w:tcPr>
          <w:p w:rsidR="00216D19" w:rsidP="00E5021C" w:rsidRDefault="00216D19" w14:paraId="5EC65C1B" w14:textId="77777777">
            <w:r>
              <w:t>Admin</w:t>
            </w:r>
          </w:p>
        </w:tc>
      </w:tr>
      <w:tr w:rsidR="00216D19" w:rsidTr="2ADD6C4A" w14:paraId="404D09ED" w14:textId="77777777">
        <w:tc>
          <w:tcPr>
            <w:tcW w:w="1885" w:type="dxa"/>
            <w:tcMar/>
          </w:tcPr>
          <w:p w:rsidR="00216D19" w:rsidP="00E5021C" w:rsidRDefault="00216D19" w14:paraId="74F09C72" w14:textId="77777777">
            <w:r>
              <w:t>Pre-condition</w:t>
            </w:r>
          </w:p>
        </w:tc>
        <w:tc>
          <w:tcPr>
            <w:tcW w:w="7340" w:type="dxa"/>
            <w:tcMar/>
          </w:tcPr>
          <w:p w:rsidR="00216D19" w:rsidP="00E5021C" w:rsidRDefault="00216D19" w14:paraId="4DAEA717" w14:textId="0ABB9BB0">
            <w:r>
              <w:t xml:space="preserve">Thiết bị hoạt động bình thường, </w:t>
            </w:r>
            <w:del w:author="Tran Khanh Toan" w:date="2022-07-01T15:39:00Z" w:id="10161">
              <w:r w:rsidDel="007A6979">
                <w:delText>OneLink</w:delText>
              </w:r>
            </w:del>
            <w:ins w:author="Tran Khanh Toan" w:date="2022-07-01T15:39:00Z" w:id="10162">
              <w:r w:rsidR="007A6979">
                <w:t>Mobile App</w:t>
              </w:r>
            </w:ins>
            <w:r>
              <w:t xml:space="preserve"> đã đăng nhập thành công vào thiết bị và được cấp phiên truy nhập</w:t>
            </w:r>
          </w:p>
        </w:tc>
      </w:tr>
      <w:tr w:rsidR="00216D19" w:rsidTr="2ADD6C4A" w14:paraId="07897246" w14:textId="77777777">
        <w:tc>
          <w:tcPr>
            <w:tcW w:w="1885" w:type="dxa"/>
            <w:tcMar/>
          </w:tcPr>
          <w:p w:rsidR="00216D19" w:rsidP="00E5021C" w:rsidRDefault="00216D19" w14:paraId="6682AA81" w14:textId="77777777">
            <w:r>
              <w:t>Post-condition</w:t>
            </w:r>
          </w:p>
        </w:tc>
        <w:tc>
          <w:tcPr>
            <w:tcW w:w="7340" w:type="dxa"/>
            <w:tcMar/>
          </w:tcPr>
          <w:p w:rsidR="00216D19" w:rsidP="00E5021C" w:rsidRDefault="00216D19" w14:paraId="3DD3F5CC" w14:textId="6633854C">
            <w:r>
              <w:t xml:space="preserve">Thiết bị phản hồi đầy đủ các thông tin cho </w:t>
            </w:r>
            <w:del w:author="Tran Khanh Toan" w:date="2022-07-01T15:39:00Z" w:id="10163">
              <w:r w:rsidDel="007A6979">
                <w:delText>OneLink</w:delText>
              </w:r>
            </w:del>
            <w:ins w:author="Tran Khanh Toan" w:date="2022-07-01T15:39:00Z" w:id="10164">
              <w:r w:rsidR="007A6979">
                <w:t>Mobile App</w:t>
              </w:r>
            </w:ins>
          </w:p>
        </w:tc>
      </w:tr>
    </w:tbl>
    <w:p w:rsidRPr="00A13CE7" w:rsidR="00216D19" w:rsidP="00216D19" w:rsidRDefault="00216D19" w14:paraId="3EF18EC4" w14:textId="77777777"/>
    <w:p w:rsidR="00216D19" w:rsidP="00216D19" w:rsidRDefault="00216D19" w14:paraId="53FEDCE7" w14:textId="77777777">
      <w:pPr>
        <w:rPr>
          <w:b/>
          <w:bCs/>
        </w:rPr>
      </w:pPr>
      <w:r w:rsidRPr="003C44BD">
        <w:rPr>
          <w:b/>
          <w:bCs/>
        </w:rPr>
        <w:t>Luồng dữ liệu:</w:t>
      </w:r>
    </w:p>
    <w:p w:rsidR="00283664" w:rsidP="00283664" w:rsidRDefault="00283664" w14:paraId="2EA3156F" w14:textId="77777777">
      <w:pPr>
        <w:pStyle w:val="ANSVNormal1"/>
        <w:keepNext/>
        <w:jc w:val="center"/>
      </w:pPr>
      <w:r>
        <w:object w:dxaOrig="9180" w:dyaOrig="5296" w14:anchorId="55923A75">
          <v:shape id="_x0000_i1050" style="width:460.5pt;height:265.5pt" o:ole="" type="#_x0000_t75">
            <v:imagedata o:title="" r:id="rId67"/>
          </v:shape>
          <o:OLEObject Type="Embed" ProgID="Visio.Drawing.15" ShapeID="_x0000_i1050" DrawAspect="Content" ObjectID="_1721885975" r:id="rId68"/>
        </w:object>
      </w:r>
    </w:p>
    <w:p w:rsidR="00216D19" w:rsidP="00283664" w:rsidRDefault="00283664" w14:paraId="736D72BD" w14:textId="403142CD">
      <w:pPr>
        <w:pStyle w:val="Caption"/>
      </w:pPr>
      <w:bookmarkStart w:name="_Toc110529214" w:id="10165"/>
      <w:r>
        <w:t xml:space="preserve">Hình </w:t>
      </w:r>
      <w:ins w:author="toantk" w:date="2022-07-28T09:55:00Z" w:id="10166">
        <w:r w:rsidR="00881A01">
          <w:fldChar w:fldCharType="begin"/>
        </w:r>
        <w:r w:rsidR="00881A01">
          <w:instrText xml:space="preserve"> STYLEREF 1 \s </w:instrText>
        </w:r>
      </w:ins>
      <w:r w:rsidR="00881A01">
        <w:fldChar w:fldCharType="separate"/>
      </w:r>
      <w:r w:rsidR="00533729">
        <w:rPr>
          <w:noProof/>
        </w:rPr>
        <w:t>7</w:t>
      </w:r>
      <w:ins w:author="toantk" w:date="2022-07-28T09:55:00Z" w:id="10167">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25</w:t>
      </w:r>
      <w:ins w:author="toantk" w:date="2022-07-28T09:55:00Z" w:id="10168">
        <w:r w:rsidR="00881A01">
          <w:fldChar w:fldCharType="end"/>
        </w:r>
      </w:ins>
      <w:ins w:author="Tran Khanh Toan" w:date="2022-07-01T17:42:00Z" w:id="10169">
        <w:del w:author="toantk" w:date="2022-07-27T09:26:00Z" w:id="10170">
          <w:r w:rsidDel="006A7679" w:rsidR="00076894">
            <w:fldChar w:fldCharType="begin"/>
          </w:r>
          <w:r w:rsidDel="006A7679" w:rsidR="00076894">
            <w:delInstrText xml:space="preserve"> STYLEREF 1 \s </w:delInstrText>
          </w:r>
        </w:del>
      </w:ins>
      <w:del w:author="toantk" w:date="2022-07-27T09:26:00Z" w:id="10171">
        <w:r w:rsidDel="006A7679" w:rsidR="00076894">
          <w:fldChar w:fldCharType="separate"/>
        </w:r>
        <w:r w:rsidDel="006A7679" w:rsidR="00076894">
          <w:rPr>
            <w:noProof/>
          </w:rPr>
          <w:delText>7</w:delText>
        </w:r>
      </w:del>
      <w:ins w:author="Tran Khanh Toan" w:date="2022-07-01T17:42:00Z" w:id="10172">
        <w:del w:author="toantk" w:date="2022-07-27T09:26:00Z" w:id="10173">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0174">
        <w:r w:rsidDel="006A7679" w:rsidR="00076894">
          <w:fldChar w:fldCharType="separate"/>
        </w:r>
      </w:del>
      <w:ins w:author="Tran Khanh Toan" w:date="2022-07-01T17:42:00Z" w:id="10175">
        <w:del w:author="toantk" w:date="2022-07-27T09:26:00Z" w:id="10176">
          <w:r w:rsidDel="006A7679" w:rsidR="00076894">
            <w:rPr>
              <w:noProof/>
            </w:rPr>
            <w:delText>25</w:delText>
          </w:r>
          <w:r w:rsidDel="006A7679" w:rsidR="00076894">
            <w:fldChar w:fldCharType="end"/>
          </w:r>
        </w:del>
      </w:ins>
      <w:del w:author="Tran Khanh Toan" w:date="2022-07-01T14:55:00Z" w:id="10177">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22</w:delText>
        </w:r>
        <w:r w:rsidDel="00A87875" w:rsidR="003F0BD0">
          <w:rPr>
            <w:noProof/>
          </w:rPr>
          <w:fldChar w:fldCharType="end"/>
        </w:r>
      </w:del>
      <w:r>
        <w:t xml:space="preserve"> Luồng điều khiển cấu hình tạo một Rule Port Forwarding qua </w:t>
      </w:r>
      <w:del w:author="Tran Khanh Toan" w:date="2022-07-01T15:39:00Z" w:id="10178">
        <w:r w:rsidDel="007A6979">
          <w:delText>OneLink</w:delText>
        </w:r>
      </w:del>
      <w:ins w:author="Tran Khanh Toan" w:date="2022-07-01T15:39:00Z" w:id="10179">
        <w:r w:rsidR="007A6979">
          <w:t>Mobile App</w:t>
        </w:r>
      </w:ins>
      <w:bookmarkEnd w:id="10165"/>
    </w:p>
    <w:p w:rsidR="00216D19" w:rsidP="00216D19" w:rsidRDefault="00216D19" w14:paraId="181ED47B" w14:textId="7B357E30">
      <w:pPr>
        <w:rPr>
          <w:b/>
          <w:bCs/>
        </w:rPr>
      </w:pPr>
      <w:del w:author="Tran Khanh Toan" w:date="2022-07-04T09:21:00Z" w:id="10180">
        <w:r w:rsidRPr="00AB6FAB" w:rsidDel="00F02801">
          <w:rPr>
            <w:b/>
            <w:bCs/>
          </w:rPr>
          <w:delText xml:space="preserve">Cấu trúc dữ liệu </w:delText>
        </w:r>
      </w:del>
      <w:ins w:author="Tran Khanh Toan" w:date="2022-07-04T09:22:00Z" w:id="10181">
        <w:r w:rsidR="00F02801">
          <w:rPr>
            <w:b/>
            <w:bCs/>
          </w:rPr>
          <w:t xml:space="preserve">Cấu trúc payload </w:t>
        </w:r>
      </w:ins>
      <w:r w:rsidRPr="00AB6FAB">
        <w:rPr>
          <w:b/>
          <w:bCs/>
        </w:rPr>
        <w:t>của bản tin:</w:t>
      </w:r>
    </w:p>
    <w:p w:rsidR="00216D19" w:rsidP="00216D19" w:rsidRDefault="00216D19" w14:paraId="71CA26AE" w14:textId="4B19A577">
      <w:pPr>
        <w:pStyle w:val="ListParagraph"/>
        <w:numPr>
          <w:ilvl w:val="0"/>
          <w:numId w:val="9"/>
        </w:numPr>
        <w:rPr>
          <w:b/>
          <w:bCs/>
        </w:rPr>
      </w:pPr>
      <w:r>
        <w:rPr>
          <w:b/>
          <w:bCs/>
        </w:rPr>
        <w:t xml:space="preserve">Port Forwarding </w:t>
      </w:r>
      <w:r w:rsidR="00283664">
        <w:rPr>
          <w:b/>
          <w:bCs/>
        </w:rPr>
        <w:t>Create</w:t>
      </w:r>
      <w:r>
        <w:rPr>
          <w:b/>
          <w:bCs/>
        </w:rPr>
        <w:t xml:space="preserve"> Request:</w:t>
      </w:r>
    </w:p>
    <w:p w:rsidR="00283664" w:rsidP="00216D19" w:rsidRDefault="00216D19" w14:paraId="1AFC9E41" w14:textId="7E55792E">
      <w:pPr>
        <w:pStyle w:val="ListParagraph"/>
      </w:pPr>
      <w:r>
        <w:t>{“action” : “portforward</w:t>
      </w:r>
      <w:r w:rsidR="004D52F9">
        <w:t>Create</w:t>
      </w:r>
      <w:r>
        <w:t>”</w:t>
      </w:r>
      <w:r w:rsidR="00283664">
        <w:t>,</w:t>
      </w:r>
    </w:p>
    <w:p w:rsidR="00283664" w:rsidP="00216D19" w:rsidRDefault="00283664" w14:paraId="5C8501CC" w14:textId="2A4C3BDF">
      <w:pPr>
        <w:pStyle w:val="ListParagraph"/>
      </w:pPr>
      <w:r>
        <w:t xml:space="preserve">  “</w:t>
      </w:r>
      <w:del w:author="toantk" w:date="2022-07-28T17:33:00Z" w:id="10182">
        <w:r w:rsidDel="00F47479">
          <w:delText>wanIn</w:delText>
        </w:r>
        <w:r w:rsidDel="00F47479" w:rsidR="00BC5B29">
          <w:delText>t</w:delText>
        </w:r>
        <w:r w:rsidDel="00F47479" w:rsidR="003065CD">
          <w:delText>erf</w:delText>
        </w:r>
        <w:r w:rsidDel="00F47479" w:rsidR="00BC5B29">
          <w:delText>ace</w:delText>
        </w:r>
      </w:del>
      <w:ins w:author="toantk" w:date="2022-07-28T17:33:00Z" w:id="10183">
        <w:r w:rsidR="00F47479">
          <w:t>wanIndex</w:t>
        </w:r>
      </w:ins>
      <w:r w:rsidR="00A55A44">
        <w:t xml:space="preserve">” : </w:t>
      </w:r>
      <w:r>
        <w:t>&lt;</w:t>
      </w:r>
      <w:del w:author="toantk" w:date="2022-07-28T17:33:00Z" w:id="10184">
        <w:r w:rsidDel="00F47479">
          <w:delText>wanIn</w:delText>
        </w:r>
        <w:r w:rsidDel="00F47479" w:rsidR="00BC5B29">
          <w:delText>terface</w:delText>
        </w:r>
      </w:del>
      <w:ins w:author="toantk" w:date="2022-07-28T17:33:00Z" w:id="10185">
        <w:r w:rsidR="00F47479">
          <w:t>wanIndex</w:t>
        </w:r>
      </w:ins>
      <w:r w:rsidR="00A55A44">
        <w:t>&gt;</w:t>
      </w:r>
      <w:r>
        <w:t>,</w:t>
      </w:r>
    </w:p>
    <w:p w:rsidR="00283664" w:rsidP="00216D19" w:rsidRDefault="00A55A44" w14:paraId="3532E8F5" w14:textId="26E2B81C">
      <w:pPr>
        <w:pStyle w:val="ListParagraph"/>
      </w:pPr>
      <w:r>
        <w:t xml:space="preserve">  “ruleIndex” : &lt;ruleIndex&gt;</w:t>
      </w:r>
      <w:r w:rsidR="00283664">
        <w:t>,</w:t>
      </w:r>
    </w:p>
    <w:p w:rsidR="004D52F9" w:rsidP="004D52F9" w:rsidRDefault="004D52F9" w14:paraId="5B66103E" w14:textId="2A42809A">
      <w:pPr>
        <w:pStyle w:val="FirstLevelBullet"/>
        <w:numPr>
          <w:ilvl w:val="0"/>
          <w:numId w:val="0"/>
        </w:numPr>
        <w:ind w:firstLine="720"/>
      </w:pPr>
      <w:r>
        <w:t xml:space="preserve">  “application” : “&lt;application&gt;”,</w:t>
      </w:r>
    </w:p>
    <w:p w:rsidR="004D52F9" w:rsidP="004D52F9" w:rsidRDefault="004D52F9" w14:paraId="758A048B" w14:textId="544C68B0">
      <w:pPr>
        <w:pStyle w:val="FirstLevelBullet"/>
        <w:numPr>
          <w:ilvl w:val="0"/>
          <w:numId w:val="0"/>
        </w:numPr>
        <w:ind w:firstLine="720"/>
      </w:pPr>
      <w:r>
        <w:t xml:space="preserve">  “protocol” : “&lt;protocol&gt;” ,</w:t>
      </w:r>
    </w:p>
    <w:p w:rsidR="004D52F9" w:rsidP="004D52F9" w:rsidRDefault="00A55A44" w14:paraId="4ADD4986" w14:textId="70DDD408">
      <w:pPr>
        <w:pStyle w:val="FirstLevelBullet"/>
        <w:numPr>
          <w:ilvl w:val="0"/>
          <w:numId w:val="0"/>
        </w:numPr>
        <w:ind w:firstLine="720"/>
      </w:pPr>
      <w:r>
        <w:t xml:space="preserve">  “startRemotePort” : </w:t>
      </w:r>
      <w:r w:rsidR="004D52F9">
        <w:t>&lt;startRemotePort</w:t>
      </w:r>
      <w:r>
        <w:t>&gt;</w:t>
      </w:r>
      <w:r w:rsidR="004D52F9">
        <w:t>,</w:t>
      </w:r>
    </w:p>
    <w:p w:rsidR="004D52F9" w:rsidP="004D52F9" w:rsidRDefault="004D52F9" w14:paraId="265A6B6E" w14:textId="016DFBB7">
      <w:pPr>
        <w:pStyle w:val="FirstLevelBullet"/>
        <w:numPr>
          <w:ilvl w:val="0"/>
          <w:numId w:val="0"/>
        </w:numPr>
        <w:ind w:firstLine="720"/>
      </w:pPr>
      <w:r>
        <w:t xml:space="preserve">  “end</w:t>
      </w:r>
      <w:r w:rsidR="00A55A44">
        <w:t>RemotePort” : &lt;endRemotePort&gt;</w:t>
      </w:r>
      <w:r>
        <w:t>,</w:t>
      </w:r>
    </w:p>
    <w:p w:rsidR="004D52F9" w:rsidP="004D52F9" w:rsidRDefault="004D52F9" w14:paraId="75D814F4" w14:textId="75316E72">
      <w:pPr>
        <w:pStyle w:val="FirstLevelBullet"/>
        <w:numPr>
          <w:ilvl w:val="0"/>
          <w:numId w:val="0"/>
        </w:numPr>
        <w:ind w:firstLine="720"/>
      </w:pPr>
      <w:r>
        <w:t xml:space="preserve">  “ipAddr” : “&lt;ipAddr &gt;”,</w:t>
      </w:r>
    </w:p>
    <w:p w:rsidR="004D52F9" w:rsidP="004D52F9" w:rsidRDefault="00A55A44" w14:paraId="7DA8C51B" w14:textId="0664B25E">
      <w:pPr>
        <w:pStyle w:val="FirstLevelBullet"/>
        <w:numPr>
          <w:ilvl w:val="0"/>
          <w:numId w:val="0"/>
        </w:numPr>
        <w:ind w:firstLine="720"/>
      </w:pPr>
      <w:r>
        <w:t xml:space="preserve">  “startLocalPort” : &lt;startLocalPort&gt;</w:t>
      </w:r>
      <w:r w:rsidR="004D52F9">
        <w:t>,</w:t>
      </w:r>
    </w:p>
    <w:p w:rsidR="00283664" w:rsidP="004D52F9" w:rsidRDefault="004D52F9" w14:paraId="69FE39AA" w14:textId="0C1D623E">
      <w:pPr>
        <w:pStyle w:val="FirstLevelBullet"/>
        <w:numPr>
          <w:ilvl w:val="0"/>
          <w:numId w:val="0"/>
        </w:numPr>
        <w:ind w:firstLine="720"/>
      </w:pPr>
      <w:r>
        <w:t xml:space="preserve">  </w:t>
      </w:r>
      <w:r w:rsidR="00A55A44">
        <w:t>“endLocalPort” : &lt;endLocalPort&gt;</w:t>
      </w:r>
      <w:r w:rsidR="00DF22FD">
        <w:t>,</w:t>
      </w:r>
    </w:p>
    <w:p w:rsidR="00DF22FD" w:rsidP="00DF22FD" w:rsidRDefault="00DF22FD" w14:paraId="2809B4A1" w14:textId="25AC16B8">
      <w:pPr>
        <w:ind w:firstLine="720"/>
      </w:pPr>
      <w:r>
        <w:t xml:space="preserve">  “requestId” : </w:t>
      </w:r>
      <w:r w:rsidR="003E0981">
        <w:t>&lt;requestId&gt;</w:t>
      </w:r>
    </w:p>
    <w:p w:rsidR="00216D19" w:rsidP="00216D19" w:rsidRDefault="00216D19" w14:paraId="733AE3A9" w14:textId="684FE805">
      <w:pPr>
        <w:pStyle w:val="ListParagraph"/>
      </w:pPr>
      <w:r>
        <w:t>}</w:t>
      </w:r>
    </w:p>
    <w:p w:rsidR="00216D19" w:rsidP="00216D19" w:rsidRDefault="00216D19" w14:paraId="353CAD60" w14:textId="3CD84510">
      <w:pPr>
        <w:pStyle w:val="ListParagraph"/>
        <w:numPr>
          <w:ilvl w:val="0"/>
          <w:numId w:val="9"/>
        </w:numPr>
        <w:rPr>
          <w:b/>
          <w:bCs/>
        </w:rPr>
      </w:pPr>
      <w:r>
        <w:rPr>
          <w:b/>
          <w:bCs/>
        </w:rPr>
        <w:t xml:space="preserve">Port Forwarding </w:t>
      </w:r>
      <w:r w:rsidR="00283664">
        <w:rPr>
          <w:b/>
          <w:bCs/>
        </w:rPr>
        <w:t>Create</w:t>
      </w:r>
      <w:r>
        <w:rPr>
          <w:b/>
          <w:bCs/>
        </w:rPr>
        <w:t xml:space="preserve"> Response:</w:t>
      </w:r>
    </w:p>
    <w:p w:rsidRPr="00820762" w:rsidR="00216D19" w:rsidP="00216D19" w:rsidRDefault="00604518" w14:paraId="73D413C3" w14:textId="5205551B">
      <w:pPr>
        <w:pStyle w:val="ListParagraph"/>
        <w:numPr>
          <w:ilvl w:val="1"/>
          <w:numId w:val="9"/>
        </w:numPr>
      </w:pPr>
      <w:r>
        <w:t>Tạo Rule</w:t>
      </w:r>
      <w:r w:rsidR="00216D19">
        <w:t xml:space="preserve"> Port Forwarding</w:t>
      </w:r>
      <w:r w:rsidRPr="00820762" w:rsidR="00216D19">
        <w:t xml:space="preserve"> thành công</w:t>
      </w:r>
      <w:r w:rsidR="00216D19">
        <w:t>:</w:t>
      </w:r>
    </w:p>
    <w:p w:rsidR="00216D19" w:rsidP="00216D19" w:rsidRDefault="00216D19" w14:paraId="2A072284" w14:textId="77777777">
      <w:pPr>
        <w:pStyle w:val="FirstLevelBullet"/>
        <w:numPr>
          <w:ilvl w:val="0"/>
          <w:numId w:val="0"/>
        </w:numPr>
        <w:ind w:left="1080"/>
      </w:pPr>
      <w:r>
        <w:t>{</w:t>
      </w:r>
    </w:p>
    <w:p w:rsidR="00216D19" w:rsidP="00216D19" w:rsidRDefault="00216D19" w14:paraId="6EC3F366" w14:textId="77777777">
      <w:pPr>
        <w:pStyle w:val="FirstLevelBullet"/>
        <w:numPr>
          <w:ilvl w:val="0"/>
          <w:numId w:val="0"/>
        </w:numPr>
        <w:ind w:left="720" w:firstLine="360"/>
      </w:pPr>
      <w:r>
        <w:t>"status": 0,</w:t>
      </w:r>
    </w:p>
    <w:p w:rsidR="00216D19" w:rsidP="00216D19" w:rsidRDefault="00B94824" w14:paraId="6E5D7AE6" w14:textId="2BBC8BB2">
      <w:pPr>
        <w:pStyle w:val="FirstLevelBullet"/>
        <w:numPr>
          <w:ilvl w:val="0"/>
          <w:numId w:val="0"/>
        </w:numPr>
        <w:ind w:left="720" w:firstLine="360"/>
      </w:pPr>
      <w:r>
        <w:lastRenderedPageBreak/>
        <w:t>“message”: “</w:t>
      </w:r>
      <w:r w:rsidR="00840E19">
        <w:t>Success</w:t>
      </w:r>
      <w:r>
        <w:t>”</w:t>
      </w:r>
      <w:r w:rsidR="00216D19">
        <w:t>,</w:t>
      </w:r>
    </w:p>
    <w:p w:rsidR="00DF22FD" w:rsidP="00DF22FD" w:rsidRDefault="00DF22FD" w14:paraId="663AC02C" w14:textId="7E76C414">
      <w:pPr>
        <w:pStyle w:val="ListParagraph"/>
        <w:ind w:firstLine="360"/>
      </w:pPr>
      <w:r>
        <w:t xml:space="preserve">“requestId” : </w:t>
      </w:r>
      <w:r w:rsidR="003E0981">
        <w:t>&lt;requestId&gt;</w:t>
      </w:r>
      <w:r>
        <w:t>,</w:t>
      </w:r>
    </w:p>
    <w:p w:rsidR="00216D19" w:rsidP="00216D19" w:rsidRDefault="00216D19" w14:paraId="1340CAA9" w14:textId="77777777">
      <w:pPr>
        <w:pStyle w:val="FirstLevelBullet"/>
        <w:numPr>
          <w:ilvl w:val="0"/>
          <w:numId w:val="0"/>
        </w:numPr>
        <w:ind w:left="720" w:firstLine="360"/>
      </w:pPr>
      <w:r>
        <w:t>"data": {</w:t>
      </w:r>
    </w:p>
    <w:p w:rsidR="00216D19" w:rsidP="00216D19" w:rsidRDefault="00216D19" w14:paraId="28E30477" w14:textId="77777777">
      <w:pPr>
        <w:pStyle w:val="FirstLevelBullet"/>
        <w:numPr>
          <w:ilvl w:val="0"/>
          <w:numId w:val="0"/>
        </w:numPr>
        <w:ind w:left="720" w:firstLine="360"/>
      </w:pPr>
      <w:r>
        <w:t>}</w:t>
      </w:r>
    </w:p>
    <w:p w:rsidR="00216D19" w:rsidP="00216D19" w:rsidRDefault="00216D19" w14:paraId="282F095F" w14:textId="77777777">
      <w:pPr>
        <w:pStyle w:val="FirstLevelBullet"/>
        <w:numPr>
          <w:ilvl w:val="0"/>
          <w:numId w:val="0"/>
        </w:numPr>
        <w:ind w:left="720" w:firstLine="360"/>
      </w:pPr>
      <w:r>
        <w:t>}</w:t>
      </w:r>
    </w:p>
    <w:p w:rsidRPr="00820762" w:rsidR="00216D19" w:rsidP="00216D19" w:rsidRDefault="00604518" w14:paraId="2F874792" w14:textId="4685C0B4">
      <w:pPr>
        <w:pStyle w:val="ListParagraph"/>
        <w:numPr>
          <w:ilvl w:val="1"/>
          <w:numId w:val="9"/>
        </w:numPr>
      </w:pPr>
      <w:r>
        <w:t>Tạo Rule Port Forwarding</w:t>
      </w:r>
      <w:r w:rsidR="00216D19">
        <w:t xml:space="preserve"> thất bại:</w:t>
      </w:r>
    </w:p>
    <w:p w:rsidR="00216D19" w:rsidP="00216D19" w:rsidRDefault="00216D19" w14:paraId="73D17F82" w14:textId="77777777">
      <w:pPr>
        <w:pStyle w:val="FirstLevelBullet"/>
        <w:numPr>
          <w:ilvl w:val="0"/>
          <w:numId w:val="0"/>
        </w:numPr>
        <w:ind w:left="1080"/>
      </w:pPr>
      <w:r>
        <w:t>{</w:t>
      </w:r>
    </w:p>
    <w:p w:rsidR="00216D19" w:rsidP="00216D19" w:rsidRDefault="00183521" w14:paraId="47158567" w14:textId="631CE1CA">
      <w:pPr>
        <w:pStyle w:val="FirstLevelBullet"/>
        <w:numPr>
          <w:ilvl w:val="0"/>
          <w:numId w:val="0"/>
        </w:numPr>
        <w:ind w:left="1080"/>
      </w:pPr>
      <w:r>
        <w:t>“status”: &lt;ErrorCode&gt;</w:t>
      </w:r>
      <w:r w:rsidR="00216D19">
        <w:t>,</w:t>
      </w:r>
    </w:p>
    <w:p w:rsidR="00216D19" w:rsidP="00216D19" w:rsidRDefault="00B94824" w14:paraId="1FAB9EE8" w14:textId="3F5F1312">
      <w:pPr>
        <w:pStyle w:val="FirstLevelBullet"/>
        <w:numPr>
          <w:ilvl w:val="0"/>
          <w:numId w:val="0"/>
        </w:numPr>
        <w:ind w:left="1080"/>
      </w:pPr>
      <w:r>
        <w:t>“message”: “&lt;message&gt;”</w:t>
      </w:r>
      <w:r w:rsidR="00216D19">
        <w:t>,</w:t>
      </w:r>
    </w:p>
    <w:p w:rsidR="00ED47F6" w:rsidP="00ED47F6" w:rsidRDefault="00ED47F6" w14:paraId="59FC5D1F" w14:textId="03103320">
      <w:pPr>
        <w:pStyle w:val="ListParagraph"/>
        <w:ind w:firstLine="360"/>
      </w:pPr>
      <w:r>
        <w:t xml:space="preserve">“requestId” : </w:t>
      </w:r>
      <w:r w:rsidR="003E0981">
        <w:t>&lt;requestId&gt;</w:t>
      </w:r>
      <w:r>
        <w:t>,</w:t>
      </w:r>
    </w:p>
    <w:p w:rsidR="00216D19" w:rsidP="00216D19" w:rsidRDefault="00216D19" w14:paraId="15FBDFA2" w14:textId="77777777">
      <w:pPr>
        <w:pStyle w:val="FirstLevelBullet"/>
        <w:numPr>
          <w:ilvl w:val="0"/>
          <w:numId w:val="0"/>
        </w:numPr>
        <w:ind w:left="1080"/>
      </w:pPr>
      <w:r>
        <w:t>"data": {</w:t>
      </w:r>
    </w:p>
    <w:p w:rsidR="00216D19" w:rsidP="00216D19" w:rsidRDefault="00216D19" w14:paraId="7ABF09E9" w14:textId="77777777">
      <w:pPr>
        <w:pStyle w:val="FirstLevelBullet"/>
        <w:numPr>
          <w:ilvl w:val="0"/>
          <w:numId w:val="0"/>
        </w:numPr>
        <w:ind w:left="1080"/>
      </w:pPr>
      <w:r>
        <w:t>}</w:t>
      </w:r>
    </w:p>
    <w:p w:rsidR="00216D19" w:rsidP="00216D19" w:rsidRDefault="00216D19" w14:paraId="0DEC3B77" w14:textId="77777777">
      <w:pPr>
        <w:pStyle w:val="FirstLevelBullet"/>
        <w:numPr>
          <w:ilvl w:val="0"/>
          <w:numId w:val="0"/>
        </w:numPr>
        <w:ind w:left="1080"/>
      </w:pPr>
      <w:r>
        <w:t>}</w:t>
      </w:r>
    </w:p>
    <w:p w:rsidRPr="00E71A83" w:rsidR="00216D19" w:rsidP="00216D19" w:rsidRDefault="00216D19" w14:paraId="3AB1F59C" w14:textId="77777777">
      <w:pPr>
        <w:rPr>
          <w:b/>
          <w:bCs/>
        </w:rPr>
      </w:pPr>
      <w:r w:rsidRPr="00E71A83">
        <w:rPr>
          <w:b/>
          <w:bCs/>
        </w:rPr>
        <w:t>Mô tả tham số:</w:t>
      </w:r>
    </w:p>
    <w:p w:rsidR="003D4214" w:rsidP="003D4214" w:rsidRDefault="003D4214" w14:paraId="64BCE72E" w14:textId="6BBC511B">
      <w:pPr>
        <w:pStyle w:val="Caption"/>
        <w:keepNext/>
      </w:pPr>
      <w:bookmarkStart w:name="_Toc110529173" w:id="10186"/>
      <w:r>
        <w:t xml:space="preserve">Bảng </w:t>
      </w:r>
      <w:ins w:author="toantk" w:date="2022-08-04T17:50:00Z" w:id="10187">
        <w:r w:rsidR="0035117C">
          <w:fldChar w:fldCharType="begin"/>
        </w:r>
        <w:r w:rsidR="0035117C">
          <w:instrText xml:space="preserve"> STYLEREF 1 \s </w:instrText>
        </w:r>
      </w:ins>
      <w:r w:rsidR="0035117C">
        <w:fldChar w:fldCharType="separate"/>
      </w:r>
      <w:r w:rsidR="00533729">
        <w:rPr>
          <w:noProof/>
        </w:rPr>
        <w:t>7</w:t>
      </w:r>
      <w:ins w:author="toantk" w:date="2022-08-04T17:50:00Z" w:id="10188">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24</w:t>
      </w:r>
      <w:ins w:author="toantk" w:date="2022-08-04T17:50:00Z" w:id="10189">
        <w:r w:rsidR="0035117C">
          <w:fldChar w:fldCharType="end"/>
        </w:r>
      </w:ins>
      <w:ins w:author="Tran Khanh Toan" w:date="2022-08-04T09:32:00Z" w:id="10190">
        <w:del w:author="toantk" w:date="2022-08-04T17:50:00Z" w:id="10191">
          <w:r w:rsidDel="0035117C" w:rsidR="00F227FB">
            <w:fldChar w:fldCharType="begin"/>
          </w:r>
          <w:r w:rsidDel="0035117C" w:rsidR="00F227FB">
            <w:delInstrText xml:space="preserve"> STYLEREF 1 \s </w:delInstrText>
          </w:r>
        </w:del>
      </w:ins>
      <w:del w:author="toantk" w:date="2022-08-04T17:50:00Z" w:id="10192">
        <w:r w:rsidDel="0035117C" w:rsidR="00F227FB">
          <w:fldChar w:fldCharType="separate"/>
        </w:r>
        <w:r w:rsidDel="0035117C" w:rsidR="00F227FB">
          <w:rPr>
            <w:noProof/>
          </w:rPr>
          <w:delText>7</w:delText>
        </w:r>
      </w:del>
      <w:ins w:author="Tran Khanh Toan" w:date="2022-08-04T09:32:00Z" w:id="10193">
        <w:del w:author="toantk" w:date="2022-08-04T17:50:00Z" w:id="10194">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0195">
        <w:r w:rsidDel="0035117C" w:rsidR="00F227FB">
          <w:fldChar w:fldCharType="separate"/>
        </w:r>
      </w:del>
      <w:ins w:author="Tran Khanh Toan" w:date="2022-08-04T09:32:00Z" w:id="10196">
        <w:del w:author="toantk" w:date="2022-08-04T17:50:00Z" w:id="10197">
          <w:r w:rsidDel="0035117C" w:rsidR="00F227FB">
            <w:rPr>
              <w:noProof/>
            </w:rPr>
            <w:delText>24</w:delText>
          </w:r>
          <w:r w:rsidDel="0035117C" w:rsidR="00F227FB">
            <w:fldChar w:fldCharType="end"/>
          </w:r>
        </w:del>
      </w:ins>
      <w:ins w:author="toantk" w:date="2022-07-28T09:18:00Z" w:id="10198">
        <w:del w:author="Tran Khanh Toan" w:date="2022-08-03T15:31:00Z" w:id="10199">
          <w:r w:rsidDel="0087204C" w:rsidR="005A0D0F">
            <w:fldChar w:fldCharType="begin"/>
          </w:r>
          <w:r w:rsidDel="0087204C" w:rsidR="005A0D0F">
            <w:delInstrText xml:space="preserve"> STYLEREF 1 \s </w:delInstrText>
          </w:r>
        </w:del>
      </w:ins>
      <w:del w:author="Tran Khanh Toan" w:date="2022-08-03T15:31:00Z" w:id="10200">
        <w:r w:rsidDel="0087204C" w:rsidR="005A0D0F">
          <w:fldChar w:fldCharType="separate"/>
        </w:r>
        <w:r w:rsidDel="0087204C" w:rsidR="005A0D0F">
          <w:rPr>
            <w:noProof/>
          </w:rPr>
          <w:delText>7</w:delText>
        </w:r>
      </w:del>
      <w:ins w:author="toantk" w:date="2022-07-28T09:18:00Z" w:id="10201">
        <w:del w:author="Tran Khanh Toan" w:date="2022-08-03T15:31:00Z" w:id="10202">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0203">
        <w:r w:rsidDel="0087204C" w:rsidR="005A0D0F">
          <w:fldChar w:fldCharType="separate"/>
        </w:r>
      </w:del>
      <w:ins w:author="toantk" w:date="2022-07-28T09:18:00Z" w:id="10204">
        <w:del w:author="Tran Khanh Toan" w:date="2022-08-03T15:31:00Z" w:id="10205">
          <w:r w:rsidDel="0087204C" w:rsidR="005A0D0F">
            <w:rPr>
              <w:noProof/>
            </w:rPr>
            <w:delText>24</w:delText>
          </w:r>
          <w:r w:rsidDel="0087204C" w:rsidR="005A0D0F">
            <w:fldChar w:fldCharType="end"/>
          </w:r>
        </w:del>
      </w:ins>
      <w:ins w:author="Tran Khanh Toan" w:date="2022-07-01T17:36:00Z" w:id="10206">
        <w:del w:author="toantk" w:date="2022-07-27T10:00:00Z" w:id="10207">
          <w:r w:rsidDel="006366F4" w:rsidR="0036606E">
            <w:fldChar w:fldCharType="begin"/>
          </w:r>
          <w:r w:rsidDel="006366F4" w:rsidR="0036606E">
            <w:delInstrText xml:space="preserve"> STYLEREF 1 \s </w:delInstrText>
          </w:r>
        </w:del>
      </w:ins>
      <w:del w:author="toantk" w:date="2022-07-27T10:00:00Z" w:id="10208">
        <w:r w:rsidDel="006366F4" w:rsidR="0036606E">
          <w:fldChar w:fldCharType="separate"/>
        </w:r>
        <w:r w:rsidDel="006366F4" w:rsidR="0036606E">
          <w:rPr>
            <w:noProof/>
          </w:rPr>
          <w:delText>7</w:delText>
        </w:r>
      </w:del>
      <w:ins w:author="Tran Khanh Toan" w:date="2022-07-01T17:36:00Z" w:id="10209">
        <w:del w:author="toantk" w:date="2022-07-27T10:00:00Z" w:id="10210">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10211">
        <w:r w:rsidDel="006366F4" w:rsidR="0036606E">
          <w:fldChar w:fldCharType="separate"/>
        </w:r>
      </w:del>
      <w:ins w:author="Tran Khanh Toan" w:date="2022-07-01T17:36:00Z" w:id="10212">
        <w:del w:author="toantk" w:date="2022-07-27T10:00:00Z" w:id="10213">
          <w:r w:rsidDel="006366F4" w:rsidR="0036606E">
            <w:rPr>
              <w:noProof/>
            </w:rPr>
            <w:delText>22</w:delText>
          </w:r>
          <w:r w:rsidDel="006366F4" w:rsidR="0036606E">
            <w:fldChar w:fldCharType="end"/>
          </w:r>
        </w:del>
      </w:ins>
      <w:del w:author="Tran Khanh Toan" w:date="2022-07-01T14:56:00Z" w:id="10214">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20</w:delText>
        </w:r>
        <w:r w:rsidDel="00A87875" w:rsidR="003F0BD0">
          <w:rPr>
            <w:noProof/>
          </w:rPr>
          <w:fldChar w:fldCharType="end"/>
        </w:r>
      </w:del>
      <w:r>
        <w:t xml:space="preserve"> Bảng mô tả tham số trong luồng điều khiển cấu hình tạo Rule Port Forwarding mới</w:t>
      </w:r>
      <w:bookmarkEnd w:id="10186"/>
    </w:p>
    <w:tbl>
      <w:tblPr>
        <w:tblStyle w:val="TableGrid"/>
        <w:tblW w:w="0" w:type="auto"/>
        <w:tblInd w:w="175" w:type="dxa"/>
        <w:tblLook w:val="04A0" w:firstRow="1" w:lastRow="0" w:firstColumn="1" w:lastColumn="0" w:noHBand="0" w:noVBand="1"/>
      </w:tblPr>
      <w:tblGrid>
        <w:gridCol w:w="701"/>
        <w:gridCol w:w="1695"/>
        <w:gridCol w:w="1412"/>
        <w:gridCol w:w="842"/>
        <w:gridCol w:w="1838"/>
        <w:gridCol w:w="2562"/>
      </w:tblGrid>
      <w:tr w:rsidR="00216D19" w:rsidTr="00E5021C" w14:paraId="37C37068" w14:textId="77777777">
        <w:tc>
          <w:tcPr>
            <w:tcW w:w="713" w:type="dxa"/>
          </w:tcPr>
          <w:p w:rsidR="00216D19" w:rsidP="00E5021C" w:rsidRDefault="00216D19" w14:paraId="5828300C" w14:textId="77777777">
            <w:pPr>
              <w:pStyle w:val="ListParagraph"/>
              <w:ind w:left="0"/>
              <w:rPr>
                <w:b/>
                <w:bCs/>
              </w:rPr>
            </w:pPr>
            <w:r>
              <w:rPr>
                <w:b/>
                <w:bCs/>
              </w:rPr>
              <w:t>STT</w:t>
            </w:r>
          </w:p>
        </w:tc>
        <w:tc>
          <w:tcPr>
            <w:tcW w:w="1597" w:type="dxa"/>
          </w:tcPr>
          <w:p w:rsidR="00216D19" w:rsidP="00E5021C" w:rsidRDefault="00216D19" w14:paraId="18C8160D" w14:textId="77777777">
            <w:pPr>
              <w:pStyle w:val="ListParagraph"/>
              <w:ind w:left="0"/>
              <w:rPr>
                <w:b/>
                <w:bCs/>
              </w:rPr>
            </w:pPr>
            <w:r>
              <w:rPr>
                <w:b/>
                <w:bCs/>
              </w:rPr>
              <w:t>Tham số</w:t>
            </w:r>
          </w:p>
        </w:tc>
        <w:tc>
          <w:tcPr>
            <w:tcW w:w="1546" w:type="dxa"/>
          </w:tcPr>
          <w:p w:rsidR="00216D19" w:rsidP="00E5021C" w:rsidRDefault="00216D19" w14:paraId="4F02B475" w14:textId="77777777">
            <w:pPr>
              <w:pStyle w:val="ListParagraph"/>
              <w:ind w:left="0"/>
              <w:rPr>
                <w:b/>
                <w:bCs/>
              </w:rPr>
            </w:pPr>
            <w:r>
              <w:rPr>
                <w:b/>
                <w:bCs/>
              </w:rPr>
              <w:t>Mô tả</w:t>
            </w:r>
          </w:p>
        </w:tc>
        <w:tc>
          <w:tcPr>
            <w:tcW w:w="1047" w:type="dxa"/>
          </w:tcPr>
          <w:p w:rsidR="00216D19" w:rsidP="00E5021C" w:rsidRDefault="00216D19" w14:paraId="35D1CE23" w14:textId="77777777">
            <w:pPr>
              <w:pStyle w:val="ListParagraph"/>
              <w:ind w:left="0"/>
              <w:rPr>
                <w:b/>
                <w:bCs/>
              </w:rPr>
            </w:pPr>
            <w:r>
              <w:rPr>
                <w:b/>
                <w:bCs/>
              </w:rPr>
              <w:t>Kiểu</w:t>
            </w:r>
          </w:p>
        </w:tc>
        <w:tc>
          <w:tcPr>
            <w:tcW w:w="2241" w:type="dxa"/>
          </w:tcPr>
          <w:p w:rsidR="00216D19" w:rsidP="00E5021C" w:rsidRDefault="00216D19" w14:paraId="4CDDE231" w14:textId="77777777">
            <w:pPr>
              <w:pStyle w:val="ListParagraph"/>
              <w:ind w:left="0"/>
              <w:rPr>
                <w:b/>
                <w:bCs/>
              </w:rPr>
            </w:pPr>
            <w:r>
              <w:rPr>
                <w:b/>
                <w:bCs/>
              </w:rPr>
              <w:t>Giá trị</w:t>
            </w:r>
          </w:p>
        </w:tc>
        <w:tc>
          <w:tcPr>
            <w:tcW w:w="1906" w:type="dxa"/>
          </w:tcPr>
          <w:p w:rsidR="00216D19" w:rsidP="00E5021C" w:rsidRDefault="00216D19" w14:paraId="773B4498" w14:textId="77777777">
            <w:pPr>
              <w:pStyle w:val="ListParagraph"/>
              <w:ind w:left="0"/>
              <w:rPr>
                <w:b/>
                <w:bCs/>
              </w:rPr>
            </w:pPr>
            <w:r>
              <w:rPr>
                <w:b/>
                <w:bCs/>
              </w:rPr>
              <w:t>Json Key</w:t>
            </w:r>
          </w:p>
        </w:tc>
      </w:tr>
      <w:tr w:rsidR="00604518" w:rsidTr="00E5021C" w14:paraId="48CB6088" w14:textId="77777777">
        <w:tc>
          <w:tcPr>
            <w:tcW w:w="713" w:type="dxa"/>
          </w:tcPr>
          <w:p w:rsidRPr="00604518" w:rsidR="00604518" w:rsidP="00E5021C" w:rsidRDefault="00604518" w14:paraId="3ADD2F1F" w14:textId="433826EF">
            <w:pPr>
              <w:pStyle w:val="ListParagraph"/>
              <w:ind w:left="0"/>
            </w:pPr>
            <w:r>
              <w:t>1</w:t>
            </w:r>
          </w:p>
        </w:tc>
        <w:tc>
          <w:tcPr>
            <w:tcW w:w="1597" w:type="dxa"/>
          </w:tcPr>
          <w:p w:rsidRPr="00604518" w:rsidR="00604518" w:rsidRDefault="00604518" w14:paraId="52658E6E" w14:textId="0F2E93CE">
            <w:pPr>
              <w:pStyle w:val="ListParagraph"/>
              <w:ind w:left="0"/>
            </w:pPr>
            <w:r>
              <w:t xml:space="preserve">WAN </w:t>
            </w:r>
            <w:del w:author="toantk" w:date="2022-07-28T17:35:00Z" w:id="10215">
              <w:r w:rsidDel="00F47479" w:rsidR="00BC5B29">
                <w:delText>interface</w:delText>
              </w:r>
            </w:del>
            <w:ins w:author="toantk" w:date="2022-07-28T17:35:00Z" w:id="10216">
              <w:r w:rsidR="00F47479">
                <w:t>Index</w:t>
              </w:r>
            </w:ins>
          </w:p>
        </w:tc>
        <w:tc>
          <w:tcPr>
            <w:tcW w:w="1546" w:type="dxa"/>
          </w:tcPr>
          <w:p w:rsidRPr="00604518" w:rsidR="00604518" w:rsidP="00E5021C" w:rsidRDefault="00F47479" w14:paraId="1D15E775" w14:textId="3F1BC0AB">
            <w:pPr>
              <w:pStyle w:val="ListParagraph"/>
              <w:ind w:left="0"/>
            </w:pPr>
            <w:ins w:author="toantk" w:date="2022-07-28T17:35:00Z" w:id="10217">
              <w:r>
                <w:t>Index WAN có enable NAT được lựa chọn để</w:t>
              </w:r>
            </w:ins>
            <w:del w:author="toantk" w:date="2022-07-28T17:35:00Z" w:id="10218">
              <w:r w:rsidDel="00F47479" w:rsidR="00BC5B29">
                <w:delText xml:space="preserve">Tên </w:delText>
              </w:r>
              <w:r w:rsidDel="00F47479" w:rsidR="00604518">
                <w:delText>WAN In</w:delText>
              </w:r>
              <w:r w:rsidDel="00F47479" w:rsidR="00BC5B29">
                <w:delText>terface</w:delText>
              </w:r>
            </w:del>
            <w:ins w:author="toantk" w:date="2022-07-28T17:36:00Z" w:id="10219">
              <w:r>
                <w:t xml:space="preserve"> tạo rule Port Forwarding</w:t>
              </w:r>
            </w:ins>
          </w:p>
        </w:tc>
        <w:tc>
          <w:tcPr>
            <w:tcW w:w="1047" w:type="dxa"/>
          </w:tcPr>
          <w:p w:rsidRPr="00604518" w:rsidR="00604518" w:rsidP="00E5021C" w:rsidRDefault="00604518" w14:paraId="6C5D30A5" w14:textId="4DB8BD04">
            <w:pPr>
              <w:pStyle w:val="ListParagraph"/>
              <w:ind w:left="0"/>
            </w:pPr>
            <w:r>
              <w:t>Int</w:t>
            </w:r>
          </w:p>
        </w:tc>
        <w:tc>
          <w:tcPr>
            <w:tcW w:w="2241" w:type="dxa"/>
          </w:tcPr>
          <w:p w:rsidR="00604518" w:rsidDel="00F47479" w:rsidP="00E5021C" w:rsidRDefault="00BC5B29" w14:paraId="306ACBE0" w14:textId="6C6CA401">
            <w:pPr>
              <w:pStyle w:val="ListParagraph"/>
              <w:ind w:left="0"/>
              <w:rPr>
                <w:del w:author="toantk" w:date="2022-07-28T17:36:00Z" w:id="10220"/>
              </w:rPr>
            </w:pPr>
            <w:del w:author="toantk" w:date="2022-07-28T17:36:00Z" w:id="10221">
              <w:r w:rsidDel="00F47479">
                <w:delText>Chuỗi ký tự: wanx</w:delText>
              </w:r>
            </w:del>
          </w:p>
          <w:p w:rsidRPr="00604518" w:rsidR="003D7577" w:rsidP="00E5021C" w:rsidRDefault="00BC5B29" w14:paraId="4E200C2C" w14:textId="458FD450">
            <w:pPr>
              <w:pStyle w:val="ListParagraph"/>
              <w:ind w:left="0"/>
            </w:pPr>
            <w:del w:author="toantk" w:date="2022-07-28T17:36:00Z" w:id="10222">
              <w:r w:rsidDel="00F47479">
                <w:delText>Với x = 0-&gt;7</w:delText>
              </w:r>
            </w:del>
            <w:ins w:author="toantk" w:date="2022-07-28T17:36:00Z" w:id="10223">
              <w:r w:rsidR="00F47479">
                <w:t>0-7</w:t>
              </w:r>
            </w:ins>
          </w:p>
        </w:tc>
        <w:tc>
          <w:tcPr>
            <w:tcW w:w="1906" w:type="dxa"/>
          </w:tcPr>
          <w:p w:rsidRPr="00604518" w:rsidR="00604518" w:rsidP="00E5021C" w:rsidRDefault="00F47479" w14:paraId="3E7FD2EB" w14:textId="3CA2C89B">
            <w:pPr>
              <w:pStyle w:val="ListParagraph"/>
              <w:ind w:left="0"/>
            </w:pPr>
            <w:ins w:author="toantk" w:date="2022-07-28T17:36:00Z" w:id="10224">
              <w:r>
                <w:t>wanIndex</w:t>
              </w:r>
            </w:ins>
            <w:del w:author="toantk" w:date="2022-07-28T17:36:00Z" w:id="10225">
              <w:r w:rsidDel="00F47479" w:rsidR="00BC5B29">
                <w:delText>wanInterface</w:delText>
              </w:r>
            </w:del>
          </w:p>
        </w:tc>
      </w:tr>
      <w:tr w:rsidR="00216D19" w:rsidTr="00E5021C" w14:paraId="280F5592" w14:textId="77777777">
        <w:tc>
          <w:tcPr>
            <w:tcW w:w="713" w:type="dxa"/>
          </w:tcPr>
          <w:p w:rsidRPr="00020A9F" w:rsidR="00216D19" w:rsidP="00E5021C" w:rsidRDefault="00604518" w14:paraId="5FBC22EA" w14:textId="789D0B53">
            <w:pPr>
              <w:pStyle w:val="ListParagraph"/>
              <w:ind w:left="0"/>
            </w:pPr>
            <w:r>
              <w:t>2</w:t>
            </w:r>
          </w:p>
        </w:tc>
        <w:tc>
          <w:tcPr>
            <w:tcW w:w="1597" w:type="dxa"/>
          </w:tcPr>
          <w:p w:rsidRPr="00020A9F" w:rsidR="00216D19" w:rsidP="00E5021C" w:rsidRDefault="00216D19" w14:paraId="4F9462BE" w14:textId="77777777">
            <w:pPr>
              <w:pStyle w:val="ListParagraph"/>
              <w:ind w:left="0"/>
            </w:pPr>
            <w:r>
              <w:t>Rule index</w:t>
            </w:r>
          </w:p>
        </w:tc>
        <w:tc>
          <w:tcPr>
            <w:tcW w:w="1546" w:type="dxa"/>
          </w:tcPr>
          <w:p w:rsidRPr="00020A9F" w:rsidR="00216D19" w:rsidP="00E5021C" w:rsidRDefault="00604518" w14:paraId="0A9CF6E8" w14:textId="4B8FF72A">
            <w:pPr>
              <w:pStyle w:val="ListParagraph"/>
              <w:ind w:left="0"/>
            </w:pPr>
            <w:r>
              <w:t>Rule Index</w:t>
            </w:r>
            <w:r w:rsidR="00216D19">
              <w:t xml:space="preserve"> </w:t>
            </w:r>
          </w:p>
        </w:tc>
        <w:tc>
          <w:tcPr>
            <w:tcW w:w="1047" w:type="dxa"/>
          </w:tcPr>
          <w:p w:rsidRPr="00020A9F" w:rsidR="00216D19" w:rsidP="00E5021C" w:rsidRDefault="00216D19" w14:paraId="42B8DAA1" w14:textId="77777777">
            <w:pPr>
              <w:pStyle w:val="ListParagraph"/>
              <w:ind w:left="0"/>
            </w:pPr>
            <w:r>
              <w:t>Int</w:t>
            </w:r>
          </w:p>
        </w:tc>
        <w:tc>
          <w:tcPr>
            <w:tcW w:w="2241" w:type="dxa"/>
          </w:tcPr>
          <w:p w:rsidRPr="00020A9F" w:rsidR="00216D19" w:rsidP="00E5021C" w:rsidRDefault="00216D19" w14:paraId="48A81CBE" w14:textId="77777777">
            <w:pPr>
              <w:pStyle w:val="ListParagraph"/>
              <w:ind w:left="0"/>
            </w:pPr>
            <w:r>
              <w:t>0-31</w:t>
            </w:r>
          </w:p>
        </w:tc>
        <w:tc>
          <w:tcPr>
            <w:tcW w:w="1906" w:type="dxa"/>
          </w:tcPr>
          <w:p w:rsidRPr="00020A9F" w:rsidR="00216D19" w:rsidP="00E5021C" w:rsidRDefault="00604518" w14:paraId="74637F16" w14:textId="05111776">
            <w:pPr>
              <w:pStyle w:val="ListParagraph"/>
              <w:ind w:left="0"/>
            </w:pPr>
            <w:r>
              <w:t>rule</w:t>
            </w:r>
            <w:r w:rsidR="00216D19">
              <w:t>Index</w:t>
            </w:r>
          </w:p>
        </w:tc>
      </w:tr>
      <w:tr w:rsidR="00216D19" w:rsidTr="00E5021C" w14:paraId="35A876F6" w14:textId="77777777">
        <w:tc>
          <w:tcPr>
            <w:tcW w:w="713" w:type="dxa"/>
          </w:tcPr>
          <w:p w:rsidRPr="00020A9F" w:rsidR="00216D19" w:rsidP="00E5021C" w:rsidRDefault="00604518" w14:paraId="6F528F23" w14:textId="0FC45182">
            <w:pPr>
              <w:pStyle w:val="ListParagraph"/>
              <w:ind w:left="0"/>
            </w:pPr>
            <w:r>
              <w:t>3</w:t>
            </w:r>
          </w:p>
        </w:tc>
        <w:tc>
          <w:tcPr>
            <w:tcW w:w="1597" w:type="dxa"/>
          </w:tcPr>
          <w:p w:rsidRPr="00020A9F" w:rsidR="00216D19" w:rsidP="00E5021C" w:rsidRDefault="00216D19" w14:paraId="4D4A2E65" w14:textId="77777777">
            <w:pPr>
              <w:pStyle w:val="ListParagraph"/>
              <w:ind w:left="0"/>
            </w:pPr>
            <w:r>
              <w:t xml:space="preserve">Application </w:t>
            </w:r>
          </w:p>
        </w:tc>
        <w:tc>
          <w:tcPr>
            <w:tcW w:w="1546" w:type="dxa"/>
          </w:tcPr>
          <w:p w:rsidR="00216D19" w:rsidP="00E5021C" w:rsidRDefault="00216D19" w14:paraId="31E2BC1F" w14:textId="77777777">
            <w:pPr>
              <w:pStyle w:val="ListParagraph"/>
              <w:ind w:left="0"/>
            </w:pPr>
            <w:r>
              <w:t>Tên một rule Port Forwarding</w:t>
            </w:r>
          </w:p>
        </w:tc>
        <w:tc>
          <w:tcPr>
            <w:tcW w:w="1047" w:type="dxa"/>
          </w:tcPr>
          <w:p w:rsidR="00216D19" w:rsidP="00E5021C" w:rsidRDefault="00216D19" w14:paraId="6257CC86" w14:textId="77777777">
            <w:pPr>
              <w:pStyle w:val="ListParagraph"/>
              <w:ind w:left="0"/>
            </w:pPr>
            <w:r>
              <w:t>String</w:t>
            </w:r>
          </w:p>
        </w:tc>
        <w:tc>
          <w:tcPr>
            <w:tcW w:w="2241" w:type="dxa"/>
          </w:tcPr>
          <w:p w:rsidR="00216D19" w:rsidP="00E5021C" w:rsidRDefault="00216D19" w14:paraId="5D4E13A9" w14:textId="77777777">
            <w:pPr>
              <w:pStyle w:val="ListParagraph"/>
              <w:ind w:left="0"/>
            </w:pPr>
            <w:r>
              <w:t>Chuỗi ký tự</w:t>
            </w:r>
          </w:p>
        </w:tc>
        <w:tc>
          <w:tcPr>
            <w:tcW w:w="1906" w:type="dxa"/>
          </w:tcPr>
          <w:p w:rsidR="00216D19" w:rsidP="00E5021C" w:rsidRDefault="00216D19" w14:paraId="17551237" w14:textId="77777777">
            <w:pPr>
              <w:pStyle w:val="ListParagraph"/>
              <w:ind w:left="0"/>
            </w:pPr>
            <w:r>
              <w:t>application</w:t>
            </w:r>
          </w:p>
        </w:tc>
      </w:tr>
      <w:tr w:rsidR="00216D19" w:rsidTr="00E5021C" w14:paraId="0CF54BA9" w14:textId="77777777">
        <w:tc>
          <w:tcPr>
            <w:tcW w:w="713" w:type="dxa"/>
          </w:tcPr>
          <w:p w:rsidRPr="00020A9F" w:rsidR="00216D19" w:rsidP="00E5021C" w:rsidRDefault="00604518" w14:paraId="1AE890F0" w14:textId="7ACE4EE1">
            <w:pPr>
              <w:pStyle w:val="ListParagraph"/>
              <w:ind w:left="0"/>
            </w:pPr>
            <w:r>
              <w:lastRenderedPageBreak/>
              <w:t>4</w:t>
            </w:r>
          </w:p>
        </w:tc>
        <w:tc>
          <w:tcPr>
            <w:tcW w:w="1597" w:type="dxa"/>
          </w:tcPr>
          <w:p w:rsidRPr="00020A9F" w:rsidR="00216D19" w:rsidP="00E5021C" w:rsidRDefault="00216D19" w14:paraId="670D0B4C" w14:textId="77777777">
            <w:pPr>
              <w:pStyle w:val="ListParagraph"/>
              <w:ind w:left="0"/>
            </w:pPr>
            <w:r>
              <w:t>Protocol</w:t>
            </w:r>
          </w:p>
        </w:tc>
        <w:tc>
          <w:tcPr>
            <w:tcW w:w="1546" w:type="dxa"/>
          </w:tcPr>
          <w:p w:rsidR="00216D19" w:rsidP="00E5021C" w:rsidRDefault="00216D19" w14:paraId="7A7740B7" w14:textId="77777777">
            <w:pPr>
              <w:pStyle w:val="ListParagraph"/>
              <w:ind w:left="0"/>
            </w:pPr>
            <w:r>
              <w:t>Protocal của một rule</w:t>
            </w:r>
          </w:p>
        </w:tc>
        <w:tc>
          <w:tcPr>
            <w:tcW w:w="1047" w:type="dxa"/>
          </w:tcPr>
          <w:p w:rsidR="00216D19" w:rsidP="00E5021C" w:rsidRDefault="00216D19" w14:paraId="4BFAB214" w14:textId="77777777">
            <w:pPr>
              <w:pStyle w:val="ListParagraph"/>
              <w:ind w:left="0"/>
            </w:pPr>
            <w:r>
              <w:t>String</w:t>
            </w:r>
          </w:p>
        </w:tc>
        <w:tc>
          <w:tcPr>
            <w:tcW w:w="2241" w:type="dxa"/>
          </w:tcPr>
          <w:p w:rsidR="00216D19" w:rsidP="00E5021C" w:rsidRDefault="00216D19" w14:paraId="6B8E7E02" w14:textId="77777777">
            <w:pPr>
              <w:pStyle w:val="ListParagraph"/>
              <w:ind w:left="0"/>
            </w:pPr>
            <w:r>
              <w:t>TCP/UDP/ALL</w:t>
            </w:r>
          </w:p>
        </w:tc>
        <w:tc>
          <w:tcPr>
            <w:tcW w:w="1906" w:type="dxa"/>
          </w:tcPr>
          <w:p w:rsidR="00216D19" w:rsidP="00E5021C" w:rsidRDefault="00216D19" w14:paraId="5484FD46" w14:textId="77777777">
            <w:pPr>
              <w:pStyle w:val="ListParagraph"/>
              <w:ind w:left="0"/>
            </w:pPr>
            <w:r>
              <w:t>Protocol</w:t>
            </w:r>
          </w:p>
        </w:tc>
      </w:tr>
      <w:tr w:rsidR="00216D19" w:rsidTr="00E5021C" w14:paraId="59B82A1E" w14:textId="77777777">
        <w:tc>
          <w:tcPr>
            <w:tcW w:w="713" w:type="dxa"/>
          </w:tcPr>
          <w:p w:rsidR="00216D19" w:rsidP="00E5021C" w:rsidRDefault="00604518" w14:paraId="39645515" w14:textId="1909F0CE">
            <w:pPr>
              <w:pStyle w:val="ListParagraph"/>
              <w:ind w:left="0"/>
            </w:pPr>
            <w:r>
              <w:t>5</w:t>
            </w:r>
          </w:p>
        </w:tc>
        <w:tc>
          <w:tcPr>
            <w:tcW w:w="1597" w:type="dxa"/>
          </w:tcPr>
          <w:p w:rsidR="00216D19" w:rsidP="00E5021C" w:rsidRDefault="00216D19" w14:paraId="5920D36E" w14:textId="77777777">
            <w:pPr>
              <w:pStyle w:val="ListParagraph"/>
              <w:ind w:left="0"/>
            </w:pPr>
            <w:r>
              <w:t>Start Remote Port</w:t>
            </w:r>
          </w:p>
        </w:tc>
        <w:tc>
          <w:tcPr>
            <w:tcW w:w="1546" w:type="dxa"/>
          </w:tcPr>
          <w:p w:rsidR="00216D19" w:rsidP="00E5021C" w:rsidRDefault="00216D19" w14:paraId="5B5C03C4" w14:textId="77777777">
            <w:pPr>
              <w:pStyle w:val="ListParagraph"/>
              <w:ind w:left="0"/>
            </w:pPr>
            <w:r>
              <w:t>Start Remote Port của một rule</w:t>
            </w:r>
          </w:p>
        </w:tc>
        <w:tc>
          <w:tcPr>
            <w:tcW w:w="1047" w:type="dxa"/>
          </w:tcPr>
          <w:p w:rsidR="00216D19" w:rsidP="00E5021C" w:rsidRDefault="00216D19" w14:paraId="74096A1D" w14:textId="77777777">
            <w:pPr>
              <w:pStyle w:val="ListParagraph"/>
              <w:ind w:left="0"/>
            </w:pPr>
            <w:r>
              <w:t>Int</w:t>
            </w:r>
          </w:p>
        </w:tc>
        <w:tc>
          <w:tcPr>
            <w:tcW w:w="2241" w:type="dxa"/>
          </w:tcPr>
          <w:p w:rsidR="00216D19" w:rsidP="00E5021C" w:rsidRDefault="00216D19" w14:paraId="2838DAAA" w14:textId="77777777">
            <w:pPr>
              <w:pStyle w:val="ListParagraph"/>
              <w:ind w:left="0"/>
            </w:pPr>
            <w:r>
              <w:t>0-65535</w:t>
            </w:r>
          </w:p>
        </w:tc>
        <w:tc>
          <w:tcPr>
            <w:tcW w:w="1906" w:type="dxa"/>
          </w:tcPr>
          <w:p w:rsidR="00216D19" w:rsidP="00E5021C" w:rsidRDefault="00216D19" w14:paraId="2829769D" w14:textId="77777777">
            <w:pPr>
              <w:pStyle w:val="ListParagraph"/>
              <w:ind w:left="0"/>
            </w:pPr>
            <w:r>
              <w:t>startRemotePort</w:t>
            </w:r>
          </w:p>
        </w:tc>
      </w:tr>
      <w:tr w:rsidR="00216D19" w:rsidTr="00E5021C" w14:paraId="297E5A16" w14:textId="77777777">
        <w:tc>
          <w:tcPr>
            <w:tcW w:w="713" w:type="dxa"/>
          </w:tcPr>
          <w:p w:rsidR="00216D19" w:rsidP="00E5021C" w:rsidRDefault="00604518" w14:paraId="0934ACE0" w14:textId="01F7D8D5">
            <w:pPr>
              <w:pStyle w:val="ListParagraph"/>
              <w:ind w:left="0"/>
            </w:pPr>
            <w:r>
              <w:t>6</w:t>
            </w:r>
          </w:p>
        </w:tc>
        <w:tc>
          <w:tcPr>
            <w:tcW w:w="1597" w:type="dxa"/>
          </w:tcPr>
          <w:p w:rsidR="00216D19" w:rsidP="00E5021C" w:rsidRDefault="00216D19" w14:paraId="44D8B709" w14:textId="77777777">
            <w:pPr>
              <w:pStyle w:val="ListParagraph"/>
              <w:ind w:left="0"/>
            </w:pPr>
            <w:r>
              <w:t>End Remote Port</w:t>
            </w:r>
          </w:p>
        </w:tc>
        <w:tc>
          <w:tcPr>
            <w:tcW w:w="1546" w:type="dxa"/>
          </w:tcPr>
          <w:p w:rsidR="00216D19" w:rsidP="00E5021C" w:rsidRDefault="00216D19" w14:paraId="48F2ADCF" w14:textId="77777777">
            <w:pPr>
              <w:pStyle w:val="ListParagraph"/>
              <w:ind w:left="0"/>
            </w:pPr>
            <w:r>
              <w:t>End Remote Port của một rule</w:t>
            </w:r>
          </w:p>
        </w:tc>
        <w:tc>
          <w:tcPr>
            <w:tcW w:w="1047" w:type="dxa"/>
          </w:tcPr>
          <w:p w:rsidR="00216D19" w:rsidP="00E5021C" w:rsidRDefault="00216D19" w14:paraId="2102BA5D" w14:textId="77777777">
            <w:pPr>
              <w:pStyle w:val="ListParagraph"/>
              <w:ind w:left="0"/>
            </w:pPr>
            <w:r>
              <w:t>Int</w:t>
            </w:r>
          </w:p>
        </w:tc>
        <w:tc>
          <w:tcPr>
            <w:tcW w:w="2241" w:type="dxa"/>
          </w:tcPr>
          <w:p w:rsidR="00216D19" w:rsidP="00E5021C" w:rsidRDefault="00216D19" w14:paraId="00B4454D" w14:textId="77777777">
            <w:pPr>
              <w:pStyle w:val="ListParagraph"/>
              <w:ind w:left="0"/>
            </w:pPr>
            <w:r>
              <w:t>0-65535</w:t>
            </w:r>
          </w:p>
        </w:tc>
        <w:tc>
          <w:tcPr>
            <w:tcW w:w="1906" w:type="dxa"/>
          </w:tcPr>
          <w:p w:rsidR="00216D19" w:rsidP="00E5021C" w:rsidRDefault="00216D19" w14:paraId="1ED34157" w14:textId="77777777">
            <w:pPr>
              <w:pStyle w:val="ListParagraph"/>
              <w:ind w:left="0"/>
            </w:pPr>
            <w:r>
              <w:t>endRemotePort</w:t>
            </w:r>
          </w:p>
        </w:tc>
      </w:tr>
      <w:tr w:rsidR="00216D19" w:rsidTr="00E5021C" w14:paraId="7D7C86E3" w14:textId="77777777">
        <w:tc>
          <w:tcPr>
            <w:tcW w:w="713" w:type="dxa"/>
          </w:tcPr>
          <w:p w:rsidR="00216D19" w:rsidP="00E5021C" w:rsidRDefault="00604518" w14:paraId="6F52B4CD" w14:textId="469D101B">
            <w:pPr>
              <w:pStyle w:val="ListParagraph"/>
              <w:ind w:left="0"/>
            </w:pPr>
            <w:r>
              <w:t>7</w:t>
            </w:r>
          </w:p>
        </w:tc>
        <w:tc>
          <w:tcPr>
            <w:tcW w:w="1597" w:type="dxa"/>
          </w:tcPr>
          <w:p w:rsidR="00216D19" w:rsidP="00E5021C" w:rsidRDefault="00216D19" w14:paraId="52EF0483" w14:textId="77777777">
            <w:pPr>
              <w:pStyle w:val="ListParagraph"/>
              <w:ind w:left="0"/>
            </w:pPr>
            <w:r>
              <w:t>Local IP Address</w:t>
            </w:r>
          </w:p>
        </w:tc>
        <w:tc>
          <w:tcPr>
            <w:tcW w:w="1546" w:type="dxa"/>
          </w:tcPr>
          <w:p w:rsidR="00216D19" w:rsidP="00E5021C" w:rsidRDefault="00216D19" w14:paraId="368CE457" w14:textId="77777777">
            <w:pPr>
              <w:pStyle w:val="ListParagraph"/>
              <w:ind w:left="0"/>
            </w:pPr>
            <w:r>
              <w:t>Địa chỉ IP Local của một rule</w:t>
            </w:r>
          </w:p>
        </w:tc>
        <w:tc>
          <w:tcPr>
            <w:tcW w:w="1047" w:type="dxa"/>
          </w:tcPr>
          <w:p w:rsidR="00216D19" w:rsidP="00E5021C" w:rsidRDefault="00216D19" w14:paraId="5620B3C6" w14:textId="77777777">
            <w:pPr>
              <w:pStyle w:val="ListParagraph"/>
              <w:ind w:left="0"/>
            </w:pPr>
            <w:r>
              <w:t>String</w:t>
            </w:r>
          </w:p>
        </w:tc>
        <w:tc>
          <w:tcPr>
            <w:tcW w:w="2241" w:type="dxa"/>
          </w:tcPr>
          <w:p w:rsidR="00216D19" w:rsidP="00E5021C" w:rsidRDefault="00216D19" w14:paraId="3F9D886C" w14:textId="77777777">
            <w:pPr>
              <w:pStyle w:val="ListParagraph"/>
              <w:ind w:left="0"/>
            </w:pPr>
            <w:r>
              <w:t>Chuỗi ký tự dạng địa chỉ IP</w:t>
            </w:r>
          </w:p>
        </w:tc>
        <w:tc>
          <w:tcPr>
            <w:tcW w:w="1906" w:type="dxa"/>
          </w:tcPr>
          <w:p w:rsidR="00216D19" w:rsidP="00E5021C" w:rsidRDefault="00216D19" w14:paraId="19877ABE" w14:textId="77777777">
            <w:pPr>
              <w:pStyle w:val="ListParagraph"/>
              <w:ind w:left="0"/>
            </w:pPr>
            <w:r>
              <w:t>ipAddr</w:t>
            </w:r>
          </w:p>
        </w:tc>
      </w:tr>
      <w:tr w:rsidR="00216D19" w:rsidTr="00E5021C" w14:paraId="37D83B1B" w14:textId="77777777">
        <w:tc>
          <w:tcPr>
            <w:tcW w:w="713" w:type="dxa"/>
          </w:tcPr>
          <w:p w:rsidR="00216D19" w:rsidP="00E5021C" w:rsidRDefault="00604518" w14:paraId="2D4FB7B0" w14:textId="481236DB">
            <w:pPr>
              <w:pStyle w:val="ListParagraph"/>
              <w:ind w:left="0"/>
            </w:pPr>
            <w:r>
              <w:t>8</w:t>
            </w:r>
          </w:p>
        </w:tc>
        <w:tc>
          <w:tcPr>
            <w:tcW w:w="1597" w:type="dxa"/>
          </w:tcPr>
          <w:p w:rsidR="00216D19" w:rsidP="00E5021C" w:rsidRDefault="00216D19" w14:paraId="6646B347" w14:textId="77777777">
            <w:pPr>
              <w:pStyle w:val="ListParagraph"/>
              <w:ind w:left="0"/>
            </w:pPr>
            <w:r>
              <w:t>Start Local Port</w:t>
            </w:r>
          </w:p>
        </w:tc>
        <w:tc>
          <w:tcPr>
            <w:tcW w:w="1546" w:type="dxa"/>
          </w:tcPr>
          <w:p w:rsidR="00216D19" w:rsidP="00E5021C" w:rsidRDefault="00216D19" w14:paraId="41588A8D" w14:textId="77777777">
            <w:pPr>
              <w:pStyle w:val="ListParagraph"/>
              <w:ind w:left="0"/>
            </w:pPr>
            <w:r>
              <w:t>Start Local Port của một rule</w:t>
            </w:r>
          </w:p>
        </w:tc>
        <w:tc>
          <w:tcPr>
            <w:tcW w:w="1047" w:type="dxa"/>
          </w:tcPr>
          <w:p w:rsidR="00216D19" w:rsidP="00E5021C" w:rsidRDefault="00216D19" w14:paraId="7CC8224E" w14:textId="77777777">
            <w:pPr>
              <w:pStyle w:val="ListParagraph"/>
              <w:ind w:left="0"/>
            </w:pPr>
            <w:r>
              <w:t>Int</w:t>
            </w:r>
          </w:p>
        </w:tc>
        <w:tc>
          <w:tcPr>
            <w:tcW w:w="2241" w:type="dxa"/>
          </w:tcPr>
          <w:p w:rsidR="00216D19" w:rsidP="00E5021C" w:rsidRDefault="00216D19" w14:paraId="24D8F76F" w14:textId="77777777">
            <w:pPr>
              <w:pStyle w:val="ListParagraph"/>
              <w:ind w:left="0"/>
            </w:pPr>
            <w:r>
              <w:t>0-65535</w:t>
            </w:r>
          </w:p>
        </w:tc>
        <w:tc>
          <w:tcPr>
            <w:tcW w:w="1906" w:type="dxa"/>
          </w:tcPr>
          <w:p w:rsidR="00216D19" w:rsidP="00E5021C" w:rsidRDefault="00216D19" w14:paraId="329922C9" w14:textId="77777777">
            <w:pPr>
              <w:pStyle w:val="ListParagraph"/>
              <w:ind w:left="0"/>
            </w:pPr>
            <w:r>
              <w:t>startLocalPort</w:t>
            </w:r>
          </w:p>
        </w:tc>
      </w:tr>
      <w:tr w:rsidR="00216D19" w:rsidTr="00E5021C" w14:paraId="596D56DE" w14:textId="77777777">
        <w:tc>
          <w:tcPr>
            <w:tcW w:w="713" w:type="dxa"/>
          </w:tcPr>
          <w:p w:rsidR="00216D19" w:rsidP="00E5021C" w:rsidRDefault="00604518" w14:paraId="7D605C96" w14:textId="157611C3">
            <w:pPr>
              <w:pStyle w:val="ListParagraph"/>
              <w:ind w:left="0"/>
            </w:pPr>
            <w:r>
              <w:t>9</w:t>
            </w:r>
          </w:p>
        </w:tc>
        <w:tc>
          <w:tcPr>
            <w:tcW w:w="1597" w:type="dxa"/>
          </w:tcPr>
          <w:p w:rsidR="00216D19" w:rsidP="00E5021C" w:rsidRDefault="00216D19" w14:paraId="74CCE844" w14:textId="77777777">
            <w:pPr>
              <w:pStyle w:val="ListParagraph"/>
              <w:ind w:left="0"/>
            </w:pPr>
            <w:r>
              <w:t>End Local Port</w:t>
            </w:r>
          </w:p>
        </w:tc>
        <w:tc>
          <w:tcPr>
            <w:tcW w:w="1546" w:type="dxa"/>
          </w:tcPr>
          <w:p w:rsidR="00216D19" w:rsidP="00E5021C" w:rsidRDefault="00216D19" w14:paraId="73F7699E" w14:textId="77777777">
            <w:pPr>
              <w:pStyle w:val="ListParagraph"/>
              <w:ind w:left="0"/>
            </w:pPr>
            <w:r>
              <w:t>End Local Port của một rule</w:t>
            </w:r>
          </w:p>
        </w:tc>
        <w:tc>
          <w:tcPr>
            <w:tcW w:w="1047" w:type="dxa"/>
          </w:tcPr>
          <w:p w:rsidR="00216D19" w:rsidP="00E5021C" w:rsidRDefault="00216D19" w14:paraId="759BC868" w14:textId="77777777">
            <w:pPr>
              <w:pStyle w:val="ListParagraph"/>
              <w:ind w:left="0"/>
            </w:pPr>
            <w:r>
              <w:t>Int</w:t>
            </w:r>
          </w:p>
        </w:tc>
        <w:tc>
          <w:tcPr>
            <w:tcW w:w="2241" w:type="dxa"/>
          </w:tcPr>
          <w:p w:rsidR="00216D19" w:rsidP="00E5021C" w:rsidRDefault="00216D19" w14:paraId="74644147" w14:textId="77777777">
            <w:pPr>
              <w:pStyle w:val="ListParagraph"/>
              <w:ind w:left="0"/>
            </w:pPr>
            <w:r>
              <w:t>0-65535</w:t>
            </w:r>
          </w:p>
        </w:tc>
        <w:tc>
          <w:tcPr>
            <w:tcW w:w="1906" w:type="dxa"/>
          </w:tcPr>
          <w:p w:rsidR="00216D19" w:rsidP="00E5021C" w:rsidRDefault="00216D19" w14:paraId="4529389A" w14:textId="77777777">
            <w:pPr>
              <w:pStyle w:val="ListParagraph"/>
              <w:ind w:left="0"/>
            </w:pPr>
            <w:r>
              <w:t>endLocalPort</w:t>
            </w:r>
          </w:p>
        </w:tc>
      </w:tr>
    </w:tbl>
    <w:p w:rsidR="00E351CE" w:rsidP="0043581E" w:rsidRDefault="00E351CE" w14:paraId="06692609" w14:textId="34AEE041"/>
    <w:p w:rsidR="003065CD" w:rsidP="003065CD" w:rsidRDefault="003065CD" w14:paraId="6BD5541E" w14:textId="68A0A2A3">
      <w:pPr>
        <w:pStyle w:val="Heading3"/>
      </w:pPr>
      <w:bookmarkStart w:name="_Toc111218019" w:id="10226"/>
      <w:r>
        <w:t xml:space="preserve">Usecase – Điều khiển sửa cấu hình Rule Port Forwarding hiện tại qua </w:t>
      </w:r>
      <w:del w:author="Tran Khanh Toan" w:date="2022-07-01T15:39:00Z" w:id="10227">
        <w:r w:rsidDel="007A6979">
          <w:delText>OneLink</w:delText>
        </w:r>
      </w:del>
      <w:ins w:author="Tran Khanh Toan" w:date="2022-07-01T15:39:00Z" w:id="10228">
        <w:r w:rsidR="007A6979">
          <w:t>Mobile App</w:t>
        </w:r>
      </w:ins>
      <w:bookmarkEnd w:id="10226"/>
    </w:p>
    <w:tbl>
      <w:tblPr>
        <w:tblStyle w:val="TableGrid"/>
        <w:tblW w:w="0" w:type="auto"/>
        <w:tblLook w:val="04A0" w:firstRow="1" w:lastRow="0" w:firstColumn="1" w:lastColumn="0" w:noHBand="0" w:noVBand="1"/>
      </w:tblPr>
      <w:tblGrid>
        <w:gridCol w:w="1885"/>
        <w:gridCol w:w="7340"/>
      </w:tblGrid>
      <w:tr w:rsidR="003065CD" w:rsidTr="2ADD6C4A" w14:paraId="2837DCC3" w14:textId="77777777">
        <w:tc>
          <w:tcPr>
            <w:tcW w:w="1885" w:type="dxa"/>
            <w:tcMar/>
          </w:tcPr>
          <w:p w:rsidR="003065CD" w:rsidP="00E5021C" w:rsidRDefault="003065CD" w14:paraId="7208E1C1" w14:textId="77777777">
            <w:r>
              <w:t>ID</w:t>
            </w:r>
          </w:p>
        </w:tc>
        <w:tc>
          <w:tcPr>
            <w:tcW w:w="7340" w:type="dxa"/>
            <w:tcMar/>
          </w:tcPr>
          <w:p w:rsidR="003065CD" w:rsidP="00E5021C" w:rsidRDefault="003065CD" w14:paraId="59C9A7D1" w14:textId="3A46B87A">
            <w:r>
              <w:t>UC-3</w:t>
            </w:r>
            <w:ins w:author="toantk" w:date="2022-07-27T17:25:00Z" w:id="10229">
              <w:r w:rsidR="00861799">
                <w:t>1</w:t>
              </w:r>
            </w:ins>
            <w:ins w:author="Tran Khanh Toan" w:date="2022-07-01T15:13:00Z" w:id="10230">
              <w:del w:author="toantk" w:date="2022-07-27T17:25:00Z" w:id="10231">
                <w:r w:rsidDel="00861799" w:rsidR="00B92C7A">
                  <w:delText>5</w:delText>
                </w:r>
              </w:del>
            </w:ins>
            <w:del w:author="Tran Khanh Toan" w:date="2022-07-01T15:13:00Z" w:id="10232">
              <w:r w:rsidDel="00B92C7A" w:rsidR="008A0444">
                <w:delText>2</w:delText>
              </w:r>
            </w:del>
          </w:p>
        </w:tc>
      </w:tr>
      <w:tr w:rsidR="003065CD" w:rsidTr="2ADD6C4A" w14:paraId="7A729DA6" w14:textId="77777777">
        <w:tc>
          <w:tcPr>
            <w:tcW w:w="1885" w:type="dxa"/>
            <w:tcMar/>
          </w:tcPr>
          <w:p w:rsidR="003065CD" w:rsidP="00E5021C" w:rsidRDefault="003065CD" w14:paraId="021CE488" w14:textId="77777777">
            <w:r>
              <w:t>Name</w:t>
            </w:r>
          </w:p>
        </w:tc>
        <w:tc>
          <w:tcPr>
            <w:tcW w:w="7340" w:type="dxa"/>
            <w:tcMar/>
          </w:tcPr>
          <w:p w:rsidR="003065CD" w:rsidP="00E5021C" w:rsidRDefault="003065CD" w14:paraId="2977F805" w14:textId="7832CA1F">
            <w:r>
              <w:t xml:space="preserve">Điều khiển sửa cấu hình Rule Port Forwarding hiện tại qua </w:t>
            </w:r>
            <w:del w:author="Tran Khanh Toan" w:date="2022-07-01T15:39:00Z" w:id="10233">
              <w:r w:rsidDel="007A6979">
                <w:delText>OneLink</w:delText>
              </w:r>
            </w:del>
            <w:ins w:author="Tran Khanh Toan" w:date="2022-07-01T15:39:00Z" w:id="10234">
              <w:r w:rsidR="007A6979">
                <w:t>Mobile App</w:t>
              </w:r>
            </w:ins>
          </w:p>
        </w:tc>
      </w:tr>
      <w:tr w:rsidR="003065CD" w:rsidTr="2ADD6C4A" w14:paraId="6DC25383" w14:textId="77777777">
        <w:tc>
          <w:tcPr>
            <w:tcW w:w="1885" w:type="dxa"/>
            <w:tcMar/>
          </w:tcPr>
          <w:p w:rsidR="003065CD" w:rsidP="00E5021C" w:rsidRDefault="003065CD" w14:paraId="1A16E53D" w14:textId="77777777">
            <w:r>
              <w:t>Description</w:t>
            </w:r>
          </w:p>
        </w:tc>
        <w:tc>
          <w:tcPr>
            <w:tcW w:w="7340" w:type="dxa"/>
            <w:tcMar/>
          </w:tcPr>
          <w:p w:rsidR="003065CD" w:rsidP="00E5021C" w:rsidRDefault="003065CD" w14:paraId="7B65196B" w14:textId="11A8C225">
            <w:pPr>
              <w:pStyle w:val="FirstLevelBullet"/>
              <w:rPr>
                <w:ins w:author="Tran Khanh Toan" w:date="2022-07-01T15:13:00Z" w:id="10235"/>
              </w:rPr>
            </w:pPr>
            <w:del w:author="Tran Khanh Toan" w:date="2022-07-01T15:39:00Z" w:id="10236">
              <w:r w:rsidDel="007A6979">
                <w:delText>OneLink</w:delText>
              </w:r>
            </w:del>
            <w:ins w:author="Tran Khanh Toan" w:date="2022-07-01T15:39:00Z" w:id="10237">
              <w:r w:rsidR="007A6979">
                <w:t>Mobile App</w:t>
              </w:r>
            </w:ins>
            <w:r>
              <w:t xml:space="preserve"> gửi yêu cầu sửa cấu hình một Rule Port Forwarding hiện tại </w:t>
            </w:r>
          </w:p>
          <w:p w:rsidR="00B92C7A" w:rsidRDefault="225C27E7" w14:paraId="4288906C" w14:textId="0AA359DE">
            <w:pPr>
              <w:pStyle w:val="FirstLevelBullet"/>
              <w:rPr/>
            </w:pPr>
            <w:ins w:author="Tran Khanh Toan" w:date="2022-07-01T15:13:00Z" w:id="2144898768">
              <w:r w:rsidR="1A549E31">
                <w:t xml:space="preserve">Mobile App thực hiện request với định dạng </w:t>
              </w:r>
              <w:r>
                <w:fldChar w:fldCharType="begin"/>
              </w:r>
              <w:r>
                <w:instrText xml:space="preserve"> HYPERLINK "https://&lt;ip&gt;:&lt;port&gt;/onelinkagent" </w:instrText>
              </w:r>
              <w:r>
                <w:fldChar w:fldCharType="separate"/>
              </w:r>
              <w:r w:rsidRPr="2ADD6C4A" w:rsidR="1A549E31">
                <w:rPr>
                  <w:rStyle w:val="Hyperlink"/>
                </w:rPr>
                <w:t>https://&lt;ip&gt;:&lt;port&gt;/onelinkagent</w:t>
              </w:r>
              <w:r>
                <w:fldChar w:fldCharType="end"/>
              </w:r>
              <w:r w:rsidR="1A549E31">
                <w:t xml:space="preserve"> với cookies đi kèm request được quy định trong mục 7.2.1</w:t>
              </w:r>
            </w:ins>
          </w:p>
          <w:p w:rsidR="003065CD" w:rsidP="00E5021C" w:rsidRDefault="003065CD" w14:paraId="6FC0469A" w14:textId="77777777">
            <w:pPr>
              <w:pStyle w:val="FirstLevelBullet"/>
            </w:pPr>
            <w:r>
              <w:t>ONT nhận yêu cầu, xử lý và gửi lại phản hồi cấu hình thành công hay thất bại.</w:t>
            </w:r>
          </w:p>
          <w:p w:rsidR="00645C95" w:rsidP="00645C95" w:rsidRDefault="00645C95" w14:paraId="708D09EA" w14:textId="45679773">
            <w:pPr>
              <w:pStyle w:val="FirstLevelBullet"/>
              <w:numPr>
                <w:ilvl w:val="0"/>
                <w:numId w:val="0"/>
              </w:numPr>
              <w:ind w:left="360"/>
            </w:pPr>
            <w:r>
              <w:t>Lưu ý: Chỉ sửa một rule khi rule đó đã được tạo.</w:t>
            </w:r>
          </w:p>
        </w:tc>
      </w:tr>
      <w:tr w:rsidR="003065CD" w:rsidTr="2ADD6C4A" w14:paraId="5C631D1D" w14:textId="77777777">
        <w:tc>
          <w:tcPr>
            <w:tcW w:w="1885" w:type="dxa"/>
            <w:tcMar/>
          </w:tcPr>
          <w:p w:rsidR="003065CD" w:rsidP="00E5021C" w:rsidRDefault="003065CD" w14:paraId="530AAC05" w14:textId="77777777">
            <w:r>
              <w:t>Actor</w:t>
            </w:r>
          </w:p>
        </w:tc>
        <w:tc>
          <w:tcPr>
            <w:tcW w:w="7340" w:type="dxa"/>
            <w:tcMar/>
          </w:tcPr>
          <w:p w:rsidR="003065CD" w:rsidP="00E5021C" w:rsidRDefault="003065CD" w14:paraId="5B761727" w14:textId="77777777">
            <w:r>
              <w:t>Admin</w:t>
            </w:r>
          </w:p>
        </w:tc>
      </w:tr>
      <w:tr w:rsidR="003065CD" w:rsidTr="2ADD6C4A" w14:paraId="1C03683D" w14:textId="77777777">
        <w:tc>
          <w:tcPr>
            <w:tcW w:w="1885" w:type="dxa"/>
            <w:tcMar/>
          </w:tcPr>
          <w:p w:rsidR="003065CD" w:rsidP="00E5021C" w:rsidRDefault="003065CD" w14:paraId="6160DB97" w14:textId="77777777">
            <w:r>
              <w:t>Pre-condition</w:t>
            </w:r>
          </w:p>
        </w:tc>
        <w:tc>
          <w:tcPr>
            <w:tcW w:w="7340" w:type="dxa"/>
            <w:tcMar/>
          </w:tcPr>
          <w:p w:rsidR="003065CD" w:rsidP="00E5021C" w:rsidRDefault="003065CD" w14:paraId="5BD52BEF" w14:textId="46243A0F">
            <w:r>
              <w:t xml:space="preserve">Thiết bị hoạt động bình thường, </w:t>
            </w:r>
            <w:del w:author="Tran Khanh Toan" w:date="2022-07-01T15:39:00Z" w:id="10239">
              <w:r w:rsidDel="007A6979">
                <w:delText>OneLink</w:delText>
              </w:r>
            </w:del>
            <w:ins w:author="Tran Khanh Toan" w:date="2022-07-01T15:39:00Z" w:id="10240">
              <w:r w:rsidR="007A6979">
                <w:t>Mobile App</w:t>
              </w:r>
            </w:ins>
            <w:r>
              <w:t xml:space="preserve"> đã đăng nhập thành công vào thiết bị và được cấp phiên truy nhập</w:t>
            </w:r>
          </w:p>
        </w:tc>
      </w:tr>
      <w:tr w:rsidR="003065CD" w:rsidTr="2ADD6C4A" w14:paraId="64884EA6" w14:textId="77777777">
        <w:tc>
          <w:tcPr>
            <w:tcW w:w="1885" w:type="dxa"/>
            <w:tcMar/>
          </w:tcPr>
          <w:p w:rsidR="003065CD" w:rsidP="00E5021C" w:rsidRDefault="003065CD" w14:paraId="49C29BAA" w14:textId="77777777">
            <w:r>
              <w:t>Post-condition</w:t>
            </w:r>
          </w:p>
        </w:tc>
        <w:tc>
          <w:tcPr>
            <w:tcW w:w="7340" w:type="dxa"/>
            <w:tcMar/>
          </w:tcPr>
          <w:p w:rsidR="003065CD" w:rsidP="00E5021C" w:rsidRDefault="003065CD" w14:paraId="49DAA8BE" w14:textId="0435E8F0">
            <w:r>
              <w:t xml:space="preserve">Thiết bị phản hồi đầy đủ các thông tin cho </w:t>
            </w:r>
            <w:del w:author="Tran Khanh Toan" w:date="2022-07-01T15:39:00Z" w:id="10241">
              <w:r w:rsidDel="007A6979">
                <w:delText>OneLink</w:delText>
              </w:r>
            </w:del>
            <w:ins w:author="Tran Khanh Toan" w:date="2022-07-01T15:39:00Z" w:id="10242">
              <w:r w:rsidR="007A6979">
                <w:t>Mobile App</w:t>
              </w:r>
            </w:ins>
          </w:p>
        </w:tc>
      </w:tr>
    </w:tbl>
    <w:p w:rsidRPr="00A13CE7" w:rsidR="003065CD" w:rsidP="003065CD" w:rsidRDefault="003065CD" w14:paraId="5C3E1709" w14:textId="77777777"/>
    <w:p w:rsidR="003065CD" w:rsidP="003065CD" w:rsidRDefault="003065CD" w14:paraId="5506A137" w14:textId="77777777">
      <w:pPr>
        <w:rPr>
          <w:b/>
          <w:bCs/>
        </w:rPr>
      </w:pPr>
      <w:r w:rsidRPr="003C44BD">
        <w:rPr>
          <w:b/>
          <w:bCs/>
        </w:rPr>
        <w:t>Luồng dữ liệu:</w:t>
      </w:r>
    </w:p>
    <w:p w:rsidR="003065CD" w:rsidP="003065CD" w:rsidRDefault="003065CD" w14:paraId="7F36ACB5" w14:textId="77777777">
      <w:pPr>
        <w:pStyle w:val="ANSVNormal1"/>
        <w:keepNext/>
        <w:jc w:val="center"/>
      </w:pPr>
      <w:r>
        <w:object w:dxaOrig="9180" w:dyaOrig="5296" w14:anchorId="2B94FEEA">
          <v:shape id="_x0000_i1051" style="width:460.5pt;height:265.5pt" o:ole="" type="#_x0000_t75">
            <v:imagedata o:title="" r:id="rId69"/>
          </v:shape>
          <o:OLEObject Type="Embed" ProgID="Visio.Drawing.15" ShapeID="_x0000_i1051" DrawAspect="Content" ObjectID="_1721885976" r:id="rId70"/>
        </w:object>
      </w:r>
    </w:p>
    <w:p w:rsidR="003065CD" w:rsidP="003065CD" w:rsidRDefault="003065CD" w14:paraId="7A6398DD" w14:textId="0914D12A">
      <w:pPr>
        <w:pStyle w:val="Caption"/>
      </w:pPr>
      <w:bookmarkStart w:name="_Toc110529215" w:id="10243"/>
      <w:r>
        <w:t xml:space="preserve">Hình </w:t>
      </w:r>
      <w:ins w:author="toantk" w:date="2022-07-28T09:55:00Z" w:id="10244">
        <w:r w:rsidR="00881A01">
          <w:fldChar w:fldCharType="begin"/>
        </w:r>
        <w:r w:rsidR="00881A01">
          <w:instrText xml:space="preserve"> STYLEREF 1 \s </w:instrText>
        </w:r>
      </w:ins>
      <w:r w:rsidR="00881A01">
        <w:fldChar w:fldCharType="separate"/>
      </w:r>
      <w:r w:rsidR="00533729">
        <w:rPr>
          <w:noProof/>
        </w:rPr>
        <w:t>7</w:t>
      </w:r>
      <w:ins w:author="toantk" w:date="2022-07-28T09:55:00Z" w:id="10245">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26</w:t>
      </w:r>
      <w:ins w:author="toantk" w:date="2022-07-28T09:55:00Z" w:id="10246">
        <w:r w:rsidR="00881A01">
          <w:fldChar w:fldCharType="end"/>
        </w:r>
      </w:ins>
      <w:ins w:author="Tran Khanh Toan" w:date="2022-07-01T17:42:00Z" w:id="10247">
        <w:del w:author="toantk" w:date="2022-07-27T09:26:00Z" w:id="10248">
          <w:r w:rsidDel="006A7679" w:rsidR="00076894">
            <w:fldChar w:fldCharType="begin"/>
          </w:r>
          <w:r w:rsidDel="006A7679" w:rsidR="00076894">
            <w:delInstrText xml:space="preserve"> STYLEREF 1 \s </w:delInstrText>
          </w:r>
        </w:del>
      </w:ins>
      <w:del w:author="toantk" w:date="2022-07-27T09:26:00Z" w:id="10249">
        <w:r w:rsidDel="006A7679" w:rsidR="00076894">
          <w:fldChar w:fldCharType="separate"/>
        </w:r>
        <w:r w:rsidDel="006A7679" w:rsidR="00076894">
          <w:rPr>
            <w:noProof/>
          </w:rPr>
          <w:delText>7</w:delText>
        </w:r>
      </w:del>
      <w:ins w:author="Tran Khanh Toan" w:date="2022-07-01T17:42:00Z" w:id="10250">
        <w:del w:author="toantk" w:date="2022-07-27T09:26:00Z" w:id="10251">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0252">
        <w:r w:rsidDel="006A7679" w:rsidR="00076894">
          <w:fldChar w:fldCharType="separate"/>
        </w:r>
      </w:del>
      <w:ins w:author="Tran Khanh Toan" w:date="2022-07-01T17:42:00Z" w:id="10253">
        <w:del w:author="toantk" w:date="2022-07-27T09:26:00Z" w:id="10254">
          <w:r w:rsidDel="006A7679" w:rsidR="00076894">
            <w:rPr>
              <w:noProof/>
            </w:rPr>
            <w:delText>26</w:delText>
          </w:r>
          <w:r w:rsidDel="006A7679" w:rsidR="00076894">
            <w:fldChar w:fldCharType="end"/>
          </w:r>
        </w:del>
      </w:ins>
      <w:del w:author="Tran Khanh Toan" w:date="2022-07-01T14:55:00Z" w:id="10255">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23</w:delText>
        </w:r>
        <w:r w:rsidDel="00A87875" w:rsidR="003F0BD0">
          <w:rPr>
            <w:noProof/>
          </w:rPr>
          <w:fldChar w:fldCharType="end"/>
        </w:r>
      </w:del>
      <w:r>
        <w:t xml:space="preserve"> Luồng điều khiển sửa cấu hình Rule Port Forwarding qua </w:t>
      </w:r>
      <w:del w:author="Tran Khanh Toan" w:date="2022-07-01T15:39:00Z" w:id="10256">
        <w:r w:rsidDel="007A6979">
          <w:delText>OneLink</w:delText>
        </w:r>
      </w:del>
      <w:ins w:author="Tran Khanh Toan" w:date="2022-07-01T15:39:00Z" w:id="10257">
        <w:r w:rsidR="007A6979">
          <w:t>Mobile App</w:t>
        </w:r>
      </w:ins>
      <w:bookmarkEnd w:id="10243"/>
    </w:p>
    <w:p w:rsidR="003065CD" w:rsidP="003065CD" w:rsidRDefault="003065CD" w14:paraId="586BC5DA" w14:textId="2AB383C3">
      <w:pPr>
        <w:rPr>
          <w:b/>
          <w:bCs/>
        </w:rPr>
      </w:pPr>
      <w:del w:author="Tran Khanh Toan" w:date="2022-07-04T09:21:00Z" w:id="10258">
        <w:r w:rsidRPr="00AB6FAB" w:rsidDel="00F02801">
          <w:rPr>
            <w:b/>
            <w:bCs/>
          </w:rPr>
          <w:delText xml:space="preserve">Cấu trúc dữ liệu </w:delText>
        </w:r>
      </w:del>
      <w:ins w:author="Tran Khanh Toan" w:date="2022-07-04T09:22:00Z" w:id="10259">
        <w:r w:rsidR="00F02801">
          <w:rPr>
            <w:b/>
            <w:bCs/>
          </w:rPr>
          <w:t xml:space="preserve">Cấu trúc payload </w:t>
        </w:r>
      </w:ins>
      <w:r w:rsidRPr="00AB6FAB">
        <w:rPr>
          <w:b/>
          <w:bCs/>
        </w:rPr>
        <w:t>của bản tin:</w:t>
      </w:r>
    </w:p>
    <w:p w:rsidR="003065CD" w:rsidP="003065CD" w:rsidRDefault="003065CD" w14:paraId="39921EA7" w14:textId="10AF34E1">
      <w:pPr>
        <w:pStyle w:val="ListParagraph"/>
        <w:numPr>
          <w:ilvl w:val="0"/>
          <w:numId w:val="9"/>
        </w:numPr>
        <w:rPr>
          <w:b/>
          <w:bCs/>
        </w:rPr>
      </w:pPr>
      <w:r>
        <w:rPr>
          <w:b/>
          <w:bCs/>
        </w:rPr>
        <w:t>Port Forwarding Edit Request:</w:t>
      </w:r>
    </w:p>
    <w:p w:rsidR="003065CD" w:rsidP="003065CD" w:rsidRDefault="003065CD" w14:paraId="35AEBA12" w14:textId="30B67B53">
      <w:pPr>
        <w:pStyle w:val="ListParagraph"/>
      </w:pPr>
      <w:r>
        <w:t>{“action” : “portforwardEdit”,</w:t>
      </w:r>
    </w:p>
    <w:p w:rsidR="003065CD" w:rsidP="003065CD" w:rsidRDefault="003065CD" w14:paraId="0B25105F" w14:textId="19E7BD02">
      <w:pPr>
        <w:pStyle w:val="ListParagraph"/>
      </w:pPr>
      <w:r>
        <w:t xml:space="preserve">  “</w:t>
      </w:r>
      <w:ins w:author="toantk" w:date="2022-07-28T17:36:00Z" w:id="10260">
        <w:r w:rsidR="00F47479">
          <w:t>wanIndex</w:t>
        </w:r>
      </w:ins>
      <w:del w:author="toantk" w:date="2022-07-28T17:36:00Z" w:id="10261">
        <w:r w:rsidDel="00F47479">
          <w:delText>wanInterface</w:delText>
        </w:r>
      </w:del>
      <w:r w:rsidR="00A55A44">
        <w:t xml:space="preserve">” : </w:t>
      </w:r>
      <w:r>
        <w:t>&lt;</w:t>
      </w:r>
      <w:ins w:author="toantk" w:date="2022-07-28T17:36:00Z" w:id="10262">
        <w:r w:rsidR="00F47479">
          <w:t>wanIndex</w:t>
        </w:r>
      </w:ins>
      <w:del w:author="toantk" w:date="2022-07-28T17:36:00Z" w:id="10263">
        <w:r w:rsidDel="00F47479">
          <w:delText>wanInterface</w:delText>
        </w:r>
      </w:del>
      <w:r w:rsidR="00A55A44">
        <w:t>&gt;</w:t>
      </w:r>
      <w:r>
        <w:t>,</w:t>
      </w:r>
    </w:p>
    <w:p w:rsidR="003065CD" w:rsidP="003065CD" w:rsidRDefault="00A55A44" w14:paraId="27F1B919" w14:textId="42BCE600">
      <w:pPr>
        <w:pStyle w:val="ListParagraph"/>
      </w:pPr>
      <w:r>
        <w:t xml:space="preserve">  “ruleIndex” : &lt;ruleIndex&gt;</w:t>
      </w:r>
      <w:r w:rsidR="003065CD">
        <w:t>,</w:t>
      </w:r>
    </w:p>
    <w:p w:rsidR="003065CD" w:rsidP="003065CD" w:rsidRDefault="003065CD" w14:paraId="7F56AA7A" w14:textId="77777777">
      <w:pPr>
        <w:pStyle w:val="FirstLevelBullet"/>
        <w:numPr>
          <w:ilvl w:val="0"/>
          <w:numId w:val="0"/>
        </w:numPr>
        <w:ind w:firstLine="720"/>
      </w:pPr>
      <w:r>
        <w:t xml:space="preserve">  “application” : “&lt;application&gt;”,</w:t>
      </w:r>
    </w:p>
    <w:p w:rsidR="003065CD" w:rsidP="003065CD" w:rsidRDefault="003065CD" w14:paraId="3AD70594" w14:textId="77777777">
      <w:pPr>
        <w:pStyle w:val="FirstLevelBullet"/>
        <w:numPr>
          <w:ilvl w:val="0"/>
          <w:numId w:val="0"/>
        </w:numPr>
        <w:ind w:firstLine="720"/>
      </w:pPr>
      <w:r>
        <w:t xml:space="preserve">  “protocol” : “&lt;protocol&gt;” ,</w:t>
      </w:r>
    </w:p>
    <w:p w:rsidR="003065CD" w:rsidP="003065CD" w:rsidRDefault="00A55A44" w14:paraId="65FDD0F6" w14:textId="463467E6">
      <w:pPr>
        <w:pStyle w:val="FirstLevelBullet"/>
        <w:numPr>
          <w:ilvl w:val="0"/>
          <w:numId w:val="0"/>
        </w:numPr>
        <w:ind w:firstLine="720"/>
      </w:pPr>
      <w:r>
        <w:t xml:space="preserve">  “startRemotePort” : &lt;startRemotePort&gt;</w:t>
      </w:r>
      <w:r w:rsidR="003065CD">
        <w:t>,</w:t>
      </w:r>
    </w:p>
    <w:p w:rsidR="003065CD" w:rsidP="003065CD" w:rsidRDefault="003065CD" w14:paraId="5546512C" w14:textId="18FA6B46">
      <w:pPr>
        <w:pStyle w:val="FirstLevelBullet"/>
        <w:numPr>
          <w:ilvl w:val="0"/>
          <w:numId w:val="0"/>
        </w:numPr>
        <w:ind w:firstLine="720"/>
      </w:pPr>
      <w:r>
        <w:t xml:space="preserve">  “e</w:t>
      </w:r>
      <w:r w:rsidR="00A55A44">
        <w:t>ndRemotePort” : &lt;endRemotePort&gt;</w:t>
      </w:r>
      <w:r>
        <w:t>,</w:t>
      </w:r>
    </w:p>
    <w:p w:rsidR="003065CD" w:rsidP="003065CD" w:rsidRDefault="003065CD" w14:paraId="05A4DCBB" w14:textId="77777777">
      <w:pPr>
        <w:pStyle w:val="FirstLevelBullet"/>
        <w:numPr>
          <w:ilvl w:val="0"/>
          <w:numId w:val="0"/>
        </w:numPr>
        <w:ind w:firstLine="720"/>
      </w:pPr>
      <w:r>
        <w:t xml:space="preserve">  “ipAddr” : “&lt;ipAddr &gt;”,</w:t>
      </w:r>
    </w:p>
    <w:p w:rsidR="003065CD" w:rsidP="003065CD" w:rsidRDefault="00A55A44" w14:paraId="20B499F3" w14:textId="1B18E982">
      <w:pPr>
        <w:pStyle w:val="FirstLevelBullet"/>
        <w:numPr>
          <w:ilvl w:val="0"/>
          <w:numId w:val="0"/>
        </w:numPr>
        <w:ind w:firstLine="720"/>
      </w:pPr>
      <w:r>
        <w:t xml:space="preserve">  “startLocalPort” : </w:t>
      </w:r>
      <w:r w:rsidR="003065CD">
        <w:t>&lt;startLocalPort</w:t>
      </w:r>
      <w:r>
        <w:t xml:space="preserve"> &gt;</w:t>
      </w:r>
      <w:r w:rsidR="003065CD">
        <w:t>,</w:t>
      </w:r>
    </w:p>
    <w:p w:rsidR="003065CD" w:rsidP="003065CD" w:rsidRDefault="003065CD" w14:paraId="4B82B29A" w14:textId="17D2D857">
      <w:pPr>
        <w:pStyle w:val="FirstLevelBullet"/>
        <w:numPr>
          <w:ilvl w:val="0"/>
          <w:numId w:val="0"/>
        </w:numPr>
        <w:ind w:firstLine="720"/>
      </w:pPr>
      <w:r>
        <w:t xml:space="preserve">  “e</w:t>
      </w:r>
      <w:r w:rsidR="00A55A44">
        <w:t>ndLocalPort” : &lt;endLocalPort &gt;</w:t>
      </w:r>
      <w:r w:rsidR="00ED47F6">
        <w:t>,</w:t>
      </w:r>
    </w:p>
    <w:p w:rsidR="00ED47F6" w:rsidP="00ED47F6" w:rsidRDefault="00ED47F6" w14:paraId="22C79F2C" w14:textId="7220D693">
      <w:pPr>
        <w:ind w:firstLine="720"/>
      </w:pPr>
      <w:r>
        <w:t xml:space="preserve">  “requestId” : </w:t>
      </w:r>
      <w:r w:rsidR="003E0981">
        <w:t>&lt;requestId&gt;</w:t>
      </w:r>
      <w:r>
        <w:t>,</w:t>
      </w:r>
    </w:p>
    <w:p w:rsidR="003065CD" w:rsidP="003065CD" w:rsidRDefault="003065CD" w14:paraId="700AA80B" w14:textId="77777777">
      <w:pPr>
        <w:pStyle w:val="ListParagraph"/>
      </w:pPr>
      <w:r>
        <w:t>}</w:t>
      </w:r>
    </w:p>
    <w:p w:rsidR="003065CD" w:rsidP="003065CD" w:rsidRDefault="003065CD" w14:paraId="63DD8FA0" w14:textId="675D848E">
      <w:pPr>
        <w:pStyle w:val="ListParagraph"/>
        <w:numPr>
          <w:ilvl w:val="0"/>
          <w:numId w:val="9"/>
        </w:numPr>
        <w:rPr>
          <w:b/>
          <w:bCs/>
        </w:rPr>
      </w:pPr>
      <w:r>
        <w:rPr>
          <w:b/>
          <w:bCs/>
        </w:rPr>
        <w:t>Port Forwarding Edit Response:</w:t>
      </w:r>
    </w:p>
    <w:p w:rsidRPr="00820762" w:rsidR="003065CD" w:rsidP="003065CD" w:rsidRDefault="003065CD" w14:paraId="45DBE10A" w14:textId="1DF33E5D">
      <w:pPr>
        <w:pStyle w:val="ListParagraph"/>
        <w:numPr>
          <w:ilvl w:val="1"/>
          <w:numId w:val="9"/>
        </w:numPr>
      </w:pPr>
      <w:del w:author="Administrator" w:date="2022-07-01T09:53:00Z" w:id="10264">
        <w:r w:rsidDel="00040882">
          <w:delText xml:space="preserve">Tạo </w:delText>
        </w:r>
      </w:del>
      <w:ins w:author="Administrator" w:date="2022-07-01T09:53:00Z" w:id="10265">
        <w:r w:rsidR="00040882">
          <w:t xml:space="preserve">Edit </w:t>
        </w:r>
      </w:ins>
      <w:r>
        <w:t>Rule Port Forwarding</w:t>
      </w:r>
      <w:r w:rsidRPr="00820762">
        <w:t xml:space="preserve"> thành công</w:t>
      </w:r>
      <w:r>
        <w:t>:</w:t>
      </w:r>
    </w:p>
    <w:p w:rsidR="003065CD" w:rsidP="003065CD" w:rsidRDefault="003065CD" w14:paraId="1F551666" w14:textId="77777777">
      <w:pPr>
        <w:pStyle w:val="FirstLevelBullet"/>
        <w:numPr>
          <w:ilvl w:val="0"/>
          <w:numId w:val="0"/>
        </w:numPr>
        <w:ind w:left="1080"/>
      </w:pPr>
      <w:r>
        <w:lastRenderedPageBreak/>
        <w:t>{</w:t>
      </w:r>
    </w:p>
    <w:p w:rsidR="003065CD" w:rsidP="003065CD" w:rsidRDefault="003065CD" w14:paraId="1E4911C3" w14:textId="77777777">
      <w:pPr>
        <w:pStyle w:val="FirstLevelBullet"/>
        <w:numPr>
          <w:ilvl w:val="0"/>
          <w:numId w:val="0"/>
        </w:numPr>
        <w:ind w:left="720" w:firstLine="360"/>
      </w:pPr>
      <w:r>
        <w:t>"status": 0,</w:t>
      </w:r>
    </w:p>
    <w:p w:rsidR="003065CD" w:rsidP="003065CD" w:rsidRDefault="00B94824" w14:paraId="743B1CFC" w14:textId="2BB8DF07">
      <w:pPr>
        <w:pStyle w:val="FirstLevelBullet"/>
        <w:numPr>
          <w:ilvl w:val="0"/>
          <w:numId w:val="0"/>
        </w:numPr>
        <w:ind w:left="720" w:firstLine="360"/>
      </w:pPr>
      <w:r>
        <w:t>“message”: “</w:t>
      </w:r>
      <w:r w:rsidR="00840E19">
        <w:t>Success</w:t>
      </w:r>
      <w:r>
        <w:t>”</w:t>
      </w:r>
      <w:r w:rsidR="003065CD">
        <w:t>,</w:t>
      </w:r>
    </w:p>
    <w:p w:rsidR="00ED47F6" w:rsidP="00ED47F6" w:rsidRDefault="00ED47F6" w14:paraId="715978FE" w14:textId="2E31D71C">
      <w:pPr>
        <w:pStyle w:val="ListParagraph"/>
        <w:ind w:firstLine="360"/>
      </w:pPr>
      <w:r>
        <w:t xml:space="preserve">“requestId” : </w:t>
      </w:r>
      <w:r w:rsidR="003E0981">
        <w:t>&lt;requestId&gt;</w:t>
      </w:r>
      <w:r>
        <w:t>,</w:t>
      </w:r>
    </w:p>
    <w:p w:rsidR="003065CD" w:rsidP="003065CD" w:rsidRDefault="003065CD" w14:paraId="1AD3E3C3" w14:textId="77777777">
      <w:pPr>
        <w:pStyle w:val="FirstLevelBullet"/>
        <w:numPr>
          <w:ilvl w:val="0"/>
          <w:numId w:val="0"/>
        </w:numPr>
        <w:ind w:left="720" w:firstLine="360"/>
      </w:pPr>
      <w:r>
        <w:t>"data": {</w:t>
      </w:r>
    </w:p>
    <w:p w:rsidR="003065CD" w:rsidP="003065CD" w:rsidRDefault="003065CD" w14:paraId="4DD57F30" w14:textId="77777777">
      <w:pPr>
        <w:pStyle w:val="FirstLevelBullet"/>
        <w:numPr>
          <w:ilvl w:val="0"/>
          <w:numId w:val="0"/>
        </w:numPr>
        <w:ind w:left="720" w:firstLine="360"/>
      </w:pPr>
      <w:r>
        <w:t>}</w:t>
      </w:r>
    </w:p>
    <w:p w:rsidR="003065CD" w:rsidP="003065CD" w:rsidRDefault="003065CD" w14:paraId="127D3BFE" w14:textId="77777777">
      <w:pPr>
        <w:pStyle w:val="FirstLevelBullet"/>
        <w:numPr>
          <w:ilvl w:val="0"/>
          <w:numId w:val="0"/>
        </w:numPr>
        <w:ind w:left="720" w:firstLine="360"/>
      </w:pPr>
      <w:r>
        <w:t>}</w:t>
      </w:r>
    </w:p>
    <w:p w:rsidRPr="00820762" w:rsidR="003065CD" w:rsidP="003065CD" w:rsidRDefault="003065CD" w14:paraId="697333CC" w14:textId="541FFFCB">
      <w:pPr>
        <w:pStyle w:val="ListParagraph"/>
        <w:numPr>
          <w:ilvl w:val="1"/>
          <w:numId w:val="9"/>
        </w:numPr>
      </w:pPr>
      <w:del w:author="Administrator" w:date="2022-07-01T09:53:00Z" w:id="10266">
        <w:r w:rsidDel="00040882">
          <w:delText xml:space="preserve">Tạo </w:delText>
        </w:r>
      </w:del>
      <w:ins w:author="Administrator" w:date="2022-07-01T09:53:00Z" w:id="10267">
        <w:r w:rsidR="00040882">
          <w:t xml:space="preserve">Edit </w:t>
        </w:r>
      </w:ins>
      <w:r>
        <w:t>Rule Port Forwarding thất bại:</w:t>
      </w:r>
    </w:p>
    <w:p w:rsidR="003065CD" w:rsidP="003065CD" w:rsidRDefault="003065CD" w14:paraId="0396FF9E" w14:textId="77777777">
      <w:pPr>
        <w:pStyle w:val="FirstLevelBullet"/>
        <w:numPr>
          <w:ilvl w:val="0"/>
          <w:numId w:val="0"/>
        </w:numPr>
        <w:ind w:left="1080"/>
      </w:pPr>
      <w:r>
        <w:t>{</w:t>
      </w:r>
    </w:p>
    <w:p w:rsidR="003065CD" w:rsidP="003065CD" w:rsidRDefault="00183521" w14:paraId="52D8F018" w14:textId="66F49C68">
      <w:pPr>
        <w:pStyle w:val="FirstLevelBullet"/>
        <w:numPr>
          <w:ilvl w:val="0"/>
          <w:numId w:val="0"/>
        </w:numPr>
        <w:ind w:left="1080"/>
      </w:pPr>
      <w:r>
        <w:t>“status”: &lt;ErrorCode&gt;</w:t>
      </w:r>
      <w:r w:rsidR="003065CD">
        <w:t>,</w:t>
      </w:r>
    </w:p>
    <w:p w:rsidR="003065CD" w:rsidP="003065CD" w:rsidRDefault="00B94824" w14:paraId="677F9C30" w14:textId="65CB116A">
      <w:pPr>
        <w:pStyle w:val="FirstLevelBullet"/>
        <w:numPr>
          <w:ilvl w:val="0"/>
          <w:numId w:val="0"/>
        </w:numPr>
        <w:ind w:left="1080"/>
      </w:pPr>
      <w:r>
        <w:t>“message”: “&lt;message&gt;”</w:t>
      </w:r>
      <w:r w:rsidR="003065CD">
        <w:t>,</w:t>
      </w:r>
    </w:p>
    <w:p w:rsidR="00ED47F6" w:rsidP="00ED47F6" w:rsidRDefault="00ED47F6" w14:paraId="73949751" w14:textId="6D76E2B7">
      <w:pPr>
        <w:pStyle w:val="ListParagraph"/>
        <w:ind w:firstLine="360"/>
      </w:pPr>
      <w:r>
        <w:t xml:space="preserve">“requestId” : </w:t>
      </w:r>
      <w:r w:rsidR="003E0981">
        <w:t>&lt;requestId&gt;</w:t>
      </w:r>
      <w:r>
        <w:t>,</w:t>
      </w:r>
    </w:p>
    <w:p w:rsidR="003065CD" w:rsidP="003065CD" w:rsidRDefault="003065CD" w14:paraId="2597C49E" w14:textId="77777777">
      <w:pPr>
        <w:pStyle w:val="FirstLevelBullet"/>
        <w:numPr>
          <w:ilvl w:val="0"/>
          <w:numId w:val="0"/>
        </w:numPr>
        <w:ind w:left="1080"/>
      </w:pPr>
      <w:r>
        <w:t>"data": {</w:t>
      </w:r>
    </w:p>
    <w:p w:rsidR="003065CD" w:rsidP="003065CD" w:rsidRDefault="003065CD" w14:paraId="4A5E9972" w14:textId="77777777">
      <w:pPr>
        <w:pStyle w:val="FirstLevelBullet"/>
        <w:numPr>
          <w:ilvl w:val="0"/>
          <w:numId w:val="0"/>
        </w:numPr>
        <w:ind w:left="1080"/>
      </w:pPr>
      <w:r>
        <w:t>}</w:t>
      </w:r>
    </w:p>
    <w:p w:rsidR="003065CD" w:rsidP="003065CD" w:rsidRDefault="003065CD" w14:paraId="2A317F29" w14:textId="77777777">
      <w:pPr>
        <w:pStyle w:val="FirstLevelBullet"/>
        <w:numPr>
          <w:ilvl w:val="0"/>
          <w:numId w:val="0"/>
        </w:numPr>
        <w:ind w:left="1080"/>
      </w:pPr>
      <w:r>
        <w:t>}</w:t>
      </w:r>
    </w:p>
    <w:p w:rsidRPr="00E71A83" w:rsidR="003065CD" w:rsidP="003065CD" w:rsidRDefault="003065CD" w14:paraId="47E80C14" w14:textId="77777777">
      <w:pPr>
        <w:rPr>
          <w:b/>
          <w:bCs/>
        </w:rPr>
      </w:pPr>
      <w:r w:rsidRPr="00E71A83">
        <w:rPr>
          <w:b/>
          <w:bCs/>
        </w:rPr>
        <w:t>Mô tả tham số:</w:t>
      </w:r>
    </w:p>
    <w:p w:rsidR="003D4214" w:rsidP="003D4214" w:rsidRDefault="003D4214" w14:paraId="422BA92A" w14:textId="47157D9E">
      <w:pPr>
        <w:pStyle w:val="Caption"/>
        <w:keepNext/>
      </w:pPr>
      <w:bookmarkStart w:name="_Toc110529174" w:id="10268"/>
      <w:r>
        <w:t xml:space="preserve">Bảng </w:t>
      </w:r>
      <w:ins w:author="toantk" w:date="2022-08-04T17:50:00Z" w:id="10269">
        <w:r w:rsidR="0035117C">
          <w:fldChar w:fldCharType="begin"/>
        </w:r>
        <w:r w:rsidR="0035117C">
          <w:instrText xml:space="preserve"> STYLEREF 1 \s </w:instrText>
        </w:r>
      </w:ins>
      <w:r w:rsidR="0035117C">
        <w:fldChar w:fldCharType="separate"/>
      </w:r>
      <w:r w:rsidR="00533729">
        <w:rPr>
          <w:noProof/>
        </w:rPr>
        <w:t>7</w:t>
      </w:r>
      <w:ins w:author="toantk" w:date="2022-08-04T17:50:00Z" w:id="10270">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25</w:t>
      </w:r>
      <w:ins w:author="toantk" w:date="2022-08-04T17:50:00Z" w:id="10271">
        <w:r w:rsidR="0035117C">
          <w:fldChar w:fldCharType="end"/>
        </w:r>
      </w:ins>
      <w:ins w:author="Tran Khanh Toan" w:date="2022-08-04T09:32:00Z" w:id="10272">
        <w:del w:author="toantk" w:date="2022-08-04T17:50:00Z" w:id="10273">
          <w:r w:rsidDel="0035117C" w:rsidR="00F227FB">
            <w:fldChar w:fldCharType="begin"/>
          </w:r>
          <w:r w:rsidDel="0035117C" w:rsidR="00F227FB">
            <w:delInstrText xml:space="preserve"> STYLEREF 1 \s </w:delInstrText>
          </w:r>
        </w:del>
      </w:ins>
      <w:del w:author="toantk" w:date="2022-08-04T17:50:00Z" w:id="10274">
        <w:r w:rsidDel="0035117C" w:rsidR="00F227FB">
          <w:fldChar w:fldCharType="separate"/>
        </w:r>
        <w:r w:rsidDel="0035117C" w:rsidR="00F227FB">
          <w:rPr>
            <w:noProof/>
          </w:rPr>
          <w:delText>7</w:delText>
        </w:r>
      </w:del>
      <w:ins w:author="Tran Khanh Toan" w:date="2022-08-04T09:32:00Z" w:id="10275">
        <w:del w:author="toantk" w:date="2022-08-04T17:50:00Z" w:id="10276">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0277">
        <w:r w:rsidDel="0035117C" w:rsidR="00F227FB">
          <w:fldChar w:fldCharType="separate"/>
        </w:r>
      </w:del>
      <w:ins w:author="Tran Khanh Toan" w:date="2022-08-04T09:32:00Z" w:id="10278">
        <w:del w:author="toantk" w:date="2022-08-04T17:50:00Z" w:id="10279">
          <w:r w:rsidDel="0035117C" w:rsidR="00F227FB">
            <w:rPr>
              <w:noProof/>
            </w:rPr>
            <w:delText>25</w:delText>
          </w:r>
          <w:r w:rsidDel="0035117C" w:rsidR="00F227FB">
            <w:fldChar w:fldCharType="end"/>
          </w:r>
        </w:del>
      </w:ins>
      <w:ins w:author="toantk" w:date="2022-07-28T09:18:00Z" w:id="10280">
        <w:del w:author="Tran Khanh Toan" w:date="2022-08-03T15:31:00Z" w:id="10281">
          <w:r w:rsidDel="0087204C" w:rsidR="005A0D0F">
            <w:fldChar w:fldCharType="begin"/>
          </w:r>
          <w:r w:rsidDel="0087204C" w:rsidR="005A0D0F">
            <w:delInstrText xml:space="preserve"> STYLEREF 1 \s </w:delInstrText>
          </w:r>
        </w:del>
      </w:ins>
      <w:del w:author="Tran Khanh Toan" w:date="2022-08-03T15:31:00Z" w:id="10282">
        <w:r w:rsidDel="0087204C" w:rsidR="005A0D0F">
          <w:fldChar w:fldCharType="separate"/>
        </w:r>
        <w:r w:rsidDel="0087204C" w:rsidR="005A0D0F">
          <w:rPr>
            <w:noProof/>
          </w:rPr>
          <w:delText>7</w:delText>
        </w:r>
      </w:del>
      <w:ins w:author="toantk" w:date="2022-07-28T09:18:00Z" w:id="10283">
        <w:del w:author="Tran Khanh Toan" w:date="2022-08-03T15:31:00Z" w:id="10284">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0285">
        <w:r w:rsidDel="0087204C" w:rsidR="005A0D0F">
          <w:fldChar w:fldCharType="separate"/>
        </w:r>
      </w:del>
      <w:ins w:author="toantk" w:date="2022-07-28T09:18:00Z" w:id="10286">
        <w:del w:author="Tran Khanh Toan" w:date="2022-08-03T15:31:00Z" w:id="10287">
          <w:r w:rsidDel="0087204C" w:rsidR="005A0D0F">
            <w:rPr>
              <w:noProof/>
            </w:rPr>
            <w:delText>25</w:delText>
          </w:r>
          <w:r w:rsidDel="0087204C" w:rsidR="005A0D0F">
            <w:fldChar w:fldCharType="end"/>
          </w:r>
        </w:del>
      </w:ins>
      <w:ins w:author="Tran Khanh Toan" w:date="2022-07-01T17:36:00Z" w:id="10288">
        <w:del w:author="toantk" w:date="2022-07-27T10:00:00Z" w:id="10289">
          <w:r w:rsidDel="006366F4" w:rsidR="0036606E">
            <w:fldChar w:fldCharType="begin"/>
          </w:r>
          <w:r w:rsidDel="006366F4" w:rsidR="0036606E">
            <w:delInstrText xml:space="preserve"> STYLEREF 1 \s </w:delInstrText>
          </w:r>
        </w:del>
      </w:ins>
      <w:del w:author="toantk" w:date="2022-07-27T10:00:00Z" w:id="10290">
        <w:r w:rsidDel="006366F4" w:rsidR="0036606E">
          <w:fldChar w:fldCharType="separate"/>
        </w:r>
        <w:r w:rsidDel="006366F4" w:rsidR="0036606E">
          <w:rPr>
            <w:noProof/>
          </w:rPr>
          <w:delText>7</w:delText>
        </w:r>
      </w:del>
      <w:ins w:author="Tran Khanh Toan" w:date="2022-07-01T17:36:00Z" w:id="10291">
        <w:del w:author="toantk" w:date="2022-07-27T10:00:00Z" w:id="10292">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10293">
        <w:r w:rsidDel="006366F4" w:rsidR="0036606E">
          <w:fldChar w:fldCharType="separate"/>
        </w:r>
      </w:del>
      <w:ins w:author="Tran Khanh Toan" w:date="2022-07-01T17:36:00Z" w:id="10294">
        <w:del w:author="toantk" w:date="2022-07-27T10:00:00Z" w:id="10295">
          <w:r w:rsidDel="006366F4" w:rsidR="0036606E">
            <w:rPr>
              <w:noProof/>
            </w:rPr>
            <w:delText>23</w:delText>
          </w:r>
          <w:r w:rsidDel="006366F4" w:rsidR="0036606E">
            <w:fldChar w:fldCharType="end"/>
          </w:r>
        </w:del>
      </w:ins>
      <w:del w:author="Tran Khanh Toan" w:date="2022-07-01T14:56:00Z" w:id="10296">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21</w:delText>
        </w:r>
        <w:r w:rsidDel="00A87875" w:rsidR="003F0BD0">
          <w:rPr>
            <w:noProof/>
          </w:rPr>
          <w:fldChar w:fldCharType="end"/>
        </w:r>
      </w:del>
      <w:r>
        <w:t xml:space="preserve"> Bảng mô tả tham số trong luồng điều khiển sửa cấu hình Rule Port Forwarding</w:t>
      </w:r>
      <w:bookmarkEnd w:id="10268"/>
    </w:p>
    <w:tbl>
      <w:tblPr>
        <w:tblStyle w:val="TableGrid"/>
        <w:tblW w:w="0" w:type="auto"/>
        <w:tblInd w:w="175" w:type="dxa"/>
        <w:tblLook w:val="04A0" w:firstRow="1" w:lastRow="0" w:firstColumn="1" w:lastColumn="0" w:noHBand="0" w:noVBand="1"/>
      </w:tblPr>
      <w:tblGrid>
        <w:gridCol w:w="692"/>
        <w:gridCol w:w="1406"/>
        <w:gridCol w:w="1784"/>
        <w:gridCol w:w="832"/>
        <w:gridCol w:w="1812"/>
        <w:gridCol w:w="2524"/>
      </w:tblGrid>
      <w:tr w:rsidR="003065CD" w:rsidTr="00F47479" w14:paraId="7C4172B3" w14:textId="77777777">
        <w:tc>
          <w:tcPr>
            <w:tcW w:w="709" w:type="dxa"/>
          </w:tcPr>
          <w:p w:rsidR="003065CD" w:rsidP="00E5021C" w:rsidRDefault="003065CD" w14:paraId="2C244058" w14:textId="77777777">
            <w:pPr>
              <w:pStyle w:val="ListParagraph"/>
              <w:ind w:left="0"/>
              <w:rPr>
                <w:b/>
                <w:bCs/>
              </w:rPr>
            </w:pPr>
            <w:r>
              <w:rPr>
                <w:b/>
                <w:bCs/>
              </w:rPr>
              <w:t>STT</w:t>
            </w:r>
          </w:p>
        </w:tc>
        <w:tc>
          <w:tcPr>
            <w:tcW w:w="1472" w:type="dxa"/>
          </w:tcPr>
          <w:p w:rsidR="003065CD" w:rsidP="00E5021C" w:rsidRDefault="003065CD" w14:paraId="05C54B16" w14:textId="77777777">
            <w:pPr>
              <w:pStyle w:val="ListParagraph"/>
              <w:ind w:left="0"/>
              <w:rPr>
                <w:b/>
                <w:bCs/>
              </w:rPr>
            </w:pPr>
            <w:r>
              <w:rPr>
                <w:b/>
                <w:bCs/>
              </w:rPr>
              <w:t>Tham số</w:t>
            </w:r>
          </w:p>
        </w:tc>
        <w:tc>
          <w:tcPr>
            <w:tcW w:w="1451" w:type="dxa"/>
          </w:tcPr>
          <w:p w:rsidR="003065CD" w:rsidP="00E5021C" w:rsidRDefault="003065CD" w14:paraId="7CDE39AB" w14:textId="77777777">
            <w:pPr>
              <w:pStyle w:val="ListParagraph"/>
              <w:ind w:left="0"/>
              <w:rPr>
                <w:b/>
                <w:bCs/>
              </w:rPr>
            </w:pPr>
            <w:r>
              <w:rPr>
                <w:b/>
                <w:bCs/>
              </w:rPr>
              <w:t>Mô tả</w:t>
            </w:r>
          </w:p>
        </w:tc>
        <w:tc>
          <w:tcPr>
            <w:tcW w:w="888" w:type="dxa"/>
          </w:tcPr>
          <w:p w:rsidR="003065CD" w:rsidP="00E5021C" w:rsidRDefault="003065CD" w14:paraId="74575B8A" w14:textId="77777777">
            <w:pPr>
              <w:pStyle w:val="ListParagraph"/>
              <w:ind w:left="0"/>
              <w:rPr>
                <w:b/>
                <w:bCs/>
              </w:rPr>
            </w:pPr>
            <w:r>
              <w:rPr>
                <w:b/>
                <w:bCs/>
              </w:rPr>
              <w:t>Kiểu</w:t>
            </w:r>
          </w:p>
        </w:tc>
        <w:tc>
          <w:tcPr>
            <w:tcW w:w="1932" w:type="dxa"/>
          </w:tcPr>
          <w:p w:rsidR="003065CD" w:rsidP="00E5021C" w:rsidRDefault="003065CD" w14:paraId="565FB83D" w14:textId="77777777">
            <w:pPr>
              <w:pStyle w:val="ListParagraph"/>
              <w:ind w:left="0"/>
              <w:rPr>
                <w:b/>
                <w:bCs/>
              </w:rPr>
            </w:pPr>
            <w:r>
              <w:rPr>
                <w:b/>
                <w:bCs/>
              </w:rPr>
              <w:t>Giá trị</w:t>
            </w:r>
          </w:p>
        </w:tc>
        <w:tc>
          <w:tcPr>
            <w:tcW w:w="2598" w:type="dxa"/>
          </w:tcPr>
          <w:p w:rsidR="003065CD" w:rsidP="00E5021C" w:rsidRDefault="003065CD" w14:paraId="312BE6C9" w14:textId="77777777">
            <w:pPr>
              <w:pStyle w:val="ListParagraph"/>
              <w:ind w:left="0"/>
              <w:rPr>
                <w:b/>
                <w:bCs/>
              </w:rPr>
            </w:pPr>
            <w:r>
              <w:rPr>
                <w:b/>
                <w:bCs/>
              </w:rPr>
              <w:t>Json Key</w:t>
            </w:r>
          </w:p>
        </w:tc>
      </w:tr>
      <w:tr w:rsidR="00F47479" w:rsidTr="00F47479" w14:paraId="0D63C03B" w14:textId="77777777">
        <w:tc>
          <w:tcPr>
            <w:tcW w:w="709" w:type="dxa"/>
          </w:tcPr>
          <w:p w:rsidRPr="00604518" w:rsidR="00F47479" w:rsidP="00F47479" w:rsidRDefault="00F47479" w14:paraId="75DA3A61" w14:textId="65CDAEE2">
            <w:pPr>
              <w:pStyle w:val="ListParagraph"/>
              <w:ind w:left="0"/>
            </w:pPr>
            <w:ins w:author="toantk" w:date="2022-07-28T17:37:00Z" w:id="10297">
              <w:r>
                <w:t>1</w:t>
              </w:r>
            </w:ins>
            <w:del w:author="toantk" w:date="2022-07-28T17:37:00Z" w:id="10298">
              <w:r w:rsidDel="00E35C3E">
                <w:delText>1</w:delText>
              </w:r>
            </w:del>
          </w:p>
        </w:tc>
        <w:tc>
          <w:tcPr>
            <w:tcW w:w="1472" w:type="dxa"/>
          </w:tcPr>
          <w:p w:rsidRPr="00604518" w:rsidR="00F47479" w:rsidP="00F47479" w:rsidRDefault="00F47479" w14:paraId="4FFE9718" w14:textId="1EBB0313">
            <w:pPr>
              <w:pStyle w:val="ListParagraph"/>
              <w:ind w:left="0"/>
            </w:pPr>
            <w:ins w:author="toantk" w:date="2022-07-28T17:37:00Z" w:id="10299">
              <w:r>
                <w:t>WAN Index</w:t>
              </w:r>
            </w:ins>
            <w:del w:author="toantk" w:date="2022-07-28T17:37:00Z" w:id="10300">
              <w:r w:rsidDel="00F47479">
                <w:delText>WAN interface</w:delText>
              </w:r>
            </w:del>
          </w:p>
        </w:tc>
        <w:tc>
          <w:tcPr>
            <w:tcW w:w="1451" w:type="dxa"/>
          </w:tcPr>
          <w:p w:rsidRPr="00604518" w:rsidR="00F47479" w:rsidRDefault="00F47479" w14:paraId="74F7574C" w14:textId="2496736B">
            <w:pPr>
              <w:pStyle w:val="ListParagraph"/>
              <w:ind w:left="0"/>
            </w:pPr>
            <w:ins w:author="toantk" w:date="2022-07-28T17:37:00Z" w:id="10301">
              <w:r>
                <w:t>Index WAN có enable NAT được lựa chọn để sửa rule Port Forwarding</w:t>
              </w:r>
            </w:ins>
            <w:del w:author="toantk" w:date="2022-07-28T17:37:00Z" w:id="10302">
              <w:r w:rsidDel="00E35C3E">
                <w:delText>Tên WAN Interface</w:delText>
              </w:r>
            </w:del>
          </w:p>
        </w:tc>
        <w:tc>
          <w:tcPr>
            <w:tcW w:w="888" w:type="dxa"/>
          </w:tcPr>
          <w:p w:rsidRPr="00604518" w:rsidR="00F47479" w:rsidP="00F47479" w:rsidRDefault="00F47479" w14:paraId="4FDCE7CF" w14:textId="0879C583">
            <w:pPr>
              <w:pStyle w:val="ListParagraph"/>
              <w:ind w:left="0"/>
            </w:pPr>
            <w:ins w:author="toantk" w:date="2022-07-28T17:37:00Z" w:id="10303">
              <w:r>
                <w:t>Int</w:t>
              </w:r>
            </w:ins>
            <w:del w:author="toantk" w:date="2022-07-28T17:37:00Z" w:id="10304">
              <w:r w:rsidDel="00E35C3E">
                <w:delText>Int</w:delText>
              </w:r>
            </w:del>
          </w:p>
        </w:tc>
        <w:tc>
          <w:tcPr>
            <w:tcW w:w="1932" w:type="dxa"/>
          </w:tcPr>
          <w:p w:rsidR="00F47479" w:rsidDel="00F47479" w:rsidP="00F47479" w:rsidRDefault="00F47479" w14:paraId="68B5CAEF" w14:textId="429AECBC">
            <w:pPr>
              <w:pStyle w:val="ListParagraph"/>
              <w:ind w:left="0"/>
              <w:rPr>
                <w:del w:author="toantk" w:date="2022-07-28T17:37:00Z" w:id="10305"/>
              </w:rPr>
            </w:pPr>
            <w:ins w:author="toantk" w:date="2022-07-28T17:37:00Z" w:id="10306">
              <w:r>
                <w:t>0-7</w:t>
              </w:r>
            </w:ins>
            <w:del w:author="toantk" w:date="2022-07-28T17:37:00Z" w:id="10307">
              <w:r w:rsidDel="00F47479">
                <w:delText>Chuỗi ký tự: wanx</w:delText>
              </w:r>
            </w:del>
          </w:p>
          <w:p w:rsidRPr="00604518" w:rsidR="00F47479" w:rsidP="00F47479" w:rsidRDefault="00F47479" w14:paraId="213731C1" w14:textId="0BE0FC69">
            <w:pPr>
              <w:pStyle w:val="ListParagraph"/>
              <w:ind w:left="0"/>
            </w:pPr>
            <w:del w:author="toantk" w:date="2022-07-28T17:37:00Z" w:id="10308">
              <w:r w:rsidDel="00F47479">
                <w:delText>Với x = 0-&gt;7</w:delText>
              </w:r>
            </w:del>
          </w:p>
        </w:tc>
        <w:tc>
          <w:tcPr>
            <w:tcW w:w="2598" w:type="dxa"/>
          </w:tcPr>
          <w:p w:rsidRPr="00604518" w:rsidR="00F47479" w:rsidP="00F47479" w:rsidRDefault="00F47479" w14:paraId="5D7C8769" w14:textId="387BE3FB">
            <w:pPr>
              <w:pStyle w:val="ListParagraph"/>
              <w:ind w:left="0"/>
            </w:pPr>
            <w:ins w:author="toantk" w:date="2022-07-28T17:37:00Z" w:id="10309">
              <w:r>
                <w:t>wanIndex</w:t>
              </w:r>
            </w:ins>
            <w:del w:author="toantk" w:date="2022-07-28T17:36:00Z" w:id="10310">
              <w:r w:rsidDel="00F47479">
                <w:delText>wanInterface</w:delText>
              </w:r>
            </w:del>
          </w:p>
        </w:tc>
      </w:tr>
      <w:tr w:rsidR="003065CD" w:rsidTr="00F47479" w14:paraId="5052D303" w14:textId="77777777">
        <w:tc>
          <w:tcPr>
            <w:tcW w:w="709" w:type="dxa"/>
          </w:tcPr>
          <w:p w:rsidRPr="00020A9F" w:rsidR="003065CD" w:rsidP="00E5021C" w:rsidRDefault="003065CD" w14:paraId="46D25F4A" w14:textId="77777777">
            <w:pPr>
              <w:pStyle w:val="ListParagraph"/>
              <w:ind w:left="0"/>
            </w:pPr>
            <w:r>
              <w:t>2</w:t>
            </w:r>
          </w:p>
        </w:tc>
        <w:tc>
          <w:tcPr>
            <w:tcW w:w="1472" w:type="dxa"/>
          </w:tcPr>
          <w:p w:rsidRPr="00020A9F" w:rsidR="003065CD" w:rsidP="00E5021C" w:rsidRDefault="003065CD" w14:paraId="0F9E7B25" w14:textId="77777777">
            <w:pPr>
              <w:pStyle w:val="ListParagraph"/>
              <w:ind w:left="0"/>
            </w:pPr>
            <w:r>
              <w:t>Rule index</w:t>
            </w:r>
          </w:p>
        </w:tc>
        <w:tc>
          <w:tcPr>
            <w:tcW w:w="1451" w:type="dxa"/>
          </w:tcPr>
          <w:p w:rsidRPr="00020A9F" w:rsidR="003065CD" w:rsidP="00E5021C" w:rsidRDefault="003065CD" w14:paraId="4DE6E513" w14:textId="77777777">
            <w:pPr>
              <w:pStyle w:val="ListParagraph"/>
              <w:ind w:left="0"/>
            </w:pPr>
            <w:r>
              <w:t xml:space="preserve">Rule Index </w:t>
            </w:r>
          </w:p>
        </w:tc>
        <w:tc>
          <w:tcPr>
            <w:tcW w:w="888" w:type="dxa"/>
          </w:tcPr>
          <w:p w:rsidRPr="00020A9F" w:rsidR="003065CD" w:rsidP="00E5021C" w:rsidRDefault="003065CD" w14:paraId="2DEEF14E" w14:textId="77777777">
            <w:pPr>
              <w:pStyle w:val="ListParagraph"/>
              <w:ind w:left="0"/>
            </w:pPr>
            <w:r>
              <w:t>Int</w:t>
            </w:r>
          </w:p>
        </w:tc>
        <w:tc>
          <w:tcPr>
            <w:tcW w:w="1932" w:type="dxa"/>
          </w:tcPr>
          <w:p w:rsidRPr="00020A9F" w:rsidR="003065CD" w:rsidP="00E5021C" w:rsidRDefault="003065CD" w14:paraId="42AC0A4A" w14:textId="77777777">
            <w:pPr>
              <w:pStyle w:val="ListParagraph"/>
              <w:ind w:left="0"/>
            </w:pPr>
            <w:r>
              <w:t>0-31</w:t>
            </w:r>
          </w:p>
        </w:tc>
        <w:tc>
          <w:tcPr>
            <w:tcW w:w="2598" w:type="dxa"/>
          </w:tcPr>
          <w:p w:rsidRPr="00020A9F" w:rsidR="003065CD" w:rsidP="00E5021C" w:rsidRDefault="003065CD" w14:paraId="5D138143" w14:textId="77777777">
            <w:pPr>
              <w:pStyle w:val="ListParagraph"/>
              <w:ind w:left="0"/>
            </w:pPr>
            <w:r>
              <w:t>ruleIndex</w:t>
            </w:r>
          </w:p>
        </w:tc>
      </w:tr>
      <w:tr w:rsidR="003065CD" w:rsidTr="00F47479" w14:paraId="39A1C817" w14:textId="77777777">
        <w:tc>
          <w:tcPr>
            <w:tcW w:w="709" w:type="dxa"/>
          </w:tcPr>
          <w:p w:rsidRPr="00020A9F" w:rsidR="003065CD" w:rsidP="00E5021C" w:rsidRDefault="003065CD" w14:paraId="1475F49B" w14:textId="77777777">
            <w:pPr>
              <w:pStyle w:val="ListParagraph"/>
              <w:ind w:left="0"/>
            </w:pPr>
            <w:r>
              <w:t>3</w:t>
            </w:r>
          </w:p>
        </w:tc>
        <w:tc>
          <w:tcPr>
            <w:tcW w:w="1472" w:type="dxa"/>
          </w:tcPr>
          <w:p w:rsidRPr="00020A9F" w:rsidR="003065CD" w:rsidP="00E5021C" w:rsidRDefault="003065CD" w14:paraId="0C35A1F9" w14:textId="77777777">
            <w:pPr>
              <w:pStyle w:val="ListParagraph"/>
              <w:ind w:left="0"/>
            </w:pPr>
            <w:r>
              <w:t xml:space="preserve">Application </w:t>
            </w:r>
          </w:p>
        </w:tc>
        <w:tc>
          <w:tcPr>
            <w:tcW w:w="1451" w:type="dxa"/>
          </w:tcPr>
          <w:p w:rsidR="003065CD" w:rsidP="00E5021C" w:rsidRDefault="003065CD" w14:paraId="009381C3" w14:textId="77777777">
            <w:pPr>
              <w:pStyle w:val="ListParagraph"/>
              <w:ind w:left="0"/>
            </w:pPr>
            <w:r>
              <w:t>Tên một rule Port Forwarding</w:t>
            </w:r>
          </w:p>
        </w:tc>
        <w:tc>
          <w:tcPr>
            <w:tcW w:w="888" w:type="dxa"/>
          </w:tcPr>
          <w:p w:rsidR="003065CD" w:rsidP="00E5021C" w:rsidRDefault="003065CD" w14:paraId="35E5C113" w14:textId="77777777">
            <w:pPr>
              <w:pStyle w:val="ListParagraph"/>
              <w:ind w:left="0"/>
            </w:pPr>
            <w:r>
              <w:t>String</w:t>
            </w:r>
          </w:p>
        </w:tc>
        <w:tc>
          <w:tcPr>
            <w:tcW w:w="1932" w:type="dxa"/>
          </w:tcPr>
          <w:p w:rsidR="003065CD" w:rsidP="00E5021C" w:rsidRDefault="003065CD" w14:paraId="4A2CC853" w14:textId="77777777">
            <w:pPr>
              <w:pStyle w:val="ListParagraph"/>
              <w:ind w:left="0"/>
            </w:pPr>
            <w:r>
              <w:t>Chuỗi ký tự</w:t>
            </w:r>
          </w:p>
        </w:tc>
        <w:tc>
          <w:tcPr>
            <w:tcW w:w="2598" w:type="dxa"/>
          </w:tcPr>
          <w:p w:rsidR="003065CD" w:rsidP="00E5021C" w:rsidRDefault="003065CD" w14:paraId="330DF5F7" w14:textId="77777777">
            <w:pPr>
              <w:pStyle w:val="ListParagraph"/>
              <w:ind w:left="0"/>
            </w:pPr>
            <w:r>
              <w:t>application</w:t>
            </w:r>
          </w:p>
        </w:tc>
      </w:tr>
      <w:tr w:rsidR="003065CD" w:rsidTr="00F47479" w14:paraId="3C87D874" w14:textId="77777777">
        <w:tc>
          <w:tcPr>
            <w:tcW w:w="709" w:type="dxa"/>
          </w:tcPr>
          <w:p w:rsidRPr="00020A9F" w:rsidR="003065CD" w:rsidP="00E5021C" w:rsidRDefault="003065CD" w14:paraId="0E85FF83" w14:textId="77777777">
            <w:pPr>
              <w:pStyle w:val="ListParagraph"/>
              <w:ind w:left="0"/>
            </w:pPr>
            <w:r>
              <w:t>4</w:t>
            </w:r>
          </w:p>
        </w:tc>
        <w:tc>
          <w:tcPr>
            <w:tcW w:w="1472" w:type="dxa"/>
          </w:tcPr>
          <w:p w:rsidRPr="00020A9F" w:rsidR="003065CD" w:rsidP="00E5021C" w:rsidRDefault="003065CD" w14:paraId="45A8004F" w14:textId="77777777">
            <w:pPr>
              <w:pStyle w:val="ListParagraph"/>
              <w:ind w:left="0"/>
            </w:pPr>
            <w:r>
              <w:t>Protocol</w:t>
            </w:r>
          </w:p>
        </w:tc>
        <w:tc>
          <w:tcPr>
            <w:tcW w:w="1451" w:type="dxa"/>
          </w:tcPr>
          <w:p w:rsidR="003065CD" w:rsidP="00E5021C" w:rsidRDefault="003065CD" w14:paraId="5920A79F" w14:textId="77777777">
            <w:pPr>
              <w:pStyle w:val="ListParagraph"/>
              <w:ind w:left="0"/>
            </w:pPr>
            <w:r>
              <w:t>Protocal của một rule</w:t>
            </w:r>
          </w:p>
        </w:tc>
        <w:tc>
          <w:tcPr>
            <w:tcW w:w="888" w:type="dxa"/>
          </w:tcPr>
          <w:p w:rsidR="003065CD" w:rsidP="00E5021C" w:rsidRDefault="003065CD" w14:paraId="54CB5F32" w14:textId="77777777">
            <w:pPr>
              <w:pStyle w:val="ListParagraph"/>
              <w:ind w:left="0"/>
            </w:pPr>
            <w:r>
              <w:t>String</w:t>
            </w:r>
          </w:p>
        </w:tc>
        <w:tc>
          <w:tcPr>
            <w:tcW w:w="1932" w:type="dxa"/>
          </w:tcPr>
          <w:p w:rsidR="003065CD" w:rsidP="00E5021C" w:rsidRDefault="003065CD" w14:paraId="190FD23D" w14:textId="77777777">
            <w:pPr>
              <w:pStyle w:val="ListParagraph"/>
              <w:ind w:left="0"/>
            </w:pPr>
            <w:r>
              <w:t>TCP/UDP/ALL</w:t>
            </w:r>
          </w:p>
        </w:tc>
        <w:tc>
          <w:tcPr>
            <w:tcW w:w="2598" w:type="dxa"/>
          </w:tcPr>
          <w:p w:rsidR="003065CD" w:rsidP="00E5021C" w:rsidRDefault="003065CD" w14:paraId="0F01362B" w14:textId="77777777">
            <w:pPr>
              <w:pStyle w:val="ListParagraph"/>
              <w:ind w:left="0"/>
            </w:pPr>
            <w:r>
              <w:t>Protocol</w:t>
            </w:r>
          </w:p>
        </w:tc>
      </w:tr>
      <w:tr w:rsidR="003065CD" w:rsidTr="00F47479" w14:paraId="543B688A" w14:textId="77777777">
        <w:tc>
          <w:tcPr>
            <w:tcW w:w="709" w:type="dxa"/>
          </w:tcPr>
          <w:p w:rsidR="003065CD" w:rsidP="00E5021C" w:rsidRDefault="003065CD" w14:paraId="4287A2E5" w14:textId="77777777">
            <w:pPr>
              <w:pStyle w:val="ListParagraph"/>
              <w:ind w:left="0"/>
            </w:pPr>
            <w:r>
              <w:t>5</w:t>
            </w:r>
          </w:p>
        </w:tc>
        <w:tc>
          <w:tcPr>
            <w:tcW w:w="1472" w:type="dxa"/>
          </w:tcPr>
          <w:p w:rsidR="003065CD" w:rsidP="00E5021C" w:rsidRDefault="003065CD" w14:paraId="68811357" w14:textId="77777777">
            <w:pPr>
              <w:pStyle w:val="ListParagraph"/>
              <w:ind w:left="0"/>
            </w:pPr>
            <w:r>
              <w:t>Start Remote Port</w:t>
            </w:r>
          </w:p>
        </w:tc>
        <w:tc>
          <w:tcPr>
            <w:tcW w:w="1451" w:type="dxa"/>
          </w:tcPr>
          <w:p w:rsidR="003065CD" w:rsidP="00E5021C" w:rsidRDefault="003065CD" w14:paraId="3ACFDCE1" w14:textId="77777777">
            <w:pPr>
              <w:pStyle w:val="ListParagraph"/>
              <w:ind w:left="0"/>
            </w:pPr>
            <w:r>
              <w:t>Start Remote Port của một rule</w:t>
            </w:r>
          </w:p>
        </w:tc>
        <w:tc>
          <w:tcPr>
            <w:tcW w:w="888" w:type="dxa"/>
          </w:tcPr>
          <w:p w:rsidR="003065CD" w:rsidP="00E5021C" w:rsidRDefault="003065CD" w14:paraId="53596945" w14:textId="77777777">
            <w:pPr>
              <w:pStyle w:val="ListParagraph"/>
              <w:ind w:left="0"/>
            </w:pPr>
            <w:r>
              <w:t>Int</w:t>
            </w:r>
          </w:p>
        </w:tc>
        <w:tc>
          <w:tcPr>
            <w:tcW w:w="1932" w:type="dxa"/>
          </w:tcPr>
          <w:p w:rsidR="003065CD" w:rsidP="00E5021C" w:rsidRDefault="003065CD" w14:paraId="28286B7D" w14:textId="77777777">
            <w:pPr>
              <w:pStyle w:val="ListParagraph"/>
              <w:ind w:left="0"/>
            </w:pPr>
            <w:r>
              <w:t>0-65535</w:t>
            </w:r>
          </w:p>
        </w:tc>
        <w:tc>
          <w:tcPr>
            <w:tcW w:w="2598" w:type="dxa"/>
          </w:tcPr>
          <w:p w:rsidR="003065CD" w:rsidP="00E5021C" w:rsidRDefault="003065CD" w14:paraId="31B051B5" w14:textId="77777777">
            <w:pPr>
              <w:pStyle w:val="ListParagraph"/>
              <w:ind w:left="0"/>
            </w:pPr>
            <w:r>
              <w:t>startRemotePort</w:t>
            </w:r>
          </w:p>
        </w:tc>
      </w:tr>
      <w:tr w:rsidR="003065CD" w:rsidTr="00F47479" w14:paraId="5B100FE0" w14:textId="77777777">
        <w:tc>
          <w:tcPr>
            <w:tcW w:w="709" w:type="dxa"/>
          </w:tcPr>
          <w:p w:rsidR="003065CD" w:rsidP="00E5021C" w:rsidRDefault="003065CD" w14:paraId="06266388" w14:textId="77777777">
            <w:pPr>
              <w:pStyle w:val="ListParagraph"/>
              <w:ind w:left="0"/>
            </w:pPr>
            <w:r>
              <w:lastRenderedPageBreak/>
              <w:t>6</w:t>
            </w:r>
          </w:p>
        </w:tc>
        <w:tc>
          <w:tcPr>
            <w:tcW w:w="1472" w:type="dxa"/>
          </w:tcPr>
          <w:p w:rsidR="003065CD" w:rsidP="00E5021C" w:rsidRDefault="003065CD" w14:paraId="09C51361" w14:textId="77777777">
            <w:pPr>
              <w:pStyle w:val="ListParagraph"/>
              <w:ind w:left="0"/>
            </w:pPr>
            <w:r>
              <w:t>End Remote Port</w:t>
            </w:r>
          </w:p>
        </w:tc>
        <w:tc>
          <w:tcPr>
            <w:tcW w:w="1451" w:type="dxa"/>
          </w:tcPr>
          <w:p w:rsidR="003065CD" w:rsidP="00E5021C" w:rsidRDefault="003065CD" w14:paraId="688521D7" w14:textId="77777777">
            <w:pPr>
              <w:pStyle w:val="ListParagraph"/>
              <w:ind w:left="0"/>
            </w:pPr>
            <w:r>
              <w:t>End Remote Port của một rule</w:t>
            </w:r>
          </w:p>
        </w:tc>
        <w:tc>
          <w:tcPr>
            <w:tcW w:w="888" w:type="dxa"/>
          </w:tcPr>
          <w:p w:rsidR="003065CD" w:rsidP="00E5021C" w:rsidRDefault="003065CD" w14:paraId="56701862" w14:textId="77777777">
            <w:pPr>
              <w:pStyle w:val="ListParagraph"/>
              <w:ind w:left="0"/>
            </w:pPr>
            <w:r>
              <w:t>Int</w:t>
            </w:r>
          </w:p>
        </w:tc>
        <w:tc>
          <w:tcPr>
            <w:tcW w:w="1932" w:type="dxa"/>
          </w:tcPr>
          <w:p w:rsidR="003065CD" w:rsidP="00E5021C" w:rsidRDefault="003065CD" w14:paraId="25645B4B" w14:textId="77777777">
            <w:pPr>
              <w:pStyle w:val="ListParagraph"/>
              <w:ind w:left="0"/>
            </w:pPr>
            <w:r>
              <w:t>0-65535</w:t>
            </w:r>
          </w:p>
        </w:tc>
        <w:tc>
          <w:tcPr>
            <w:tcW w:w="2598" w:type="dxa"/>
          </w:tcPr>
          <w:p w:rsidR="003065CD" w:rsidP="00E5021C" w:rsidRDefault="003065CD" w14:paraId="160F111C" w14:textId="77777777">
            <w:pPr>
              <w:pStyle w:val="ListParagraph"/>
              <w:ind w:left="0"/>
            </w:pPr>
            <w:r>
              <w:t>endRemotePort</w:t>
            </w:r>
          </w:p>
        </w:tc>
      </w:tr>
      <w:tr w:rsidR="003065CD" w:rsidTr="00F47479" w14:paraId="5B0B4112" w14:textId="77777777">
        <w:tc>
          <w:tcPr>
            <w:tcW w:w="709" w:type="dxa"/>
          </w:tcPr>
          <w:p w:rsidR="003065CD" w:rsidP="00E5021C" w:rsidRDefault="003065CD" w14:paraId="123DE0C4" w14:textId="77777777">
            <w:pPr>
              <w:pStyle w:val="ListParagraph"/>
              <w:ind w:left="0"/>
            </w:pPr>
            <w:r>
              <w:t>7</w:t>
            </w:r>
          </w:p>
        </w:tc>
        <w:tc>
          <w:tcPr>
            <w:tcW w:w="1472" w:type="dxa"/>
          </w:tcPr>
          <w:p w:rsidR="003065CD" w:rsidP="00E5021C" w:rsidRDefault="003065CD" w14:paraId="6AE47141" w14:textId="77777777">
            <w:pPr>
              <w:pStyle w:val="ListParagraph"/>
              <w:ind w:left="0"/>
            </w:pPr>
            <w:r>
              <w:t>Local IP Address</w:t>
            </w:r>
          </w:p>
        </w:tc>
        <w:tc>
          <w:tcPr>
            <w:tcW w:w="1451" w:type="dxa"/>
          </w:tcPr>
          <w:p w:rsidR="003065CD" w:rsidP="00E5021C" w:rsidRDefault="003065CD" w14:paraId="58D9B157" w14:textId="77777777">
            <w:pPr>
              <w:pStyle w:val="ListParagraph"/>
              <w:ind w:left="0"/>
            </w:pPr>
            <w:r>
              <w:t>Địa chỉ IP Local của một rule</w:t>
            </w:r>
          </w:p>
        </w:tc>
        <w:tc>
          <w:tcPr>
            <w:tcW w:w="888" w:type="dxa"/>
          </w:tcPr>
          <w:p w:rsidR="003065CD" w:rsidP="00E5021C" w:rsidRDefault="003065CD" w14:paraId="327531A5" w14:textId="77777777">
            <w:pPr>
              <w:pStyle w:val="ListParagraph"/>
              <w:ind w:left="0"/>
            </w:pPr>
            <w:r>
              <w:t>String</w:t>
            </w:r>
          </w:p>
        </w:tc>
        <w:tc>
          <w:tcPr>
            <w:tcW w:w="1932" w:type="dxa"/>
          </w:tcPr>
          <w:p w:rsidR="003065CD" w:rsidP="00E5021C" w:rsidRDefault="003065CD" w14:paraId="54FE5504" w14:textId="77777777">
            <w:pPr>
              <w:pStyle w:val="ListParagraph"/>
              <w:ind w:left="0"/>
            </w:pPr>
            <w:r>
              <w:t>Chuỗi ký tự dạng địa chỉ IP</w:t>
            </w:r>
          </w:p>
        </w:tc>
        <w:tc>
          <w:tcPr>
            <w:tcW w:w="2598" w:type="dxa"/>
          </w:tcPr>
          <w:p w:rsidR="003065CD" w:rsidP="00E5021C" w:rsidRDefault="003065CD" w14:paraId="3C105EA2" w14:textId="77777777">
            <w:pPr>
              <w:pStyle w:val="ListParagraph"/>
              <w:ind w:left="0"/>
            </w:pPr>
            <w:r>
              <w:t>ipAddr</w:t>
            </w:r>
          </w:p>
        </w:tc>
      </w:tr>
      <w:tr w:rsidR="003065CD" w:rsidTr="00F47479" w14:paraId="0095EFB2" w14:textId="77777777">
        <w:tc>
          <w:tcPr>
            <w:tcW w:w="709" w:type="dxa"/>
          </w:tcPr>
          <w:p w:rsidR="003065CD" w:rsidP="00E5021C" w:rsidRDefault="003065CD" w14:paraId="59CC2FAC" w14:textId="77777777">
            <w:pPr>
              <w:pStyle w:val="ListParagraph"/>
              <w:ind w:left="0"/>
            </w:pPr>
            <w:r>
              <w:t>8</w:t>
            </w:r>
          </w:p>
        </w:tc>
        <w:tc>
          <w:tcPr>
            <w:tcW w:w="1472" w:type="dxa"/>
          </w:tcPr>
          <w:p w:rsidR="003065CD" w:rsidP="00E5021C" w:rsidRDefault="003065CD" w14:paraId="094DB50D" w14:textId="77777777">
            <w:pPr>
              <w:pStyle w:val="ListParagraph"/>
              <w:ind w:left="0"/>
            </w:pPr>
            <w:r>
              <w:t>Start Local Port</w:t>
            </w:r>
          </w:p>
        </w:tc>
        <w:tc>
          <w:tcPr>
            <w:tcW w:w="1451" w:type="dxa"/>
          </w:tcPr>
          <w:p w:rsidR="003065CD" w:rsidP="00E5021C" w:rsidRDefault="003065CD" w14:paraId="052765DB" w14:textId="77777777">
            <w:pPr>
              <w:pStyle w:val="ListParagraph"/>
              <w:ind w:left="0"/>
            </w:pPr>
            <w:r>
              <w:t>Start Local Port của một rule</w:t>
            </w:r>
          </w:p>
        </w:tc>
        <w:tc>
          <w:tcPr>
            <w:tcW w:w="888" w:type="dxa"/>
          </w:tcPr>
          <w:p w:rsidR="003065CD" w:rsidP="00E5021C" w:rsidRDefault="003065CD" w14:paraId="537B2387" w14:textId="77777777">
            <w:pPr>
              <w:pStyle w:val="ListParagraph"/>
              <w:ind w:left="0"/>
            </w:pPr>
            <w:r>
              <w:t>Int</w:t>
            </w:r>
          </w:p>
        </w:tc>
        <w:tc>
          <w:tcPr>
            <w:tcW w:w="1932" w:type="dxa"/>
          </w:tcPr>
          <w:p w:rsidR="003065CD" w:rsidP="00E5021C" w:rsidRDefault="003065CD" w14:paraId="360EC8E3" w14:textId="77777777">
            <w:pPr>
              <w:pStyle w:val="ListParagraph"/>
              <w:ind w:left="0"/>
            </w:pPr>
            <w:r>
              <w:t>0-65535</w:t>
            </w:r>
          </w:p>
        </w:tc>
        <w:tc>
          <w:tcPr>
            <w:tcW w:w="2598" w:type="dxa"/>
          </w:tcPr>
          <w:p w:rsidR="003065CD" w:rsidP="00E5021C" w:rsidRDefault="003065CD" w14:paraId="703D73F2" w14:textId="77777777">
            <w:pPr>
              <w:pStyle w:val="ListParagraph"/>
              <w:ind w:left="0"/>
            </w:pPr>
            <w:r>
              <w:t>startLocalPort</w:t>
            </w:r>
          </w:p>
        </w:tc>
      </w:tr>
      <w:tr w:rsidR="003065CD" w:rsidTr="00F47479" w14:paraId="76702A68" w14:textId="77777777">
        <w:tc>
          <w:tcPr>
            <w:tcW w:w="709" w:type="dxa"/>
          </w:tcPr>
          <w:p w:rsidR="003065CD" w:rsidP="00E5021C" w:rsidRDefault="003065CD" w14:paraId="13193EFB" w14:textId="77777777">
            <w:pPr>
              <w:pStyle w:val="ListParagraph"/>
              <w:ind w:left="0"/>
            </w:pPr>
            <w:r>
              <w:t>9</w:t>
            </w:r>
          </w:p>
        </w:tc>
        <w:tc>
          <w:tcPr>
            <w:tcW w:w="1472" w:type="dxa"/>
          </w:tcPr>
          <w:p w:rsidR="003065CD" w:rsidP="00E5021C" w:rsidRDefault="003065CD" w14:paraId="4A91E951" w14:textId="77777777">
            <w:pPr>
              <w:pStyle w:val="ListParagraph"/>
              <w:ind w:left="0"/>
            </w:pPr>
            <w:r>
              <w:t>End Local Port</w:t>
            </w:r>
          </w:p>
        </w:tc>
        <w:tc>
          <w:tcPr>
            <w:tcW w:w="1451" w:type="dxa"/>
          </w:tcPr>
          <w:p w:rsidR="003065CD" w:rsidP="00E5021C" w:rsidRDefault="003065CD" w14:paraId="5AB0AE5D" w14:textId="77777777">
            <w:pPr>
              <w:pStyle w:val="ListParagraph"/>
              <w:ind w:left="0"/>
            </w:pPr>
            <w:r>
              <w:t>End Local Port của một rule</w:t>
            </w:r>
          </w:p>
        </w:tc>
        <w:tc>
          <w:tcPr>
            <w:tcW w:w="888" w:type="dxa"/>
          </w:tcPr>
          <w:p w:rsidR="003065CD" w:rsidP="00E5021C" w:rsidRDefault="003065CD" w14:paraId="471E1787" w14:textId="77777777">
            <w:pPr>
              <w:pStyle w:val="ListParagraph"/>
              <w:ind w:left="0"/>
            </w:pPr>
            <w:r>
              <w:t>Int</w:t>
            </w:r>
          </w:p>
        </w:tc>
        <w:tc>
          <w:tcPr>
            <w:tcW w:w="1932" w:type="dxa"/>
          </w:tcPr>
          <w:p w:rsidR="003065CD" w:rsidP="00E5021C" w:rsidRDefault="003065CD" w14:paraId="6879658A" w14:textId="77777777">
            <w:pPr>
              <w:pStyle w:val="ListParagraph"/>
              <w:ind w:left="0"/>
            </w:pPr>
            <w:r>
              <w:t>0-65535</w:t>
            </w:r>
          </w:p>
        </w:tc>
        <w:tc>
          <w:tcPr>
            <w:tcW w:w="2598" w:type="dxa"/>
          </w:tcPr>
          <w:p w:rsidR="003065CD" w:rsidP="00E5021C" w:rsidRDefault="003065CD" w14:paraId="143954A0" w14:textId="77777777">
            <w:pPr>
              <w:pStyle w:val="ListParagraph"/>
              <w:ind w:left="0"/>
            </w:pPr>
            <w:r>
              <w:t>endLocalPort</w:t>
            </w:r>
          </w:p>
        </w:tc>
      </w:tr>
    </w:tbl>
    <w:p w:rsidR="00216D19" w:rsidP="0043581E" w:rsidRDefault="00216D19" w14:paraId="33DDE65F" w14:textId="1BAD6054"/>
    <w:p w:rsidR="00883D0F" w:rsidP="00883D0F" w:rsidRDefault="00883D0F" w14:paraId="578BA953" w14:textId="250F75D9">
      <w:pPr>
        <w:pStyle w:val="Heading3"/>
      </w:pPr>
      <w:bookmarkStart w:name="_Toc111218020" w:id="10311"/>
      <w:r>
        <w:t xml:space="preserve">Usecase – Điều khiển xóa cấu hình Rule Port Forwarding đang tồn tại qua </w:t>
      </w:r>
      <w:del w:author="Tran Khanh Toan" w:date="2022-07-01T15:39:00Z" w:id="10312">
        <w:r w:rsidDel="007A6979">
          <w:delText>OneLink</w:delText>
        </w:r>
      </w:del>
      <w:ins w:author="Tran Khanh Toan" w:date="2022-07-01T15:39:00Z" w:id="10313">
        <w:r w:rsidR="007A6979">
          <w:t>Mobile App</w:t>
        </w:r>
      </w:ins>
      <w:bookmarkEnd w:id="10311"/>
    </w:p>
    <w:tbl>
      <w:tblPr>
        <w:tblStyle w:val="TableGrid"/>
        <w:tblW w:w="0" w:type="auto"/>
        <w:tblLook w:val="04A0" w:firstRow="1" w:lastRow="0" w:firstColumn="1" w:lastColumn="0" w:noHBand="0" w:noVBand="1"/>
      </w:tblPr>
      <w:tblGrid>
        <w:gridCol w:w="1885"/>
        <w:gridCol w:w="7340"/>
      </w:tblGrid>
      <w:tr w:rsidR="00883D0F" w:rsidTr="2ADD6C4A" w14:paraId="326C12FD" w14:textId="77777777">
        <w:tc>
          <w:tcPr>
            <w:tcW w:w="1885" w:type="dxa"/>
            <w:tcMar/>
          </w:tcPr>
          <w:p w:rsidR="00883D0F" w:rsidP="00E5021C" w:rsidRDefault="00883D0F" w14:paraId="23EBC732" w14:textId="77777777">
            <w:r>
              <w:t>ID</w:t>
            </w:r>
          </w:p>
        </w:tc>
        <w:tc>
          <w:tcPr>
            <w:tcW w:w="7340" w:type="dxa"/>
            <w:tcMar/>
          </w:tcPr>
          <w:p w:rsidR="00883D0F" w:rsidP="00E5021C" w:rsidRDefault="00883D0F" w14:paraId="27458E2D" w14:textId="3267D6CD">
            <w:r>
              <w:t>UC-3</w:t>
            </w:r>
            <w:ins w:author="toantk" w:date="2022-07-27T17:25:00Z" w:id="10314">
              <w:r w:rsidR="00861799">
                <w:t>2</w:t>
              </w:r>
            </w:ins>
            <w:ins w:author="Tran Khanh Toan" w:date="2022-07-01T15:13:00Z" w:id="10315">
              <w:del w:author="toantk" w:date="2022-07-27T17:25:00Z" w:id="10316">
                <w:r w:rsidDel="00861799" w:rsidR="00B92C7A">
                  <w:delText>6</w:delText>
                </w:r>
              </w:del>
            </w:ins>
            <w:del w:author="Tran Khanh Toan" w:date="2022-07-01T15:13:00Z" w:id="10317">
              <w:r w:rsidDel="00B92C7A" w:rsidR="008A0444">
                <w:delText>3</w:delText>
              </w:r>
            </w:del>
          </w:p>
        </w:tc>
      </w:tr>
      <w:tr w:rsidR="00883D0F" w:rsidTr="2ADD6C4A" w14:paraId="7AB9E914" w14:textId="77777777">
        <w:tc>
          <w:tcPr>
            <w:tcW w:w="1885" w:type="dxa"/>
            <w:tcMar/>
          </w:tcPr>
          <w:p w:rsidR="00883D0F" w:rsidP="00E5021C" w:rsidRDefault="00883D0F" w14:paraId="7721480D" w14:textId="77777777">
            <w:r>
              <w:t>Name</w:t>
            </w:r>
          </w:p>
        </w:tc>
        <w:tc>
          <w:tcPr>
            <w:tcW w:w="7340" w:type="dxa"/>
            <w:tcMar/>
          </w:tcPr>
          <w:p w:rsidR="00883D0F" w:rsidP="00E5021C" w:rsidRDefault="00883D0F" w14:paraId="52D61A40" w14:textId="73C6C3D3">
            <w:r>
              <w:t xml:space="preserve">Điều khiển xóa cấu hình Rule Port Forwarding đang tồn tại qua </w:t>
            </w:r>
            <w:del w:author="Tran Khanh Toan" w:date="2022-07-01T15:39:00Z" w:id="10318">
              <w:r w:rsidDel="007A6979">
                <w:delText>OneLink</w:delText>
              </w:r>
            </w:del>
            <w:ins w:author="Tran Khanh Toan" w:date="2022-07-01T15:39:00Z" w:id="10319">
              <w:r w:rsidR="007A6979">
                <w:t>Mobile App</w:t>
              </w:r>
            </w:ins>
          </w:p>
        </w:tc>
      </w:tr>
      <w:tr w:rsidR="00883D0F" w:rsidTr="2ADD6C4A" w14:paraId="55679E38" w14:textId="77777777">
        <w:tc>
          <w:tcPr>
            <w:tcW w:w="1885" w:type="dxa"/>
            <w:tcMar/>
          </w:tcPr>
          <w:p w:rsidR="00883D0F" w:rsidP="00E5021C" w:rsidRDefault="00883D0F" w14:paraId="492FB0AE" w14:textId="77777777">
            <w:r>
              <w:t>Description</w:t>
            </w:r>
          </w:p>
        </w:tc>
        <w:tc>
          <w:tcPr>
            <w:tcW w:w="7340" w:type="dxa"/>
            <w:tcMar/>
          </w:tcPr>
          <w:p w:rsidR="00883D0F" w:rsidP="00E5021C" w:rsidRDefault="00883D0F" w14:paraId="4599EC56" w14:textId="10ED3856">
            <w:pPr>
              <w:pStyle w:val="FirstLevelBullet"/>
              <w:rPr>
                <w:ins w:author="Tran Khanh Toan" w:date="2022-07-01T15:13:00Z" w:id="10320"/>
              </w:rPr>
            </w:pPr>
            <w:del w:author="Tran Khanh Toan" w:date="2022-07-01T15:39:00Z" w:id="10321">
              <w:r w:rsidDel="007A6979">
                <w:delText>OneLink</w:delText>
              </w:r>
            </w:del>
            <w:ins w:author="Tran Khanh Toan" w:date="2022-07-01T15:39:00Z" w:id="10322">
              <w:r w:rsidR="007A6979">
                <w:t>Mobile App</w:t>
              </w:r>
            </w:ins>
            <w:r>
              <w:t xml:space="preserve"> gửi yêu cầu xóa cấu hình một Rule Port Forwarding hiện tại </w:t>
            </w:r>
          </w:p>
          <w:p w:rsidR="00B92C7A" w:rsidRDefault="225C27E7" w14:paraId="38000B1A" w14:textId="37DB684B">
            <w:pPr>
              <w:pStyle w:val="FirstLevelBullet"/>
              <w:rPr/>
            </w:pPr>
            <w:ins w:author="Tran Khanh Toan" w:date="2022-07-01T15:13:00Z" w:id="159445613">
              <w:r w:rsidR="1A549E31">
                <w:t xml:space="preserve">Mobile App thực hiện request với định dạng </w:t>
              </w:r>
              <w:r>
                <w:fldChar w:fldCharType="begin"/>
              </w:r>
              <w:r>
                <w:instrText xml:space="preserve"> HYPERLINK "https://&lt;ip&gt;:&lt;port&gt;/onelinkagent" </w:instrText>
              </w:r>
              <w:r>
                <w:fldChar w:fldCharType="separate"/>
              </w:r>
              <w:r w:rsidRPr="2ADD6C4A" w:rsidR="1A549E31">
                <w:rPr>
                  <w:rStyle w:val="Hyperlink"/>
                </w:rPr>
                <w:t>https://&lt;ip&gt;:&lt;port&gt;/onelinkagent</w:t>
              </w:r>
              <w:r>
                <w:fldChar w:fldCharType="end"/>
              </w:r>
              <w:r w:rsidR="1A549E31">
                <w:t xml:space="preserve"> với cookies đi kèm request được quy định trong mục 7.2.1</w:t>
              </w:r>
            </w:ins>
          </w:p>
          <w:p w:rsidR="00883D0F" w:rsidP="00E5021C" w:rsidRDefault="00883D0F" w14:paraId="3D0C7303" w14:textId="77777777">
            <w:pPr>
              <w:pStyle w:val="FirstLevelBullet"/>
            </w:pPr>
            <w:r>
              <w:t>ONT nhận yêu cầu, xử lý và gửi lại phản hồi cấu hình thành công hay thất bại.</w:t>
            </w:r>
          </w:p>
          <w:p w:rsidR="00883D0F" w:rsidP="00E5021C" w:rsidRDefault="00883D0F" w14:paraId="21A516C7" w14:textId="3A5B282A">
            <w:pPr>
              <w:pStyle w:val="FirstLevelBullet"/>
              <w:numPr>
                <w:ilvl w:val="0"/>
                <w:numId w:val="0"/>
              </w:numPr>
              <w:ind w:left="360"/>
            </w:pPr>
            <w:r>
              <w:t>Lưu ý: Chỉ xóa một rule khi rule đó đã được tạo.</w:t>
            </w:r>
          </w:p>
        </w:tc>
      </w:tr>
      <w:tr w:rsidR="00883D0F" w:rsidTr="2ADD6C4A" w14:paraId="43BE4E07" w14:textId="77777777">
        <w:tc>
          <w:tcPr>
            <w:tcW w:w="1885" w:type="dxa"/>
            <w:tcMar/>
          </w:tcPr>
          <w:p w:rsidR="00883D0F" w:rsidP="00E5021C" w:rsidRDefault="00883D0F" w14:paraId="032DA097" w14:textId="77777777">
            <w:r>
              <w:t>Actor</w:t>
            </w:r>
          </w:p>
        </w:tc>
        <w:tc>
          <w:tcPr>
            <w:tcW w:w="7340" w:type="dxa"/>
            <w:tcMar/>
          </w:tcPr>
          <w:p w:rsidR="00883D0F" w:rsidP="00E5021C" w:rsidRDefault="00883D0F" w14:paraId="087676F5" w14:textId="77777777">
            <w:r>
              <w:t>Admin</w:t>
            </w:r>
          </w:p>
        </w:tc>
      </w:tr>
      <w:tr w:rsidR="00883D0F" w:rsidTr="2ADD6C4A" w14:paraId="779C0866" w14:textId="77777777">
        <w:tc>
          <w:tcPr>
            <w:tcW w:w="1885" w:type="dxa"/>
            <w:tcMar/>
          </w:tcPr>
          <w:p w:rsidR="00883D0F" w:rsidP="00E5021C" w:rsidRDefault="00883D0F" w14:paraId="76C435C7" w14:textId="77777777">
            <w:r>
              <w:t>Pre-condition</w:t>
            </w:r>
          </w:p>
        </w:tc>
        <w:tc>
          <w:tcPr>
            <w:tcW w:w="7340" w:type="dxa"/>
            <w:tcMar/>
          </w:tcPr>
          <w:p w:rsidR="00883D0F" w:rsidP="00E5021C" w:rsidRDefault="00883D0F" w14:paraId="604FFCA4" w14:textId="2C20438E">
            <w:r>
              <w:t xml:space="preserve">Thiết bị hoạt động bình thường, </w:t>
            </w:r>
            <w:del w:author="Tran Khanh Toan" w:date="2022-07-01T15:39:00Z" w:id="10324">
              <w:r w:rsidDel="007A6979">
                <w:delText>OneLink</w:delText>
              </w:r>
            </w:del>
            <w:ins w:author="Tran Khanh Toan" w:date="2022-07-01T15:39:00Z" w:id="10325">
              <w:r w:rsidR="007A6979">
                <w:t>Mobile App</w:t>
              </w:r>
            </w:ins>
            <w:r>
              <w:t xml:space="preserve"> đã đăng nhập thành công vào thiết bị và được cấp phiên truy nhập</w:t>
            </w:r>
          </w:p>
        </w:tc>
      </w:tr>
      <w:tr w:rsidR="00883D0F" w:rsidTr="2ADD6C4A" w14:paraId="31EA1AFC" w14:textId="77777777">
        <w:tc>
          <w:tcPr>
            <w:tcW w:w="1885" w:type="dxa"/>
            <w:tcMar/>
          </w:tcPr>
          <w:p w:rsidR="00883D0F" w:rsidP="00E5021C" w:rsidRDefault="00883D0F" w14:paraId="37FB35AE" w14:textId="77777777">
            <w:r>
              <w:t>Post-condition</w:t>
            </w:r>
          </w:p>
        </w:tc>
        <w:tc>
          <w:tcPr>
            <w:tcW w:w="7340" w:type="dxa"/>
            <w:tcMar/>
          </w:tcPr>
          <w:p w:rsidR="00883D0F" w:rsidP="00E5021C" w:rsidRDefault="00883D0F" w14:paraId="3B471B2B" w14:textId="7C24FA3D">
            <w:r>
              <w:t xml:space="preserve">Thiết bị phản hồi đầy đủ các thông tin cho </w:t>
            </w:r>
            <w:del w:author="Tran Khanh Toan" w:date="2022-07-01T15:39:00Z" w:id="10326">
              <w:r w:rsidDel="007A6979">
                <w:delText>OneLink</w:delText>
              </w:r>
            </w:del>
            <w:ins w:author="Tran Khanh Toan" w:date="2022-07-01T15:39:00Z" w:id="10327">
              <w:r w:rsidR="007A6979">
                <w:t>Mobile App</w:t>
              </w:r>
            </w:ins>
          </w:p>
        </w:tc>
      </w:tr>
    </w:tbl>
    <w:p w:rsidRPr="00A13CE7" w:rsidR="00883D0F" w:rsidP="00883D0F" w:rsidRDefault="00883D0F" w14:paraId="7D1A11A1" w14:textId="77777777"/>
    <w:p w:rsidR="006B6295" w:rsidP="00883D0F" w:rsidRDefault="00883D0F" w14:paraId="1B0903AC" w14:textId="43DEAAA9">
      <w:pPr>
        <w:rPr>
          <w:b/>
          <w:bCs/>
        </w:rPr>
      </w:pPr>
      <w:r w:rsidRPr="003C44BD">
        <w:rPr>
          <w:b/>
          <w:bCs/>
        </w:rPr>
        <w:t>Luồng dữ liệu:</w:t>
      </w:r>
    </w:p>
    <w:p w:rsidR="00883D0F" w:rsidP="00883D0F" w:rsidRDefault="00883D0F" w14:paraId="272F317F" w14:textId="77777777">
      <w:pPr>
        <w:pStyle w:val="ANSVNormal1"/>
        <w:keepNext/>
        <w:jc w:val="center"/>
      </w:pPr>
      <w:r>
        <w:object w:dxaOrig="9180" w:dyaOrig="5296" w14:anchorId="20CD2B37">
          <v:shape id="_x0000_i1052" style="width:460.5pt;height:265.5pt" o:ole="" type="#_x0000_t75">
            <v:imagedata o:title="" r:id="rId71"/>
          </v:shape>
          <o:OLEObject Type="Embed" ProgID="Visio.Drawing.15" ShapeID="_x0000_i1052" DrawAspect="Content" ObjectID="_1721885977" r:id="rId72"/>
        </w:object>
      </w:r>
    </w:p>
    <w:p w:rsidR="00883D0F" w:rsidP="00883D0F" w:rsidRDefault="00883D0F" w14:paraId="22C42154" w14:textId="1A615DAE">
      <w:pPr>
        <w:pStyle w:val="Caption"/>
      </w:pPr>
      <w:bookmarkStart w:name="_Toc110529216" w:id="10328"/>
      <w:r>
        <w:t xml:space="preserve">Hình </w:t>
      </w:r>
      <w:ins w:author="toantk" w:date="2022-07-28T09:55:00Z" w:id="10329">
        <w:r w:rsidR="00881A01">
          <w:fldChar w:fldCharType="begin"/>
        </w:r>
        <w:r w:rsidR="00881A01">
          <w:instrText xml:space="preserve"> STYLEREF 1 \s </w:instrText>
        </w:r>
      </w:ins>
      <w:r w:rsidR="00881A01">
        <w:fldChar w:fldCharType="separate"/>
      </w:r>
      <w:r w:rsidR="00533729">
        <w:rPr>
          <w:noProof/>
        </w:rPr>
        <w:t>7</w:t>
      </w:r>
      <w:ins w:author="toantk" w:date="2022-07-28T09:55:00Z" w:id="10330">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27</w:t>
      </w:r>
      <w:ins w:author="toantk" w:date="2022-07-28T09:55:00Z" w:id="10331">
        <w:r w:rsidR="00881A01">
          <w:fldChar w:fldCharType="end"/>
        </w:r>
      </w:ins>
      <w:ins w:author="Tran Khanh Toan" w:date="2022-07-01T17:42:00Z" w:id="10332">
        <w:del w:author="toantk" w:date="2022-07-27T09:26:00Z" w:id="10333">
          <w:r w:rsidDel="006A7679" w:rsidR="00076894">
            <w:fldChar w:fldCharType="begin"/>
          </w:r>
          <w:r w:rsidDel="006A7679" w:rsidR="00076894">
            <w:delInstrText xml:space="preserve"> STYLEREF 1 \s </w:delInstrText>
          </w:r>
        </w:del>
      </w:ins>
      <w:del w:author="toantk" w:date="2022-07-27T09:26:00Z" w:id="10334">
        <w:r w:rsidDel="006A7679" w:rsidR="00076894">
          <w:fldChar w:fldCharType="separate"/>
        </w:r>
        <w:r w:rsidDel="006A7679" w:rsidR="00076894">
          <w:rPr>
            <w:noProof/>
          </w:rPr>
          <w:delText>7</w:delText>
        </w:r>
      </w:del>
      <w:ins w:author="Tran Khanh Toan" w:date="2022-07-01T17:42:00Z" w:id="10335">
        <w:del w:author="toantk" w:date="2022-07-27T09:26:00Z" w:id="10336">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0337">
        <w:r w:rsidDel="006A7679" w:rsidR="00076894">
          <w:fldChar w:fldCharType="separate"/>
        </w:r>
      </w:del>
      <w:ins w:author="Tran Khanh Toan" w:date="2022-07-01T17:42:00Z" w:id="10338">
        <w:del w:author="toantk" w:date="2022-07-27T09:26:00Z" w:id="10339">
          <w:r w:rsidDel="006A7679" w:rsidR="00076894">
            <w:rPr>
              <w:noProof/>
            </w:rPr>
            <w:delText>27</w:delText>
          </w:r>
          <w:r w:rsidDel="006A7679" w:rsidR="00076894">
            <w:fldChar w:fldCharType="end"/>
          </w:r>
        </w:del>
      </w:ins>
      <w:del w:author="Tran Khanh Toan" w:date="2022-07-01T14:55:00Z" w:id="10340">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24</w:delText>
        </w:r>
        <w:r w:rsidDel="00A87875" w:rsidR="003F0BD0">
          <w:rPr>
            <w:noProof/>
          </w:rPr>
          <w:fldChar w:fldCharType="end"/>
        </w:r>
      </w:del>
      <w:r w:rsidRPr="00883D0F">
        <w:t xml:space="preserve"> </w:t>
      </w:r>
      <w:r>
        <w:t xml:space="preserve">Luồng điều khiển xóa cấu hình Rule Port Forwarding qua </w:t>
      </w:r>
      <w:del w:author="Tran Khanh Toan" w:date="2022-07-01T15:39:00Z" w:id="10341">
        <w:r w:rsidDel="007A6979">
          <w:delText>OneLink</w:delText>
        </w:r>
      </w:del>
      <w:ins w:author="Tran Khanh Toan" w:date="2022-07-01T15:39:00Z" w:id="10342">
        <w:r w:rsidR="007A6979">
          <w:t>Mobile App</w:t>
        </w:r>
      </w:ins>
      <w:bookmarkEnd w:id="10328"/>
    </w:p>
    <w:p w:rsidR="00883D0F" w:rsidP="00883D0F" w:rsidRDefault="00883D0F" w14:paraId="6B87D076" w14:textId="017CC424">
      <w:pPr>
        <w:rPr>
          <w:b/>
          <w:bCs/>
        </w:rPr>
      </w:pPr>
      <w:del w:author="Tran Khanh Toan" w:date="2022-07-04T09:21:00Z" w:id="10343">
        <w:r w:rsidRPr="00AB6FAB" w:rsidDel="00F02801">
          <w:rPr>
            <w:b/>
            <w:bCs/>
          </w:rPr>
          <w:delText xml:space="preserve">Cấu trúc dữ liệu </w:delText>
        </w:r>
      </w:del>
      <w:ins w:author="Tran Khanh Toan" w:date="2022-07-04T09:22:00Z" w:id="10344">
        <w:r w:rsidR="00F02801">
          <w:rPr>
            <w:b/>
            <w:bCs/>
          </w:rPr>
          <w:t xml:space="preserve">Cấu trúc payload </w:t>
        </w:r>
      </w:ins>
      <w:r w:rsidRPr="00AB6FAB">
        <w:rPr>
          <w:b/>
          <w:bCs/>
        </w:rPr>
        <w:t>của bản tin:</w:t>
      </w:r>
    </w:p>
    <w:p w:rsidR="00883D0F" w:rsidP="00883D0F" w:rsidRDefault="00883D0F" w14:paraId="545528BD" w14:textId="51CFECF5">
      <w:pPr>
        <w:pStyle w:val="ListParagraph"/>
        <w:numPr>
          <w:ilvl w:val="0"/>
          <w:numId w:val="9"/>
        </w:numPr>
        <w:rPr>
          <w:b/>
          <w:bCs/>
        </w:rPr>
      </w:pPr>
      <w:r>
        <w:rPr>
          <w:b/>
          <w:bCs/>
        </w:rPr>
        <w:t>Port Forwarding Reomve Request:</w:t>
      </w:r>
    </w:p>
    <w:p w:rsidR="00883D0F" w:rsidP="00883D0F" w:rsidRDefault="00883D0F" w14:paraId="6208CDD3" w14:textId="7EC5BDF4">
      <w:pPr>
        <w:pStyle w:val="ListParagraph"/>
      </w:pPr>
      <w:r>
        <w:t>{“action” : “portforwardRemove”,</w:t>
      </w:r>
    </w:p>
    <w:p w:rsidR="00883D0F" w:rsidP="00883D0F" w:rsidRDefault="00883D0F" w14:paraId="06CCF877" w14:textId="43835ACA">
      <w:pPr>
        <w:pStyle w:val="ListParagraph"/>
      </w:pPr>
      <w:r>
        <w:t xml:space="preserve">  “wanIn</w:t>
      </w:r>
      <w:ins w:author="toantk" w:date="2022-07-28T17:38:00Z" w:id="10345">
        <w:r w:rsidR="00E47A46">
          <w:t>de</w:t>
        </w:r>
      </w:ins>
      <w:ins w:author="toantk" w:date="2022-07-28T17:42:00Z" w:id="10346">
        <w:r w:rsidR="00E47A46">
          <w:t>x</w:t>
        </w:r>
      </w:ins>
      <w:del w:author="toantk" w:date="2022-07-28T17:38:00Z" w:id="10347">
        <w:r w:rsidDel="00F47479">
          <w:delText>terface</w:delText>
        </w:r>
      </w:del>
      <w:r w:rsidR="00A55A44">
        <w:t xml:space="preserve">” : </w:t>
      </w:r>
      <w:r>
        <w:t>&lt;</w:t>
      </w:r>
      <w:ins w:author="toantk" w:date="2022-07-28T17:38:00Z" w:id="10348">
        <w:r w:rsidR="00F47479">
          <w:t>wanIn</w:t>
        </w:r>
        <w:r w:rsidR="00E47A46">
          <w:t>de</w:t>
        </w:r>
      </w:ins>
      <w:ins w:author="toantk" w:date="2022-07-28T17:42:00Z" w:id="10349">
        <w:r w:rsidR="00E47A46">
          <w:t>x</w:t>
        </w:r>
      </w:ins>
      <w:del w:author="toantk" w:date="2022-07-28T17:38:00Z" w:id="10350">
        <w:r w:rsidDel="00F47479">
          <w:delText>wanInterface</w:delText>
        </w:r>
      </w:del>
      <w:r w:rsidR="00A55A44">
        <w:t>&gt;</w:t>
      </w:r>
      <w:r>
        <w:t>,</w:t>
      </w:r>
    </w:p>
    <w:p w:rsidR="00883D0F" w:rsidP="00883D0F" w:rsidRDefault="00A55A44" w14:paraId="29DFF6B7" w14:textId="35F61493">
      <w:pPr>
        <w:pStyle w:val="ListParagraph"/>
      </w:pPr>
      <w:r>
        <w:t xml:space="preserve">  “ruleIndex” : &lt;ruleIndex&gt;</w:t>
      </w:r>
      <w:r w:rsidR="00DD1C8F">
        <w:t>,</w:t>
      </w:r>
    </w:p>
    <w:p w:rsidR="00DD1C8F" w:rsidP="00DD1C8F" w:rsidRDefault="00DD1C8F" w14:paraId="0CC72160" w14:textId="4A1BE6D8">
      <w:pPr>
        <w:ind w:firstLine="720"/>
      </w:pPr>
      <w:r>
        <w:t xml:space="preserve">  “requestId” : </w:t>
      </w:r>
      <w:r w:rsidR="003E0981">
        <w:t>&lt;requestId&gt;</w:t>
      </w:r>
    </w:p>
    <w:p w:rsidR="00883D0F" w:rsidP="00883D0F" w:rsidRDefault="00883D0F" w14:paraId="10088574" w14:textId="77777777">
      <w:pPr>
        <w:pStyle w:val="ListParagraph"/>
      </w:pPr>
      <w:r>
        <w:t>}</w:t>
      </w:r>
    </w:p>
    <w:p w:rsidR="00883D0F" w:rsidP="00883D0F" w:rsidRDefault="00883D0F" w14:paraId="31F464BF" w14:textId="0544BCB0">
      <w:pPr>
        <w:pStyle w:val="ListParagraph"/>
        <w:numPr>
          <w:ilvl w:val="0"/>
          <w:numId w:val="9"/>
        </w:numPr>
        <w:rPr>
          <w:b/>
          <w:bCs/>
        </w:rPr>
      </w:pPr>
      <w:r>
        <w:rPr>
          <w:b/>
          <w:bCs/>
        </w:rPr>
        <w:t>Port Forwarding Remove Response:</w:t>
      </w:r>
    </w:p>
    <w:p w:rsidRPr="00820762" w:rsidR="00883D0F" w:rsidP="00883D0F" w:rsidRDefault="00883D0F" w14:paraId="07C9B04F" w14:textId="5FCD7DDE">
      <w:pPr>
        <w:pStyle w:val="ListParagraph"/>
        <w:numPr>
          <w:ilvl w:val="1"/>
          <w:numId w:val="9"/>
        </w:numPr>
      </w:pPr>
      <w:r>
        <w:t>Xóa Rule Port Forwarding</w:t>
      </w:r>
      <w:r w:rsidRPr="00820762">
        <w:t xml:space="preserve"> thành công</w:t>
      </w:r>
      <w:r>
        <w:t>:</w:t>
      </w:r>
    </w:p>
    <w:p w:rsidR="00883D0F" w:rsidP="00883D0F" w:rsidRDefault="00883D0F" w14:paraId="5F7D6DA9" w14:textId="77777777">
      <w:pPr>
        <w:pStyle w:val="FirstLevelBullet"/>
        <w:numPr>
          <w:ilvl w:val="0"/>
          <w:numId w:val="0"/>
        </w:numPr>
        <w:ind w:left="1080"/>
      </w:pPr>
      <w:r>
        <w:t>{</w:t>
      </w:r>
    </w:p>
    <w:p w:rsidR="00883D0F" w:rsidP="00883D0F" w:rsidRDefault="00883D0F" w14:paraId="69E4D79D" w14:textId="77777777">
      <w:pPr>
        <w:pStyle w:val="FirstLevelBullet"/>
        <w:numPr>
          <w:ilvl w:val="0"/>
          <w:numId w:val="0"/>
        </w:numPr>
        <w:ind w:left="720" w:firstLine="360"/>
      </w:pPr>
      <w:r>
        <w:t>"status": 0,</w:t>
      </w:r>
    </w:p>
    <w:p w:rsidR="00883D0F" w:rsidP="00883D0F" w:rsidRDefault="00B94824" w14:paraId="0B309F78" w14:textId="02ED405E">
      <w:pPr>
        <w:pStyle w:val="FirstLevelBullet"/>
        <w:numPr>
          <w:ilvl w:val="0"/>
          <w:numId w:val="0"/>
        </w:numPr>
        <w:ind w:left="720" w:firstLine="360"/>
      </w:pPr>
      <w:r>
        <w:t>“message”: “</w:t>
      </w:r>
      <w:r w:rsidR="00840E19">
        <w:t>Success</w:t>
      </w:r>
      <w:r>
        <w:t>”</w:t>
      </w:r>
      <w:r w:rsidR="00883D0F">
        <w:t>,</w:t>
      </w:r>
    </w:p>
    <w:p w:rsidR="00DD1C8F" w:rsidP="00DD1C8F" w:rsidRDefault="00DD1C8F" w14:paraId="08998439" w14:textId="1371B78A">
      <w:pPr>
        <w:pStyle w:val="ListParagraph"/>
        <w:ind w:firstLine="360"/>
      </w:pPr>
      <w:r>
        <w:t xml:space="preserve">“requestId” : </w:t>
      </w:r>
      <w:r w:rsidR="003E0981">
        <w:t>&lt;requestId&gt;</w:t>
      </w:r>
      <w:r>
        <w:t>,</w:t>
      </w:r>
    </w:p>
    <w:p w:rsidR="00883D0F" w:rsidP="00883D0F" w:rsidRDefault="00883D0F" w14:paraId="6362749D" w14:textId="77777777">
      <w:pPr>
        <w:pStyle w:val="FirstLevelBullet"/>
        <w:numPr>
          <w:ilvl w:val="0"/>
          <w:numId w:val="0"/>
        </w:numPr>
        <w:ind w:left="720" w:firstLine="360"/>
      </w:pPr>
      <w:r>
        <w:t>"data": {</w:t>
      </w:r>
    </w:p>
    <w:p w:rsidR="00883D0F" w:rsidP="00883D0F" w:rsidRDefault="00883D0F" w14:paraId="5320A9D0" w14:textId="77777777">
      <w:pPr>
        <w:pStyle w:val="FirstLevelBullet"/>
        <w:numPr>
          <w:ilvl w:val="0"/>
          <w:numId w:val="0"/>
        </w:numPr>
        <w:ind w:left="720" w:firstLine="360"/>
      </w:pPr>
      <w:r>
        <w:t>}</w:t>
      </w:r>
    </w:p>
    <w:p w:rsidR="00883D0F" w:rsidP="00883D0F" w:rsidRDefault="00883D0F" w14:paraId="271F774B" w14:textId="77777777">
      <w:pPr>
        <w:pStyle w:val="FirstLevelBullet"/>
        <w:numPr>
          <w:ilvl w:val="0"/>
          <w:numId w:val="0"/>
        </w:numPr>
        <w:ind w:left="720" w:firstLine="360"/>
      </w:pPr>
      <w:r>
        <w:t>}</w:t>
      </w:r>
    </w:p>
    <w:p w:rsidRPr="00820762" w:rsidR="00883D0F" w:rsidP="00883D0F" w:rsidRDefault="00883D0F" w14:paraId="7D302CD8" w14:textId="4F71FF61">
      <w:pPr>
        <w:pStyle w:val="ListParagraph"/>
        <w:numPr>
          <w:ilvl w:val="1"/>
          <w:numId w:val="9"/>
        </w:numPr>
      </w:pPr>
      <w:r>
        <w:t>Xóa Rule Port Forwarding thất bại:</w:t>
      </w:r>
    </w:p>
    <w:p w:rsidR="00883D0F" w:rsidP="00883D0F" w:rsidRDefault="00883D0F" w14:paraId="3C3547F1" w14:textId="77777777">
      <w:pPr>
        <w:pStyle w:val="FirstLevelBullet"/>
        <w:numPr>
          <w:ilvl w:val="0"/>
          <w:numId w:val="0"/>
        </w:numPr>
        <w:ind w:left="1080"/>
      </w:pPr>
      <w:r>
        <w:lastRenderedPageBreak/>
        <w:t>{</w:t>
      </w:r>
    </w:p>
    <w:p w:rsidR="00883D0F" w:rsidP="00883D0F" w:rsidRDefault="00183521" w14:paraId="6315AA90" w14:textId="00D995A8">
      <w:pPr>
        <w:pStyle w:val="FirstLevelBullet"/>
        <w:numPr>
          <w:ilvl w:val="0"/>
          <w:numId w:val="0"/>
        </w:numPr>
        <w:ind w:left="1080"/>
      </w:pPr>
      <w:r>
        <w:t>“status”: &lt;ErrorCode&gt;</w:t>
      </w:r>
      <w:r w:rsidR="00883D0F">
        <w:t>,</w:t>
      </w:r>
    </w:p>
    <w:p w:rsidR="00883D0F" w:rsidP="00883D0F" w:rsidRDefault="00B94824" w14:paraId="513D3120" w14:textId="0C43B7AB">
      <w:pPr>
        <w:pStyle w:val="FirstLevelBullet"/>
        <w:numPr>
          <w:ilvl w:val="0"/>
          <w:numId w:val="0"/>
        </w:numPr>
        <w:ind w:left="1080"/>
      </w:pPr>
      <w:r>
        <w:t>“message”: “&lt;message&gt;”</w:t>
      </w:r>
      <w:r w:rsidR="00883D0F">
        <w:t>,</w:t>
      </w:r>
    </w:p>
    <w:p w:rsidR="00DD1C8F" w:rsidP="00DD1C8F" w:rsidRDefault="00DD1C8F" w14:paraId="4C855717" w14:textId="2BCC0152">
      <w:pPr>
        <w:pStyle w:val="ListParagraph"/>
        <w:ind w:firstLine="360"/>
      </w:pPr>
      <w:r>
        <w:t xml:space="preserve">“requestId” : </w:t>
      </w:r>
      <w:r w:rsidR="003E0981">
        <w:t>&lt;requestId&gt;</w:t>
      </w:r>
      <w:r>
        <w:t>,</w:t>
      </w:r>
    </w:p>
    <w:p w:rsidR="00883D0F" w:rsidP="00883D0F" w:rsidRDefault="00883D0F" w14:paraId="33927829" w14:textId="77777777">
      <w:pPr>
        <w:pStyle w:val="FirstLevelBullet"/>
        <w:numPr>
          <w:ilvl w:val="0"/>
          <w:numId w:val="0"/>
        </w:numPr>
        <w:ind w:left="1080"/>
      </w:pPr>
      <w:r>
        <w:t>"data": {</w:t>
      </w:r>
    </w:p>
    <w:p w:rsidR="00883D0F" w:rsidP="00883D0F" w:rsidRDefault="00883D0F" w14:paraId="15188714" w14:textId="77777777">
      <w:pPr>
        <w:pStyle w:val="FirstLevelBullet"/>
        <w:numPr>
          <w:ilvl w:val="0"/>
          <w:numId w:val="0"/>
        </w:numPr>
        <w:ind w:left="1080"/>
      </w:pPr>
      <w:r>
        <w:t>}</w:t>
      </w:r>
    </w:p>
    <w:p w:rsidR="00883D0F" w:rsidP="00883D0F" w:rsidRDefault="00883D0F" w14:paraId="6902B6FF" w14:textId="77777777">
      <w:pPr>
        <w:pStyle w:val="FirstLevelBullet"/>
        <w:numPr>
          <w:ilvl w:val="0"/>
          <w:numId w:val="0"/>
        </w:numPr>
        <w:ind w:left="1080"/>
      </w:pPr>
      <w:r>
        <w:t>}</w:t>
      </w:r>
    </w:p>
    <w:p w:rsidRPr="00E71A83" w:rsidR="00883D0F" w:rsidP="00883D0F" w:rsidRDefault="00883D0F" w14:paraId="28333F56" w14:textId="77777777">
      <w:pPr>
        <w:rPr>
          <w:b/>
          <w:bCs/>
        </w:rPr>
      </w:pPr>
      <w:r w:rsidRPr="00E71A83">
        <w:rPr>
          <w:b/>
          <w:bCs/>
        </w:rPr>
        <w:t>Mô tả tham số:</w:t>
      </w:r>
    </w:p>
    <w:p w:rsidR="003D4214" w:rsidP="003D4214" w:rsidRDefault="003D4214" w14:paraId="53A39799" w14:textId="410174D7">
      <w:pPr>
        <w:pStyle w:val="Caption"/>
        <w:keepNext/>
      </w:pPr>
      <w:bookmarkStart w:name="_Toc110529175" w:id="10351"/>
      <w:r>
        <w:t xml:space="preserve">Bảng </w:t>
      </w:r>
      <w:ins w:author="toantk" w:date="2022-08-04T17:50:00Z" w:id="10352">
        <w:r w:rsidR="0035117C">
          <w:fldChar w:fldCharType="begin"/>
        </w:r>
        <w:r w:rsidR="0035117C">
          <w:instrText xml:space="preserve"> STYLEREF 1 \s </w:instrText>
        </w:r>
      </w:ins>
      <w:r w:rsidR="0035117C">
        <w:fldChar w:fldCharType="separate"/>
      </w:r>
      <w:r w:rsidR="00533729">
        <w:rPr>
          <w:noProof/>
        </w:rPr>
        <w:t>7</w:t>
      </w:r>
      <w:ins w:author="toantk" w:date="2022-08-04T17:50:00Z" w:id="10353">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26</w:t>
      </w:r>
      <w:ins w:author="toantk" w:date="2022-08-04T17:50:00Z" w:id="10354">
        <w:r w:rsidR="0035117C">
          <w:fldChar w:fldCharType="end"/>
        </w:r>
      </w:ins>
      <w:ins w:author="Tran Khanh Toan" w:date="2022-08-04T09:32:00Z" w:id="10355">
        <w:del w:author="toantk" w:date="2022-08-04T17:50:00Z" w:id="10356">
          <w:r w:rsidDel="0035117C" w:rsidR="00F227FB">
            <w:fldChar w:fldCharType="begin"/>
          </w:r>
          <w:r w:rsidDel="0035117C" w:rsidR="00F227FB">
            <w:delInstrText xml:space="preserve"> STYLEREF 1 \s </w:delInstrText>
          </w:r>
        </w:del>
      </w:ins>
      <w:del w:author="toantk" w:date="2022-08-04T17:50:00Z" w:id="10357">
        <w:r w:rsidDel="0035117C" w:rsidR="00F227FB">
          <w:fldChar w:fldCharType="separate"/>
        </w:r>
        <w:r w:rsidDel="0035117C" w:rsidR="00F227FB">
          <w:rPr>
            <w:noProof/>
          </w:rPr>
          <w:delText>7</w:delText>
        </w:r>
      </w:del>
      <w:ins w:author="Tran Khanh Toan" w:date="2022-08-04T09:32:00Z" w:id="10358">
        <w:del w:author="toantk" w:date="2022-08-04T17:50:00Z" w:id="10359">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0360">
        <w:r w:rsidDel="0035117C" w:rsidR="00F227FB">
          <w:fldChar w:fldCharType="separate"/>
        </w:r>
      </w:del>
      <w:ins w:author="Tran Khanh Toan" w:date="2022-08-04T09:32:00Z" w:id="10361">
        <w:del w:author="toantk" w:date="2022-08-04T17:50:00Z" w:id="10362">
          <w:r w:rsidDel="0035117C" w:rsidR="00F227FB">
            <w:rPr>
              <w:noProof/>
            </w:rPr>
            <w:delText>26</w:delText>
          </w:r>
          <w:r w:rsidDel="0035117C" w:rsidR="00F227FB">
            <w:fldChar w:fldCharType="end"/>
          </w:r>
        </w:del>
      </w:ins>
      <w:ins w:author="toantk" w:date="2022-07-28T09:18:00Z" w:id="10363">
        <w:del w:author="Tran Khanh Toan" w:date="2022-08-03T15:31:00Z" w:id="10364">
          <w:r w:rsidDel="0087204C" w:rsidR="005A0D0F">
            <w:fldChar w:fldCharType="begin"/>
          </w:r>
          <w:r w:rsidDel="0087204C" w:rsidR="005A0D0F">
            <w:delInstrText xml:space="preserve"> STYLEREF 1 \s </w:delInstrText>
          </w:r>
        </w:del>
      </w:ins>
      <w:del w:author="Tran Khanh Toan" w:date="2022-08-03T15:31:00Z" w:id="10365">
        <w:r w:rsidDel="0087204C" w:rsidR="005A0D0F">
          <w:fldChar w:fldCharType="separate"/>
        </w:r>
        <w:r w:rsidDel="0087204C" w:rsidR="005A0D0F">
          <w:rPr>
            <w:noProof/>
          </w:rPr>
          <w:delText>7</w:delText>
        </w:r>
      </w:del>
      <w:ins w:author="toantk" w:date="2022-07-28T09:18:00Z" w:id="10366">
        <w:del w:author="Tran Khanh Toan" w:date="2022-08-03T15:31:00Z" w:id="10367">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0368">
        <w:r w:rsidDel="0087204C" w:rsidR="005A0D0F">
          <w:fldChar w:fldCharType="separate"/>
        </w:r>
      </w:del>
      <w:ins w:author="toantk" w:date="2022-07-28T09:18:00Z" w:id="10369">
        <w:del w:author="Tran Khanh Toan" w:date="2022-08-03T15:31:00Z" w:id="10370">
          <w:r w:rsidDel="0087204C" w:rsidR="005A0D0F">
            <w:rPr>
              <w:noProof/>
            </w:rPr>
            <w:delText>26</w:delText>
          </w:r>
          <w:r w:rsidDel="0087204C" w:rsidR="005A0D0F">
            <w:fldChar w:fldCharType="end"/>
          </w:r>
        </w:del>
      </w:ins>
      <w:ins w:author="Tran Khanh Toan" w:date="2022-07-01T17:36:00Z" w:id="10371">
        <w:del w:author="toantk" w:date="2022-07-27T10:00:00Z" w:id="10372">
          <w:r w:rsidDel="006366F4" w:rsidR="0036606E">
            <w:fldChar w:fldCharType="begin"/>
          </w:r>
          <w:r w:rsidDel="006366F4" w:rsidR="0036606E">
            <w:delInstrText xml:space="preserve"> STYLEREF 1 \s </w:delInstrText>
          </w:r>
        </w:del>
      </w:ins>
      <w:del w:author="toantk" w:date="2022-07-27T10:00:00Z" w:id="10373">
        <w:r w:rsidDel="006366F4" w:rsidR="0036606E">
          <w:fldChar w:fldCharType="separate"/>
        </w:r>
        <w:r w:rsidDel="006366F4" w:rsidR="0036606E">
          <w:rPr>
            <w:noProof/>
          </w:rPr>
          <w:delText>7</w:delText>
        </w:r>
      </w:del>
      <w:ins w:author="Tran Khanh Toan" w:date="2022-07-01T17:36:00Z" w:id="10374">
        <w:del w:author="toantk" w:date="2022-07-27T10:00:00Z" w:id="10375">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10376">
        <w:r w:rsidDel="006366F4" w:rsidR="0036606E">
          <w:fldChar w:fldCharType="separate"/>
        </w:r>
      </w:del>
      <w:ins w:author="Tran Khanh Toan" w:date="2022-07-01T17:36:00Z" w:id="10377">
        <w:del w:author="toantk" w:date="2022-07-27T10:00:00Z" w:id="10378">
          <w:r w:rsidDel="006366F4" w:rsidR="0036606E">
            <w:rPr>
              <w:noProof/>
            </w:rPr>
            <w:delText>24</w:delText>
          </w:r>
          <w:r w:rsidDel="006366F4" w:rsidR="0036606E">
            <w:fldChar w:fldCharType="end"/>
          </w:r>
        </w:del>
      </w:ins>
      <w:del w:author="Tran Khanh Toan" w:date="2022-07-01T14:56:00Z" w:id="10379">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22</w:delText>
        </w:r>
        <w:r w:rsidDel="00A87875" w:rsidR="003F0BD0">
          <w:rPr>
            <w:noProof/>
          </w:rPr>
          <w:fldChar w:fldCharType="end"/>
        </w:r>
      </w:del>
      <w:r>
        <w:t xml:space="preserve"> Bảng mô tả tham số trong luồng điều khiển xóa cấu hình Rule Port Forwarding</w:t>
      </w:r>
      <w:bookmarkEnd w:id="10351"/>
    </w:p>
    <w:tbl>
      <w:tblPr>
        <w:tblStyle w:val="TableGrid"/>
        <w:tblW w:w="0" w:type="auto"/>
        <w:tblInd w:w="175" w:type="dxa"/>
        <w:tblLook w:val="04A0" w:firstRow="1" w:lastRow="0" w:firstColumn="1" w:lastColumn="0" w:noHBand="0" w:noVBand="1"/>
      </w:tblPr>
      <w:tblGrid>
        <w:gridCol w:w="710"/>
        <w:gridCol w:w="1499"/>
        <w:gridCol w:w="1834"/>
        <w:gridCol w:w="900"/>
        <w:gridCol w:w="1509"/>
        <w:gridCol w:w="2598"/>
      </w:tblGrid>
      <w:tr w:rsidR="00883D0F" w:rsidTr="00E5021C" w14:paraId="31419F1D" w14:textId="77777777">
        <w:tc>
          <w:tcPr>
            <w:tcW w:w="713" w:type="dxa"/>
          </w:tcPr>
          <w:p w:rsidR="00883D0F" w:rsidP="00E5021C" w:rsidRDefault="00883D0F" w14:paraId="511192E5" w14:textId="77777777">
            <w:pPr>
              <w:pStyle w:val="ListParagraph"/>
              <w:ind w:left="0"/>
              <w:rPr>
                <w:b/>
                <w:bCs/>
              </w:rPr>
            </w:pPr>
            <w:r>
              <w:rPr>
                <w:b/>
                <w:bCs/>
              </w:rPr>
              <w:t>STT</w:t>
            </w:r>
          </w:p>
        </w:tc>
        <w:tc>
          <w:tcPr>
            <w:tcW w:w="1597" w:type="dxa"/>
          </w:tcPr>
          <w:p w:rsidR="00883D0F" w:rsidP="00E5021C" w:rsidRDefault="00883D0F" w14:paraId="2A3D2E10" w14:textId="77777777">
            <w:pPr>
              <w:pStyle w:val="ListParagraph"/>
              <w:ind w:left="0"/>
              <w:rPr>
                <w:b/>
                <w:bCs/>
              </w:rPr>
            </w:pPr>
            <w:r>
              <w:rPr>
                <w:b/>
                <w:bCs/>
              </w:rPr>
              <w:t>Tham số</w:t>
            </w:r>
          </w:p>
        </w:tc>
        <w:tc>
          <w:tcPr>
            <w:tcW w:w="1546" w:type="dxa"/>
          </w:tcPr>
          <w:p w:rsidR="00883D0F" w:rsidP="00E5021C" w:rsidRDefault="00883D0F" w14:paraId="081CF19C" w14:textId="77777777">
            <w:pPr>
              <w:pStyle w:val="ListParagraph"/>
              <w:ind w:left="0"/>
              <w:rPr>
                <w:b/>
                <w:bCs/>
              </w:rPr>
            </w:pPr>
            <w:r>
              <w:rPr>
                <w:b/>
                <w:bCs/>
              </w:rPr>
              <w:t>Mô tả</w:t>
            </w:r>
          </w:p>
        </w:tc>
        <w:tc>
          <w:tcPr>
            <w:tcW w:w="1047" w:type="dxa"/>
          </w:tcPr>
          <w:p w:rsidR="00883D0F" w:rsidP="00E5021C" w:rsidRDefault="00883D0F" w14:paraId="596DA052" w14:textId="77777777">
            <w:pPr>
              <w:pStyle w:val="ListParagraph"/>
              <w:ind w:left="0"/>
              <w:rPr>
                <w:b/>
                <w:bCs/>
              </w:rPr>
            </w:pPr>
            <w:r>
              <w:rPr>
                <w:b/>
                <w:bCs/>
              </w:rPr>
              <w:t>Kiểu</w:t>
            </w:r>
          </w:p>
        </w:tc>
        <w:tc>
          <w:tcPr>
            <w:tcW w:w="2241" w:type="dxa"/>
          </w:tcPr>
          <w:p w:rsidR="00883D0F" w:rsidP="00E5021C" w:rsidRDefault="00883D0F" w14:paraId="5DAC61E6" w14:textId="77777777">
            <w:pPr>
              <w:pStyle w:val="ListParagraph"/>
              <w:ind w:left="0"/>
              <w:rPr>
                <w:b/>
                <w:bCs/>
              </w:rPr>
            </w:pPr>
            <w:r>
              <w:rPr>
                <w:b/>
                <w:bCs/>
              </w:rPr>
              <w:t>Giá trị</w:t>
            </w:r>
          </w:p>
        </w:tc>
        <w:tc>
          <w:tcPr>
            <w:tcW w:w="1906" w:type="dxa"/>
          </w:tcPr>
          <w:p w:rsidR="00883D0F" w:rsidP="00E5021C" w:rsidRDefault="00883D0F" w14:paraId="393494EA" w14:textId="77777777">
            <w:pPr>
              <w:pStyle w:val="ListParagraph"/>
              <w:ind w:left="0"/>
              <w:rPr>
                <w:b/>
                <w:bCs/>
              </w:rPr>
            </w:pPr>
            <w:r>
              <w:rPr>
                <w:b/>
                <w:bCs/>
              </w:rPr>
              <w:t>Json Key</w:t>
            </w:r>
          </w:p>
        </w:tc>
      </w:tr>
      <w:tr w:rsidR="00F47479" w:rsidTr="00E5021C" w14:paraId="681D515A" w14:textId="77777777">
        <w:tc>
          <w:tcPr>
            <w:tcW w:w="713" w:type="dxa"/>
          </w:tcPr>
          <w:p w:rsidRPr="00604518" w:rsidR="00F47479" w:rsidP="00F47479" w:rsidRDefault="00F47479" w14:paraId="3D81E7AA" w14:textId="55965CC6">
            <w:pPr>
              <w:pStyle w:val="ListParagraph"/>
              <w:ind w:left="0"/>
            </w:pPr>
            <w:ins w:author="toantk" w:date="2022-07-28T17:38:00Z" w:id="10380">
              <w:r>
                <w:t>1</w:t>
              </w:r>
            </w:ins>
            <w:del w:author="toantk" w:date="2022-07-28T17:38:00Z" w:id="10381">
              <w:r w:rsidDel="00875F50">
                <w:delText>1</w:delText>
              </w:r>
            </w:del>
          </w:p>
        </w:tc>
        <w:tc>
          <w:tcPr>
            <w:tcW w:w="1597" w:type="dxa"/>
          </w:tcPr>
          <w:p w:rsidRPr="00604518" w:rsidR="00F47479" w:rsidP="00F47479" w:rsidRDefault="00F47479" w14:paraId="3BA12D37" w14:textId="2288A1EA">
            <w:pPr>
              <w:pStyle w:val="ListParagraph"/>
              <w:ind w:left="0"/>
            </w:pPr>
            <w:ins w:author="toantk" w:date="2022-07-28T17:38:00Z" w:id="10382">
              <w:r>
                <w:t>WAN Index</w:t>
              </w:r>
            </w:ins>
            <w:del w:author="toantk" w:date="2022-07-28T17:38:00Z" w:id="10383">
              <w:r w:rsidDel="00875F50">
                <w:delText>WAN interface</w:delText>
              </w:r>
            </w:del>
          </w:p>
        </w:tc>
        <w:tc>
          <w:tcPr>
            <w:tcW w:w="1546" w:type="dxa"/>
          </w:tcPr>
          <w:p w:rsidRPr="00604518" w:rsidR="00F47479" w:rsidRDefault="00F47479" w14:paraId="31506342" w14:textId="5EFF09D5">
            <w:pPr>
              <w:pStyle w:val="ListParagraph"/>
              <w:ind w:left="0"/>
            </w:pPr>
            <w:ins w:author="toantk" w:date="2022-07-28T17:38:00Z" w:id="10384">
              <w:r>
                <w:t xml:space="preserve">Index WAN có enable NAT được lựa chọn để </w:t>
              </w:r>
            </w:ins>
            <w:ins w:author="toantk" w:date="2022-07-28T17:39:00Z" w:id="10385">
              <w:r>
                <w:t>xóa</w:t>
              </w:r>
            </w:ins>
            <w:ins w:author="toantk" w:date="2022-07-28T17:38:00Z" w:id="10386">
              <w:r>
                <w:t xml:space="preserve"> rule Port Forwarding</w:t>
              </w:r>
            </w:ins>
            <w:del w:author="toantk" w:date="2022-07-28T17:38:00Z" w:id="10387">
              <w:r w:rsidDel="00875F50">
                <w:delText>Tên WAN Interface</w:delText>
              </w:r>
            </w:del>
          </w:p>
        </w:tc>
        <w:tc>
          <w:tcPr>
            <w:tcW w:w="1047" w:type="dxa"/>
          </w:tcPr>
          <w:p w:rsidRPr="00604518" w:rsidR="00F47479" w:rsidP="00F47479" w:rsidRDefault="00F47479" w14:paraId="73FCB15E" w14:textId="1881E872">
            <w:pPr>
              <w:pStyle w:val="ListParagraph"/>
              <w:ind w:left="0"/>
            </w:pPr>
            <w:ins w:author="toantk" w:date="2022-07-28T17:38:00Z" w:id="10388">
              <w:r>
                <w:t>Int</w:t>
              </w:r>
            </w:ins>
            <w:del w:author="toantk" w:date="2022-07-28T17:38:00Z" w:id="10389">
              <w:r w:rsidDel="00875F50">
                <w:delText>Int</w:delText>
              </w:r>
            </w:del>
          </w:p>
        </w:tc>
        <w:tc>
          <w:tcPr>
            <w:tcW w:w="2241" w:type="dxa"/>
          </w:tcPr>
          <w:p w:rsidR="00F47479" w:rsidDel="00875F50" w:rsidP="00F47479" w:rsidRDefault="00F47479" w14:paraId="402D4D8C" w14:textId="2BC6403D">
            <w:pPr>
              <w:pStyle w:val="ListParagraph"/>
              <w:ind w:left="0"/>
              <w:rPr>
                <w:del w:author="toantk" w:date="2022-07-28T17:38:00Z" w:id="10390"/>
              </w:rPr>
            </w:pPr>
            <w:ins w:author="toantk" w:date="2022-07-28T17:38:00Z" w:id="10391">
              <w:r>
                <w:t>0-7</w:t>
              </w:r>
            </w:ins>
            <w:del w:author="toantk" w:date="2022-07-28T17:38:00Z" w:id="10392">
              <w:r w:rsidDel="00875F50">
                <w:delText>Chuỗi ký tự: wanx</w:delText>
              </w:r>
            </w:del>
          </w:p>
          <w:p w:rsidRPr="00604518" w:rsidR="00F47479" w:rsidP="00F47479" w:rsidRDefault="00F47479" w14:paraId="2504CB01" w14:textId="09F8E06C">
            <w:pPr>
              <w:pStyle w:val="ListParagraph"/>
              <w:ind w:left="0"/>
            </w:pPr>
            <w:del w:author="toantk" w:date="2022-07-28T17:38:00Z" w:id="10393">
              <w:r w:rsidDel="00875F50">
                <w:delText>Với x = 0-&gt;7</w:delText>
              </w:r>
            </w:del>
          </w:p>
        </w:tc>
        <w:tc>
          <w:tcPr>
            <w:tcW w:w="1906" w:type="dxa"/>
          </w:tcPr>
          <w:p w:rsidRPr="00604518" w:rsidR="00F47479" w:rsidP="00F47479" w:rsidRDefault="00F47479" w14:paraId="43ECA25B" w14:textId="3075A562">
            <w:pPr>
              <w:pStyle w:val="ListParagraph"/>
              <w:ind w:left="0"/>
            </w:pPr>
            <w:ins w:author="toantk" w:date="2022-07-28T17:38:00Z" w:id="10394">
              <w:r>
                <w:t>wanIndex</w:t>
              </w:r>
            </w:ins>
            <w:del w:author="toantk" w:date="2022-07-28T17:38:00Z" w:id="10395">
              <w:r w:rsidDel="00875F50">
                <w:delText>wanInterface</w:delText>
              </w:r>
            </w:del>
          </w:p>
        </w:tc>
      </w:tr>
      <w:tr w:rsidR="0004370A" w:rsidTr="00E5021C" w14:paraId="55D894C0" w14:textId="77777777">
        <w:tc>
          <w:tcPr>
            <w:tcW w:w="713" w:type="dxa"/>
          </w:tcPr>
          <w:p w:rsidR="0004370A" w:rsidP="0004370A" w:rsidRDefault="0004370A" w14:paraId="2348B455" w14:textId="129E4699">
            <w:pPr>
              <w:pStyle w:val="ListParagraph"/>
              <w:ind w:left="0"/>
            </w:pPr>
            <w:r>
              <w:t>2</w:t>
            </w:r>
          </w:p>
        </w:tc>
        <w:tc>
          <w:tcPr>
            <w:tcW w:w="1597" w:type="dxa"/>
          </w:tcPr>
          <w:p w:rsidR="0004370A" w:rsidP="0004370A" w:rsidRDefault="0004370A" w14:paraId="373AECC8" w14:textId="5D0717AC">
            <w:pPr>
              <w:pStyle w:val="ListParagraph"/>
              <w:ind w:left="0"/>
            </w:pPr>
            <w:r>
              <w:t>Rule index</w:t>
            </w:r>
          </w:p>
        </w:tc>
        <w:tc>
          <w:tcPr>
            <w:tcW w:w="1546" w:type="dxa"/>
          </w:tcPr>
          <w:p w:rsidR="0004370A" w:rsidP="0004370A" w:rsidRDefault="0004370A" w14:paraId="6A9A8E91" w14:textId="7424153F">
            <w:pPr>
              <w:pStyle w:val="ListParagraph"/>
              <w:ind w:left="0"/>
            </w:pPr>
            <w:r>
              <w:t xml:space="preserve">Rule Index </w:t>
            </w:r>
          </w:p>
        </w:tc>
        <w:tc>
          <w:tcPr>
            <w:tcW w:w="1047" w:type="dxa"/>
          </w:tcPr>
          <w:p w:rsidR="0004370A" w:rsidP="0004370A" w:rsidRDefault="0004370A" w14:paraId="465C4FAE" w14:textId="27500414">
            <w:pPr>
              <w:pStyle w:val="ListParagraph"/>
              <w:ind w:left="0"/>
            </w:pPr>
            <w:r>
              <w:t>Int</w:t>
            </w:r>
          </w:p>
        </w:tc>
        <w:tc>
          <w:tcPr>
            <w:tcW w:w="2241" w:type="dxa"/>
          </w:tcPr>
          <w:p w:rsidR="0004370A" w:rsidP="0004370A" w:rsidRDefault="0004370A" w14:paraId="5E699B7A" w14:textId="43B94636">
            <w:pPr>
              <w:pStyle w:val="ListParagraph"/>
              <w:ind w:left="0"/>
            </w:pPr>
            <w:r>
              <w:t>0-31</w:t>
            </w:r>
          </w:p>
        </w:tc>
        <w:tc>
          <w:tcPr>
            <w:tcW w:w="1906" w:type="dxa"/>
          </w:tcPr>
          <w:p w:rsidR="0004370A" w:rsidP="0004370A" w:rsidRDefault="0004370A" w14:paraId="147E8C49" w14:textId="35C76261">
            <w:pPr>
              <w:pStyle w:val="ListParagraph"/>
              <w:ind w:left="0"/>
            </w:pPr>
            <w:r>
              <w:t>ruleIndex</w:t>
            </w:r>
          </w:p>
        </w:tc>
      </w:tr>
    </w:tbl>
    <w:p w:rsidR="003468F4" w:rsidP="0043581E" w:rsidRDefault="003468F4" w14:paraId="65552CE9" w14:textId="4D940728">
      <w:pPr>
        <w:rPr>
          <w:ins w:author="toantk" w:date="2022-07-26T16:59:00Z" w:id="10396"/>
        </w:rPr>
      </w:pPr>
    </w:p>
    <w:p w:rsidR="00EE02D4" w:rsidRDefault="00EE02D4" w14:paraId="348ED638" w14:textId="33DE5099">
      <w:pPr>
        <w:pStyle w:val="Heading2"/>
        <w:rPr>
          <w:ins w:author="toantk" w:date="2022-07-26T16:59:00Z" w:id="10397"/>
        </w:rPr>
      </w:pPr>
      <w:bookmarkStart w:name="_Toc111218021" w:id="10398"/>
      <w:ins w:author="toantk" w:date="2022-07-26T16:59:00Z" w:id="10399">
        <w:r>
          <w:t>Tính năng quản lý cấu hình DDNS qua Mobile App</w:t>
        </w:r>
        <w:bookmarkEnd w:id="10398"/>
      </w:ins>
    </w:p>
    <w:tbl>
      <w:tblPr>
        <w:tblStyle w:val="TableGrid"/>
        <w:tblW w:w="0" w:type="auto"/>
        <w:tblLook w:val="04A0" w:firstRow="1" w:lastRow="0" w:firstColumn="1" w:lastColumn="0" w:noHBand="0" w:noVBand="1"/>
      </w:tblPr>
      <w:tblGrid>
        <w:gridCol w:w="1885"/>
        <w:gridCol w:w="7340"/>
      </w:tblGrid>
      <w:tr w:rsidR="006A7679" w:rsidTr="006A7679" w14:paraId="77F22D59" w14:textId="77777777">
        <w:trPr>
          <w:ins w:author="toantk" w:date="2022-07-27T09:16:00Z" w:id="10400"/>
        </w:trPr>
        <w:tc>
          <w:tcPr>
            <w:tcW w:w="1885" w:type="dxa"/>
          </w:tcPr>
          <w:p w:rsidR="006A7679" w:rsidP="006A7679" w:rsidRDefault="006A7679" w14:paraId="5B555F59" w14:textId="77777777">
            <w:pPr>
              <w:rPr>
                <w:ins w:author="toantk" w:date="2022-07-27T09:16:00Z" w:id="10401"/>
              </w:rPr>
            </w:pPr>
            <w:ins w:author="toantk" w:date="2022-07-27T09:16:00Z" w:id="10402">
              <w:r>
                <w:t>ID</w:t>
              </w:r>
            </w:ins>
          </w:p>
        </w:tc>
        <w:tc>
          <w:tcPr>
            <w:tcW w:w="7340" w:type="dxa"/>
          </w:tcPr>
          <w:p w:rsidR="006A7679" w:rsidP="006A7679" w:rsidRDefault="006A7679" w14:paraId="7537C7A0" w14:textId="7AC72E6D">
            <w:pPr>
              <w:rPr>
                <w:ins w:author="toantk" w:date="2022-07-27T09:16:00Z" w:id="10403"/>
              </w:rPr>
            </w:pPr>
            <w:ins w:author="toantk" w:date="2022-07-27T09:16:00Z" w:id="10404">
              <w:r>
                <w:t>CN-</w:t>
              </w:r>
            </w:ins>
            <w:ins w:author="toantk" w:date="2022-07-27T17:28:00Z" w:id="10405">
              <w:r w:rsidR="00861799">
                <w:t>13</w:t>
              </w:r>
            </w:ins>
          </w:p>
        </w:tc>
      </w:tr>
      <w:tr w:rsidR="006A7679" w:rsidTr="006A7679" w14:paraId="57333F1E" w14:textId="77777777">
        <w:trPr>
          <w:ins w:author="toantk" w:date="2022-07-27T09:16:00Z" w:id="10406"/>
        </w:trPr>
        <w:tc>
          <w:tcPr>
            <w:tcW w:w="1885" w:type="dxa"/>
          </w:tcPr>
          <w:p w:rsidR="006A7679" w:rsidP="006A7679" w:rsidRDefault="006A7679" w14:paraId="20C2A2A6" w14:textId="77777777">
            <w:pPr>
              <w:rPr>
                <w:ins w:author="toantk" w:date="2022-07-27T09:16:00Z" w:id="10407"/>
              </w:rPr>
            </w:pPr>
            <w:ins w:author="toantk" w:date="2022-07-27T09:16:00Z" w:id="10408">
              <w:r>
                <w:t>Name</w:t>
              </w:r>
            </w:ins>
          </w:p>
        </w:tc>
        <w:tc>
          <w:tcPr>
            <w:tcW w:w="7340" w:type="dxa"/>
          </w:tcPr>
          <w:p w:rsidR="006A7679" w:rsidRDefault="006A7679" w14:paraId="65E682C2" w14:textId="7B5199DF">
            <w:pPr>
              <w:rPr>
                <w:ins w:author="toantk" w:date="2022-07-27T09:16:00Z" w:id="10409"/>
              </w:rPr>
            </w:pPr>
            <w:ins w:author="toantk" w:date="2022-07-27T09:16:00Z" w:id="10410">
              <w:r>
                <w:t xml:space="preserve">Tính năng quản lý cấu hình </w:t>
              </w:r>
            </w:ins>
            <w:ins w:author="toantk" w:date="2022-07-27T09:17:00Z" w:id="10411">
              <w:r>
                <w:t>DDNS qua Mobile App</w:t>
              </w:r>
            </w:ins>
          </w:p>
        </w:tc>
      </w:tr>
      <w:tr w:rsidR="006A7679" w:rsidTr="006A7679" w14:paraId="248AF64D" w14:textId="77777777">
        <w:trPr>
          <w:ins w:author="toantk" w:date="2022-07-27T09:16:00Z" w:id="10412"/>
        </w:trPr>
        <w:tc>
          <w:tcPr>
            <w:tcW w:w="1885" w:type="dxa"/>
          </w:tcPr>
          <w:p w:rsidR="006A7679" w:rsidP="006A7679" w:rsidRDefault="006A7679" w14:paraId="6409384A" w14:textId="77777777">
            <w:pPr>
              <w:rPr>
                <w:ins w:author="toantk" w:date="2022-07-27T09:16:00Z" w:id="10413"/>
              </w:rPr>
            </w:pPr>
            <w:ins w:author="toantk" w:date="2022-07-27T09:16:00Z" w:id="10414">
              <w:r>
                <w:t>Description</w:t>
              </w:r>
            </w:ins>
          </w:p>
        </w:tc>
        <w:tc>
          <w:tcPr>
            <w:tcW w:w="7340" w:type="dxa"/>
          </w:tcPr>
          <w:p w:rsidR="006A7679" w:rsidRDefault="006A7679" w14:paraId="50C15948" w14:textId="2A724D4F">
            <w:pPr>
              <w:rPr>
                <w:ins w:author="toantk" w:date="2022-07-27T09:16:00Z" w:id="10415"/>
              </w:rPr>
            </w:pPr>
            <w:ins w:author="toantk" w:date="2022-07-27T09:16:00Z" w:id="10416">
              <w:r>
                <w:t xml:space="preserve">Người quản trị </w:t>
              </w:r>
            </w:ins>
            <w:ins w:author="toantk" w:date="2022-07-27T09:17:00Z" w:id="10417">
              <w:r>
                <w:t>xem hoặc sửa cấu hình DDNS của thiết bị qua Mobile App</w:t>
              </w:r>
            </w:ins>
          </w:p>
        </w:tc>
      </w:tr>
      <w:tr w:rsidR="006A7679" w:rsidTr="006A7679" w14:paraId="56DD0948" w14:textId="77777777">
        <w:trPr>
          <w:ins w:author="toantk" w:date="2022-07-27T09:16:00Z" w:id="10418"/>
        </w:trPr>
        <w:tc>
          <w:tcPr>
            <w:tcW w:w="1885" w:type="dxa"/>
          </w:tcPr>
          <w:p w:rsidR="006A7679" w:rsidP="006A7679" w:rsidRDefault="006A7679" w14:paraId="0217A4F8" w14:textId="77777777">
            <w:pPr>
              <w:rPr>
                <w:ins w:author="toantk" w:date="2022-07-27T09:16:00Z" w:id="10419"/>
              </w:rPr>
            </w:pPr>
            <w:ins w:author="toantk" w:date="2022-07-27T09:16:00Z" w:id="10420">
              <w:r>
                <w:t>Actor</w:t>
              </w:r>
            </w:ins>
          </w:p>
        </w:tc>
        <w:tc>
          <w:tcPr>
            <w:tcW w:w="7340" w:type="dxa"/>
          </w:tcPr>
          <w:p w:rsidR="006A7679" w:rsidP="006A7679" w:rsidRDefault="006A7679" w14:paraId="60206C06" w14:textId="77777777">
            <w:pPr>
              <w:rPr>
                <w:ins w:author="toantk" w:date="2022-07-27T09:16:00Z" w:id="10421"/>
              </w:rPr>
            </w:pPr>
            <w:ins w:author="toantk" w:date="2022-07-27T09:16:00Z" w:id="10422">
              <w:r>
                <w:t>Admin</w:t>
              </w:r>
            </w:ins>
          </w:p>
        </w:tc>
      </w:tr>
      <w:tr w:rsidR="006A7679" w:rsidTr="006A7679" w14:paraId="27B58019" w14:textId="77777777">
        <w:trPr>
          <w:ins w:author="toantk" w:date="2022-07-27T09:16:00Z" w:id="10423"/>
        </w:trPr>
        <w:tc>
          <w:tcPr>
            <w:tcW w:w="1885" w:type="dxa"/>
          </w:tcPr>
          <w:p w:rsidR="006A7679" w:rsidP="006A7679" w:rsidRDefault="006A7679" w14:paraId="78B9FD99" w14:textId="77777777">
            <w:pPr>
              <w:rPr>
                <w:ins w:author="toantk" w:date="2022-07-27T09:16:00Z" w:id="10424"/>
              </w:rPr>
            </w:pPr>
            <w:ins w:author="toantk" w:date="2022-07-27T09:16:00Z" w:id="10425">
              <w:r>
                <w:t>Pre-condition</w:t>
              </w:r>
            </w:ins>
          </w:p>
        </w:tc>
        <w:tc>
          <w:tcPr>
            <w:tcW w:w="7340" w:type="dxa"/>
          </w:tcPr>
          <w:p w:rsidR="006A7679" w:rsidP="006A7679" w:rsidRDefault="006A7679" w14:paraId="1242CCBF" w14:textId="77777777">
            <w:pPr>
              <w:rPr>
                <w:ins w:author="toantk" w:date="2022-07-27T09:16:00Z" w:id="10426"/>
              </w:rPr>
            </w:pPr>
            <w:ins w:author="toantk" w:date="2022-07-27T09:16:00Z" w:id="10427">
              <w:r>
                <w:t>Thiết bị hoạt động bình thường, Mobile App đã đăng nhập thành công vào thiết bị và được cấp phiên truy nhập</w:t>
              </w:r>
            </w:ins>
          </w:p>
        </w:tc>
      </w:tr>
      <w:tr w:rsidR="006A7679" w:rsidTr="006A7679" w14:paraId="0E0C1CA2" w14:textId="77777777">
        <w:trPr>
          <w:ins w:author="toantk" w:date="2022-07-27T09:16:00Z" w:id="10428"/>
        </w:trPr>
        <w:tc>
          <w:tcPr>
            <w:tcW w:w="1885" w:type="dxa"/>
          </w:tcPr>
          <w:p w:rsidR="006A7679" w:rsidP="006A7679" w:rsidRDefault="006A7679" w14:paraId="79000835" w14:textId="77777777">
            <w:pPr>
              <w:rPr>
                <w:ins w:author="toantk" w:date="2022-07-27T09:16:00Z" w:id="10429"/>
              </w:rPr>
            </w:pPr>
            <w:ins w:author="toantk" w:date="2022-07-27T09:16:00Z" w:id="10430">
              <w:r>
                <w:t>Post-condition</w:t>
              </w:r>
            </w:ins>
          </w:p>
        </w:tc>
        <w:tc>
          <w:tcPr>
            <w:tcW w:w="7340" w:type="dxa"/>
          </w:tcPr>
          <w:p w:rsidR="006A7679" w:rsidP="006A7679" w:rsidRDefault="006A7679" w14:paraId="1147E440" w14:textId="77777777">
            <w:pPr>
              <w:rPr>
                <w:ins w:author="toantk" w:date="2022-07-27T09:16:00Z" w:id="10431"/>
              </w:rPr>
            </w:pPr>
            <w:ins w:author="toantk" w:date="2022-07-27T09:16:00Z" w:id="10432">
              <w:r>
                <w:t>Thiết bị phản hồi đầy đủ thông tin cho Mobile App và thực hiện thay đổi cấu hình</w:t>
              </w:r>
            </w:ins>
          </w:p>
        </w:tc>
      </w:tr>
    </w:tbl>
    <w:p w:rsidR="00EE02D4" w:rsidP="0043581E" w:rsidRDefault="00EE02D4" w14:paraId="42E3744E" w14:textId="1ABFA1E8">
      <w:pPr>
        <w:rPr>
          <w:ins w:author="toantk" w:date="2022-07-27T09:20:00Z" w:id="10433"/>
        </w:rPr>
      </w:pPr>
    </w:p>
    <w:p w:rsidR="006A7679" w:rsidRDefault="006A7679" w14:paraId="44B2FE7F" w14:textId="0CEFBDB2">
      <w:pPr>
        <w:pStyle w:val="Heading3"/>
        <w:rPr>
          <w:ins w:author="toantk" w:date="2022-07-27T09:20:00Z" w:id="10434"/>
        </w:rPr>
        <w:pPrChange w:author="toantk" w:date="2022-07-27T09:20:00Z" w:id="10435">
          <w:pPr/>
        </w:pPrChange>
      </w:pPr>
      <w:bookmarkStart w:name="_Toc111218022" w:id="10436"/>
      <w:ins w:author="toantk" w:date="2022-07-27T09:20:00Z" w:id="10437">
        <w:r>
          <w:t xml:space="preserve">Usecase – </w:t>
        </w:r>
      </w:ins>
      <w:ins w:author="toantk" w:date="2022-07-27T11:16:00Z" w:id="10438">
        <w:r w:rsidR="00DF3D0D">
          <w:t>Lấy</w:t>
        </w:r>
      </w:ins>
      <w:ins w:author="toantk" w:date="2022-07-27T09:20:00Z" w:id="10439">
        <w:r>
          <w:t xml:space="preserve"> thông tin cấu hình DDNS</w:t>
        </w:r>
      </w:ins>
      <w:ins w:author="toantk" w:date="2022-07-27T09:21:00Z" w:id="10440">
        <w:r>
          <w:t xml:space="preserve"> hiện tại</w:t>
        </w:r>
      </w:ins>
      <w:bookmarkEnd w:id="10436"/>
    </w:p>
    <w:tbl>
      <w:tblPr>
        <w:tblStyle w:val="TableGrid"/>
        <w:tblW w:w="0" w:type="auto"/>
        <w:tblLook w:val="04A0" w:firstRow="1" w:lastRow="0" w:firstColumn="1" w:lastColumn="0" w:noHBand="0" w:noVBand="1"/>
      </w:tblPr>
      <w:tblGrid>
        <w:gridCol w:w="1885"/>
        <w:gridCol w:w="7340"/>
      </w:tblGrid>
      <w:tr w:rsidR="006A7679" w:rsidTr="2ADD6C4A" w14:paraId="4C770724" w14:textId="77777777">
        <w:trPr>
          <w:ins w:author="toantk" w:date="2022-07-27T09:20:00Z" w:id="1036962405"/>
        </w:trPr>
        <w:tc>
          <w:tcPr>
            <w:tcW w:w="1885" w:type="dxa"/>
            <w:tcMar/>
          </w:tcPr>
          <w:p w:rsidR="006A7679" w:rsidP="006A7679" w:rsidRDefault="006A7679" w14:paraId="0FEA8EAC" w14:textId="77777777">
            <w:pPr>
              <w:rPr>
                <w:ins w:author="toantk" w:date="2022-07-27T09:20:00Z" w:id="10442"/>
              </w:rPr>
            </w:pPr>
            <w:ins w:author="toantk" w:date="2022-07-27T09:20:00Z" w:id="10443">
              <w:r>
                <w:t>ID</w:t>
              </w:r>
            </w:ins>
          </w:p>
        </w:tc>
        <w:tc>
          <w:tcPr>
            <w:tcW w:w="7340" w:type="dxa"/>
            <w:tcMar/>
          </w:tcPr>
          <w:p w:rsidR="006A7679" w:rsidP="006A7679" w:rsidRDefault="006A7679" w14:paraId="34701F8C" w14:textId="08C09CF0">
            <w:pPr>
              <w:rPr>
                <w:ins w:author="toantk" w:date="2022-07-27T09:20:00Z" w:id="10444"/>
              </w:rPr>
            </w:pPr>
            <w:ins w:author="toantk" w:date="2022-07-27T09:20:00Z" w:id="10445">
              <w:r>
                <w:t>UC-</w:t>
              </w:r>
            </w:ins>
            <w:ins w:author="toantk" w:date="2022-07-27T17:28:00Z" w:id="10446">
              <w:r w:rsidR="00861799">
                <w:t>33</w:t>
              </w:r>
            </w:ins>
          </w:p>
        </w:tc>
      </w:tr>
      <w:tr w:rsidR="006A7679" w:rsidTr="2ADD6C4A" w14:paraId="72AC4D48" w14:textId="77777777">
        <w:trPr>
          <w:ins w:author="toantk" w:date="2022-07-27T09:20:00Z" w:id="1018671250"/>
        </w:trPr>
        <w:tc>
          <w:tcPr>
            <w:tcW w:w="1885" w:type="dxa"/>
            <w:tcMar/>
          </w:tcPr>
          <w:p w:rsidR="006A7679" w:rsidP="006A7679" w:rsidRDefault="006A7679" w14:paraId="0D59BC49" w14:textId="77777777">
            <w:pPr>
              <w:rPr>
                <w:ins w:author="toantk" w:date="2022-07-27T09:20:00Z" w:id="10448"/>
              </w:rPr>
            </w:pPr>
            <w:ins w:author="toantk" w:date="2022-07-27T09:20:00Z" w:id="10449">
              <w:r>
                <w:t>Name</w:t>
              </w:r>
            </w:ins>
          </w:p>
        </w:tc>
        <w:tc>
          <w:tcPr>
            <w:tcW w:w="7340" w:type="dxa"/>
            <w:tcMar/>
          </w:tcPr>
          <w:p w:rsidR="006A7679" w:rsidP="006A7679" w:rsidRDefault="006A7679" w14:paraId="4698E595" w14:textId="457BE0F7">
            <w:pPr>
              <w:rPr>
                <w:ins w:author="toantk" w:date="2022-07-27T09:20:00Z" w:id="10450"/>
              </w:rPr>
            </w:pPr>
            <w:ins w:author="toantk" w:date="2022-07-27T09:21:00Z" w:id="10451">
              <w:r>
                <w:t>Điều khiển lấy thông tin cấu hình DDNS hiện tại</w:t>
              </w:r>
            </w:ins>
          </w:p>
        </w:tc>
      </w:tr>
      <w:tr w:rsidR="006A7679" w:rsidTr="2ADD6C4A" w14:paraId="78CA58BF" w14:textId="77777777">
        <w:trPr>
          <w:ins w:author="toantk" w:date="2022-07-27T09:20:00Z" w:id="1552199748"/>
        </w:trPr>
        <w:tc>
          <w:tcPr>
            <w:tcW w:w="1885" w:type="dxa"/>
            <w:tcMar/>
          </w:tcPr>
          <w:p w:rsidR="006A7679" w:rsidP="006A7679" w:rsidRDefault="006A7679" w14:paraId="571DC049" w14:textId="77777777">
            <w:pPr>
              <w:rPr>
                <w:ins w:author="toantk" w:date="2022-07-27T09:20:00Z" w:id="10453"/>
              </w:rPr>
            </w:pPr>
            <w:ins w:author="toantk" w:date="2022-07-27T09:20:00Z" w:id="10454">
              <w:r>
                <w:lastRenderedPageBreak/>
                <w:t>Description</w:t>
              </w:r>
            </w:ins>
          </w:p>
        </w:tc>
        <w:tc>
          <w:tcPr>
            <w:tcW w:w="7340" w:type="dxa"/>
            <w:tcMar/>
          </w:tcPr>
          <w:p w:rsidR="006A7679" w:rsidP="006A7679" w:rsidRDefault="006A7679" w14:paraId="6AAE6A0E" w14:textId="12628B08">
            <w:pPr>
              <w:pStyle w:val="FirstLevelBullet"/>
              <w:rPr>
                <w:ins w:author="toantk" w:date="2022-07-27T10:08:00Z" w:id="10455"/>
              </w:rPr>
            </w:pPr>
            <w:ins w:author="toantk" w:date="2022-07-27T09:21:00Z" w:id="10456">
              <w:r>
                <w:t>Mobile App gửi yêu cầu lấy thông tin cấu hình DDNS hiện tại của thiết bị.</w:t>
              </w:r>
            </w:ins>
          </w:p>
          <w:p w:rsidR="006366F4" w:rsidRDefault="4D76166B" w14:paraId="799622D7" w14:textId="15DF1CDE">
            <w:pPr>
              <w:pStyle w:val="FirstLevelBullet"/>
              <w:rPr>
                <w:ins w:author="toantk" w:date="2022-07-27T09:21:00Z" w:id="2088183985"/>
              </w:rPr>
            </w:pPr>
            <w:ins w:author="toantk" w:date="2022-07-27T10:08:00Z" w:id="2002569137">
              <w:r w:rsidR="703DC3A4">
                <w:t xml:space="preserve">Mobile App thực hiện request với định dạng </w:t>
              </w:r>
              <w:r>
                <w:fldChar w:fldCharType="begin"/>
              </w:r>
              <w:r>
                <w:instrText xml:space="preserve"> HYPERLINK "https://&lt;ip&gt;:&lt;port&gt;/onelinkagent" </w:instrText>
              </w:r>
              <w:r>
                <w:fldChar w:fldCharType="separate"/>
              </w:r>
              <w:r w:rsidRPr="2ADD6C4A" w:rsidR="703DC3A4">
                <w:rPr>
                  <w:rStyle w:val="Hyperlink"/>
                </w:rPr>
                <w:t>https://&lt;ip&gt;:&lt;port&gt;/onelinkagent</w:t>
              </w:r>
              <w:r>
                <w:fldChar w:fldCharType="end"/>
              </w:r>
              <w:r w:rsidR="703DC3A4">
                <w:t xml:space="preserve"> với cookies đi kèm request được quy định trong mục 7.2.1.</w:t>
              </w:r>
            </w:ins>
          </w:p>
          <w:p w:rsidR="006A7679" w:rsidP="006A7679" w:rsidRDefault="006A7679" w14:paraId="35C218D9" w14:textId="490A514D">
            <w:pPr>
              <w:pStyle w:val="FirstLevelBullet"/>
              <w:rPr>
                <w:ins w:author="toantk" w:date="2022-07-27T09:22:00Z" w:id="10459"/>
              </w:rPr>
            </w:pPr>
            <w:ins w:author="toantk" w:date="2022-07-27T09:22:00Z" w:id="10460">
              <w:r>
                <w:t xml:space="preserve">ONT nhận yêu cầu, xử lý và gửi lại phản hồi thông tin cấu hình DDNS hiện tại. </w:t>
              </w:r>
            </w:ins>
          </w:p>
          <w:p w:rsidR="006A7679" w:rsidP="006A7679" w:rsidRDefault="006A7679" w14:paraId="6990F315" w14:textId="723FFF84">
            <w:pPr>
              <w:pStyle w:val="FirstLevelBullet"/>
              <w:rPr>
                <w:ins w:author="toantk" w:date="2022-07-27T09:20:00Z" w:id="10461"/>
              </w:rPr>
            </w:pPr>
            <w:ins w:author="toantk" w:date="2022-07-27T09:22:00Z" w:id="10462">
              <w:r>
                <w:t>Nếu có xảy ra lỗi ONT gửi phản hồi mã lỗi.</w:t>
              </w:r>
            </w:ins>
          </w:p>
        </w:tc>
      </w:tr>
      <w:tr w:rsidR="006A7679" w:rsidTr="2ADD6C4A" w14:paraId="12D88D2A" w14:textId="77777777">
        <w:trPr>
          <w:ins w:author="toantk" w:date="2022-07-27T09:20:00Z" w:id="173602380"/>
        </w:trPr>
        <w:tc>
          <w:tcPr>
            <w:tcW w:w="1885" w:type="dxa"/>
            <w:tcMar/>
          </w:tcPr>
          <w:p w:rsidR="006A7679" w:rsidP="006A7679" w:rsidRDefault="006A7679" w14:paraId="05BB9BB7" w14:textId="77777777">
            <w:pPr>
              <w:rPr>
                <w:ins w:author="toantk" w:date="2022-07-27T09:20:00Z" w:id="10464"/>
              </w:rPr>
            </w:pPr>
            <w:ins w:author="toantk" w:date="2022-07-27T09:20:00Z" w:id="10465">
              <w:r>
                <w:t>Actor</w:t>
              </w:r>
            </w:ins>
          </w:p>
        </w:tc>
        <w:tc>
          <w:tcPr>
            <w:tcW w:w="7340" w:type="dxa"/>
            <w:tcMar/>
          </w:tcPr>
          <w:p w:rsidR="006A7679" w:rsidP="006A7679" w:rsidRDefault="006A7679" w14:paraId="09516691" w14:textId="77777777">
            <w:pPr>
              <w:rPr>
                <w:ins w:author="toantk" w:date="2022-07-27T09:20:00Z" w:id="10466"/>
              </w:rPr>
            </w:pPr>
            <w:ins w:author="toantk" w:date="2022-07-27T09:20:00Z" w:id="10467">
              <w:r>
                <w:t>Admin</w:t>
              </w:r>
            </w:ins>
          </w:p>
        </w:tc>
      </w:tr>
      <w:tr w:rsidR="006A7679" w:rsidTr="2ADD6C4A" w14:paraId="6A363E63" w14:textId="77777777">
        <w:trPr>
          <w:ins w:author="toantk" w:date="2022-07-27T09:20:00Z" w:id="283503201"/>
        </w:trPr>
        <w:tc>
          <w:tcPr>
            <w:tcW w:w="1885" w:type="dxa"/>
            <w:tcMar/>
          </w:tcPr>
          <w:p w:rsidR="006A7679" w:rsidP="006A7679" w:rsidRDefault="006A7679" w14:paraId="18AC387C" w14:textId="77777777">
            <w:pPr>
              <w:rPr>
                <w:ins w:author="toantk" w:date="2022-07-27T09:20:00Z" w:id="10469"/>
              </w:rPr>
            </w:pPr>
            <w:ins w:author="toantk" w:date="2022-07-27T09:20:00Z" w:id="10470">
              <w:r>
                <w:t>Pre-condition</w:t>
              </w:r>
            </w:ins>
          </w:p>
        </w:tc>
        <w:tc>
          <w:tcPr>
            <w:tcW w:w="7340" w:type="dxa"/>
            <w:tcMar/>
          </w:tcPr>
          <w:p w:rsidR="006A7679" w:rsidP="006A7679" w:rsidRDefault="006A7679" w14:paraId="21FFB7AD" w14:textId="77777777">
            <w:pPr>
              <w:rPr>
                <w:ins w:author="toantk" w:date="2022-07-27T09:20:00Z" w:id="10471"/>
              </w:rPr>
            </w:pPr>
            <w:ins w:author="toantk" w:date="2022-07-27T09:20:00Z" w:id="10472">
              <w:r>
                <w:t>Thiết bị hoạt động bình thường, Mobile App đã đăng nhập thành công vào thiết bị và được cấp phiên truy nhập</w:t>
              </w:r>
            </w:ins>
          </w:p>
        </w:tc>
      </w:tr>
      <w:tr w:rsidR="006A7679" w:rsidTr="2ADD6C4A" w14:paraId="1F803B1E" w14:textId="77777777">
        <w:trPr>
          <w:ins w:author="toantk" w:date="2022-07-27T09:20:00Z" w:id="1736121230"/>
        </w:trPr>
        <w:tc>
          <w:tcPr>
            <w:tcW w:w="1885" w:type="dxa"/>
            <w:tcMar/>
          </w:tcPr>
          <w:p w:rsidR="006A7679" w:rsidP="006A7679" w:rsidRDefault="006A7679" w14:paraId="3E04544D" w14:textId="77777777">
            <w:pPr>
              <w:rPr>
                <w:ins w:author="toantk" w:date="2022-07-27T09:20:00Z" w:id="10474"/>
              </w:rPr>
            </w:pPr>
            <w:ins w:author="toantk" w:date="2022-07-27T09:20:00Z" w:id="10475">
              <w:r>
                <w:t>Post-condition</w:t>
              </w:r>
            </w:ins>
          </w:p>
        </w:tc>
        <w:tc>
          <w:tcPr>
            <w:tcW w:w="7340" w:type="dxa"/>
            <w:tcMar/>
          </w:tcPr>
          <w:p w:rsidR="006A7679" w:rsidP="006A7679" w:rsidRDefault="006A7679" w14:paraId="4722DCDF" w14:textId="77777777">
            <w:pPr>
              <w:rPr>
                <w:ins w:author="toantk" w:date="2022-07-27T09:20:00Z" w:id="10476"/>
              </w:rPr>
            </w:pPr>
            <w:ins w:author="toantk" w:date="2022-07-27T09:20:00Z" w:id="10477">
              <w:r>
                <w:t>Thiết bị phản hồi đầy đủ các thông tin cho Mobile App</w:t>
              </w:r>
            </w:ins>
          </w:p>
        </w:tc>
      </w:tr>
    </w:tbl>
    <w:p w:rsidR="006A7679" w:rsidRDefault="006A7679" w14:paraId="6703CA69" w14:textId="2F84500B">
      <w:pPr>
        <w:rPr>
          <w:ins w:author="toantk" w:date="2022-07-27T09:22:00Z" w:id="10478"/>
        </w:rPr>
      </w:pPr>
    </w:p>
    <w:p w:rsidR="006A7679" w:rsidRDefault="006A7679" w14:paraId="01FF7E75" w14:textId="0BD28E98">
      <w:pPr>
        <w:rPr>
          <w:ins w:author="toantk" w:date="2022-07-27T09:26:00Z" w:id="10479"/>
          <w:b/>
        </w:rPr>
      </w:pPr>
      <w:ins w:author="toantk" w:date="2022-07-27T09:25:00Z" w:id="10480">
        <w:r>
          <w:rPr>
            <w:b/>
          </w:rPr>
          <w:t>Luồng dữ liệu</w:t>
        </w:r>
      </w:ins>
      <w:ins w:author="toantk" w:date="2022-07-27T09:26:00Z" w:id="10481">
        <w:r>
          <w:rPr>
            <w:b/>
          </w:rPr>
          <w:t>:</w:t>
        </w:r>
      </w:ins>
    </w:p>
    <w:p w:rsidR="006A7679" w:rsidRDefault="006A7679" w14:paraId="4E872070" w14:textId="77777777">
      <w:pPr>
        <w:keepNext/>
        <w:jc w:val="center"/>
        <w:rPr>
          <w:ins w:author="toantk" w:date="2022-07-27T09:26:00Z" w:id="10482"/>
        </w:rPr>
        <w:pPrChange w:author="toantk" w:date="2022-07-27T09:26:00Z" w:id="10483">
          <w:pPr>
            <w:jc w:val="center"/>
          </w:pPr>
        </w:pPrChange>
      </w:pPr>
      <w:ins w:author="toantk" w:date="2022-07-27T09:26:00Z" w:id="10484">
        <w:r w:rsidRPr="006A7679">
          <w:rPr>
            <w:b/>
            <w:noProof/>
          </w:rPr>
          <w:drawing>
            <wp:inline distT="0" distB="0" distL="0" distR="0" wp14:anchorId="45802434" wp14:editId="7D412886">
              <wp:extent cx="5864225" cy="3396515"/>
              <wp:effectExtent l="0" t="0" r="3175" b="0"/>
              <wp:docPr id="2" name="Picture 2" descr="C:\Users\toantk\Downloads\onelink-P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toantk\Downloads\onelink-Page-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64225" cy="3396515"/>
                      </a:xfrm>
                      <a:prstGeom prst="rect">
                        <a:avLst/>
                      </a:prstGeom>
                      <a:noFill/>
                      <a:ln>
                        <a:noFill/>
                      </a:ln>
                    </pic:spPr>
                  </pic:pic>
                </a:graphicData>
              </a:graphic>
            </wp:inline>
          </w:drawing>
        </w:r>
      </w:ins>
    </w:p>
    <w:p w:rsidR="006A7679" w:rsidRDefault="006A7679" w14:paraId="27B508C1" w14:textId="6983FDB6">
      <w:pPr>
        <w:pStyle w:val="Caption"/>
        <w:rPr>
          <w:ins w:author="toantk" w:date="2022-07-27T09:26:00Z" w:id="10485"/>
        </w:rPr>
        <w:pPrChange w:author="toantk" w:date="2022-07-27T09:26:00Z" w:id="10486">
          <w:pPr/>
        </w:pPrChange>
      </w:pPr>
      <w:bookmarkStart w:name="_Toc110529217" w:id="10487"/>
      <w:ins w:author="toantk" w:date="2022-07-27T09:26:00Z" w:id="10488">
        <w:r>
          <w:t xml:space="preserve">Hình </w:t>
        </w:r>
      </w:ins>
      <w:ins w:author="toantk" w:date="2022-07-28T09:55:00Z" w:id="10489">
        <w:r w:rsidR="00881A01">
          <w:fldChar w:fldCharType="begin"/>
        </w:r>
        <w:r w:rsidR="00881A01">
          <w:instrText xml:space="preserve"> STYLEREF 1 \s </w:instrText>
        </w:r>
      </w:ins>
      <w:r w:rsidR="00881A01">
        <w:fldChar w:fldCharType="separate"/>
      </w:r>
      <w:r w:rsidR="00533729">
        <w:rPr>
          <w:noProof/>
        </w:rPr>
        <w:t>7</w:t>
      </w:r>
      <w:ins w:author="toantk" w:date="2022-07-28T09:55:00Z" w:id="10490">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28</w:t>
      </w:r>
      <w:ins w:author="toantk" w:date="2022-07-28T09:55:00Z" w:id="10491">
        <w:r w:rsidR="00881A01">
          <w:fldChar w:fldCharType="end"/>
        </w:r>
      </w:ins>
      <w:ins w:author="toantk" w:date="2022-07-27T09:26:00Z" w:id="10492">
        <w:r>
          <w:t xml:space="preserve"> Luồng điều khiển lấy thông tin cấu hình DDNS hiện tại qua Mobile App</w:t>
        </w:r>
        <w:bookmarkEnd w:id="10487"/>
      </w:ins>
    </w:p>
    <w:p w:rsidR="006A7679" w:rsidP="006A7679" w:rsidRDefault="006A7679" w14:paraId="76DFC94B" w14:textId="77777777">
      <w:pPr>
        <w:rPr>
          <w:ins w:author="toantk" w:date="2022-07-27T09:27:00Z" w:id="10493"/>
          <w:b/>
          <w:bCs/>
        </w:rPr>
      </w:pPr>
      <w:ins w:author="toantk" w:date="2022-07-27T09:27:00Z" w:id="10494">
        <w:r>
          <w:rPr>
            <w:b/>
            <w:bCs/>
          </w:rPr>
          <w:t xml:space="preserve">Cấu trúc payload </w:t>
        </w:r>
        <w:r w:rsidRPr="00AB6FAB">
          <w:rPr>
            <w:b/>
            <w:bCs/>
          </w:rPr>
          <w:t>của bản tin:</w:t>
        </w:r>
      </w:ins>
    </w:p>
    <w:p w:rsidR="006A7679" w:rsidP="006A7679" w:rsidRDefault="00DF3D0D" w14:paraId="023A3B8F" w14:textId="308D8CB9">
      <w:pPr>
        <w:pStyle w:val="ListParagraph"/>
        <w:numPr>
          <w:ilvl w:val="0"/>
          <w:numId w:val="9"/>
        </w:numPr>
        <w:rPr>
          <w:ins w:author="toantk" w:date="2022-07-27T09:27:00Z" w:id="10495"/>
          <w:b/>
          <w:bCs/>
        </w:rPr>
      </w:pPr>
      <w:ins w:author="toantk" w:date="2022-07-27T11:20:00Z" w:id="10496">
        <w:r>
          <w:rPr>
            <w:b/>
            <w:bCs/>
          </w:rPr>
          <w:t>DDNS</w:t>
        </w:r>
      </w:ins>
      <w:ins w:author="toantk" w:date="2022-07-27T09:27:00Z" w:id="10497">
        <w:r w:rsidR="006A7679">
          <w:rPr>
            <w:b/>
            <w:bCs/>
          </w:rPr>
          <w:t xml:space="preserve"> view Request:</w:t>
        </w:r>
      </w:ins>
    </w:p>
    <w:p w:rsidR="006A7679" w:rsidP="006A7679" w:rsidRDefault="006A7679" w14:paraId="0F0B936D" w14:textId="6A4635FB">
      <w:pPr>
        <w:pStyle w:val="ListParagraph"/>
        <w:ind w:firstLine="360"/>
        <w:rPr>
          <w:ins w:author="toantk" w:date="2022-07-27T09:27:00Z" w:id="10498"/>
        </w:rPr>
      </w:pPr>
      <w:ins w:author="toantk" w:date="2022-07-27T09:27:00Z" w:id="10499">
        <w:r>
          <w:t>{“action” : “</w:t>
        </w:r>
        <w:r w:rsidR="00B9226A">
          <w:t>ddnsView</w:t>
        </w:r>
        <w:r>
          <w:t xml:space="preserve">”, “requestId” : </w:t>
        </w:r>
      </w:ins>
      <w:r w:rsidR="003E0981">
        <w:t>&lt;requestId&gt;</w:t>
      </w:r>
      <w:ins w:author="toantk" w:date="2022-07-27T09:27:00Z" w:id="10500">
        <w:r>
          <w:t>}</w:t>
        </w:r>
      </w:ins>
    </w:p>
    <w:p w:rsidR="006A7679" w:rsidP="006A7679" w:rsidRDefault="00DF3D0D" w14:paraId="4A237219" w14:textId="46E60ABF">
      <w:pPr>
        <w:pStyle w:val="ListParagraph"/>
        <w:numPr>
          <w:ilvl w:val="0"/>
          <w:numId w:val="9"/>
        </w:numPr>
        <w:rPr>
          <w:ins w:author="toantk" w:date="2022-07-27T09:27:00Z" w:id="10501"/>
          <w:b/>
          <w:bCs/>
        </w:rPr>
      </w:pPr>
      <w:ins w:author="toantk" w:date="2022-07-27T11:21:00Z" w:id="10502">
        <w:r>
          <w:rPr>
            <w:b/>
            <w:bCs/>
          </w:rPr>
          <w:t>DDNS</w:t>
        </w:r>
      </w:ins>
      <w:ins w:author="toantk" w:date="2022-07-27T09:27:00Z" w:id="10503">
        <w:r w:rsidR="006A7679">
          <w:rPr>
            <w:b/>
            <w:bCs/>
          </w:rPr>
          <w:t xml:space="preserve"> view Response:</w:t>
        </w:r>
      </w:ins>
    </w:p>
    <w:p w:rsidRPr="00820762" w:rsidR="006A7679" w:rsidP="006A7679" w:rsidRDefault="006A7679" w14:paraId="4CDD0E16" w14:textId="2A87C775">
      <w:pPr>
        <w:pStyle w:val="ListParagraph"/>
        <w:numPr>
          <w:ilvl w:val="1"/>
          <w:numId w:val="9"/>
        </w:numPr>
        <w:rPr>
          <w:ins w:author="toantk" w:date="2022-07-27T09:27:00Z" w:id="10504"/>
        </w:rPr>
      </w:pPr>
      <w:ins w:author="toantk" w:date="2022-07-27T09:27:00Z" w:id="10505">
        <w:r>
          <w:lastRenderedPageBreak/>
          <w:t xml:space="preserve">Lấy thông tin cấu hình </w:t>
        </w:r>
      </w:ins>
      <w:ins w:author="toantk" w:date="2022-07-27T11:21:00Z" w:id="10506">
        <w:r w:rsidR="00DF3D0D">
          <w:t>DDNS</w:t>
        </w:r>
      </w:ins>
      <w:ins w:author="toantk" w:date="2022-07-27T09:27:00Z" w:id="10507">
        <w:r w:rsidRPr="00820762">
          <w:t xml:space="preserve"> thành công</w:t>
        </w:r>
        <w:r>
          <w:t>:</w:t>
        </w:r>
      </w:ins>
    </w:p>
    <w:p w:rsidR="006A7679" w:rsidP="006A7679" w:rsidRDefault="006A7679" w14:paraId="57723623" w14:textId="77777777">
      <w:pPr>
        <w:pStyle w:val="FirstLevelBullet"/>
        <w:numPr>
          <w:ilvl w:val="0"/>
          <w:numId w:val="0"/>
        </w:numPr>
        <w:ind w:left="1080"/>
        <w:rPr>
          <w:ins w:author="toantk" w:date="2022-07-27T09:27:00Z" w:id="10508"/>
        </w:rPr>
      </w:pPr>
      <w:ins w:author="toantk" w:date="2022-07-27T09:27:00Z" w:id="10509">
        <w:r>
          <w:t>{</w:t>
        </w:r>
      </w:ins>
    </w:p>
    <w:p w:rsidR="006A7679" w:rsidP="006A7679" w:rsidRDefault="006A7679" w14:paraId="5393B5E1" w14:textId="77777777">
      <w:pPr>
        <w:pStyle w:val="FirstLevelBullet"/>
        <w:numPr>
          <w:ilvl w:val="0"/>
          <w:numId w:val="0"/>
        </w:numPr>
        <w:ind w:left="720" w:firstLine="360"/>
        <w:rPr>
          <w:ins w:author="toantk" w:date="2022-07-27T09:27:00Z" w:id="10510"/>
        </w:rPr>
      </w:pPr>
      <w:ins w:author="toantk" w:date="2022-07-27T09:27:00Z" w:id="10511">
        <w:r>
          <w:t>"status": 0,</w:t>
        </w:r>
      </w:ins>
    </w:p>
    <w:p w:rsidR="006A7679" w:rsidP="006A7679" w:rsidRDefault="006A7679" w14:paraId="64B5586B" w14:textId="77777777">
      <w:pPr>
        <w:pStyle w:val="FirstLevelBullet"/>
        <w:numPr>
          <w:ilvl w:val="0"/>
          <w:numId w:val="0"/>
        </w:numPr>
        <w:ind w:left="720" w:firstLine="360"/>
        <w:rPr>
          <w:ins w:author="toantk" w:date="2022-07-27T09:27:00Z" w:id="10512"/>
        </w:rPr>
      </w:pPr>
      <w:ins w:author="toantk" w:date="2022-07-27T09:27:00Z" w:id="10513">
        <w:r>
          <w:t>“message”: “Success”,</w:t>
        </w:r>
      </w:ins>
    </w:p>
    <w:p w:rsidR="006A7679" w:rsidP="006A7679" w:rsidRDefault="006A7679" w14:paraId="1C0DFF5A" w14:textId="4F94BE94">
      <w:pPr>
        <w:pStyle w:val="ListParagraph"/>
        <w:ind w:firstLine="360"/>
        <w:rPr>
          <w:ins w:author="toantk" w:date="2022-07-27T09:27:00Z" w:id="10514"/>
        </w:rPr>
      </w:pPr>
      <w:ins w:author="toantk" w:date="2022-07-27T09:27:00Z" w:id="10515">
        <w:r>
          <w:t xml:space="preserve">“requestId” : </w:t>
        </w:r>
      </w:ins>
      <w:r w:rsidR="003E0981">
        <w:t>&lt;requestId&gt;</w:t>
      </w:r>
      <w:ins w:author="toantk" w:date="2022-07-27T09:27:00Z" w:id="10516">
        <w:r>
          <w:t>,</w:t>
        </w:r>
      </w:ins>
    </w:p>
    <w:p w:rsidR="006A7679" w:rsidP="006A7679" w:rsidRDefault="006A7679" w14:paraId="6009EA8C" w14:textId="77777777">
      <w:pPr>
        <w:pStyle w:val="FirstLevelBullet"/>
        <w:numPr>
          <w:ilvl w:val="0"/>
          <w:numId w:val="0"/>
        </w:numPr>
        <w:ind w:left="720" w:firstLine="360"/>
        <w:rPr>
          <w:ins w:author="toantk" w:date="2022-07-27T09:27:00Z" w:id="10517"/>
        </w:rPr>
      </w:pPr>
      <w:ins w:author="toantk" w:date="2022-07-27T09:27:00Z" w:id="10518">
        <w:r>
          <w:t>"data": {</w:t>
        </w:r>
      </w:ins>
    </w:p>
    <w:p w:rsidR="006A7679" w:rsidP="006A7679" w:rsidRDefault="006A7679" w14:paraId="7777E84E" w14:textId="324CF66B">
      <w:pPr>
        <w:pStyle w:val="FirstLevelBullet"/>
        <w:numPr>
          <w:ilvl w:val="0"/>
          <w:numId w:val="0"/>
        </w:numPr>
        <w:ind w:left="720" w:firstLine="360"/>
        <w:rPr>
          <w:ins w:author="toantk" w:date="2022-07-27T09:27:00Z" w:id="10519"/>
        </w:rPr>
      </w:pPr>
      <w:ins w:author="toantk" w:date="2022-07-27T09:27:00Z" w:id="10520">
        <w:r>
          <w:t>“action” : “</w:t>
        </w:r>
        <w:r w:rsidR="00B9226A">
          <w:t>ddnsView</w:t>
        </w:r>
        <w:r>
          <w:t>”,</w:t>
        </w:r>
      </w:ins>
    </w:p>
    <w:p w:rsidR="006A7679" w:rsidP="006A7679" w:rsidRDefault="006A7679" w14:paraId="4E17E44F" w14:textId="77777777">
      <w:pPr>
        <w:pStyle w:val="FirstLevelBullet"/>
        <w:numPr>
          <w:ilvl w:val="0"/>
          <w:numId w:val="0"/>
        </w:numPr>
        <w:ind w:left="720" w:firstLine="360"/>
        <w:rPr>
          <w:ins w:author="toantk" w:date="2022-07-27T09:27:00Z" w:id="10521"/>
        </w:rPr>
      </w:pPr>
      <w:ins w:author="toantk" w:date="2022-07-27T09:27:00Z" w:id="10522">
        <w:r>
          <w:t>“</w:t>
        </w:r>
        <w:r w:rsidRPr="006B48DC">
          <w:t>results</w:t>
        </w:r>
        <w:r>
          <w:t>” : [</w:t>
        </w:r>
      </w:ins>
    </w:p>
    <w:p w:rsidR="006A7679" w:rsidP="006A7679" w:rsidRDefault="006A7679" w14:paraId="059E7ACD" w14:textId="77777777">
      <w:pPr>
        <w:pStyle w:val="FirstLevelBullet"/>
        <w:numPr>
          <w:ilvl w:val="0"/>
          <w:numId w:val="0"/>
        </w:numPr>
        <w:ind w:left="2160" w:firstLine="720"/>
        <w:rPr>
          <w:ins w:author="toantk" w:date="2022-07-27T09:27:00Z" w:id="10523"/>
        </w:rPr>
      </w:pPr>
      <w:ins w:author="toantk" w:date="2022-07-27T09:27:00Z" w:id="10524">
        <w:r>
          <w:t>{</w:t>
        </w:r>
      </w:ins>
    </w:p>
    <w:p w:rsidR="006A7679" w:rsidP="006A7679" w:rsidRDefault="006A7679" w14:paraId="2BD9C49E" w14:textId="33D4D087">
      <w:pPr>
        <w:pStyle w:val="FirstLevelBullet"/>
        <w:numPr>
          <w:ilvl w:val="0"/>
          <w:numId w:val="0"/>
        </w:numPr>
        <w:ind w:left="720" w:hanging="360"/>
        <w:rPr>
          <w:ins w:author="toantk" w:date="2022-07-27T09:28:00Z" w:id="10525"/>
        </w:rPr>
      </w:pPr>
      <w:ins w:author="toantk" w:date="2022-07-27T09:27:00Z" w:id="10526">
        <w:r>
          <w:tab/>
        </w:r>
        <w:r>
          <w:t xml:space="preserve">     </w:t>
        </w:r>
        <w:r>
          <w:tab/>
        </w:r>
        <w:r>
          <w:tab/>
        </w:r>
        <w:r>
          <w:tab/>
        </w:r>
        <w:r>
          <w:tab/>
        </w:r>
        <w:r>
          <w:t xml:space="preserve"> “</w:t>
        </w:r>
        <w:r w:rsidR="00B9226A">
          <w:t>enable</w:t>
        </w:r>
        <w:r>
          <w:t>” : “&lt;</w:t>
        </w:r>
      </w:ins>
      <w:ins w:author="toantk" w:date="2022-07-27T09:28:00Z" w:id="10527">
        <w:r w:rsidR="00B9226A">
          <w:t>enable</w:t>
        </w:r>
      </w:ins>
      <w:ins w:author="toantk" w:date="2022-07-27T09:27:00Z" w:id="10528">
        <w:r>
          <w:t>&gt;”</w:t>
        </w:r>
      </w:ins>
      <w:ins w:author="toantk" w:date="2022-07-27T09:28:00Z" w:id="10529">
        <w:r w:rsidR="00B9226A">
          <w:t>,</w:t>
        </w:r>
      </w:ins>
    </w:p>
    <w:p w:rsidR="00B9226A" w:rsidP="006A7679" w:rsidRDefault="00B9226A" w14:paraId="0650A99B" w14:textId="1EC939FF">
      <w:pPr>
        <w:pStyle w:val="FirstLevelBullet"/>
        <w:numPr>
          <w:ilvl w:val="0"/>
          <w:numId w:val="0"/>
        </w:numPr>
        <w:ind w:left="720" w:hanging="360"/>
        <w:rPr>
          <w:ins w:author="toantk" w:date="2022-07-27T09:28:00Z" w:id="10530"/>
        </w:rPr>
      </w:pPr>
      <w:ins w:author="toantk" w:date="2022-07-27T09:28:00Z" w:id="10531">
        <w:r>
          <w:tab/>
        </w:r>
        <w:r>
          <w:tab/>
        </w:r>
        <w:r>
          <w:tab/>
        </w:r>
        <w:r>
          <w:tab/>
        </w:r>
        <w:r>
          <w:tab/>
        </w:r>
        <w:r>
          <w:t>“serviceProvider” : “&lt;serviceProvider &gt;”,</w:t>
        </w:r>
      </w:ins>
    </w:p>
    <w:p w:rsidR="00B9226A" w:rsidP="006A7679" w:rsidRDefault="00B9226A" w14:paraId="28C2BF42" w14:textId="2E4B8A6C">
      <w:pPr>
        <w:pStyle w:val="FirstLevelBullet"/>
        <w:numPr>
          <w:ilvl w:val="0"/>
          <w:numId w:val="0"/>
        </w:numPr>
        <w:ind w:left="720" w:hanging="360"/>
        <w:rPr>
          <w:ins w:author="toantk" w:date="2022-07-27T09:29:00Z" w:id="10532"/>
        </w:rPr>
      </w:pPr>
      <w:ins w:author="toantk" w:date="2022-07-27T09:28:00Z" w:id="10533">
        <w:r>
          <w:tab/>
        </w:r>
        <w:r>
          <w:tab/>
        </w:r>
        <w:r>
          <w:tab/>
        </w:r>
        <w:r>
          <w:tab/>
        </w:r>
        <w:r>
          <w:tab/>
        </w:r>
        <w:r>
          <w:t>“host</w:t>
        </w:r>
      </w:ins>
      <w:ins w:author="toantk" w:date="2022-07-27T09:29:00Z" w:id="10534">
        <w:r>
          <w:t>n</w:t>
        </w:r>
      </w:ins>
      <w:ins w:author="toantk" w:date="2022-07-27T09:28:00Z" w:id="10535">
        <w:r>
          <w:t>ame” : “&lt;</w:t>
        </w:r>
      </w:ins>
      <w:ins w:author="toantk" w:date="2022-07-27T09:29:00Z" w:id="10536">
        <w:r>
          <w:t>hostname</w:t>
        </w:r>
      </w:ins>
      <w:ins w:author="toantk" w:date="2022-07-27T09:28:00Z" w:id="10537">
        <w:r>
          <w:t>&gt;”</w:t>
        </w:r>
      </w:ins>
      <w:ins w:author="toantk" w:date="2022-07-27T09:29:00Z" w:id="10538">
        <w:r>
          <w:t>,</w:t>
        </w:r>
      </w:ins>
    </w:p>
    <w:p w:rsidR="00B9226A" w:rsidP="006A7679" w:rsidRDefault="00B9226A" w14:paraId="13BE04FA" w14:textId="2942762B">
      <w:pPr>
        <w:pStyle w:val="FirstLevelBullet"/>
        <w:numPr>
          <w:ilvl w:val="0"/>
          <w:numId w:val="0"/>
        </w:numPr>
        <w:ind w:left="720" w:hanging="360"/>
        <w:rPr>
          <w:ins w:author="toantk" w:date="2022-07-27T09:30:00Z" w:id="10539"/>
        </w:rPr>
      </w:pPr>
      <w:ins w:author="toantk" w:date="2022-07-27T09:29:00Z" w:id="10540">
        <w:r>
          <w:tab/>
        </w:r>
        <w:r>
          <w:tab/>
        </w:r>
        <w:r>
          <w:tab/>
        </w:r>
        <w:r>
          <w:tab/>
        </w:r>
        <w:r>
          <w:tab/>
        </w:r>
        <w:r>
          <w:t>“username” : “</w:t>
        </w:r>
      </w:ins>
      <w:ins w:author="toantk" w:date="2022-07-27T09:30:00Z" w:id="10541">
        <w:r>
          <w:t>&lt;username &gt;”,</w:t>
        </w:r>
      </w:ins>
    </w:p>
    <w:p w:rsidR="00B9226A" w:rsidP="006A7679" w:rsidRDefault="00B9226A" w14:paraId="75BC1BBF" w14:textId="1E2A3134">
      <w:pPr>
        <w:pStyle w:val="FirstLevelBullet"/>
        <w:numPr>
          <w:ilvl w:val="0"/>
          <w:numId w:val="0"/>
        </w:numPr>
        <w:ind w:left="720" w:hanging="360"/>
        <w:rPr>
          <w:ins w:author="toantk" w:date="2022-07-27T09:27:00Z" w:id="10542"/>
        </w:rPr>
      </w:pPr>
      <w:ins w:author="toantk" w:date="2022-07-27T09:30:00Z" w:id="10543">
        <w:r>
          <w:tab/>
        </w:r>
        <w:r>
          <w:tab/>
        </w:r>
        <w:r>
          <w:tab/>
        </w:r>
        <w:r>
          <w:tab/>
        </w:r>
        <w:r>
          <w:tab/>
        </w:r>
        <w:r>
          <w:t>“password” : “&lt;password&gt;”</w:t>
        </w:r>
      </w:ins>
    </w:p>
    <w:p w:rsidR="006A7679" w:rsidP="006A7679" w:rsidRDefault="006A7679" w14:paraId="5C58B970" w14:textId="77777777">
      <w:pPr>
        <w:pStyle w:val="FirstLevelBullet"/>
        <w:numPr>
          <w:ilvl w:val="0"/>
          <w:numId w:val="0"/>
        </w:numPr>
        <w:ind w:left="720" w:hanging="360"/>
        <w:rPr>
          <w:ins w:author="toantk" w:date="2022-07-27T09:27:00Z" w:id="10544"/>
        </w:rPr>
      </w:pPr>
      <w:ins w:author="toantk" w:date="2022-07-27T09:27:00Z" w:id="10545">
        <w:r>
          <w:tab/>
        </w:r>
        <w:r>
          <w:tab/>
        </w:r>
        <w:r>
          <w:tab/>
        </w:r>
        <w:r>
          <w:tab/>
        </w:r>
        <w:r>
          <w:t>}</w:t>
        </w:r>
      </w:ins>
    </w:p>
    <w:p w:rsidR="006A7679" w:rsidP="006A7679" w:rsidRDefault="006A7679" w14:paraId="52CEE7EF" w14:textId="77777777">
      <w:pPr>
        <w:pStyle w:val="FirstLevelBullet"/>
        <w:numPr>
          <w:ilvl w:val="0"/>
          <w:numId w:val="0"/>
        </w:numPr>
        <w:ind w:left="720" w:hanging="360"/>
        <w:rPr>
          <w:ins w:author="toantk" w:date="2022-07-27T09:27:00Z" w:id="10546"/>
        </w:rPr>
      </w:pPr>
      <w:ins w:author="toantk" w:date="2022-07-27T09:27:00Z" w:id="10547">
        <w:r>
          <w:tab/>
        </w:r>
        <w:r>
          <w:tab/>
        </w:r>
        <w:r>
          <w:tab/>
        </w:r>
        <w:r>
          <w:t>]</w:t>
        </w:r>
        <w:r>
          <w:tab/>
        </w:r>
      </w:ins>
    </w:p>
    <w:p w:rsidR="006A7679" w:rsidP="006A7679" w:rsidRDefault="006A7679" w14:paraId="66A4AB64" w14:textId="77777777">
      <w:pPr>
        <w:pStyle w:val="FirstLevelBullet"/>
        <w:numPr>
          <w:ilvl w:val="0"/>
          <w:numId w:val="0"/>
        </w:numPr>
        <w:ind w:left="720" w:firstLine="360"/>
        <w:rPr>
          <w:ins w:author="toantk" w:date="2022-07-27T09:27:00Z" w:id="10548"/>
        </w:rPr>
      </w:pPr>
      <w:ins w:author="toantk" w:date="2022-07-27T09:27:00Z" w:id="10549">
        <w:r>
          <w:t>}</w:t>
        </w:r>
      </w:ins>
    </w:p>
    <w:p w:rsidR="006A7679" w:rsidP="006A7679" w:rsidRDefault="006A7679" w14:paraId="565006ED" w14:textId="77777777">
      <w:pPr>
        <w:pStyle w:val="FirstLevelBullet"/>
        <w:numPr>
          <w:ilvl w:val="0"/>
          <w:numId w:val="0"/>
        </w:numPr>
        <w:ind w:left="720" w:firstLine="360"/>
        <w:rPr>
          <w:ins w:author="toantk" w:date="2022-07-27T09:27:00Z" w:id="10550"/>
        </w:rPr>
      </w:pPr>
      <w:ins w:author="toantk" w:date="2022-07-27T09:27:00Z" w:id="10551">
        <w:r>
          <w:t>}</w:t>
        </w:r>
      </w:ins>
    </w:p>
    <w:p w:rsidRPr="00820762" w:rsidR="006A7679" w:rsidP="006A7679" w:rsidRDefault="006A7679" w14:paraId="572685A4" w14:textId="188D582E">
      <w:pPr>
        <w:pStyle w:val="ListParagraph"/>
        <w:numPr>
          <w:ilvl w:val="1"/>
          <w:numId w:val="9"/>
        </w:numPr>
        <w:rPr>
          <w:ins w:author="toantk" w:date="2022-07-27T09:27:00Z" w:id="10552"/>
        </w:rPr>
      </w:pPr>
      <w:ins w:author="toantk" w:date="2022-07-27T09:27:00Z" w:id="10553">
        <w:r>
          <w:t xml:space="preserve">Lấy thông tin </w:t>
        </w:r>
      </w:ins>
      <w:ins w:author="toantk" w:date="2022-07-27T11:21:00Z" w:id="10554">
        <w:r w:rsidR="00DF3D0D">
          <w:t>DDNS</w:t>
        </w:r>
      </w:ins>
      <w:ins w:author="toantk" w:date="2022-07-27T09:27:00Z" w:id="10555">
        <w:r>
          <w:t xml:space="preserve"> thất bại:</w:t>
        </w:r>
      </w:ins>
    </w:p>
    <w:p w:rsidR="006A7679" w:rsidP="006A7679" w:rsidRDefault="006A7679" w14:paraId="7BE1D2B8" w14:textId="77777777">
      <w:pPr>
        <w:pStyle w:val="FirstLevelBullet"/>
        <w:numPr>
          <w:ilvl w:val="0"/>
          <w:numId w:val="0"/>
        </w:numPr>
        <w:ind w:left="1080"/>
        <w:rPr>
          <w:ins w:author="toantk" w:date="2022-07-27T09:27:00Z" w:id="10556"/>
        </w:rPr>
      </w:pPr>
      <w:ins w:author="toantk" w:date="2022-07-27T09:27:00Z" w:id="10557">
        <w:r>
          <w:t>{</w:t>
        </w:r>
      </w:ins>
    </w:p>
    <w:p w:rsidR="006A7679" w:rsidP="006A7679" w:rsidRDefault="006A7679" w14:paraId="215DDD7F" w14:textId="77777777">
      <w:pPr>
        <w:pStyle w:val="FirstLevelBullet"/>
        <w:numPr>
          <w:ilvl w:val="0"/>
          <w:numId w:val="0"/>
        </w:numPr>
        <w:ind w:left="1080"/>
        <w:rPr>
          <w:ins w:author="toantk" w:date="2022-07-27T09:27:00Z" w:id="10558"/>
        </w:rPr>
      </w:pPr>
      <w:ins w:author="toantk" w:date="2022-07-27T09:27:00Z" w:id="10559">
        <w:r>
          <w:t>“status”: &lt;ErrorCode&gt;,</w:t>
        </w:r>
      </w:ins>
    </w:p>
    <w:p w:rsidR="006A7679" w:rsidP="006A7679" w:rsidRDefault="006A7679" w14:paraId="29072655" w14:textId="77777777">
      <w:pPr>
        <w:pStyle w:val="FirstLevelBullet"/>
        <w:numPr>
          <w:ilvl w:val="0"/>
          <w:numId w:val="0"/>
        </w:numPr>
        <w:ind w:left="1080"/>
        <w:rPr>
          <w:ins w:author="toantk" w:date="2022-07-27T09:27:00Z" w:id="10560"/>
        </w:rPr>
      </w:pPr>
      <w:ins w:author="toantk" w:date="2022-07-27T09:27:00Z" w:id="10561">
        <w:r>
          <w:t>“message”: “&lt;message&gt;”,</w:t>
        </w:r>
      </w:ins>
    </w:p>
    <w:p w:rsidR="006A7679" w:rsidP="006A7679" w:rsidRDefault="006A7679" w14:paraId="12565283" w14:textId="384FE0F9">
      <w:pPr>
        <w:pStyle w:val="ListParagraph"/>
        <w:ind w:firstLine="360"/>
        <w:rPr>
          <w:ins w:author="toantk" w:date="2022-07-27T09:27:00Z" w:id="10562"/>
        </w:rPr>
      </w:pPr>
      <w:ins w:author="toantk" w:date="2022-07-27T09:27:00Z" w:id="10563">
        <w:r>
          <w:t xml:space="preserve">“requestId” : </w:t>
        </w:r>
      </w:ins>
      <w:r w:rsidR="003E0981">
        <w:t>&lt;requestId&gt;</w:t>
      </w:r>
      <w:ins w:author="toantk" w:date="2022-07-27T09:27:00Z" w:id="10564">
        <w:r>
          <w:t>,</w:t>
        </w:r>
      </w:ins>
    </w:p>
    <w:p w:rsidR="006A7679" w:rsidP="006A7679" w:rsidRDefault="006A7679" w14:paraId="14A837F2" w14:textId="77777777">
      <w:pPr>
        <w:pStyle w:val="FirstLevelBullet"/>
        <w:numPr>
          <w:ilvl w:val="0"/>
          <w:numId w:val="0"/>
        </w:numPr>
        <w:ind w:left="1080"/>
        <w:rPr>
          <w:ins w:author="toantk" w:date="2022-07-27T09:27:00Z" w:id="10565"/>
        </w:rPr>
      </w:pPr>
      <w:ins w:author="toantk" w:date="2022-07-27T09:27:00Z" w:id="10566">
        <w:r>
          <w:t>"data": {</w:t>
        </w:r>
      </w:ins>
    </w:p>
    <w:p w:rsidR="006A7679" w:rsidP="006A7679" w:rsidRDefault="006A7679" w14:paraId="1476F5EA" w14:textId="77777777">
      <w:pPr>
        <w:pStyle w:val="FirstLevelBullet"/>
        <w:numPr>
          <w:ilvl w:val="0"/>
          <w:numId w:val="0"/>
        </w:numPr>
        <w:ind w:left="1080"/>
        <w:rPr>
          <w:ins w:author="toantk" w:date="2022-07-27T09:27:00Z" w:id="10567"/>
        </w:rPr>
      </w:pPr>
      <w:ins w:author="toantk" w:date="2022-07-27T09:27:00Z" w:id="10568">
        <w:r>
          <w:t>}</w:t>
        </w:r>
      </w:ins>
    </w:p>
    <w:p w:rsidR="006A7679" w:rsidP="006A7679" w:rsidRDefault="006A7679" w14:paraId="32C4D1EC" w14:textId="77777777">
      <w:pPr>
        <w:pStyle w:val="FirstLevelBullet"/>
        <w:numPr>
          <w:ilvl w:val="0"/>
          <w:numId w:val="0"/>
        </w:numPr>
        <w:ind w:left="1080"/>
        <w:rPr>
          <w:ins w:author="toantk" w:date="2022-07-27T09:27:00Z" w:id="10569"/>
        </w:rPr>
      </w:pPr>
      <w:ins w:author="toantk" w:date="2022-07-27T09:27:00Z" w:id="10570">
        <w:r>
          <w:t>}</w:t>
        </w:r>
      </w:ins>
    </w:p>
    <w:p w:rsidR="006A7679" w:rsidRDefault="00B9226A" w14:paraId="55853109" w14:textId="6A0C2B2B">
      <w:pPr>
        <w:rPr>
          <w:ins w:author="toantk" w:date="2022-07-27T09:31:00Z" w:id="10571"/>
          <w:b/>
        </w:rPr>
      </w:pPr>
      <w:ins w:author="toantk" w:date="2022-07-27T09:31:00Z" w:id="10572">
        <w:r w:rsidRPr="00B9226A">
          <w:rPr>
            <w:b/>
            <w:rPrChange w:author="toantk" w:date="2022-07-27T09:31:00Z" w:id="10573">
              <w:rPr/>
            </w:rPrChange>
          </w:rPr>
          <w:t>Mô tả tham số:</w:t>
        </w:r>
      </w:ins>
    </w:p>
    <w:p w:rsidR="00B9226A" w:rsidRDefault="00B9226A" w14:paraId="6FE10CED" w14:textId="77777777">
      <w:pPr>
        <w:rPr>
          <w:ins w:author="toantk" w:date="2022-07-27T09:31:00Z" w:id="10574"/>
          <w:b/>
        </w:rPr>
      </w:pPr>
    </w:p>
    <w:p w:rsidR="006366F4" w:rsidRDefault="006366F4" w14:paraId="48604658" w14:textId="06BB0F70">
      <w:pPr>
        <w:pStyle w:val="Caption"/>
        <w:keepNext/>
        <w:rPr>
          <w:ins w:author="toantk" w:date="2022-07-27T10:00:00Z" w:id="10575"/>
        </w:rPr>
        <w:pPrChange w:author="toantk" w:date="2022-07-27T10:00:00Z" w:id="10576">
          <w:pPr/>
        </w:pPrChange>
      </w:pPr>
      <w:bookmarkStart w:name="_Toc110529176" w:id="10577"/>
      <w:ins w:author="toantk" w:date="2022-07-27T10:00:00Z" w:id="10578">
        <w:r>
          <w:t xml:space="preserve">Bảng </w:t>
        </w:r>
      </w:ins>
      <w:ins w:author="toantk" w:date="2022-08-04T17:50:00Z" w:id="10579">
        <w:r w:rsidR="0035117C">
          <w:fldChar w:fldCharType="begin"/>
        </w:r>
        <w:r w:rsidR="0035117C">
          <w:instrText xml:space="preserve"> STYLEREF 1 \s </w:instrText>
        </w:r>
      </w:ins>
      <w:r w:rsidR="0035117C">
        <w:fldChar w:fldCharType="separate"/>
      </w:r>
      <w:r w:rsidR="00533729">
        <w:rPr>
          <w:noProof/>
        </w:rPr>
        <w:t>7</w:t>
      </w:r>
      <w:ins w:author="toantk" w:date="2022-08-04T17:50:00Z" w:id="10580">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27</w:t>
      </w:r>
      <w:ins w:author="toantk" w:date="2022-08-04T17:50:00Z" w:id="10581">
        <w:r w:rsidR="0035117C">
          <w:fldChar w:fldCharType="end"/>
        </w:r>
      </w:ins>
      <w:ins w:author="Tran Khanh Toan" w:date="2022-08-04T09:32:00Z" w:id="10582">
        <w:del w:author="toantk" w:date="2022-08-04T17:50:00Z" w:id="10583">
          <w:r w:rsidDel="0035117C" w:rsidR="00F227FB">
            <w:fldChar w:fldCharType="begin"/>
          </w:r>
          <w:r w:rsidDel="0035117C" w:rsidR="00F227FB">
            <w:delInstrText xml:space="preserve"> STYLEREF 1 \s </w:delInstrText>
          </w:r>
        </w:del>
      </w:ins>
      <w:del w:author="toantk" w:date="2022-08-04T17:50:00Z" w:id="10584">
        <w:r w:rsidDel="0035117C" w:rsidR="00F227FB">
          <w:fldChar w:fldCharType="separate"/>
        </w:r>
        <w:r w:rsidDel="0035117C" w:rsidR="00F227FB">
          <w:rPr>
            <w:noProof/>
          </w:rPr>
          <w:delText>7</w:delText>
        </w:r>
      </w:del>
      <w:ins w:author="Tran Khanh Toan" w:date="2022-08-04T09:32:00Z" w:id="10585">
        <w:del w:author="toantk" w:date="2022-08-04T17:50:00Z" w:id="10586">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0587">
        <w:r w:rsidDel="0035117C" w:rsidR="00F227FB">
          <w:fldChar w:fldCharType="separate"/>
        </w:r>
      </w:del>
      <w:ins w:author="Tran Khanh Toan" w:date="2022-08-04T09:32:00Z" w:id="10588">
        <w:del w:author="toantk" w:date="2022-08-04T17:50:00Z" w:id="10589">
          <w:r w:rsidDel="0035117C" w:rsidR="00F227FB">
            <w:rPr>
              <w:noProof/>
            </w:rPr>
            <w:delText>27</w:delText>
          </w:r>
          <w:r w:rsidDel="0035117C" w:rsidR="00F227FB">
            <w:fldChar w:fldCharType="end"/>
          </w:r>
        </w:del>
      </w:ins>
      <w:ins w:author="toantk" w:date="2022-07-28T09:18:00Z" w:id="10590">
        <w:del w:author="Tran Khanh Toan" w:date="2022-08-03T15:31:00Z" w:id="10591">
          <w:r w:rsidDel="0087204C" w:rsidR="005A0D0F">
            <w:fldChar w:fldCharType="begin"/>
          </w:r>
          <w:r w:rsidDel="0087204C" w:rsidR="005A0D0F">
            <w:delInstrText xml:space="preserve"> STYLEREF 1 \s </w:delInstrText>
          </w:r>
        </w:del>
      </w:ins>
      <w:del w:author="Tran Khanh Toan" w:date="2022-08-03T15:31:00Z" w:id="10592">
        <w:r w:rsidDel="0087204C" w:rsidR="005A0D0F">
          <w:fldChar w:fldCharType="separate"/>
        </w:r>
        <w:r w:rsidDel="0087204C" w:rsidR="005A0D0F">
          <w:rPr>
            <w:noProof/>
          </w:rPr>
          <w:delText>7</w:delText>
        </w:r>
      </w:del>
      <w:ins w:author="toantk" w:date="2022-07-28T09:18:00Z" w:id="10593">
        <w:del w:author="Tran Khanh Toan" w:date="2022-08-03T15:31:00Z" w:id="10594">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0595">
        <w:r w:rsidDel="0087204C" w:rsidR="005A0D0F">
          <w:fldChar w:fldCharType="separate"/>
        </w:r>
      </w:del>
      <w:ins w:author="toantk" w:date="2022-07-28T09:18:00Z" w:id="10596">
        <w:del w:author="Tran Khanh Toan" w:date="2022-08-03T15:31:00Z" w:id="10597">
          <w:r w:rsidDel="0087204C" w:rsidR="005A0D0F">
            <w:rPr>
              <w:noProof/>
            </w:rPr>
            <w:delText>27</w:delText>
          </w:r>
          <w:r w:rsidDel="0087204C" w:rsidR="005A0D0F">
            <w:fldChar w:fldCharType="end"/>
          </w:r>
        </w:del>
      </w:ins>
      <w:ins w:author="toantk" w:date="2022-07-27T10:00:00Z" w:id="10598">
        <w:r>
          <w:t xml:space="preserve"> </w:t>
        </w:r>
      </w:ins>
      <w:ins w:author="toantk" w:date="2022-07-27T10:01:00Z" w:id="10599">
        <w:r>
          <w:t>Bảng mô tả các tham số luồng điều khiển lấy thông tin cấu hình DDNS hiện tại</w:t>
        </w:r>
      </w:ins>
      <w:bookmarkEnd w:id="10577"/>
    </w:p>
    <w:tbl>
      <w:tblPr>
        <w:tblStyle w:val="TableGrid"/>
        <w:tblW w:w="0" w:type="auto"/>
        <w:tblInd w:w="175" w:type="dxa"/>
        <w:tblLook w:val="04A0" w:firstRow="1" w:lastRow="0" w:firstColumn="1" w:lastColumn="0" w:noHBand="0" w:noVBand="1"/>
        <w:tblPrChange w:author="toantk" w:date="2022-07-27T10:00:00Z" w:id="10600">
          <w:tblPr>
            <w:tblStyle w:val="TableGrid"/>
            <w:tblW w:w="0" w:type="auto"/>
            <w:tblInd w:w="175" w:type="dxa"/>
            <w:tblLook w:val="04A0" w:firstRow="1" w:lastRow="0" w:firstColumn="1" w:lastColumn="0" w:noHBand="0" w:noVBand="1"/>
          </w:tblPr>
        </w:tblPrChange>
      </w:tblPr>
      <w:tblGrid>
        <w:gridCol w:w="710"/>
        <w:gridCol w:w="1805"/>
        <w:gridCol w:w="1331"/>
        <w:gridCol w:w="1083"/>
        <w:gridCol w:w="2273"/>
        <w:gridCol w:w="1848"/>
        <w:tblGridChange w:id="10601">
          <w:tblGrid>
            <w:gridCol w:w="710"/>
            <w:gridCol w:w="1805"/>
            <w:gridCol w:w="1331"/>
            <w:gridCol w:w="1083"/>
            <w:gridCol w:w="2273"/>
            <w:gridCol w:w="1848"/>
          </w:tblGrid>
        </w:tblGridChange>
      </w:tblGrid>
      <w:tr w:rsidR="005A6FC3" w:rsidTr="006366F4" w14:paraId="2EB5CA86" w14:textId="77777777">
        <w:trPr>
          <w:ins w:author="toantk" w:date="2022-07-27T09:31:00Z" w:id="10602"/>
        </w:trPr>
        <w:tc>
          <w:tcPr>
            <w:tcW w:w="710" w:type="dxa"/>
            <w:tcPrChange w:author="toantk" w:date="2022-07-27T10:00:00Z" w:id="10603">
              <w:tcPr>
                <w:tcW w:w="715" w:type="dxa"/>
              </w:tcPr>
            </w:tcPrChange>
          </w:tcPr>
          <w:p w:rsidR="00B9226A" w:rsidP="006366F4" w:rsidRDefault="00B9226A" w14:paraId="54591E1B" w14:textId="77777777">
            <w:pPr>
              <w:pStyle w:val="ListParagraph"/>
              <w:ind w:left="0"/>
              <w:rPr>
                <w:ins w:author="toantk" w:date="2022-07-27T09:31:00Z" w:id="10604"/>
                <w:b/>
                <w:bCs/>
              </w:rPr>
            </w:pPr>
            <w:ins w:author="toantk" w:date="2022-07-27T09:31:00Z" w:id="10605">
              <w:r>
                <w:rPr>
                  <w:b/>
                  <w:bCs/>
                </w:rPr>
                <w:t>STT</w:t>
              </w:r>
            </w:ins>
          </w:p>
        </w:tc>
        <w:tc>
          <w:tcPr>
            <w:tcW w:w="1805" w:type="dxa"/>
            <w:tcPrChange w:author="toantk" w:date="2022-07-27T10:00:00Z" w:id="10606">
              <w:tcPr>
                <w:tcW w:w="1709" w:type="dxa"/>
              </w:tcPr>
            </w:tcPrChange>
          </w:tcPr>
          <w:p w:rsidR="00B9226A" w:rsidP="006366F4" w:rsidRDefault="00B9226A" w14:paraId="79E4C3ED" w14:textId="77777777">
            <w:pPr>
              <w:pStyle w:val="ListParagraph"/>
              <w:ind w:left="0"/>
              <w:rPr>
                <w:ins w:author="toantk" w:date="2022-07-27T09:31:00Z" w:id="10607"/>
                <w:b/>
                <w:bCs/>
              </w:rPr>
            </w:pPr>
            <w:ins w:author="toantk" w:date="2022-07-27T09:31:00Z" w:id="10608">
              <w:r>
                <w:rPr>
                  <w:b/>
                  <w:bCs/>
                </w:rPr>
                <w:t>Tham số</w:t>
              </w:r>
            </w:ins>
          </w:p>
        </w:tc>
        <w:tc>
          <w:tcPr>
            <w:tcW w:w="1331" w:type="dxa"/>
            <w:tcPrChange w:author="toantk" w:date="2022-07-27T10:00:00Z" w:id="10609">
              <w:tcPr>
                <w:tcW w:w="1475" w:type="dxa"/>
              </w:tcPr>
            </w:tcPrChange>
          </w:tcPr>
          <w:p w:rsidR="00B9226A" w:rsidP="006366F4" w:rsidRDefault="00B9226A" w14:paraId="583D5E4C" w14:textId="77777777">
            <w:pPr>
              <w:pStyle w:val="ListParagraph"/>
              <w:ind w:left="0"/>
              <w:rPr>
                <w:ins w:author="toantk" w:date="2022-07-27T09:31:00Z" w:id="10610"/>
                <w:b/>
                <w:bCs/>
              </w:rPr>
            </w:pPr>
            <w:ins w:author="toantk" w:date="2022-07-27T09:31:00Z" w:id="10611">
              <w:r>
                <w:rPr>
                  <w:b/>
                  <w:bCs/>
                </w:rPr>
                <w:t>Mô tả</w:t>
              </w:r>
            </w:ins>
          </w:p>
        </w:tc>
        <w:tc>
          <w:tcPr>
            <w:tcW w:w="1083" w:type="dxa"/>
            <w:tcPrChange w:author="toantk" w:date="2022-07-27T10:00:00Z" w:id="10612">
              <w:tcPr>
                <w:tcW w:w="1083" w:type="dxa"/>
              </w:tcPr>
            </w:tcPrChange>
          </w:tcPr>
          <w:p w:rsidR="00B9226A" w:rsidP="006366F4" w:rsidRDefault="00B9226A" w14:paraId="4557658C" w14:textId="77777777">
            <w:pPr>
              <w:pStyle w:val="ListParagraph"/>
              <w:ind w:left="0"/>
              <w:rPr>
                <w:ins w:author="toantk" w:date="2022-07-27T09:31:00Z" w:id="10613"/>
                <w:b/>
                <w:bCs/>
              </w:rPr>
            </w:pPr>
            <w:ins w:author="toantk" w:date="2022-07-27T09:31:00Z" w:id="10614">
              <w:r>
                <w:rPr>
                  <w:b/>
                  <w:bCs/>
                </w:rPr>
                <w:t>Kiểu</w:t>
              </w:r>
            </w:ins>
          </w:p>
        </w:tc>
        <w:tc>
          <w:tcPr>
            <w:tcW w:w="2273" w:type="dxa"/>
            <w:tcPrChange w:author="toantk" w:date="2022-07-27T10:00:00Z" w:id="10615">
              <w:tcPr>
                <w:tcW w:w="2356" w:type="dxa"/>
              </w:tcPr>
            </w:tcPrChange>
          </w:tcPr>
          <w:p w:rsidR="00B9226A" w:rsidP="006366F4" w:rsidRDefault="00B9226A" w14:paraId="44DF80D4" w14:textId="77777777">
            <w:pPr>
              <w:pStyle w:val="ListParagraph"/>
              <w:ind w:left="0"/>
              <w:rPr>
                <w:ins w:author="toantk" w:date="2022-07-27T09:31:00Z" w:id="10616"/>
                <w:b/>
                <w:bCs/>
              </w:rPr>
            </w:pPr>
            <w:ins w:author="toantk" w:date="2022-07-27T09:31:00Z" w:id="10617">
              <w:r>
                <w:rPr>
                  <w:b/>
                  <w:bCs/>
                </w:rPr>
                <w:t>Giá trị</w:t>
              </w:r>
            </w:ins>
          </w:p>
        </w:tc>
        <w:tc>
          <w:tcPr>
            <w:tcW w:w="1848" w:type="dxa"/>
            <w:tcPrChange w:author="toantk" w:date="2022-07-27T10:00:00Z" w:id="10618">
              <w:tcPr>
                <w:tcW w:w="1712" w:type="dxa"/>
              </w:tcPr>
            </w:tcPrChange>
          </w:tcPr>
          <w:p w:rsidR="00B9226A" w:rsidP="006366F4" w:rsidRDefault="00B9226A" w14:paraId="4D5E1E1B" w14:textId="77777777">
            <w:pPr>
              <w:pStyle w:val="ListParagraph"/>
              <w:ind w:left="0"/>
              <w:rPr>
                <w:ins w:author="toantk" w:date="2022-07-27T09:31:00Z" w:id="10619"/>
                <w:b/>
                <w:bCs/>
              </w:rPr>
            </w:pPr>
            <w:ins w:author="toantk" w:date="2022-07-27T09:31:00Z" w:id="10620">
              <w:r>
                <w:rPr>
                  <w:b/>
                  <w:bCs/>
                </w:rPr>
                <w:t>Json Key</w:t>
              </w:r>
            </w:ins>
          </w:p>
        </w:tc>
      </w:tr>
      <w:tr w:rsidRPr="004C66E4" w:rsidR="005A6FC3" w:rsidTr="006366F4" w14:paraId="321C2819" w14:textId="77777777">
        <w:trPr>
          <w:ins w:author="toantk" w:date="2022-07-27T09:31:00Z" w:id="10621"/>
        </w:trPr>
        <w:tc>
          <w:tcPr>
            <w:tcW w:w="710" w:type="dxa"/>
            <w:tcPrChange w:author="toantk" w:date="2022-07-27T10:00:00Z" w:id="10622">
              <w:tcPr>
                <w:tcW w:w="715" w:type="dxa"/>
              </w:tcPr>
            </w:tcPrChange>
          </w:tcPr>
          <w:p w:rsidRPr="004C66E4" w:rsidR="00B9226A" w:rsidP="006366F4" w:rsidRDefault="00B9226A" w14:paraId="0F2752EB" w14:textId="77777777">
            <w:pPr>
              <w:pStyle w:val="ListParagraph"/>
              <w:ind w:left="0"/>
              <w:rPr>
                <w:ins w:author="toantk" w:date="2022-07-27T09:31:00Z" w:id="10623"/>
              </w:rPr>
            </w:pPr>
            <w:ins w:author="toantk" w:date="2022-07-27T09:31:00Z" w:id="10624">
              <w:r w:rsidRPr="004C66E4">
                <w:t>1</w:t>
              </w:r>
            </w:ins>
          </w:p>
        </w:tc>
        <w:tc>
          <w:tcPr>
            <w:tcW w:w="1805" w:type="dxa"/>
            <w:tcPrChange w:author="toantk" w:date="2022-07-27T10:00:00Z" w:id="10625">
              <w:tcPr>
                <w:tcW w:w="1709" w:type="dxa"/>
              </w:tcPr>
            </w:tcPrChange>
          </w:tcPr>
          <w:p w:rsidRPr="004C66E4" w:rsidR="00B9226A" w:rsidP="006366F4" w:rsidRDefault="00B9226A" w14:paraId="72A4CBD9" w14:textId="203D9167">
            <w:pPr>
              <w:pStyle w:val="ListParagraph"/>
              <w:ind w:left="0"/>
              <w:rPr>
                <w:ins w:author="toantk" w:date="2022-07-27T09:31:00Z" w:id="10626"/>
              </w:rPr>
            </w:pPr>
            <w:ins w:author="toantk" w:date="2022-07-27T09:31:00Z" w:id="10627">
              <w:r>
                <w:t>Enable/Disable</w:t>
              </w:r>
            </w:ins>
          </w:p>
        </w:tc>
        <w:tc>
          <w:tcPr>
            <w:tcW w:w="1331" w:type="dxa"/>
            <w:tcPrChange w:author="toantk" w:date="2022-07-27T10:00:00Z" w:id="10628">
              <w:tcPr>
                <w:tcW w:w="1475" w:type="dxa"/>
              </w:tcPr>
            </w:tcPrChange>
          </w:tcPr>
          <w:p w:rsidRPr="004C66E4" w:rsidR="00B9226A" w:rsidP="006366F4" w:rsidRDefault="00B9226A" w14:paraId="372D32CD" w14:textId="00F606A5">
            <w:pPr>
              <w:pStyle w:val="ListParagraph"/>
              <w:ind w:left="0"/>
              <w:rPr>
                <w:ins w:author="toantk" w:date="2022-07-27T09:31:00Z" w:id="10629"/>
              </w:rPr>
            </w:pPr>
            <w:ins w:author="toantk" w:date="2022-07-27T09:31:00Z" w:id="10630">
              <w:r>
                <w:t>Bật/tắt tính năng DDNS</w:t>
              </w:r>
            </w:ins>
          </w:p>
        </w:tc>
        <w:tc>
          <w:tcPr>
            <w:tcW w:w="1083" w:type="dxa"/>
            <w:tcPrChange w:author="toantk" w:date="2022-07-27T10:00:00Z" w:id="10631">
              <w:tcPr>
                <w:tcW w:w="1083" w:type="dxa"/>
              </w:tcPr>
            </w:tcPrChange>
          </w:tcPr>
          <w:p w:rsidRPr="004C66E4" w:rsidR="00B9226A" w:rsidP="006366F4" w:rsidRDefault="00B9226A" w14:paraId="5C02BCC3" w14:textId="6838E925">
            <w:pPr>
              <w:pStyle w:val="ListParagraph"/>
              <w:ind w:left="0"/>
              <w:rPr>
                <w:ins w:author="toantk" w:date="2022-07-27T09:31:00Z" w:id="10632"/>
              </w:rPr>
            </w:pPr>
            <w:ins w:author="toantk" w:date="2022-07-27T09:31:00Z" w:id="10633">
              <w:r>
                <w:t>Boolean</w:t>
              </w:r>
            </w:ins>
          </w:p>
        </w:tc>
        <w:tc>
          <w:tcPr>
            <w:tcW w:w="2273" w:type="dxa"/>
            <w:tcPrChange w:author="toantk" w:date="2022-07-27T10:00:00Z" w:id="10634">
              <w:tcPr>
                <w:tcW w:w="2356" w:type="dxa"/>
              </w:tcPr>
            </w:tcPrChange>
          </w:tcPr>
          <w:p w:rsidRPr="004C66E4" w:rsidR="00B9226A" w:rsidP="006366F4" w:rsidRDefault="00B9226A" w14:paraId="3E57F308" w14:textId="072FB960">
            <w:pPr>
              <w:pStyle w:val="ListParagraph"/>
              <w:ind w:left="0"/>
              <w:rPr>
                <w:ins w:author="toantk" w:date="2022-07-27T09:31:00Z" w:id="10635"/>
              </w:rPr>
            </w:pPr>
            <w:ins w:author="toantk" w:date="2022-07-27T09:31:00Z" w:id="10636">
              <w:r>
                <w:t>True/</w:t>
              </w:r>
            </w:ins>
            <w:ins w:author="toantk" w:date="2022-07-27T09:32:00Z" w:id="10637">
              <w:r>
                <w:t>false</w:t>
              </w:r>
            </w:ins>
          </w:p>
        </w:tc>
        <w:tc>
          <w:tcPr>
            <w:tcW w:w="1848" w:type="dxa"/>
            <w:tcPrChange w:author="toantk" w:date="2022-07-27T10:00:00Z" w:id="10638">
              <w:tcPr>
                <w:tcW w:w="1712" w:type="dxa"/>
              </w:tcPr>
            </w:tcPrChange>
          </w:tcPr>
          <w:p w:rsidRPr="004C66E4" w:rsidR="00B9226A" w:rsidP="006366F4" w:rsidRDefault="00B9226A" w14:paraId="4F134A74" w14:textId="26B614D2">
            <w:pPr>
              <w:pStyle w:val="ListParagraph"/>
              <w:ind w:left="0"/>
              <w:rPr>
                <w:ins w:author="toantk" w:date="2022-07-27T09:31:00Z" w:id="10639"/>
              </w:rPr>
            </w:pPr>
            <w:ins w:author="toantk" w:date="2022-07-27T09:32:00Z" w:id="10640">
              <w:r>
                <w:t>enable</w:t>
              </w:r>
            </w:ins>
          </w:p>
        </w:tc>
      </w:tr>
      <w:tr w:rsidRPr="004C66E4" w:rsidR="00B9226A" w:rsidTr="006366F4" w14:paraId="32AE0A35" w14:textId="77777777">
        <w:trPr>
          <w:ins w:author="toantk" w:date="2022-07-27T09:32:00Z" w:id="10641"/>
        </w:trPr>
        <w:tc>
          <w:tcPr>
            <w:tcW w:w="710" w:type="dxa"/>
            <w:tcPrChange w:author="toantk" w:date="2022-07-27T10:00:00Z" w:id="10642">
              <w:tcPr>
                <w:tcW w:w="715" w:type="dxa"/>
              </w:tcPr>
            </w:tcPrChange>
          </w:tcPr>
          <w:p w:rsidRPr="004C66E4" w:rsidR="00B9226A" w:rsidP="006366F4" w:rsidRDefault="00B9226A" w14:paraId="2B04FFF6" w14:textId="6807D4D6">
            <w:pPr>
              <w:pStyle w:val="ListParagraph"/>
              <w:ind w:left="0"/>
              <w:rPr>
                <w:ins w:author="toantk" w:date="2022-07-27T09:32:00Z" w:id="10643"/>
              </w:rPr>
            </w:pPr>
            <w:ins w:author="toantk" w:date="2022-07-27T09:32:00Z" w:id="10644">
              <w:r>
                <w:t>2</w:t>
              </w:r>
            </w:ins>
          </w:p>
        </w:tc>
        <w:tc>
          <w:tcPr>
            <w:tcW w:w="1805" w:type="dxa"/>
            <w:tcPrChange w:author="toantk" w:date="2022-07-27T10:00:00Z" w:id="10645">
              <w:tcPr>
                <w:tcW w:w="1709" w:type="dxa"/>
              </w:tcPr>
            </w:tcPrChange>
          </w:tcPr>
          <w:p w:rsidR="00B9226A" w:rsidP="006366F4" w:rsidRDefault="00B9226A" w14:paraId="79DC5568" w14:textId="36E33D6D">
            <w:pPr>
              <w:pStyle w:val="ListParagraph"/>
              <w:ind w:left="0"/>
              <w:rPr>
                <w:ins w:author="toantk" w:date="2022-07-27T09:32:00Z" w:id="10646"/>
              </w:rPr>
            </w:pPr>
            <w:ins w:author="toantk" w:date="2022-07-27T09:32:00Z" w:id="10647">
              <w:r>
                <w:t>Service Provider</w:t>
              </w:r>
            </w:ins>
          </w:p>
        </w:tc>
        <w:tc>
          <w:tcPr>
            <w:tcW w:w="1331" w:type="dxa"/>
            <w:tcPrChange w:author="toantk" w:date="2022-07-27T10:00:00Z" w:id="10648">
              <w:tcPr>
                <w:tcW w:w="1475" w:type="dxa"/>
              </w:tcPr>
            </w:tcPrChange>
          </w:tcPr>
          <w:p w:rsidR="00B9226A" w:rsidP="006366F4" w:rsidRDefault="005A6FC3" w14:paraId="14C57D35" w14:textId="2F1CD6C6">
            <w:pPr>
              <w:pStyle w:val="ListParagraph"/>
              <w:ind w:left="0"/>
              <w:rPr>
                <w:ins w:author="toantk" w:date="2022-07-27T09:32:00Z" w:id="10649"/>
              </w:rPr>
            </w:pPr>
            <w:ins w:author="toantk" w:date="2022-07-27T09:44:00Z" w:id="10650">
              <w:r>
                <w:t>N</w:t>
              </w:r>
            </w:ins>
            <w:ins w:author="toantk" w:date="2022-07-27T09:32:00Z" w:id="10651">
              <w:r w:rsidR="00B9226A">
                <w:t>hà cung cấp dịch vụ DDNS</w:t>
              </w:r>
            </w:ins>
          </w:p>
        </w:tc>
        <w:tc>
          <w:tcPr>
            <w:tcW w:w="1083" w:type="dxa"/>
            <w:tcPrChange w:author="toantk" w:date="2022-07-27T10:00:00Z" w:id="10652">
              <w:tcPr>
                <w:tcW w:w="1083" w:type="dxa"/>
              </w:tcPr>
            </w:tcPrChange>
          </w:tcPr>
          <w:p w:rsidR="00B9226A" w:rsidP="006366F4" w:rsidRDefault="00B9226A" w14:paraId="776108A2" w14:textId="246E2358">
            <w:pPr>
              <w:pStyle w:val="ListParagraph"/>
              <w:ind w:left="0"/>
              <w:rPr>
                <w:ins w:author="toantk" w:date="2022-07-27T09:32:00Z" w:id="10653"/>
              </w:rPr>
            </w:pPr>
            <w:ins w:author="toantk" w:date="2022-07-27T09:32:00Z" w:id="10654">
              <w:r>
                <w:t>String</w:t>
              </w:r>
            </w:ins>
          </w:p>
        </w:tc>
        <w:tc>
          <w:tcPr>
            <w:tcW w:w="2273" w:type="dxa"/>
            <w:tcPrChange w:author="toantk" w:date="2022-07-27T10:00:00Z" w:id="10655">
              <w:tcPr>
                <w:tcW w:w="2356" w:type="dxa"/>
              </w:tcPr>
            </w:tcPrChange>
          </w:tcPr>
          <w:p w:rsidR="00B9226A" w:rsidP="006366F4" w:rsidRDefault="005A6FC3" w14:paraId="3BDC3A1F" w14:textId="4177AE50">
            <w:pPr>
              <w:pStyle w:val="ListParagraph"/>
              <w:ind w:left="0"/>
              <w:rPr>
                <w:ins w:author="toantk" w:date="2022-07-27T09:39:00Z" w:id="10656"/>
              </w:rPr>
            </w:pPr>
            <w:ins w:author="toantk" w:date="2022-07-27T09:39:00Z" w:id="10657">
              <w:r>
                <w:fldChar w:fldCharType="begin"/>
              </w:r>
              <w:r>
                <w:instrText xml:space="preserve"> HYPERLINK "http://</w:instrText>
              </w:r>
            </w:ins>
            <w:ins w:author="toantk" w:date="2022-07-27T09:37:00Z" w:id="10658">
              <w:r>
                <w:instrText>www.no-ip.com</w:instrText>
              </w:r>
            </w:ins>
            <w:ins w:author="toantk" w:date="2022-07-27T09:39:00Z" w:id="10659">
              <w:r>
                <w:instrText xml:space="preserve">" </w:instrText>
              </w:r>
              <w:r>
                <w:fldChar w:fldCharType="separate"/>
              </w:r>
            </w:ins>
            <w:ins w:author="toantk" w:date="2022-07-27T09:37:00Z" w:id="10660">
              <w:r w:rsidRPr="000413BD">
                <w:rPr>
                  <w:rStyle w:val="Hyperlink"/>
                </w:rPr>
                <w:t>www.no-ip.com</w:t>
              </w:r>
            </w:ins>
            <w:ins w:author="toantk" w:date="2022-07-27T09:39:00Z" w:id="10661">
              <w:r>
                <w:fldChar w:fldCharType="end"/>
              </w:r>
            </w:ins>
          </w:p>
          <w:p w:rsidR="005A6FC3" w:rsidP="006366F4" w:rsidRDefault="005A6FC3" w14:paraId="30178445" w14:textId="4D008A6C">
            <w:pPr>
              <w:pStyle w:val="ListParagraph"/>
              <w:ind w:left="0"/>
              <w:rPr>
                <w:ins w:author="toantk" w:date="2022-07-27T09:39:00Z" w:id="10662"/>
              </w:rPr>
            </w:pPr>
            <w:ins w:author="toantk" w:date="2022-07-27T09:40:00Z" w:id="10663">
              <w:r>
                <w:fldChar w:fldCharType="begin"/>
              </w:r>
              <w:r>
                <w:instrText xml:space="preserve"> HYPERLINK "http://</w:instrText>
              </w:r>
            </w:ins>
            <w:ins w:author="toantk" w:date="2022-07-27T09:39:00Z" w:id="10664">
              <w:r>
                <w:instrText>www.dyndns.com</w:instrText>
              </w:r>
            </w:ins>
            <w:ins w:author="toantk" w:date="2022-07-27T09:40:00Z" w:id="10665">
              <w:r>
                <w:instrText xml:space="preserve">" </w:instrText>
              </w:r>
              <w:r>
                <w:fldChar w:fldCharType="separate"/>
              </w:r>
            </w:ins>
            <w:ins w:author="toantk" w:date="2022-07-27T09:39:00Z" w:id="10666">
              <w:r w:rsidRPr="000413BD">
                <w:rPr>
                  <w:rStyle w:val="Hyperlink"/>
                </w:rPr>
                <w:t>www.dyndns.com</w:t>
              </w:r>
            </w:ins>
            <w:ins w:author="toantk" w:date="2022-07-27T09:40:00Z" w:id="10667">
              <w:r>
                <w:fldChar w:fldCharType="end"/>
              </w:r>
            </w:ins>
          </w:p>
          <w:p w:rsidR="005A6FC3" w:rsidP="006366F4" w:rsidRDefault="005A6FC3" w14:paraId="5AE5AB2D" w14:textId="4EB12BDF">
            <w:pPr>
              <w:pStyle w:val="ListParagraph"/>
              <w:ind w:left="0"/>
              <w:rPr>
                <w:ins w:author="toantk" w:date="2022-07-27T09:40:00Z" w:id="10668"/>
              </w:rPr>
            </w:pPr>
            <w:ins w:author="toantk" w:date="2022-07-27T09:40:00Z" w:id="10669">
              <w:r>
                <w:fldChar w:fldCharType="begin"/>
              </w:r>
              <w:r>
                <w:instrText xml:space="preserve"> HYPERLINK "http://www.tzo.net" </w:instrText>
              </w:r>
              <w:r>
                <w:fldChar w:fldCharType="separate"/>
              </w:r>
              <w:r w:rsidRPr="000413BD">
                <w:rPr>
                  <w:rStyle w:val="Hyperlink"/>
                </w:rPr>
                <w:t>www.tzo.net</w:t>
              </w:r>
              <w:r>
                <w:fldChar w:fldCharType="end"/>
              </w:r>
            </w:ins>
          </w:p>
          <w:p w:rsidR="005A6FC3" w:rsidP="006366F4" w:rsidRDefault="005A6FC3" w14:paraId="5902F40B" w14:textId="7EA62601">
            <w:pPr>
              <w:pStyle w:val="ListParagraph"/>
              <w:ind w:left="0"/>
              <w:rPr>
                <w:ins w:author="toantk" w:date="2022-07-27T09:40:00Z" w:id="10670"/>
              </w:rPr>
            </w:pPr>
            <w:ins w:author="toantk" w:date="2022-07-27T09:40:00Z" w:id="10671">
              <w:r>
                <w:lastRenderedPageBreak/>
                <w:fldChar w:fldCharType="begin"/>
              </w:r>
              <w:r>
                <w:instrText xml:space="preserve"> HYPERLINK "http://www.zoneedit.com" </w:instrText>
              </w:r>
              <w:r>
                <w:fldChar w:fldCharType="separate"/>
              </w:r>
              <w:r w:rsidRPr="000413BD">
                <w:rPr>
                  <w:rStyle w:val="Hyperlink"/>
                </w:rPr>
                <w:t>www.zoneedit.com</w:t>
              </w:r>
              <w:r>
                <w:fldChar w:fldCharType="end"/>
              </w:r>
            </w:ins>
          </w:p>
          <w:p w:rsidR="005A6FC3" w:rsidP="006366F4" w:rsidRDefault="005A6FC3" w14:paraId="053EB375" w14:textId="4BA9D5F9">
            <w:pPr>
              <w:pStyle w:val="ListParagraph"/>
              <w:ind w:left="0"/>
              <w:rPr>
                <w:ins w:author="toantk" w:date="2022-07-27T09:40:00Z" w:id="10672"/>
              </w:rPr>
            </w:pPr>
            <w:ins w:author="toantk" w:date="2022-07-27T09:40:00Z" w:id="10673">
              <w:r>
                <w:fldChar w:fldCharType="begin"/>
              </w:r>
              <w:r>
                <w:instrText xml:space="preserve"> HYPERLINK "http://www.dhs.org" </w:instrText>
              </w:r>
              <w:r>
                <w:fldChar w:fldCharType="separate"/>
              </w:r>
              <w:r w:rsidRPr="000413BD">
                <w:rPr>
                  <w:rStyle w:val="Hyperlink"/>
                </w:rPr>
                <w:t>www.dhs.org</w:t>
              </w:r>
              <w:r>
                <w:fldChar w:fldCharType="end"/>
              </w:r>
            </w:ins>
          </w:p>
          <w:p w:rsidR="005A6FC3" w:rsidP="006366F4" w:rsidRDefault="005A6FC3" w14:paraId="678F9011" w14:textId="6C740ED4">
            <w:pPr>
              <w:pStyle w:val="ListParagraph"/>
              <w:ind w:left="0"/>
              <w:rPr>
                <w:ins w:author="toantk" w:date="2022-07-27T09:40:00Z" w:id="10674"/>
              </w:rPr>
            </w:pPr>
            <w:ins w:author="toantk" w:date="2022-07-27T09:41:00Z" w:id="10675">
              <w:r>
                <w:fldChar w:fldCharType="begin"/>
              </w:r>
              <w:r>
                <w:instrText xml:space="preserve"> HYPERLINK "http://</w:instrText>
              </w:r>
            </w:ins>
            <w:ins w:author="toantk" w:date="2022-07-27T09:40:00Z" w:id="10676">
              <w:r>
                <w:instrText>www.hn.org</w:instrText>
              </w:r>
            </w:ins>
            <w:ins w:author="toantk" w:date="2022-07-27T09:41:00Z" w:id="10677">
              <w:r>
                <w:instrText xml:space="preserve">" </w:instrText>
              </w:r>
              <w:r>
                <w:fldChar w:fldCharType="separate"/>
              </w:r>
            </w:ins>
            <w:ins w:author="toantk" w:date="2022-07-27T09:40:00Z" w:id="10678">
              <w:r w:rsidRPr="000413BD">
                <w:rPr>
                  <w:rStyle w:val="Hyperlink"/>
                </w:rPr>
                <w:t>www.hn.org</w:t>
              </w:r>
            </w:ins>
            <w:ins w:author="toantk" w:date="2022-07-27T09:41:00Z" w:id="10679">
              <w:r>
                <w:fldChar w:fldCharType="end"/>
              </w:r>
            </w:ins>
          </w:p>
          <w:p w:rsidR="005A6FC3" w:rsidP="006366F4" w:rsidRDefault="005A6FC3" w14:paraId="59EB6C97" w14:textId="22F1AB5E">
            <w:pPr>
              <w:pStyle w:val="ListParagraph"/>
              <w:ind w:left="0"/>
              <w:rPr>
                <w:ins w:author="toantk" w:date="2022-07-27T09:41:00Z" w:id="10680"/>
              </w:rPr>
            </w:pPr>
            <w:ins w:author="toantk" w:date="2022-07-27T09:41:00Z" w:id="10681">
              <w:r>
                <w:fldChar w:fldCharType="begin"/>
              </w:r>
              <w:r>
                <w:instrText xml:space="preserve"> HYPERLINK "http://www.ez-ip.net" </w:instrText>
              </w:r>
              <w:r>
                <w:fldChar w:fldCharType="separate"/>
              </w:r>
              <w:r w:rsidRPr="000413BD">
                <w:rPr>
                  <w:rStyle w:val="Hyperlink"/>
                </w:rPr>
                <w:t>www.ez-ip.net</w:t>
              </w:r>
              <w:r>
                <w:fldChar w:fldCharType="end"/>
              </w:r>
            </w:ins>
          </w:p>
          <w:p w:rsidR="005A6FC3" w:rsidP="006366F4" w:rsidRDefault="005A6FC3" w14:paraId="60951966" w14:textId="6866D87B">
            <w:pPr>
              <w:pStyle w:val="ListParagraph"/>
              <w:ind w:left="0"/>
              <w:rPr>
                <w:ins w:author="toantk" w:date="2022-07-27T09:32:00Z" w:id="10682"/>
              </w:rPr>
            </w:pPr>
            <w:ins w:author="toantk" w:date="2022-07-27T09:42:00Z" w:id="10683">
              <w:r>
                <w:fldChar w:fldCharType="begin"/>
              </w:r>
              <w:r>
                <w:instrText xml:space="preserve"> HYPERLINK "http://www.easydns.com" </w:instrText>
              </w:r>
              <w:r>
                <w:fldChar w:fldCharType="separate"/>
              </w:r>
              <w:r w:rsidRPr="000413BD">
                <w:rPr>
                  <w:rStyle w:val="Hyperlink"/>
                </w:rPr>
                <w:t>www.easydns.com</w:t>
              </w:r>
              <w:r>
                <w:fldChar w:fldCharType="end"/>
              </w:r>
            </w:ins>
          </w:p>
        </w:tc>
        <w:tc>
          <w:tcPr>
            <w:tcW w:w="1848" w:type="dxa"/>
            <w:tcPrChange w:author="toantk" w:date="2022-07-27T10:00:00Z" w:id="10684">
              <w:tcPr>
                <w:tcW w:w="1712" w:type="dxa"/>
              </w:tcPr>
            </w:tcPrChange>
          </w:tcPr>
          <w:p w:rsidR="00B9226A" w:rsidP="006366F4" w:rsidRDefault="005A6FC3" w14:paraId="52FC4348" w14:textId="64BF4DFC">
            <w:pPr>
              <w:pStyle w:val="ListParagraph"/>
              <w:ind w:left="0"/>
              <w:rPr>
                <w:ins w:author="toantk" w:date="2022-07-27T09:32:00Z" w:id="10685"/>
              </w:rPr>
            </w:pPr>
            <w:ins w:author="toantk" w:date="2022-07-27T09:42:00Z" w:id="10686">
              <w:r>
                <w:lastRenderedPageBreak/>
                <w:t>serviceProvider</w:t>
              </w:r>
            </w:ins>
          </w:p>
        </w:tc>
      </w:tr>
      <w:tr w:rsidRPr="004C66E4" w:rsidR="005A6FC3" w:rsidTr="006366F4" w14:paraId="3FAB1AAF" w14:textId="77777777">
        <w:trPr>
          <w:ins w:author="toantk" w:date="2022-07-27T09:42:00Z" w:id="10687"/>
        </w:trPr>
        <w:tc>
          <w:tcPr>
            <w:tcW w:w="710" w:type="dxa"/>
            <w:tcPrChange w:author="toantk" w:date="2022-07-27T10:00:00Z" w:id="10688">
              <w:tcPr>
                <w:tcW w:w="715" w:type="dxa"/>
              </w:tcPr>
            </w:tcPrChange>
          </w:tcPr>
          <w:p w:rsidR="005A6FC3" w:rsidP="006366F4" w:rsidRDefault="005A6FC3" w14:paraId="67431578" w14:textId="24B9F637">
            <w:pPr>
              <w:pStyle w:val="ListParagraph"/>
              <w:ind w:left="0"/>
              <w:rPr>
                <w:ins w:author="toantk" w:date="2022-07-27T09:42:00Z" w:id="10689"/>
              </w:rPr>
            </w:pPr>
            <w:ins w:author="toantk" w:date="2022-07-27T09:42:00Z" w:id="10690">
              <w:r>
                <w:t>3</w:t>
              </w:r>
            </w:ins>
          </w:p>
        </w:tc>
        <w:tc>
          <w:tcPr>
            <w:tcW w:w="1805" w:type="dxa"/>
            <w:tcPrChange w:author="toantk" w:date="2022-07-27T10:00:00Z" w:id="10691">
              <w:tcPr>
                <w:tcW w:w="1709" w:type="dxa"/>
              </w:tcPr>
            </w:tcPrChange>
          </w:tcPr>
          <w:p w:rsidR="005A6FC3" w:rsidP="006366F4" w:rsidRDefault="005A6FC3" w14:paraId="139B7B4E" w14:textId="09C58200">
            <w:pPr>
              <w:pStyle w:val="ListParagraph"/>
              <w:ind w:left="0"/>
              <w:rPr>
                <w:ins w:author="toantk" w:date="2022-07-27T09:42:00Z" w:id="10692"/>
              </w:rPr>
            </w:pPr>
            <w:ins w:author="toantk" w:date="2022-07-27T09:42:00Z" w:id="10693">
              <w:r>
                <w:t>Host Name</w:t>
              </w:r>
            </w:ins>
          </w:p>
        </w:tc>
        <w:tc>
          <w:tcPr>
            <w:tcW w:w="1331" w:type="dxa"/>
            <w:tcPrChange w:author="toantk" w:date="2022-07-27T10:00:00Z" w:id="10694">
              <w:tcPr>
                <w:tcW w:w="1475" w:type="dxa"/>
              </w:tcPr>
            </w:tcPrChange>
          </w:tcPr>
          <w:p w:rsidR="005A6FC3" w:rsidP="006366F4" w:rsidRDefault="005A6FC3" w14:paraId="4ED62997" w14:textId="1F814D98">
            <w:pPr>
              <w:pStyle w:val="ListParagraph"/>
              <w:ind w:left="0"/>
              <w:rPr>
                <w:ins w:author="toantk" w:date="2022-07-27T09:42:00Z" w:id="10695"/>
              </w:rPr>
            </w:pPr>
            <w:ins w:author="toantk" w:date="2022-07-27T09:43:00Z" w:id="10696">
              <w:r>
                <w:t>Domain của người sử dụng</w:t>
              </w:r>
            </w:ins>
          </w:p>
        </w:tc>
        <w:tc>
          <w:tcPr>
            <w:tcW w:w="1083" w:type="dxa"/>
            <w:tcPrChange w:author="toantk" w:date="2022-07-27T10:00:00Z" w:id="10697">
              <w:tcPr>
                <w:tcW w:w="1083" w:type="dxa"/>
              </w:tcPr>
            </w:tcPrChange>
          </w:tcPr>
          <w:p w:rsidR="005A6FC3" w:rsidP="006366F4" w:rsidRDefault="005A6FC3" w14:paraId="09065FEC" w14:textId="60A63D90">
            <w:pPr>
              <w:pStyle w:val="ListParagraph"/>
              <w:ind w:left="0"/>
              <w:rPr>
                <w:ins w:author="toantk" w:date="2022-07-27T09:42:00Z" w:id="10698"/>
              </w:rPr>
            </w:pPr>
            <w:ins w:author="toantk" w:date="2022-07-27T09:43:00Z" w:id="10699">
              <w:r>
                <w:t>String</w:t>
              </w:r>
            </w:ins>
          </w:p>
        </w:tc>
        <w:tc>
          <w:tcPr>
            <w:tcW w:w="2273" w:type="dxa"/>
            <w:tcPrChange w:author="toantk" w:date="2022-07-27T10:00:00Z" w:id="10700">
              <w:tcPr>
                <w:tcW w:w="2356" w:type="dxa"/>
              </w:tcPr>
            </w:tcPrChange>
          </w:tcPr>
          <w:p w:rsidR="005A6FC3" w:rsidP="006366F4" w:rsidRDefault="005A6FC3" w14:paraId="549AA0F2" w14:textId="77777777">
            <w:pPr>
              <w:pStyle w:val="ListParagraph"/>
              <w:ind w:left="0"/>
              <w:rPr>
                <w:ins w:author="toantk" w:date="2022-07-27T09:42:00Z" w:id="10701"/>
              </w:rPr>
            </w:pPr>
          </w:p>
        </w:tc>
        <w:tc>
          <w:tcPr>
            <w:tcW w:w="1848" w:type="dxa"/>
            <w:tcPrChange w:author="toantk" w:date="2022-07-27T10:00:00Z" w:id="10702">
              <w:tcPr>
                <w:tcW w:w="1712" w:type="dxa"/>
              </w:tcPr>
            </w:tcPrChange>
          </w:tcPr>
          <w:p w:rsidR="005A6FC3" w:rsidP="006366F4" w:rsidRDefault="005A6FC3" w14:paraId="4B1D574E" w14:textId="58DEA3D2">
            <w:pPr>
              <w:pStyle w:val="ListParagraph"/>
              <w:ind w:left="0"/>
              <w:rPr>
                <w:ins w:author="toantk" w:date="2022-07-27T09:42:00Z" w:id="10703"/>
              </w:rPr>
            </w:pPr>
            <w:ins w:author="toantk" w:date="2022-07-27T09:43:00Z" w:id="10704">
              <w:r>
                <w:t>hostname</w:t>
              </w:r>
            </w:ins>
          </w:p>
        </w:tc>
      </w:tr>
      <w:tr w:rsidRPr="004C66E4" w:rsidR="005A6FC3" w:rsidTr="006366F4" w14:paraId="65DEEE89" w14:textId="77777777">
        <w:trPr>
          <w:ins w:author="toantk" w:date="2022-07-27T09:43:00Z" w:id="10705"/>
        </w:trPr>
        <w:tc>
          <w:tcPr>
            <w:tcW w:w="710" w:type="dxa"/>
            <w:tcPrChange w:author="toantk" w:date="2022-07-27T10:00:00Z" w:id="10706">
              <w:tcPr>
                <w:tcW w:w="715" w:type="dxa"/>
              </w:tcPr>
            </w:tcPrChange>
          </w:tcPr>
          <w:p w:rsidR="005A6FC3" w:rsidP="006366F4" w:rsidRDefault="005A6FC3" w14:paraId="0BEA4598" w14:textId="0EF427C1">
            <w:pPr>
              <w:pStyle w:val="ListParagraph"/>
              <w:ind w:left="0"/>
              <w:rPr>
                <w:ins w:author="toantk" w:date="2022-07-27T09:43:00Z" w:id="10707"/>
              </w:rPr>
            </w:pPr>
            <w:ins w:author="toantk" w:date="2022-07-27T09:43:00Z" w:id="10708">
              <w:r>
                <w:t>4</w:t>
              </w:r>
            </w:ins>
          </w:p>
        </w:tc>
        <w:tc>
          <w:tcPr>
            <w:tcW w:w="1805" w:type="dxa"/>
            <w:tcPrChange w:author="toantk" w:date="2022-07-27T10:00:00Z" w:id="10709">
              <w:tcPr>
                <w:tcW w:w="1709" w:type="dxa"/>
              </w:tcPr>
            </w:tcPrChange>
          </w:tcPr>
          <w:p w:rsidR="005A6FC3" w:rsidP="006366F4" w:rsidRDefault="005A6FC3" w14:paraId="357CA253" w14:textId="7AE18F97">
            <w:pPr>
              <w:pStyle w:val="ListParagraph"/>
              <w:ind w:left="0"/>
              <w:rPr>
                <w:ins w:author="toantk" w:date="2022-07-27T09:43:00Z" w:id="10710"/>
              </w:rPr>
            </w:pPr>
            <w:ins w:author="toantk" w:date="2022-07-27T09:43:00Z" w:id="10711">
              <w:r>
                <w:t>Username</w:t>
              </w:r>
            </w:ins>
          </w:p>
        </w:tc>
        <w:tc>
          <w:tcPr>
            <w:tcW w:w="1331" w:type="dxa"/>
            <w:tcPrChange w:author="toantk" w:date="2022-07-27T10:00:00Z" w:id="10712">
              <w:tcPr>
                <w:tcW w:w="1475" w:type="dxa"/>
              </w:tcPr>
            </w:tcPrChange>
          </w:tcPr>
          <w:p w:rsidR="005A6FC3" w:rsidP="006366F4" w:rsidRDefault="005A6FC3" w14:paraId="096C1648" w14:textId="1B9BA3A4">
            <w:pPr>
              <w:pStyle w:val="ListParagraph"/>
              <w:ind w:left="0"/>
              <w:rPr>
                <w:ins w:author="toantk" w:date="2022-07-27T09:43:00Z" w:id="10713"/>
              </w:rPr>
            </w:pPr>
            <w:ins w:author="toantk" w:date="2022-07-27T09:43:00Z" w:id="10714">
              <w:r>
                <w:t>Username của người sử dụng</w:t>
              </w:r>
            </w:ins>
          </w:p>
        </w:tc>
        <w:tc>
          <w:tcPr>
            <w:tcW w:w="1083" w:type="dxa"/>
            <w:tcPrChange w:author="toantk" w:date="2022-07-27T10:00:00Z" w:id="10715">
              <w:tcPr>
                <w:tcW w:w="1083" w:type="dxa"/>
              </w:tcPr>
            </w:tcPrChange>
          </w:tcPr>
          <w:p w:rsidR="005A6FC3" w:rsidP="006366F4" w:rsidRDefault="005A6FC3" w14:paraId="129F909D" w14:textId="48170B97">
            <w:pPr>
              <w:pStyle w:val="ListParagraph"/>
              <w:ind w:left="0"/>
              <w:rPr>
                <w:ins w:author="toantk" w:date="2022-07-27T09:43:00Z" w:id="10716"/>
              </w:rPr>
            </w:pPr>
            <w:ins w:author="toantk" w:date="2022-07-27T09:44:00Z" w:id="10717">
              <w:r>
                <w:t>String</w:t>
              </w:r>
            </w:ins>
          </w:p>
        </w:tc>
        <w:tc>
          <w:tcPr>
            <w:tcW w:w="2273" w:type="dxa"/>
            <w:tcPrChange w:author="toantk" w:date="2022-07-27T10:00:00Z" w:id="10718">
              <w:tcPr>
                <w:tcW w:w="2356" w:type="dxa"/>
              </w:tcPr>
            </w:tcPrChange>
          </w:tcPr>
          <w:p w:rsidR="005A6FC3" w:rsidP="006366F4" w:rsidRDefault="005A6FC3" w14:paraId="0E7BA351" w14:textId="77777777">
            <w:pPr>
              <w:pStyle w:val="ListParagraph"/>
              <w:ind w:left="0"/>
              <w:rPr>
                <w:ins w:author="toantk" w:date="2022-07-27T09:43:00Z" w:id="10719"/>
              </w:rPr>
            </w:pPr>
          </w:p>
        </w:tc>
        <w:tc>
          <w:tcPr>
            <w:tcW w:w="1848" w:type="dxa"/>
            <w:tcPrChange w:author="toantk" w:date="2022-07-27T10:00:00Z" w:id="10720">
              <w:tcPr>
                <w:tcW w:w="1712" w:type="dxa"/>
              </w:tcPr>
            </w:tcPrChange>
          </w:tcPr>
          <w:p w:rsidR="005A6FC3" w:rsidP="006366F4" w:rsidRDefault="005A6FC3" w14:paraId="38350A75" w14:textId="7F4521B8">
            <w:pPr>
              <w:pStyle w:val="ListParagraph"/>
              <w:ind w:left="0"/>
              <w:rPr>
                <w:ins w:author="toantk" w:date="2022-07-27T09:43:00Z" w:id="10721"/>
              </w:rPr>
            </w:pPr>
            <w:ins w:author="toantk" w:date="2022-07-27T09:44:00Z" w:id="10722">
              <w:r>
                <w:t>username</w:t>
              </w:r>
            </w:ins>
          </w:p>
        </w:tc>
      </w:tr>
      <w:tr w:rsidRPr="004C66E4" w:rsidR="005A6FC3" w:rsidTr="006366F4" w14:paraId="1C9BDA29" w14:textId="77777777">
        <w:trPr>
          <w:ins w:author="toantk" w:date="2022-07-27T09:44:00Z" w:id="10723"/>
        </w:trPr>
        <w:tc>
          <w:tcPr>
            <w:tcW w:w="710" w:type="dxa"/>
            <w:tcPrChange w:author="toantk" w:date="2022-07-27T10:00:00Z" w:id="10724">
              <w:tcPr>
                <w:tcW w:w="715" w:type="dxa"/>
              </w:tcPr>
            </w:tcPrChange>
          </w:tcPr>
          <w:p w:rsidR="005A6FC3" w:rsidP="006366F4" w:rsidRDefault="005A6FC3" w14:paraId="6A18E9D6" w14:textId="7AAD60AE">
            <w:pPr>
              <w:pStyle w:val="ListParagraph"/>
              <w:ind w:left="0"/>
              <w:rPr>
                <w:ins w:author="toantk" w:date="2022-07-27T09:44:00Z" w:id="10725"/>
              </w:rPr>
            </w:pPr>
            <w:ins w:author="toantk" w:date="2022-07-27T09:44:00Z" w:id="10726">
              <w:r>
                <w:t>5</w:t>
              </w:r>
            </w:ins>
          </w:p>
        </w:tc>
        <w:tc>
          <w:tcPr>
            <w:tcW w:w="1805" w:type="dxa"/>
            <w:tcPrChange w:author="toantk" w:date="2022-07-27T10:00:00Z" w:id="10727">
              <w:tcPr>
                <w:tcW w:w="1709" w:type="dxa"/>
              </w:tcPr>
            </w:tcPrChange>
          </w:tcPr>
          <w:p w:rsidR="005A6FC3" w:rsidP="006366F4" w:rsidRDefault="005A6FC3" w14:paraId="58CFA6D5" w14:textId="3FF85FC6">
            <w:pPr>
              <w:pStyle w:val="ListParagraph"/>
              <w:ind w:left="0"/>
              <w:rPr>
                <w:ins w:author="toantk" w:date="2022-07-27T09:44:00Z" w:id="10728"/>
              </w:rPr>
            </w:pPr>
            <w:ins w:author="toantk" w:date="2022-07-27T09:44:00Z" w:id="10729">
              <w:r>
                <w:t>Password</w:t>
              </w:r>
            </w:ins>
          </w:p>
        </w:tc>
        <w:tc>
          <w:tcPr>
            <w:tcW w:w="1331" w:type="dxa"/>
            <w:tcPrChange w:author="toantk" w:date="2022-07-27T10:00:00Z" w:id="10730">
              <w:tcPr>
                <w:tcW w:w="1475" w:type="dxa"/>
              </w:tcPr>
            </w:tcPrChange>
          </w:tcPr>
          <w:p w:rsidR="005A6FC3" w:rsidP="006366F4" w:rsidRDefault="005A6FC3" w14:paraId="31402F64" w14:textId="1E81C4D4">
            <w:pPr>
              <w:pStyle w:val="ListParagraph"/>
              <w:ind w:left="0"/>
              <w:rPr>
                <w:ins w:author="toantk" w:date="2022-07-27T09:44:00Z" w:id="10731"/>
              </w:rPr>
            </w:pPr>
            <w:ins w:author="toantk" w:date="2022-07-27T09:44:00Z" w:id="10732">
              <w:r>
                <w:t>Password của người sử dụng</w:t>
              </w:r>
            </w:ins>
          </w:p>
        </w:tc>
        <w:tc>
          <w:tcPr>
            <w:tcW w:w="1083" w:type="dxa"/>
            <w:tcPrChange w:author="toantk" w:date="2022-07-27T10:00:00Z" w:id="10733">
              <w:tcPr>
                <w:tcW w:w="1083" w:type="dxa"/>
              </w:tcPr>
            </w:tcPrChange>
          </w:tcPr>
          <w:p w:rsidR="005A6FC3" w:rsidP="006366F4" w:rsidRDefault="005A6FC3" w14:paraId="0666EC65" w14:textId="676B02E7">
            <w:pPr>
              <w:pStyle w:val="ListParagraph"/>
              <w:ind w:left="0"/>
              <w:rPr>
                <w:ins w:author="toantk" w:date="2022-07-27T09:44:00Z" w:id="10734"/>
              </w:rPr>
            </w:pPr>
            <w:ins w:author="toantk" w:date="2022-07-27T09:44:00Z" w:id="10735">
              <w:r>
                <w:t>String</w:t>
              </w:r>
            </w:ins>
          </w:p>
        </w:tc>
        <w:tc>
          <w:tcPr>
            <w:tcW w:w="2273" w:type="dxa"/>
            <w:tcPrChange w:author="toantk" w:date="2022-07-27T10:00:00Z" w:id="10736">
              <w:tcPr>
                <w:tcW w:w="2356" w:type="dxa"/>
              </w:tcPr>
            </w:tcPrChange>
          </w:tcPr>
          <w:p w:rsidR="005A6FC3" w:rsidP="006366F4" w:rsidRDefault="005A6FC3" w14:paraId="358782BC" w14:textId="77777777">
            <w:pPr>
              <w:pStyle w:val="ListParagraph"/>
              <w:ind w:left="0"/>
              <w:rPr>
                <w:ins w:author="toantk" w:date="2022-07-27T09:44:00Z" w:id="10737"/>
              </w:rPr>
            </w:pPr>
          </w:p>
        </w:tc>
        <w:tc>
          <w:tcPr>
            <w:tcW w:w="1848" w:type="dxa"/>
            <w:tcPrChange w:author="toantk" w:date="2022-07-27T10:00:00Z" w:id="10738">
              <w:tcPr>
                <w:tcW w:w="1712" w:type="dxa"/>
              </w:tcPr>
            </w:tcPrChange>
          </w:tcPr>
          <w:p w:rsidR="005A6FC3" w:rsidP="006366F4" w:rsidRDefault="005A6FC3" w14:paraId="2AAF27F0" w14:textId="081246E8">
            <w:pPr>
              <w:pStyle w:val="ListParagraph"/>
              <w:ind w:left="0"/>
              <w:rPr>
                <w:ins w:author="toantk" w:date="2022-07-27T09:44:00Z" w:id="10739"/>
              </w:rPr>
            </w:pPr>
            <w:ins w:author="toantk" w:date="2022-07-27T09:44:00Z" w:id="10740">
              <w:r>
                <w:t>password</w:t>
              </w:r>
            </w:ins>
          </w:p>
        </w:tc>
      </w:tr>
    </w:tbl>
    <w:p w:rsidRPr="00B9226A" w:rsidR="00B9226A" w:rsidRDefault="00B9226A" w14:paraId="1D1E5D13" w14:textId="77777777">
      <w:pPr>
        <w:rPr>
          <w:ins w:author="toantk" w:date="2022-07-27T09:31:00Z" w:id="10741"/>
          <w:b/>
          <w:rPrChange w:author="toantk" w:date="2022-07-27T09:31:00Z" w:id="10742">
            <w:rPr>
              <w:ins w:author="toantk" w:date="2022-07-27T09:31:00Z" w:id="10743"/>
            </w:rPr>
          </w:rPrChange>
        </w:rPr>
      </w:pPr>
    </w:p>
    <w:p w:rsidR="006366F4" w:rsidP="006366F4" w:rsidRDefault="006366F4" w14:paraId="32EC8E0E" w14:textId="7B2E96BC">
      <w:pPr>
        <w:pStyle w:val="Heading3"/>
        <w:rPr>
          <w:ins w:author="toantk" w:date="2022-07-27T10:02:00Z" w:id="10744"/>
        </w:rPr>
      </w:pPr>
      <w:bookmarkStart w:name="_Toc111218023" w:id="10745"/>
      <w:ins w:author="toantk" w:date="2022-07-27T10:02:00Z" w:id="10746">
        <w:r>
          <w:t>Usecase – Điều khiển thay đổi cấu hình DDNS</w:t>
        </w:r>
        <w:bookmarkEnd w:id="10745"/>
        <w:r>
          <w:t xml:space="preserve"> </w:t>
        </w:r>
      </w:ins>
    </w:p>
    <w:tbl>
      <w:tblPr>
        <w:tblStyle w:val="TableGrid"/>
        <w:tblW w:w="0" w:type="auto"/>
        <w:tblLook w:val="04A0" w:firstRow="1" w:lastRow="0" w:firstColumn="1" w:lastColumn="0" w:noHBand="0" w:noVBand="1"/>
      </w:tblPr>
      <w:tblGrid>
        <w:gridCol w:w="1885"/>
        <w:gridCol w:w="7340"/>
      </w:tblGrid>
      <w:tr w:rsidR="006366F4" w:rsidTr="2ADD6C4A" w14:paraId="0891E639" w14:textId="77777777">
        <w:trPr>
          <w:ins w:author="toantk" w:date="2022-07-27T10:02:00Z" w:id="1987007285"/>
        </w:trPr>
        <w:tc>
          <w:tcPr>
            <w:tcW w:w="1885" w:type="dxa"/>
            <w:tcMar/>
          </w:tcPr>
          <w:p w:rsidR="006366F4" w:rsidP="006366F4" w:rsidRDefault="006366F4" w14:paraId="38128601" w14:textId="77777777">
            <w:pPr>
              <w:rPr>
                <w:ins w:author="toantk" w:date="2022-07-27T10:02:00Z" w:id="10748"/>
              </w:rPr>
            </w:pPr>
            <w:ins w:author="toantk" w:date="2022-07-27T10:02:00Z" w:id="10749">
              <w:r>
                <w:t>ID</w:t>
              </w:r>
            </w:ins>
          </w:p>
        </w:tc>
        <w:tc>
          <w:tcPr>
            <w:tcW w:w="7340" w:type="dxa"/>
            <w:tcMar/>
          </w:tcPr>
          <w:p w:rsidR="006366F4" w:rsidP="006366F4" w:rsidRDefault="006366F4" w14:paraId="39ABA2D0" w14:textId="1836BF02">
            <w:pPr>
              <w:rPr>
                <w:ins w:author="toantk" w:date="2022-07-27T10:02:00Z" w:id="10750"/>
              </w:rPr>
            </w:pPr>
            <w:ins w:author="toantk" w:date="2022-07-27T10:02:00Z" w:id="10751">
              <w:r>
                <w:t>UC-</w:t>
              </w:r>
            </w:ins>
            <w:ins w:author="toantk" w:date="2022-07-27T17:28:00Z" w:id="10752">
              <w:r w:rsidR="00861799">
                <w:t>34</w:t>
              </w:r>
            </w:ins>
          </w:p>
        </w:tc>
      </w:tr>
      <w:tr w:rsidR="006366F4" w:rsidTr="2ADD6C4A" w14:paraId="19949311" w14:textId="77777777">
        <w:trPr>
          <w:ins w:author="toantk" w:date="2022-07-27T10:02:00Z" w:id="1192338988"/>
        </w:trPr>
        <w:tc>
          <w:tcPr>
            <w:tcW w:w="1885" w:type="dxa"/>
            <w:tcMar/>
          </w:tcPr>
          <w:p w:rsidR="006366F4" w:rsidP="006366F4" w:rsidRDefault="006366F4" w14:paraId="6039D852" w14:textId="77777777">
            <w:pPr>
              <w:rPr>
                <w:ins w:author="toantk" w:date="2022-07-27T10:02:00Z" w:id="10754"/>
              </w:rPr>
            </w:pPr>
            <w:ins w:author="toantk" w:date="2022-07-27T10:02:00Z" w:id="10755">
              <w:r>
                <w:t>Name</w:t>
              </w:r>
            </w:ins>
          </w:p>
        </w:tc>
        <w:tc>
          <w:tcPr>
            <w:tcW w:w="7340" w:type="dxa"/>
            <w:tcMar/>
          </w:tcPr>
          <w:p w:rsidR="006366F4" w:rsidRDefault="006366F4" w14:paraId="262CA3CC" w14:textId="1288BE6D">
            <w:pPr>
              <w:rPr>
                <w:ins w:author="toantk" w:date="2022-07-27T10:02:00Z" w:id="10756"/>
              </w:rPr>
            </w:pPr>
            <w:ins w:author="toantk" w:date="2022-07-27T10:02:00Z" w:id="10757">
              <w:r>
                <w:t xml:space="preserve">Điều khiển thay đổi cấu hình DDNS </w:t>
              </w:r>
            </w:ins>
          </w:p>
        </w:tc>
      </w:tr>
      <w:tr w:rsidR="006366F4" w:rsidTr="2ADD6C4A" w14:paraId="216245B2" w14:textId="77777777">
        <w:trPr>
          <w:ins w:author="toantk" w:date="2022-07-27T10:02:00Z" w:id="1702093789"/>
        </w:trPr>
        <w:tc>
          <w:tcPr>
            <w:tcW w:w="1885" w:type="dxa"/>
            <w:tcMar/>
          </w:tcPr>
          <w:p w:rsidR="006366F4" w:rsidP="006366F4" w:rsidRDefault="006366F4" w14:paraId="73DAB15D" w14:textId="77777777">
            <w:pPr>
              <w:rPr>
                <w:ins w:author="toantk" w:date="2022-07-27T10:02:00Z" w:id="10759"/>
              </w:rPr>
            </w:pPr>
            <w:ins w:author="toantk" w:date="2022-07-27T10:02:00Z" w:id="10760">
              <w:r>
                <w:t>Description</w:t>
              </w:r>
            </w:ins>
          </w:p>
        </w:tc>
        <w:tc>
          <w:tcPr>
            <w:tcW w:w="7340" w:type="dxa"/>
            <w:tcMar/>
          </w:tcPr>
          <w:p w:rsidR="006366F4" w:rsidP="006366F4" w:rsidRDefault="006366F4" w14:paraId="27D333D9" w14:textId="19D949B5">
            <w:pPr>
              <w:pStyle w:val="FirstLevelBullet"/>
              <w:rPr>
                <w:ins w:author="toantk" w:date="2022-07-27T10:08:00Z" w:id="10761"/>
              </w:rPr>
            </w:pPr>
            <w:ins w:author="toantk" w:date="2022-07-27T10:02:00Z" w:id="10762">
              <w:r>
                <w:t>Mobile App gửi yêu cầu thay đổi cấu hình DDNS.</w:t>
              </w:r>
            </w:ins>
          </w:p>
          <w:p w:rsidR="004363FA" w:rsidRDefault="4D018C28" w14:paraId="3FED5562" w14:textId="3D96E1F2">
            <w:pPr>
              <w:pStyle w:val="FirstLevelBullet"/>
              <w:rPr>
                <w:ins w:author="toantk" w:date="2022-07-27T10:02:00Z" w:id="1053501765"/>
              </w:rPr>
            </w:pPr>
            <w:ins w:author="toantk" w:date="2022-07-27T10:08:00Z" w:id="510043403">
              <w:r w:rsidR="40CFD1EC">
                <w:t xml:space="preserve">Mobile App thực hiện request với định dạng </w:t>
              </w:r>
              <w:r>
                <w:fldChar w:fldCharType="begin"/>
              </w:r>
              <w:r>
                <w:instrText xml:space="preserve"> HYPERLINK "https://&lt;ip&gt;:&lt;port&gt;/onelinkagent" </w:instrText>
              </w:r>
              <w:r>
                <w:fldChar w:fldCharType="separate"/>
              </w:r>
              <w:r w:rsidRPr="2ADD6C4A" w:rsidR="40CFD1EC">
                <w:rPr>
                  <w:rStyle w:val="Hyperlink"/>
                </w:rPr>
                <w:t>https://&lt;ip&gt;:&lt;port&gt;/onelinkagent</w:t>
              </w:r>
              <w:r>
                <w:fldChar w:fldCharType="end"/>
              </w:r>
              <w:r w:rsidR="40CFD1EC">
                <w:t xml:space="preserve"> với cookies đi kèm request được quy định trong mục 7.2.1</w:t>
              </w:r>
            </w:ins>
          </w:p>
          <w:p w:rsidR="006366F4" w:rsidRDefault="006366F4" w14:paraId="72EDA1BA" w14:textId="575E7022">
            <w:pPr>
              <w:pStyle w:val="FirstLevelBullet"/>
              <w:rPr>
                <w:ins w:author="toantk" w:date="2022-07-27T10:02:00Z" w:id="10765"/>
              </w:rPr>
            </w:pPr>
            <w:ins w:author="toantk" w:date="2022-07-27T10:02:00Z" w:id="10766">
              <w:r>
                <w:t xml:space="preserve">ONT nhận yêu cầu, xử lý và gửi lại phản hồi </w:t>
              </w:r>
            </w:ins>
            <w:ins w:author="toantk" w:date="2022-07-27T10:09:00Z" w:id="10767">
              <w:r w:rsidR="004363FA">
                <w:t>thành công hay thất bại</w:t>
              </w:r>
            </w:ins>
          </w:p>
        </w:tc>
      </w:tr>
      <w:tr w:rsidR="006366F4" w:rsidTr="2ADD6C4A" w14:paraId="0B3BA6E9" w14:textId="77777777">
        <w:trPr>
          <w:ins w:author="toantk" w:date="2022-07-27T10:02:00Z" w:id="817036194"/>
        </w:trPr>
        <w:tc>
          <w:tcPr>
            <w:tcW w:w="1885" w:type="dxa"/>
            <w:tcMar/>
          </w:tcPr>
          <w:p w:rsidR="006366F4" w:rsidP="006366F4" w:rsidRDefault="006366F4" w14:paraId="52189182" w14:textId="77777777">
            <w:pPr>
              <w:rPr>
                <w:ins w:author="toantk" w:date="2022-07-27T10:02:00Z" w:id="10769"/>
              </w:rPr>
            </w:pPr>
            <w:ins w:author="toantk" w:date="2022-07-27T10:02:00Z" w:id="10770">
              <w:r>
                <w:t>Actor</w:t>
              </w:r>
            </w:ins>
          </w:p>
        </w:tc>
        <w:tc>
          <w:tcPr>
            <w:tcW w:w="7340" w:type="dxa"/>
            <w:tcMar/>
          </w:tcPr>
          <w:p w:rsidR="006366F4" w:rsidP="006366F4" w:rsidRDefault="006366F4" w14:paraId="13930BE2" w14:textId="77777777">
            <w:pPr>
              <w:rPr>
                <w:ins w:author="toantk" w:date="2022-07-27T10:02:00Z" w:id="10771"/>
              </w:rPr>
            </w:pPr>
            <w:ins w:author="toantk" w:date="2022-07-27T10:02:00Z" w:id="10772">
              <w:r>
                <w:t>Admin</w:t>
              </w:r>
            </w:ins>
          </w:p>
        </w:tc>
      </w:tr>
      <w:tr w:rsidR="006366F4" w:rsidTr="2ADD6C4A" w14:paraId="081C0AEB" w14:textId="77777777">
        <w:trPr>
          <w:ins w:author="toantk" w:date="2022-07-27T10:02:00Z" w:id="878816251"/>
        </w:trPr>
        <w:tc>
          <w:tcPr>
            <w:tcW w:w="1885" w:type="dxa"/>
            <w:tcMar/>
          </w:tcPr>
          <w:p w:rsidR="006366F4" w:rsidP="006366F4" w:rsidRDefault="006366F4" w14:paraId="0A7EE8E7" w14:textId="77777777">
            <w:pPr>
              <w:rPr>
                <w:ins w:author="toantk" w:date="2022-07-27T10:02:00Z" w:id="10774"/>
              </w:rPr>
            </w:pPr>
            <w:ins w:author="toantk" w:date="2022-07-27T10:02:00Z" w:id="10775">
              <w:r>
                <w:t>Pre-condition</w:t>
              </w:r>
            </w:ins>
          </w:p>
        </w:tc>
        <w:tc>
          <w:tcPr>
            <w:tcW w:w="7340" w:type="dxa"/>
            <w:tcMar/>
          </w:tcPr>
          <w:p w:rsidR="006366F4" w:rsidP="006366F4" w:rsidRDefault="006366F4" w14:paraId="41B9987F" w14:textId="77777777">
            <w:pPr>
              <w:rPr>
                <w:ins w:author="toantk" w:date="2022-07-27T10:02:00Z" w:id="10776"/>
              </w:rPr>
            </w:pPr>
            <w:ins w:author="toantk" w:date="2022-07-27T10:02:00Z" w:id="10777">
              <w:r>
                <w:t>Thiết bị hoạt động bình thường, Mobile App đã đăng nhập thành công vào thiết bị và được cấp phiên truy nhập</w:t>
              </w:r>
            </w:ins>
          </w:p>
        </w:tc>
      </w:tr>
      <w:tr w:rsidR="006366F4" w:rsidTr="2ADD6C4A" w14:paraId="7D2814B9" w14:textId="77777777">
        <w:trPr>
          <w:ins w:author="toantk" w:date="2022-07-27T10:02:00Z" w:id="123094179"/>
        </w:trPr>
        <w:tc>
          <w:tcPr>
            <w:tcW w:w="1885" w:type="dxa"/>
            <w:tcMar/>
          </w:tcPr>
          <w:p w:rsidR="006366F4" w:rsidP="006366F4" w:rsidRDefault="006366F4" w14:paraId="36DB977D" w14:textId="77777777">
            <w:pPr>
              <w:rPr>
                <w:ins w:author="toantk" w:date="2022-07-27T10:02:00Z" w:id="10779"/>
              </w:rPr>
            </w:pPr>
            <w:ins w:author="toantk" w:date="2022-07-27T10:02:00Z" w:id="10780">
              <w:r>
                <w:t>Post-condition</w:t>
              </w:r>
            </w:ins>
          </w:p>
        </w:tc>
        <w:tc>
          <w:tcPr>
            <w:tcW w:w="7340" w:type="dxa"/>
            <w:tcMar/>
          </w:tcPr>
          <w:p w:rsidR="006366F4" w:rsidP="006366F4" w:rsidRDefault="006366F4" w14:paraId="214F6024" w14:textId="77777777">
            <w:pPr>
              <w:rPr>
                <w:ins w:author="toantk" w:date="2022-07-27T10:02:00Z" w:id="10781"/>
              </w:rPr>
            </w:pPr>
            <w:ins w:author="toantk" w:date="2022-07-27T10:02:00Z" w:id="10782">
              <w:r>
                <w:t>Thiết bị phản hồi đầy đủ các thông tin cho Mobile App</w:t>
              </w:r>
            </w:ins>
          </w:p>
        </w:tc>
      </w:tr>
    </w:tbl>
    <w:p w:rsidR="00B9226A" w:rsidRDefault="00B9226A" w14:paraId="2CCA773C" w14:textId="22BA6064">
      <w:pPr>
        <w:rPr>
          <w:ins w:author="toantk" w:date="2022-07-27T10:10:00Z" w:id="10783"/>
        </w:rPr>
      </w:pPr>
    </w:p>
    <w:p w:rsidR="004363FA" w:rsidRDefault="004363FA" w14:paraId="63109340" w14:textId="6C907528">
      <w:pPr>
        <w:rPr>
          <w:ins w:author="toantk" w:date="2022-07-27T10:15:00Z" w:id="10784"/>
          <w:b/>
        </w:rPr>
      </w:pPr>
      <w:ins w:author="toantk" w:date="2022-07-27T10:15:00Z" w:id="10785">
        <w:r w:rsidRPr="004363FA">
          <w:rPr>
            <w:b/>
            <w:rPrChange w:author="toantk" w:date="2022-07-27T10:15:00Z" w:id="10786">
              <w:rPr/>
            </w:rPrChange>
          </w:rPr>
          <w:t>Luồng điều khiển:</w:t>
        </w:r>
      </w:ins>
    </w:p>
    <w:p w:rsidR="004363FA" w:rsidRDefault="004363FA" w14:paraId="4518E5E4" w14:textId="77777777">
      <w:pPr>
        <w:keepNext/>
        <w:rPr>
          <w:ins w:author="toantk" w:date="2022-07-27T10:28:00Z" w:id="10787"/>
        </w:rPr>
        <w:pPrChange w:author="toantk" w:date="2022-07-27T10:28:00Z" w:id="10788">
          <w:pPr/>
        </w:pPrChange>
      </w:pPr>
      <w:ins w:author="toantk" w:date="2022-07-27T10:16:00Z" w:id="10789">
        <w:r w:rsidRPr="004363FA">
          <w:rPr>
            <w:b/>
            <w:noProof/>
          </w:rPr>
          <w:lastRenderedPageBreak/>
          <w:drawing>
            <wp:inline distT="0" distB="0" distL="0" distR="0" wp14:anchorId="354D2616" wp14:editId="5404F0A0">
              <wp:extent cx="5864225" cy="3391249"/>
              <wp:effectExtent l="0" t="0" r="3175" b="0"/>
              <wp:docPr id="3" name="Picture 3" descr="C:\Users\toantk\Downloads\onelink-P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C:\Users\toantk\Downloads\onelink-Page-10.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4225" cy="3391249"/>
                      </a:xfrm>
                      <a:prstGeom prst="rect">
                        <a:avLst/>
                      </a:prstGeom>
                      <a:noFill/>
                      <a:ln>
                        <a:noFill/>
                      </a:ln>
                    </pic:spPr>
                  </pic:pic>
                </a:graphicData>
              </a:graphic>
            </wp:inline>
          </w:drawing>
        </w:r>
      </w:ins>
    </w:p>
    <w:p w:rsidR="004363FA" w:rsidRDefault="004363FA" w14:paraId="7CEB601C" w14:textId="6DBFAB69">
      <w:pPr>
        <w:pStyle w:val="Caption"/>
        <w:rPr>
          <w:ins w:author="toantk" w:date="2022-07-27T10:29:00Z" w:id="10790"/>
        </w:rPr>
        <w:pPrChange w:author="toantk" w:date="2022-07-27T10:28:00Z" w:id="10791">
          <w:pPr/>
        </w:pPrChange>
      </w:pPr>
      <w:bookmarkStart w:name="_Toc110529218" w:id="10792"/>
      <w:ins w:author="toantk" w:date="2022-07-27T10:28:00Z" w:id="10793">
        <w:r>
          <w:t xml:space="preserve">Hình </w:t>
        </w:r>
      </w:ins>
      <w:ins w:author="toantk" w:date="2022-07-28T09:55:00Z" w:id="10794">
        <w:r w:rsidR="00881A01">
          <w:fldChar w:fldCharType="begin"/>
        </w:r>
        <w:r w:rsidR="00881A01">
          <w:instrText xml:space="preserve"> STYLEREF 1 \s </w:instrText>
        </w:r>
      </w:ins>
      <w:r w:rsidR="00881A01">
        <w:fldChar w:fldCharType="separate"/>
      </w:r>
      <w:r w:rsidR="00533729">
        <w:rPr>
          <w:noProof/>
        </w:rPr>
        <w:t>7</w:t>
      </w:r>
      <w:ins w:author="toantk" w:date="2022-07-28T09:55:00Z" w:id="10795">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29</w:t>
      </w:r>
      <w:ins w:author="toantk" w:date="2022-07-28T09:55:00Z" w:id="10796">
        <w:r w:rsidR="00881A01">
          <w:fldChar w:fldCharType="end"/>
        </w:r>
      </w:ins>
      <w:ins w:author="toantk" w:date="2022-07-27T10:28:00Z" w:id="10797">
        <w:r>
          <w:t xml:space="preserve"> Luồng điều khiển thay đổi cấu hình DD</w:t>
        </w:r>
      </w:ins>
      <w:ins w:author="toantk" w:date="2022-07-27T10:29:00Z" w:id="10798">
        <w:r>
          <w:t>NS</w:t>
        </w:r>
        <w:bookmarkEnd w:id="10792"/>
      </w:ins>
    </w:p>
    <w:p w:rsidR="004363FA" w:rsidRDefault="00016F50" w14:paraId="31DC6A8A" w14:textId="00B11571">
      <w:pPr>
        <w:rPr>
          <w:ins w:author="toantk" w:date="2022-07-27T10:29:00Z" w:id="10799"/>
          <w:b/>
        </w:rPr>
      </w:pPr>
      <w:ins w:author="toantk" w:date="2022-07-27T10:29:00Z" w:id="10800">
        <w:r w:rsidRPr="00016F50">
          <w:rPr>
            <w:b/>
            <w:rPrChange w:author="toantk" w:date="2022-07-27T10:29:00Z" w:id="10801">
              <w:rPr/>
            </w:rPrChange>
          </w:rPr>
          <w:t>Cấu trúc payload của bản tin:</w:t>
        </w:r>
      </w:ins>
    </w:p>
    <w:p w:rsidR="00016F50" w:rsidP="00016F50" w:rsidRDefault="00016F50" w14:paraId="732FB5A0" w14:textId="2B692DAF">
      <w:pPr>
        <w:pStyle w:val="ListParagraph"/>
        <w:numPr>
          <w:ilvl w:val="0"/>
          <w:numId w:val="9"/>
        </w:numPr>
        <w:rPr>
          <w:ins w:author="toantk" w:date="2022-07-27T10:32:00Z" w:id="10802"/>
          <w:b/>
          <w:bCs/>
        </w:rPr>
      </w:pPr>
      <w:ins w:author="toantk" w:date="2022-07-27T10:34:00Z" w:id="10803">
        <w:r>
          <w:rPr>
            <w:b/>
            <w:bCs/>
          </w:rPr>
          <w:t>D</w:t>
        </w:r>
      </w:ins>
      <w:ins w:author="toantk" w:date="2022-07-27T10:32:00Z" w:id="10804">
        <w:r>
          <w:rPr>
            <w:b/>
            <w:bCs/>
          </w:rPr>
          <w:t>DNS Edit Request:</w:t>
        </w:r>
      </w:ins>
    </w:p>
    <w:p w:rsidR="00016F50" w:rsidP="00016F50" w:rsidRDefault="34A7E34F" w14:paraId="24E3437E" w14:textId="52BFA446">
      <w:pPr>
        <w:pStyle w:val="ListParagraph"/>
        <w:ind w:left="1440"/>
        <w:rPr>
          <w:ins w:author="toantk" w:date="2022-07-27T10:32:00Z" w:id="10805"/>
        </w:rPr>
      </w:pPr>
      <w:commentRangeStart w:id="10806"/>
      <w:ins w:author="toantk" w:date="2022-07-27T10:32:00Z" w:id="10807">
        <w:r>
          <w:t>{“action” : “ddnsEdit”,</w:t>
        </w:r>
      </w:ins>
    </w:p>
    <w:p w:rsidR="00016F50" w:rsidP="00016F50" w:rsidRDefault="00016F50" w14:paraId="0B4B4EE3" w14:textId="32D8B3AB">
      <w:pPr>
        <w:pStyle w:val="FirstLevelBullet"/>
        <w:numPr>
          <w:ilvl w:val="0"/>
          <w:numId w:val="0"/>
        </w:numPr>
        <w:ind w:left="720" w:hanging="360"/>
        <w:rPr>
          <w:ins w:author="toantk" w:date="2022-07-27T10:33:00Z" w:id="10808"/>
        </w:rPr>
      </w:pPr>
      <w:ins w:author="toantk" w:date="2022-07-27T10:32:00Z" w:id="10809">
        <w:r>
          <w:t xml:space="preserve">  </w:t>
        </w:r>
      </w:ins>
      <w:ins w:author="toantk" w:date="2022-07-27T10:33:00Z" w:id="10810">
        <w:r>
          <w:tab/>
        </w:r>
        <w:r>
          <w:tab/>
        </w:r>
        <w:r>
          <w:t xml:space="preserve">  “enable” : “&lt;enable&gt;”,</w:t>
        </w:r>
      </w:ins>
    </w:p>
    <w:p w:rsidR="00016F50" w:rsidP="2ADD6C4A" w:rsidRDefault="00016F50" w14:paraId="631E19B4" w14:textId="258F6781">
      <w:pPr>
        <w:pStyle w:val="FirstLevelBullet"/>
        <w:numPr>
          <w:numId w:val="0"/>
        </w:numPr>
        <w:ind w:left="360" w:hanging="360"/>
        <w:rPr>
          <w:ins w:author="toantk" w:date="2022-07-27T10:33:00Z" w:id="10811"/>
        </w:rPr>
        <w:pPrChange w:author="toantk" w:date="2022-07-27T10:33:00Z" w:id="10812">
          <w:pPr>
            <w:pStyle w:val="FirstLevelBullet"/>
            <w:numPr>
              <w:numId w:val="0"/>
            </w:numPr>
            <w:ind w:left="0" w:firstLine="0"/>
          </w:pPr>
        </w:pPrChange>
      </w:pPr>
      <w:ins w:author="toantk" w:date="2022-07-27T10:33:00Z" w:id="10813">
        <w:r>
          <w:tab/>
        </w:r>
        <w:r>
          <w:tab/>
        </w:r>
        <w:r>
          <w:tab/>
        </w:r>
        <w:r w:rsidR="4DEEE1A2">
          <w:t xml:space="preserve">  “serviceProvider” : “&lt;serviceProvider &gt;”,</w:t>
        </w:r>
      </w:ins>
    </w:p>
    <w:p w:rsidR="00016F50" w:rsidP="2ADD6C4A" w:rsidRDefault="00016F50" w14:paraId="14CCF3EC" w14:textId="0D2856A9">
      <w:pPr>
        <w:pStyle w:val="FirstLevelBullet"/>
        <w:numPr>
          <w:numId w:val="0"/>
        </w:numPr>
        <w:ind w:left="360" w:hanging="360"/>
        <w:rPr>
          <w:ins w:author="toantk" w:date="2022-07-27T10:33:00Z" w:id="10814"/>
        </w:rPr>
        <w:pPrChange w:author="toantk" w:date="2022-07-27T10:33:00Z" w:id="10815">
          <w:pPr>
            <w:pStyle w:val="FirstLevelBullet"/>
            <w:numPr>
              <w:numId w:val="0"/>
            </w:numPr>
            <w:ind w:left="0" w:firstLine="0"/>
          </w:pPr>
        </w:pPrChange>
      </w:pPr>
      <w:ins w:author="toantk" w:date="2022-07-27T10:33:00Z" w:id="10816">
        <w:r>
          <w:tab/>
        </w:r>
        <w:r>
          <w:tab/>
        </w:r>
        <w:r>
          <w:tab/>
        </w:r>
        <w:r w:rsidR="4DEEE1A2">
          <w:t xml:space="preserve">  “hostname” : “&lt;hostname&gt;”,</w:t>
        </w:r>
      </w:ins>
    </w:p>
    <w:p w:rsidR="00016F50" w:rsidP="2ADD6C4A" w:rsidRDefault="00016F50" w14:paraId="15B65CEF" w14:textId="485A0080">
      <w:pPr>
        <w:pStyle w:val="FirstLevelBullet"/>
        <w:numPr>
          <w:numId w:val="0"/>
        </w:numPr>
        <w:ind w:left="360" w:hanging="360"/>
        <w:rPr>
          <w:ins w:author="toantk" w:date="2022-07-27T10:33:00Z" w:id="10817"/>
        </w:rPr>
        <w:pPrChange w:author="toantk" w:date="2022-07-27T10:33:00Z" w:id="10818">
          <w:pPr>
            <w:pStyle w:val="FirstLevelBullet"/>
            <w:numPr>
              <w:numId w:val="0"/>
            </w:numPr>
            <w:ind w:left="0" w:firstLine="0"/>
          </w:pPr>
        </w:pPrChange>
      </w:pPr>
      <w:ins w:author="toantk" w:date="2022-07-27T10:33:00Z" w:id="10819">
        <w:r>
          <w:tab/>
        </w:r>
        <w:r>
          <w:tab/>
        </w:r>
        <w:r>
          <w:tab/>
        </w:r>
        <w:r w:rsidR="4DEEE1A2">
          <w:t xml:space="preserve">  “username” : “&lt;username &gt;”,</w:t>
        </w:r>
      </w:ins>
    </w:p>
    <w:p w:rsidR="00016F50" w:rsidRDefault="00016F50" w14:paraId="3DA10F17" w14:textId="091BAFAD">
      <w:pPr>
        <w:pStyle w:val="FirstLevelBullet"/>
        <w:numPr>
          <w:ilvl w:val="0"/>
          <w:numId w:val="0"/>
        </w:numPr>
        <w:ind w:left="360" w:hanging="360"/>
        <w:rPr>
          <w:ins w:author="toantk" w:date="2022-07-27T10:32:00Z" w:id="10820"/>
        </w:rPr>
        <w:pPrChange w:author="toantk" w:date="2022-07-27T10:33:00Z" w:id="10821">
          <w:pPr>
            <w:pStyle w:val="ListParagraph"/>
            <w:ind w:left="1440"/>
          </w:pPr>
        </w:pPrChange>
      </w:pPr>
      <w:ins w:author="toantk" w:date="2022-07-27T10:33:00Z" w:id="10822">
        <w:r>
          <w:tab/>
        </w:r>
        <w:r>
          <w:tab/>
        </w:r>
        <w:r>
          <w:tab/>
        </w:r>
        <w:r>
          <w:t xml:space="preserve">  “password” : “&lt;password&gt;”,</w:t>
        </w:r>
      </w:ins>
    </w:p>
    <w:p w:rsidR="00016F50" w:rsidP="00016F50" w:rsidRDefault="00016F50" w14:paraId="66CCC8C9" w14:textId="3BAD4DEA">
      <w:pPr>
        <w:pStyle w:val="ListParagraph"/>
        <w:ind w:left="1440"/>
        <w:rPr>
          <w:ins w:author="toantk" w:date="2022-07-27T10:32:00Z" w:id="10823"/>
        </w:rPr>
      </w:pPr>
      <w:ins w:author="toantk" w:date="2022-07-27T10:32:00Z" w:id="10824">
        <w:r>
          <w:t xml:space="preserve">  “requestId” : </w:t>
        </w:r>
      </w:ins>
      <w:r w:rsidR="003E0981">
        <w:t>&lt;requestId&gt;</w:t>
      </w:r>
    </w:p>
    <w:p w:rsidR="00016F50" w:rsidP="00016F50" w:rsidRDefault="00016F50" w14:paraId="593FA248" w14:textId="77777777">
      <w:pPr>
        <w:pStyle w:val="ListParagraph"/>
        <w:ind w:left="1440"/>
        <w:rPr>
          <w:ins w:author="toantk" w:date="2022-07-27T10:32:00Z" w:id="10825"/>
        </w:rPr>
      </w:pPr>
      <w:ins w:author="toantk" w:date="2022-07-27T10:32:00Z" w:id="10826">
        <w:r>
          <w:t>}</w:t>
        </w:r>
      </w:ins>
    </w:p>
    <w:p w:rsidR="00016F50" w:rsidP="00016F50" w:rsidRDefault="00016F50" w14:paraId="28FF4A38" w14:textId="7745279B">
      <w:pPr>
        <w:pStyle w:val="ListParagraph"/>
        <w:numPr>
          <w:ilvl w:val="0"/>
          <w:numId w:val="9"/>
        </w:numPr>
        <w:rPr>
          <w:ins w:author="toantk" w:date="2022-07-27T10:33:00Z" w:id="10827"/>
          <w:b/>
          <w:bCs/>
        </w:rPr>
      </w:pPr>
      <w:ins w:author="toantk" w:date="2022-07-27T10:34:00Z" w:id="10828">
        <w:r>
          <w:rPr>
            <w:b/>
            <w:bCs/>
          </w:rPr>
          <w:t>D</w:t>
        </w:r>
      </w:ins>
      <w:ins w:author="toantk" w:date="2022-07-27T10:33:00Z" w:id="10829">
        <w:r>
          <w:rPr>
            <w:b/>
            <w:bCs/>
          </w:rPr>
          <w:t xml:space="preserve">DNS Edit </w:t>
        </w:r>
      </w:ins>
      <w:ins w:author="toantk" w:date="2022-07-27T10:34:00Z" w:id="10830">
        <w:r>
          <w:rPr>
            <w:b/>
            <w:bCs/>
          </w:rPr>
          <w:t>Response</w:t>
        </w:r>
      </w:ins>
      <w:ins w:author="toantk" w:date="2022-07-27T10:33:00Z" w:id="10831">
        <w:r>
          <w:rPr>
            <w:b/>
            <w:bCs/>
          </w:rPr>
          <w:t>:</w:t>
        </w:r>
      </w:ins>
    </w:p>
    <w:p w:rsidRPr="00820762" w:rsidR="00016F50" w:rsidP="00016F50" w:rsidRDefault="00016F50" w14:paraId="1C1CF92D" w14:textId="6D8D432A">
      <w:pPr>
        <w:pStyle w:val="ListParagraph"/>
        <w:numPr>
          <w:ilvl w:val="1"/>
          <w:numId w:val="9"/>
        </w:numPr>
        <w:rPr>
          <w:ins w:author="toantk" w:date="2022-07-27T10:34:00Z" w:id="10832"/>
        </w:rPr>
      </w:pPr>
      <w:ins w:author="toantk" w:date="2022-07-27T10:34:00Z" w:id="10833">
        <w:r>
          <w:t>Cấu hình thông tin DDNS</w:t>
        </w:r>
        <w:r w:rsidRPr="00820762">
          <w:t xml:space="preserve"> thành công</w:t>
        </w:r>
        <w:r>
          <w:t>:</w:t>
        </w:r>
      </w:ins>
    </w:p>
    <w:p w:rsidR="00016F50" w:rsidP="00016F50" w:rsidRDefault="00016F50" w14:paraId="1E8FEC25" w14:textId="77777777">
      <w:pPr>
        <w:pStyle w:val="FirstLevelBullet"/>
        <w:numPr>
          <w:ilvl w:val="0"/>
          <w:numId w:val="0"/>
        </w:numPr>
        <w:ind w:left="1080"/>
        <w:rPr>
          <w:ins w:author="toantk" w:date="2022-07-27T10:34:00Z" w:id="10834"/>
        </w:rPr>
      </w:pPr>
      <w:ins w:author="toantk" w:date="2022-07-27T10:34:00Z" w:id="10835">
        <w:r>
          <w:t>{</w:t>
        </w:r>
      </w:ins>
    </w:p>
    <w:p w:rsidR="00016F50" w:rsidP="00016F50" w:rsidRDefault="00016F50" w14:paraId="12631525" w14:textId="77777777">
      <w:pPr>
        <w:pStyle w:val="FirstLevelBullet"/>
        <w:numPr>
          <w:ilvl w:val="0"/>
          <w:numId w:val="0"/>
        </w:numPr>
        <w:ind w:left="720" w:firstLine="360"/>
        <w:rPr>
          <w:ins w:author="toantk" w:date="2022-07-27T10:34:00Z" w:id="10836"/>
        </w:rPr>
      </w:pPr>
      <w:ins w:author="toantk" w:date="2022-07-27T10:34:00Z" w:id="10837">
        <w:r>
          <w:t>"status": 0,</w:t>
        </w:r>
      </w:ins>
    </w:p>
    <w:p w:rsidR="00016F50" w:rsidP="00016F50" w:rsidRDefault="00016F50" w14:paraId="7E2EEDC7" w14:textId="77777777">
      <w:pPr>
        <w:pStyle w:val="FirstLevelBullet"/>
        <w:numPr>
          <w:ilvl w:val="0"/>
          <w:numId w:val="0"/>
        </w:numPr>
        <w:ind w:left="720" w:firstLine="360"/>
        <w:rPr>
          <w:ins w:author="toantk" w:date="2022-07-27T10:34:00Z" w:id="10838"/>
        </w:rPr>
      </w:pPr>
      <w:ins w:author="toantk" w:date="2022-07-27T10:34:00Z" w:id="10839">
        <w:r>
          <w:t>“message”: “Success”,</w:t>
        </w:r>
      </w:ins>
    </w:p>
    <w:p w:rsidR="00016F50" w:rsidP="00016F50" w:rsidRDefault="00016F50" w14:paraId="6964D41E" w14:textId="57055B78">
      <w:pPr>
        <w:pStyle w:val="ListParagraph"/>
        <w:ind w:firstLine="360"/>
        <w:rPr>
          <w:ins w:author="toantk" w:date="2022-07-27T10:34:00Z" w:id="10840"/>
        </w:rPr>
      </w:pPr>
      <w:ins w:author="toantk" w:date="2022-07-27T10:34:00Z" w:id="10841">
        <w:r>
          <w:t xml:space="preserve">“requestId” : </w:t>
        </w:r>
      </w:ins>
      <w:r w:rsidR="003E0981">
        <w:t>&lt;requestId&gt;</w:t>
      </w:r>
      <w:ins w:author="toantk" w:date="2022-07-27T10:34:00Z" w:id="10842">
        <w:r>
          <w:t>,</w:t>
        </w:r>
      </w:ins>
    </w:p>
    <w:p w:rsidR="00016F50" w:rsidP="00016F50" w:rsidRDefault="00016F50" w14:paraId="5C2A613B" w14:textId="77777777">
      <w:pPr>
        <w:pStyle w:val="FirstLevelBullet"/>
        <w:numPr>
          <w:ilvl w:val="0"/>
          <w:numId w:val="0"/>
        </w:numPr>
        <w:ind w:left="720" w:firstLine="360"/>
        <w:rPr>
          <w:ins w:author="toantk" w:date="2022-07-27T10:34:00Z" w:id="10843"/>
        </w:rPr>
      </w:pPr>
      <w:ins w:author="toantk" w:date="2022-07-27T10:34:00Z" w:id="10844">
        <w:r>
          <w:t>"data": {</w:t>
        </w:r>
      </w:ins>
    </w:p>
    <w:p w:rsidR="00016F50" w:rsidP="00016F50" w:rsidRDefault="00016F50" w14:paraId="60E10892" w14:textId="77777777">
      <w:pPr>
        <w:pStyle w:val="FirstLevelBullet"/>
        <w:numPr>
          <w:ilvl w:val="0"/>
          <w:numId w:val="0"/>
        </w:numPr>
        <w:ind w:left="720" w:firstLine="360"/>
        <w:rPr>
          <w:ins w:author="toantk" w:date="2022-07-27T10:34:00Z" w:id="10845"/>
        </w:rPr>
      </w:pPr>
      <w:ins w:author="toantk" w:date="2022-07-27T10:34:00Z" w:id="10846">
        <w:r>
          <w:t>}</w:t>
        </w:r>
      </w:ins>
    </w:p>
    <w:p w:rsidR="00016F50" w:rsidP="00016F50" w:rsidRDefault="00016F50" w14:paraId="3412B7B6" w14:textId="77777777">
      <w:pPr>
        <w:pStyle w:val="FirstLevelBullet"/>
        <w:numPr>
          <w:ilvl w:val="0"/>
          <w:numId w:val="0"/>
        </w:numPr>
        <w:ind w:left="720" w:firstLine="360"/>
        <w:rPr>
          <w:ins w:author="toantk" w:date="2022-07-27T10:34:00Z" w:id="10847"/>
        </w:rPr>
      </w:pPr>
      <w:ins w:author="toantk" w:date="2022-07-27T10:34:00Z" w:id="10848">
        <w:r>
          <w:t>}</w:t>
        </w:r>
      </w:ins>
    </w:p>
    <w:p w:rsidRPr="00820762" w:rsidR="00016F50" w:rsidP="00016F50" w:rsidRDefault="00016F50" w14:paraId="4D1E7F75" w14:textId="64734BC3">
      <w:pPr>
        <w:pStyle w:val="ListParagraph"/>
        <w:numPr>
          <w:ilvl w:val="1"/>
          <w:numId w:val="9"/>
        </w:numPr>
        <w:rPr>
          <w:ins w:author="toantk" w:date="2022-07-27T10:34:00Z" w:id="10849"/>
        </w:rPr>
      </w:pPr>
      <w:ins w:author="toantk" w:date="2022-07-27T10:34:00Z" w:id="10850">
        <w:r>
          <w:lastRenderedPageBreak/>
          <w:t>Cấu hình thông tin DDNS thất bại:</w:t>
        </w:r>
      </w:ins>
    </w:p>
    <w:p w:rsidR="00016F50" w:rsidP="00016F50" w:rsidRDefault="00016F50" w14:paraId="260C8A24" w14:textId="77777777">
      <w:pPr>
        <w:pStyle w:val="FirstLevelBullet"/>
        <w:numPr>
          <w:ilvl w:val="0"/>
          <w:numId w:val="0"/>
        </w:numPr>
        <w:ind w:left="1080"/>
        <w:rPr>
          <w:ins w:author="toantk" w:date="2022-07-27T10:34:00Z" w:id="10851"/>
        </w:rPr>
      </w:pPr>
      <w:ins w:author="toantk" w:date="2022-07-27T10:34:00Z" w:id="10852">
        <w:r>
          <w:t>{</w:t>
        </w:r>
      </w:ins>
    </w:p>
    <w:p w:rsidR="00016F50" w:rsidP="00016F50" w:rsidRDefault="00016F50" w14:paraId="4A1C4A5D" w14:textId="77777777">
      <w:pPr>
        <w:pStyle w:val="FirstLevelBullet"/>
        <w:numPr>
          <w:ilvl w:val="0"/>
          <w:numId w:val="0"/>
        </w:numPr>
        <w:ind w:left="1080"/>
        <w:rPr>
          <w:ins w:author="toantk" w:date="2022-07-27T10:34:00Z" w:id="10853"/>
        </w:rPr>
      </w:pPr>
      <w:ins w:author="toantk" w:date="2022-07-27T10:34:00Z" w:id="10854">
        <w:r>
          <w:t>“status”: &lt;ErrorCode&gt;,</w:t>
        </w:r>
      </w:ins>
    </w:p>
    <w:p w:rsidR="00016F50" w:rsidP="00016F50" w:rsidRDefault="00016F50" w14:paraId="3A5DAFF8" w14:textId="77777777">
      <w:pPr>
        <w:pStyle w:val="FirstLevelBullet"/>
        <w:numPr>
          <w:ilvl w:val="0"/>
          <w:numId w:val="0"/>
        </w:numPr>
        <w:ind w:left="1080"/>
        <w:rPr>
          <w:ins w:author="toantk" w:date="2022-07-27T10:34:00Z" w:id="10855"/>
        </w:rPr>
      </w:pPr>
      <w:ins w:author="toantk" w:date="2022-07-27T10:34:00Z" w:id="10856">
        <w:r>
          <w:t>“message”: “&lt;message&gt;”,</w:t>
        </w:r>
      </w:ins>
    </w:p>
    <w:p w:rsidR="00016F50" w:rsidP="00016F50" w:rsidRDefault="00016F50" w14:paraId="3734A34C" w14:textId="38B677F2">
      <w:pPr>
        <w:pStyle w:val="ListParagraph"/>
        <w:ind w:firstLine="360"/>
        <w:rPr>
          <w:ins w:author="toantk" w:date="2022-07-27T10:34:00Z" w:id="10857"/>
        </w:rPr>
      </w:pPr>
      <w:ins w:author="toantk" w:date="2022-07-27T10:34:00Z" w:id="10858">
        <w:r>
          <w:t xml:space="preserve">“requestId” : </w:t>
        </w:r>
      </w:ins>
      <w:r w:rsidR="003E0981">
        <w:t>&lt;requestId&gt;</w:t>
      </w:r>
      <w:ins w:author="toantk" w:date="2022-07-27T10:34:00Z" w:id="10859">
        <w:r>
          <w:t>,</w:t>
        </w:r>
      </w:ins>
    </w:p>
    <w:p w:rsidR="00016F50" w:rsidP="00016F50" w:rsidRDefault="00016F50" w14:paraId="79696B27" w14:textId="77777777">
      <w:pPr>
        <w:pStyle w:val="FirstLevelBullet"/>
        <w:numPr>
          <w:ilvl w:val="0"/>
          <w:numId w:val="0"/>
        </w:numPr>
        <w:ind w:left="1080"/>
        <w:rPr>
          <w:ins w:author="toantk" w:date="2022-07-27T10:34:00Z" w:id="10860"/>
        </w:rPr>
      </w:pPr>
      <w:ins w:author="toantk" w:date="2022-07-27T10:34:00Z" w:id="10861">
        <w:r>
          <w:t>"data": {</w:t>
        </w:r>
      </w:ins>
    </w:p>
    <w:p w:rsidR="00016F50" w:rsidP="00016F50" w:rsidRDefault="00016F50" w14:paraId="5C40C17C" w14:textId="77777777">
      <w:pPr>
        <w:pStyle w:val="FirstLevelBullet"/>
        <w:numPr>
          <w:ilvl w:val="0"/>
          <w:numId w:val="0"/>
        </w:numPr>
        <w:ind w:left="1080"/>
        <w:rPr>
          <w:ins w:author="toantk" w:date="2022-07-27T10:34:00Z" w:id="10862"/>
        </w:rPr>
      </w:pPr>
      <w:ins w:author="toantk" w:date="2022-07-27T10:34:00Z" w:id="10863">
        <w:r>
          <w:t>}</w:t>
        </w:r>
      </w:ins>
    </w:p>
    <w:p w:rsidR="00016F50" w:rsidP="00016F50" w:rsidRDefault="34A7E34F" w14:paraId="3B4B97E0" w14:textId="38D28649">
      <w:pPr>
        <w:pStyle w:val="FirstLevelBullet"/>
        <w:numPr>
          <w:ilvl w:val="0"/>
          <w:numId w:val="0"/>
        </w:numPr>
        <w:ind w:left="1080"/>
        <w:rPr>
          <w:ins w:author="toantk" w:date="2022-07-27T10:35:00Z" w:id="10864"/>
        </w:rPr>
      </w:pPr>
      <w:ins w:author="toantk" w:date="2022-07-27T10:34:00Z" w:id="10865">
        <w:r>
          <w:t>}</w:t>
        </w:r>
      </w:ins>
      <w:commentRangeEnd w:id="10806"/>
      <w:r w:rsidR="00016F50">
        <w:rPr>
          <w:rStyle w:val="CommentReference"/>
        </w:rPr>
        <w:commentReference w:id="10806"/>
      </w:r>
    </w:p>
    <w:p w:rsidR="00016F50" w:rsidP="00016F50" w:rsidRDefault="00016F50" w14:paraId="7F766C24" w14:textId="77777777">
      <w:pPr>
        <w:pStyle w:val="FirstLevelBullet"/>
        <w:numPr>
          <w:ilvl w:val="0"/>
          <w:numId w:val="0"/>
        </w:numPr>
        <w:ind w:left="1080"/>
        <w:rPr>
          <w:ins w:author="toantk" w:date="2022-07-27T10:34:00Z" w:id="10866"/>
        </w:rPr>
      </w:pPr>
    </w:p>
    <w:p w:rsidR="00016F50" w:rsidRDefault="00016F50" w14:paraId="63004353" w14:textId="68091D99">
      <w:pPr>
        <w:pStyle w:val="Caption"/>
        <w:keepNext/>
        <w:rPr>
          <w:ins w:author="toantk" w:date="2022-07-27T10:35:00Z" w:id="10867"/>
        </w:rPr>
        <w:pPrChange w:author="toantk" w:date="2022-07-27T10:35:00Z" w:id="10868">
          <w:pPr/>
        </w:pPrChange>
      </w:pPr>
      <w:bookmarkStart w:name="_Toc110529177" w:id="10869"/>
      <w:ins w:author="toantk" w:date="2022-07-27T10:35:00Z" w:id="10870">
        <w:r>
          <w:t xml:space="preserve">Bảng </w:t>
        </w:r>
      </w:ins>
      <w:ins w:author="toantk" w:date="2022-08-04T17:50:00Z" w:id="10871">
        <w:r w:rsidR="0035117C">
          <w:fldChar w:fldCharType="begin"/>
        </w:r>
        <w:r w:rsidR="0035117C">
          <w:instrText xml:space="preserve"> STYLEREF 1 \s </w:instrText>
        </w:r>
      </w:ins>
      <w:r w:rsidR="0035117C">
        <w:fldChar w:fldCharType="separate"/>
      </w:r>
      <w:r w:rsidR="00533729">
        <w:rPr>
          <w:noProof/>
        </w:rPr>
        <w:t>7</w:t>
      </w:r>
      <w:ins w:author="toantk" w:date="2022-08-04T17:50:00Z" w:id="10872">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28</w:t>
      </w:r>
      <w:ins w:author="toantk" w:date="2022-08-04T17:50:00Z" w:id="10873">
        <w:r w:rsidR="0035117C">
          <w:fldChar w:fldCharType="end"/>
        </w:r>
      </w:ins>
      <w:ins w:author="Tran Khanh Toan" w:date="2022-08-04T09:32:00Z" w:id="10874">
        <w:del w:author="toantk" w:date="2022-08-04T17:50:00Z" w:id="10875">
          <w:r w:rsidDel="0035117C" w:rsidR="00F227FB">
            <w:fldChar w:fldCharType="begin"/>
          </w:r>
          <w:r w:rsidDel="0035117C" w:rsidR="00F227FB">
            <w:delInstrText xml:space="preserve"> STYLEREF 1 \s </w:delInstrText>
          </w:r>
        </w:del>
      </w:ins>
      <w:del w:author="toantk" w:date="2022-08-04T17:50:00Z" w:id="10876">
        <w:r w:rsidDel="0035117C" w:rsidR="00F227FB">
          <w:fldChar w:fldCharType="separate"/>
        </w:r>
        <w:r w:rsidDel="0035117C" w:rsidR="00F227FB">
          <w:rPr>
            <w:noProof/>
          </w:rPr>
          <w:delText>7</w:delText>
        </w:r>
      </w:del>
      <w:ins w:author="Tran Khanh Toan" w:date="2022-08-04T09:32:00Z" w:id="10877">
        <w:del w:author="toantk" w:date="2022-08-04T17:50:00Z" w:id="10878">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0879">
        <w:r w:rsidDel="0035117C" w:rsidR="00F227FB">
          <w:fldChar w:fldCharType="separate"/>
        </w:r>
      </w:del>
      <w:ins w:author="Tran Khanh Toan" w:date="2022-08-04T09:32:00Z" w:id="10880">
        <w:del w:author="toantk" w:date="2022-08-04T17:50:00Z" w:id="10881">
          <w:r w:rsidDel="0035117C" w:rsidR="00F227FB">
            <w:rPr>
              <w:noProof/>
            </w:rPr>
            <w:delText>28</w:delText>
          </w:r>
          <w:r w:rsidDel="0035117C" w:rsidR="00F227FB">
            <w:fldChar w:fldCharType="end"/>
          </w:r>
        </w:del>
      </w:ins>
      <w:ins w:author="toantk" w:date="2022-07-28T09:18:00Z" w:id="10882">
        <w:del w:author="Tran Khanh Toan" w:date="2022-08-03T15:31:00Z" w:id="10883">
          <w:r w:rsidDel="0087204C" w:rsidR="005A0D0F">
            <w:fldChar w:fldCharType="begin"/>
          </w:r>
          <w:r w:rsidDel="0087204C" w:rsidR="005A0D0F">
            <w:delInstrText xml:space="preserve"> STYLEREF 1 \s </w:delInstrText>
          </w:r>
        </w:del>
      </w:ins>
      <w:del w:author="Tran Khanh Toan" w:date="2022-08-03T15:31:00Z" w:id="10884">
        <w:r w:rsidDel="0087204C" w:rsidR="005A0D0F">
          <w:fldChar w:fldCharType="separate"/>
        </w:r>
        <w:r w:rsidDel="0087204C" w:rsidR="005A0D0F">
          <w:rPr>
            <w:noProof/>
          </w:rPr>
          <w:delText>7</w:delText>
        </w:r>
      </w:del>
      <w:ins w:author="toantk" w:date="2022-07-28T09:18:00Z" w:id="10885">
        <w:del w:author="Tran Khanh Toan" w:date="2022-08-03T15:31:00Z" w:id="10886">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0887">
        <w:r w:rsidDel="0087204C" w:rsidR="005A0D0F">
          <w:fldChar w:fldCharType="separate"/>
        </w:r>
      </w:del>
      <w:ins w:author="toantk" w:date="2022-07-28T09:18:00Z" w:id="10888">
        <w:del w:author="Tran Khanh Toan" w:date="2022-08-03T15:31:00Z" w:id="10889">
          <w:r w:rsidDel="0087204C" w:rsidR="005A0D0F">
            <w:rPr>
              <w:noProof/>
            </w:rPr>
            <w:delText>28</w:delText>
          </w:r>
          <w:r w:rsidDel="0087204C" w:rsidR="005A0D0F">
            <w:fldChar w:fldCharType="end"/>
          </w:r>
        </w:del>
      </w:ins>
      <w:ins w:author="toantk" w:date="2022-07-27T10:35:00Z" w:id="10890">
        <w:r>
          <w:t xml:space="preserve"> Bảng mô tả các tham số trong luồng điều khiển thay đổi cấu hình DDNS</w:t>
        </w:r>
        <w:bookmarkEnd w:id="10869"/>
      </w:ins>
    </w:p>
    <w:tbl>
      <w:tblPr>
        <w:tblStyle w:val="TableGrid"/>
        <w:tblW w:w="0" w:type="auto"/>
        <w:tblInd w:w="175" w:type="dxa"/>
        <w:tblLook w:val="04A0" w:firstRow="1" w:lastRow="0" w:firstColumn="1" w:lastColumn="0" w:noHBand="0" w:noVBand="1"/>
      </w:tblPr>
      <w:tblGrid>
        <w:gridCol w:w="710"/>
        <w:gridCol w:w="1805"/>
        <w:gridCol w:w="1331"/>
        <w:gridCol w:w="1083"/>
        <w:gridCol w:w="2273"/>
        <w:gridCol w:w="1848"/>
      </w:tblGrid>
      <w:tr w:rsidR="00016F50" w:rsidTr="00016F50" w14:paraId="69C44275" w14:textId="77777777">
        <w:trPr>
          <w:ins w:author="toantk" w:date="2022-07-27T10:35:00Z" w:id="10891"/>
        </w:trPr>
        <w:tc>
          <w:tcPr>
            <w:tcW w:w="710" w:type="dxa"/>
          </w:tcPr>
          <w:p w:rsidR="00016F50" w:rsidP="00016F50" w:rsidRDefault="00016F50" w14:paraId="3D8BFDF7" w14:textId="77777777">
            <w:pPr>
              <w:pStyle w:val="ListParagraph"/>
              <w:ind w:left="0"/>
              <w:rPr>
                <w:ins w:author="toantk" w:date="2022-07-27T10:35:00Z" w:id="10892"/>
                <w:b/>
                <w:bCs/>
              </w:rPr>
            </w:pPr>
            <w:ins w:author="toantk" w:date="2022-07-27T10:35:00Z" w:id="10893">
              <w:r>
                <w:rPr>
                  <w:b/>
                  <w:bCs/>
                </w:rPr>
                <w:t>STT</w:t>
              </w:r>
            </w:ins>
          </w:p>
        </w:tc>
        <w:tc>
          <w:tcPr>
            <w:tcW w:w="1805" w:type="dxa"/>
          </w:tcPr>
          <w:p w:rsidR="00016F50" w:rsidP="00016F50" w:rsidRDefault="00016F50" w14:paraId="3E9ABE54" w14:textId="77777777">
            <w:pPr>
              <w:pStyle w:val="ListParagraph"/>
              <w:ind w:left="0"/>
              <w:rPr>
                <w:ins w:author="toantk" w:date="2022-07-27T10:35:00Z" w:id="10894"/>
                <w:b/>
                <w:bCs/>
              </w:rPr>
            </w:pPr>
            <w:ins w:author="toantk" w:date="2022-07-27T10:35:00Z" w:id="10895">
              <w:r>
                <w:rPr>
                  <w:b/>
                  <w:bCs/>
                </w:rPr>
                <w:t>Tham số</w:t>
              </w:r>
            </w:ins>
          </w:p>
        </w:tc>
        <w:tc>
          <w:tcPr>
            <w:tcW w:w="1331" w:type="dxa"/>
          </w:tcPr>
          <w:p w:rsidR="00016F50" w:rsidP="00016F50" w:rsidRDefault="00016F50" w14:paraId="51846EF0" w14:textId="77777777">
            <w:pPr>
              <w:pStyle w:val="ListParagraph"/>
              <w:ind w:left="0"/>
              <w:rPr>
                <w:ins w:author="toantk" w:date="2022-07-27T10:35:00Z" w:id="10896"/>
                <w:b/>
                <w:bCs/>
              </w:rPr>
            </w:pPr>
            <w:ins w:author="toantk" w:date="2022-07-27T10:35:00Z" w:id="10897">
              <w:r>
                <w:rPr>
                  <w:b/>
                  <w:bCs/>
                </w:rPr>
                <w:t>Mô tả</w:t>
              </w:r>
            </w:ins>
          </w:p>
        </w:tc>
        <w:tc>
          <w:tcPr>
            <w:tcW w:w="1083" w:type="dxa"/>
          </w:tcPr>
          <w:p w:rsidR="00016F50" w:rsidP="00016F50" w:rsidRDefault="00016F50" w14:paraId="60A0BF88" w14:textId="77777777">
            <w:pPr>
              <w:pStyle w:val="ListParagraph"/>
              <w:ind w:left="0"/>
              <w:rPr>
                <w:ins w:author="toantk" w:date="2022-07-27T10:35:00Z" w:id="10898"/>
                <w:b/>
                <w:bCs/>
              </w:rPr>
            </w:pPr>
            <w:ins w:author="toantk" w:date="2022-07-27T10:35:00Z" w:id="10899">
              <w:r>
                <w:rPr>
                  <w:b/>
                  <w:bCs/>
                </w:rPr>
                <w:t>Kiểu</w:t>
              </w:r>
            </w:ins>
          </w:p>
        </w:tc>
        <w:tc>
          <w:tcPr>
            <w:tcW w:w="2273" w:type="dxa"/>
          </w:tcPr>
          <w:p w:rsidR="00016F50" w:rsidP="00016F50" w:rsidRDefault="00016F50" w14:paraId="11E0B627" w14:textId="77777777">
            <w:pPr>
              <w:pStyle w:val="ListParagraph"/>
              <w:ind w:left="0"/>
              <w:rPr>
                <w:ins w:author="toantk" w:date="2022-07-27T10:35:00Z" w:id="10900"/>
                <w:b/>
                <w:bCs/>
              </w:rPr>
            </w:pPr>
            <w:ins w:author="toantk" w:date="2022-07-27T10:35:00Z" w:id="10901">
              <w:r>
                <w:rPr>
                  <w:b/>
                  <w:bCs/>
                </w:rPr>
                <w:t>Giá trị</w:t>
              </w:r>
            </w:ins>
          </w:p>
        </w:tc>
        <w:tc>
          <w:tcPr>
            <w:tcW w:w="1848" w:type="dxa"/>
          </w:tcPr>
          <w:p w:rsidR="00016F50" w:rsidP="00016F50" w:rsidRDefault="00016F50" w14:paraId="74B89F4D" w14:textId="77777777">
            <w:pPr>
              <w:pStyle w:val="ListParagraph"/>
              <w:ind w:left="0"/>
              <w:rPr>
                <w:ins w:author="toantk" w:date="2022-07-27T10:35:00Z" w:id="10902"/>
                <w:b/>
                <w:bCs/>
              </w:rPr>
            </w:pPr>
            <w:ins w:author="toantk" w:date="2022-07-27T10:35:00Z" w:id="10903">
              <w:r>
                <w:rPr>
                  <w:b/>
                  <w:bCs/>
                </w:rPr>
                <w:t>Json Key</w:t>
              </w:r>
            </w:ins>
          </w:p>
        </w:tc>
      </w:tr>
      <w:tr w:rsidRPr="004C66E4" w:rsidR="00016F50" w:rsidTr="00016F50" w14:paraId="7899CD17" w14:textId="77777777">
        <w:trPr>
          <w:ins w:author="toantk" w:date="2022-07-27T10:35:00Z" w:id="10904"/>
        </w:trPr>
        <w:tc>
          <w:tcPr>
            <w:tcW w:w="710" w:type="dxa"/>
          </w:tcPr>
          <w:p w:rsidRPr="004C66E4" w:rsidR="00016F50" w:rsidP="00016F50" w:rsidRDefault="00016F50" w14:paraId="29367B84" w14:textId="77777777">
            <w:pPr>
              <w:pStyle w:val="ListParagraph"/>
              <w:ind w:left="0"/>
              <w:rPr>
                <w:ins w:author="toantk" w:date="2022-07-27T10:35:00Z" w:id="10905"/>
              </w:rPr>
            </w:pPr>
            <w:ins w:author="toantk" w:date="2022-07-27T10:35:00Z" w:id="10906">
              <w:r w:rsidRPr="004C66E4">
                <w:t>1</w:t>
              </w:r>
            </w:ins>
          </w:p>
        </w:tc>
        <w:tc>
          <w:tcPr>
            <w:tcW w:w="1805" w:type="dxa"/>
          </w:tcPr>
          <w:p w:rsidRPr="004C66E4" w:rsidR="00016F50" w:rsidP="00016F50" w:rsidRDefault="00016F50" w14:paraId="2A2D37D8" w14:textId="77777777">
            <w:pPr>
              <w:pStyle w:val="ListParagraph"/>
              <w:ind w:left="0"/>
              <w:rPr>
                <w:ins w:author="toantk" w:date="2022-07-27T10:35:00Z" w:id="10907"/>
              </w:rPr>
            </w:pPr>
            <w:ins w:author="toantk" w:date="2022-07-27T10:35:00Z" w:id="10908">
              <w:r>
                <w:t>Enable/Disable</w:t>
              </w:r>
            </w:ins>
          </w:p>
        </w:tc>
        <w:tc>
          <w:tcPr>
            <w:tcW w:w="1331" w:type="dxa"/>
          </w:tcPr>
          <w:p w:rsidRPr="004C66E4" w:rsidR="00016F50" w:rsidP="00016F50" w:rsidRDefault="00016F50" w14:paraId="23C4187C" w14:textId="77777777">
            <w:pPr>
              <w:pStyle w:val="ListParagraph"/>
              <w:ind w:left="0"/>
              <w:rPr>
                <w:ins w:author="toantk" w:date="2022-07-27T10:35:00Z" w:id="10909"/>
              </w:rPr>
            </w:pPr>
            <w:ins w:author="toantk" w:date="2022-07-27T10:35:00Z" w:id="10910">
              <w:r>
                <w:t>Bật/tắt tính năng DDNS</w:t>
              </w:r>
            </w:ins>
          </w:p>
        </w:tc>
        <w:tc>
          <w:tcPr>
            <w:tcW w:w="1083" w:type="dxa"/>
          </w:tcPr>
          <w:p w:rsidRPr="004C66E4" w:rsidR="00016F50" w:rsidP="00016F50" w:rsidRDefault="00016F50" w14:paraId="34EC1DAC" w14:textId="77777777">
            <w:pPr>
              <w:pStyle w:val="ListParagraph"/>
              <w:ind w:left="0"/>
              <w:rPr>
                <w:ins w:author="toantk" w:date="2022-07-27T10:35:00Z" w:id="10911"/>
              </w:rPr>
            </w:pPr>
            <w:ins w:author="toantk" w:date="2022-07-27T10:35:00Z" w:id="10912">
              <w:r>
                <w:t>Boolean</w:t>
              </w:r>
            </w:ins>
          </w:p>
        </w:tc>
        <w:tc>
          <w:tcPr>
            <w:tcW w:w="2273" w:type="dxa"/>
          </w:tcPr>
          <w:p w:rsidRPr="004C66E4" w:rsidR="00016F50" w:rsidP="00016F50" w:rsidRDefault="00016F50" w14:paraId="613B140B" w14:textId="77777777">
            <w:pPr>
              <w:pStyle w:val="ListParagraph"/>
              <w:ind w:left="0"/>
              <w:rPr>
                <w:ins w:author="toantk" w:date="2022-07-27T10:35:00Z" w:id="10913"/>
              </w:rPr>
            </w:pPr>
            <w:ins w:author="toantk" w:date="2022-07-27T10:35:00Z" w:id="10914">
              <w:r>
                <w:t>True/false</w:t>
              </w:r>
            </w:ins>
          </w:p>
        </w:tc>
        <w:tc>
          <w:tcPr>
            <w:tcW w:w="1848" w:type="dxa"/>
          </w:tcPr>
          <w:p w:rsidRPr="004C66E4" w:rsidR="00016F50" w:rsidP="00016F50" w:rsidRDefault="00016F50" w14:paraId="327CCB8E" w14:textId="77777777">
            <w:pPr>
              <w:pStyle w:val="ListParagraph"/>
              <w:ind w:left="0"/>
              <w:rPr>
                <w:ins w:author="toantk" w:date="2022-07-27T10:35:00Z" w:id="10915"/>
              </w:rPr>
            </w:pPr>
            <w:ins w:author="toantk" w:date="2022-07-27T10:35:00Z" w:id="10916">
              <w:r>
                <w:t>enable</w:t>
              </w:r>
            </w:ins>
          </w:p>
        </w:tc>
      </w:tr>
      <w:tr w:rsidRPr="004C66E4" w:rsidR="00016F50" w:rsidTr="00016F50" w14:paraId="33D62E56" w14:textId="77777777">
        <w:trPr>
          <w:ins w:author="toantk" w:date="2022-07-27T10:35:00Z" w:id="10917"/>
        </w:trPr>
        <w:tc>
          <w:tcPr>
            <w:tcW w:w="710" w:type="dxa"/>
          </w:tcPr>
          <w:p w:rsidRPr="004C66E4" w:rsidR="00016F50" w:rsidP="00016F50" w:rsidRDefault="00016F50" w14:paraId="3F5DE8A3" w14:textId="77777777">
            <w:pPr>
              <w:pStyle w:val="ListParagraph"/>
              <w:ind w:left="0"/>
              <w:rPr>
                <w:ins w:author="toantk" w:date="2022-07-27T10:35:00Z" w:id="10918"/>
              </w:rPr>
            </w:pPr>
            <w:ins w:author="toantk" w:date="2022-07-27T10:35:00Z" w:id="10919">
              <w:r>
                <w:t>2</w:t>
              </w:r>
            </w:ins>
          </w:p>
        </w:tc>
        <w:tc>
          <w:tcPr>
            <w:tcW w:w="1805" w:type="dxa"/>
          </w:tcPr>
          <w:p w:rsidR="00016F50" w:rsidP="00016F50" w:rsidRDefault="00016F50" w14:paraId="10B283AB" w14:textId="77777777">
            <w:pPr>
              <w:pStyle w:val="ListParagraph"/>
              <w:ind w:left="0"/>
              <w:rPr>
                <w:ins w:author="toantk" w:date="2022-07-27T10:35:00Z" w:id="10920"/>
              </w:rPr>
            </w:pPr>
            <w:ins w:author="toantk" w:date="2022-07-27T10:35:00Z" w:id="10921">
              <w:r>
                <w:t>Service Provider</w:t>
              </w:r>
            </w:ins>
          </w:p>
        </w:tc>
        <w:tc>
          <w:tcPr>
            <w:tcW w:w="1331" w:type="dxa"/>
          </w:tcPr>
          <w:p w:rsidR="00016F50" w:rsidRDefault="003B3778" w14:paraId="2B71F16B" w14:textId="2C7E1A96">
            <w:pPr>
              <w:pStyle w:val="ListParagraph"/>
              <w:ind w:left="0"/>
              <w:rPr>
                <w:ins w:author="toantk" w:date="2022-07-27T10:35:00Z" w:id="10922"/>
              </w:rPr>
            </w:pPr>
            <w:ins w:author="toantk" w:date="2022-07-27T10:44:00Z" w:id="10923">
              <w:r>
                <w:t>Lựa chọn n</w:t>
              </w:r>
            </w:ins>
            <w:ins w:author="toantk" w:date="2022-07-27T10:35:00Z" w:id="10924">
              <w:r w:rsidR="00016F50">
                <w:t>hà cung cấp dịch vụ DDNS</w:t>
              </w:r>
            </w:ins>
          </w:p>
        </w:tc>
        <w:tc>
          <w:tcPr>
            <w:tcW w:w="1083" w:type="dxa"/>
          </w:tcPr>
          <w:p w:rsidR="00016F50" w:rsidP="00016F50" w:rsidRDefault="00016F50" w14:paraId="4D47557C" w14:textId="77777777">
            <w:pPr>
              <w:pStyle w:val="ListParagraph"/>
              <w:ind w:left="0"/>
              <w:rPr>
                <w:ins w:author="toantk" w:date="2022-07-27T10:35:00Z" w:id="10925"/>
              </w:rPr>
            </w:pPr>
            <w:ins w:author="toantk" w:date="2022-07-27T10:35:00Z" w:id="10926">
              <w:r>
                <w:t>String</w:t>
              </w:r>
            </w:ins>
          </w:p>
        </w:tc>
        <w:tc>
          <w:tcPr>
            <w:tcW w:w="2273" w:type="dxa"/>
          </w:tcPr>
          <w:p w:rsidR="00016F50" w:rsidP="00016F50" w:rsidRDefault="00016F50" w14:paraId="44A7580E" w14:textId="77777777">
            <w:pPr>
              <w:pStyle w:val="ListParagraph"/>
              <w:ind w:left="0"/>
              <w:rPr>
                <w:ins w:author="toantk" w:date="2022-07-27T10:35:00Z" w:id="10927"/>
              </w:rPr>
            </w:pPr>
            <w:ins w:author="toantk" w:date="2022-07-27T10:35:00Z" w:id="10928">
              <w:r>
                <w:fldChar w:fldCharType="begin"/>
              </w:r>
              <w:r>
                <w:instrText xml:space="preserve"> HYPERLINK "http://www.no-ip.com" </w:instrText>
              </w:r>
              <w:r>
                <w:fldChar w:fldCharType="separate"/>
              </w:r>
              <w:r w:rsidRPr="000413BD">
                <w:rPr>
                  <w:rStyle w:val="Hyperlink"/>
                </w:rPr>
                <w:t>www.no-ip.com</w:t>
              </w:r>
              <w:r>
                <w:fldChar w:fldCharType="end"/>
              </w:r>
            </w:ins>
          </w:p>
          <w:p w:rsidR="00016F50" w:rsidP="00016F50" w:rsidRDefault="00016F50" w14:paraId="62E9DB0A" w14:textId="77777777">
            <w:pPr>
              <w:pStyle w:val="ListParagraph"/>
              <w:ind w:left="0"/>
              <w:rPr>
                <w:ins w:author="toantk" w:date="2022-07-27T10:35:00Z" w:id="10929"/>
              </w:rPr>
            </w:pPr>
            <w:ins w:author="toantk" w:date="2022-07-27T10:35:00Z" w:id="10930">
              <w:r>
                <w:fldChar w:fldCharType="begin"/>
              </w:r>
              <w:r>
                <w:instrText xml:space="preserve"> HYPERLINK "http://www.dyndns.com" </w:instrText>
              </w:r>
              <w:r>
                <w:fldChar w:fldCharType="separate"/>
              </w:r>
              <w:r w:rsidRPr="000413BD">
                <w:rPr>
                  <w:rStyle w:val="Hyperlink"/>
                </w:rPr>
                <w:t>www.dyndns.com</w:t>
              </w:r>
              <w:r>
                <w:fldChar w:fldCharType="end"/>
              </w:r>
            </w:ins>
          </w:p>
          <w:p w:rsidR="00016F50" w:rsidP="00016F50" w:rsidRDefault="00016F50" w14:paraId="4084F330" w14:textId="77777777">
            <w:pPr>
              <w:pStyle w:val="ListParagraph"/>
              <w:ind w:left="0"/>
              <w:rPr>
                <w:ins w:author="toantk" w:date="2022-07-27T10:35:00Z" w:id="10931"/>
              </w:rPr>
            </w:pPr>
            <w:ins w:author="toantk" w:date="2022-07-27T10:35:00Z" w:id="10932">
              <w:r>
                <w:fldChar w:fldCharType="begin"/>
              </w:r>
              <w:r>
                <w:instrText xml:space="preserve"> HYPERLINK "http://www.tzo.net" </w:instrText>
              </w:r>
              <w:r>
                <w:fldChar w:fldCharType="separate"/>
              </w:r>
              <w:r w:rsidRPr="000413BD">
                <w:rPr>
                  <w:rStyle w:val="Hyperlink"/>
                </w:rPr>
                <w:t>www.tzo.net</w:t>
              </w:r>
              <w:r>
                <w:fldChar w:fldCharType="end"/>
              </w:r>
            </w:ins>
          </w:p>
          <w:p w:rsidR="00016F50" w:rsidP="00016F50" w:rsidRDefault="00016F50" w14:paraId="47724923" w14:textId="77777777">
            <w:pPr>
              <w:pStyle w:val="ListParagraph"/>
              <w:ind w:left="0"/>
              <w:rPr>
                <w:ins w:author="toantk" w:date="2022-07-27T10:35:00Z" w:id="10933"/>
              </w:rPr>
            </w:pPr>
            <w:ins w:author="toantk" w:date="2022-07-27T10:35:00Z" w:id="10934">
              <w:r>
                <w:fldChar w:fldCharType="begin"/>
              </w:r>
              <w:r>
                <w:instrText xml:space="preserve"> HYPERLINK "http://www.zoneedit.com" </w:instrText>
              </w:r>
              <w:r>
                <w:fldChar w:fldCharType="separate"/>
              </w:r>
              <w:r w:rsidRPr="000413BD">
                <w:rPr>
                  <w:rStyle w:val="Hyperlink"/>
                </w:rPr>
                <w:t>www.zoneedit.com</w:t>
              </w:r>
              <w:r>
                <w:fldChar w:fldCharType="end"/>
              </w:r>
            </w:ins>
          </w:p>
          <w:p w:rsidR="00016F50" w:rsidP="00016F50" w:rsidRDefault="00016F50" w14:paraId="066C8F3F" w14:textId="77777777">
            <w:pPr>
              <w:pStyle w:val="ListParagraph"/>
              <w:ind w:left="0"/>
              <w:rPr>
                <w:ins w:author="toantk" w:date="2022-07-27T10:35:00Z" w:id="10935"/>
              </w:rPr>
            </w:pPr>
            <w:ins w:author="toantk" w:date="2022-07-27T10:35:00Z" w:id="10936">
              <w:r>
                <w:fldChar w:fldCharType="begin"/>
              </w:r>
              <w:r>
                <w:instrText xml:space="preserve"> HYPERLINK "http://www.dhs.org" </w:instrText>
              </w:r>
              <w:r>
                <w:fldChar w:fldCharType="separate"/>
              </w:r>
              <w:r w:rsidRPr="000413BD">
                <w:rPr>
                  <w:rStyle w:val="Hyperlink"/>
                </w:rPr>
                <w:t>www.dhs.org</w:t>
              </w:r>
              <w:r>
                <w:fldChar w:fldCharType="end"/>
              </w:r>
            </w:ins>
          </w:p>
          <w:p w:rsidR="00016F50" w:rsidP="00016F50" w:rsidRDefault="00016F50" w14:paraId="0DC01AF6" w14:textId="77777777">
            <w:pPr>
              <w:pStyle w:val="ListParagraph"/>
              <w:ind w:left="0"/>
              <w:rPr>
                <w:ins w:author="toantk" w:date="2022-07-27T10:35:00Z" w:id="10937"/>
              </w:rPr>
            </w:pPr>
            <w:ins w:author="toantk" w:date="2022-07-27T10:35:00Z" w:id="10938">
              <w:r>
                <w:fldChar w:fldCharType="begin"/>
              </w:r>
              <w:r>
                <w:instrText xml:space="preserve"> HYPERLINK "http://www.hn.org" </w:instrText>
              </w:r>
              <w:r>
                <w:fldChar w:fldCharType="separate"/>
              </w:r>
              <w:r w:rsidRPr="000413BD">
                <w:rPr>
                  <w:rStyle w:val="Hyperlink"/>
                </w:rPr>
                <w:t>www.hn.org</w:t>
              </w:r>
              <w:r>
                <w:fldChar w:fldCharType="end"/>
              </w:r>
            </w:ins>
          </w:p>
          <w:p w:rsidR="00016F50" w:rsidP="00016F50" w:rsidRDefault="00016F50" w14:paraId="1DD71640" w14:textId="77777777">
            <w:pPr>
              <w:pStyle w:val="ListParagraph"/>
              <w:ind w:left="0"/>
              <w:rPr>
                <w:ins w:author="toantk" w:date="2022-07-27T10:35:00Z" w:id="10939"/>
              </w:rPr>
            </w:pPr>
            <w:ins w:author="toantk" w:date="2022-07-27T10:35:00Z" w:id="10940">
              <w:r>
                <w:fldChar w:fldCharType="begin"/>
              </w:r>
              <w:r>
                <w:instrText xml:space="preserve"> HYPERLINK "http://www.ez-ip.net" </w:instrText>
              </w:r>
              <w:r>
                <w:fldChar w:fldCharType="separate"/>
              </w:r>
              <w:r w:rsidRPr="000413BD">
                <w:rPr>
                  <w:rStyle w:val="Hyperlink"/>
                </w:rPr>
                <w:t>www.ez-ip.net</w:t>
              </w:r>
              <w:r>
                <w:fldChar w:fldCharType="end"/>
              </w:r>
            </w:ins>
          </w:p>
          <w:p w:rsidR="00016F50" w:rsidP="00016F50" w:rsidRDefault="00016F50" w14:paraId="5F7D68A5" w14:textId="77777777">
            <w:pPr>
              <w:pStyle w:val="ListParagraph"/>
              <w:ind w:left="0"/>
              <w:rPr>
                <w:ins w:author="toantk" w:date="2022-07-27T10:35:00Z" w:id="10941"/>
              </w:rPr>
            </w:pPr>
            <w:ins w:author="toantk" w:date="2022-07-27T10:35:00Z" w:id="10942">
              <w:r>
                <w:fldChar w:fldCharType="begin"/>
              </w:r>
              <w:r>
                <w:instrText xml:space="preserve"> HYPERLINK "http://www.easydns.com" </w:instrText>
              </w:r>
              <w:r>
                <w:fldChar w:fldCharType="separate"/>
              </w:r>
              <w:r w:rsidRPr="000413BD">
                <w:rPr>
                  <w:rStyle w:val="Hyperlink"/>
                </w:rPr>
                <w:t>www.easydns.com</w:t>
              </w:r>
              <w:r>
                <w:fldChar w:fldCharType="end"/>
              </w:r>
            </w:ins>
          </w:p>
        </w:tc>
        <w:tc>
          <w:tcPr>
            <w:tcW w:w="1848" w:type="dxa"/>
          </w:tcPr>
          <w:p w:rsidR="00016F50" w:rsidP="00016F50" w:rsidRDefault="00016F50" w14:paraId="69246226" w14:textId="77777777">
            <w:pPr>
              <w:pStyle w:val="ListParagraph"/>
              <w:ind w:left="0"/>
              <w:rPr>
                <w:ins w:author="toantk" w:date="2022-07-27T10:35:00Z" w:id="10943"/>
              </w:rPr>
            </w:pPr>
            <w:ins w:author="toantk" w:date="2022-07-27T10:35:00Z" w:id="10944">
              <w:r>
                <w:t>serviceProvider</w:t>
              </w:r>
            </w:ins>
          </w:p>
        </w:tc>
      </w:tr>
      <w:tr w:rsidRPr="004C66E4" w:rsidR="00016F50" w:rsidTr="00016F50" w14:paraId="72B98A05" w14:textId="77777777">
        <w:trPr>
          <w:ins w:author="toantk" w:date="2022-07-27T10:35:00Z" w:id="10945"/>
        </w:trPr>
        <w:tc>
          <w:tcPr>
            <w:tcW w:w="710" w:type="dxa"/>
          </w:tcPr>
          <w:p w:rsidR="00016F50" w:rsidP="00016F50" w:rsidRDefault="00016F50" w14:paraId="3ABC6D9D" w14:textId="77777777">
            <w:pPr>
              <w:pStyle w:val="ListParagraph"/>
              <w:ind w:left="0"/>
              <w:rPr>
                <w:ins w:author="toantk" w:date="2022-07-27T10:35:00Z" w:id="10946"/>
              </w:rPr>
            </w:pPr>
            <w:ins w:author="toantk" w:date="2022-07-27T10:35:00Z" w:id="10947">
              <w:r>
                <w:t>3</w:t>
              </w:r>
            </w:ins>
          </w:p>
        </w:tc>
        <w:tc>
          <w:tcPr>
            <w:tcW w:w="1805" w:type="dxa"/>
          </w:tcPr>
          <w:p w:rsidR="00016F50" w:rsidP="00016F50" w:rsidRDefault="00016F50" w14:paraId="69C5E7BD" w14:textId="77777777">
            <w:pPr>
              <w:pStyle w:val="ListParagraph"/>
              <w:ind w:left="0"/>
              <w:rPr>
                <w:ins w:author="toantk" w:date="2022-07-27T10:35:00Z" w:id="10948"/>
              </w:rPr>
            </w:pPr>
            <w:ins w:author="toantk" w:date="2022-07-27T10:35:00Z" w:id="10949">
              <w:r>
                <w:t>Host Name</w:t>
              </w:r>
            </w:ins>
          </w:p>
        </w:tc>
        <w:tc>
          <w:tcPr>
            <w:tcW w:w="1331" w:type="dxa"/>
          </w:tcPr>
          <w:p w:rsidR="00016F50" w:rsidP="00016F50" w:rsidRDefault="00016F50" w14:paraId="68583757" w14:textId="77777777">
            <w:pPr>
              <w:pStyle w:val="ListParagraph"/>
              <w:ind w:left="0"/>
              <w:rPr>
                <w:ins w:author="toantk" w:date="2022-07-27T10:35:00Z" w:id="10950"/>
              </w:rPr>
            </w:pPr>
            <w:ins w:author="toantk" w:date="2022-07-27T10:35:00Z" w:id="10951">
              <w:r>
                <w:t>Domain của người sử dụng</w:t>
              </w:r>
            </w:ins>
          </w:p>
        </w:tc>
        <w:tc>
          <w:tcPr>
            <w:tcW w:w="1083" w:type="dxa"/>
          </w:tcPr>
          <w:p w:rsidR="00016F50" w:rsidP="00016F50" w:rsidRDefault="00016F50" w14:paraId="1B500436" w14:textId="77777777">
            <w:pPr>
              <w:pStyle w:val="ListParagraph"/>
              <w:ind w:left="0"/>
              <w:rPr>
                <w:ins w:author="toantk" w:date="2022-07-27T10:35:00Z" w:id="10952"/>
              </w:rPr>
            </w:pPr>
            <w:ins w:author="toantk" w:date="2022-07-27T10:35:00Z" w:id="10953">
              <w:r>
                <w:t>String</w:t>
              </w:r>
            </w:ins>
          </w:p>
        </w:tc>
        <w:tc>
          <w:tcPr>
            <w:tcW w:w="2273" w:type="dxa"/>
          </w:tcPr>
          <w:p w:rsidR="003B3778" w:rsidP="003B3778" w:rsidRDefault="003B3778" w14:paraId="0DA9EBAF" w14:textId="77777777">
            <w:pPr>
              <w:pStyle w:val="ListParagraph"/>
              <w:ind w:left="0"/>
              <w:rPr>
                <w:ins w:author="toantk" w:date="2022-07-27T10:40:00Z" w:id="10954"/>
              </w:rPr>
            </w:pPr>
            <w:ins w:author="toantk" w:date="2022-07-27T10:40:00Z" w:id="10955">
              <w:r>
                <w:t>Chuỗi ký tự. Các ký tự đọc được bao gồm các ký tự chữ, số, các ký tự đặc biệt. Không chấp nhận ký tự tiếng việt.</w:t>
              </w:r>
            </w:ins>
          </w:p>
          <w:p w:rsidR="00016F50" w:rsidP="00016F50" w:rsidRDefault="003B3778" w14:paraId="67BE4BE7" w14:textId="4E5D9F64">
            <w:pPr>
              <w:pStyle w:val="ListParagraph"/>
              <w:ind w:left="0"/>
              <w:rPr>
                <w:ins w:author="toantk" w:date="2022-07-27T10:35:00Z" w:id="10956"/>
              </w:rPr>
            </w:pPr>
            <w:ins w:author="toantk" w:date="2022-07-27T10:44:00Z" w:id="10957">
              <w:r>
                <w:t>Độ dài tối đa 63 ký tự.</w:t>
              </w:r>
            </w:ins>
          </w:p>
        </w:tc>
        <w:tc>
          <w:tcPr>
            <w:tcW w:w="1848" w:type="dxa"/>
          </w:tcPr>
          <w:p w:rsidR="00016F50" w:rsidP="00016F50" w:rsidRDefault="00016F50" w14:paraId="0A72D748" w14:textId="77777777">
            <w:pPr>
              <w:pStyle w:val="ListParagraph"/>
              <w:ind w:left="0"/>
              <w:rPr>
                <w:ins w:author="toantk" w:date="2022-07-27T10:35:00Z" w:id="10958"/>
              </w:rPr>
            </w:pPr>
            <w:ins w:author="toantk" w:date="2022-07-27T10:35:00Z" w:id="10959">
              <w:r>
                <w:t>hostname</w:t>
              </w:r>
            </w:ins>
          </w:p>
        </w:tc>
      </w:tr>
      <w:tr w:rsidRPr="004C66E4" w:rsidR="00016F50" w:rsidTr="00016F50" w14:paraId="5C9B25C3" w14:textId="77777777">
        <w:trPr>
          <w:ins w:author="toantk" w:date="2022-07-27T10:35:00Z" w:id="10960"/>
        </w:trPr>
        <w:tc>
          <w:tcPr>
            <w:tcW w:w="710" w:type="dxa"/>
          </w:tcPr>
          <w:p w:rsidR="00016F50" w:rsidP="00016F50" w:rsidRDefault="00016F50" w14:paraId="52F0C9BE" w14:textId="77777777">
            <w:pPr>
              <w:pStyle w:val="ListParagraph"/>
              <w:ind w:left="0"/>
              <w:rPr>
                <w:ins w:author="toantk" w:date="2022-07-27T10:35:00Z" w:id="10961"/>
              </w:rPr>
            </w:pPr>
            <w:ins w:author="toantk" w:date="2022-07-27T10:35:00Z" w:id="10962">
              <w:r>
                <w:t>4</w:t>
              </w:r>
            </w:ins>
          </w:p>
        </w:tc>
        <w:tc>
          <w:tcPr>
            <w:tcW w:w="1805" w:type="dxa"/>
          </w:tcPr>
          <w:p w:rsidR="00016F50" w:rsidP="00016F50" w:rsidRDefault="00016F50" w14:paraId="7A785576" w14:textId="77777777">
            <w:pPr>
              <w:pStyle w:val="ListParagraph"/>
              <w:ind w:left="0"/>
              <w:rPr>
                <w:ins w:author="toantk" w:date="2022-07-27T10:35:00Z" w:id="10963"/>
              </w:rPr>
            </w:pPr>
            <w:ins w:author="toantk" w:date="2022-07-27T10:35:00Z" w:id="10964">
              <w:r>
                <w:t>Username</w:t>
              </w:r>
            </w:ins>
          </w:p>
        </w:tc>
        <w:tc>
          <w:tcPr>
            <w:tcW w:w="1331" w:type="dxa"/>
          </w:tcPr>
          <w:p w:rsidR="00016F50" w:rsidP="00016F50" w:rsidRDefault="00016F50" w14:paraId="75738F18" w14:textId="77777777">
            <w:pPr>
              <w:pStyle w:val="ListParagraph"/>
              <w:ind w:left="0"/>
              <w:rPr>
                <w:ins w:author="toantk" w:date="2022-07-27T10:35:00Z" w:id="10965"/>
              </w:rPr>
            </w:pPr>
            <w:ins w:author="toantk" w:date="2022-07-27T10:35:00Z" w:id="10966">
              <w:r>
                <w:t>Username của người sử dụng</w:t>
              </w:r>
            </w:ins>
          </w:p>
        </w:tc>
        <w:tc>
          <w:tcPr>
            <w:tcW w:w="1083" w:type="dxa"/>
          </w:tcPr>
          <w:p w:rsidR="00016F50" w:rsidP="00016F50" w:rsidRDefault="00016F50" w14:paraId="6D45760A" w14:textId="77777777">
            <w:pPr>
              <w:pStyle w:val="ListParagraph"/>
              <w:ind w:left="0"/>
              <w:rPr>
                <w:ins w:author="toantk" w:date="2022-07-27T10:35:00Z" w:id="10967"/>
              </w:rPr>
            </w:pPr>
            <w:ins w:author="toantk" w:date="2022-07-27T10:35:00Z" w:id="10968">
              <w:r>
                <w:t>String</w:t>
              </w:r>
            </w:ins>
          </w:p>
        </w:tc>
        <w:tc>
          <w:tcPr>
            <w:tcW w:w="2273" w:type="dxa"/>
          </w:tcPr>
          <w:p w:rsidR="003B3778" w:rsidP="003B3778" w:rsidRDefault="003B3778" w14:paraId="5FB9783C" w14:textId="77777777">
            <w:pPr>
              <w:pStyle w:val="ListParagraph"/>
              <w:ind w:left="0"/>
              <w:rPr>
                <w:ins w:author="toantk" w:date="2022-07-27T10:40:00Z" w:id="10969"/>
              </w:rPr>
            </w:pPr>
            <w:ins w:author="toantk" w:date="2022-07-27T10:40:00Z" w:id="10970">
              <w:r>
                <w:t>Chuỗi ký tự. Các ký tự đọc được bao gồm các ký tự chữ, số, các ký tự đặc biệt. Không chấp nhận ký tự tiếng việt.</w:t>
              </w:r>
            </w:ins>
          </w:p>
          <w:p w:rsidR="00016F50" w:rsidP="00016F50" w:rsidRDefault="003B3778" w14:paraId="1CCE543F" w14:textId="1F7BD772">
            <w:pPr>
              <w:pStyle w:val="ListParagraph"/>
              <w:ind w:left="0"/>
              <w:rPr>
                <w:ins w:author="toantk" w:date="2022-07-27T10:35:00Z" w:id="10971"/>
              </w:rPr>
            </w:pPr>
            <w:ins w:author="toantk" w:date="2022-07-27T10:40:00Z" w:id="10972">
              <w:r>
                <w:lastRenderedPageBreak/>
                <w:t>Độ dài tối đa 6</w:t>
              </w:r>
            </w:ins>
            <w:ins w:author="toantk" w:date="2022-07-27T10:44:00Z" w:id="10973">
              <w:r>
                <w:t>3 ký tự.</w:t>
              </w:r>
            </w:ins>
          </w:p>
        </w:tc>
        <w:tc>
          <w:tcPr>
            <w:tcW w:w="1848" w:type="dxa"/>
          </w:tcPr>
          <w:p w:rsidR="00016F50" w:rsidP="00016F50" w:rsidRDefault="00016F50" w14:paraId="3282BD0B" w14:textId="77777777">
            <w:pPr>
              <w:pStyle w:val="ListParagraph"/>
              <w:ind w:left="0"/>
              <w:rPr>
                <w:ins w:author="toantk" w:date="2022-07-27T10:35:00Z" w:id="10974"/>
              </w:rPr>
            </w:pPr>
            <w:ins w:author="toantk" w:date="2022-07-27T10:35:00Z" w:id="10975">
              <w:r>
                <w:lastRenderedPageBreak/>
                <w:t>username</w:t>
              </w:r>
            </w:ins>
          </w:p>
        </w:tc>
      </w:tr>
      <w:tr w:rsidRPr="004C66E4" w:rsidR="00016F50" w:rsidTr="00016F50" w14:paraId="7FC1DF1C" w14:textId="77777777">
        <w:trPr>
          <w:ins w:author="toantk" w:date="2022-07-27T10:35:00Z" w:id="10976"/>
        </w:trPr>
        <w:tc>
          <w:tcPr>
            <w:tcW w:w="710" w:type="dxa"/>
          </w:tcPr>
          <w:p w:rsidR="00016F50" w:rsidP="00016F50" w:rsidRDefault="00016F50" w14:paraId="470490B7" w14:textId="77777777">
            <w:pPr>
              <w:pStyle w:val="ListParagraph"/>
              <w:ind w:left="0"/>
              <w:rPr>
                <w:ins w:author="toantk" w:date="2022-07-27T10:35:00Z" w:id="10977"/>
              </w:rPr>
            </w:pPr>
            <w:ins w:author="toantk" w:date="2022-07-27T10:35:00Z" w:id="10978">
              <w:r>
                <w:t>5</w:t>
              </w:r>
            </w:ins>
          </w:p>
        </w:tc>
        <w:tc>
          <w:tcPr>
            <w:tcW w:w="1805" w:type="dxa"/>
          </w:tcPr>
          <w:p w:rsidR="00016F50" w:rsidP="00016F50" w:rsidRDefault="00016F50" w14:paraId="1530A562" w14:textId="77777777">
            <w:pPr>
              <w:pStyle w:val="ListParagraph"/>
              <w:ind w:left="0"/>
              <w:rPr>
                <w:ins w:author="toantk" w:date="2022-07-27T10:35:00Z" w:id="10979"/>
              </w:rPr>
            </w:pPr>
            <w:ins w:author="toantk" w:date="2022-07-27T10:35:00Z" w:id="10980">
              <w:r>
                <w:t>Password</w:t>
              </w:r>
            </w:ins>
          </w:p>
        </w:tc>
        <w:tc>
          <w:tcPr>
            <w:tcW w:w="1331" w:type="dxa"/>
          </w:tcPr>
          <w:p w:rsidR="00016F50" w:rsidP="00016F50" w:rsidRDefault="00016F50" w14:paraId="06455F78" w14:textId="77777777">
            <w:pPr>
              <w:pStyle w:val="ListParagraph"/>
              <w:ind w:left="0"/>
              <w:rPr>
                <w:ins w:author="toantk" w:date="2022-07-27T10:35:00Z" w:id="10981"/>
              </w:rPr>
            </w:pPr>
            <w:ins w:author="toantk" w:date="2022-07-27T10:35:00Z" w:id="10982">
              <w:r>
                <w:t>Password của người sử dụng</w:t>
              </w:r>
            </w:ins>
          </w:p>
        </w:tc>
        <w:tc>
          <w:tcPr>
            <w:tcW w:w="1083" w:type="dxa"/>
          </w:tcPr>
          <w:p w:rsidR="00016F50" w:rsidP="00016F50" w:rsidRDefault="00016F50" w14:paraId="2E6C4148" w14:textId="77777777">
            <w:pPr>
              <w:pStyle w:val="ListParagraph"/>
              <w:ind w:left="0"/>
              <w:rPr>
                <w:ins w:author="toantk" w:date="2022-07-27T10:35:00Z" w:id="10983"/>
              </w:rPr>
            </w:pPr>
            <w:ins w:author="toantk" w:date="2022-07-27T10:35:00Z" w:id="10984">
              <w:r>
                <w:t>String</w:t>
              </w:r>
            </w:ins>
          </w:p>
        </w:tc>
        <w:tc>
          <w:tcPr>
            <w:tcW w:w="2273" w:type="dxa"/>
          </w:tcPr>
          <w:p w:rsidR="003B3778" w:rsidP="003B3778" w:rsidRDefault="003B3778" w14:paraId="6BC54A61" w14:textId="77777777">
            <w:pPr>
              <w:pStyle w:val="ListParagraph"/>
              <w:ind w:left="0"/>
              <w:rPr>
                <w:ins w:author="toantk" w:date="2022-07-27T10:41:00Z" w:id="10985"/>
              </w:rPr>
            </w:pPr>
            <w:ins w:author="toantk" w:date="2022-07-27T10:41:00Z" w:id="10986">
              <w:r>
                <w:t>Chuỗi ký tự. Các ký tự đọc được bao gồm các ký tự chữ, số, các ký tự đặc biệt. Không chấp nhận ký tự tiếng việt.</w:t>
              </w:r>
            </w:ins>
          </w:p>
          <w:p w:rsidR="00016F50" w:rsidP="003B3778" w:rsidRDefault="003B3778" w14:paraId="0A1133F6" w14:textId="07FEF41C">
            <w:pPr>
              <w:pStyle w:val="ListParagraph"/>
              <w:ind w:left="0"/>
              <w:rPr>
                <w:ins w:author="toantk" w:date="2022-07-27T10:35:00Z" w:id="10987"/>
              </w:rPr>
            </w:pPr>
            <w:ins w:author="toantk" w:date="2022-07-27T10:44:00Z" w:id="10988">
              <w:r>
                <w:t>Độ dài tối đa 63 ký tự.</w:t>
              </w:r>
            </w:ins>
          </w:p>
        </w:tc>
        <w:tc>
          <w:tcPr>
            <w:tcW w:w="1848" w:type="dxa"/>
          </w:tcPr>
          <w:p w:rsidR="00016F50" w:rsidP="00016F50" w:rsidRDefault="00016F50" w14:paraId="51031ECF" w14:textId="77777777">
            <w:pPr>
              <w:pStyle w:val="ListParagraph"/>
              <w:ind w:left="0"/>
              <w:rPr>
                <w:ins w:author="toantk" w:date="2022-07-27T10:35:00Z" w:id="10989"/>
              </w:rPr>
            </w:pPr>
            <w:ins w:author="toantk" w:date="2022-07-27T10:35:00Z" w:id="10990">
              <w:r>
                <w:t>password</w:t>
              </w:r>
            </w:ins>
          </w:p>
        </w:tc>
      </w:tr>
    </w:tbl>
    <w:p w:rsidRPr="00016F50" w:rsidR="00016F50" w:rsidRDefault="00016F50" w14:paraId="249043D4" w14:textId="48763897">
      <w:pPr>
        <w:rPr>
          <w:b/>
          <w:rPrChange w:author="toantk" w:date="2022-07-27T10:29:00Z" w:id="10991">
            <w:rPr/>
          </w:rPrChange>
        </w:rPr>
      </w:pPr>
    </w:p>
    <w:p w:rsidRPr="00B3100F" w:rsidR="005E7525" w:rsidP="2ADD6C4A" w:rsidRDefault="0BB5C723" w14:paraId="1EA1EBC2" w14:textId="298BB210">
      <w:pPr>
        <w:pStyle w:val="Heading2"/>
        <w:rPr>
          <w:highlight w:val="green"/>
        </w:rPr>
      </w:pPr>
      <w:bookmarkStart w:name="_Toc111218024" w:id="10993"/>
      <w:proofErr w:type="spellStart"/>
      <w:r w:rsidRPr="2ADD6C4A" w:rsidR="043C6BE3">
        <w:rPr>
          <w:highlight w:val="green"/>
        </w:rPr>
        <w:t>Tính</w:t>
      </w:r>
      <w:proofErr w:type="spellEnd"/>
      <w:r w:rsidRPr="2ADD6C4A" w:rsidR="043C6BE3">
        <w:rPr>
          <w:highlight w:val="green"/>
        </w:rPr>
        <w:t xml:space="preserve"> </w:t>
      </w:r>
      <w:proofErr w:type="spellStart"/>
      <w:r w:rsidRPr="2ADD6C4A" w:rsidR="043C6BE3">
        <w:rPr>
          <w:highlight w:val="green"/>
        </w:rPr>
        <w:t>năng</w:t>
      </w:r>
      <w:proofErr w:type="spellEnd"/>
      <w:r w:rsidRPr="2ADD6C4A" w:rsidR="043C6BE3">
        <w:rPr>
          <w:highlight w:val="green"/>
        </w:rPr>
        <w:t xml:space="preserve"> </w:t>
      </w:r>
      <w:proofErr w:type="spellStart"/>
      <w:r w:rsidRPr="2ADD6C4A" w:rsidR="043C6BE3">
        <w:rPr>
          <w:highlight w:val="green"/>
        </w:rPr>
        <w:t>đổi</w:t>
      </w:r>
      <w:proofErr w:type="spellEnd"/>
      <w:r w:rsidRPr="2ADD6C4A" w:rsidR="043C6BE3">
        <w:rPr>
          <w:highlight w:val="green"/>
        </w:rPr>
        <w:t xml:space="preserve"> </w:t>
      </w:r>
      <w:proofErr w:type="spellStart"/>
      <w:r w:rsidRPr="2ADD6C4A" w:rsidR="043C6BE3">
        <w:rPr>
          <w:highlight w:val="green"/>
        </w:rPr>
        <w:t>mật</w:t>
      </w:r>
      <w:proofErr w:type="spellEnd"/>
      <w:r w:rsidRPr="2ADD6C4A" w:rsidR="043C6BE3">
        <w:rPr>
          <w:highlight w:val="green"/>
        </w:rPr>
        <w:t xml:space="preserve"> </w:t>
      </w:r>
      <w:proofErr w:type="spellStart"/>
      <w:r w:rsidRPr="2ADD6C4A" w:rsidR="043C6BE3">
        <w:rPr>
          <w:highlight w:val="green"/>
        </w:rPr>
        <w:t>khẩu</w:t>
      </w:r>
      <w:proofErr w:type="spellEnd"/>
      <w:r w:rsidRPr="2ADD6C4A" w:rsidR="043C6BE3">
        <w:rPr>
          <w:highlight w:val="green"/>
        </w:rPr>
        <w:t xml:space="preserve"> </w:t>
      </w:r>
      <w:proofErr w:type="spellStart"/>
      <w:r w:rsidRPr="2ADD6C4A" w:rsidR="043C6BE3">
        <w:rPr>
          <w:highlight w:val="green"/>
        </w:rPr>
        <w:t>truy</w:t>
      </w:r>
      <w:proofErr w:type="spellEnd"/>
      <w:r w:rsidRPr="2ADD6C4A" w:rsidR="043C6BE3">
        <w:rPr>
          <w:highlight w:val="green"/>
        </w:rPr>
        <w:t xml:space="preserve"> </w:t>
      </w:r>
      <w:proofErr w:type="spellStart"/>
      <w:r w:rsidRPr="2ADD6C4A" w:rsidR="043C6BE3">
        <w:rPr>
          <w:highlight w:val="green"/>
        </w:rPr>
        <w:t>cập</w:t>
      </w:r>
      <w:proofErr w:type="spellEnd"/>
      <w:r w:rsidRPr="2ADD6C4A" w:rsidR="043C6BE3">
        <w:rPr>
          <w:highlight w:val="green"/>
        </w:rPr>
        <w:t xml:space="preserve"> </w:t>
      </w:r>
      <w:proofErr w:type="spellStart"/>
      <w:r w:rsidRPr="2ADD6C4A" w:rsidR="043C6BE3">
        <w:rPr>
          <w:highlight w:val="green"/>
        </w:rPr>
        <w:t>WebUI</w:t>
      </w:r>
      <w:proofErr w:type="spellEnd"/>
      <w:del w:author="toantk" w:date="2022-07-27T16:07:00Z" w:id="873307690">
        <w:r w:rsidRPr="2ADD6C4A" w:rsidDel="00775929">
          <w:rPr>
            <w:highlight w:val="green"/>
          </w:rPr>
          <w:delText>/giao diện Mobile App</w:delText>
        </w:r>
      </w:del>
      <w:r w:rsidRPr="2ADD6C4A" w:rsidR="043C6BE3">
        <w:rPr>
          <w:highlight w:val="green"/>
        </w:rPr>
        <w:t xml:space="preserve"> qua </w:t>
      </w:r>
      <w:del w:author="Tran Khanh Toan" w:date="2022-07-01T15:39:00Z" w:id="2127369353">
        <w:r w:rsidRPr="2ADD6C4A" w:rsidDel="00775929">
          <w:rPr>
            <w:highlight w:val="green"/>
          </w:rPr>
          <w:delText>OneLink</w:delText>
        </w:r>
      </w:del>
      <w:ins w:author="Tran Khanh Toan" w:date="2022-07-01T15:39:00Z" w:id="799196612">
        <w:r w:rsidRPr="2ADD6C4A" w:rsidR="7D3645E9">
          <w:rPr>
            <w:highlight w:val="green"/>
          </w:rPr>
          <w:t>Mobile App</w:t>
        </w:r>
      </w:ins>
      <w:bookmarkEnd w:id="10993"/>
    </w:p>
    <w:tbl>
      <w:tblPr>
        <w:tblStyle w:val="TableGrid"/>
        <w:tblW w:w="0" w:type="auto"/>
        <w:tblLook w:val="04A0" w:firstRow="1" w:lastRow="0" w:firstColumn="1" w:lastColumn="0" w:noHBand="0" w:noVBand="1"/>
      </w:tblPr>
      <w:tblGrid>
        <w:gridCol w:w="1885"/>
        <w:gridCol w:w="7340"/>
      </w:tblGrid>
      <w:tr w:rsidR="005E7525" w:rsidTr="00E5021C" w14:paraId="29AEFEE5" w14:textId="77777777">
        <w:tc>
          <w:tcPr>
            <w:tcW w:w="1885" w:type="dxa"/>
          </w:tcPr>
          <w:p w:rsidR="005E7525" w:rsidP="00E5021C" w:rsidRDefault="005E7525" w14:paraId="44DE2E3E" w14:textId="77777777">
            <w:r>
              <w:t>ID</w:t>
            </w:r>
          </w:p>
        </w:tc>
        <w:tc>
          <w:tcPr>
            <w:tcW w:w="7340" w:type="dxa"/>
          </w:tcPr>
          <w:p w:rsidR="005E7525" w:rsidP="00E5021C" w:rsidRDefault="005E7525" w14:paraId="1AA0E647" w14:textId="4A41A654">
            <w:r>
              <w:t>CN-1</w:t>
            </w:r>
            <w:ins w:author="toantk" w:date="2022-07-27T17:29:00Z" w:id="11002">
              <w:r w:rsidR="00861799">
                <w:t>4</w:t>
              </w:r>
            </w:ins>
            <w:ins w:author="Tran Khanh Toan" w:date="2022-07-01T15:13:00Z" w:id="11003">
              <w:del w:author="toantk" w:date="2022-07-27T17:29:00Z" w:id="11004">
                <w:r w:rsidDel="00861799" w:rsidR="00B92C7A">
                  <w:delText>3</w:delText>
                </w:r>
              </w:del>
            </w:ins>
            <w:del w:author="Tran Khanh Toan" w:date="2022-07-01T15:13:00Z" w:id="11005">
              <w:r w:rsidDel="00B92C7A">
                <w:delText>2</w:delText>
              </w:r>
            </w:del>
          </w:p>
        </w:tc>
      </w:tr>
      <w:tr w:rsidR="005E7525" w:rsidTr="00E5021C" w14:paraId="6587C34B" w14:textId="77777777">
        <w:tc>
          <w:tcPr>
            <w:tcW w:w="1885" w:type="dxa"/>
          </w:tcPr>
          <w:p w:rsidR="005E7525" w:rsidP="00E5021C" w:rsidRDefault="005E7525" w14:paraId="39756D82" w14:textId="77777777">
            <w:r>
              <w:t>Name</w:t>
            </w:r>
          </w:p>
        </w:tc>
        <w:tc>
          <w:tcPr>
            <w:tcW w:w="7340" w:type="dxa"/>
          </w:tcPr>
          <w:p w:rsidR="005E7525" w:rsidP="00E5021C" w:rsidRDefault="005E7525" w14:paraId="68F6F7A7" w14:textId="4741DB9D">
            <w:r>
              <w:t xml:space="preserve">Tính năng đổi mật khẩu truy cập WebUI/giao diện Mobile App qua </w:t>
            </w:r>
            <w:del w:author="Tran Khanh Toan" w:date="2022-07-01T15:39:00Z" w:id="11006">
              <w:r w:rsidDel="007A6979">
                <w:delText>OneLink</w:delText>
              </w:r>
            </w:del>
            <w:ins w:author="Tran Khanh Toan" w:date="2022-07-01T15:39:00Z" w:id="11007">
              <w:r w:rsidR="007A6979">
                <w:t>Mobile App</w:t>
              </w:r>
            </w:ins>
          </w:p>
        </w:tc>
      </w:tr>
      <w:tr w:rsidR="005E7525" w:rsidTr="00E5021C" w14:paraId="5EC130CE" w14:textId="77777777">
        <w:tc>
          <w:tcPr>
            <w:tcW w:w="1885" w:type="dxa"/>
          </w:tcPr>
          <w:p w:rsidR="005E7525" w:rsidP="00E5021C" w:rsidRDefault="005E7525" w14:paraId="245BF73A" w14:textId="77777777">
            <w:r>
              <w:t>Description</w:t>
            </w:r>
          </w:p>
        </w:tc>
        <w:tc>
          <w:tcPr>
            <w:tcW w:w="7340" w:type="dxa"/>
          </w:tcPr>
          <w:p w:rsidR="005E7525" w:rsidP="00E5021C" w:rsidRDefault="005E7525" w14:paraId="772843E2" w14:textId="4A96C4A1">
            <w:r>
              <w:t xml:space="preserve">Người quản trị điều khiển ONT </w:t>
            </w:r>
            <w:r w:rsidR="0028720D">
              <w:t xml:space="preserve">thay đổi mật khẩu truy cập WebUI/giao diện Mobile App qua </w:t>
            </w:r>
            <w:del w:author="Tran Khanh Toan" w:date="2022-07-01T15:39:00Z" w:id="11008">
              <w:r w:rsidDel="007A6979" w:rsidR="0028720D">
                <w:delText>OneLink</w:delText>
              </w:r>
            </w:del>
            <w:ins w:author="Tran Khanh Toan" w:date="2022-07-01T15:39:00Z" w:id="11009">
              <w:r w:rsidR="007A6979">
                <w:t>Mobile App</w:t>
              </w:r>
            </w:ins>
          </w:p>
        </w:tc>
      </w:tr>
      <w:tr w:rsidR="005E7525" w:rsidTr="00E5021C" w14:paraId="6145D3D9" w14:textId="77777777">
        <w:tc>
          <w:tcPr>
            <w:tcW w:w="1885" w:type="dxa"/>
          </w:tcPr>
          <w:p w:rsidR="005E7525" w:rsidP="00E5021C" w:rsidRDefault="005E7525" w14:paraId="347A4AD8" w14:textId="77777777">
            <w:r>
              <w:t>Actor</w:t>
            </w:r>
          </w:p>
        </w:tc>
        <w:tc>
          <w:tcPr>
            <w:tcW w:w="7340" w:type="dxa"/>
          </w:tcPr>
          <w:p w:rsidR="005E7525" w:rsidP="00E5021C" w:rsidRDefault="005E7525" w14:paraId="52960B8C" w14:textId="77777777">
            <w:r>
              <w:t>Admin</w:t>
            </w:r>
          </w:p>
        </w:tc>
      </w:tr>
      <w:tr w:rsidR="005E7525" w:rsidTr="00E5021C" w14:paraId="310FD681" w14:textId="77777777">
        <w:tc>
          <w:tcPr>
            <w:tcW w:w="1885" w:type="dxa"/>
          </w:tcPr>
          <w:p w:rsidR="005E7525" w:rsidP="00E5021C" w:rsidRDefault="005E7525" w14:paraId="4EDD0B71" w14:textId="77777777">
            <w:r>
              <w:t>Pre-condition</w:t>
            </w:r>
          </w:p>
        </w:tc>
        <w:tc>
          <w:tcPr>
            <w:tcW w:w="7340" w:type="dxa"/>
          </w:tcPr>
          <w:p w:rsidR="005E7525" w:rsidP="00E5021C" w:rsidRDefault="005E7525" w14:paraId="110CBF34" w14:textId="37A32812">
            <w:r>
              <w:t xml:space="preserve">Thiết bị hoạt động bình thường, </w:t>
            </w:r>
            <w:del w:author="Tran Khanh Toan" w:date="2022-07-01T15:39:00Z" w:id="11010">
              <w:r w:rsidDel="007A6979">
                <w:delText>OneLink</w:delText>
              </w:r>
            </w:del>
            <w:ins w:author="Tran Khanh Toan" w:date="2022-07-01T15:39:00Z" w:id="11011">
              <w:r w:rsidR="007A6979">
                <w:t>Mobile App</w:t>
              </w:r>
            </w:ins>
            <w:r>
              <w:t xml:space="preserve"> đã đăng nhập thành công vào thiết bị và được cấp phiên truy nhập</w:t>
            </w:r>
          </w:p>
        </w:tc>
      </w:tr>
      <w:tr w:rsidR="005E7525" w:rsidTr="00E5021C" w14:paraId="7DCEA508" w14:textId="77777777">
        <w:tc>
          <w:tcPr>
            <w:tcW w:w="1885" w:type="dxa"/>
          </w:tcPr>
          <w:p w:rsidR="005E7525" w:rsidP="00E5021C" w:rsidRDefault="005E7525" w14:paraId="47A4D793" w14:textId="77777777">
            <w:r>
              <w:t>Post-condition</w:t>
            </w:r>
          </w:p>
        </w:tc>
        <w:tc>
          <w:tcPr>
            <w:tcW w:w="7340" w:type="dxa"/>
          </w:tcPr>
          <w:p w:rsidR="005E7525" w:rsidP="00E5021C" w:rsidRDefault="005E7525" w14:paraId="19EEEB89" w14:textId="028F4F6B">
            <w:r>
              <w:t xml:space="preserve">Thiết bị phản hồi đầy đủ thông tin cho </w:t>
            </w:r>
            <w:del w:author="Tran Khanh Toan" w:date="2022-07-01T15:39:00Z" w:id="11012">
              <w:r w:rsidDel="007A6979">
                <w:delText>OneLink</w:delText>
              </w:r>
            </w:del>
            <w:ins w:author="Tran Khanh Toan" w:date="2022-07-01T15:39:00Z" w:id="11013">
              <w:r w:rsidR="007A6979">
                <w:t>Mobile App</w:t>
              </w:r>
            </w:ins>
            <w:r>
              <w:t xml:space="preserve"> và thực hiện thay đổi cấu hình</w:t>
            </w:r>
          </w:p>
        </w:tc>
      </w:tr>
    </w:tbl>
    <w:p w:rsidR="005E7525" w:rsidP="005E7525" w:rsidRDefault="005E7525" w14:paraId="7B9E21EF" w14:textId="77777777"/>
    <w:p w:rsidR="005E7525" w:rsidP="005E7525" w:rsidRDefault="005E7525" w14:paraId="7C88BBBE" w14:textId="71D2067F">
      <w:pPr>
        <w:pStyle w:val="Heading3"/>
      </w:pPr>
      <w:bookmarkStart w:name="_Toc111218025" w:id="11014"/>
      <w:r>
        <w:t>Usecase – Điều khiển thay đổi mật khẩu truy cập WebUI</w:t>
      </w:r>
      <w:del w:author="toantk" w:date="2022-07-27T14:10:00Z" w:id="11015">
        <w:r w:rsidDel="009E27DD">
          <w:delText>/giao diện MobileApp</w:delText>
        </w:r>
      </w:del>
      <w:r>
        <w:t xml:space="preserve"> qua </w:t>
      </w:r>
      <w:del w:author="Tran Khanh Toan" w:date="2022-07-01T15:39:00Z" w:id="11016">
        <w:r w:rsidDel="007A6979">
          <w:delText>OneLink</w:delText>
        </w:r>
      </w:del>
      <w:ins w:author="Tran Khanh Toan" w:date="2022-07-01T15:39:00Z" w:id="11017">
        <w:r w:rsidR="007A6979">
          <w:t>Mobile App</w:t>
        </w:r>
      </w:ins>
      <w:bookmarkEnd w:id="11014"/>
    </w:p>
    <w:tbl>
      <w:tblPr>
        <w:tblStyle w:val="TableGrid"/>
        <w:tblW w:w="0" w:type="auto"/>
        <w:tblLook w:val="04A0" w:firstRow="1" w:lastRow="0" w:firstColumn="1" w:lastColumn="0" w:noHBand="0" w:noVBand="1"/>
      </w:tblPr>
      <w:tblGrid>
        <w:gridCol w:w="1885"/>
        <w:gridCol w:w="7340"/>
      </w:tblGrid>
      <w:tr w:rsidR="005E7525" w:rsidTr="2ADD6C4A" w14:paraId="13209207" w14:textId="77777777">
        <w:tc>
          <w:tcPr>
            <w:tcW w:w="1885" w:type="dxa"/>
            <w:tcMar/>
          </w:tcPr>
          <w:p w:rsidR="005E7525" w:rsidP="00E5021C" w:rsidRDefault="005E7525" w14:paraId="249753D9" w14:textId="77777777">
            <w:r>
              <w:t>ID</w:t>
            </w:r>
          </w:p>
        </w:tc>
        <w:tc>
          <w:tcPr>
            <w:tcW w:w="7340" w:type="dxa"/>
            <w:tcMar/>
          </w:tcPr>
          <w:p w:rsidR="005E7525" w:rsidP="00E5021C" w:rsidRDefault="005E7525" w14:paraId="5C786DFE" w14:textId="671E1405">
            <w:r>
              <w:t>UC-3</w:t>
            </w:r>
            <w:ins w:author="toantk" w:date="2022-07-27T17:29:00Z" w:id="11018">
              <w:r w:rsidR="00861799">
                <w:t>5</w:t>
              </w:r>
            </w:ins>
            <w:ins w:author="Tran Khanh Toan" w:date="2022-07-01T15:13:00Z" w:id="11019">
              <w:del w:author="toantk" w:date="2022-07-27T17:29:00Z" w:id="11020">
                <w:r w:rsidDel="00861799" w:rsidR="00B92C7A">
                  <w:delText>7</w:delText>
                </w:r>
              </w:del>
            </w:ins>
            <w:del w:author="Tran Khanh Toan" w:date="2022-07-01T15:13:00Z" w:id="11021">
              <w:r w:rsidDel="00B92C7A" w:rsidR="008A0444">
                <w:delText>4</w:delText>
              </w:r>
            </w:del>
          </w:p>
        </w:tc>
      </w:tr>
      <w:tr w:rsidR="005E7525" w:rsidTr="2ADD6C4A" w14:paraId="1977CB85" w14:textId="77777777">
        <w:tc>
          <w:tcPr>
            <w:tcW w:w="1885" w:type="dxa"/>
            <w:tcMar/>
          </w:tcPr>
          <w:p w:rsidR="005E7525" w:rsidP="00E5021C" w:rsidRDefault="005E7525" w14:paraId="638EC778" w14:textId="77777777">
            <w:r>
              <w:t>Name</w:t>
            </w:r>
          </w:p>
        </w:tc>
        <w:tc>
          <w:tcPr>
            <w:tcW w:w="7340" w:type="dxa"/>
            <w:tcMar/>
          </w:tcPr>
          <w:p w:rsidR="005E7525" w:rsidP="00E5021C" w:rsidRDefault="00A90B5C" w14:paraId="778737E2" w14:textId="4BFE7245">
            <w:ins w:author="Administrator" w:date="2022-07-01T10:01:00Z" w:id="11022">
              <w:r>
                <w:t xml:space="preserve">Đổi mật khẩu truy cập </w:t>
              </w:r>
            </w:ins>
            <w:del w:author="Administrator" w:date="2022-07-01T10:01:00Z" w:id="11023">
              <w:r w:rsidDel="00A90B5C" w:rsidR="005E7525">
                <w:delText xml:space="preserve">Điều khiển Trace </w:delText>
              </w:r>
            </w:del>
            <w:r w:rsidR="005E7525">
              <w:t xml:space="preserve">qua </w:t>
            </w:r>
            <w:del w:author="Tran Khanh Toan" w:date="2022-07-01T15:39:00Z" w:id="11024">
              <w:r w:rsidDel="007A6979" w:rsidR="005E7525">
                <w:delText>OneLink</w:delText>
              </w:r>
            </w:del>
            <w:ins w:author="Tran Khanh Toan" w:date="2022-07-01T15:39:00Z" w:id="11025">
              <w:r w:rsidR="007A6979">
                <w:t>Mobile App</w:t>
              </w:r>
            </w:ins>
          </w:p>
        </w:tc>
      </w:tr>
      <w:tr w:rsidR="005E7525" w:rsidTr="2ADD6C4A" w14:paraId="730A2ACC" w14:textId="77777777">
        <w:tc>
          <w:tcPr>
            <w:tcW w:w="1885" w:type="dxa"/>
            <w:tcMar/>
          </w:tcPr>
          <w:p w:rsidR="005E7525" w:rsidP="00E5021C" w:rsidRDefault="005E7525" w14:paraId="23C76EE1" w14:textId="77777777">
            <w:r>
              <w:t>Description</w:t>
            </w:r>
          </w:p>
        </w:tc>
        <w:tc>
          <w:tcPr>
            <w:tcW w:w="7340" w:type="dxa"/>
            <w:tcMar/>
          </w:tcPr>
          <w:p w:rsidR="005E7525" w:rsidP="00E5021C" w:rsidRDefault="005E7525" w14:paraId="34F5851B" w14:textId="3F333A38">
            <w:pPr>
              <w:pStyle w:val="FirstLevelBullet"/>
              <w:rPr>
                <w:ins w:author="Tran Khanh Toan" w:date="2022-07-01T15:13:00Z" w:id="11026"/>
              </w:rPr>
            </w:pPr>
            <w:del w:author="Tran Khanh Toan" w:date="2022-07-01T15:39:00Z" w:id="11027">
              <w:r w:rsidDel="007A6979">
                <w:delText>OneLink</w:delText>
              </w:r>
            </w:del>
            <w:ins w:author="Tran Khanh Toan" w:date="2022-07-01T15:39:00Z" w:id="11028">
              <w:r w:rsidR="007A6979">
                <w:t>Mobile App</w:t>
              </w:r>
            </w:ins>
            <w:r>
              <w:t xml:space="preserve"> gửi yêu cầu thực hiện đổi mật khẩu đến ONT</w:t>
            </w:r>
          </w:p>
          <w:p w:rsidR="00B92C7A" w:rsidRDefault="225C27E7" w14:paraId="4B74AE0C" w14:textId="63643A34">
            <w:pPr>
              <w:pStyle w:val="FirstLevelBullet"/>
              <w:rPr/>
            </w:pPr>
            <w:ins w:author="Tran Khanh Toan" w:date="2022-07-01T15:13:00Z" w:id="693675355">
              <w:r w:rsidR="1A549E31">
                <w:t xml:space="preserve">Mobile App thực hiện request với định dạng </w:t>
              </w:r>
              <w:r>
                <w:fldChar w:fldCharType="begin"/>
              </w:r>
              <w:r>
                <w:instrText xml:space="preserve"> HYPERLINK "https://&lt;ip&gt;:&lt;port&gt;/onelinkagent" </w:instrText>
              </w:r>
              <w:r>
                <w:fldChar w:fldCharType="separate"/>
              </w:r>
              <w:r w:rsidRPr="2ADD6C4A" w:rsidR="1A549E31">
                <w:rPr>
                  <w:rStyle w:val="Hyperlink"/>
                </w:rPr>
                <w:t>https://&lt;ip&gt;:&lt;port&gt;/onelinkagent</w:t>
              </w:r>
              <w:r>
                <w:fldChar w:fldCharType="end"/>
              </w:r>
              <w:r w:rsidR="1A549E31">
                <w:t xml:space="preserve"> với cookies đi kèm request được quy định trong mục 7.2.1</w:t>
              </w:r>
            </w:ins>
          </w:p>
          <w:p w:rsidR="005E7525" w:rsidP="00E5021C" w:rsidRDefault="005E7525" w14:paraId="4A002EB4" w14:textId="77777777">
            <w:pPr>
              <w:pStyle w:val="FirstLevelBullet"/>
            </w:pPr>
            <w:r>
              <w:t>ONT nhận yêu cầu, xử lý và gửi lại phản hồi thông tin đổi mật khẩu thành công hay thất bại.</w:t>
            </w:r>
          </w:p>
          <w:p w:rsidR="005E7525" w:rsidP="00E5021C" w:rsidRDefault="3FF96405" w14:paraId="6B8B0DE6" w14:textId="77777777">
            <w:pPr>
              <w:pStyle w:val="FirstLevelBullet"/>
              <w:rPr>
                <w:ins w:author="toantk" w:date="2022-07-27T14:10:00Z" w:id="11030"/>
              </w:rPr>
            </w:pPr>
            <w:r>
              <w:lastRenderedPageBreak/>
              <w:t>Mật khẩu mới yêu cầu có 8 đến 32 ký tự. Bao gồm ít nhất 01 ký tự số, 01 ký tự viết hoa(A,B,…), 01 ký tự viết thường(a,b,…) và 01 ký tự đặc biệt(*,@,#,…). Ví dụ: Abc@13579</w:t>
            </w:r>
          </w:p>
          <w:p w:rsidR="009E27DD" w:rsidRDefault="009E27DD" w14:paraId="040C9DB0" w14:textId="72FECD01">
            <w:pPr>
              <w:pStyle w:val="FirstLevelBullet"/>
            </w:pPr>
            <w:ins w:author="toantk" w:date="2022-07-27T14:11:00Z" w:id="11031">
              <w:r>
                <w:t xml:space="preserve">Phạm vi </w:t>
              </w:r>
            </w:ins>
            <w:ins w:author="toantk" w:date="2022-07-27T14:12:00Z" w:id="11032">
              <w:r>
                <w:t>tính năng</w:t>
              </w:r>
            </w:ins>
            <w:ins w:author="toantk" w:date="2022-07-27T14:11:00Z" w:id="11033">
              <w:r>
                <w:t xml:space="preserve"> cho phép thay đổi mật khẩu truy cập WebUI của tài khoản admin.</w:t>
              </w:r>
            </w:ins>
          </w:p>
        </w:tc>
      </w:tr>
      <w:tr w:rsidR="005E7525" w:rsidTr="2ADD6C4A" w14:paraId="58328058" w14:textId="77777777">
        <w:tc>
          <w:tcPr>
            <w:tcW w:w="1885" w:type="dxa"/>
            <w:tcMar/>
          </w:tcPr>
          <w:p w:rsidR="005E7525" w:rsidP="00E5021C" w:rsidRDefault="005E7525" w14:paraId="6818C759" w14:textId="77777777">
            <w:r>
              <w:lastRenderedPageBreak/>
              <w:t>Actor</w:t>
            </w:r>
          </w:p>
        </w:tc>
        <w:tc>
          <w:tcPr>
            <w:tcW w:w="7340" w:type="dxa"/>
            <w:tcMar/>
          </w:tcPr>
          <w:p w:rsidR="005E7525" w:rsidP="00E5021C" w:rsidRDefault="005E7525" w14:paraId="19A48943" w14:textId="77777777">
            <w:r>
              <w:t>Admin</w:t>
            </w:r>
          </w:p>
        </w:tc>
      </w:tr>
      <w:tr w:rsidR="005E7525" w:rsidTr="2ADD6C4A" w14:paraId="36C9BAFE" w14:textId="77777777">
        <w:tc>
          <w:tcPr>
            <w:tcW w:w="1885" w:type="dxa"/>
            <w:tcMar/>
          </w:tcPr>
          <w:p w:rsidR="005E7525" w:rsidP="00E5021C" w:rsidRDefault="005E7525" w14:paraId="247281DE" w14:textId="77777777">
            <w:r>
              <w:t>Pre-condition</w:t>
            </w:r>
          </w:p>
        </w:tc>
        <w:tc>
          <w:tcPr>
            <w:tcW w:w="7340" w:type="dxa"/>
            <w:tcMar/>
          </w:tcPr>
          <w:p w:rsidR="005E7525" w:rsidP="00E5021C" w:rsidRDefault="005E7525" w14:paraId="57ECE994" w14:textId="45573365">
            <w:r>
              <w:t xml:space="preserve">Thiết bị hoạt động bình thường, </w:t>
            </w:r>
            <w:del w:author="Tran Khanh Toan" w:date="2022-07-01T15:39:00Z" w:id="11034">
              <w:r w:rsidDel="007A6979">
                <w:delText>OneLink</w:delText>
              </w:r>
            </w:del>
            <w:ins w:author="Tran Khanh Toan" w:date="2022-07-01T15:39:00Z" w:id="11035">
              <w:r w:rsidR="007A6979">
                <w:t>Mobile App</w:t>
              </w:r>
            </w:ins>
            <w:r>
              <w:t xml:space="preserve"> đã đăng nhập thành công vào thiết bị và được cấp phiên truy nhập</w:t>
            </w:r>
          </w:p>
        </w:tc>
      </w:tr>
      <w:tr w:rsidR="005E7525" w:rsidTr="2ADD6C4A" w14:paraId="77F3D9A1" w14:textId="77777777">
        <w:tc>
          <w:tcPr>
            <w:tcW w:w="1885" w:type="dxa"/>
            <w:tcMar/>
          </w:tcPr>
          <w:p w:rsidR="005E7525" w:rsidP="00E5021C" w:rsidRDefault="005E7525" w14:paraId="74176F26" w14:textId="77777777">
            <w:r>
              <w:t>Post-condition</w:t>
            </w:r>
          </w:p>
        </w:tc>
        <w:tc>
          <w:tcPr>
            <w:tcW w:w="7340" w:type="dxa"/>
            <w:tcMar/>
          </w:tcPr>
          <w:p w:rsidR="005E7525" w:rsidP="00E5021C" w:rsidRDefault="005E7525" w14:paraId="420FEC95" w14:textId="05F4E7C5">
            <w:r>
              <w:t xml:space="preserve">Thiết bị phản hồi đầy đủ các thông tin cho </w:t>
            </w:r>
            <w:del w:author="Tran Khanh Toan" w:date="2022-07-01T15:39:00Z" w:id="11036">
              <w:r w:rsidDel="007A6979">
                <w:delText>OneLink</w:delText>
              </w:r>
            </w:del>
            <w:ins w:author="Tran Khanh Toan" w:date="2022-07-01T15:39:00Z" w:id="11037">
              <w:r w:rsidR="007A6979">
                <w:t>Mobile App</w:t>
              </w:r>
            </w:ins>
          </w:p>
        </w:tc>
      </w:tr>
    </w:tbl>
    <w:p w:rsidRPr="00A13CE7" w:rsidR="005E7525" w:rsidP="005E7525" w:rsidRDefault="005E7525" w14:paraId="60F0FCF5" w14:textId="77777777"/>
    <w:p w:rsidR="005E7525" w:rsidP="005E7525" w:rsidRDefault="005E7525" w14:paraId="18252C6E" w14:textId="77777777">
      <w:pPr>
        <w:rPr>
          <w:b/>
          <w:bCs/>
        </w:rPr>
      </w:pPr>
      <w:r w:rsidRPr="003C44BD">
        <w:rPr>
          <w:b/>
          <w:bCs/>
        </w:rPr>
        <w:t>Luồng dữ liệu:</w:t>
      </w:r>
    </w:p>
    <w:p w:rsidR="00F4126A" w:rsidP="00F4126A" w:rsidRDefault="005E7525" w14:paraId="579CC2C7" w14:textId="77777777">
      <w:pPr>
        <w:pStyle w:val="ANSVNormal1"/>
        <w:keepNext/>
        <w:jc w:val="center"/>
      </w:pPr>
      <w:r>
        <w:object w:dxaOrig="9180" w:dyaOrig="5296" w14:anchorId="6D8190EE">
          <v:shape id="_x0000_i1053" style="width:460.5pt;height:265.5pt" o:ole="" type="#_x0000_t75">
            <v:imagedata o:title="" r:id="rId75"/>
          </v:shape>
          <o:OLEObject Type="Embed" ProgID="Visio.Drawing.15" ShapeID="_x0000_i1053" DrawAspect="Content" ObjectID="_1721885978" r:id="rId76"/>
        </w:object>
      </w:r>
    </w:p>
    <w:p w:rsidR="005921E3" w:rsidP="00F4126A" w:rsidRDefault="00F4126A" w14:paraId="01B22D47" w14:textId="6F56C672">
      <w:pPr>
        <w:pStyle w:val="Caption"/>
      </w:pPr>
      <w:bookmarkStart w:name="_Toc110529219" w:id="11038"/>
      <w:r>
        <w:t xml:space="preserve">Hình </w:t>
      </w:r>
      <w:ins w:author="toantk" w:date="2022-07-28T09:55:00Z" w:id="11039">
        <w:r w:rsidR="00881A01">
          <w:fldChar w:fldCharType="begin"/>
        </w:r>
        <w:r w:rsidR="00881A01">
          <w:instrText xml:space="preserve"> STYLEREF 1 \s </w:instrText>
        </w:r>
      </w:ins>
      <w:r w:rsidR="00881A01">
        <w:fldChar w:fldCharType="separate"/>
      </w:r>
      <w:r w:rsidR="00533729">
        <w:rPr>
          <w:noProof/>
        </w:rPr>
        <w:t>7</w:t>
      </w:r>
      <w:ins w:author="toantk" w:date="2022-07-28T09:55:00Z" w:id="11040">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30</w:t>
      </w:r>
      <w:ins w:author="toantk" w:date="2022-07-28T09:55:00Z" w:id="11041">
        <w:r w:rsidR="00881A01">
          <w:fldChar w:fldCharType="end"/>
        </w:r>
      </w:ins>
      <w:ins w:author="Tran Khanh Toan" w:date="2022-07-01T17:42:00Z" w:id="11042">
        <w:del w:author="toantk" w:date="2022-07-27T09:26:00Z" w:id="11043">
          <w:r w:rsidDel="006A7679" w:rsidR="00076894">
            <w:fldChar w:fldCharType="begin"/>
          </w:r>
          <w:r w:rsidDel="006A7679" w:rsidR="00076894">
            <w:delInstrText xml:space="preserve"> STYLEREF 1 \s </w:delInstrText>
          </w:r>
        </w:del>
      </w:ins>
      <w:del w:author="toantk" w:date="2022-07-27T09:26:00Z" w:id="11044">
        <w:r w:rsidDel="006A7679" w:rsidR="00076894">
          <w:fldChar w:fldCharType="separate"/>
        </w:r>
        <w:r w:rsidDel="006A7679" w:rsidR="00076894">
          <w:rPr>
            <w:noProof/>
          </w:rPr>
          <w:delText>7</w:delText>
        </w:r>
      </w:del>
      <w:ins w:author="Tran Khanh Toan" w:date="2022-07-01T17:42:00Z" w:id="11045">
        <w:del w:author="toantk" w:date="2022-07-27T09:26:00Z" w:id="11046">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1047">
        <w:r w:rsidDel="006A7679" w:rsidR="00076894">
          <w:fldChar w:fldCharType="separate"/>
        </w:r>
      </w:del>
      <w:ins w:author="Tran Khanh Toan" w:date="2022-07-01T17:42:00Z" w:id="11048">
        <w:del w:author="toantk" w:date="2022-07-27T09:26:00Z" w:id="11049">
          <w:r w:rsidDel="006A7679" w:rsidR="00076894">
            <w:rPr>
              <w:noProof/>
            </w:rPr>
            <w:delText>28</w:delText>
          </w:r>
          <w:r w:rsidDel="006A7679" w:rsidR="00076894">
            <w:fldChar w:fldCharType="end"/>
          </w:r>
        </w:del>
      </w:ins>
      <w:del w:author="Tran Khanh Toan" w:date="2022-07-01T14:55:00Z" w:id="11050">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25</w:delText>
        </w:r>
        <w:r w:rsidDel="00A87875" w:rsidR="003F0BD0">
          <w:rPr>
            <w:noProof/>
          </w:rPr>
          <w:fldChar w:fldCharType="end"/>
        </w:r>
      </w:del>
      <w:r>
        <w:t xml:space="preserve"> Luồng điều khiển thay đổi mật khẩu truy cập qua </w:t>
      </w:r>
      <w:del w:author="Tran Khanh Toan" w:date="2022-07-01T15:39:00Z" w:id="11051">
        <w:r w:rsidDel="007A6979">
          <w:delText>OneLink</w:delText>
        </w:r>
      </w:del>
      <w:ins w:author="Tran Khanh Toan" w:date="2022-07-01T15:39:00Z" w:id="11052">
        <w:r w:rsidR="007A6979">
          <w:t>Mobile App</w:t>
        </w:r>
      </w:ins>
      <w:bookmarkEnd w:id="11038"/>
    </w:p>
    <w:p w:rsidR="005E7525" w:rsidP="005921E3" w:rsidRDefault="005E7525" w14:paraId="07A1B3BB" w14:textId="2C35175E">
      <w:pPr>
        <w:pStyle w:val="Caption"/>
      </w:pPr>
    </w:p>
    <w:p w:rsidR="005E7525" w:rsidP="005E7525" w:rsidRDefault="005E7525" w14:paraId="6178B5FE" w14:textId="22C0E2D7">
      <w:pPr>
        <w:rPr>
          <w:b/>
          <w:bCs/>
        </w:rPr>
      </w:pPr>
      <w:del w:author="Tran Khanh Toan" w:date="2022-07-04T09:21:00Z" w:id="11053">
        <w:r w:rsidRPr="00AB6FAB" w:rsidDel="00F02801">
          <w:rPr>
            <w:b/>
            <w:bCs/>
          </w:rPr>
          <w:delText xml:space="preserve">Cấu trúc dữ liệu </w:delText>
        </w:r>
      </w:del>
      <w:ins w:author="Tran Khanh Toan" w:date="2022-07-04T09:22:00Z" w:id="11054">
        <w:r w:rsidR="00F02801">
          <w:rPr>
            <w:b/>
            <w:bCs/>
          </w:rPr>
          <w:t xml:space="preserve">Cấu trúc payload </w:t>
        </w:r>
      </w:ins>
      <w:r w:rsidRPr="00AB6FAB">
        <w:rPr>
          <w:b/>
          <w:bCs/>
        </w:rPr>
        <w:t>của bản tin:</w:t>
      </w:r>
    </w:p>
    <w:p w:rsidR="005E7525" w:rsidP="005E7525" w:rsidRDefault="005E7525" w14:paraId="6EEABFCA" w14:textId="77777777">
      <w:pPr>
        <w:pStyle w:val="FirstLevelBullet"/>
        <w:numPr>
          <w:ilvl w:val="0"/>
          <w:numId w:val="9"/>
        </w:numPr>
      </w:pPr>
      <w:r>
        <w:t>Set Account Request:</w:t>
      </w:r>
    </w:p>
    <w:p w:rsidR="005E7525" w:rsidP="00DD1C8F" w:rsidRDefault="005E7525" w14:paraId="3ECCA583" w14:textId="48770370">
      <w:pPr>
        <w:pStyle w:val="ListParagraph"/>
        <w:ind w:firstLine="360"/>
      </w:pPr>
      <w:r>
        <w:lastRenderedPageBreak/>
        <w:t xml:space="preserve">{“action” : “passwordEdit” , </w:t>
      </w:r>
      <w:ins w:author="toantk" w:date="2022-07-27T14:06:00Z" w:id="11055">
        <w:r w:rsidR="00CB1136">
          <w:t xml:space="preserve">“username” : “&lt;username&gt;”, </w:t>
        </w:r>
      </w:ins>
      <w:r>
        <w:t>“password” : “&lt;password&gt;”</w:t>
      </w:r>
      <w:r w:rsidR="00DD1C8F">
        <w:t xml:space="preserve">, “requestId” : </w:t>
      </w:r>
      <w:r w:rsidR="003E0981">
        <w:t>&lt;requestId&gt;</w:t>
      </w:r>
      <w:r w:rsidR="00DD1C8F">
        <w:t>,</w:t>
      </w:r>
      <w:r>
        <w:t>}</w:t>
      </w:r>
    </w:p>
    <w:p w:rsidR="005E7525" w:rsidP="005E7525" w:rsidRDefault="005E7525" w14:paraId="4BF6799E" w14:textId="77777777">
      <w:pPr>
        <w:pStyle w:val="FirstLevelBullet"/>
        <w:numPr>
          <w:ilvl w:val="0"/>
          <w:numId w:val="9"/>
        </w:numPr>
      </w:pPr>
      <w:r>
        <w:t>Set Account Response:</w:t>
      </w:r>
    </w:p>
    <w:p w:rsidR="005E7525" w:rsidP="005E7525" w:rsidRDefault="005E7525" w14:paraId="49A472DF" w14:textId="77777777">
      <w:pPr>
        <w:pStyle w:val="FirstLevelBullet"/>
        <w:numPr>
          <w:ilvl w:val="1"/>
          <w:numId w:val="9"/>
        </w:numPr>
      </w:pPr>
      <w:r>
        <w:t>Đổi Password thành công:</w:t>
      </w:r>
    </w:p>
    <w:p w:rsidR="005E7525" w:rsidP="005E7525" w:rsidRDefault="005E7525" w14:paraId="44D7B1FF" w14:textId="77777777">
      <w:pPr>
        <w:pStyle w:val="FirstLevelBullet"/>
        <w:numPr>
          <w:ilvl w:val="0"/>
          <w:numId w:val="0"/>
        </w:numPr>
        <w:ind w:left="1080"/>
      </w:pPr>
      <w:r>
        <w:t>{</w:t>
      </w:r>
    </w:p>
    <w:p w:rsidR="005E7525" w:rsidP="005E7525" w:rsidRDefault="005E7525" w14:paraId="21D46D70" w14:textId="77777777">
      <w:pPr>
        <w:pStyle w:val="FirstLevelBullet"/>
        <w:numPr>
          <w:ilvl w:val="0"/>
          <w:numId w:val="0"/>
        </w:numPr>
        <w:ind w:left="1080"/>
      </w:pPr>
      <w:r>
        <w:t>"status": 0,</w:t>
      </w:r>
    </w:p>
    <w:p w:rsidR="005E7525" w:rsidP="005E7525" w:rsidRDefault="005E7525" w14:paraId="6D772771" w14:textId="1B2787C8">
      <w:pPr>
        <w:pStyle w:val="FirstLevelBullet"/>
        <w:numPr>
          <w:ilvl w:val="0"/>
          <w:numId w:val="0"/>
        </w:numPr>
        <w:ind w:left="1080"/>
      </w:pPr>
      <w:r>
        <w:t>"message": “</w:t>
      </w:r>
      <w:del w:author="Tran Khanh Toan" w:date="2022-07-29T14:36:00Z" w:id="11056">
        <w:r w:rsidDel="008C6155">
          <w:delText>Your pass has been changed successful.</w:delText>
        </w:r>
      </w:del>
      <w:ins w:author="Tran Khanh Toan" w:date="2022-07-29T14:36:00Z" w:id="11057">
        <w:r w:rsidR="008C6155">
          <w:t>Success</w:t>
        </w:r>
      </w:ins>
      <w:r>
        <w:t>”,</w:t>
      </w:r>
    </w:p>
    <w:p w:rsidR="00DD1C8F" w:rsidP="00DD1C8F" w:rsidRDefault="00DD1C8F" w14:paraId="1EDA84F9" w14:textId="5A1227CB">
      <w:pPr>
        <w:pStyle w:val="ListParagraph"/>
        <w:ind w:firstLine="360"/>
      </w:pPr>
      <w:r>
        <w:t xml:space="preserve">“requestId” : </w:t>
      </w:r>
      <w:r w:rsidR="003E0981">
        <w:t>&lt;requestId&gt;</w:t>
      </w:r>
      <w:r>
        <w:t>,</w:t>
      </w:r>
    </w:p>
    <w:p w:rsidR="005E7525" w:rsidP="005E7525" w:rsidRDefault="005E7525" w14:paraId="0F311E61" w14:textId="77777777">
      <w:pPr>
        <w:pStyle w:val="FirstLevelBullet"/>
        <w:numPr>
          <w:ilvl w:val="0"/>
          <w:numId w:val="0"/>
        </w:numPr>
        <w:ind w:left="1080"/>
      </w:pPr>
      <w:r>
        <w:t>"data": {</w:t>
      </w:r>
    </w:p>
    <w:p w:rsidR="005E7525" w:rsidP="005E7525" w:rsidRDefault="005E7525" w14:paraId="6A671A52" w14:textId="77777777">
      <w:pPr>
        <w:pStyle w:val="FirstLevelBullet"/>
        <w:numPr>
          <w:ilvl w:val="0"/>
          <w:numId w:val="0"/>
        </w:numPr>
        <w:ind w:left="1080"/>
      </w:pPr>
      <w:r>
        <w:t>}</w:t>
      </w:r>
    </w:p>
    <w:p w:rsidR="005E7525" w:rsidP="005E7525" w:rsidRDefault="005E7525" w14:paraId="1069A6A4" w14:textId="77777777">
      <w:pPr>
        <w:pStyle w:val="FirstLevelBullet"/>
        <w:numPr>
          <w:ilvl w:val="0"/>
          <w:numId w:val="0"/>
        </w:numPr>
        <w:ind w:left="1080"/>
      </w:pPr>
      <w:r>
        <w:t>}</w:t>
      </w:r>
    </w:p>
    <w:p w:rsidR="005E7525" w:rsidP="005E7525" w:rsidRDefault="005E7525" w14:paraId="402A95CE" w14:textId="0D31C653">
      <w:pPr>
        <w:pStyle w:val="FirstLevelBullet"/>
        <w:numPr>
          <w:ilvl w:val="0"/>
          <w:numId w:val="10"/>
        </w:numPr>
      </w:pPr>
      <w:r>
        <w:t xml:space="preserve">Đổi Password không thành công do sai </w:t>
      </w:r>
      <w:ins w:author="toantk" w:date="2022-07-27T14:07:00Z" w:id="11058">
        <w:r w:rsidR="00CB1136">
          <w:t xml:space="preserve">username hoặc password sai </w:t>
        </w:r>
      </w:ins>
      <w:r>
        <w:t>định dạng yêu cầu:</w:t>
      </w:r>
    </w:p>
    <w:p w:rsidR="005E7525" w:rsidP="005E7525" w:rsidRDefault="005E7525" w14:paraId="3CC1CA77" w14:textId="77777777">
      <w:pPr>
        <w:pStyle w:val="FirstLevelBullet"/>
        <w:numPr>
          <w:ilvl w:val="0"/>
          <w:numId w:val="0"/>
        </w:numPr>
        <w:ind w:left="1080"/>
      </w:pPr>
      <w:r>
        <w:t>{</w:t>
      </w:r>
    </w:p>
    <w:p w:rsidR="005E7525" w:rsidP="005E7525" w:rsidRDefault="005E7525" w14:paraId="71810DC5" w14:textId="77777777">
      <w:pPr>
        <w:pStyle w:val="FirstLevelBullet"/>
        <w:numPr>
          <w:ilvl w:val="0"/>
          <w:numId w:val="0"/>
        </w:numPr>
        <w:ind w:left="720" w:firstLine="360"/>
      </w:pPr>
      <w:r>
        <w:t>"status": 5,</w:t>
      </w:r>
    </w:p>
    <w:p w:rsidR="005E7525" w:rsidP="005E7525" w:rsidRDefault="005E7525" w14:paraId="7EFA36E6" w14:textId="67AE6172">
      <w:pPr>
        <w:pStyle w:val="FirstLevelBullet"/>
        <w:numPr>
          <w:ilvl w:val="0"/>
          <w:numId w:val="0"/>
        </w:numPr>
        <w:ind w:left="1080"/>
      </w:pPr>
      <w:r>
        <w:t>"message": “</w:t>
      </w:r>
      <w:ins w:author="toantk" w:date="2022-07-27T14:07:00Z" w:id="11059">
        <w:r w:rsidR="002F5D90">
          <w:t xml:space="preserve">Invalid username or </w:t>
        </w:r>
      </w:ins>
      <w:del w:author="toantk" w:date="2022-07-27T14:07:00Z" w:id="11060">
        <w:r w:rsidDel="002F5D90">
          <w:delText>I</w:delText>
        </w:r>
      </w:del>
      <w:ins w:author="toantk" w:date="2022-07-27T14:07:00Z" w:id="11061">
        <w:r w:rsidR="002F5D90">
          <w:t>i</w:t>
        </w:r>
      </w:ins>
      <w:r>
        <w:t>nvalid password. Password need include number, uppercase, lowercase and specific character.”,</w:t>
      </w:r>
    </w:p>
    <w:p w:rsidR="00DD1C8F" w:rsidP="00DD1C8F" w:rsidRDefault="00DD1C8F" w14:paraId="15038C32" w14:textId="1E5B99B6">
      <w:pPr>
        <w:pStyle w:val="ListParagraph"/>
        <w:ind w:firstLine="360"/>
      </w:pPr>
      <w:r>
        <w:t xml:space="preserve">“requestId” : </w:t>
      </w:r>
      <w:r w:rsidR="003E0981">
        <w:t>&lt;requestId&gt;</w:t>
      </w:r>
      <w:r>
        <w:t>,</w:t>
      </w:r>
    </w:p>
    <w:p w:rsidR="005E7525" w:rsidP="005E7525" w:rsidRDefault="005E7525" w14:paraId="60190AF7" w14:textId="77777777">
      <w:pPr>
        <w:pStyle w:val="FirstLevelBullet"/>
        <w:numPr>
          <w:ilvl w:val="0"/>
          <w:numId w:val="0"/>
        </w:numPr>
        <w:ind w:left="720" w:firstLine="360"/>
      </w:pPr>
      <w:r>
        <w:t>"data": {</w:t>
      </w:r>
    </w:p>
    <w:p w:rsidR="005E7525" w:rsidP="005E7525" w:rsidRDefault="005E7525" w14:paraId="3BC697D9" w14:textId="77777777">
      <w:pPr>
        <w:pStyle w:val="FirstLevelBullet"/>
        <w:numPr>
          <w:ilvl w:val="0"/>
          <w:numId w:val="0"/>
        </w:numPr>
        <w:ind w:left="720" w:firstLine="360"/>
      </w:pPr>
      <w:r>
        <w:t>}</w:t>
      </w:r>
    </w:p>
    <w:p w:rsidR="005E7525" w:rsidP="005E7525" w:rsidRDefault="005E7525" w14:paraId="4CBC2BCF" w14:textId="77777777">
      <w:pPr>
        <w:pStyle w:val="FirstLevelBullet"/>
        <w:numPr>
          <w:ilvl w:val="0"/>
          <w:numId w:val="0"/>
        </w:numPr>
        <w:ind w:left="720" w:firstLine="360"/>
      </w:pPr>
      <w:r>
        <w:t>}</w:t>
      </w:r>
    </w:p>
    <w:p w:rsidRPr="00E71A83" w:rsidR="005E7525" w:rsidP="005E7525" w:rsidRDefault="005E7525" w14:paraId="69E98514" w14:textId="77777777">
      <w:pPr>
        <w:rPr>
          <w:b/>
          <w:bCs/>
        </w:rPr>
      </w:pPr>
      <w:r w:rsidRPr="00E71A83">
        <w:rPr>
          <w:b/>
          <w:bCs/>
        </w:rPr>
        <w:t>Mô tả tham số:</w:t>
      </w:r>
    </w:p>
    <w:p w:rsidR="003D4214" w:rsidP="003D4214" w:rsidRDefault="003D4214" w14:paraId="300F8F8F" w14:textId="015C4D61">
      <w:pPr>
        <w:pStyle w:val="Caption"/>
        <w:keepNext/>
      </w:pPr>
      <w:bookmarkStart w:name="_Toc110529178" w:id="11062"/>
      <w:r>
        <w:t xml:space="preserve">Bảng </w:t>
      </w:r>
      <w:ins w:author="toantk" w:date="2022-08-04T17:50:00Z" w:id="11063">
        <w:r w:rsidR="0035117C">
          <w:fldChar w:fldCharType="begin"/>
        </w:r>
        <w:r w:rsidR="0035117C">
          <w:instrText xml:space="preserve"> STYLEREF 1 \s </w:instrText>
        </w:r>
      </w:ins>
      <w:r w:rsidR="0035117C">
        <w:fldChar w:fldCharType="separate"/>
      </w:r>
      <w:r w:rsidR="00533729">
        <w:rPr>
          <w:noProof/>
        </w:rPr>
        <w:t>7</w:t>
      </w:r>
      <w:ins w:author="toantk" w:date="2022-08-04T17:50:00Z" w:id="11064">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29</w:t>
      </w:r>
      <w:ins w:author="toantk" w:date="2022-08-04T17:50:00Z" w:id="11065">
        <w:r w:rsidR="0035117C">
          <w:fldChar w:fldCharType="end"/>
        </w:r>
      </w:ins>
      <w:ins w:author="Tran Khanh Toan" w:date="2022-08-04T09:32:00Z" w:id="11066">
        <w:del w:author="toantk" w:date="2022-08-04T17:50:00Z" w:id="11067">
          <w:r w:rsidDel="0035117C" w:rsidR="00F227FB">
            <w:fldChar w:fldCharType="begin"/>
          </w:r>
          <w:r w:rsidDel="0035117C" w:rsidR="00F227FB">
            <w:delInstrText xml:space="preserve"> STYLEREF 1 \s </w:delInstrText>
          </w:r>
        </w:del>
      </w:ins>
      <w:del w:author="toantk" w:date="2022-08-04T17:50:00Z" w:id="11068">
        <w:r w:rsidDel="0035117C" w:rsidR="00F227FB">
          <w:fldChar w:fldCharType="separate"/>
        </w:r>
        <w:r w:rsidDel="0035117C" w:rsidR="00F227FB">
          <w:rPr>
            <w:noProof/>
          </w:rPr>
          <w:delText>7</w:delText>
        </w:r>
      </w:del>
      <w:ins w:author="Tran Khanh Toan" w:date="2022-08-04T09:32:00Z" w:id="11069">
        <w:del w:author="toantk" w:date="2022-08-04T17:50:00Z" w:id="11070">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1071">
        <w:r w:rsidDel="0035117C" w:rsidR="00F227FB">
          <w:fldChar w:fldCharType="separate"/>
        </w:r>
      </w:del>
      <w:ins w:author="Tran Khanh Toan" w:date="2022-08-04T09:32:00Z" w:id="11072">
        <w:del w:author="toantk" w:date="2022-08-04T17:50:00Z" w:id="11073">
          <w:r w:rsidDel="0035117C" w:rsidR="00F227FB">
            <w:rPr>
              <w:noProof/>
            </w:rPr>
            <w:delText>29</w:delText>
          </w:r>
          <w:r w:rsidDel="0035117C" w:rsidR="00F227FB">
            <w:fldChar w:fldCharType="end"/>
          </w:r>
        </w:del>
      </w:ins>
      <w:ins w:author="toantk" w:date="2022-07-28T09:18:00Z" w:id="11074">
        <w:del w:author="Tran Khanh Toan" w:date="2022-08-03T15:31:00Z" w:id="11075">
          <w:r w:rsidDel="0087204C" w:rsidR="005A0D0F">
            <w:fldChar w:fldCharType="begin"/>
          </w:r>
          <w:r w:rsidDel="0087204C" w:rsidR="005A0D0F">
            <w:delInstrText xml:space="preserve"> STYLEREF 1 \s </w:delInstrText>
          </w:r>
        </w:del>
      </w:ins>
      <w:del w:author="Tran Khanh Toan" w:date="2022-08-03T15:31:00Z" w:id="11076">
        <w:r w:rsidDel="0087204C" w:rsidR="005A0D0F">
          <w:fldChar w:fldCharType="separate"/>
        </w:r>
        <w:r w:rsidDel="0087204C" w:rsidR="005A0D0F">
          <w:rPr>
            <w:noProof/>
          </w:rPr>
          <w:delText>7</w:delText>
        </w:r>
      </w:del>
      <w:ins w:author="toantk" w:date="2022-07-28T09:18:00Z" w:id="11077">
        <w:del w:author="Tran Khanh Toan" w:date="2022-08-03T15:31:00Z" w:id="11078">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1079">
        <w:r w:rsidDel="0087204C" w:rsidR="005A0D0F">
          <w:fldChar w:fldCharType="separate"/>
        </w:r>
      </w:del>
      <w:ins w:author="toantk" w:date="2022-07-28T09:18:00Z" w:id="11080">
        <w:del w:author="Tran Khanh Toan" w:date="2022-08-03T15:31:00Z" w:id="11081">
          <w:r w:rsidDel="0087204C" w:rsidR="005A0D0F">
            <w:rPr>
              <w:noProof/>
            </w:rPr>
            <w:delText>29</w:delText>
          </w:r>
          <w:r w:rsidDel="0087204C" w:rsidR="005A0D0F">
            <w:fldChar w:fldCharType="end"/>
          </w:r>
        </w:del>
      </w:ins>
      <w:ins w:author="Tran Khanh Toan" w:date="2022-07-01T17:36:00Z" w:id="11082">
        <w:del w:author="toantk" w:date="2022-07-27T10:00:00Z" w:id="11083">
          <w:r w:rsidDel="006366F4" w:rsidR="0036606E">
            <w:fldChar w:fldCharType="begin"/>
          </w:r>
          <w:r w:rsidDel="006366F4" w:rsidR="0036606E">
            <w:delInstrText xml:space="preserve"> STYLEREF 1 \s </w:delInstrText>
          </w:r>
        </w:del>
      </w:ins>
      <w:del w:author="toantk" w:date="2022-07-27T10:00:00Z" w:id="11084">
        <w:r w:rsidDel="006366F4" w:rsidR="0036606E">
          <w:fldChar w:fldCharType="separate"/>
        </w:r>
        <w:r w:rsidDel="006366F4" w:rsidR="0036606E">
          <w:rPr>
            <w:noProof/>
          </w:rPr>
          <w:delText>7</w:delText>
        </w:r>
      </w:del>
      <w:ins w:author="Tran Khanh Toan" w:date="2022-07-01T17:36:00Z" w:id="11085">
        <w:del w:author="toantk" w:date="2022-07-27T10:00:00Z" w:id="11086">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11087">
        <w:r w:rsidDel="006366F4" w:rsidR="0036606E">
          <w:fldChar w:fldCharType="separate"/>
        </w:r>
      </w:del>
      <w:ins w:author="Tran Khanh Toan" w:date="2022-07-01T17:36:00Z" w:id="11088">
        <w:del w:author="toantk" w:date="2022-07-27T10:00:00Z" w:id="11089">
          <w:r w:rsidDel="006366F4" w:rsidR="0036606E">
            <w:rPr>
              <w:noProof/>
            </w:rPr>
            <w:delText>25</w:delText>
          </w:r>
          <w:r w:rsidDel="006366F4" w:rsidR="0036606E">
            <w:fldChar w:fldCharType="end"/>
          </w:r>
        </w:del>
      </w:ins>
      <w:del w:author="Tran Khanh Toan" w:date="2022-07-01T14:56:00Z" w:id="11090">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2958FF">
          <w:rPr>
            <w:noProof/>
          </w:rPr>
          <w:delText>7</w:delText>
        </w:r>
        <w:r w:rsidDel="00A87875" w:rsidR="003F0BD0">
          <w:rPr>
            <w:noProof/>
          </w:rPr>
          <w:fldChar w:fldCharType="end"/>
        </w:r>
        <w:r w:rsidDel="00A87875" w:rsidR="002958FF">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sidR="002958FF">
          <w:rPr>
            <w:noProof/>
          </w:rPr>
          <w:delText>23</w:delText>
        </w:r>
        <w:r w:rsidDel="00A87875" w:rsidR="003F0BD0">
          <w:rPr>
            <w:noProof/>
          </w:rPr>
          <w:fldChar w:fldCharType="end"/>
        </w:r>
      </w:del>
      <w:r>
        <w:t xml:space="preserve"> Bảng mô tả tham số trong luồng điều khiển đổi mật khẩu truy cập</w:t>
      </w:r>
      <w:bookmarkEnd w:id="11062"/>
    </w:p>
    <w:tbl>
      <w:tblPr>
        <w:tblStyle w:val="TableGrid"/>
        <w:tblW w:w="0" w:type="auto"/>
        <w:tblInd w:w="175" w:type="dxa"/>
        <w:tblLook w:val="04A0" w:firstRow="1" w:lastRow="0" w:firstColumn="1" w:lastColumn="0" w:noHBand="0" w:noVBand="1"/>
      </w:tblPr>
      <w:tblGrid>
        <w:gridCol w:w="669"/>
        <w:gridCol w:w="2102"/>
        <w:gridCol w:w="1185"/>
        <w:gridCol w:w="1386"/>
        <w:gridCol w:w="1672"/>
        <w:gridCol w:w="2036"/>
      </w:tblGrid>
      <w:tr w:rsidR="00ED6F1D" w:rsidTr="00344DE1" w14:paraId="46BE18FF" w14:textId="77777777">
        <w:tc>
          <w:tcPr>
            <w:tcW w:w="708" w:type="dxa"/>
          </w:tcPr>
          <w:p w:rsidR="005E7525" w:rsidP="00E5021C" w:rsidRDefault="005E7525" w14:paraId="3EA34B26" w14:textId="77777777">
            <w:pPr>
              <w:pStyle w:val="ListParagraph"/>
              <w:ind w:left="0"/>
              <w:rPr>
                <w:b/>
                <w:bCs/>
              </w:rPr>
            </w:pPr>
            <w:r>
              <w:rPr>
                <w:b/>
                <w:bCs/>
              </w:rPr>
              <w:t>STT</w:t>
            </w:r>
          </w:p>
        </w:tc>
        <w:tc>
          <w:tcPr>
            <w:tcW w:w="2267" w:type="dxa"/>
          </w:tcPr>
          <w:p w:rsidR="005E7525" w:rsidP="00E5021C" w:rsidRDefault="005E7525" w14:paraId="1986C673" w14:textId="77777777">
            <w:pPr>
              <w:pStyle w:val="ListParagraph"/>
              <w:ind w:left="0"/>
              <w:rPr>
                <w:b/>
                <w:bCs/>
              </w:rPr>
            </w:pPr>
            <w:r>
              <w:rPr>
                <w:b/>
                <w:bCs/>
              </w:rPr>
              <w:t>Tham số</w:t>
            </w:r>
          </w:p>
        </w:tc>
        <w:tc>
          <w:tcPr>
            <w:tcW w:w="1332" w:type="dxa"/>
          </w:tcPr>
          <w:p w:rsidR="005E7525" w:rsidP="00E5021C" w:rsidRDefault="005E7525" w14:paraId="6277F4DB" w14:textId="77777777">
            <w:pPr>
              <w:pStyle w:val="ListParagraph"/>
              <w:ind w:left="0"/>
              <w:rPr>
                <w:b/>
                <w:bCs/>
              </w:rPr>
            </w:pPr>
            <w:r>
              <w:rPr>
                <w:b/>
                <w:bCs/>
              </w:rPr>
              <w:t>Mô tả</w:t>
            </w:r>
          </w:p>
        </w:tc>
        <w:tc>
          <w:tcPr>
            <w:tcW w:w="1488" w:type="dxa"/>
          </w:tcPr>
          <w:p w:rsidR="005E7525" w:rsidP="00E5021C" w:rsidRDefault="005E7525" w14:paraId="2EF94F8D" w14:textId="77777777">
            <w:pPr>
              <w:pStyle w:val="ListParagraph"/>
              <w:ind w:left="0"/>
              <w:rPr>
                <w:b/>
                <w:bCs/>
              </w:rPr>
            </w:pPr>
            <w:r>
              <w:rPr>
                <w:b/>
                <w:bCs/>
              </w:rPr>
              <w:t>Kiểu</w:t>
            </w:r>
          </w:p>
        </w:tc>
        <w:tc>
          <w:tcPr>
            <w:tcW w:w="1898" w:type="dxa"/>
          </w:tcPr>
          <w:p w:rsidR="005E7525" w:rsidP="00E5021C" w:rsidRDefault="005E7525" w14:paraId="2D6D8D78" w14:textId="77777777">
            <w:pPr>
              <w:pStyle w:val="ListParagraph"/>
              <w:ind w:left="0"/>
              <w:rPr>
                <w:b/>
                <w:bCs/>
              </w:rPr>
            </w:pPr>
            <w:r>
              <w:rPr>
                <w:b/>
                <w:bCs/>
              </w:rPr>
              <w:t>Giá trị</w:t>
            </w:r>
          </w:p>
        </w:tc>
        <w:tc>
          <w:tcPr>
            <w:tcW w:w="1357" w:type="dxa"/>
          </w:tcPr>
          <w:p w:rsidR="005E7525" w:rsidP="00E5021C" w:rsidRDefault="005E7525" w14:paraId="5ED905BD" w14:textId="77777777">
            <w:pPr>
              <w:pStyle w:val="ListParagraph"/>
              <w:ind w:left="0"/>
              <w:rPr>
                <w:b/>
                <w:bCs/>
              </w:rPr>
            </w:pPr>
            <w:r>
              <w:rPr>
                <w:b/>
                <w:bCs/>
              </w:rPr>
              <w:t>Json Key</w:t>
            </w:r>
          </w:p>
        </w:tc>
      </w:tr>
      <w:tr w:rsidR="00344DE1" w:rsidTr="00344DE1" w14:paraId="24395FB0" w14:textId="77777777">
        <w:trPr>
          <w:trHeight w:val="213"/>
        </w:trPr>
        <w:tc>
          <w:tcPr>
            <w:tcW w:w="708" w:type="dxa"/>
          </w:tcPr>
          <w:p w:rsidRPr="00020A9F" w:rsidR="00344DE1" w:rsidP="00344DE1" w:rsidRDefault="00344DE1" w14:paraId="05D1D9B7" w14:textId="77777777">
            <w:pPr>
              <w:pStyle w:val="ListParagraph"/>
              <w:ind w:left="0"/>
            </w:pPr>
            <w:r w:rsidRPr="00020A9F">
              <w:t>1</w:t>
            </w:r>
          </w:p>
        </w:tc>
        <w:tc>
          <w:tcPr>
            <w:tcW w:w="2267" w:type="dxa"/>
          </w:tcPr>
          <w:p w:rsidRPr="00020A9F" w:rsidR="00344DE1" w:rsidP="00344DE1" w:rsidRDefault="00344DE1" w14:paraId="5E99E43F" w14:textId="056933AE">
            <w:pPr>
              <w:pStyle w:val="ListParagraph"/>
              <w:ind w:left="0"/>
            </w:pPr>
            <w:ins w:author="toantk" w:date="2022-07-27T14:12:00Z" w:id="11091">
              <w:r>
                <w:t>Username</w:t>
              </w:r>
            </w:ins>
            <w:del w:author="toantk" w:date="2022-07-27T14:12:00Z" w:id="11092">
              <w:r w:rsidDel="00ED6F1D">
                <w:delText xml:space="preserve">Password </w:delText>
              </w:r>
            </w:del>
          </w:p>
        </w:tc>
        <w:tc>
          <w:tcPr>
            <w:tcW w:w="1332" w:type="dxa"/>
          </w:tcPr>
          <w:p w:rsidRPr="00020A9F" w:rsidR="00344DE1" w:rsidP="00344DE1" w:rsidRDefault="00344DE1" w14:paraId="50D62984" w14:textId="1B1692A3">
            <w:pPr>
              <w:pStyle w:val="ListParagraph"/>
              <w:ind w:left="0"/>
            </w:pPr>
            <w:ins w:author="toantk" w:date="2022-07-27T14:13:00Z" w:id="11093">
              <w:r>
                <w:t>Username tài khoản truy cập Web GUI</w:t>
              </w:r>
            </w:ins>
            <w:del w:author="toantk" w:date="2022-07-27T14:12:00Z" w:id="11094">
              <w:r w:rsidDel="00ED6F1D">
                <w:delText>Mật khẩu truy cập Web GUI</w:delText>
              </w:r>
            </w:del>
          </w:p>
        </w:tc>
        <w:tc>
          <w:tcPr>
            <w:tcW w:w="1488" w:type="dxa"/>
          </w:tcPr>
          <w:p w:rsidRPr="00020A9F" w:rsidR="00344DE1" w:rsidP="00344DE1" w:rsidRDefault="00344DE1" w14:paraId="4303849F" w14:textId="10D1EEB9">
            <w:pPr>
              <w:pStyle w:val="ListParagraph"/>
              <w:ind w:left="0"/>
            </w:pPr>
            <w:ins w:author="toantk" w:date="2022-07-27T14:13:00Z" w:id="11095">
              <w:r>
                <w:t>String</w:t>
              </w:r>
            </w:ins>
            <w:del w:author="toantk" w:date="2022-07-27T14:12:00Z" w:id="11096">
              <w:r w:rsidDel="00ED6F1D">
                <w:delText>String</w:delText>
              </w:r>
            </w:del>
          </w:p>
        </w:tc>
        <w:tc>
          <w:tcPr>
            <w:tcW w:w="1898" w:type="dxa"/>
          </w:tcPr>
          <w:p w:rsidR="00344DE1" w:rsidP="00344DE1" w:rsidRDefault="00344DE1" w14:paraId="5548CD7A" w14:textId="77777777">
            <w:pPr>
              <w:pStyle w:val="ListParagraph"/>
              <w:ind w:left="0"/>
              <w:rPr>
                <w:ins w:author="toantk" w:date="2022-07-27T14:23:00Z" w:id="11097"/>
              </w:rPr>
            </w:pPr>
            <w:ins w:author="toantk" w:date="2022-07-27T14:23:00Z" w:id="11098">
              <w:r>
                <w:t>Chuỗi ký tự. Các ký tự đọc được bao gồm các ký tự chữ, số, các ký tự đặc biệt. Không chấp nhận ký tự tiếng việt.</w:t>
              </w:r>
            </w:ins>
          </w:p>
          <w:p w:rsidRPr="00020A9F" w:rsidR="00344DE1" w:rsidRDefault="00344DE1" w14:paraId="79038F2A" w14:textId="348A9054">
            <w:pPr>
              <w:pStyle w:val="ListParagraph"/>
              <w:ind w:left="0"/>
            </w:pPr>
            <w:ins w:author="toantk" w:date="2022-07-27T14:23:00Z" w:id="11099">
              <w:r>
                <w:t>Độ dài tối đa 32 ký tự.</w:t>
              </w:r>
            </w:ins>
            <w:del w:author="toantk" w:date="2022-07-27T14:12:00Z" w:id="11100">
              <w:r w:rsidDel="00ED6F1D">
                <w:delText xml:space="preserve">Chuỗi ký </w:delText>
              </w:r>
              <w:r w:rsidDel="00ED6F1D">
                <w:lastRenderedPageBreak/>
                <w:delText>tự, yêu cầu có 8 đến 32 ký tự. Bao gồm ít nhất 01 ký tự số, 01 ký tự viết hoa(A,B,…), 01 ký tự viết thường(a,b,…) và 01 ký tự đặc biệt(*,@,#,…). Ví dụ: Abc@13579</w:delText>
              </w:r>
            </w:del>
          </w:p>
        </w:tc>
        <w:tc>
          <w:tcPr>
            <w:tcW w:w="1357" w:type="dxa"/>
          </w:tcPr>
          <w:p w:rsidRPr="00020A9F" w:rsidR="00344DE1" w:rsidP="00344DE1" w:rsidRDefault="00344DE1" w14:paraId="1898426F" w14:textId="3B46F696">
            <w:pPr>
              <w:pStyle w:val="ListParagraph"/>
              <w:ind w:left="0"/>
            </w:pPr>
            <w:ins w:author="toantk" w:date="2022-07-27T14:23:00Z" w:id="11101">
              <w:r>
                <w:lastRenderedPageBreak/>
                <w:t>username</w:t>
              </w:r>
            </w:ins>
            <w:del w:author="toantk" w:date="2022-07-27T14:12:00Z" w:id="11102">
              <w:r w:rsidDel="00ED6F1D">
                <w:delText>password</w:delText>
              </w:r>
            </w:del>
          </w:p>
        </w:tc>
      </w:tr>
      <w:tr w:rsidR="00344DE1" w:rsidTr="00344DE1" w14:paraId="1B13FEC8" w14:textId="77777777">
        <w:trPr>
          <w:trHeight w:val="213"/>
          <w:ins w:author="toantk" w:date="2022-07-27T14:12:00Z" w:id="11103"/>
        </w:trPr>
        <w:tc>
          <w:tcPr>
            <w:tcW w:w="708" w:type="dxa"/>
          </w:tcPr>
          <w:p w:rsidRPr="00020A9F" w:rsidR="00344DE1" w:rsidP="00344DE1" w:rsidRDefault="00344DE1" w14:paraId="2E4FE7FA" w14:textId="2B9790E6">
            <w:pPr>
              <w:pStyle w:val="ListParagraph"/>
              <w:ind w:left="0"/>
              <w:rPr>
                <w:ins w:author="toantk" w:date="2022-07-27T14:12:00Z" w:id="11104"/>
              </w:rPr>
            </w:pPr>
            <w:ins w:author="toantk" w:date="2022-07-27T14:12:00Z" w:id="11105">
              <w:r>
                <w:t>2</w:t>
              </w:r>
            </w:ins>
          </w:p>
        </w:tc>
        <w:tc>
          <w:tcPr>
            <w:tcW w:w="2267" w:type="dxa"/>
          </w:tcPr>
          <w:p w:rsidR="00344DE1" w:rsidP="00344DE1" w:rsidRDefault="00344DE1" w14:paraId="4A832781" w14:textId="46AE63E5">
            <w:pPr>
              <w:pStyle w:val="ListParagraph"/>
              <w:ind w:left="0"/>
              <w:rPr>
                <w:ins w:author="toantk" w:date="2022-07-27T14:12:00Z" w:id="11106"/>
              </w:rPr>
            </w:pPr>
            <w:ins w:author="toantk" w:date="2022-07-27T14:12:00Z" w:id="11107">
              <w:r>
                <w:t xml:space="preserve">Password </w:t>
              </w:r>
            </w:ins>
          </w:p>
        </w:tc>
        <w:tc>
          <w:tcPr>
            <w:tcW w:w="1332" w:type="dxa"/>
          </w:tcPr>
          <w:p w:rsidR="00344DE1" w:rsidP="00344DE1" w:rsidRDefault="00344DE1" w14:paraId="248F56DB" w14:textId="0486DA7F">
            <w:pPr>
              <w:pStyle w:val="ListParagraph"/>
              <w:ind w:left="0"/>
              <w:rPr>
                <w:ins w:author="toantk" w:date="2022-07-27T14:12:00Z" w:id="11108"/>
              </w:rPr>
            </w:pPr>
            <w:ins w:author="toantk" w:date="2022-07-27T14:12:00Z" w:id="11109">
              <w:r>
                <w:t>Mật khẩu truy cập Web GUI</w:t>
              </w:r>
            </w:ins>
            <w:ins w:author="toantk" w:date="2022-07-27T14:13:00Z" w:id="11110">
              <w:r>
                <w:t xml:space="preserve"> cần đổi</w:t>
              </w:r>
            </w:ins>
          </w:p>
        </w:tc>
        <w:tc>
          <w:tcPr>
            <w:tcW w:w="1488" w:type="dxa"/>
          </w:tcPr>
          <w:p w:rsidR="00344DE1" w:rsidP="00344DE1" w:rsidRDefault="00344DE1" w14:paraId="2A03E4FA" w14:textId="18390BB3">
            <w:pPr>
              <w:pStyle w:val="ListParagraph"/>
              <w:ind w:left="0"/>
              <w:rPr>
                <w:ins w:author="toantk" w:date="2022-07-27T14:12:00Z" w:id="11111"/>
              </w:rPr>
            </w:pPr>
            <w:ins w:author="toantk" w:date="2022-07-27T14:12:00Z" w:id="11112">
              <w:r>
                <w:t>String</w:t>
              </w:r>
            </w:ins>
          </w:p>
        </w:tc>
        <w:tc>
          <w:tcPr>
            <w:tcW w:w="1898" w:type="dxa"/>
          </w:tcPr>
          <w:p w:rsidR="00344DE1" w:rsidP="00344DE1" w:rsidRDefault="00344DE1" w14:paraId="7274275B" w14:textId="5F829131">
            <w:pPr>
              <w:pStyle w:val="ListParagraph"/>
              <w:ind w:left="0"/>
              <w:rPr>
                <w:ins w:author="toantk" w:date="2022-07-27T14:12:00Z" w:id="11113"/>
              </w:rPr>
            </w:pPr>
            <w:ins w:author="toantk" w:date="2022-07-27T14:12:00Z" w:id="11114">
              <w:r>
                <w:t>Chuỗi ký tự, yêu cầu có 8 đến 32 ký tự. Bao gồm ít nhất 01 ký tự số, 01 ký tự viết hoa(A,B,…), 01 ký tự viết thường(a,b,…) và 01 ký tự đặc biệt(*,@,#,…). Ví dụ: Abc@13579</w:t>
              </w:r>
            </w:ins>
          </w:p>
        </w:tc>
        <w:tc>
          <w:tcPr>
            <w:tcW w:w="1357" w:type="dxa"/>
          </w:tcPr>
          <w:p w:rsidR="00344DE1" w:rsidP="00344DE1" w:rsidRDefault="00344DE1" w14:paraId="6D16B469" w14:textId="2F08E35D">
            <w:pPr>
              <w:pStyle w:val="ListParagraph"/>
              <w:ind w:left="0"/>
              <w:rPr>
                <w:ins w:author="toantk" w:date="2022-07-27T14:12:00Z" w:id="11115"/>
              </w:rPr>
            </w:pPr>
            <w:ins w:author="toantk" w:date="2022-07-27T14:12:00Z" w:id="11116">
              <w:r>
                <w:t>password</w:t>
              </w:r>
            </w:ins>
          </w:p>
        </w:tc>
      </w:tr>
    </w:tbl>
    <w:p w:rsidR="00296A28" w:rsidDel="00DD1F59" w:rsidP="00484BA5" w:rsidRDefault="00296A28" w14:paraId="006491D3" w14:textId="58C2F22D">
      <w:pPr>
        <w:pStyle w:val="Heading2"/>
        <w:rPr>
          <w:del w:author="toantk" w:date="2022-07-25T13:53:00Z" w:id="11117"/>
        </w:rPr>
      </w:pPr>
      <w:bookmarkStart w:name="_Toc111218026" w:id="11118"/>
      <w:del w:author="toantk" w:date="2022-07-25T13:53:00Z" w:id="965973631">
        <w:r w:rsidDel="1978F1FF">
          <w:delText>Tính năng quản lý cấu hình Parental Control qua OneLink</w:delText>
        </w:r>
        <w:r w:rsidDel="1978F1FF">
          <w:delText>Mobile App</w:delText>
        </w:r>
      </w:del>
      <w:bookmarkEnd w:id="11118"/>
    </w:p>
    <w:tbl>
      <w:tblPr>
        <w:tblStyle w:val="TableGrid"/>
        <w:tblW w:w="0" w:type="auto"/>
        <w:tblLook w:val="04A0" w:firstRow="1" w:lastRow="0" w:firstColumn="1" w:lastColumn="0" w:noHBand="0" w:noVBand="1"/>
      </w:tblPr>
      <w:tblGrid>
        <w:gridCol w:w="1885"/>
        <w:gridCol w:w="7340"/>
      </w:tblGrid>
      <w:tr w:rsidR="00296A28" w:rsidDel="00DD1F59" w:rsidTr="00E5021C" w14:paraId="34F0FAA2" w14:textId="227E2D03">
        <w:trPr>
          <w:del w:author="toantk" w:date="2022-07-25T13:53:00Z" w:id="11120"/>
        </w:trPr>
        <w:tc>
          <w:tcPr>
            <w:tcW w:w="1885" w:type="dxa"/>
          </w:tcPr>
          <w:p w:rsidR="00296A28" w:rsidDel="00DD1F59" w:rsidP="00E5021C" w:rsidRDefault="00296A28" w14:paraId="2D3AFD72" w14:textId="5A219E56">
            <w:pPr>
              <w:rPr>
                <w:del w:author="toantk" w:date="2022-07-25T13:53:00Z" w:id="11121"/>
              </w:rPr>
            </w:pPr>
            <w:del w:author="toantk" w:date="2022-07-25T13:53:00Z" w:id="11122">
              <w:r w:rsidDel="00DD1F59">
                <w:delText>ID</w:delText>
              </w:r>
            </w:del>
          </w:p>
        </w:tc>
        <w:tc>
          <w:tcPr>
            <w:tcW w:w="7340" w:type="dxa"/>
          </w:tcPr>
          <w:p w:rsidR="00296A28" w:rsidDel="00DD1F59" w:rsidP="00E5021C" w:rsidRDefault="00296A28" w14:paraId="4B19B992" w14:textId="57E5B5D9">
            <w:pPr>
              <w:rPr>
                <w:del w:author="toantk" w:date="2022-07-25T13:53:00Z" w:id="11123"/>
              </w:rPr>
            </w:pPr>
            <w:del w:author="toantk" w:date="2022-07-25T13:53:00Z" w:id="11124">
              <w:r w:rsidDel="00DD1F59">
                <w:delText>CN-1</w:delText>
              </w:r>
            </w:del>
            <w:ins w:author="Tran Khanh Toan" w:date="2022-07-01T15:15:00Z" w:id="11125">
              <w:del w:author="toantk" w:date="2022-07-25T13:53:00Z" w:id="11126">
                <w:r w:rsidDel="00DD1F59" w:rsidR="0021332D">
                  <w:delText>4</w:delText>
                </w:r>
              </w:del>
            </w:ins>
            <w:del w:author="toantk" w:date="2022-07-25T13:53:00Z" w:id="11127">
              <w:r w:rsidDel="00DD1F59">
                <w:delText>3</w:delText>
              </w:r>
            </w:del>
          </w:p>
        </w:tc>
      </w:tr>
      <w:tr w:rsidR="00296A28" w:rsidDel="00DD1F59" w:rsidTr="00E5021C" w14:paraId="2D26DD0A" w14:textId="2EAE5317">
        <w:trPr>
          <w:del w:author="toantk" w:date="2022-07-25T13:53:00Z" w:id="11128"/>
        </w:trPr>
        <w:tc>
          <w:tcPr>
            <w:tcW w:w="1885" w:type="dxa"/>
          </w:tcPr>
          <w:p w:rsidR="00296A28" w:rsidDel="00DD1F59" w:rsidP="00E5021C" w:rsidRDefault="00296A28" w14:paraId="1BCBD9E4" w14:textId="32870776">
            <w:pPr>
              <w:rPr>
                <w:del w:author="toantk" w:date="2022-07-25T13:53:00Z" w:id="11129"/>
              </w:rPr>
            </w:pPr>
            <w:del w:author="toantk" w:date="2022-07-25T13:53:00Z" w:id="11130">
              <w:r w:rsidDel="00DD1F59">
                <w:delText>Name</w:delText>
              </w:r>
            </w:del>
          </w:p>
        </w:tc>
        <w:tc>
          <w:tcPr>
            <w:tcW w:w="7340" w:type="dxa"/>
          </w:tcPr>
          <w:p w:rsidR="00296A28" w:rsidDel="00DD1F59" w:rsidP="00E5021C" w:rsidRDefault="0028720D" w14:paraId="7672CCC7" w14:textId="1CA9870A">
            <w:pPr>
              <w:rPr>
                <w:del w:author="toantk" w:date="2022-07-25T13:53:00Z" w:id="11131"/>
              </w:rPr>
            </w:pPr>
            <w:del w:author="toantk" w:date="2022-07-25T13:53:00Z" w:id="11132">
              <w:r w:rsidDel="00DD1F59">
                <w:delText>Tính năng quản lý cấu hình Parental Control qua OneLink</w:delText>
              </w:r>
            </w:del>
            <w:ins w:author="Tran Khanh Toan" w:date="2022-07-01T15:39:00Z" w:id="11133">
              <w:del w:author="toantk" w:date="2022-07-25T13:53:00Z" w:id="11134">
                <w:r w:rsidDel="00DD1F59" w:rsidR="007A6979">
                  <w:delText>Mobile App</w:delText>
                </w:r>
              </w:del>
            </w:ins>
          </w:p>
        </w:tc>
      </w:tr>
      <w:tr w:rsidR="00296A28" w:rsidDel="00DD1F59" w:rsidTr="00E5021C" w14:paraId="0507F09F" w14:textId="1D2BE3B1">
        <w:trPr>
          <w:del w:author="toantk" w:date="2022-07-25T13:53:00Z" w:id="11135"/>
        </w:trPr>
        <w:tc>
          <w:tcPr>
            <w:tcW w:w="1885" w:type="dxa"/>
          </w:tcPr>
          <w:p w:rsidR="00296A28" w:rsidDel="00DD1F59" w:rsidP="00E5021C" w:rsidRDefault="00296A28" w14:paraId="46FA8E17" w14:textId="2065CE3F">
            <w:pPr>
              <w:rPr>
                <w:del w:author="toantk" w:date="2022-07-25T13:53:00Z" w:id="11136"/>
              </w:rPr>
            </w:pPr>
            <w:del w:author="toantk" w:date="2022-07-25T13:53:00Z" w:id="11137">
              <w:r w:rsidDel="00DD1F59">
                <w:delText>Description</w:delText>
              </w:r>
            </w:del>
          </w:p>
        </w:tc>
        <w:tc>
          <w:tcPr>
            <w:tcW w:w="7340" w:type="dxa"/>
          </w:tcPr>
          <w:p w:rsidR="00296A28" w:rsidDel="00DD1F59" w:rsidP="00E5021C" w:rsidRDefault="0028720D" w14:paraId="1529F0CF" w14:textId="03D8546F">
            <w:pPr>
              <w:rPr>
                <w:del w:author="toantk" w:date="2022-07-25T13:53:00Z" w:id="11138"/>
              </w:rPr>
            </w:pPr>
            <w:del w:author="toantk" w:date="2022-07-25T13:53:00Z" w:id="11139">
              <w:r w:rsidDel="00DD1F59">
                <w:delText>Người quản trị xem thông tin cấu hình và thay đổi thông tin cấu hình Parental Control của ONT qua OneLink</w:delText>
              </w:r>
            </w:del>
            <w:ins w:author="Tran Khanh Toan" w:date="2022-07-01T15:40:00Z" w:id="11140">
              <w:del w:author="toantk" w:date="2022-07-25T13:53:00Z" w:id="11141">
                <w:r w:rsidDel="00DD1F59" w:rsidR="007A6979">
                  <w:delText>Mobile App</w:delText>
                </w:r>
              </w:del>
            </w:ins>
          </w:p>
        </w:tc>
      </w:tr>
      <w:tr w:rsidR="00296A28" w:rsidDel="00DD1F59" w:rsidTr="00E5021C" w14:paraId="5D4C2479" w14:textId="7DF7A383">
        <w:trPr>
          <w:del w:author="toantk" w:date="2022-07-25T13:53:00Z" w:id="11142"/>
        </w:trPr>
        <w:tc>
          <w:tcPr>
            <w:tcW w:w="1885" w:type="dxa"/>
          </w:tcPr>
          <w:p w:rsidR="00296A28" w:rsidDel="00DD1F59" w:rsidP="00E5021C" w:rsidRDefault="00296A28" w14:paraId="1CA6B8D0" w14:textId="7A508165">
            <w:pPr>
              <w:rPr>
                <w:del w:author="toantk" w:date="2022-07-25T13:53:00Z" w:id="11143"/>
              </w:rPr>
            </w:pPr>
            <w:del w:author="toantk" w:date="2022-07-25T13:53:00Z" w:id="11144">
              <w:r w:rsidDel="00DD1F59">
                <w:delText>Actor</w:delText>
              </w:r>
            </w:del>
          </w:p>
        </w:tc>
        <w:tc>
          <w:tcPr>
            <w:tcW w:w="7340" w:type="dxa"/>
          </w:tcPr>
          <w:p w:rsidR="00296A28" w:rsidDel="00DD1F59" w:rsidP="00E5021C" w:rsidRDefault="00296A28" w14:paraId="430CCE1E" w14:textId="58D1A6C4">
            <w:pPr>
              <w:rPr>
                <w:del w:author="toantk" w:date="2022-07-25T13:53:00Z" w:id="11145"/>
              </w:rPr>
            </w:pPr>
            <w:del w:author="toantk" w:date="2022-07-25T13:53:00Z" w:id="11146">
              <w:r w:rsidDel="00DD1F59">
                <w:delText>Admin</w:delText>
              </w:r>
            </w:del>
          </w:p>
        </w:tc>
      </w:tr>
      <w:tr w:rsidR="00296A28" w:rsidDel="00DD1F59" w:rsidTr="00E5021C" w14:paraId="4B1DE183" w14:textId="0145AB8E">
        <w:trPr>
          <w:del w:author="toantk" w:date="2022-07-25T13:53:00Z" w:id="11147"/>
        </w:trPr>
        <w:tc>
          <w:tcPr>
            <w:tcW w:w="1885" w:type="dxa"/>
          </w:tcPr>
          <w:p w:rsidR="00296A28" w:rsidDel="00DD1F59" w:rsidP="00E5021C" w:rsidRDefault="00296A28" w14:paraId="4D200C0D" w14:textId="249AE21D">
            <w:pPr>
              <w:rPr>
                <w:del w:author="toantk" w:date="2022-07-25T13:53:00Z" w:id="11148"/>
              </w:rPr>
            </w:pPr>
            <w:del w:author="toantk" w:date="2022-07-25T13:53:00Z" w:id="11149">
              <w:r w:rsidDel="00DD1F59">
                <w:delText>Pre-condition</w:delText>
              </w:r>
            </w:del>
          </w:p>
        </w:tc>
        <w:tc>
          <w:tcPr>
            <w:tcW w:w="7340" w:type="dxa"/>
          </w:tcPr>
          <w:p w:rsidR="00296A28" w:rsidDel="00DD1F59" w:rsidP="00E5021C" w:rsidRDefault="00296A28" w14:paraId="617B1D3F" w14:textId="688995D3">
            <w:pPr>
              <w:rPr>
                <w:del w:author="toantk" w:date="2022-07-25T13:53:00Z" w:id="11150"/>
              </w:rPr>
            </w:pPr>
            <w:del w:author="toantk" w:date="2022-07-25T13:53:00Z" w:id="11151">
              <w:r w:rsidDel="00DD1F59">
                <w:delText>Thiết bị hoạt động bình thường, OneLink</w:delText>
              </w:r>
            </w:del>
            <w:ins w:author="Tran Khanh Toan" w:date="2022-07-01T15:40:00Z" w:id="11152">
              <w:del w:author="toantk" w:date="2022-07-25T13:53:00Z" w:id="11153">
                <w:r w:rsidDel="00DD1F59" w:rsidR="007A6979">
                  <w:delText>Mobile App</w:delText>
                </w:r>
              </w:del>
            </w:ins>
            <w:del w:author="toantk" w:date="2022-07-25T13:53:00Z" w:id="11154">
              <w:r w:rsidDel="00DD1F59">
                <w:delText xml:space="preserve"> đã đăng nhập thành công vào thiết bị và được cấp phiên truy nhập</w:delText>
              </w:r>
            </w:del>
          </w:p>
        </w:tc>
      </w:tr>
      <w:tr w:rsidR="00296A28" w:rsidDel="00DD1F59" w:rsidTr="00E5021C" w14:paraId="3453538B" w14:textId="3C371CE1">
        <w:trPr>
          <w:del w:author="toantk" w:date="2022-07-25T13:53:00Z" w:id="11155"/>
        </w:trPr>
        <w:tc>
          <w:tcPr>
            <w:tcW w:w="1885" w:type="dxa"/>
          </w:tcPr>
          <w:p w:rsidR="00296A28" w:rsidDel="00DD1F59" w:rsidP="00E5021C" w:rsidRDefault="00296A28" w14:paraId="54614072" w14:textId="0317C675">
            <w:pPr>
              <w:rPr>
                <w:del w:author="toantk" w:date="2022-07-25T13:53:00Z" w:id="11156"/>
              </w:rPr>
            </w:pPr>
            <w:del w:author="toantk" w:date="2022-07-25T13:53:00Z" w:id="11157">
              <w:r w:rsidDel="00DD1F59">
                <w:delText>Post-condition</w:delText>
              </w:r>
            </w:del>
          </w:p>
        </w:tc>
        <w:tc>
          <w:tcPr>
            <w:tcW w:w="7340" w:type="dxa"/>
          </w:tcPr>
          <w:p w:rsidR="00296A28" w:rsidDel="00DD1F59" w:rsidP="00E5021C" w:rsidRDefault="00296A28" w14:paraId="31F237CC" w14:textId="3A57251A">
            <w:pPr>
              <w:rPr>
                <w:del w:author="toantk" w:date="2022-07-25T13:53:00Z" w:id="11158"/>
              </w:rPr>
            </w:pPr>
            <w:del w:author="toantk" w:date="2022-07-25T13:53:00Z" w:id="11159">
              <w:r w:rsidDel="00DD1F59">
                <w:delText>Thiết bị phản hồi đầy đủ thông tin cho OneLink</w:delText>
              </w:r>
            </w:del>
            <w:ins w:author="Tran Khanh Toan" w:date="2022-07-01T15:40:00Z" w:id="11160">
              <w:del w:author="toantk" w:date="2022-07-25T13:53:00Z" w:id="11161">
                <w:r w:rsidDel="00DD1F59" w:rsidR="007A6979">
                  <w:delText>Mobile App</w:delText>
                </w:r>
              </w:del>
            </w:ins>
            <w:del w:author="toantk" w:date="2022-07-25T13:53:00Z" w:id="11162">
              <w:r w:rsidDel="00DD1F59">
                <w:delText xml:space="preserve"> </w:delText>
              </w:r>
            </w:del>
          </w:p>
        </w:tc>
      </w:tr>
    </w:tbl>
    <w:p w:rsidR="00296A28" w:rsidDel="00DD1F59" w:rsidP="00296A28" w:rsidRDefault="00296A28" w14:paraId="7BB8CB71" w14:textId="295BB3B0">
      <w:pPr>
        <w:rPr>
          <w:del w:author="toantk" w:date="2022-07-25T13:53:00Z" w:id="11163"/>
        </w:rPr>
      </w:pPr>
    </w:p>
    <w:p w:rsidR="00296A28" w:rsidDel="00DD1F59" w:rsidP="00296A28" w:rsidRDefault="00296A28" w14:paraId="7B61A6FB" w14:textId="3F1193D2">
      <w:pPr>
        <w:pStyle w:val="Heading3"/>
        <w:rPr>
          <w:del w:author="toantk" w:date="2022-07-25T13:53:00Z" w:id="11164"/>
        </w:rPr>
      </w:pPr>
      <w:bookmarkStart w:name="_Toc111218027" w:id="11165"/>
      <w:del w:author="toantk" w:date="2022-07-25T13:53:00Z" w:id="11166">
        <w:r w:rsidDel="00DD1F59">
          <w:delText>Usecase – Lấy thông tin cấu hình Parental Control hiện tại qua OneLink</w:delText>
        </w:r>
      </w:del>
      <w:ins w:author="Tran Khanh Toan" w:date="2022-07-01T15:40:00Z" w:id="11167">
        <w:del w:author="toantk" w:date="2022-07-25T13:53:00Z" w:id="11168">
          <w:r w:rsidDel="00DD1F59" w:rsidR="007A6979">
            <w:delText>Mobile App</w:delText>
          </w:r>
        </w:del>
      </w:ins>
      <w:bookmarkEnd w:id="11165"/>
    </w:p>
    <w:tbl>
      <w:tblPr>
        <w:tblStyle w:val="TableGrid"/>
        <w:tblW w:w="0" w:type="auto"/>
        <w:tblLook w:val="04A0" w:firstRow="1" w:lastRow="0" w:firstColumn="1" w:lastColumn="0" w:noHBand="0" w:noVBand="1"/>
      </w:tblPr>
      <w:tblGrid>
        <w:gridCol w:w="1885"/>
        <w:gridCol w:w="7340"/>
      </w:tblGrid>
      <w:tr w:rsidR="00296A28" w:rsidDel="00DD1F59" w:rsidTr="2ADD6C4A" w14:paraId="5770BAED" w14:textId="2EABE2CE">
        <w:trPr>
          <w:del w:author="toantk" w:date="2022-07-25T13:53:00Z" w:id="2068679476"/>
        </w:trPr>
        <w:tc>
          <w:tcPr>
            <w:tcW w:w="1885" w:type="dxa"/>
            <w:tcMar/>
          </w:tcPr>
          <w:p w:rsidR="00296A28" w:rsidDel="00DD1F59" w:rsidP="00E5021C" w:rsidRDefault="00296A28" w14:paraId="6C4FF1FA" w14:textId="603FE001">
            <w:pPr>
              <w:rPr>
                <w:del w:author="toantk" w:date="2022-07-25T13:53:00Z" w:id="11170"/>
              </w:rPr>
            </w:pPr>
            <w:del w:author="toantk" w:date="2022-07-25T13:53:00Z" w:id="11171">
              <w:r w:rsidDel="00DD1F59">
                <w:delText>ID</w:delText>
              </w:r>
            </w:del>
          </w:p>
        </w:tc>
        <w:tc>
          <w:tcPr>
            <w:tcW w:w="7340" w:type="dxa"/>
            <w:tcMar/>
          </w:tcPr>
          <w:p w:rsidR="00296A28" w:rsidDel="00DD1F59" w:rsidP="00E5021C" w:rsidRDefault="00296A28" w14:paraId="5202FB55" w14:textId="5F893B11">
            <w:pPr>
              <w:rPr>
                <w:del w:author="toantk" w:date="2022-07-25T13:53:00Z" w:id="11172"/>
              </w:rPr>
            </w:pPr>
            <w:del w:author="toantk" w:date="2022-07-25T13:53:00Z" w:id="11173">
              <w:r w:rsidDel="00DD1F59">
                <w:delText>UC-3</w:delText>
              </w:r>
            </w:del>
            <w:ins w:author="Tran Khanh Toan" w:date="2022-07-01T15:14:00Z" w:id="11174">
              <w:del w:author="toantk" w:date="2022-07-25T13:53:00Z" w:id="11175">
                <w:r w:rsidDel="00DD1F59" w:rsidR="00B92C7A">
                  <w:delText>8</w:delText>
                </w:r>
              </w:del>
            </w:ins>
            <w:del w:author="toantk" w:date="2022-07-25T13:53:00Z" w:id="11176">
              <w:r w:rsidDel="00DD1F59" w:rsidR="008A0444">
                <w:delText>5</w:delText>
              </w:r>
            </w:del>
          </w:p>
        </w:tc>
      </w:tr>
      <w:tr w:rsidR="00296A28" w:rsidDel="00DD1F59" w:rsidTr="2ADD6C4A" w14:paraId="6193BAFE" w14:textId="4E092C96">
        <w:trPr>
          <w:del w:author="toantk" w:date="2022-07-25T13:53:00Z" w:id="1236207459"/>
        </w:trPr>
        <w:tc>
          <w:tcPr>
            <w:tcW w:w="1885" w:type="dxa"/>
            <w:tcMar/>
          </w:tcPr>
          <w:p w:rsidR="00296A28" w:rsidDel="00DD1F59" w:rsidP="00E5021C" w:rsidRDefault="00296A28" w14:paraId="1AC00824" w14:textId="1B9ADCE6">
            <w:pPr>
              <w:rPr>
                <w:del w:author="toantk" w:date="2022-07-25T13:53:00Z" w:id="11178"/>
              </w:rPr>
            </w:pPr>
            <w:del w:author="toantk" w:date="2022-07-25T13:53:00Z" w:id="11179">
              <w:r w:rsidDel="00DD1F59">
                <w:delText>Name</w:delText>
              </w:r>
            </w:del>
          </w:p>
        </w:tc>
        <w:tc>
          <w:tcPr>
            <w:tcW w:w="7340" w:type="dxa"/>
            <w:tcMar/>
          </w:tcPr>
          <w:p w:rsidR="00296A28" w:rsidDel="00DD1F59" w:rsidP="00E5021C" w:rsidRDefault="0028720D" w14:paraId="54051216" w14:textId="29AC320F">
            <w:pPr>
              <w:rPr>
                <w:del w:author="toantk" w:date="2022-07-25T13:53:00Z" w:id="11180"/>
              </w:rPr>
            </w:pPr>
            <w:del w:author="toantk" w:date="2022-07-25T13:53:00Z" w:id="11181">
              <w:r w:rsidDel="00DD1F59">
                <w:delText>Lấy thông tin cấu hình Parental Control hiện tại qua OneLink</w:delText>
              </w:r>
            </w:del>
            <w:ins w:author="Tran Khanh Toan" w:date="2022-07-01T15:40:00Z" w:id="11182">
              <w:del w:author="toantk" w:date="2022-07-25T13:53:00Z" w:id="11183">
                <w:r w:rsidDel="00DD1F59" w:rsidR="007A6979">
                  <w:delText>Mobile App</w:delText>
                </w:r>
              </w:del>
            </w:ins>
          </w:p>
        </w:tc>
      </w:tr>
      <w:tr w:rsidR="00296A28" w:rsidDel="00DD1F59" w:rsidTr="2ADD6C4A" w14:paraId="7367C11F" w14:textId="3FA11633">
        <w:trPr>
          <w:del w:author="toantk" w:date="2022-07-25T13:53:00Z" w:id="1005641941"/>
        </w:trPr>
        <w:tc>
          <w:tcPr>
            <w:tcW w:w="1885" w:type="dxa"/>
            <w:tcMar/>
          </w:tcPr>
          <w:p w:rsidR="00296A28" w:rsidDel="00DD1F59" w:rsidP="00E5021C" w:rsidRDefault="00296A28" w14:paraId="7B799CC7" w14:textId="12A6AF1C">
            <w:pPr>
              <w:rPr>
                <w:del w:author="toantk" w:date="2022-07-25T13:53:00Z" w:id="11185"/>
              </w:rPr>
            </w:pPr>
            <w:del w:author="toantk" w:date="2022-07-25T13:53:00Z" w:id="11186">
              <w:r w:rsidDel="00DD1F59">
                <w:delText>Description</w:delText>
              </w:r>
            </w:del>
          </w:p>
        </w:tc>
        <w:tc>
          <w:tcPr>
            <w:tcW w:w="7340" w:type="dxa"/>
            <w:tcMar/>
          </w:tcPr>
          <w:p w:rsidR="00296A28" w:rsidDel="00DD1F59" w:rsidP="00E5021C" w:rsidRDefault="0028720D" w14:paraId="5970355F" w14:textId="11494BAD">
            <w:pPr>
              <w:pStyle w:val="FirstLevelBullet"/>
              <w:rPr>
                <w:ins w:author="Tran Khanh Toan" w:date="2022-07-01T15:14:00Z" w:id="11187"/>
                <w:del w:author="toantk" w:date="2022-07-25T13:53:00Z" w:id="11188"/>
              </w:rPr>
            </w:pPr>
            <w:del w:author="toantk" w:date="2022-07-25T13:53:00Z" w:id="11189">
              <w:r w:rsidDel="00DD1F59">
                <w:delText>OneLink</w:delText>
              </w:r>
            </w:del>
            <w:ins w:author="Tran Khanh Toan" w:date="2022-07-01T15:40:00Z" w:id="11190">
              <w:del w:author="toantk" w:date="2022-07-25T13:53:00Z" w:id="11191">
                <w:r w:rsidDel="00DD1F59" w:rsidR="007A6979">
                  <w:delText>Mobile App</w:delText>
                </w:r>
              </w:del>
            </w:ins>
            <w:del w:author="toantk" w:date="2022-07-25T13:53:00Z" w:id="11192">
              <w:r w:rsidDel="00DD1F59">
                <w:delText xml:space="preserve"> gửi yêu cầu lấy thông tin cấu hình Parental Control hiện tại đến ONT.</w:delText>
              </w:r>
            </w:del>
          </w:p>
          <w:p w:rsidR="00B92C7A" w:rsidDel="00DD1F59" w:rsidRDefault="00B92C7A" w14:paraId="31290C2A" w14:textId="5852E9EE">
            <w:pPr>
              <w:pStyle w:val="FirstLevelBullet"/>
              <w:rPr>
                <w:del w:author="toantk" w:date="2022-07-25T13:53:00Z" w:id="648638503"/>
              </w:rPr>
            </w:pPr>
            <w:del w:author="toantk" w:date="2022-07-25T13:53:00Z" w:id="603876618">
              <w:r w:rsidDel="22EDD103">
                <w:delText xml:space="preserve">Mobile App thực hiện request với định dạng </w:delText>
              </w:r>
              <w:r>
                <w:fldChar w:fldCharType="begin"/>
              </w:r>
              <w:r>
                <w:delInstrText xml:space="preserve"> HYPERLINK "https://&lt;ip&gt;:&lt;port&gt;/onelinkagent" </w:delInstrText>
              </w:r>
              <w:r>
                <w:fldChar w:fldCharType="separate"/>
              </w:r>
              <w:r w:rsidRPr="2ADD6C4A" w:rsidDel="22EDD103">
                <w:rPr>
                  <w:rStyle w:val="Hyperlink"/>
                </w:rPr>
                <w:delText>https://&lt;ip&gt;:&lt;port&gt;/onelinkagent</w:delText>
              </w:r>
              <w:r>
                <w:fldChar w:fldCharType="end"/>
              </w:r>
              <w:r w:rsidDel="22EDD103">
                <w:delText xml:space="preserve"> với cookies đi kèm request được quy định trong mục 7.2.1</w:delText>
              </w:r>
            </w:del>
          </w:p>
          <w:p w:rsidR="0028720D" w:rsidDel="00DD1F59" w:rsidP="0028720D" w:rsidRDefault="0028720D" w14:paraId="47ACA3A6" w14:textId="15AA9DEE">
            <w:pPr>
              <w:pStyle w:val="FirstLevelBullet"/>
              <w:rPr>
                <w:del w:author="toantk" w:date="2022-07-25T13:53:00Z" w:id="11195"/>
              </w:rPr>
            </w:pPr>
            <w:del w:author="toantk" w:date="2022-07-25T13:53:00Z" w:id="11196">
              <w:r w:rsidDel="00DD1F59">
                <w:delText xml:space="preserve">ONT nhận yêu cầu, xử lý và gửi lại phản hồi thông tin cấu hình Parental Control hiện tại. </w:delText>
              </w:r>
            </w:del>
          </w:p>
          <w:p w:rsidR="0028720D" w:rsidDel="00DD1F59" w:rsidP="0028720D" w:rsidRDefault="0028720D" w14:paraId="03807DD3" w14:textId="49A7A63C">
            <w:pPr>
              <w:pStyle w:val="FirstLevelBullet"/>
              <w:rPr>
                <w:del w:author="toantk" w:date="2022-07-25T13:53:00Z" w:id="11197"/>
              </w:rPr>
            </w:pPr>
            <w:del w:author="toantk" w:date="2022-07-25T13:53:00Z" w:id="11198">
              <w:r w:rsidDel="00DD1F59">
                <w:delText>Nếu có xảy ra lỗi ONT gửi phản hồi mã lỗi.</w:delText>
              </w:r>
            </w:del>
          </w:p>
        </w:tc>
      </w:tr>
      <w:tr w:rsidR="00296A28" w:rsidDel="00DD1F59" w:rsidTr="2ADD6C4A" w14:paraId="71777B48" w14:textId="52AFAA41">
        <w:trPr>
          <w:del w:author="toantk" w:date="2022-07-25T13:53:00Z" w:id="729157579"/>
        </w:trPr>
        <w:tc>
          <w:tcPr>
            <w:tcW w:w="1885" w:type="dxa"/>
            <w:tcMar/>
          </w:tcPr>
          <w:p w:rsidR="00296A28" w:rsidDel="00DD1F59" w:rsidP="00E5021C" w:rsidRDefault="00296A28" w14:paraId="6E68A850" w14:textId="4B183B61">
            <w:pPr>
              <w:rPr>
                <w:del w:author="toantk" w:date="2022-07-25T13:53:00Z" w:id="11200"/>
              </w:rPr>
            </w:pPr>
            <w:del w:author="toantk" w:date="2022-07-25T13:53:00Z" w:id="11201">
              <w:r w:rsidDel="00DD1F59">
                <w:delText>Actor</w:delText>
              </w:r>
            </w:del>
          </w:p>
        </w:tc>
        <w:tc>
          <w:tcPr>
            <w:tcW w:w="7340" w:type="dxa"/>
            <w:tcMar/>
          </w:tcPr>
          <w:p w:rsidR="00296A28" w:rsidDel="00DD1F59" w:rsidP="00E5021C" w:rsidRDefault="00296A28" w14:paraId="400DEE30" w14:textId="617B4FC2">
            <w:pPr>
              <w:rPr>
                <w:del w:author="toantk" w:date="2022-07-25T13:53:00Z" w:id="11202"/>
              </w:rPr>
            </w:pPr>
            <w:del w:author="toantk" w:date="2022-07-25T13:53:00Z" w:id="11203">
              <w:r w:rsidDel="00DD1F59">
                <w:delText>Admin</w:delText>
              </w:r>
            </w:del>
          </w:p>
        </w:tc>
      </w:tr>
      <w:tr w:rsidR="00296A28" w:rsidDel="00DD1F59" w:rsidTr="2ADD6C4A" w14:paraId="4433E982" w14:textId="26129461">
        <w:trPr>
          <w:del w:author="toantk" w:date="2022-07-25T13:53:00Z" w:id="479516885"/>
        </w:trPr>
        <w:tc>
          <w:tcPr>
            <w:tcW w:w="1885" w:type="dxa"/>
            <w:tcMar/>
          </w:tcPr>
          <w:p w:rsidR="00296A28" w:rsidDel="00DD1F59" w:rsidP="00E5021C" w:rsidRDefault="00296A28" w14:paraId="0FC15CD0" w14:textId="40EED482">
            <w:pPr>
              <w:rPr>
                <w:del w:author="toantk" w:date="2022-07-25T13:53:00Z" w:id="11205"/>
              </w:rPr>
            </w:pPr>
            <w:del w:author="toantk" w:date="2022-07-25T13:53:00Z" w:id="11206">
              <w:r w:rsidDel="00DD1F59">
                <w:delText>Pre-condition</w:delText>
              </w:r>
            </w:del>
          </w:p>
        </w:tc>
        <w:tc>
          <w:tcPr>
            <w:tcW w:w="7340" w:type="dxa"/>
            <w:tcMar/>
          </w:tcPr>
          <w:p w:rsidR="00296A28" w:rsidDel="00DD1F59" w:rsidP="00E5021C" w:rsidRDefault="00296A28" w14:paraId="08126185" w14:textId="340E5D00">
            <w:pPr>
              <w:rPr>
                <w:del w:author="toantk" w:date="2022-07-25T13:53:00Z" w:id="11207"/>
              </w:rPr>
            </w:pPr>
            <w:del w:author="toantk" w:date="2022-07-25T13:53:00Z" w:id="11208">
              <w:r w:rsidDel="00DD1F59">
                <w:delText>Thiết bị hoạt động bình thường, OneLink</w:delText>
              </w:r>
            </w:del>
            <w:ins w:author="Tran Khanh Toan" w:date="2022-07-01T15:40:00Z" w:id="11209">
              <w:del w:author="toantk" w:date="2022-07-25T13:53:00Z" w:id="11210">
                <w:r w:rsidDel="00DD1F59" w:rsidR="007A6979">
                  <w:delText>Mobile App</w:delText>
                </w:r>
              </w:del>
            </w:ins>
            <w:del w:author="toantk" w:date="2022-07-25T13:53:00Z" w:id="11211">
              <w:r w:rsidDel="00DD1F59">
                <w:delText xml:space="preserve"> đã đăng nhập thành công vào thiết bị và được cấp phiên truy nhập</w:delText>
              </w:r>
            </w:del>
          </w:p>
        </w:tc>
      </w:tr>
      <w:tr w:rsidR="00296A28" w:rsidDel="00DD1F59" w:rsidTr="2ADD6C4A" w14:paraId="2E30FA90" w14:textId="59F357D0">
        <w:trPr>
          <w:del w:author="toantk" w:date="2022-07-25T13:53:00Z" w:id="1440942560"/>
        </w:trPr>
        <w:tc>
          <w:tcPr>
            <w:tcW w:w="1885" w:type="dxa"/>
            <w:tcMar/>
          </w:tcPr>
          <w:p w:rsidR="00296A28" w:rsidDel="00DD1F59" w:rsidP="00E5021C" w:rsidRDefault="00296A28" w14:paraId="1691F0ED" w14:textId="0B024DCA">
            <w:pPr>
              <w:rPr>
                <w:del w:author="toantk" w:date="2022-07-25T13:53:00Z" w:id="11213"/>
              </w:rPr>
            </w:pPr>
            <w:del w:author="toantk" w:date="2022-07-25T13:53:00Z" w:id="11214">
              <w:r w:rsidDel="00DD1F59">
                <w:delText>Post-condition</w:delText>
              </w:r>
            </w:del>
          </w:p>
        </w:tc>
        <w:tc>
          <w:tcPr>
            <w:tcW w:w="7340" w:type="dxa"/>
            <w:tcMar/>
          </w:tcPr>
          <w:p w:rsidR="00296A28" w:rsidDel="00DD1F59" w:rsidP="00E5021C" w:rsidRDefault="00296A28" w14:paraId="77D47F9F" w14:textId="2B07812D">
            <w:pPr>
              <w:rPr>
                <w:del w:author="toantk" w:date="2022-07-25T13:53:00Z" w:id="11215"/>
              </w:rPr>
            </w:pPr>
            <w:del w:author="toantk" w:date="2022-07-25T13:53:00Z" w:id="11216">
              <w:r w:rsidDel="00DD1F59">
                <w:delText>Thiết bị phản hồi đầy đủ các thông tin cho OneLink</w:delText>
              </w:r>
            </w:del>
            <w:ins w:author="Tran Khanh Toan" w:date="2022-07-01T15:40:00Z" w:id="11217">
              <w:del w:author="toantk" w:date="2022-07-25T13:53:00Z" w:id="11218">
                <w:r w:rsidDel="00DD1F59" w:rsidR="007A6979">
                  <w:delText>Mobile App</w:delText>
                </w:r>
              </w:del>
            </w:ins>
          </w:p>
        </w:tc>
      </w:tr>
    </w:tbl>
    <w:p w:rsidR="00296A28" w:rsidDel="00DD1F59" w:rsidP="00B84037" w:rsidRDefault="00296A28" w14:paraId="28092D45" w14:textId="677CB6CE">
      <w:pPr>
        <w:rPr>
          <w:del w:author="toantk" w:date="2022-07-25T13:53:00Z" w:id="11219"/>
        </w:rPr>
      </w:pPr>
    </w:p>
    <w:p w:rsidR="00B84037" w:rsidDel="00DD1F59" w:rsidP="00B84037" w:rsidRDefault="00B84037" w14:paraId="704AAB06" w14:textId="1531360E">
      <w:pPr>
        <w:rPr>
          <w:del w:author="toantk" w:date="2022-07-25T13:53:00Z" w:id="11220"/>
          <w:b/>
          <w:bCs/>
        </w:rPr>
      </w:pPr>
      <w:del w:author="toantk" w:date="2022-07-25T13:53:00Z" w:id="11221">
        <w:r w:rsidDel="00DD1F59">
          <w:rPr>
            <w:b/>
            <w:bCs/>
          </w:rPr>
          <w:delText>Luồng dữ liệu:</w:delText>
        </w:r>
      </w:del>
    </w:p>
    <w:p w:rsidR="00F4126A" w:rsidDel="00DD1F59" w:rsidP="00F4126A" w:rsidRDefault="00B84037" w14:paraId="2B9630A4" w14:textId="4223CEEB">
      <w:pPr>
        <w:keepNext/>
        <w:jc w:val="center"/>
        <w:rPr>
          <w:del w:author="toantk" w:date="2022-07-25T13:53:00Z" w:id="11222"/>
        </w:rPr>
      </w:pPr>
      <w:del w:author="toantk" w:date="2022-07-25T13:53:00Z" w:id="11223">
        <w:r w:rsidDel="00DD1F59">
          <w:object w:dxaOrig="9180" w:dyaOrig="5296" w14:anchorId="0276D6EA">
            <v:shape id="_x0000_i1054" style="width:460.5pt;height:265.5pt" o:ole="" type="#_x0000_t75">
              <v:imagedata o:title="" r:id="rId77"/>
            </v:shape>
            <o:OLEObject Type="Embed" ProgID="Visio.Drawing.15" ShapeID="_x0000_i1054" DrawAspect="Content" ObjectID="_1721885979" r:id="rId78"/>
          </w:object>
        </w:r>
      </w:del>
    </w:p>
    <w:p w:rsidR="00F4126A" w:rsidDel="00DD1F59" w:rsidP="00F4126A" w:rsidRDefault="00F4126A" w14:paraId="44AE7F44" w14:textId="0DB95AFE">
      <w:pPr>
        <w:pStyle w:val="Caption"/>
        <w:rPr>
          <w:del w:author="toantk" w:date="2022-07-25T13:53:00Z" w:id="11224"/>
        </w:rPr>
      </w:pPr>
      <w:del w:author="toantk" w:date="2022-07-25T13:53:00Z" w:id="11225">
        <w:r w:rsidDel="00DD1F59">
          <w:delText xml:space="preserve">Hình </w:delText>
        </w:r>
      </w:del>
      <w:ins w:author="Tran Khanh Toan" w:date="2022-07-01T17:42:00Z" w:id="11226">
        <w:del w:author="toantk" w:date="2022-07-25T13:53:00Z" w:id="11227">
          <w:r w:rsidDel="00DD1F59" w:rsidR="00076894">
            <w:rPr>
              <w:b w:val="0"/>
              <w:i w:val="0"/>
            </w:rPr>
            <w:fldChar w:fldCharType="begin"/>
          </w:r>
          <w:r w:rsidDel="00DD1F59" w:rsidR="00076894">
            <w:delInstrText xml:space="preserve"> STYLEREF 1 \s </w:delInstrText>
          </w:r>
        </w:del>
      </w:ins>
      <w:del w:author="toantk" w:date="2022-07-25T13:53:00Z" w:id="11228">
        <w:r w:rsidDel="00DD1F59" w:rsidR="00076894">
          <w:rPr>
            <w:b w:val="0"/>
            <w:i w:val="0"/>
          </w:rPr>
          <w:fldChar w:fldCharType="separate"/>
        </w:r>
        <w:r w:rsidDel="00DD1F59" w:rsidR="00076894">
          <w:rPr>
            <w:noProof/>
          </w:rPr>
          <w:delText>7</w:delText>
        </w:r>
      </w:del>
      <w:ins w:author="Tran Khanh Toan" w:date="2022-07-01T17:42:00Z" w:id="11229">
        <w:del w:author="toantk" w:date="2022-07-25T13:53:00Z" w:id="11230">
          <w:r w:rsidDel="00DD1F59" w:rsidR="00076894">
            <w:rPr>
              <w:b w:val="0"/>
              <w:i w:val="0"/>
            </w:rPr>
            <w:fldChar w:fldCharType="end"/>
          </w:r>
          <w:r w:rsidDel="00DD1F59" w:rsidR="00076894">
            <w:delText>.</w:delText>
          </w:r>
          <w:r w:rsidDel="00DD1F59" w:rsidR="00076894">
            <w:rPr>
              <w:b w:val="0"/>
              <w:i w:val="0"/>
            </w:rPr>
            <w:fldChar w:fldCharType="begin"/>
          </w:r>
          <w:r w:rsidDel="00DD1F59" w:rsidR="00076894">
            <w:delInstrText xml:space="preserve"> SEQ Hình \* ARABIC \s 1 </w:delInstrText>
          </w:r>
        </w:del>
      </w:ins>
      <w:del w:author="toantk" w:date="2022-07-25T13:53:00Z" w:id="11231">
        <w:r w:rsidDel="00DD1F59" w:rsidR="00076894">
          <w:rPr>
            <w:b w:val="0"/>
            <w:i w:val="0"/>
          </w:rPr>
          <w:fldChar w:fldCharType="separate"/>
        </w:r>
      </w:del>
      <w:ins w:author="Tran Khanh Toan" w:date="2022-07-01T17:42:00Z" w:id="11232">
        <w:del w:author="toantk" w:date="2022-07-25T13:53:00Z" w:id="11233">
          <w:r w:rsidDel="00DD1F59" w:rsidR="00076894">
            <w:rPr>
              <w:noProof/>
            </w:rPr>
            <w:delText>29</w:delText>
          </w:r>
          <w:r w:rsidDel="00DD1F59" w:rsidR="00076894">
            <w:rPr>
              <w:b w:val="0"/>
              <w:i w:val="0"/>
            </w:rPr>
            <w:fldChar w:fldCharType="end"/>
          </w:r>
        </w:del>
      </w:ins>
      <w:del w:author="toantk" w:date="2022-07-25T13:53:00Z" w:id="11234">
        <w:r w:rsidDel="00DD1F59" w:rsidR="003F0BD0">
          <w:rPr>
            <w:b w:val="0"/>
            <w:i w:val="0"/>
          </w:rPr>
          <w:fldChar w:fldCharType="begin"/>
        </w:r>
        <w:r w:rsidDel="00DD1F59" w:rsidR="003F0BD0">
          <w:rPr>
            <w:noProof/>
          </w:rPr>
          <w:delInstrText xml:space="preserve"> STYLEREF 1 \s </w:delInstrText>
        </w:r>
        <w:r w:rsidDel="00DD1F59" w:rsidR="003F0BD0">
          <w:rPr>
            <w:b w:val="0"/>
            <w:i w:val="0"/>
          </w:rPr>
          <w:fldChar w:fldCharType="separate"/>
        </w:r>
        <w:r w:rsidDel="00DD1F59" w:rsidR="00CE3D0F">
          <w:rPr>
            <w:noProof/>
          </w:rPr>
          <w:delText>7</w:delText>
        </w:r>
        <w:r w:rsidDel="00DD1F59" w:rsidR="003F0BD0">
          <w:rPr>
            <w:b w:val="0"/>
            <w:i w:val="0"/>
          </w:rPr>
          <w:fldChar w:fldCharType="end"/>
        </w:r>
        <w:r w:rsidDel="00DD1F59" w:rsidR="00CE3D0F">
          <w:delText>.</w:delText>
        </w:r>
        <w:r w:rsidDel="00DD1F59" w:rsidR="003F0BD0">
          <w:rPr>
            <w:b w:val="0"/>
            <w:i w:val="0"/>
          </w:rPr>
          <w:fldChar w:fldCharType="begin"/>
        </w:r>
        <w:r w:rsidDel="00DD1F59" w:rsidR="003F0BD0">
          <w:rPr>
            <w:noProof/>
          </w:rPr>
          <w:delInstrText xml:space="preserve"> SEQ Hình \* ARABIC \s 1 </w:delInstrText>
        </w:r>
        <w:r w:rsidDel="00DD1F59" w:rsidR="003F0BD0">
          <w:rPr>
            <w:b w:val="0"/>
            <w:i w:val="0"/>
          </w:rPr>
          <w:fldChar w:fldCharType="separate"/>
        </w:r>
        <w:r w:rsidDel="00DD1F59" w:rsidR="00CE3D0F">
          <w:rPr>
            <w:noProof/>
          </w:rPr>
          <w:delText>26</w:delText>
        </w:r>
        <w:r w:rsidDel="00DD1F59" w:rsidR="003F0BD0">
          <w:rPr>
            <w:b w:val="0"/>
            <w:i w:val="0"/>
          </w:rPr>
          <w:fldChar w:fldCharType="end"/>
        </w:r>
        <w:r w:rsidDel="00DD1F59">
          <w:delText xml:space="preserve"> </w:delText>
        </w:r>
        <w:r w:rsidRPr="00B84037" w:rsidDel="00DD1F59">
          <w:delText>Luồng điều khiển lấy thông tin cấu hình Parental Control hiện tại qua OneLink</w:delText>
        </w:r>
      </w:del>
      <w:ins w:author="Tran Khanh Toan" w:date="2022-07-01T15:40:00Z" w:id="11235">
        <w:del w:author="toantk" w:date="2022-07-25T13:53:00Z" w:id="11236">
          <w:r w:rsidDel="00DD1F59" w:rsidR="007A6979">
            <w:delText>Mobile App</w:delText>
          </w:r>
        </w:del>
      </w:ins>
    </w:p>
    <w:p w:rsidR="00B84037" w:rsidDel="00DD1F59" w:rsidRDefault="00B84037" w14:paraId="19737B60" w14:textId="54510E2B">
      <w:pPr>
        <w:pStyle w:val="Caption"/>
        <w:rPr>
          <w:del w:author="toantk" w:date="2022-07-25T13:53:00Z" w:id="11237"/>
        </w:rPr>
      </w:pPr>
    </w:p>
    <w:p w:rsidR="00B84037" w:rsidDel="00DD1F59" w:rsidP="00B84037" w:rsidRDefault="00B84037" w14:paraId="5518FFBB" w14:textId="44997A7C">
      <w:pPr>
        <w:pStyle w:val="Caption"/>
        <w:rPr>
          <w:del w:author="toantk" w:date="2022-07-25T13:53:00Z" w:id="11238"/>
        </w:rPr>
      </w:pPr>
    </w:p>
    <w:p w:rsidR="00B84037" w:rsidDel="00DD1F59" w:rsidP="00B84037" w:rsidRDefault="00B84037" w14:paraId="4B14CBEC" w14:textId="775C5746">
      <w:pPr>
        <w:rPr>
          <w:del w:author="toantk" w:date="2022-07-25T13:53:00Z" w:id="11239"/>
          <w:b/>
          <w:bCs/>
        </w:rPr>
      </w:pPr>
      <w:del w:author="toantk" w:date="2022-07-25T13:53:00Z" w:id="11240">
        <w:r w:rsidRPr="00AB6FAB" w:rsidDel="00DD1F59">
          <w:rPr>
            <w:b/>
            <w:bCs/>
          </w:rPr>
          <w:delText xml:space="preserve">Cấu trúc dữ liệu </w:delText>
        </w:r>
      </w:del>
      <w:ins w:author="Tran Khanh Toan" w:date="2022-07-04T09:22:00Z" w:id="11241">
        <w:del w:author="toantk" w:date="2022-07-25T13:53:00Z" w:id="11242">
          <w:r w:rsidDel="00DD1F59" w:rsidR="00F02801">
            <w:rPr>
              <w:b/>
              <w:bCs/>
            </w:rPr>
            <w:delText xml:space="preserve">Cấu trúc payload </w:delText>
          </w:r>
        </w:del>
      </w:ins>
      <w:del w:author="toantk" w:date="2022-07-25T13:53:00Z" w:id="11243">
        <w:r w:rsidRPr="00AB6FAB" w:rsidDel="00DD1F59">
          <w:rPr>
            <w:b/>
            <w:bCs/>
          </w:rPr>
          <w:delText>của bản tin:</w:delText>
        </w:r>
      </w:del>
    </w:p>
    <w:p w:rsidR="00B84037" w:rsidDel="00DD1F59" w:rsidP="00B84037" w:rsidRDefault="00B84037" w14:paraId="77DFE736" w14:textId="3D5E205C">
      <w:pPr>
        <w:pStyle w:val="ListParagraph"/>
        <w:numPr>
          <w:ilvl w:val="0"/>
          <w:numId w:val="9"/>
        </w:numPr>
        <w:rPr>
          <w:del w:author="toantk" w:date="2022-07-25T13:53:00Z" w:id="11244"/>
          <w:b/>
          <w:bCs/>
        </w:rPr>
      </w:pPr>
      <w:del w:author="toantk" w:date="2022-07-25T13:53:00Z" w:id="11245">
        <w:r w:rsidDel="00DD1F59">
          <w:rPr>
            <w:b/>
            <w:bCs/>
          </w:rPr>
          <w:delText>Parental Control view Request:</w:delText>
        </w:r>
      </w:del>
    </w:p>
    <w:p w:rsidR="00B84037" w:rsidDel="00DD1F59" w:rsidP="00B84037" w:rsidRDefault="00B84037" w14:paraId="63B5F196" w14:textId="1637C215">
      <w:pPr>
        <w:pStyle w:val="ListParagraph"/>
        <w:ind w:firstLine="360"/>
        <w:rPr>
          <w:del w:author="toantk" w:date="2022-07-25T13:53:00Z" w:id="11246"/>
        </w:rPr>
      </w:pPr>
      <w:del w:author="toantk" w:date="2022-07-25T13:53:00Z" w:id="11247">
        <w:r w:rsidDel="00DD1F59">
          <w:delText>{“action” : “parentalView”, “requestId” : “&lt;requestId&gt;”}</w:delText>
        </w:r>
      </w:del>
    </w:p>
    <w:p w:rsidR="00B84037" w:rsidDel="00DD1F59" w:rsidP="00B84037" w:rsidRDefault="00B84037" w14:paraId="1996C918" w14:textId="26E9E360">
      <w:pPr>
        <w:pStyle w:val="ListParagraph"/>
        <w:numPr>
          <w:ilvl w:val="0"/>
          <w:numId w:val="9"/>
        </w:numPr>
        <w:rPr>
          <w:del w:author="toantk" w:date="2022-07-25T13:53:00Z" w:id="11248"/>
          <w:b/>
          <w:bCs/>
        </w:rPr>
      </w:pPr>
      <w:del w:author="toantk" w:date="2022-07-25T13:53:00Z" w:id="11249">
        <w:r w:rsidDel="00DD1F59">
          <w:rPr>
            <w:b/>
            <w:bCs/>
          </w:rPr>
          <w:delText>Parental Control view Response:</w:delText>
        </w:r>
      </w:del>
    </w:p>
    <w:p w:rsidRPr="00820762" w:rsidR="00B84037" w:rsidDel="00DD1F59" w:rsidP="00B84037" w:rsidRDefault="00B84037" w14:paraId="48AD5E3B" w14:textId="29C50133">
      <w:pPr>
        <w:pStyle w:val="ListParagraph"/>
        <w:numPr>
          <w:ilvl w:val="1"/>
          <w:numId w:val="9"/>
        </w:numPr>
        <w:rPr>
          <w:del w:author="toantk" w:date="2022-07-25T13:53:00Z" w:id="11250"/>
        </w:rPr>
      </w:pPr>
      <w:del w:author="toantk" w:date="2022-07-25T13:53:00Z" w:id="11251">
        <w:r w:rsidDel="00DD1F59">
          <w:delText>Lấy thông tin Parental Control</w:delText>
        </w:r>
        <w:r w:rsidRPr="00820762" w:rsidDel="00DD1F59">
          <w:delText xml:space="preserve"> thành công</w:delText>
        </w:r>
        <w:r w:rsidDel="00DD1F59">
          <w:delText>:</w:delText>
        </w:r>
      </w:del>
    </w:p>
    <w:p w:rsidR="008B31CC" w:rsidDel="00DD1F59" w:rsidP="008B31CC" w:rsidRDefault="008B31CC" w14:paraId="601C89F7" w14:textId="748F6627">
      <w:pPr>
        <w:pStyle w:val="FirstLevelBullet"/>
        <w:numPr>
          <w:ilvl w:val="0"/>
          <w:numId w:val="0"/>
        </w:numPr>
        <w:ind w:left="1080"/>
        <w:rPr>
          <w:del w:author="toantk" w:date="2022-07-25T13:53:00Z" w:id="11252"/>
        </w:rPr>
      </w:pPr>
      <w:del w:author="toantk" w:date="2022-07-25T13:53:00Z" w:id="11253">
        <w:r w:rsidDel="00DD1F59">
          <w:delText>{</w:delText>
        </w:r>
      </w:del>
    </w:p>
    <w:p w:rsidR="008B31CC" w:rsidDel="00DD1F59" w:rsidP="008B31CC" w:rsidRDefault="008B31CC" w14:paraId="41E5BF1E" w14:textId="35E94A4D">
      <w:pPr>
        <w:pStyle w:val="FirstLevelBullet"/>
        <w:numPr>
          <w:ilvl w:val="0"/>
          <w:numId w:val="0"/>
        </w:numPr>
        <w:ind w:left="1080"/>
        <w:rPr>
          <w:del w:author="toantk" w:date="2022-07-25T13:53:00Z" w:id="11254"/>
        </w:rPr>
      </w:pPr>
      <w:del w:author="toantk" w:date="2022-07-25T13:53:00Z" w:id="11255">
        <w:r w:rsidDel="00DD1F59">
          <w:delText>"status": 0,</w:delText>
        </w:r>
      </w:del>
    </w:p>
    <w:p w:rsidR="008B31CC" w:rsidDel="00DD1F59" w:rsidP="008B31CC" w:rsidRDefault="00B94824" w14:paraId="25E1BB71" w14:textId="2D9AC372">
      <w:pPr>
        <w:pStyle w:val="FirstLevelBullet"/>
        <w:numPr>
          <w:ilvl w:val="0"/>
          <w:numId w:val="0"/>
        </w:numPr>
        <w:ind w:left="1080"/>
        <w:rPr>
          <w:del w:author="toantk" w:date="2022-07-25T13:53:00Z" w:id="11256"/>
        </w:rPr>
      </w:pPr>
      <w:del w:author="toantk" w:date="2022-07-25T13:53:00Z" w:id="11257">
        <w:r w:rsidDel="00DD1F59">
          <w:delText>“message”: “</w:delText>
        </w:r>
        <w:r w:rsidDel="00DD1F59" w:rsidR="00840E19">
          <w:delText>Success</w:delText>
        </w:r>
        <w:r w:rsidDel="00DD1F59">
          <w:delText>”</w:delText>
        </w:r>
        <w:r w:rsidDel="00DD1F59" w:rsidR="008B31CC">
          <w:delText>,</w:delText>
        </w:r>
      </w:del>
    </w:p>
    <w:p w:rsidR="008B31CC" w:rsidDel="00DD1F59" w:rsidP="008B31CC" w:rsidRDefault="008B31CC" w14:paraId="5FE093D9" w14:textId="6FF0EB10">
      <w:pPr>
        <w:ind w:left="1080"/>
        <w:rPr>
          <w:del w:author="toantk" w:date="2022-07-25T13:53:00Z" w:id="11258"/>
        </w:rPr>
      </w:pPr>
      <w:del w:author="toantk" w:date="2022-07-25T13:53:00Z" w:id="11259">
        <w:r w:rsidDel="00DD1F59">
          <w:delText>“requestId” : “&lt;requestId&gt;”,</w:delText>
        </w:r>
      </w:del>
    </w:p>
    <w:p w:rsidR="008B31CC" w:rsidDel="00DD1F59" w:rsidP="008B31CC" w:rsidRDefault="008B31CC" w14:paraId="4594D5B5" w14:textId="4F87FB2A">
      <w:pPr>
        <w:pStyle w:val="FirstLevelBullet"/>
        <w:numPr>
          <w:ilvl w:val="0"/>
          <w:numId w:val="0"/>
        </w:numPr>
        <w:ind w:left="1080"/>
        <w:rPr>
          <w:del w:author="toantk" w:date="2022-07-25T13:53:00Z" w:id="11260"/>
        </w:rPr>
      </w:pPr>
      <w:del w:author="toantk" w:date="2022-07-25T13:53:00Z" w:id="11261">
        <w:r w:rsidDel="00DD1F59">
          <w:delText>"data": {</w:delText>
        </w:r>
      </w:del>
    </w:p>
    <w:p w:rsidR="00FF6B04" w:rsidDel="00DD1F59" w:rsidP="008B31CC" w:rsidRDefault="00FF6B04" w14:paraId="1C8E4B3A" w14:textId="0D62CE1F">
      <w:pPr>
        <w:pStyle w:val="FirstLevelBullet"/>
        <w:numPr>
          <w:ilvl w:val="0"/>
          <w:numId w:val="0"/>
        </w:numPr>
        <w:ind w:left="1080"/>
        <w:rPr>
          <w:del w:author="toantk" w:date="2022-07-25T13:53:00Z" w:id="11262"/>
        </w:rPr>
      </w:pPr>
      <w:del w:author="toantk" w:date="2022-07-25T13:53:00Z" w:id="11263">
        <w:r w:rsidDel="00DD1F59">
          <w:tab/>
        </w:r>
        <w:r w:rsidDel="00DD1F59">
          <w:tab/>
        </w:r>
        <w:r w:rsidDel="00DD1F59" w:rsidR="00A10EF1">
          <w:delText>“enable” : “&lt;enable&gt;”,</w:delText>
        </w:r>
      </w:del>
    </w:p>
    <w:p w:rsidR="00E56C2B" w:rsidDel="00DD1F59" w:rsidP="008B31CC" w:rsidRDefault="00A10EF1" w14:paraId="04135A1A" w14:textId="2C0CBA46">
      <w:pPr>
        <w:pStyle w:val="FirstLevelBullet"/>
        <w:numPr>
          <w:ilvl w:val="0"/>
          <w:numId w:val="0"/>
        </w:numPr>
        <w:ind w:left="1080"/>
        <w:rPr>
          <w:del w:author="toantk" w:date="2022-07-25T13:53:00Z" w:id="11264"/>
        </w:rPr>
      </w:pPr>
      <w:del w:author="toantk" w:date="2022-07-25T13:53:00Z" w:id="11265">
        <w:r w:rsidDel="00DD1F59">
          <w:tab/>
        </w:r>
        <w:r w:rsidDel="00DD1F59">
          <w:tab/>
        </w:r>
        <w:r w:rsidDel="00DD1F59">
          <w:delText>“</w:delText>
        </w:r>
        <w:r w:rsidDel="00DD1F59" w:rsidR="00E56C2B">
          <w:delText>ruleList”:[</w:delText>
        </w:r>
      </w:del>
    </w:p>
    <w:p w:rsidR="00F82634" w:rsidDel="00DD1F59" w:rsidP="00E56C2B" w:rsidRDefault="00F82634" w14:paraId="3581E7DC" w14:textId="2A7E313B">
      <w:pPr>
        <w:pStyle w:val="FirstLevelBullet"/>
        <w:numPr>
          <w:ilvl w:val="0"/>
          <w:numId w:val="0"/>
        </w:numPr>
        <w:ind w:left="1800" w:firstLine="360"/>
        <w:rPr>
          <w:del w:author="toantk" w:date="2022-07-25T13:53:00Z" w:id="11266"/>
        </w:rPr>
      </w:pPr>
      <w:del w:author="toantk" w:date="2022-07-25T13:53:00Z" w:id="11267">
        <w:r w:rsidDel="00DD1F59">
          <w:tab/>
        </w:r>
        <w:r w:rsidDel="00DD1F59">
          <w:tab/>
        </w:r>
        <w:r w:rsidDel="00DD1F59">
          <w:delText>{</w:delText>
        </w:r>
      </w:del>
    </w:p>
    <w:p w:rsidR="00F82634" w:rsidDel="00DD1F59" w:rsidP="00F82634" w:rsidRDefault="00F82634" w14:paraId="699E7523" w14:textId="3FDF1C58">
      <w:pPr>
        <w:pStyle w:val="FirstLevelBullet"/>
        <w:numPr>
          <w:ilvl w:val="0"/>
          <w:numId w:val="0"/>
        </w:numPr>
        <w:ind w:left="2880" w:firstLine="720"/>
        <w:rPr>
          <w:del w:author="toantk" w:date="2022-07-25T13:53:00Z" w:id="11268"/>
        </w:rPr>
      </w:pPr>
      <w:del w:author="toantk" w:date="2022-07-25T13:53:00Z" w:id="11269">
        <w:r w:rsidDel="00DD1F59">
          <w:tab/>
        </w:r>
        <w:r w:rsidDel="00DD1F59">
          <w:delText>“ruleIndex” : “&lt;ruleIndex&gt;”,</w:delText>
        </w:r>
      </w:del>
    </w:p>
    <w:p w:rsidR="00B4287C" w:rsidDel="00DD1F59" w:rsidP="00F82634" w:rsidRDefault="00B4287C" w14:paraId="52220779" w14:textId="30BD732F">
      <w:pPr>
        <w:pStyle w:val="FirstLevelBullet"/>
        <w:numPr>
          <w:ilvl w:val="0"/>
          <w:numId w:val="0"/>
        </w:numPr>
        <w:ind w:left="2880" w:firstLine="720"/>
        <w:rPr>
          <w:del w:author="toantk" w:date="2022-07-25T13:53:00Z" w:id="11270"/>
        </w:rPr>
      </w:pPr>
      <w:del w:author="toantk" w:date="2022-07-25T13:53:00Z" w:id="11271">
        <w:r w:rsidDel="00DD1F59">
          <w:tab/>
        </w:r>
        <w:r w:rsidDel="00DD1F59">
          <w:delText>“active” : “&lt;active&gt;”,</w:delText>
        </w:r>
      </w:del>
    </w:p>
    <w:p w:rsidR="00F82634" w:rsidDel="00DD1F59" w:rsidP="00F82634" w:rsidRDefault="00F82634" w14:paraId="09FCFAF2" w14:textId="5347346E">
      <w:pPr>
        <w:pStyle w:val="FirstLevelBullet"/>
        <w:numPr>
          <w:ilvl w:val="0"/>
          <w:numId w:val="0"/>
        </w:numPr>
        <w:ind w:left="2880" w:firstLine="720"/>
        <w:rPr>
          <w:del w:author="toantk" w:date="2022-07-25T13:53:00Z" w:id="11272"/>
        </w:rPr>
      </w:pPr>
      <w:del w:author="toantk" w:date="2022-07-25T13:53:00Z" w:id="11273">
        <w:r w:rsidDel="00DD1F59">
          <w:tab/>
        </w:r>
        <w:r w:rsidDel="00DD1F59">
          <w:delText>“blockingType” : “&lt;blockingType&gt;”,</w:delText>
        </w:r>
      </w:del>
    </w:p>
    <w:p w:rsidR="00F82634" w:rsidDel="00DD1F59" w:rsidP="00F82634" w:rsidRDefault="00F82634" w14:paraId="571ABB5D" w14:textId="12FED9A5">
      <w:pPr>
        <w:pStyle w:val="FirstLevelBullet"/>
        <w:numPr>
          <w:ilvl w:val="0"/>
          <w:numId w:val="0"/>
        </w:numPr>
        <w:ind w:left="2880" w:firstLine="720"/>
        <w:rPr>
          <w:del w:author="toantk" w:date="2022-07-25T13:53:00Z" w:id="11274"/>
        </w:rPr>
      </w:pPr>
      <w:del w:author="toantk" w:date="2022-07-25T13:53:00Z" w:id="11275">
        <w:r w:rsidDel="00DD1F59">
          <w:lastRenderedPageBreak/>
          <w:tab/>
        </w:r>
        <w:r w:rsidDel="00DD1F59">
          <w:delText>“macAddr” : “&lt;macAddr&gt;”,</w:delText>
        </w:r>
      </w:del>
    </w:p>
    <w:p w:rsidR="00F82634" w:rsidDel="00DD1F59" w:rsidP="00F82634" w:rsidRDefault="00F82634" w14:paraId="25660C6E" w14:textId="7C3F5F67">
      <w:pPr>
        <w:pStyle w:val="FirstLevelBullet"/>
        <w:numPr>
          <w:ilvl w:val="0"/>
          <w:numId w:val="0"/>
        </w:numPr>
        <w:ind w:left="2880" w:firstLine="720"/>
        <w:rPr>
          <w:del w:author="toantk" w:date="2022-07-25T13:53:00Z" w:id="11276"/>
        </w:rPr>
      </w:pPr>
      <w:del w:author="toantk" w:date="2022-07-25T13:53:00Z" w:id="11277">
        <w:r w:rsidDel="00DD1F59">
          <w:tab/>
        </w:r>
        <w:r w:rsidDel="00DD1F59">
          <w:delText>“url” : “&lt;url&gt;”,</w:delText>
        </w:r>
      </w:del>
    </w:p>
    <w:p w:rsidR="00643AAB" w:rsidDel="00DD1F59" w:rsidP="00F82634" w:rsidRDefault="00F82634" w14:paraId="018BF80E" w14:textId="524FC9ED">
      <w:pPr>
        <w:pStyle w:val="FirstLevelBullet"/>
        <w:numPr>
          <w:ilvl w:val="0"/>
          <w:numId w:val="0"/>
        </w:numPr>
        <w:ind w:left="2880" w:firstLine="720"/>
        <w:rPr>
          <w:del w:author="toantk" w:date="2022-07-25T13:53:00Z" w:id="11278"/>
        </w:rPr>
      </w:pPr>
      <w:del w:author="toantk" w:date="2022-07-25T13:53:00Z" w:id="11279">
        <w:r w:rsidDel="00DD1F59">
          <w:tab/>
        </w:r>
        <w:r w:rsidDel="00DD1F59" w:rsidR="00643AAB">
          <w:delText>“mon” : {</w:delText>
        </w:r>
      </w:del>
    </w:p>
    <w:p w:rsidR="00643AAB" w:rsidDel="00DD1F59" w:rsidP="00F82634" w:rsidRDefault="00643AAB" w14:paraId="3632C0B6" w14:textId="2C54B7ED">
      <w:pPr>
        <w:pStyle w:val="FirstLevelBullet"/>
        <w:numPr>
          <w:ilvl w:val="0"/>
          <w:numId w:val="0"/>
        </w:numPr>
        <w:ind w:left="2880" w:firstLine="720"/>
        <w:rPr>
          <w:del w:author="toantk" w:date="2022-07-25T13:53:00Z" w:id="11280"/>
        </w:rPr>
      </w:pPr>
      <w:del w:author="toantk" w:date="2022-07-25T13:53:00Z" w:id="11281">
        <w:r w:rsidDel="00DD1F59">
          <w:tab/>
        </w:r>
        <w:r w:rsidDel="00DD1F59">
          <w:tab/>
        </w:r>
        <w:r w:rsidDel="00DD1F59">
          <w:tab/>
        </w:r>
        <w:r w:rsidDel="00DD1F59">
          <w:delText>“startTime” : “&lt;startTime&gt;”,</w:delText>
        </w:r>
      </w:del>
    </w:p>
    <w:p w:rsidR="00643AAB" w:rsidDel="00DD1F59" w:rsidP="00F82634" w:rsidRDefault="00643AAB" w14:paraId="4B3FF33B" w14:textId="084CAD9C">
      <w:pPr>
        <w:pStyle w:val="FirstLevelBullet"/>
        <w:numPr>
          <w:ilvl w:val="0"/>
          <w:numId w:val="0"/>
        </w:numPr>
        <w:ind w:left="2880" w:firstLine="720"/>
        <w:rPr>
          <w:del w:author="toantk" w:date="2022-07-25T13:53:00Z" w:id="11282"/>
        </w:rPr>
      </w:pPr>
      <w:del w:author="toantk" w:date="2022-07-25T13:53:00Z" w:id="11283">
        <w:r w:rsidDel="00DD1F59">
          <w:tab/>
        </w:r>
        <w:r w:rsidDel="00DD1F59">
          <w:tab/>
        </w:r>
        <w:r w:rsidDel="00DD1F59">
          <w:tab/>
        </w:r>
        <w:r w:rsidDel="00DD1F59">
          <w:delText>“endTime” : “&lt;endTime&gt;”</w:delText>
        </w:r>
      </w:del>
    </w:p>
    <w:p w:rsidR="00F82634" w:rsidDel="00DD1F59" w:rsidP="00643AAB" w:rsidRDefault="00643AAB" w14:paraId="3C6EF4B2" w14:textId="05F89222">
      <w:pPr>
        <w:pStyle w:val="FirstLevelBullet"/>
        <w:numPr>
          <w:ilvl w:val="0"/>
          <w:numId w:val="0"/>
        </w:numPr>
        <w:ind w:left="5040" w:firstLine="720"/>
        <w:rPr>
          <w:del w:author="toantk" w:date="2022-07-25T13:53:00Z" w:id="11284"/>
        </w:rPr>
      </w:pPr>
      <w:del w:author="toantk" w:date="2022-07-25T13:53:00Z" w:id="11285">
        <w:r w:rsidDel="00DD1F59">
          <w:delText>},</w:delText>
        </w:r>
      </w:del>
    </w:p>
    <w:p w:rsidR="00643AAB" w:rsidDel="00DD1F59" w:rsidP="00643AAB" w:rsidRDefault="00643AAB" w14:paraId="68572C45" w14:textId="38FEA910">
      <w:pPr>
        <w:pStyle w:val="FirstLevelBullet"/>
        <w:numPr>
          <w:ilvl w:val="0"/>
          <w:numId w:val="0"/>
        </w:numPr>
        <w:ind w:left="2880" w:firstLine="720"/>
        <w:rPr>
          <w:del w:author="toantk" w:date="2022-07-25T13:53:00Z" w:id="11286"/>
        </w:rPr>
      </w:pPr>
      <w:del w:author="toantk" w:date="2022-07-25T13:53:00Z" w:id="11287">
        <w:r w:rsidDel="00DD1F59">
          <w:tab/>
        </w:r>
        <w:r w:rsidDel="00DD1F59">
          <w:delText>“tue” : {</w:delText>
        </w:r>
      </w:del>
    </w:p>
    <w:p w:rsidR="00643AAB" w:rsidDel="00DD1F59" w:rsidP="00643AAB" w:rsidRDefault="00643AAB" w14:paraId="734A39B7" w14:textId="09B7DF5D">
      <w:pPr>
        <w:pStyle w:val="FirstLevelBullet"/>
        <w:numPr>
          <w:ilvl w:val="0"/>
          <w:numId w:val="0"/>
        </w:numPr>
        <w:ind w:left="2880" w:firstLine="720"/>
        <w:rPr>
          <w:del w:author="toantk" w:date="2022-07-25T13:53:00Z" w:id="11288"/>
        </w:rPr>
      </w:pPr>
      <w:del w:author="toantk" w:date="2022-07-25T13:53:00Z" w:id="11289">
        <w:r w:rsidDel="00DD1F59">
          <w:tab/>
        </w:r>
        <w:r w:rsidDel="00DD1F59">
          <w:tab/>
        </w:r>
        <w:r w:rsidDel="00DD1F59">
          <w:tab/>
        </w:r>
        <w:r w:rsidDel="00DD1F59">
          <w:delText>“startTime” : “&lt;startTime&gt;”,</w:delText>
        </w:r>
      </w:del>
    </w:p>
    <w:p w:rsidR="00643AAB" w:rsidDel="00DD1F59" w:rsidP="00643AAB" w:rsidRDefault="00643AAB" w14:paraId="01951BD8" w14:textId="2AC060F6">
      <w:pPr>
        <w:pStyle w:val="FirstLevelBullet"/>
        <w:numPr>
          <w:ilvl w:val="0"/>
          <w:numId w:val="0"/>
        </w:numPr>
        <w:ind w:left="2880" w:firstLine="720"/>
        <w:rPr>
          <w:del w:author="toantk" w:date="2022-07-25T13:53:00Z" w:id="11290"/>
        </w:rPr>
      </w:pPr>
      <w:del w:author="toantk" w:date="2022-07-25T13:53:00Z" w:id="11291">
        <w:r w:rsidDel="00DD1F59">
          <w:tab/>
        </w:r>
        <w:r w:rsidDel="00DD1F59">
          <w:tab/>
        </w:r>
        <w:r w:rsidDel="00DD1F59">
          <w:tab/>
        </w:r>
        <w:r w:rsidDel="00DD1F59">
          <w:delText>“endTime” : “&lt;endTime&gt;”</w:delText>
        </w:r>
      </w:del>
    </w:p>
    <w:p w:rsidR="00643AAB" w:rsidDel="00DD1F59" w:rsidP="00643AAB" w:rsidRDefault="00643AAB" w14:paraId="5059D268" w14:textId="122BC11B">
      <w:pPr>
        <w:pStyle w:val="FirstLevelBullet"/>
        <w:numPr>
          <w:ilvl w:val="0"/>
          <w:numId w:val="0"/>
        </w:numPr>
        <w:ind w:left="5040" w:firstLine="720"/>
        <w:rPr>
          <w:del w:author="toantk" w:date="2022-07-25T13:53:00Z" w:id="11292"/>
        </w:rPr>
      </w:pPr>
      <w:del w:author="toantk" w:date="2022-07-25T13:53:00Z" w:id="11293">
        <w:r w:rsidDel="00DD1F59">
          <w:delText>},</w:delText>
        </w:r>
      </w:del>
    </w:p>
    <w:p w:rsidR="00643AAB" w:rsidDel="00DD1F59" w:rsidP="00643AAB" w:rsidRDefault="00643AAB" w14:paraId="73B22E41" w14:textId="5D753F99">
      <w:pPr>
        <w:pStyle w:val="FirstLevelBullet"/>
        <w:numPr>
          <w:ilvl w:val="0"/>
          <w:numId w:val="0"/>
        </w:numPr>
        <w:ind w:left="2880" w:firstLine="720"/>
        <w:rPr>
          <w:del w:author="toantk" w:date="2022-07-25T13:53:00Z" w:id="11294"/>
        </w:rPr>
      </w:pPr>
      <w:del w:author="toantk" w:date="2022-07-25T13:53:00Z" w:id="11295">
        <w:r w:rsidDel="00DD1F59">
          <w:tab/>
        </w:r>
        <w:r w:rsidDel="00DD1F59">
          <w:delText>“wed” : {</w:delText>
        </w:r>
      </w:del>
    </w:p>
    <w:p w:rsidR="00643AAB" w:rsidDel="00DD1F59" w:rsidP="00643AAB" w:rsidRDefault="00643AAB" w14:paraId="15A57970" w14:textId="3C709248">
      <w:pPr>
        <w:pStyle w:val="FirstLevelBullet"/>
        <w:numPr>
          <w:ilvl w:val="0"/>
          <w:numId w:val="0"/>
        </w:numPr>
        <w:ind w:left="2880" w:firstLine="720"/>
        <w:rPr>
          <w:del w:author="toantk" w:date="2022-07-25T13:53:00Z" w:id="11296"/>
        </w:rPr>
      </w:pPr>
      <w:del w:author="toantk" w:date="2022-07-25T13:53:00Z" w:id="11297">
        <w:r w:rsidDel="00DD1F59">
          <w:tab/>
        </w:r>
        <w:r w:rsidDel="00DD1F59">
          <w:tab/>
        </w:r>
        <w:r w:rsidDel="00DD1F59">
          <w:tab/>
        </w:r>
        <w:r w:rsidDel="00DD1F59">
          <w:delText>“startTime” : “&lt;startTime&gt;”,</w:delText>
        </w:r>
      </w:del>
    </w:p>
    <w:p w:rsidR="00643AAB" w:rsidDel="00DD1F59" w:rsidP="00643AAB" w:rsidRDefault="00643AAB" w14:paraId="0830810D" w14:textId="70DD7BB0">
      <w:pPr>
        <w:pStyle w:val="FirstLevelBullet"/>
        <w:numPr>
          <w:ilvl w:val="0"/>
          <w:numId w:val="0"/>
        </w:numPr>
        <w:ind w:left="2880" w:firstLine="720"/>
        <w:rPr>
          <w:del w:author="toantk" w:date="2022-07-25T13:53:00Z" w:id="11298"/>
        </w:rPr>
      </w:pPr>
      <w:del w:author="toantk" w:date="2022-07-25T13:53:00Z" w:id="11299">
        <w:r w:rsidDel="00DD1F59">
          <w:tab/>
        </w:r>
        <w:r w:rsidDel="00DD1F59">
          <w:tab/>
        </w:r>
        <w:r w:rsidDel="00DD1F59">
          <w:tab/>
        </w:r>
        <w:r w:rsidDel="00DD1F59">
          <w:delText>“endTime” : “&lt;endTime&gt;”</w:delText>
        </w:r>
      </w:del>
    </w:p>
    <w:p w:rsidR="00643AAB" w:rsidDel="00DD1F59" w:rsidP="00643AAB" w:rsidRDefault="00643AAB" w14:paraId="47D38E83" w14:textId="36C4F04B">
      <w:pPr>
        <w:pStyle w:val="FirstLevelBullet"/>
        <w:numPr>
          <w:ilvl w:val="0"/>
          <w:numId w:val="0"/>
        </w:numPr>
        <w:ind w:left="5040" w:firstLine="720"/>
        <w:rPr>
          <w:del w:author="toantk" w:date="2022-07-25T13:53:00Z" w:id="11300"/>
        </w:rPr>
      </w:pPr>
      <w:del w:author="toantk" w:date="2022-07-25T13:53:00Z" w:id="11301">
        <w:r w:rsidDel="00DD1F59">
          <w:delText>},</w:delText>
        </w:r>
      </w:del>
    </w:p>
    <w:p w:rsidR="00643AAB" w:rsidDel="00DD1F59" w:rsidP="00643AAB" w:rsidRDefault="00643AAB" w14:paraId="66D37126" w14:textId="796A46EC">
      <w:pPr>
        <w:pStyle w:val="FirstLevelBullet"/>
        <w:numPr>
          <w:ilvl w:val="0"/>
          <w:numId w:val="0"/>
        </w:numPr>
        <w:ind w:left="3600" w:firstLine="720"/>
        <w:rPr>
          <w:del w:author="toantk" w:date="2022-07-25T13:53:00Z" w:id="11302"/>
        </w:rPr>
      </w:pPr>
      <w:del w:author="toantk" w:date="2022-07-25T13:53:00Z" w:id="11303">
        <w:r w:rsidDel="00DD1F59">
          <w:delText>“thu” : {</w:delText>
        </w:r>
      </w:del>
    </w:p>
    <w:p w:rsidR="00643AAB" w:rsidDel="00DD1F59" w:rsidP="00643AAB" w:rsidRDefault="00643AAB" w14:paraId="58A8BC3C" w14:textId="2E677FA9">
      <w:pPr>
        <w:pStyle w:val="FirstLevelBullet"/>
        <w:numPr>
          <w:ilvl w:val="0"/>
          <w:numId w:val="0"/>
        </w:numPr>
        <w:ind w:left="2880" w:firstLine="720"/>
        <w:rPr>
          <w:del w:author="toantk" w:date="2022-07-25T13:53:00Z" w:id="11304"/>
        </w:rPr>
      </w:pPr>
      <w:del w:author="toantk" w:date="2022-07-25T13:53:00Z" w:id="11305">
        <w:r w:rsidDel="00DD1F59">
          <w:tab/>
        </w:r>
        <w:r w:rsidDel="00DD1F59">
          <w:tab/>
        </w:r>
        <w:r w:rsidDel="00DD1F59">
          <w:tab/>
        </w:r>
        <w:r w:rsidDel="00DD1F59">
          <w:delText>“startTime” : “&lt;startTime&gt;”,</w:delText>
        </w:r>
      </w:del>
    </w:p>
    <w:p w:rsidR="00643AAB" w:rsidDel="00DD1F59" w:rsidP="00643AAB" w:rsidRDefault="00643AAB" w14:paraId="5C4A262F" w14:textId="379D0E07">
      <w:pPr>
        <w:pStyle w:val="FirstLevelBullet"/>
        <w:numPr>
          <w:ilvl w:val="0"/>
          <w:numId w:val="0"/>
        </w:numPr>
        <w:ind w:left="2880" w:firstLine="720"/>
        <w:rPr>
          <w:del w:author="toantk" w:date="2022-07-25T13:53:00Z" w:id="11306"/>
        </w:rPr>
      </w:pPr>
      <w:del w:author="toantk" w:date="2022-07-25T13:53:00Z" w:id="11307">
        <w:r w:rsidDel="00DD1F59">
          <w:tab/>
        </w:r>
        <w:r w:rsidDel="00DD1F59">
          <w:tab/>
        </w:r>
        <w:r w:rsidDel="00DD1F59">
          <w:tab/>
        </w:r>
        <w:r w:rsidDel="00DD1F59">
          <w:delText>“endTime” : “&lt;endTime&gt;”</w:delText>
        </w:r>
      </w:del>
    </w:p>
    <w:p w:rsidR="00643AAB" w:rsidDel="00DD1F59" w:rsidP="00643AAB" w:rsidRDefault="00643AAB" w14:paraId="23A7B17E" w14:textId="0CFDE3C8">
      <w:pPr>
        <w:pStyle w:val="FirstLevelBullet"/>
        <w:numPr>
          <w:ilvl w:val="0"/>
          <w:numId w:val="0"/>
        </w:numPr>
        <w:ind w:left="5040" w:firstLine="720"/>
        <w:rPr>
          <w:del w:author="toantk" w:date="2022-07-25T13:53:00Z" w:id="11308"/>
        </w:rPr>
      </w:pPr>
      <w:del w:author="toantk" w:date="2022-07-25T13:53:00Z" w:id="11309">
        <w:r w:rsidDel="00DD1F59">
          <w:delText>},</w:delText>
        </w:r>
      </w:del>
    </w:p>
    <w:p w:rsidR="00643AAB" w:rsidDel="00DD1F59" w:rsidP="00643AAB" w:rsidRDefault="00643AAB" w14:paraId="62853A7D" w14:textId="4E31363B">
      <w:pPr>
        <w:pStyle w:val="FirstLevelBullet"/>
        <w:numPr>
          <w:ilvl w:val="0"/>
          <w:numId w:val="0"/>
        </w:numPr>
        <w:ind w:left="3600" w:firstLine="720"/>
        <w:rPr>
          <w:del w:author="toantk" w:date="2022-07-25T13:53:00Z" w:id="11310"/>
        </w:rPr>
      </w:pPr>
      <w:del w:author="toantk" w:date="2022-07-25T13:53:00Z" w:id="11311">
        <w:r w:rsidDel="00DD1F59">
          <w:delText>“fri” : {</w:delText>
        </w:r>
      </w:del>
    </w:p>
    <w:p w:rsidR="00643AAB" w:rsidDel="00DD1F59" w:rsidP="00643AAB" w:rsidRDefault="00643AAB" w14:paraId="2C21C5D2" w14:textId="313B3104">
      <w:pPr>
        <w:pStyle w:val="FirstLevelBullet"/>
        <w:numPr>
          <w:ilvl w:val="0"/>
          <w:numId w:val="0"/>
        </w:numPr>
        <w:ind w:left="2880" w:firstLine="720"/>
        <w:rPr>
          <w:del w:author="toantk" w:date="2022-07-25T13:53:00Z" w:id="11312"/>
        </w:rPr>
      </w:pPr>
      <w:del w:author="toantk" w:date="2022-07-25T13:53:00Z" w:id="11313">
        <w:r w:rsidDel="00DD1F59">
          <w:tab/>
        </w:r>
        <w:r w:rsidDel="00DD1F59">
          <w:tab/>
        </w:r>
        <w:r w:rsidDel="00DD1F59">
          <w:tab/>
        </w:r>
        <w:r w:rsidDel="00DD1F59">
          <w:delText>“startTime” : “&lt;startTime&gt;”,</w:delText>
        </w:r>
      </w:del>
    </w:p>
    <w:p w:rsidR="00643AAB" w:rsidDel="00DD1F59" w:rsidP="00643AAB" w:rsidRDefault="00643AAB" w14:paraId="26AEDF29" w14:textId="548B9342">
      <w:pPr>
        <w:pStyle w:val="FirstLevelBullet"/>
        <w:numPr>
          <w:ilvl w:val="0"/>
          <w:numId w:val="0"/>
        </w:numPr>
        <w:ind w:left="2880" w:firstLine="720"/>
        <w:rPr>
          <w:del w:author="toantk" w:date="2022-07-25T13:53:00Z" w:id="11314"/>
        </w:rPr>
      </w:pPr>
      <w:del w:author="toantk" w:date="2022-07-25T13:53:00Z" w:id="11315">
        <w:r w:rsidDel="00DD1F59">
          <w:tab/>
        </w:r>
        <w:r w:rsidDel="00DD1F59">
          <w:tab/>
        </w:r>
        <w:r w:rsidDel="00DD1F59">
          <w:tab/>
        </w:r>
        <w:r w:rsidDel="00DD1F59">
          <w:delText>“endTime” : “&lt;endTime&gt;”</w:delText>
        </w:r>
      </w:del>
    </w:p>
    <w:p w:rsidR="00643AAB" w:rsidDel="00DD1F59" w:rsidP="00643AAB" w:rsidRDefault="00643AAB" w14:paraId="1DB3E184" w14:textId="6D9A0C16">
      <w:pPr>
        <w:pStyle w:val="FirstLevelBullet"/>
        <w:numPr>
          <w:ilvl w:val="0"/>
          <w:numId w:val="0"/>
        </w:numPr>
        <w:ind w:left="5040" w:firstLine="720"/>
        <w:rPr>
          <w:del w:author="toantk" w:date="2022-07-25T13:53:00Z" w:id="11316"/>
        </w:rPr>
      </w:pPr>
      <w:del w:author="toantk" w:date="2022-07-25T13:53:00Z" w:id="11317">
        <w:r w:rsidDel="00DD1F59">
          <w:delText>},</w:delText>
        </w:r>
      </w:del>
    </w:p>
    <w:p w:rsidR="00643AAB" w:rsidDel="00DD1F59" w:rsidP="00643AAB" w:rsidRDefault="00643AAB" w14:paraId="10ED590D" w14:textId="14CD1DE2">
      <w:pPr>
        <w:pStyle w:val="FirstLevelBullet"/>
        <w:numPr>
          <w:ilvl w:val="0"/>
          <w:numId w:val="0"/>
        </w:numPr>
        <w:ind w:left="3600" w:firstLine="720"/>
        <w:rPr>
          <w:del w:author="toantk" w:date="2022-07-25T13:53:00Z" w:id="11318"/>
        </w:rPr>
      </w:pPr>
      <w:del w:author="toantk" w:date="2022-07-25T13:53:00Z" w:id="11319">
        <w:r w:rsidDel="00DD1F59">
          <w:delText>“sat” : {</w:delText>
        </w:r>
      </w:del>
    </w:p>
    <w:p w:rsidR="00643AAB" w:rsidDel="00DD1F59" w:rsidP="00643AAB" w:rsidRDefault="00643AAB" w14:paraId="7C7DF44D" w14:textId="4A089CF2">
      <w:pPr>
        <w:pStyle w:val="FirstLevelBullet"/>
        <w:numPr>
          <w:ilvl w:val="0"/>
          <w:numId w:val="0"/>
        </w:numPr>
        <w:ind w:left="2880" w:firstLine="720"/>
        <w:rPr>
          <w:del w:author="toantk" w:date="2022-07-25T13:53:00Z" w:id="11320"/>
        </w:rPr>
      </w:pPr>
      <w:del w:author="toantk" w:date="2022-07-25T13:53:00Z" w:id="11321">
        <w:r w:rsidDel="00DD1F59">
          <w:tab/>
        </w:r>
        <w:r w:rsidDel="00DD1F59">
          <w:tab/>
        </w:r>
        <w:r w:rsidDel="00DD1F59">
          <w:tab/>
        </w:r>
        <w:r w:rsidDel="00DD1F59">
          <w:delText>“startTime” : “&lt;startTime&gt;”,</w:delText>
        </w:r>
      </w:del>
    </w:p>
    <w:p w:rsidR="00643AAB" w:rsidDel="00DD1F59" w:rsidP="00643AAB" w:rsidRDefault="00643AAB" w14:paraId="0712311A" w14:textId="35B0ADB0">
      <w:pPr>
        <w:pStyle w:val="FirstLevelBullet"/>
        <w:numPr>
          <w:ilvl w:val="0"/>
          <w:numId w:val="0"/>
        </w:numPr>
        <w:ind w:left="2880" w:firstLine="720"/>
        <w:rPr>
          <w:del w:author="toantk" w:date="2022-07-25T13:53:00Z" w:id="11322"/>
        </w:rPr>
      </w:pPr>
      <w:del w:author="toantk" w:date="2022-07-25T13:53:00Z" w:id="11323">
        <w:r w:rsidDel="00DD1F59">
          <w:tab/>
        </w:r>
        <w:r w:rsidDel="00DD1F59">
          <w:tab/>
        </w:r>
        <w:r w:rsidDel="00DD1F59">
          <w:tab/>
        </w:r>
        <w:r w:rsidDel="00DD1F59">
          <w:delText>“endTime” : “&lt;endTime&gt;”</w:delText>
        </w:r>
      </w:del>
    </w:p>
    <w:p w:rsidR="00643AAB" w:rsidDel="00DD1F59" w:rsidP="00643AAB" w:rsidRDefault="00643AAB" w14:paraId="5FF26120" w14:textId="721B12F3">
      <w:pPr>
        <w:pStyle w:val="FirstLevelBullet"/>
        <w:numPr>
          <w:ilvl w:val="0"/>
          <w:numId w:val="0"/>
        </w:numPr>
        <w:ind w:left="5040" w:firstLine="720"/>
        <w:rPr>
          <w:del w:author="toantk" w:date="2022-07-25T13:53:00Z" w:id="11324"/>
        </w:rPr>
      </w:pPr>
      <w:del w:author="toantk" w:date="2022-07-25T13:53:00Z" w:id="11325">
        <w:r w:rsidDel="00DD1F59">
          <w:delText>},</w:delText>
        </w:r>
      </w:del>
    </w:p>
    <w:p w:rsidR="00643AAB" w:rsidDel="00DD1F59" w:rsidP="00643AAB" w:rsidRDefault="00643AAB" w14:paraId="3ABB505E" w14:textId="51B07792">
      <w:pPr>
        <w:pStyle w:val="FirstLevelBullet"/>
        <w:numPr>
          <w:ilvl w:val="0"/>
          <w:numId w:val="0"/>
        </w:numPr>
        <w:ind w:left="3600" w:firstLine="720"/>
        <w:rPr>
          <w:del w:author="toantk" w:date="2022-07-25T13:53:00Z" w:id="11326"/>
        </w:rPr>
      </w:pPr>
      <w:del w:author="toantk" w:date="2022-07-25T13:53:00Z" w:id="11327">
        <w:r w:rsidDel="00DD1F59">
          <w:delText>“sun” : {</w:delText>
        </w:r>
      </w:del>
    </w:p>
    <w:p w:rsidR="00643AAB" w:rsidDel="00DD1F59" w:rsidP="00643AAB" w:rsidRDefault="00643AAB" w14:paraId="3F07029C" w14:textId="533525E2">
      <w:pPr>
        <w:pStyle w:val="FirstLevelBullet"/>
        <w:numPr>
          <w:ilvl w:val="0"/>
          <w:numId w:val="0"/>
        </w:numPr>
        <w:ind w:left="2880" w:firstLine="720"/>
        <w:rPr>
          <w:del w:author="toantk" w:date="2022-07-25T13:53:00Z" w:id="11328"/>
        </w:rPr>
      </w:pPr>
      <w:del w:author="toantk" w:date="2022-07-25T13:53:00Z" w:id="11329">
        <w:r w:rsidDel="00DD1F59">
          <w:tab/>
        </w:r>
        <w:r w:rsidDel="00DD1F59">
          <w:tab/>
        </w:r>
        <w:r w:rsidDel="00DD1F59">
          <w:tab/>
        </w:r>
        <w:r w:rsidDel="00DD1F59">
          <w:delText>“startTime” : “&lt;startTime&gt;”,</w:delText>
        </w:r>
      </w:del>
    </w:p>
    <w:p w:rsidR="00643AAB" w:rsidDel="00DD1F59" w:rsidP="00643AAB" w:rsidRDefault="00643AAB" w14:paraId="0AFBFA0F" w14:textId="17B1A7F7">
      <w:pPr>
        <w:pStyle w:val="FirstLevelBullet"/>
        <w:numPr>
          <w:ilvl w:val="0"/>
          <w:numId w:val="0"/>
        </w:numPr>
        <w:ind w:left="2880" w:firstLine="720"/>
        <w:rPr>
          <w:del w:author="toantk" w:date="2022-07-25T13:53:00Z" w:id="11330"/>
        </w:rPr>
      </w:pPr>
      <w:del w:author="toantk" w:date="2022-07-25T13:53:00Z" w:id="11331">
        <w:r w:rsidDel="00DD1F59">
          <w:tab/>
        </w:r>
        <w:r w:rsidDel="00DD1F59">
          <w:tab/>
        </w:r>
        <w:r w:rsidDel="00DD1F59">
          <w:tab/>
        </w:r>
        <w:r w:rsidDel="00DD1F59">
          <w:delText>“endTime” : “&lt;endTime&gt;”</w:delText>
        </w:r>
      </w:del>
    </w:p>
    <w:p w:rsidR="00643AAB" w:rsidDel="00DD1F59" w:rsidP="00643AAB" w:rsidRDefault="00643AAB" w14:paraId="3DDD788A" w14:textId="3AE1483C">
      <w:pPr>
        <w:pStyle w:val="FirstLevelBullet"/>
        <w:numPr>
          <w:ilvl w:val="0"/>
          <w:numId w:val="0"/>
        </w:numPr>
        <w:ind w:left="5040" w:firstLine="720"/>
        <w:rPr>
          <w:del w:author="toantk" w:date="2022-07-25T13:53:00Z" w:id="11332"/>
        </w:rPr>
      </w:pPr>
      <w:del w:author="toantk" w:date="2022-07-25T13:53:00Z" w:id="11333">
        <w:r w:rsidDel="00DD1F59">
          <w:delText>}</w:delText>
        </w:r>
      </w:del>
    </w:p>
    <w:p w:rsidR="00643AAB" w:rsidDel="00DD1F59" w:rsidP="00643AAB" w:rsidRDefault="00F82634" w14:paraId="00660C30" w14:textId="5A636A01">
      <w:pPr>
        <w:pStyle w:val="FirstLevelBullet"/>
        <w:numPr>
          <w:ilvl w:val="0"/>
          <w:numId w:val="0"/>
        </w:numPr>
        <w:ind w:left="3600" w:firstLine="720"/>
        <w:rPr>
          <w:del w:author="toantk" w:date="2022-07-25T13:53:00Z" w:id="11334"/>
        </w:rPr>
      </w:pPr>
      <w:del w:author="toantk" w:date="2022-07-25T13:53:00Z" w:id="11335">
        <w:r w:rsidDel="00DD1F59">
          <w:delText>}</w:delText>
        </w:r>
        <w:r w:rsidDel="00DD1F59" w:rsidR="00643AAB">
          <w:delText>,</w:delText>
        </w:r>
      </w:del>
    </w:p>
    <w:p w:rsidR="00F82634" w:rsidDel="00DD1F59" w:rsidP="00643AAB" w:rsidRDefault="00643AAB" w14:paraId="663481D7" w14:textId="36C21457">
      <w:pPr>
        <w:pStyle w:val="FirstLevelBullet"/>
        <w:numPr>
          <w:ilvl w:val="0"/>
          <w:numId w:val="0"/>
        </w:numPr>
        <w:ind w:left="3600" w:firstLine="720"/>
        <w:rPr>
          <w:del w:author="toantk" w:date="2022-07-25T13:53:00Z" w:id="11336"/>
        </w:rPr>
      </w:pPr>
      <w:del w:author="toantk" w:date="2022-07-25T13:53:00Z" w:id="11337">
        <w:r w:rsidDel="00DD1F59">
          <w:delText>…</w:delText>
        </w:r>
        <w:r w:rsidDel="00DD1F59" w:rsidR="00E56C2B">
          <w:tab/>
        </w:r>
        <w:r w:rsidDel="00DD1F59" w:rsidR="00E56C2B">
          <w:tab/>
        </w:r>
      </w:del>
    </w:p>
    <w:p w:rsidR="00A10EF1" w:rsidDel="00DD1F59" w:rsidP="00F82634" w:rsidRDefault="00E56C2B" w14:paraId="0D41A36E" w14:textId="7F9663FC">
      <w:pPr>
        <w:pStyle w:val="FirstLevelBullet"/>
        <w:numPr>
          <w:ilvl w:val="0"/>
          <w:numId w:val="0"/>
        </w:numPr>
        <w:ind w:left="3240" w:firstLine="360"/>
        <w:rPr>
          <w:del w:author="toantk" w:date="2022-07-25T13:53:00Z" w:id="11338"/>
        </w:rPr>
      </w:pPr>
      <w:del w:author="toantk" w:date="2022-07-25T13:53:00Z" w:id="11339">
        <w:r w:rsidDel="00DD1F59">
          <w:delText>]</w:delText>
        </w:r>
      </w:del>
    </w:p>
    <w:p w:rsidRPr="00B84037" w:rsidR="00B84037" w:rsidDel="00DD1F59" w:rsidP="00B84037" w:rsidRDefault="00FF6B04" w14:paraId="0BADB3F2" w14:textId="18523715">
      <w:pPr>
        <w:rPr>
          <w:del w:author="toantk" w:date="2022-07-25T13:53:00Z" w:id="11340"/>
        </w:rPr>
      </w:pPr>
      <w:del w:author="toantk" w:date="2022-07-25T13:53:00Z" w:id="11341">
        <w:r w:rsidDel="00DD1F59">
          <w:tab/>
        </w:r>
        <w:r w:rsidDel="00DD1F59">
          <w:tab/>
        </w:r>
        <w:r w:rsidDel="00DD1F59">
          <w:tab/>
        </w:r>
        <w:r w:rsidDel="00DD1F59">
          <w:delText>}</w:delText>
        </w:r>
      </w:del>
    </w:p>
    <w:p w:rsidRPr="00820762" w:rsidR="000822F3" w:rsidDel="00DD1F59" w:rsidP="000822F3" w:rsidRDefault="000822F3" w14:paraId="1260841A" w14:textId="1E228221">
      <w:pPr>
        <w:pStyle w:val="ListParagraph"/>
        <w:numPr>
          <w:ilvl w:val="1"/>
          <w:numId w:val="9"/>
        </w:numPr>
        <w:rPr>
          <w:del w:author="toantk" w:date="2022-07-25T13:53:00Z" w:id="11342"/>
        </w:rPr>
      </w:pPr>
      <w:del w:author="toantk" w:date="2022-07-25T13:53:00Z" w:id="11343">
        <w:r w:rsidDel="00DD1F59">
          <w:delText>Lấy thông tin Parental Control thất bại:</w:delText>
        </w:r>
      </w:del>
    </w:p>
    <w:p w:rsidR="000822F3" w:rsidDel="00DD1F59" w:rsidP="000822F3" w:rsidRDefault="000822F3" w14:paraId="1BB89E88" w14:textId="331CE71D">
      <w:pPr>
        <w:pStyle w:val="FirstLevelBullet"/>
        <w:numPr>
          <w:ilvl w:val="0"/>
          <w:numId w:val="0"/>
        </w:numPr>
        <w:ind w:left="1080"/>
        <w:rPr>
          <w:del w:author="toantk" w:date="2022-07-25T13:53:00Z" w:id="11344"/>
        </w:rPr>
      </w:pPr>
      <w:del w:author="toantk" w:date="2022-07-25T13:53:00Z" w:id="11345">
        <w:r w:rsidDel="00DD1F59">
          <w:delText>{</w:delText>
        </w:r>
      </w:del>
    </w:p>
    <w:p w:rsidR="000822F3" w:rsidDel="00DD1F59" w:rsidP="000822F3" w:rsidRDefault="00183521" w14:paraId="14A68D05" w14:textId="761BEE2F">
      <w:pPr>
        <w:pStyle w:val="FirstLevelBullet"/>
        <w:numPr>
          <w:ilvl w:val="0"/>
          <w:numId w:val="0"/>
        </w:numPr>
        <w:ind w:left="1080"/>
        <w:rPr>
          <w:del w:author="toantk" w:date="2022-07-25T13:53:00Z" w:id="11346"/>
        </w:rPr>
      </w:pPr>
      <w:del w:author="toantk" w:date="2022-07-25T13:53:00Z" w:id="11347">
        <w:r w:rsidDel="00DD1F59">
          <w:delText>“status”: &lt;ErrorCode&gt;</w:delText>
        </w:r>
        <w:r w:rsidDel="00DD1F59" w:rsidR="000822F3">
          <w:delText>,</w:delText>
        </w:r>
      </w:del>
    </w:p>
    <w:p w:rsidR="000822F3" w:rsidDel="00DD1F59" w:rsidP="000822F3" w:rsidRDefault="00B94824" w14:paraId="547CA27A" w14:textId="751B3FAF">
      <w:pPr>
        <w:pStyle w:val="FirstLevelBullet"/>
        <w:numPr>
          <w:ilvl w:val="0"/>
          <w:numId w:val="0"/>
        </w:numPr>
        <w:ind w:left="1080"/>
        <w:rPr>
          <w:del w:author="toantk" w:date="2022-07-25T13:53:00Z" w:id="11348"/>
        </w:rPr>
      </w:pPr>
      <w:del w:author="toantk" w:date="2022-07-25T13:53:00Z" w:id="11349">
        <w:r w:rsidDel="00DD1F59">
          <w:delText>“message”: “&lt;message&gt;”</w:delText>
        </w:r>
        <w:r w:rsidDel="00DD1F59" w:rsidR="000822F3">
          <w:delText>,</w:delText>
        </w:r>
      </w:del>
    </w:p>
    <w:p w:rsidR="000822F3" w:rsidDel="00DD1F59" w:rsidP="000822F3" w:rsidRDefault="000822F3" w14:paraId="4C71FBDC" w14:textId="584138A6">
      <w:pPr>
        <w:pStyle w:val="ListParagraph"/>
        <w:ind w:firstLine="360"/>
        <w:rPr>
          <w:del w:author="toantk" w:date="2022-07-25T13:53:00Z" w:id="11350"/>
        </w:rPr>
      </w:pPr>
      <w:del w:author="toantk" w:date="2022-07-25T13:53:00Z" w:id="11351">
        <w:r w:rsidDel="00DD1F59">
          <w:delText>“requestId” : “&lt;requestId&gt;”,</w:delText>
        </w:r>
      </w:del>
    </w:p>
    <w:p w:rsidR="000822F3" w:rsidDel="00DD1F59" w:rsidP="000822F3" w:rsidRDefault="000822F3" w14:paraId="4BD80315" w14:textId="4A5D4DB5">
      <w:pPr>
        <w:pStyle w:val="FirstLevelBullet"/>
        <w:numPr>
          <w:ilvl w:val="0"/>
          <w:numId w:val="0"/>
        </w:numPr>
        <w:ind w:left="1080"/>
        <w:rPr>
          <w:del w:author="toantk" w:date="2022-07-25T13:53:00Z" w:id="11352"/>
        </w:rPr>
      </w:pPr>
      <w:del w:author="toantk" w:date="2022-07-25T13:53:00Z" w:id="11353">
        <w:r w:rsidDel="00DD1F59">
          <w:delText>"data": {</w:delText>
        </w:r>
      </w:del>
    </w:p>
    <w:p w:rsidR="000822F3" w:rsidDel="00DD1F59" w:rsidP="000822F3" w:rsidRDefault="000822F3" w14:paraId="38FB2681" w14:textId="226883FC">
      <w:pPr>
        <w:pStyle w:val="FirstLevelBullet"/>
        <w:numPr>
          <w:ilvl w:val="0"/>
          <w:numId w:val="0"/>
        </w:numPr>
        <w:ind w:left="1080"/>
        <w:rPr>
          <w:del w:author="toantk" w:date="2022-07-25T13:53:00Z" w:id="11354"/>
        </w:rPr>
      </w:pPr>
      <w:del w:author="toantk" w:date="2022-07-25T13:53:00Z" w:id="11355">
        <w:r w:rsidDel="00DD1F59">
          <w:lastRenderedPageBreak/>
          <w:delText>}</w:delText>
        </w:r>
      </w:del>
    </w:p>
    <w:p w:rsidRPr="00E71A83" w:rsidR="000822F3" w:rsidDel="00DD1F59" w:rsidP="000822F3" w:rsidRDefault="000822F3" w14:paraId="4D112AA6" w14:textId="71BEFFDF">
      <w:pPr>
        <w:rPr>
          <w:del w:author="toantk" w:date="2022-07-25T13:53:00Z" w:id="11356"/>
          <w:b/>
          <w:bCs/>
        </w:rPr>
      </w:pPr>
      <w:del w:author="toantk" w:date="2022-07-25T13:53:00Z" w:id="11357">
        <w:r w:rsidRPr="00E71A83" w:rsidDel="00DD1F59">
          <w:rPr>
            <w:b/>
            <w:bCs/>
          </w:rPr>
          <w:delText>Mô tả tham số:</w:delText>
        </w:r>
      </w:del>
    </w:p>
    <w:p w:rsidR="003D4214" w:rsidDel="00DD1F59" w:rsidP="003D4214" w:rsidRDefault="003D4214" w14:paraId="46AF0FA0" w14:textId="11A45CC6">
      <w:pPr>
        <w:pStyle w:val="Caption"/>
        <w:keepNext/>
        <w:rPr>
          <w:del w:author="toantk" w:date="2022-07-25T13:53:00Z" w:id="11358"/>
        </w:rPr>
      </w:pPr>
      <w:del w:author="toantk" w:date="2022-07-25T13:53:00Z" w:id="11359">
        <w:r w:rsidDel="00DD1F59">
          <w:delText xml:space="preserve">Bảng </w:delText>
        </w:r>
      </w:del>
      <w:ins w:author="Tran Khanh Toan" w:date="2022-07-01T17:36:00Z" w:id="11360">
        <w:del w:author="toantk" w:date="2022-07-25T13:53:00Z" w:id="11361">
          <w:r w:rsidDel="00DD1F59" w:rsidR="0036606E">
            <w:rPr>
              <w:b w:val="0"/>
              <w:i w:val="0"/>
            </w:rPr>
            <w:fldChar w:fldCharType="begin"/>
          </w:r>
          <w:r w:rsidDel="00DD1F59" w:rsidR="0036606E">
            <w:delInstrText xml:space="preserve"> STYLEREF 1 \s </w:delInstrText>
          </w:r>
        </w:del>
      </w:ins>
      <w:del w:author="toantk" w:date="2022-07-25T13:53:00Z" w:id="11362">
        <w:r w:rsidDel="00DD1F59" w:rsidR="0036606E">
          <w:rPr>
            <w:b w:val="0"/>
            <w:i w:val="0"/>
          </w:rPr>
          <w:fldChar w:fldCharType="separate"/>
        </w:r>
        <w:r w:rsidDel="00DD1F59" w:rsidR="0036606E">
          <w:rPr>
            <w:noProof/>
          </w:rPr>
          <w:delText>7</w:delText>
        </w:r>
      </w:del>
      <w:ins w:author="Tran Khanh Toan" w:date="2022-07-01T17:36:00Z" w:id="11363">
        <w:del w:author="toantk" w:date="2022-07-25T13:53:00Z" w:id="11364">
          <w:r w:rsidDel="00DD1F59" w:rsidR="0036606E">
            <w:rPr>
              <w:b w:val="0"/>
              <w:i w:val="0"/>
            </w:rPr>
            <w:fldChar w:fldCharType="end"/>
          </w:r>
          <w:r w:rsidDel="00DD1F59" w:rsidR="0036606E">
            <w:delText>.</w:delText>
          </w:r>
          <w:r w:rsidDel="00DD1F59" w:rsidR="0036606E">
            <w:rPr>
              <w:b w:val="0"/>
              <w:i w:val="0"/>
            </w:rPr>
            <w:fldChar w:fldCharType="begin"/>
          </w:r>
          <w:r w:rsidDel="00DD1F59" w:rsidR="0036606E">
            <w:delInstrText xml:space="preserve"> SEQ Bảng \* ARABIC \s 1 </w:delInstrText>
          </w:r>
        </w:del>
      </w:ins>
      <w:del w:author="toantk" w:date="2022-07-25T13:53:00Z" w:id="11365">
        <w:r w:rsidDel="00DD1F59" w:rsidR="0036606E">
          <w:rPr>
            <w:b w:val="0"/>
            <w:i w:val="0"/>
          </w:rPr>
          <w:fldChar w:fldCharType="separate"/>
        </w:r>
      </w:del>
      <w:ins w:author="Tran Khanh Toan" w:date="2022-07-01T17:36:00Z" w:id="11366">
        <w:del w:author="toantk" w:date="2022-07-25T13:53:00Z" w:id="11367">
          <w:r w:rsidDel="00DD1F59" w:rsidR="0036606E">
            <w:rPr>
              <w:noProof/>
            </w:rPr>
            <w:delText>26</w:delText>
          </w:r>
          <w:r w:rsidDel="00DD1F59" w:rsidR="0036606E">
            <w:rPr>
              <w:b w:val="0"/>
              <w:i w:val="0"/>
            </w:rPr>
            <w:fldChar w:fldCharType="end"/>
          </w:r>
        </w:del>
      </w:ins>
      <w:del w:author="toantk" w:date="2022-07-25T13:53:00Z" w:id="11368">
        <w:r w:rsidDel="00DD1F59" w:rsidR="003F0BD0">
          <w:rPr>
            <w:b w:val="0"/>
            <w:i w:val="0"/>
          </w:rPr>
          <w:fldChar w:fldCharType="begin"/>
        </w:r>
        <w:r w:rsidDel="00DD1F59" w:rsidR="003F0BD0">
          <w:rPr>
            <w:noProof/>
          </w:rPr>
          <w:delInstrText xml:space="preserve"> STYLEREF 1 \s </w:delInstrText>
        </w:r>
        <w:r w:rsidDel="00DD1F59" w:rsidR="003F0BD0">
          <w:rPr>
            <w:b w:val="0"/>
            <w:i w:val="0"/>
          </w:rPr>
          <w:fldChar w:fldCharType="separate"/>
        </w:r>
        <w:r w:rsidDel="00DD1F59" w:rsidR="002958FF">
          <w:rPr>
            <w:noProof/>
          </w:rPr>
          <w:delText>7</w:delText>
        </w:r>
        <w:r w:rsidDel="00DD1F59" w:rsidR="003F0BD0">
          <w:rPr>
            <w:b w:val="0"/>
            <w:i w:val="0"/>
          </w:rPr>
          <w:fldChar w:fldCharType="end"/>
        </w:r>
        <w:r w:rsidDel="00DD1F59" w:rsidR="002958FF">
          <w:delText>.</w:delText>
        </w:r>
        <w:r w:rsidDel="00DD1F59" w:rsidR="003F0BD0">
          <w:rPr>
            <w:b w:val="0"/>
            <w:i w:val="0"/>
          </w:rPr>
          <w:fldChar w:fldCharType="begin"/>
        </w:r>
        <w:r w:rsidDel="00DD1F59" w:rsidR="003F0BD0">
          <w:rPr>
            <w:noProof/>
          </w:rPr>
          <w:delInstrText xml:space="preserve"> SEQ Bảng \* ARABIC \s 1 </w:delInstrText>
        </w:r>
        <w:r w:rsidDel="00DD1F59" w:rsidR="003F0BD0">
          <w:rPr>
            <w:b w:val="0"/>
            <w:i w:val="0"/>
          </w:rPr>
          <w:fldChar w:fldCharType="separate"/>
        </w:r>
        <w:r w:rsidDel="00DD1F59" w:rsidR="002958FF">
          <w:rPr>
            <w:noProof/>
          </w:rPr>
          <w:delText>24</w:delText>
        </w:r>
        <w:r w:rsidDel="00DD1F59" w:rsidR="003F0BD0">
          <w:rPr>
            <w:b w:val="0"/>
            <w:i w:val="0"/>
          </w:rPr>
          <w:fldChar w:fldCharType="end"/>
        </w:r>
        <w:r w:rsidDel="00DD1F59">
          <w:delText xml:space="preserve"> Bảng mô tả tham số trong luồng điều khiển lấy thông tin cấu hình Parental Control hiện tại</w:delText>
        </w:r>
      </w:del>
    </w:p>
    <w:tbl>
      <w:tblPr>
        <w:tblStyle w:val="TableGrid"/>
        <w:tblW w:w="0" w:type="auto"/>
        <w:tblInd w:w="175" w:type="dxa"/>
        <w:tblLook w:val="04A0" w:firstRow="1" w:lastRow="0" w:firstColumn="1" w:lastColumn="0" w:noHBand="0" w:noVBand="1"/>
      </w:tblPr>
      <w:tblGrid>
        <w:gridCol w:w="712"/>
        <w:gridCol w:w="1514"/>
        <w:gridCol w:w="1805"/>
        <w:gridCol w:w="1083"/>
        <w:gridCol w:w="2078"/>
        <w:gridCol w:w="1858"/>
      </w:tblGrid>
      <w:tr w:rsidR="000822F3" w:rsidDel="00DD1F59" w:rsidTr="003D4214" w14:paraId="6E96002D" w14:textId="7FB4BAD6">
        <w:trPr>
          <w:del w:author="toantk" w:date="2022-07-25T13:53:00Z" w:id="11369"/>
        </w:trPr>
        <w:tc>
          <w:tcPr>
            <w:tcW w:w="712" w:type="dxa"/>
          </w:tcPr>
          <w:p w:rsidR="000822F3" w:rsidDel="00DD1F59" w:rsidP="00E5021C" w:rsidRDefault="000822F3" w14:paraId="269E0AE8" w14:textId="12188CCE">
            <w:pPr>
              <w:pStyle w:val="ListParagraph"/>
              <w:ind w:left="0"/>
              <w:rPr>
                <w:del w:author="toantk" w:date="2022-07-25T13:53:00Z" w:id="11370"/>
                <w:b/>
                <w:bCs/>
              </w:rPr>
            </w:pPr>
            <w:del w:author="toantk" w:date="2022-07-25T13:53:00Z" w:id="11371">
              <w:r w:rsidDel="00DD1F59">
                <w:rPr>
                  <w:b/>
                  <w:bCs/>
                </w:rPr>
                <w:delText>STT</w:delText>
              </w:r>
            </w:del>
          </w:p>
        </w:tc>
        <w:tc>
          <w:tcPr>
            <w:tcW w:w="1514" w:type="dxa"/>
          </w:tcPr>
          <w:p w:rsidR="000822F3" w:rsidDel="00DD1F59" w:rsidP="00E5021C" w:rsidRDefault="000822F3" w14:paraId="18152FA4" w14:textId="3ABEFEC9">
            <w:pPr>
              <w:pStyle w:val="ListParagraph"/>
              <w:ind w:left="0"/>
              <w:rPr>
                <w:del w:author="toantk" w:date="2022-07-25T13:53:00Z" w:id="11372"/>
                <w:b/>
                <w:bCs/>
              </w:rPr>
            </w:pPr>
            <w:del w:author="toantk" w:date="2022-07-25T13:53:00Z" w:id="11373">
              <w:r w:rsidDel="00DD1F59">
                <w:rPr>
                  <w:b/>
                  <w:bCs/>
                </w:rPr>
                <w:delText>Tham số</w:delText>
              </w:r>
            </w:del>
          </w:p>
        </w:tc>
        <w:tc>
          <w:tcPr>
            <w:tcW w:w="1805" w:type="dxa"/>
          </w:tcPr>
          <w:p w:rsidR="000822F3" w:rsidDel="00DD1F59" w:rsidP="00E5021C" w:rsidRDefault="000822F3" w14:paraId="7FD15362" w14:textId="7E5A4C7D">
            <w:pPr>
              <w:pStyle w:val="ListParagraph"/>
              <w:ind w:left="0"/>
              <w:rPr>
                <w:del w:author="toantk" w:date="2022-07-25T13:53:00Z" w:id="11374"/>
                <w:b/>
                <w:bCs/>
              </w:rPr>
            </w:pPr>
            <w:del w:author="toantk" w:date="2022-07-25T13:53:00Z" w:id="11375">
              <w:r w:rsidDel="00DD1F59">
                <w:rPr>
                  <w:b/>
                  <w:bCs/>
                </w:rPr>
                <w:delText>Mô tả</w:delText>
              </w:r>
            </w:del>
          </w:p>
        </w:tc>
        <w:tc>
          <w:tcPr>
            <w:tcW w:w="1083" w:type="dxa"/>
          </w:tcPr>
          <w:p w:rsidR="000822F3" w:rsidDel="00DD1F59" w:rsidP="00E5021C" w:rsidRDefault="000822F3" w14:paraId="1C78C845" w14:textId="3B0ADAD7">
            <w:pPr>
              <w:pStyle w:val="ListParagraph"/>
              <w:ind w:left="0"/>
              <w:rPr>
                <w:del w:author="toantk" w:date="2022-07-25T13:53:00Z" w:id="11376"/>
                <w:b/>
                <w:bCs/>
              </w:rPr>
            </w:pPr>
            <w:del w:author="toantk" w:date="2022-07-25T13:53:00Z" w:id="11377">
              <w:r w:rsidDel="00DD1F59">
                <w:rPr>
                  <w:b/>
                  <w:bCs/>
                </w:rPr>
                <w:delText>Kiểu</w:delText>
              </w:r>
            </w:del>
          </w:p>
        </w:tc>
        <w:tc>
          <w:tcPr>
            <w:tcW w:w="2078" w:type="dxa"/>
          </w:tcPr>
          <w:p w:rsidR="000822F3" w:rsidDel="00DD1F59" w:rsidP="00E5021C" w:rsidRDefault="000822F3" w14:paraId="60A7C7AC" w14:textId="2D516653">
            <w:pPr>
              <w:pStyle w:val="ListParagraph"/>
              <w:ind w:left="0"/>
              <w:rPr>
                <w:del w:author="toantk" w:date="2022-07-25T13:53:00Z" w:id="11378"/>
                <w:b/>
                <w:bCs/>
              </w:rPr>
            </w:pPr>
            <w:del w:author="toantk" w:date="2022-07-25T13:53:00Z" w:id="11379">
              <w:r w:rsidDel="00DD1F59">
                <w:rPr>
                  <w:b/>
                  <w:bCs/>
                </w:rPr>
                <w:delText>Giá trị</w:delText>
              </w:r>
            </w:del>
          </w:p>
        </w:tc>
        <w:tc>
          <w:tcPr>
            <w:tcW w:w="1858" w:type="dxa"/>
          </w:tcPr>
          <w:p w:rsidR="000822F3" w:rsidDel="00DD1F59" w:rsidP="00E5021C" w:rsidRDefault="000822F3" w14:paraId="1FA3EBB3" w14:textId="77C946F9">
            <w:pPr>
              <w:pStyle w:val="ListParagraph"/>
              <w:ind w:left="0"/>
              <w:rPr>
                <w:del w:author="toantk" w:date="2022-07-25T13:53:00Z" w:id="11380"/>
                <w:b/>
                <w:bCs/>
              </w:rPr>
            </w:pPr>
            <w:del w:author="toantk" w:date="2022-07-25T13:53:00Z" w:id="11381">
              <w:r w:rsidDel="00DD1F59">
                <w:rPr>
                  <w:b/>
                  <w:bCs/>
                </w:rPr>
                <w:delText>Json Key</w:delText>
              </w:r>
            </w:del>
          </w:p>
        </w:tc>
      </w:tr>
      <w:tr w:rsidR="00B4287C" w:rsidDel="00DD1F59" w:rsidTr="003D4214" w14:paraId="7FE3C355" w14:textId="333EE79E">
        <w:trPr>
          <w:del w:author="toantk" w:date="2022-07-25T13:53:00Z" w:id="11382"/>
        </w:trPr>
        <w:tc>
          <w:tcPr>
            <w:tcW w:w="712" w:type="dxa"/>
          </w:tcPr>
          <w:p w:rsidRPr="00B4287C" w:rsidR="00B4287C" w:rsidDel="00DD1F59" w:rsidP="00E5021C" w:rsidRDefault="00B4287C" w14:paraId="4946B53D" w14:textId="2090EC38">
            <w:pPr>
              <w:pStyle w:val="ListParagraph"/>
              <w:ind w:left="0"/>
              <w:rPr>
                <w:del w:author="toantk" w:date="2022-07-25T13:53:00Z" w:id="11383"/>
              </w:rPr>
            </w:pPr>
            <w:del w:author="toantk" w:date="2022-07-25T13:53:00Z" w:id="11384">
              <w:r w:rsidDel="00DD1F59">
                <w:delText>1</w:delText>
              </w:r>
            </w:del>
          </w:p>
        </w:tc>
        <w:tc>
          <w:tcPr>
            <w:tcW w:w="1514" w:type="dxa"/>
          </w:tcPr>
          <w:p w:rsidRPr="00B4287C" w:rsidR="00B4287C" w:rsidDel="00DD1F59" w:rsidP="00E5021C" w:rsidRDefault="00B4287C" w14:paraId="38A3BF73" w14:textId="397577BE">
            <w:pPr>
              <w:pStyle w:val="ListParagraph"/>
              <w:ind w:left="0"/>
              <w:rPr>
                <w:del w:author="toantk" w:date="2022-07-25T13:53:00Z" w:id="11385"/>
              </w:rPr>
            </w:pPr>
            <w:del w:author="toantk" w:date="2022-07-25T13:53:00Z" w:id="11386">
              <w:r w:rsidDel="00DD1F59">
                <w:delText>Enable</w:delText>
              </w:r>
            </w:del>
          </w:p>
        </w:tc>
        <w:tc>
          <w:tcPr>
            <w:tcW w:w="1805" w:type="dxa"/>
          </w:tcPr>
          <w:p w:rsidRPr="00B4287C" w:rsidR="00B4287C" w:rsidDel="00DD1F59" w:rsidP="00E5021C" w:rsidRDefault="00B4287C" w14:paraId="7CF473E4" w14:textId="3AB1661D">
            <w:pPr>
              <w:pStyle w:val="ListParagraph"/>
              <w:ind w:left="0"/>
              <w:rPr>
                <w:del w:author="toantk" w:date="2022-07-25T13:53:00Z" w:id="11387"/>
              </w:rPr>
            </w:pPr>
            <w:del w:author="toantk" w:date="2022-07-25T13:53:00Z" w:id="11388">
              <w:r w:rsidDel="00DD1F59">
                <w:delText>Enable/Disable tính năng Parental Control</w:delText>
              </w:r>
            </w:del>
          </w:p>
        </w:tc>
        <w:tc>
          <w:tcPr>
            <w:tcW w:w="1083" w:type="dxa"/>
          </w:tcPr>
          <w:p w:rsidRPr="00B4287C" w:rsidR="00B4287C" w:rsidDel="00DD1F59" w:rsidP="00E5021C" w:rsidRDefault="00B4287C" w14:paraId="490EFF38" w14:textId="23358D61">
            <w:pPr>
              <w:pStyle w:val="ListParagraph"/>
              <w:ind w:left="0"/>
              <w:rPr>
                <w:del w:author="toantk" w:date="2022-07-25T13:53:00Z" w:id="11389"/>
              </w:rPr>
            </w:pPr>
            <w:del w:author="toantk" w:date="2022-07-25T13:53:00Z" w:id="11390">
              <w:r w:rsidDel="00DD1F59">
                <w:delText>Boolean</w:delText>
              </w:r>
            </w:del>
          </w:p>
        </w:tc>
        <w:tc>
          <w:tcPr>
            <w:tcW w:w="2078" w:type="dxa"/>
          </w:tcPr>
          <w:p w:rsidR="00B4287C" w:rsidDel="00DD1F59" w:rsidP="00E5021C" w:rsidRDefault="00B4287C" w14:paraId="571A630B" w14:textId="63A0568B">
            <w:pPr>
              <w:pStyle w:val="ListParagraph"/>
              <w:ind w:left="0"/>
              <w:rPr>
                <w:del w:author="toantk" w:date="2022-07-25T13:53:00Z" w:id="11391"/>
              </w:rPr>
            </w:pPr>
            <w:del w:author="toantk" w:date="2022-07-25T13:53:00Z" w:id="11392">
              <w:r w:rsidDel="00DD1F59">
                <w:delText>Bật: TRUE</w:delText>
              </w:r>
            </w:del>
          </w:p>
          <w:p w:rsidRPr="00B4287C" w:rsidR="00B4287C" w:rsidDel="00DD1F59" w:rsidP="00E5021C" w:rsidRDefault="00B4287C" w14:paraId="5F61D7E4" w14:textId="3A06DFD8">
            <w:pPr>
              <w:pStyle w:val="ListParagraph"/>
              <w:ind w:left="0"/>
              <w:rPr>
                <w:del w:author="toantk" w:date="2022-07-25T13:53:00Z" w:id="11393"/>
              </w:rPr>
            </w:pPr>
            <w:del w:author="toantk" w:date="2022-07-25T13:53:00Z" w:id="11394">
              <w:r w:rsidDel="00DD1F59">
                <w:delText>Tắt: FALSE</w:delText>
              </w:r>
            </w:del>
          </w:p>
        </w:tc>
        <w:tc>
          <w:tcPr>
            <w:tcW w:w="1858" w:type="dxa"/>
          </w:tcPr>
          <w:p w:rsidRPr="00B4287C" w:rsidR="00B4287C" w:rsidDel="00DD1F59" w:rsidP="00E5021C" w:rsidRDefault="00B4287C" w14:paraId="47A429C8" w14:textId="32C4640C">
            <w:pPr>
              <w:pStyle w:val="ListParagraph"/>
              <w:ind w:left="0"/>
              <w:rPr>
                <w:del w:author="toantk" w:date="2022-07-25T13:53:00Z" w:id="11395"/>
              </w:rPr>
            </w:pPr>
            <w:del w:author="toantk" w:date="2022-07-25T13:53:00Z" w:id="11396">
              <w:r w:rsidDel="00DD1F59">
                <w:delText>enable</w:delText>
              </w:r>
            </w:del>
          </w:p>
        </w:tc>
      </w:tr>
      <w:tr w:rsidR="000822F3" w:rsidDel="00DD1F59" w:rsidTr="003D4214" w14:paraId="10C06ED6" w14:textId="6E1DCA93">
        <w:trPr>
          <w:del w:author="toantk" w:date="2022-07-25T13:53:00Z" w:id="11397"/>
        </w:trPr>
        <w:tc>
          <w:tcPr>
            <w:tcW w:w="712" w:type="dxa"/>
          </w:tcPr>
          <w:p w:rsidRPr="00020A9F" w:rsidR="000822F3" w:rsidDel="00DD1F59" w:rsidP="00E5021C" w:rsidRDefault="00B4287C" w14:paraId="0B91A980" w14:textId="67D51108">
            <w:pPr>
              <w:pStyle w:val="ListParagraph"/>
              <w:ind w:left="0"/>
              <w:rPr>
                <w:del w:author="toantk" w:date="2022-07-25T13:53:00Z" w:id="11398"/>
              </w:rPr>
            </w:pPr>
            <w:del w:author="toantk" w:date="2022-07-25T13:53:00Z" w:id="11399">
              <w:r w:rsidDel="00DD1F59">
                <w:delText>2</w:delText>
              </w:r>
            </w:del>
          </w:p>
        </w:tc>
        <w:tc>
          <w:tcPr>
            <w:tcW w:w="1514" w:type="dxa"/>
          </w:tcPr>
          <w:p w:rsidRPr="00020A9F" w:rsidR="000822F3" w:rsidDel="00DD1F59" w:rsidP="00E5021C" w:rsidRDefault="000822F3" w14:paraId="6E203D62" w14:textId="097873D4">
            <w:pPr>
              <w:pStyle w:val="ListParagraph"/>
              <w:ind w:left="0"/>
              <w:rPr>
                <w:del w:author="toantk" w:date="2022-07-25T13:53:00Z" w:id="11400"/>
              </w:rPr>
            </w:pPr>
            <w:del w:author="toantk" w:date="2022-07-25T13:53:00Z" w:id="11401">
              <w:r w:rsidDel="00DD1F59">
                <w:delText>Rule index</w:delText>
              </w:r>
            </w:del>
          </w:p>
        </w:tc>
        <w:tc>
          <w:tcPr>
            <w:tcW w:w="1805" w:type="dxa"/>
          </w:tcPr>
          <w:p w:rsidRPr="00020A9F" w:rsidR="000822F3" w:rsidDel="00DD1F59" w:rsidP="00E5021C" w:rsidRDefault="000822F3" w14:paraId="65DFC70B" w14:textId="3CAAA0CB">
            <w:pPr>
              <w:pStyle w:val="ListParagraph"/>
              <w:ind w:left="0"/>
              <w:rPr>
                <w:del w:author="toantk" w:date="2022-07-25T13:53:00Z" w:id="11402"/>
              </w:rPr>
            </w:pPr>
            <w:del w:author="toantk" w:date="2022-07-25T13:53:00Z" w:id="11403">
              <w:r w:rsidDel="00DD1F59">
                <w:delText xml:space="preserve">Index rule </w:delText>
              </w:r>
            </w:del>
          </w:p>
        </w:tc>
        <w:tc>
          <w:tcPr>
            <w:tcW w:w="1083" w:type="dxa"/>
          </w:tcPr>
          <w:p w:rsidRPr="00020A9F" w:rsidR="000822F3" w:rsidDel="00DD1F59" w:rsidP="00E5021C" w:rsidRDefault="000822F3" w14:paraId="54E3E74F" w14:textId="5DCF9894">
            <w:pPr>
              <w:pStyle w:val="ListParagraph"/>
              <w:ind w:left="0"/>
              <w:rPr>
                <w:del w:author="toantk" w:date="2022-07-25T13:53:00Z" w:id="11404"/>
              </w:rPr>
            </w:pPr>
            <w:del w:author="toantk" w:date="2022-07-25T13:53:00Z" w:id="11405">
              <w:r w:rsidDel="00DD1F59">
                <w:delText>Int</w:delText>
              </w:r>
            </w:del>
          </w:p>
        </w:tc>
        <w:tc>
          <w:tcPr>
            <w:tcW w:w="2078" w:type="dxa"/>
          </w:tcPr>
          <w:p w:rsidRPr="00020A9F" w:rsidR="000822F3" w:rsidDel="00DD1F59" w:rsidP="00E5021C" w:rsidRDefault="000822F3" w14:paraId="462D9445" w14:textId="0184BC4A">
            <w:pPr>
              <w:pStyle w:val="ListParagraph"/>
              <w:ind w:left="0"/>
              <w:rPr>
                <w:del w:author="toantk" w:date="2022-07-25T13:53:00Z" w:id="11406"/>
              </w:rPr>
            </w:pPr>
            <w:del w:author="toantk" w:date="2022-07-25T13:53:00Z" w:id="11407">
              <w:r w:rsidDel="00DD1F59">
                <w:delText>1-8</w:delText>
              </w:r>
            </w:del>
          </w:p>
        </w:tc>
        <w:tc>
          <w:tcPr>
            <w:tcW w:w="1858" w:type="dxa"/>
          </w:tcPr>
          <w:p w:rsidRPr="00020A9F" w:rsidR="000822F3" w:rsidDel="00DD1F59" w:rsidP="00E5021C" w:rsidRDefault="000822F3" w14:paraId="5D9DFB59" w14:textId="6E0C6F7C">
            <w:pPr>
              <w:pStyle w:val="ListParagraph"/>
              <w:ind w:left="0"/>
              <w:rPr>
                <w:del w:author="toantk" w:date="2022-07-25T13:53:00Z" w:id="11408"/>
              </w:rPr>
            </w:pPr>
            <w:del w:author="toantk" w:date="2022-07-25T13:53:00Z" w:id="11409">
              <w:r w:rsidDel="00DD1F59">
                <w:delText>ruleIndex</w:delText>
              </w:r>
            </w:del>
          </w:p>
        </w:tc>
      </w:tr>
      <w:tr w:rsidR="00B4287C" w:rsidDel="00DD1F59" w:rsidTr="003D4214" w14:paraId="154FC831" w14:textId="23556C01">
        <w:trPr>
          <w:del w:author="toantk" w:date="2022-07-25T13:53:00Z" w:id="11410"/>
        </w:trPr>
        <w:tc>
          <w:tcPr>
            <w:tcW w:w="712" w:type="dxa"/>
          </w:tcPr>
          <w:p w:rsidRPr="00020A9F" w:rsidR="00B4287C" w:rsidDel="00DD1F59" w:rsidP="00E5021C" w:rsidRDefault="00B4287C" w14:paraId="688C4AEA" w14:textId="529E3A5E">
            <w:pPr>
              <w:pStyle w:val="ListParagraph"/>
              <w:ind w:left="0"/>
              <w:rPr>
                <w:del w:author="toantk" w:date="2022-07-25T13:53:00Z" w:id="11411"/>
              </w:rPr>
            </w:pPr>
            <w:del w:author="toantk" w:date="2022-07-25T13:53:00Z" w:id="11412">
              <w:r w:rsidDel="00DD1F59">
                <w:delText>3</w:delText>
              </w:r>
            </w:del>
          </w:p>
        </w:tc>
        <w:tc>
          <w:tcPr>
            <w:tcW w:w="1514" w:type="dxa"/>
          </w:tcPr>
          <w:p w:rsidR="00B4287C" w:rsidDel="00DD1F59" w:rsidP="00E5021C" w:rsidRDefault="00B4287C" w14:paraId="6922D623" w14:textId="67F63EEB">
            <w:pPr>
              <w:pStyle w:val="ListParagraph"/>
              <w:ind w:left="0"/>
              <w:rPr>
                <w:del w:author="toantk" w:date="2022-07-25T13:53:00Z" w:id="11413"/>
              </w:rPr>
            </w:pPr>
            <w:del w:author="toantk" w:date="2022-07-25T13:53:00Z" w:id="11414">
              <w:r w:rsidDel="00DD1F59">
                <w:delText>Active</w:delText>
              </w:r>
            </w:del>
          </w:p>
        </w:tc>
        <w:tc>
          <w:tcPr>
            <w:tcW w:w="1805" w:type="dxa"/>
          </w:tcPr>
          <w:p w:rsidR="00B4287C" w:rsidDel="00DD1F59" w:rsidP="00E5021C" w:rsidRDefault="00B4287C" w14:paraId="787DE277" w14:textId="4DA0939B">
            <w:pPr>
              <w:pStyle w:val="ListParagraph"/>
              <w:ind w:left="0"/>
              <w:rPr>
                <w:del w:author="toantk" w:date="2022-07-25T13:53:00Z" w:id="11415"/>
              </w:rPr>
            </w:pPr>
            <w:del w:author="toantk" w:date="2022-07-25T13:53:00Z" w:id="11416">
              <w:r w:rsidDel="00DD1F59">
                <w:delText>Active hoặc Deactive một rule Parental Control</w:delText>
              </w:r>
            </w:del>
          </w:p>
        </w:tc>
        <w:tc>
          <w:tcPr>
            <w:tcW w:w="1083" w:type="dxa"/>
          </w:tcPr>
          <w:p w:rsidR="00B4287C" w:rsidDel="00DD1F59" w:rsidP="00E5021C" w:rsidRDefault="00B4287C" w14:paraId="1065E2B3" w14:textId="7F83A9AE">
            <w:pPr>
              <w:pStyle w:val="ListParagraph"/>
              <w:ind w:left="0"/>
              <w:rPr>
                <w:del w:author="toantk" w:date="2022-07-25T13:53:00Z" w:id="11417"/>
              </w:rPr>
            </w:pPr>
            <w:del w:author="toantk" w:date="2022-07-25T13:53:00Z" w:id="11418">
              <w:r w:rsidDel="00DD1F59">
                <w:delText xml:space="preserve">Boolean </w:delText>
              </w:r>
            </w:del>
          </w:p>
        </w:tc>
        <w:tc>
          <w:tcPr>
            <w:tcW w:w="2078" w:type="dxa"/>
          </w:tcPr>
          <w:p w:rsidR="00B4287C" w:rsidDel="00DD1F59" w:rsidP="00E5021C" w:rsidRDefault="00B4287C" w14:paraId="14CB80D1" w14:textId="2C73A135">
            <w:pPr>
              <w:pStyle w:val="ListParagraph"/>
              <w:ind w:left="0"/>
              <w:rPr>
                <w:del w:author="toantk" w:date="2022-07-25T13:53:00Z" w:id="11419"/>
              </w:rPr>
            </w:pPr>
            <w:del w:author="toantk" w:date="2022-07-25T13:53:00Z" w:id="11420">
              <w:r w:rsidDel="00DD1F59">
                <w:delText>Active: TRUE</w:delText>
              </w:r>
            </w:del>
          </w:p>
          <w:p w:rsidR="00B4287C" w:rsidDel="00DD1F59" w:rsidP="00E5021C" w:rsidRDefault="00B4287C" w14:paraId="2FB69D0F" w14:textId="68F3EE95">
            <w:pPr>
              <w:pStyle w:val="ListParagraph"/>
              <w:ind w:left="0"/>
              <w:rPr>
                <w:del w:author="toantk" w:date="2022-07-25T13:53:00Z" w:id="11421"/>
              </w:rPr>
            </w:pPr>
            <w:del w:author="toantk" w:date="2022-07-25T13:53:00Z" w:id="11422">
              <w:r w:rsidDel="00DD1F59">
                <w:delText>Deactive: FALSE</w:delText>
              </w:r>
            </w:del>
          </w:p>
        </w:tc>
        <w:tc>
          <w:tcPr>
            <w:tcW w:w="1858" w:type="dxa"/>
          </w:tcPr>
          <w:p w:rsidR="00B4287C" w:rsidDel="00DD1F59" w:rsidP="00E5021C" w:rsidRDefault="00B4287C" w14:paraId="0BB40C7D" w14:textId="423917DE">
            <w:pPr>
              <w:pStyle w:val="ListParagraph"/>
              <w:ind w:left="0"/>
              <w:rPr>
                <w:del w:author="toantk" w:date="2022-07-25T13:53:00Z" w:id="11423"/>
              </w:rPr>
            </w:pPr>
            <w:del w:author="toantk" w:date="2022-07-25T13:53:00Z" w:id="11424">
              <w:r w:rsidDel="00DD1F59">
                <w:delText>active</w:delText>
              </w:r>
            </w:del>
          </w:p>
        </w:tc>
      </w:tr>
      <w:tr w:rsidR="000822F3" w:rsidDel="00DD1F59" w:rsidTr="003D4214" w14:paraId="58757CBB" w14:textId="4B71F389">
        <w:trPr>
          <w:del w:author="toantk" w:date="2022-07-25T13:53:00Z" w:id="11425"/>
        </w:trPr>
        <w:tc>
          <w:tcPr>
            <w:tcW w:w="712" w:type="dxa"/>
          </w:tcPr>
          <w:p w:rsidRPr="00020A9F" w:rsidR="000822F3" w:rsidDel="00DD1F59" w:rsidP="00E5021C" w:rsidRDefault="00B4287C" w14:paraId="0B212572" w14:textId="3A62C4B3">
            <w:pPr>
              <w:pStyle w:val="ListParagraph"/>
              <w:ind w:left="0"/>
              <w:rPr>
                <w:del w:author="toantk" w:date="2022-07-25T13:53:00Z" w:id="11426"/>
              </w:rPr>
            </w:pPr>
            <w:del w:author="toantk" w:date="2022-07-25T13:53:00Z" w:id="11427">
              <w:r w:rsidDel="00DD1F59">
                <w:delText>4</w:delText>
              </w:r>
            </w:del>
          </w:p>
        </w:tc>
        <w:tc>
          <w:tcPr>
            <w:tcW w:w="1514" w:type="dxa"/>
          </w:tcPr>
          <w:p w:rsidR="000822F3" w:rsidDel="00DD1F59" w:rsidP="00E5021C" w:rsidRDefault="000822F3" w14:paraId="11A643C9" w14:textId="5A065A54">
            <w:pPr>
              <w:pStyle w:val="ListParagraph"/>
              <w:ind w:left="0"/>
              <w:rPr>
                <w:del w:author="toantk" w:date="2022-07-25T13:53:00Z" w:id="11428"/>
              </w:rPr>
            </w:pPr>
            <w:del w:author="toantk" w:date="2022-07-25T13:53:00Z" w:id="11429">
              <w:r w:rsidDel="00DD1F59">
                <w:delText>Blocking Type</w:delText>
              </w:r>
            </w:del>
          </w:p>
        </w:tc>
        <w:tc>
          <w:tcPr>
            <w:tcW w:w="1805" w:type="dxa"/>
          </w:tcPr>
          <w:p w:rsidR="000822F3" w:rsidDel="00DD1F59" w:rsidP="00E5021C" w:rsidRDefault="000822F3" w14:paraId="3283206E" w14:textId="0B318B65">
            <w:pPr>
              <w:pStyle w:val="ListParagraph"/>
              <w:ind w:left="0"/>
              <w:rPr>
                <w:del w:author="toantk" w:date="2022-07-25T13:53:00Z" w:id="11430"/>
              </w:rPr>
            </w:pPr>
            <w:del w:author="toantk" w:date="2022-07-25T13:53:00Z" w:id="11431">
              <w:r w:rsidDel="00DD1F59">
                <w:delText>Loại Blocking sử dụng cho rule, sử dụng MAC để block hay URL để block</w:delText>
              </w:r>
            </w:del>
          </w:p>
        </w:tc>
        <w:tc>
          <w:tcPr>
            <w:tcW w:w="1083" w:type="dxa"/>
          </w:tcPr>
          <w:p w:rsidR="000822F3" w:rsidDel="00DD1F59" w:rsidP="00E5021C" w:rsidRDefault="000822F3" w14:paraId="6B7FEE74" w14:textId="2A30F082">
            <w:pPr>
              <w:pStyle w:val="ListParagraph"/>
              <w:ind w:left="0"/>
              <w:rPr>
                <w:del w:author="toantk" w:date="2022-07-25T13:53:00Z" w:id="11432"/>
              </w:rPr>
            </w:pPr>
            <w:del w:author="toantk" w:date="2022-07-25T13:53:00Z" w:id="11433">
              <w:r w:rsidDel="00DD1F59">
                <w:delText>String</w:delText>
              </w:r>
            </w:del>
          </w:p>
        </w:tc>
        <w:tc>
          <w:tcPr>
            <w:tcW w:w="2078" w:type="dxa"/>
          </w:tcPr>
          <w:p w:rsidR="000822F3" w:rsidDel="00DD1F59" w:rsidP="00E5021C" w:rsidRDefault="000822F3" w14:paraId="76E29C06" w14:textId="11766C77">
            <w:pPr>
              <w:pStyle w:val="ListParagraph"/>
              <w:ind w:left="0"/>
              <w:rPr>
                <w:del w:author="toantk" w:date="2022-07-25T13:53:00Z" w:id="11434"/>
              </w:rPr>
            </w:pPr>
            <w:del w:author="toantk" w:date="2022-07-25T13:53:00Z" w:id="11435">
              <w:r w:rsidDel="00DD1F59">
                <w:delText>Chuỗi ký tự có giá trị:</w:delText>
              </w:r>
            </w:del>
          </w:p>
          <w:p w:rsidR="000822F3" w:rsidDel="00DD1F59" w:rsidP="00E5021C" w:rsidRDefault="000822F3" w14:paraId="25EBD7D2" w14:textId="38875E80">
            <w:pPr>
              <w:pStyle w:val="ListParagraph"/>
              <w:ind w:left="0"/>
              <w:rPr>
                <w:del w:author="toantk" w:date="2022-07-25T13:53:00Z" w:id="11436"/>
              </w:rPr>
            </w:pPr>
            <w:del w:author="toantk" w:date="2022-07-25T13:53:00Z" w:id="11437">
              <w:r w:rsidDel="00DD1F59">
                <w:delText>MAC/URL</w:delText>
              </w:r>
            </w:del>
          </w:p>
        </w:tc>
        <w:tc>
          <w:tcPr>
            <w:tcW w:w="1858" w:type="dxa"/>
          </w:tcPr>
          <w:p w:rsidR="000822F3" w:rsidDel="00DD1F59" w:rsidP="00E5021C" w:rsidRDefault="000822F3" w14:paraId="63C35A8B" w14:textId="299EC82B">
            <w:pPr>
              <w:pStyle w:val="ListParagraph"/>
              <w:ind w:left="0"/>
              <w:rPr>
                <w:del w:author="toantk" w:date="2022-07-25T13:53:00Z" w:id="11438"/>
              </w:rPr>
            </w:pPr>
            <w:del w:author="toantk" w:date="2022-07-25T13:53:00Z" w:id="11439">
              <w:r w:rsidDel="00DD1F59">
                <w:delText>blockingType</w:delText>
              </w:r>
            </w:del>
          </w:p>
        </w:tc>
      </w:tr>
      <w:tr w:rsidR="000822F3" w:rsidDel="00DD1F59" w:rsidTr="003D4214" w14:paraId="57112FD4" w14:textId="47413D6E">
        <w:trPr>
          <w:del w:author="toantk" w:date="2022-07-25T13:53:00Z" w:id="11440"/>
        </w:trPr>
        <w:tc>
          <w:tcPr>
            <w:tcW w:w="712" w:type="dxa"/>
          </w:tcPr>
          <w:p w:rsidR="000822F3" w:rsidDel="00DD1F59" w:rsidP="00E5021C" w:rsidRDefault="00B4287C" w14:paraId="4EDCBAB3" w14:textId="145B3C6A">
            <w:pPr>
              <w:pStyle w:val="ListParagraph"/>
              <w:ind w:left="0"/>
              <w:rPr>
                <w:del w:author="toantk" w:date="2022-07-25T13:53:00Z" w:id="11441"/>
              </w:rPr>
            </w:pPr>
            <w:del w:author="toantk" w:date="2022-07-25T13:53:00Z" w:id="11442">
              <w:r w:rsidDel="00DD1F59">
                <w:delText>5</w:delText>
              </w:r>
            </w:del>
          </w:p>
        </w:tc>
        <w:tc>
          <w:tcPr>
            <w:tcW w:w="1514" w:type="dxa"/>
          </w:tcPr>
          <w:p w:rsidR="000822F3" w:rsidDel="00DD1F59" w:rsidP="00E5021C" w:rsidRDefault="000822F3" w14:paraId="04F352A7" w14:textId="51B72325">
            <w:pPr>
              <w:pStyle w:val="ListParagraph"/>
              <w:ind w:left="0"/>
              <w:rPr>
                <w:del w:author="toantk" w:date="2022-07-25T13:53:00Z" w:id="11443"/>
              </w:rPr>
            </w:pPr>
            <w:del w:author="toantk" w:date="2022-07-25T13:53:00Z" w:id="11444">
              <w:r w:rsidDel="00DD1F59">
                <w:delText>MAC Address</w:delText>
              </w:r>
            </w:del>
          </w:p>
        </w:tc>
        <w:tc>
          <w:tcPr>
            <w:tcW w:w="1805" w:type="dxa"/>
          </w:tcPr>
          <w:p w:rsidR="000822F3" w:rsidDel="00DD1F59" w:rsidP="00E5021C" w:rsidRDefault="000822F3" w14:paraId="05B67A2F" w14:textId="25BF0F55">
            <w:pPr>
              <w:pStyle w:val="ListParagraph"/>
              <w:ind w:left="0"/>
              <w:rPr>
                <w:del w:author="toantk" w:date="2022-07-25T13:53:00Z" w:id="11445"/>
              </w:rPr>
            </w:pPr>
            <w:del w:author="toantk" w:date="2022-07-25T13:53:00Z" w:id="11446">
              <w:r w:rsidDel="00DD1F59">
                <w:delText>Giá trị MAC sử dụng để block. Chỉ có khi blockingType = MAC</w:delText>
              </w:r>
            </w:del>
          </w:p>
        </w:tc>
        <w:tc>
          <w:tcPr>
            <w:tcW w:w="1083" w:type="dxa"/>
          </w:tcPr>
          <w:p w:rsidR="000822F3" w:rsidDel="00DD1F59" w:rsidP="00E5021C" w:rsidRDefault="000822F3" w14:paraId="447A0250" w14:textId="1D4FDD40">
            <w:pPr>
              <w:pStyle w:val="ListParagraph"/>
              <w:ind w:left="0"/>
              <w:rPr>
                <w:del w:author="toantk" w:date="2022-07-25T13:53:00Z" w:id="11447"/>
              </w:rPr>
            </w:pPr>
            <w:del w:author="toantk" w:date="2022-07-25T13:53:00Z" w:id="11448">
              <w:r w:rsidDel="00DD1F59">
                <w:delText>String</w:delText>
              </w:r>
            </w:del>
          </w:p>
        </w:tc>
        <w:tc>
          <w:tcPr>
            <w:tcW w:w="2078" w:type="dxa"/>
          </w:tcPr>
          <w:p w:rsidR="000822F3" w:rsidDel="00DD1F59" w:rsidP="00E5021C" w:rsidRDefault="000822F3" w14:paraId="17B79B78" w14:textId="1DDBDB17">
            <w:pPr>
              <w:pStyle w:val="ListParagraph"/>
              <w:ind w:left="0"/>
              <w:rPr>
                <w:del w:author="toantk" w:date="2022-07-25T13:53:00Z" w:id="11449"/>
              </w:rPr>
            </w:pPr>
            <w:del w:author="toantk" w:date="2022-07-25T13:53:00Z" w:id="11450">
              <w:r w:rsidDel="00DD1F59">
                <w:delText>Chuỗi ký tự dạng MAC</w:delText>
              </w:r>
            </w:del>
          </w:p>
        </w:tc>
        <w:tc>
          <w:tcPr>
            <w:tcW w:w="1858" w:type="dxa"/>
          </w:tcPr>
          <w:p w:rsidR="000822F3" w:rsidDel="00DD1F59" w:rsidP="00E5021C" w:rsidRDefault="000822F3" w14:paraId="79D40D5A" w14:textId="7EDB89C5">
            <w:pPr>
              <w:pStyle w:val="ListParagraph"/>
              <w:ind w:left="0"/>
              <w:rPr>
                <w:del w:author="toantk" w:date="2022-07-25T13:53:00Z" w:id="11451"/>
              </w:rPr>
            </w:pPr>
            <w:del w:author="toantk" w:date="2022-07-25T13:53:00Z" w:id="11452">
              <w:r w:rsidDel="00DD1F59">
                <w:delText>macAddr</w:delText>
              </w:r>
            </w:del>
          </w:p>
        </w:tc>
      </w:tr>
      <w:tr w:rsidR="000822F3" w:rsidDel="00DD1F59" w:rsidTr="003D4214" w14:paraId="6A094EF8" w14:textId="20F3B1F3">
        <w:trPr>
          <w:del w:author="toantk" w:date="2022-07-25T13:53:00Z" w:id="11453"/>
        </w:trPr>
        <w:tc>
          <w:tcPr>
            <w:tcW w:w="712" w:type="dxa"/>
          </w:tcPr>
          <w:p w:rsidR="000822F3" w:rsidDel="00DD1F59" w:rsidP="00E5021C" w:rsidRDefault="00B4287C" w14:paraId="0A0EB2F3" w14:textId="7153F1E1">
            <w:pPr>
              <w:pStyle w:val="ListParagraph"/>
              <w:ind w:left="0"/>
              <w:rPr>
                <w:del w:author="toantk" w:date="2022-07-25T13:53:00Z" w:id="11454"/>
              </w:rPr>
            </w:pPr>
            <w:del w:author="toantk" w:date="2022-07-25T13:53:00Z" w:id="11455">
              <w:r w:rsidDel="00DD1F59">
                <w:delText>6</w:delText>
              </w:r>
            </w:del>
          </w:p>
        </w:tc>
        <w:tc>
          <w:tcPr>
            <w:tcW w:w="1514" w:type="dxa"/>
          </w:tcPr>
          <w:p w:rsidR="000822F3" w:rsidDel="00DD1F59" w:rsidP="00E5021C" w:rsidRDefault="00572DF1" w14:paraId="70F3C547" w14:textId="2C4E2D21">
            <w:pPr>
              <w:pStyle w:val="ListParagraph"/>
              <w:ind w:left="0"/>
              <w:rPr>
                <w:del w:author="toantk" w:date="2022-07-25T13:53:00Z" w:id="11456"/>
              </w:rPr>
            </w:pPr>
            <w:del w:author="toantk" w:date="2022-07-25T13:53:00Z" w:id="11457">
              <w:r w:rsidDel="00DD1F59">
                <w:delText>URL</w:delText>
              </w:r>
            </w:del>
          </w:p>
        </w:tc>
        <w:tc>
          <w:tcPr>
            <w:tcW w:w="1805" w:type="dxa"/>
          </w:tcPr>
          <w:p w:rsidR="000822F3" w:rsidDel="00DD1F59" w:rsidP="00E5021C" w:rsidRDefault="00572DF1" w14:paraId="52E42D0D" w14:textId="1558EE9D">
            <w:pPr>
              <w:pStyle w:val="ListParagraph"/>
              <w:ind w:left="0"/>
              <w:rPr>
                <w:del w:author="toantk" w:date="2022-07-25T13:53:00Z" w:id="11458"/>
              </w:rPr>
            </w:pPr>
            <w:del w:author="toantk" w:date="2022-07-25T13:53:00Z" w:id="11459">
              <w:r w:rsidDel="00DD1F59">
                <w:delText>Giá trị URL sử dụng để block. Chỉ có khi blockingType = URL</w:delText>
              </w:r>
            </w:del>
          </w:p>
        </w:tc>
        <w:tc>
          <w:tcPr>
            <w:tcW w:w="1083" w:type="dxa"/>
          </w:tcPr>
          <w:p w:rsidR="000822F3" w:rsidDel="00DD1F59" w:rsidP="00E5021C" w:rsidRDefault="00572DF1" w14:paraId="16A13A18" w14:textId="568ACAF3">
            <w:pPr>
              <w:pStyle w:val="ListParagraph"/>
              <w:ind w:left="0"/>
              <w:rPr>
                <w:del w:author="toantk" w:date="2022-07-25T13:53:00Z" w:id="11460"/>
              </w:rPr>
            </w:pPr>
            <w:del w:author="toantk" w:date="2022-07-25T13:53:00Z" w:id="11461">
              <w:r w:rsidDel="00DD1F59">
                <w:delText>String</w:delText>
              </w:r>
            </w:del>
          </w:p>
        </w:tc>
        <w:tc>
          <w:tcPr>
            <w:tcW w:w="2078" w:type="dxa"/>
          </w:tcPr>
          <w:p w:rsidR="000822F3" w:rsidDel="00DD1F59" w:rsidP="00E5021C" w:rsidRDefault="00572DF1" w14:paraId="423E738D" w14:textId="6AF8EC47">
            <w:pPr>
              <w:pStyle w:val="ListParagraph"/>
              <w:ind w:left="0"/>
              <w:rPr>
                <w:del w:author="toantk" w:date="2022-07-25T13:53:00Z" w:id="11462"/>
              </w:rPr>
            </w:pPr>
            <w:del w:author="toantk" w:date="2022-07-25T13:53:00Z" w:id="11463">
              <w:r w:rsidDel="00DD1F59">
                <w:delText>Chuỗi ký tự dạng domain</w:delText>
              </w:r>
            </w:del>
          </w:p>
        </w:tc>
        <w:tc>
          <w:tcPr>
            <w:tcW w:w="1858" w:type="dxa"/>
          </w:tcPr>
          <w:p w:rsidR="000822F3" w:rsidDel="00DD1F59" w:rsidP="00E5021C" w:rsidRDefault="00572DF1" w14:paraId="70E3B0FA" w14:textId="4910B4C4">
            <w:pPr>
              <w:pStyle w:val="ListParagraph"/>
              <w:ind w:left="0"/>
              <w:rPr>
                <w:del w:author="toantk" w:date="2022-07-25T13:53:00Z" w:id="11464"/>
              </w:rPr>
            </w:pPr>
            <w:del w:author="toantk" w:date="2022-07-25T13:53:00Z" w:id="11465">
              <w:r w:rsidDel="00DD1F59">
                <w:delText>url</w:delText>
              </w:r>
            </w:del>
          </w:p>
        </w:tc>
      </w:tr>
      <w:tr w:rsidR="00572DF1" w:rsidDel="00DD1F59" w:rsidTr="003D4214" w14:paraId="47FCDF17" w14:textId="118E931C">
        <w:trPr>
          <w:del w:author="toantk" w:date="2022-07-25T13:53:00Z" w:id="11466"/>
        </w:trPr>
        <w:tc>
          <w:tcPr>
            <w:tcW w:w="712" w:type="dxa"/>
          </w:tcPr>
          <w:p w:rsidR="00572DF1" w:rsidDel="00DD1F59" w:rsidP="00E5021C" w:rsidRDefault="00B4287C" w14:paraId="4A07A4AC" w14:textId="20FE6102">
            <w:pPr>
              <w:pStyle w:val="ListParagraph"/>
              <w:ind w:left="0"/>
              <w:rPr>
                <w:del w:author="toantk" w:date="2022-07-25T13:53:00Z" w:id="11467"/>
              </w:rPr>
            </w:pPr>
            <w:del w:author="toantk" w:date="2022-07-25T13:53:00Z" w:id="11468">
              <w:r w:rsidDel="00DD1F59">
                <w:delText>7</w:delText>
              </w:r>
            </w:del>
          </w:p>
        </w:tc>
        <w:tc>
          <w:tcPr>
            <w:tcW w:w="1514" w:type="dxa"/>
          </w:tcPr>
          <w:p w:rsidR="00572DF1" w:rsidDel="00DD1F59" w:rsidP="00E5021C" w:rsidRDefault="00572DF1" w14:paraId="224540D7" w14:textId="7391A9A0">
            <w:pPr>
              <w:pStyle w:val="ListParagraph"/>
              <w:ind w:left="0"/>
              <w:rPr>
                <w:del w:author="toantk" w:date="2022-07-25T13:53:00Z" w:id="11469"/>
              </w:rPr>
            </w:pPr>
            <w:del w:author="toantk" w:date="2022-07-25T13:53:00Z" w:id="11470">
              <w:r w:rsidDel="00DD1F59">
                <w:delText>Start Time</w:delText>
              </w:r>
            </w:del>
          </w:p>
        </w:tc>
        <w:tc>
          <w:tcPr>
            <w:tcW w:w="1805" w:type="dxa"/>
          </w:tcPr>
          <w:p w:rsidR="00572DF1" w:rsidDel="00DD1F59" w:rsidP="00E5021C" w:rsidRDefault="00572DF1" w14:paraId="55D5303A" w14:textId="518AB97D">
            <w:pPr>
              <w:pStyle w:val="ListParagraph"/>
              <w:ind w:left="0"/>
              <w:rPr>
                <w:del w:author="toantk" w:date="2022-07-25T13:53:00Z" w:id="11471"/>
              </w:rPr>
            </w:pPr>
            <w:del w:author="toantk" w:date="2022-07-25T13:53:00Z" w:id="11472">
              <w:r w:rsidDel="00DD1F59">
                <w:delText>Thời gian bắt đầu thực hiện block trong ngày</w:delText>
              </w:r>
            </w:del>
          </w:p>
        </w:tc>
        <w:tc>
          <w:tcPr>
            <w:tcW w:w="1083" w:type="dxa"/>
          </w:tcPr>
          <w:p w:rsidR="00572DF1" w:rsidDel="00DD1F59" w:rsidP="00E5021C" w:rsidRDefault="00572DF1" w14:paraId="6EA7FCC8" w14:textId="1D19ABD4">
            <w:pPr>
              <w:pStyle w:val="ListParagraph"/>
              <w:ind w:left="0"/>
              <w:rPr>
                <w:del w:author="toantk" w:date="2022-07-25T13:53:00Z" w:id="11473"/>
              </w:rPr>
            </w:pPr>
            <w:del w:author="toantk" w:date="2022-07-25T13:53:00Z" w:id="11474">
              <w:r w:rsidDel="00DD1F59">
                <w:delText>String</w:delText>
              </w:r>
            </w:del>
          </w:p>
        </w:tc>
        <w:tc>
          <w:tcPr>
            <w:tcW w:w="2078" w:type="dxa"/>
          </w:tcPr>
          <w:p w:rsidR="00572DF1" w:rsidDel="00DD1F59" w:rsidP="00E5021C" w:rsidRDefault="00927061" w14:paraId="32F35AF0" w14:textId="79BEFD6D">
            <w:pPr>
              <w:pStyle w:val="ListParagraph"/>
              <w:ind w:left="0"/>
              <w:rPr>
                <w:del w:author="toantk" w:date="2022-07-25T13:53:00Z" w:id="11475"/>
              </w:rPr>
            </w:pPr>
            <w:del w:author="toantk" w:date="2022-07-25T13:53:00Z" w:id="11476">
              <w:r w:rsidDel="00DD1F59">
                <w:delText>Chuỗi ký tự dạng thời gian giờ phút. Ví dụ:</w:delText>
              </w:r>
            </w:del>
          </w:p>
          <w:p w:rsidR="00927061" w:rsidDel="00DD1F59" w:rsidP="00E5021C" w:rsidRDefault="00927061" w14:paraId="361811D5" w14:textId="2BC73DDB">
            <w:pPr>
              <w:pStyle w:val="ListParagraph"/>
              <w:ind w:left="0"/>
              <w:rPr>
                <w:del w:author="toantk" w:date="2022-07-25T13:53:00Z" w:id="11477"/>
              </w:rPr>
            </w:pPr>
            <w:del w:author="toantk" w:date="2022-07-25T13:53:00Z" w:id="11478">
              <w:r w:rsidDel="00DD1F59">
                <w:delText>00:00</w:delText>
              </w:r>
            </w:del>
          </w:p>
          <w:p w:rsidR="00927061" w:rsidDel="00DD1F59" w:rsidP="00E5021C" w:rsidRDefault="00927061" w14:paraId="3D996B15" w14:textId="3C11844A">
            <w:pPr>
              <w:pStyle w:val="ListParagraph"/>
              <w:ind w:left="0"/>
              <w:rPr>
                <w:del w:author="toantk" w:date="2022-07-25T13:53:00Z" w:id="11479"/>
              </w:rPr>
            </w:pPr>
            <w:del w:author="toantk" w:date="2022-07-25T13:53:00Z" w:id="11480">
              <w:r w:rsidDel="00DD1F59">
                <w:delText>Hay 23:59</w:delText>
              </w:r>
            </w:del>
          </w:p>
        </w:tc>
        <w:tc>
          <w:tcPr>
            <w:tcW w:w="1858" w:type="dxa"/>
          </w:tcPr>
          <w:p w:rsidR="00572DF1" w:rsidDel="00DD1F59" w:rsidP="00E5021C" w:rsidRDefault="00572DF1" w14:paraId="41ADEA28" w14:textId="126D98E0">
            <w:pPr>
              <w:pStyle w:val="ListParagraph"/>
              <w:ind w:left="0"/>
              <w:rPr>
                <w:del w:author="toantk" w:date="2022-07-25T13:53:00Z" w:id="11481"/>
              </w:rPr>
            </w:pPr>
            <w:del w:author="toantk" w:date="2022-07-25T13:53:00Z" w:id="11482">
              <w:r w:rsidDel="00DD1F59">
                <w:delText>startTime</w:delText>
              </w:r>
            </w:del>
          </w:p>
        </w:tc>
      </w:tr>
      <w:tr w:rsidR="00572DF1" w:rsidDel="00DD1F59" w:rsidTr="003D4214" w14:paraId="6EBD5E6C" w14:textId="2E8C83D2">
        <w:trPr>
          <w:del w:author="toantk" w:date="2022-07-25T13:53:00Z" w:id="11483"/>
        </w:trPr>
        <w:tc>
          <w:tcPr>
            <w:tcW w:w="712" w:type="dxa"/>
          </w:tcPr>
          <w:p w:rsidR="00572DF1" w:rsidDel="00DD1F59" w:rsidP="00E5021C" w:rsidRDefault="00B4287C" w14:paraId="36C90EBD" w14:textId="29385F91">
            <w:pPr>
              <w:pStyle w:val="ListParagraph"/>
              <w:ind w:left="0"/>
              <w:rPr>
                <w:del w:author="toantk" w:date="2022-07-25T13:53:00Z" w:id="11484"/>
              </w:rPr>
            </w:pPr>
            <w:del w:author="toantk" w:date="2022-07-25T13:53:00Z" w:id="11485">
              <w:r w:rsidDel="00DD1F59">
                <w:delText>8</w:delText>
              </w:r>
            </w:del>
          </w:p>
        </w:tc>
        <w:tc>
          <w:tcPr>
            <w:tcW w:w="1514" w:type="dxa"/>
          </w:tcPr>
          <w:p w:rsidR="00572DF1" w:rsidDel="00DD1F59" w:rsidP="00E5021C" w:rsidRDefault="00572DF1" w14:paraId="5A4734DC" w14:textId="72BDCF43">
            <w:pPr>
              <w:pStyle w:val="ListParagraph"/>
              <w:ind w:left="0"/>
              <w:rPr>
                <w:del w:author="toantk" w:date="2022-07-25T13:53:00Z" w:id="11486"/>
              </w:rPr>
            </w:pPr>
            <w:del w:author="toantk" w:date="2022-07-25T13:53:00Z" w:id="11487">
              <w:r w:rsidDel="00DD1F59">
                <w:delText>End Time</w:delText>
              </w:r>
            </w:del>
          </w:p>
        </w:tc>
        <w:tc>
          <w:tcPr>
            <w:tcW w:w="1805" w:type="dxa"/>
          </w:tcPr>
          <w:p w:rsidR="00572DF1" w:rsidDel="00DD1F59" w:rsidP="00E5021C" w:rsidRDefault="00572DF1" w14:paraId="78C3D1B5" w14:textId="0883477D">
            <w:pPr>
              <w:pStyle w:val="ListParagraph"/>
              <w:ind w:left="0"/>
              <w:rPr>
                <w:del w:author="toantk" w:date="2022-07-25T13:53:00Z" w:id="11488"/>
              </w:rPr>
            </w:pPr>
            <w:del w:author="toantk" w:date="2022-07-25T13:53:00Z" w:id="11489">
              <w:r w:rsidDel="00DD1F59">
                <w:delText>Thời gian kết thúc block trong ngày</w:delText>
              </w:r>
            </w:del>
          </w:p>
        </w:tc>
        <w:tc>
          <w:tcPr>
            <w:tcW w:w="1083" w:type="dxa"/>
          </w:tcPr>
          <w:p w:rsidR="00572DF1" w:rsidDel="00DD1F59" w:rsidP="00E5021C" w:rsidRDefault="00572DF1" w14:paraId="0B50FB47" w14:textId="31D91D3E">
            <w:pPr>
              <w:pStyle w:val="ListParagraph"/>
              <w:ind w:left="0"/>
              <w:rPr>
                <w:del w:author="toantk" w:date="2022-07-25T13:53:00Z" w:id="11490"/>
              </w:rPr>
            </w:pPr>
            <w:del w:author="toantk" w:date="2022-07-25T13:53:00Z" w:id="11491">
              <w:r w:rsidDel="00DD1F59">
                <w:delText>String</w:delText>
              </w:r>
            </w:del>
          </w:p>
        </w:tc>
        <w:tc>
          <w:tcPr>
            <w:tcW w:w="2078" w:type="dxa"/>
          </w:tcPr>
          <w:p w:rsidR="00927061" w:rsidDel="00DD1F59" w:rsidP="00927061" w:rsidRDefault="00927061" w14:paraId="67A44283" w14:textId="4C86D8A5">
            <w:pPr>
              <w:pStyle w:val="ListParagraph"/>
              <w:ind w:left="0"/>
              <w:rPr>
                <w:del w:author="toantk" w:date="2022-07-25T13:53:00Z" w:id="11492"/>
              </w:rPr>
            </w:pPr>
            <w:del w:author="toantk" w:date="2022-07-25T13:53:00Z" w:id="11493">
              <w:r w:rsidDel="00DD1F59">
                <w:delText>Chuỗi ký tự dạng thời gian giờ phút. Ví dụ:</w:delText>
              </w:r>
            </w:del>
          </w:p>
          <w:p w:rsidR="00927061" w:rsidDel="00DD1F59" w:rsidP="00927061" w:rsidRDefault="00927061" w14:paraId="23987C8D" w14:textId="59C3A941">
            <w:pPr>
              <w:pStyle w:val="ListParagraph"/>
              <w:ind w:left="0"/>
              <w:rPr>
                <w:del w:author="toantk" w:date="2022-07-25T13:53:00Z" w:id="11494"/>
              </w:rPr>
            </w:pPr>
            <w:del w:author="toantk" w:date="2022-07-25T13:53:00Z" w:id="11495">
              <w:r w:rsidDel="00DD1F59">
                <w:delText>00:00</w:delText>
              </w:r>
            </w:del>
          </w:p>
          <w:p w:rsidR="00572DF1" w:rsidDel="00DD1F59" w:rsidP="00927061" w:rsidRDefault="00927061" w14:paraId="3CC48346" w14:textId="54272888">
            <w:pPr>
              <w:pStyle w:val="ListParagraph"/>
              <w:ind w:left="0"/>
              <w:rPr>
                <w:del w:author="toantk" w:date="2022-07-25T13:53:00Z" w:id="11496"/>
              </w:rPr>
            </w:pPr>
            <w:del w:author="toantk" w:date="2022-07-25T13:53:00Z" w:id="11497">
              <w:r w:rsidDel="00DD1F59">
                <w:lastRenderedPageBreak/>
                <w:delText>Hay 23:59</w:delText>
              </w:r>
            </w:del>
          </w:p>
        </w:tc>
        <w:tc>
          <w:tcPr>
            <w:tcW w:w="1858" w:type="dxa"/>
          </w:tcPr>
          <w:p w:rsidR="00572DF1" w:rsidDel="00DD1F59" w:rsidP="00E5021C" w:rsidRDefault="00572DF1" w14:paraId="59ECDBE9" w14:textId="3BF12E5D">
            <w:pPr>
              <w:pStyle w:val="ListParagraph"/>
              <w:ind w:left="0"/>
              <w:rPr>
                <w:del w:author="toantk" w:date="2022-07-25T13:53:00Z" w:id="11498"/>
              </w:rPr>
            </w:pPr>
            <w:del w:author="toantk" w:date="2022-07-25T13:53:00Z" w:id="11499">
              <w:r w:rsidDel="00DD1F59">
                <w:lastRenderedPageBreak/>
                <w:delText>endTime</w:delText>
              </w:r>
            </w:del>
          </w:p>
        </w:tc>
      </w:tr>
    </w:tbl>
    <w:p w:rsidR="00B84037" w:rsidDel="00DD1F59" w:rsidP="000822F3" w:rsidRDefault="00B84037" w14:paraId="0E2AC7CB" w14:textId="5FA9E78E">
      <w:pPr>
        <w:rPr>
          <w:del w:author="toantk" w:date="2022-07-25T13:53:00Z" w:id="11500"/>
        </w:rPr>
      </w:pPr>
    </w:p>
    <w:p w:rsidR="000822F3" w:rsidDel="00DD1F59" w:rsidP="000822F3" w:rsidRDefault="000822F3" w14:paraId="7F9E46B3" w14:textId="14250B61">
      <w:pPr>
        <w:rPr>
          <w:del w:author="toantk" w:date="2022-07-25T13:53:00Z" w:id="11501"/>
        </w:rPr>
      </w:pPr>
    </w:p>
    <w:p w:rsidR="00296A28" w:rsidDel="00DD1F59" w:rsidP="00296A28" w:rsidRDefault="00296A28" w14:paraId="031A8A6F" w14:textId="19EA6765">
      <w:pPr>
        <w:pStyle w:val="Heading3"/>
        <w:rPr>
          <w:del w:author="toantk" w:date="2022-07-25T13:53:00Z" w:id="11502"/>
        </w:rPr>
      </w:pPr>
      <w:bookmarkStart w:name="_Toc111218028" w:id="11503"/>
      <w:del w:author="toantk" w:date="2022-07-25T13:53:00Z" w:id="11504">
        <w:r w:rsidDel="00DD1F59">
          <w:delText>Usecase – Điều khiển thay đổi thông tin cấu hình Parental Control qua OneLink</w:delText>
        </w:r>
      </w:del>
      <w:ins w:author="Tran Khanh Toan" w:date="2022-07-01T15:40:00Z" w:id="11505">
        <w:del w:author="toantk" w:date="2022-07-25T13:53:00Z" w:id="11506">
          <w:r w:rsidDel="00DD1F59" w:rsidR="007A6979">
            <w:delText>Mobile App</w:delText>
          </w:r>
        </w:del>
      </w:ins>
      <w:bookmarkEnd w:id="11503"/>
    </w:p>
    <w:tbl>
      <w:tblPr>
        <w:tblStyle w:val="TableGrid"/>
        <w:tblW w:w="0" w:type="auto"/>
        <w:tblLook w:val="04A0" w:firstRow="1" w:lastRow="0" w:firstColumn="1" w:lastColumn="0" w:noHBand="0" w:noVBand="1"/>
      </w:tblPr>
      <w:tblGrid>
        <w:gridCol w:w="1885"/>
        <w:gridCol w:w="7340"/>
      </w:tblGrid>
      <w:tr w:rsidR="00296A28" w:rsidDel="00DD1F59" w:rsidTr="2ADD6C4A" w14:paraId="42BD758E" w14:textId="41BAB46A">
        <w:trPr>
          <w:del w:author="toantk" w:date="2022-07-25T13:53:00Z" w:id="2090155688"/>
        </w:trPr>
        <w:tc>
          <w:tcPr>
            <w:tcW w:w="1885" w:type="dxa"/>
            <w:tcMar/>
          </w:tcPr>
          <w:p w:rsidR="00296A28" w:rsidDel="00DD1F59" w:rsidP="00E5021C" w:rsidRDefault="00296A28" w14:paraId="2C3D7A0D" w14:textId="3C99A962">
            <w:pPr>
              <w:rPr>
                <w:del w:author="toantk" w:date="2022-07-25T13:53:00Z" w:id="11508"/>
              </w:rPr>
            </w:pPr>
            <w:del w:author="toantk" w:date="2022-07-25T13:53:00Z" w:id="11509">
              <w:r w:rsidDel="00DD1F59">
                <w:delText>ID</w:delText>
              </w:r>
            </w:del>
          </w:p>
        </w:tc>
        <w:tc>
          <w:tcPr>
            <w:tcW w:w="7340" w:type="dxa"/>
            <w:tcMar/>
          </w:tcPr>
          <w:p w:rsidR="00296A28" w:rsidDel="00DD1F59" w:rsidP="00E5021C" w:rsidRDefault="00296A28" w14:paraId="4D800144" w14:textId="463A32C6">
            <w:pPr>
              <w:rPr>
                <w:del w:author="toantk" w:date="2022-07-25T13:53:00Z" w:id="11510"/>
              </w:rPr>
            </w:pPr>
            <w:del w:author="toantk" w:date="2022-07-25T13:53:00Z" w:id="11511">
              <w:r w:rsidDel="00DD1F59">
                <w:delText>UC-3</w:delText>
              </w:r>
            </w:del>
            <w:ins w:author="Tran Khanh Toan" w:date="2022-07-01T15:14:00Z" w:id="11512">
              <w:del w:author="toantk" w:date="2022-07-25T13:53:00Z" w:id="11513">
                <w:r w:rsidDel="00DD1F59" w:rsidR="00B92C7A">
                  <w:delText>9</w:delText>
                </w:r>
              </w:del>
            </w:ins>
            <w:del w:author="toantk" w:date="2022-07-25T13:53:00Z" w:id="11514">
              <w:r w:rsidDel="00DD1F59" w:rsidR="008A0444">
                <w:delText>6</w:delText>
              </w:r>
            </w:del>
          </w:p>
        </w:tc>
      </w:tr>
      <w:tr w:rsidR="00296A28" w:rsidDel="00DD1F59" w:rsidTr="2ADD6C4A" w14:paraId="61146F3B" w14:textId="7E62E533">
        <w:trPr>
          <w:del w:author="toantk" w:date="2022-07-25T13:53:00Z" w:id="27124317"/>
        </w:trPr>
        <w:tc>
          <w:tcPr>
            <w:tcW w:w="1885" w:type="dxa"/>
            <w:tcMar/>
          </w:tcPr>
          <w:p w:rsidR="00296A28" w:rsidDel="00DD1F59" w:rsidP="00E5021C" w:rsidRDefault="00296A28" w14:paraId="795398FB" w14:textId="7735A4C5">
            <w:pPr>
              <w:rPr>
                <w:del w:author="toantk" w:date="2022-07-25T13:53:00Z" w:id="11516"/>
              </w:rPr>
            </w:pPr>
            <w:del w:author="toantk" w:date="2022-07-25T13:53:00Z" w:id="11517">
              <w:r w:rsidDel="00DD1F59">
                <w:delText>Name</w:delText>
              </w:r>
            </w:del>
          </w:p>
        </w:tc>
        <w:tc>
          <w:tcPr>
            <w:tcW w:w="7340" w:type="dxa"/>
            <w:tcMar/>
          </w:tcPr>
          <w:p w:rsidR="00296A28" w:rsidDel="00DD1F59" w:rsidP="00E5021C" w:rsidRDefault="000822F3" w14:paraId="1720D191" w14:textId="3ECA9FD8">
            <w:pPr>
              <w:rPr>
                <w:del w:author="toantk" w:date="2022-07-25T13:53:00Z" w:id="11518"/>
              </w:rPr>
            </w:pPr>
            <w:del w:author="toantk" w:date="2022-07-25T13:53:00Z" w:id="11519">
              <w:r w:rsidDel="00DD1F59">
                <w:delText>Điều khiển thay đổi thông tin cấu hình Parental Control qua OneLink</w:delText>
              </w:r>
            </w:del>
            <w:ins w:author="Tran Khanh Toan" w:date="2022-07-01T15:40:00Z" w:id="11520">
              <w:del w:author="toantk" w:date="2022-07-25T13:53:00Z" w:id="11521">
                <w:r w:rsidDel="00DD1F59" w:rsidR="007A6979">
                  <w:delText>Mobile App</w:delText>
                </w:r>
              </w:del>
            </w:ins>
          </w:p>
        </w:tc>
      </w:tr>
      <w:tr w:rsidR="00296A28" w:rsidDel="00DD1F59" w:rsidTr="2ADD6C4A" w14:paraId="0BD271B5" w14:textId="146B8845">
        <w:trPr>
          <w:del w:author="toantk" w:date="2022-07-25T13:53:00Z" w:id="2139843062"/>
        </w:trPr>
        <w:tc>
          <w:tcPr>
            <w:tcW w:w="1885" w:type="dxa"/>
            <w:tcMar/>
          </w:tcPr>
          <w:p w:rsidR="00296A28" w:rsidDel="00DD1F59" w:rsidP="00E5021C" w:rsidRDefault="00296A28" w14:paraId="67FC162E" w14:textId="1CE22B3C">
            <w:pPr>
              <w:rPr>
                <w:del w:author="toantk" w:date="2022-07-25T13:53:00Z" w:id="11523"/>
              </w:rPr>
            </w:pPr>
            <w:del w:author="toantk" w:date="2022-07-25T13:53:00Z" w:id="11524">
              <w:r w:rsidDel="00DD1F59">
                <w:delText>Description</w:delText>
              </w:r>
            </w:del>
          </w:p>
        </w:tc>
        <w:tc>
          <w:tcPr>
            <w:tcW w:w="7340" w:type="dxa"/>
            <w:tcMar/>
          </w:tcPr>
          <w:p w:rsidR="00296A28" w:rsidDel="00DD1F59" w:rsidP="00E5021C" w:rsidRDefault="0060387E" w14:paraId="019D84EC" w14:textId="25702CC4">
            <w:pPr>
              <w:pStyle w:val="FirstLevelBullet"/>
              <w:rPr>
                <w:ins w:author="Tran Khanh Toan" w:date="2022-07-01T15:15:00Z" w:id="11525"/>
                <w:del w:author="toantk" w:date="2022-07-25T13:53:00Z" w:id="11526"/>
              </w:rPr>
            </w:pPr>
            <w:del w:author="toantk" w:date="2022-07-25T13:53:00Z" w:id="11527">
              <w:r w:rsidDel="00DD1F59">
                <w:delText>OneLink</w:delText>
              </w:r>
            </w:del>
            <w:ins w:author="Tran Khanh Toan" w:date="2022-07-01T15:40:00Z" w:id="11528">
              <w:del w:author="toantk" w:date="2022-07-25T13:53:00Z" w:id="11529">
                <w:r w:rsidDel="00DD1F59" w:rsidR="007A6979">
                  <w:delText>Mobile App</w:delText>
                </w:r>
              </w:del>
            </w:ins>
            <w:del w:author="toantk" w:date="2022-07-25T13:53:00Z" w:id="11530">
              <w:r w:rsidDel="00DD1F59">
                <w:delText xml:space="preserve"> gửi yêu cầu thay đổi thông tin cấu hình Parental Control đến ONT.</w:delText>
              </w:r>
            </w:del>
          </w:p>
          <w:p w:rsidR="0021332D" w:rsidDel="00DD1F59" w:rsidRDefault="0021332D" w14:paraId="1B7876C5" w14:textId="5D2ADB8B">
            <w:pPr>
              <w:pStyle w:val="FirstLevelBullet"/>
              <w:rPr>
                <w:del w:author="toantk" w:date="2022-07-25T13:53:00Z" w:id="382202727"/>
              </w:rPr>
            </w:pPr>
            <w:del w:author="toantk" w:date="2022-07-25T13:53:00Z" w:id="1072970671">
              <w:r w:rsidDel="7B9170D2">
                <w:delText xml:space="preserve">Mobile App thực hiện request với định dạng </w:delText>
              </w:r>
              <w:r>
                <w:fldChar w:fldCharType="begin"/>
              </w:r>
              <w:r>
                <w:delInstrText xml:space="preserve"> HYPERLINK "https://&lt;ip&gt;:&lt;port&gt;/onelinkagent" </w:delInstrText>
              </w:r>
              <w:r>
                <w:fldChar w:fldCharType="separate"/>
              </w:r>
              <w:r w:rsidRPr="2ADD6C4A" w:rsidDel="7B9170D2">
                <w:rPr>
                  <w:rStyle w:val="Hyperlink"/>
                </w:rPr>
                <w:delText>https://&lt;ip&gt;:&lt;port&gt;/onelinkagent</w:delText>
              </w:r>
              <w:r>
                <w:fldChar w:fldCharType="end"/>
              </w:r>
              <w:r w:rsidDel="7B9170D2">
                <w:delText xml:space="preserve"> với cookies đi kèm request được quy định trong mục 7.2.1</w:delText>
              </w:r>
            </w:del>
          </w:p>
          <w:p w:rsidR="0060387E" w:rsidDel="00DD1F59" w:rsidP="00586723" w:rsidRDefault="0060387E" w14:paraId="4CEBC431" w14:textId="28E5D6BB">
            <w:pPr>
              <w:pStyle w:val="FirstLevelBullet"/>
              <w:rPr>
                <w:del w:author="toantk" w:date="2022-07-25T13:53:00Z" w:id="11533"/>
              </w:rPr>
            </w:pPr>
            <w:del w:author="toantk" w:date="2022-07-25T13:53:00Z" w:id="11534">
              <w:r w:rsidDel="00DD1F59">
                <w:delText>ONT nhận yêu cầu, xử lý và phản hồi thông tin cấu hình thành công hay thất bại.</w:delText>
              </w:r>
            </w:del>
          </w:p>
        </w:tc>
      </w:tr>
      <w:tr w:rsidR="00296A28" w:rsidDel="00DD1F59" w:rsidTr="2ADD6C4A" w14:paraId="79DBC872" w14:textId="01563F19">
        <w:trPr>
          <w:del w:author="toantk" w:date="2022-07-25T13:53:00Z" w:id="692996893"/>
        </w:trPr>
        <w:tc>
          <w:tcPr>
            <w:tcW w:w="1885" w:type="dxa"/>
            <w:tcMar/>
          </w:tcPr>
          <w:p w:rsidR="00296A28" w:rsidDel="00DD1F59" w:rsidP="00E5021C" w:rsidRDefault="00296A28" w14:paraId="2360E16E" w14:textId="4597E4B7">
            <w:pPr>
              <w:rPr>
                <w:del w:author="toantk" w:date="2022-07-25T13:53:00Z" w:id="11536"/>
              </w:rPr>
            </w:pPr>
            <w:del w:author="toantk" w:date="2022-07-25T13:53:00Z" w:id="11537">
              <w:r w:rsidDel="00DD1F59">
                <w:delText>Actor</w:delText>
              </w:r>
            </w:del>
          </w:p>
        </w:tc>
        <w:tc>
          <w:tcPr>
            <w:tcW w:w="7340" w:type="dxa"/>
            <w:tcMar/>
          </w:tcPr>
          <w:p w:rsidR="00296A28" w:rsidDel="00DD1F59" w:rsidP="00E5021C" w:rsidRDefault="00296A28" w14:paraId="56B50709" w14:textId="561F142F">
            <w:pPr>
              <w:rPr>
                <w:del w:author="toantk" w:date="2022-07-25T13:53:00Z" w:id="11538"/>
              </w:rPr>
            </w:pPr>
            <w:del w:author="toantk" w:date="2022-07-25T13:53:00Z" w:id="11539">
              <w:r w:rsidDel="00DD1F59">
                <w:delText>Admin</w:delText>
              </w:r>
            </w:del>
          </w:p>
        </w:tc>
      </w:tr>
      <w:tr w:rsidR="00296A28" w:rsidDel="00DD1F59" w:rsidTr="2ADD6C4A" w14:paraId="2C350E35" w14:textId="0E94834A">
        <w:trPr>
          <w:del w:author="toantk" w:date="2022-07-25T13:53:00Z" w:id="138507167"/>
        </w:trPr>
        <w:tc>
          <w:tcPr>
            <w:tcW w:w="1885" w:type="dxa"/>
            <w:tcMar/>
          </w:tcPr>
          <w:p w:rsidR="00296A28" w:rsidDel="00DD1F59" w:rsidP="00E5021C" w:rsidRDefault="00296A28" w14:paraId="7FA5B7FE" w14:textId="18AFDE3E">
            <w:pPr>
              <w:rPr>
                <w:del w:author="toantk" w:date="2022-07-25T13:53:00Z" w:id="11541"/>
              </w:rPr>
            </w:pPr>
            <w:del w:author="toantk" w:date="2022-07-25T13:53:00Z" w:id="11542">
              <w:r w:rsidDel="00DD1F59">
                <w:delText>Pre-condition</w:delText>
              </w:r>
            </w:del>
          </w:p>
        </w:tc>
        <w:tc>
          <w:tcPr>
            <w:tcW w:w="7340" w:type="dxa"/>
            <w:tcMar/>
          </w:tcPr>
          <w:p w:rsidR="00296A28" w:rsidDel="00DD1F59" w:rsidP="00E5021C" w:rsidRDefault="00296A28" w14:paraId="139091C6" w14:textId="77A1A06E">
            <w:pPr>
              <w:rPr>
                <w:del w:author="toantk" w:date="2022-07-25T13:53:00Z" w:id="11543"/>
              </w:rPr>
            </w:pPr>
            <w:del w:author="toantk" w:date="2022-07-25T13:53:00Z" w:id="11544">
              <w:r w:rsidDel="00DD1F59">
                <w:delText>Thiết bị hoạt động bình thường, OneLink</w:delText>
              </w:r>
            </w:del>
            <w:ins w:author="Tran Khanh Toan" w:date="2022-07-01T15:40:00Z" w:id="11545">
              <w:del w:author="toantk" w:date="2022-07-25T13:53:00Z" w:id="11546">
                <w:r w:rsidDel="00DD1F59" w:rsidR="007A6979">
                  <w:delText>Mobile App</w:delText>
                </w:r>
              </w:del>
            </w:ins>
            <w:del w:author="toantk" w:date="2022-07-25T13:53:00Z" w:id="11547">
              <w:r w:rsidDel="00DD1F59">
                <w:delText xml:space="preserve"> đã đăng nhập thành công vào thiết bị và được cấp phiên truy nhập</w:delText>
              </w:r>
            </w:del>
          </w:p>
        </w:tc>
      </w:tr>
      <w:tr w:rsidR="00296A28" w:rsidDel="00DD1F59" w:rsidTr="2ADD6C4A" w14:paraId="0DC73E80" w14:textId="67541F45">
        <w:trPr>
          <w:del w:author="toantk" w:date="2022-07-25T13:53:00Z" w:id="2002965552"/>
        </w:trPr>
        <w:tc>
          <w:tcPr>
            <w:tcW w:w="1885" w:type="dxa"/>
            <w:tcMar/>
          </w:tcPr>
          <w:p w:rsidR="00296A28" w:rsidDel="00DD1F59" w:rsidP="00E5021C" w:rsidRDefault="00296A28" w14:paraId="0A6EC05A" w14:textId="51D5B805">
            <w:pPr>
              <w:rPr>
                <w:del w:author="toantk" w:date="2022-07-25T13:53:00Z" w:id="11549"/>
              </w:rPr>
            </w:pPr>
            <w:del w:author="toantk" w:date="2022-07-25T13:53:00Z" w:id="11550">
              <w:r w:rsidDel="00DD1F59">
                <w:delText>Post-condition</w:delText>
              </w:r>
            </w:del>
          </w:p>
        </w:tc>
        <w:tc>
          <w:tcPr>
            <w:tcW w:w="7340" w:type="dxa"/>
            <w:tcMar/>
          </w:tcPr>
          <w:p w:rsidR="00296A28" w:rsidDel="00DD1F59" w:rsidP="00E5021C" w:rsidRDefault="00296A28" w14:paraId="55D5FFE8" w14:textId="21201862">
            <w:pPr>
              <w:rPr>
                <w:del w:author="toantk" w:date="2022-07-25T13:53:00Z" w:id="11551"/>
              </w:rPr>
            </w:pPr>
            <w:del w:author="toantk" w:date="2022-07-25T13:53:00Z" w:id="11552">
              <w:r w:rsidDel="00DD1F59">
                <w:delText>Thiết bị phản hồi đầy đủ các thông tin cho OneLink</w:delText>
              </w:r>
            </w:del>
            <w:ins w:author="Tran Khanh Toan" w:date="2022-07-01T15:40:00Z" w:id="11553">
              <w:del w:author="toantk" w:date="2022-07-25T13:53:00Z" w:id="11554">
                <w:r w:rsidDel="00DD1F59" w:rsidR="007A6979">
                  <w:delText>Mobile App</w:delText>
                </w:r>
              </w:del>
            </w:ins>
          </w:p>
        </w:tc>
      </w:tr>
    </w:tbl>
    <w:p w:rsidR="00440AB9" w:rsidDel="00DD1F59" w:rsidP="00440AB9" w:rsidRDefault="00440AB9" w14:paraId="0E40FA0C" w14:textId="214098B3">
      <w:pPr>
        <w:rPr>
          <w:del w:author="toantk" w:date="2022-07-25T13:53:00Z" w:id="11555"/>
        </w:rPr>
      </w:pPr>
    </w:p>
    <w:p w:rsidR="00440AB9" w:rsidDel="00DD1F59" w:rsidP="00440AB9" w:rsidRDefault="00440AB9" w14:paraId="51A6E75B" w14:textId="0A26EE59">
      <w:pPr>
        <w:rPr>
          <w:del w:author="toantk" w:date="2022-07-25T13:53:00Z" w:id="11556"/>
          <w:b/>
          <w:bCs/>
        </w:rPr>
      </w:pPr>
      <w:del w:author="toantk" w:date="2022-07-25T13:53:00Z" w:id="11557">
        <w:r w:rsidDel="00DD1F59">
          <w:rPr>
            <w:b/>
            <w:bCs/>
          </w:rPr>
          <w:delText>Luồng dữ liệu:</w:delText>
        </w:r>
      </w:del>
    </w:p>
    <w:p w:rsidR="00F4126A" w:rsidDel="00DD1F59" w:rsidP="00F4126A" w:rsidRDefault="00440AB9" w14:paraId="35534E1F" w14:textId="759A2CE5">
      <w:pPr>
        <w:keepNext/>
        <w:jc w:val="center"/>
        <w:rPr>
          <w:del w:author="toantk" w:date="2022-07-25T13:53:00Z" w:id="11558"/>
        </w:rPr>
      </w:pPr>
      <w:del w:author="toantk" w:date="2022-07-25T13:53:00Z" w:id="11559">
        <w:r w:rsidDel="00DD1F59">
          <w:object w:dxaOrig="9180" w:dyaOrig="5296" w14:anchorId="3123AE7A">
            <v:shape id="_x0000_i1055" style="width:460.5pt;height:265.5pt" o:ole="" type="#_x0000_t75">
              <v:imagedata o:title="" r:id="rId79"/>
            </v:shape>
            <o:OLEObject Type="Embed" ProgID="Visio.Drawing.15" ShapeID="_x0000_i1055" DrawAspect="Content" ObjectID="_1721885980" r:id="rId80"/>
          </w:object>
        </w:r>
      </w:del>
    </w:p>
    <w:p w:rsidR="00440AB9" w:rsidDel="00DD1F59" w:rsidP="00F4126A" w:rsidRDefault="00F4126A" w14:paraId="54A9C89C" w14:textId="2BD0E268">
      <w:pPr>
        <w:pStyle w:val="Caption"/>
        <w:rPr>
          <w:del w:author="toantk" w:date="2022-07-25T13:53:00Z" w:id="11560"/>
        </w:rPr>
      </w:pPr>
      <w:del w:author="toantk" w:date="2022-07-25T13:53:00Z" w:id="11561">
        <w:r w:rsidDel="00DD1F59">
          <w:delText xml:space="preserve">Hình </w:delText>
        </w:r>
      </w:del>
      <w:ins w:author="Tran Khanh Toan" w:date="2022-07-01T17:42:00Z" w:id="11562">
        <w:del w:author="toantk" w:date="2022-07-25T13:53:00Z" w:id="11563">
          <w:r w:rsidDel="00DD1F59" w:rsidR="00076894">
            <w:rPr>
              <w:b w:val="0"/>
              <w:i w:val="0"/>
            </w:rPr>
            <w:fldChar w:fldCharType="begin"/>
          </w:r>
          <w:r w:rsidDel="00DD1F59" w:rsidR="00076894">
            <w:delInstrText xml:space="preserve"> STYLEREF 1 \s </w:delInstrText>
          </w:r>
        </w:del>
      </w:ins>
      <w:del w:author="toantk" w:date="2022-07-25T13:53:00Z" w:id="11564">
        <w:r w:rsidDel="00DD1F59" w:rsidR="00076894">
          <w:rPr>
            <w:b w:val="0"/>
            <w:i w:val="0"/>
          </w:rPr>
          <w:fldChar w:fldCharType="separate"/>
        </w:r>
        <w:r w:rsidDel="00DD1F59" w:rsidR="00076894">
          <w:rPr>
            <w:noProof/>
          </w:rPr>
          <w:delText>7</w:delText>
        </w:r>
      </w:del>
      <w:ins w:author="Tran Khanh Toan" w:date="2022-07-01T17:42:00Z" w:id="11565">
        <w:del w:author="toantk" w:date="2022-07-25T13:53:00Z" w:id="11566">
          <w:r w:rsidDel="00DD1F59" w:rsidR="00076894">
            <w:rPr>
              <w:b w:val="0"/>
              <w:i w:val="0"/>
            </w:rPr>
            <w:fldChar w:fldCharType="end"/>
          </w:r>
          <w:r w:rsidDel="00DD1F59" w:rsidR="00076894">
            <w:delText>.</w:delText>
          </w:r>
          <w:r w:rsidDel="00DD1F59" w:rsidR="00076894">
            <w:rPr>
              <w:b w:val="0"/>
              <w:i w:val="0"/>
            </w:rPr>
            <w:fldChar w:fldCharType="begin"/>
          </w:r>
          <w:r w:rsidDel="00DD1F59" w:rsidR="00076894">
            <w:delInstrText xml:space="preserve"> SEQ Hình \* ARABIC \s 1 </w:delInstrText>
          </w:r>
        </w:del>
      </w:ins>
      <w:del w:author="toantk" w:date="2022-07-25T13:53:00Z" w:id="11567">
        <w:r w:rsidDel="00DD1F59" w:rsidR="00076894">
          <w:rPr>
            <w:b w:val="0"/>
            <w:i w:val="0"/>
          </w:rPr>
          <w:fldChar w:fldCharType="separate"/>
        </w:r>
      </w:del>
      <w:ins w:author="Tran Khanh Toan" w:date="2022-07-01T17:42:00Z" w:id="11568">
        <w:del w:author="toantk" w:date="2022-07-25T13:53:00Z" w:id="11569">
          <w:r w:rsidDel="00DD1F59" w:rsidR="00076894">
            <w:rPr>
              <w:noProof/>
            </w:rPr>
            <w:delText>30</w:delText>
          </w:r>
          <w:r w:rsidDel="00DD1F59" w:rsidR="00076894">
            <w:rPr>
              <w:b w:val="0"/>
              <w:i w:val="0"/>
            </w:rPr>
            <w:fldChar w:fldCharType="end"/>
          </w:r>
        </w:del>
      </w:ins>
      <w:del w:author="toantk" w:date="2022-07-25T13:53:00Z" w:id="11570">
        <w:r w:rsidDel="00DD1F59" w:rsidR="003F0BD0">
          <w:rPr>
            <w:b w:val="0"/>
            <w:i w:val="0"/>
          </w:rPr>
          <w:fldChar w:fldCharType="begin"/>
        </w:r>
        <w:r w:rsidDel="00DD1F59" w:rsidR="003F0BD0">
          <w:rPr>
            <w:noProof/>
          </w:rPr>
          <w:delInstrText xml:space="preserve"> STYLEREF 1 \s </w:delInstrText>
        </w:r>
        <w:r w:rsidDel="00DD1F59" w:rsidR="003F0BD0">
          <w:rPr>
            <w:b w:val="0"/>
            <w:i w:val="0"/>
          </w:rPr>
          <w:fldChar w:fldCharType="separate"/>
        </w:r>
        <w:r w:rsidDel="00DD1F59" w:rsidR="00CE3D0F">
          <w:rPr>
            <w:noProof/>
          </w:rPr>
          <w:delText>7</w:delText>
        </w:r>
        <w:r w:rsidDel="00DD1F59" w:rsidR="003F0BD0">
          <w:rPr>
            <w:b w:val="0"/>
            <w:i w:val="0"/>
          </w:rPr>
          <w:fldChar w:fldCharType="end"/>
        </w:r>
        <w:r w:rsidDel="00DD1F59" w:rsidR="00CE3D0F">
          <w:delText>.</w:delText>
        </w:r>
        <w:r w:rsidDel="00DD1F59" w:rsidR="003F0BD0">
          <w:rPr>
            <w:b w:val="0"/>
            <w:i w:val="0"/>
          </w:rPr>
          <w:fldChar w:fldCharType="begin"/>
        </w:r>
        <w:r w:rsidDel="00DD1F59" w:rsidR="003F0BD0">
          <w:rPr>
            <w:noProof/>
          </w:rPr>
          <w:delInstrText xml:space="preserve"> SEQ Hình \* ARABIC \s 1 </w:delInstrText>
        </w:r>
        <w:r w:rsidDel="00DD1F59" w:rsidR="003F0BD0">
          <w:rPr>
            <w:b w:val="0"/>
            <w:i w:val="0"/>
          </w:rPr>
          <w:fldChar w:fldCharType="separate"/>
        </w:r>
        <w:r w:rsidDel="00DD1F59" w:rsidR="00CE3D0F">
          <w:rPr>
            <w:noProof/>
          </w:rPr>
          <w:delText>27</w:delText>
        </w:r>
        <w:r w:rsidDel="00DD1F59" w:rsidR="003F0BD0">
          <w:rPr>
            <w:b w:val="0"/>
            <w:i w:val="0"/>
          </w:rPr>
          <w:fldChar w:fldCharType="end"/>
        </w:r>
        <w:r w:rsidDel="00DD1F59">
          <w:delText xml:space="preserve"> </w:delText>
        </w:r>
        <w:r w:rsidRPr="00440AB9" w:rsidDel="00DD1F59">
          <w:delText>Luồng điều khiển thay đổi cấu hình Parental Control từ OneLink</w:delText>
        </w:r>
      </w:del>
      <w:ins w:author="Tran Khanh Toan" w:date="2022-07-01T15:40:00Z" w:id="11571">
        <w:del w:author="toantk" w:date="2022-07-25T13:53:00Z" w:id="11572">
          <w:r w:rsidDel="00DD1F59" w:rsidR="007A6979">
            <w:delText>Mobile App</w:delText>
          </w:r>
        </w:del>
      </w:ins>
    </w:p>
    <w:p w:rsidR="00440AB9" w:rsidDel="00DD1F59" w:rsidP="00440AB9" w:rsidRDefault="00440AB9" w14:paraId="4BD929CC" w14:textId="436E7AE6">
      <w:pPr>
        <w:rPr>
          <w:del w:author="toantk" w:date="2022-07-25T13:53:00Z" w:id="11573"/>
          <w:b/>
          <w:bCs/>
        </w:rPr>
      </w:pPr>
      <w:del w:author="toantk" w:date="2022-07-25T13:53:00Z" w:id="11574">
        <w:r w:rsidRPr="00AB6FAB" w:rsidDel="00DD1F59">
          <w:rPr>
            <w:b/>
            <w:bCs/>
          </w:rPr>
          <w:delText xml:space="preserve">Cấu trúc dữ liệu </w:delText>
        </w:r>
      </w:del>
      <w:ins w:author="Tran Khanh Toan" w:date="2022-07-04T09:22:00Z" w:id="11575">
        <w:del w:author="toantk" w:date="2022-07-25T13:53:00Z" w:id="11576">
          <w:r w:rsidDel="00DD1F59" w:rsidR="00F02801">
            <w:rPr>
              <w:b/>
              <w:bCs/>
            </w:rPr>
            <w:delText xml:space="preserve">Cấu trúc payload </w:delText>
          </w:r>
        </w:del>
      </w:ins>
      <w:del w:author="toantk" w:date="2022-07-25T13:53:00Z" w:id="11577">
        <w:r w:rsidRPr="00AB6FAB" w:rsidDel="00DD1F59">
          <w:rPr>
            <w:b/>
            <w:bCs/>
          </w:rPr>
          <w:delText>của bản tin:</w:delText>
        </w:r>
      </w:del>
    </w:p>
    <w:p w:rsidR="00440AB9" w:rsidDel="00DD1F59" w:rsidP="00440AB9" w:rsidRDefault="00440AB9" w14:paraId="65256750" w14:textId="0A3BDEB1">
      <w:pPr>
        <w:pStyle w:val="ListParagraph"/>
        <w:numPr>
          <w:ilvl w:val="0"/>
          <w:numId w:val="9"/>
        </w:numPr>
        <w:rPr>
          <w:del w:author="toantk" w:date="2022-07-25T13:53:00Z" w:id="11578"/>
          <w:b/>
          <w:bCs/>
        </w:rPr>
      </w:pPr>
      <w:del w:author="toantk" w:date="2022-07-25T13:53:00Z" w:id="11579">
        <w:r w:rsidDel="00DD1F59">
          <w:rPr>
            <w:b/>
            <w:bCs/>
          </w:rPr>
          <w:delText>Parental Control edit Request:</w:delText>
        </w:r>
      </w:del>
    </w:p>
    <w:p w:rsidR="00B4287C" w:rsidDel="00DD1F59" w:rsidP="00440AB9" w:rsidRDefault="00440AB9" w14:paraId="2BA06200" w14:textId="2B6E13F2">
      <w:pPr>
        <w:pStyle w:val="ListParagraph"/>
        <w:ind w:firstLine="360"/>
        <w:rPr>
          <w:del w:author="toantk" w:date="2022-07-25T13:53:00Z" w:id="11580"/>
        </w:rPr>
      </w:pPr>
      <w:del w:author="toantk" w:date="2022-07-25T13:53:00Z" w:id="11581">
        <w:r w:rsidDel="00DD1F59">
          <w:delText xml:space="preserve">{“action” : “parentalEdit”, </w:delText>
        </w:r>
      </w:del>
    </w:p>
    <w:p w:rsidR="00B4287C" w:rsidDel="00DD1F59" w:rsidP="00440AB9" w:rsidRDefault="00B4287C" w14:paraId="19BA45CE" w14:textId="50DD109F">
      <w:pPr>
        <w:pStyle w:val="ListParagraph"/>
        <w:ind w:firstLine="360"/>
        <w:rPr>
          <w:del w:author="toantk" w:date="2022-07-25T13:53:00Z" w:id="11582"/>
        </w:rPr>
      </w:pPr>
      <w:del w:author="toantk" w:date="2022-07-25T13:53:00Z" w:id="11583">
        <w:r w:rsidDel="00DD1F59">
          <w:delText xml:space="preserve">  “enable” : “&lt;enable&gt;”,</w:delText>
        </w:r>
      </w:del>
    </w:p>
    <w:p w:rsidR="00B4287C" w:rsidDel="00DD1F59" w:rsidP="00440AB9" w:rsidRDefault="00B4287C" w14:paraId="50B27166" w14:textId="0BA5ED33">
      <w:pPr>
        <w:pStyle w:val="ListParagraph"/>
        <w:ind w:firstLine="360"/>
        <w:rPr>
          <w:del w:author="toantk" w:date="2022-07-25T13:53:00Z" w:id="11584"/>
        </w:rPr>
      </w:pPr>
      <w:del w:author="toantk" w:date="2022-07-25T13:53:00Z" w:id="11585">
        <w:r w:rsidDel="00DD1F59">
          <w:delText xml:space="preserve">  “ruleIndex” : “&lt;ruleIndex&gt;”,</w:delText>
        </w:r>
      </w:del>
    </w:p>
    <w:p w:rsidR="00B4287C" w:rsidDel="00DD1F59" w:rsidP="00440AB9" w:rsidRDefault="00B4287C" w14:paraId="3A294267" w14:textId="58B0108F">
      <w:pPr>
        <w:pStyle w:val="ListParagraph"/>
        <w:ind w:firstLine="360"/>
        <w:rPr>
          <w:del w:author="toantk" w:date="2022-07-25T13:53:00Z" w:id="11586"/>
        </w:rPr>
      </w:pPr>
      <w:del w:author="toantk" w:date="2022-07-25T13:53:00Z" w:id="11587">
        <w:r w:rsidDel="00DD1F59">
          <w:delText xml:space="preserve">  “active” : “&lt;active&gt;”,</w:delText>
        </w:r>
      </w:del>
    </w:p>
    <w:p w:rsidR="00B4287C" w:rsidDel="00DD1F59" w:rsidP="00440AB9" w:rsidRDefault="00B4287C" w14:paraId="5B633705" w14:textId="784B296F">
      <w:pPr>
        <w:pStyle w:val="ListParagraph"/>
        <w:ind w:firstLine="360"/>
        <w:rPr>
          <w:del w:author="toantk" w:date="2022-07-25T13:53:00Z" w:id="11588"/>
        </w:rPr>
      </w:pPr>
      <w:del w:author="toantk" w:date="2022-07-25T13:53:00Z" w:id="11589">
        <w:r w:rsidDel="00DD1F59">
          <w:delText xml:space="preserve">  “</w:delText>
        </w:r>
        <w:r w:rsidDel="00DD1F59" w:rsidR="00220CBE">
          <w:delText>blockingType” : “&lt;blockingType&gt;”,</w:delText>
        </w:r>
      </w:del>
    </w:p>
    <w:p w:rsidR="00220CBE" w:rsidDel="00DD1F59" w:rsidP="00440AB9" w:rsidRDefault="00220CBE" w14:paraId="10783FAD" w14:textId="6019D04E">
      <w:pPr>
        <w:pStyle w:val="ListParagraph"/>
        <w:ind w:firstLine="360"/>
        <w:rPr>
          <w:del w:author="toantk" w:date="2022-07-25T13:53:00Z" w:id="11590"/>
        </w:rPr>
      </w:pPr>
      <w:del w:author="toantk" w:date="2022-07-25T13:53:00Z" w:id="11591">
        <w:r w:rsidDel="00DD1F59">
          <w:delText xml:space="preserve">  “macAddr” : “&lt;macAddr&gt;”,</w:delText>
        </w:r>
      </w:del>
    </w:p>
    <w:p w:rsidR="00220CBE" w:rsidDel="00DD1F59" w:rsidP="00440AB9" w:rsidRDefault="00220CBE" w14:paraId="776409A2" w14:textId="4E13D691">
      <w:pPr>
        <w:pStyle w:val="ListParagraph"/>
        <w:ind w:firstLine="360"/>
        <w:rPr>
          <w:del w:author="toantk" w:date="2022-07-25T13:53:00Z" w:id="11592"/>
        </w:rPr>
      </w:pPr>
      <w:del w:author="toantk" w:date="2022-07-25T13:53:00Z" w:id="11593">
        <w:r w:rsidDel="00DD1F59">
          <w:delText xml:space="preserve">  “url” : “&lt;url&gt;”,</w:delText>
        </w:r>
      </w:del>
    </w:p>
    <w:p w:rsidR="00DD57EC" w:rsidDel="00DD1F59" w:rsidP="00440AB9" w:rsidRDefault="00220CBE" w14:paraId="4EC02519" w14:textId="32D5746B">
      <w:pPr>
        <w:pStyle w:val="ListParagraph"/>
        <w:ind w:firstLine="360"/>
        <w:rPr>
          <w:del w:author="toantk" w:date="2022-07-25T13:53:00Z" w:id="11594"/>
        </w:rPr>
      </w:pPr>
      <w:del w:author="toantk" w:date="2022-07-25T13:53:00Z" w:id="11595">
        <w:r w:rsidDel="00DD1F59">
          <w:delText xml:space="preserve">  “mon” : </w:delText>
        </w:r>
        <w:r w:rsidDel="00DD1F59" w:rsidR="00DD57EC">
          <w:delText>{</w:delText>
        </w:r>
      </w:del>
    </w:p>
    <w:p w:rsidR="00DD57EC" w:rsidDel="00DD1F59" w:rsidP="00DD57EC" w:rsidRDefault="00DD57EC" w14:paraId="321AD2BA" w14:textId="4B685A8A">
      <w:pPr>
        <w:pStyle w:val="ListParagraph"/>
        <w:ind w:left="1440" w:firstLine="720"/>
        <w:rPr>
          <w:del w:author="toantk" w:date="2022-07-25T13:53:00Z" w:id="11596"/>
        </w:rPr>
      </w:pPr>
      <w:del w:author="toantk" w:date="2022-07-25T13:53:00Z" w:id="11597">
        <w:r w:rsidDel="00DD1F59">
          <w:tab/>
        </w:r>
        <w:r w:rsidDel="00DD1F59">
          <w:delText>“startTime” : “&lt;startTime&gt;”,</w:delText>
        </w:r>
      </w:del>
    </w:p>
    <w:p w:rsidR="00DD57EC" w:rsidDel="00DD1F59" w:rsidP="00DD57EC" w:rsidRDefault="00DD57EC" w14:paraId="0E622967" w14:textId="53BCCECB">
      <w:pPr>
        <w:pStyle w:val="ListParagraph"/>
        <w:ind w:left="1440" w:firstLine="720"/>
        <w:rPr>
          <w:del w:author="toantk" w:date="2022-07-25T13:53:00Z" w:id="11598"/>
        </w:rPr>
      </w:pPr>
      <w:del w:author="toantk" w:date="2022-07-25T13:53:00Z" w:id="11599">
        <w:r w:rsidDel="00DD1F59">
          <w:tab/>
        </w:r>
        <w:r w:rsidDel="00DD1F59">
          <w:delText>“endTime” : “&lt;endTime&gt;”</w:delText>
        </w:r>
      </w:del>
    </w:p>
    <w:p w:rsidR="00220CBE" w:rsidDel="00DD1F59" w:rsidP="00DD57EC" w:rsidRDefault="00DD57EC" w14:paraId="186BF2B7" w14:textId="3F27703A">
      <w:pPr>
        <w:pStyle w:val="ListParagraph"/>
        <w:ind w:left="1440" w:firstLine="720"/>
        <w:rPr>
          <w:del w:author="toantk" w:date="2022-07-25T13:53:00Z" w:id="11600"/>
        </w:rPr>
      </w:pPr>
      <w:del w:author="toantk" w:date="2022-07-25T13:53:00Z" w:id="11601">
        <w:r w:rsidDel="00DD1F59">
          <w:delText>},</w:delText>
        </w:r>
      </w:del>
    </w:p>
    <w:p w:rsidR="00DD57EC" w:rsidDel="00DD1F59" w:rsidP="00DD57EC" w:rsidRDefault="00DD57EC" w14:paraId="2BA0532F" w14:textId="6A02F8D9">
      <w:pPr>
        <w:rPr>
          <w:del w:author="toantk" w:date="2022-07-25T13:53:00Z" w:id="11602"/>
        </w:rPr>
      </w:pPr>
      <w:del w:author="toantk" w:date="2022-07-25T13:53:00Z" w:id="11603">
        <w:r w:rsidDel="00DD1F59">
          <w:tab/>
        </w:r>
        <w:r w:rsidDel="00DD1F59">
          <w:delText xml:space="preserve">        …</w:delText>
        </w:r>
      </w:del>
    </w:p>
    <w:p w:rsidR="00DD57EC" w:rsidDel="00DD1F59" w:rsidP="00DD57EC" w:rsidRDefault="00DD57EC" w14:paraId="21810403" w14:textId="2CE86BD0">
      <w:pPr>
        <w:pStyle w:val="ListParagraph"/>
        <w:ind w:firstLine="360"/>
        <w:rPr>
          <w:del w:author="toantk" w:date="2022-07-25T13:53:00Z" w:id="11604"/>
        </w:rPr>
      </w:pPr>
      <w:del w:author="toantk" w:date="2022-07-25T13:53:00Z" w:id="11605">
        <w:r w:rsidDel="00DD1F59">
          <w:delText xml:space="preserve">  “sun” : {</w:delText>
        </w:r>
      </w:del>
    </w:p>
    <w:p w:rsidR="00DD57EC" w:rsidDel="00DD1F59" w:rsidP="00DD57EC" w:rsidRDefault="00DD57EC" w14:paraId="6D839A30" w14:textId="2DD7FD2F">
      <w:pPr>
        <w:pStyle w:val="ListParagraph"/>
        <w:ind w:left="1440" w:firstLine="720"/>
        <w:rPr>
          <w:del w:author="toantk" w:date="2022-07-25T13:53:00Z" w:id="11606"/>
        </w:rPr>
      </w:pPr>
      <w:del w:author="toantk" w:date="2022-07-25T13:53:00Z" w:id="11607">
        <w:r w:rsidDel="00DD1F59">
          <w:tab/>
        </w:r>
        <w:r w:rsidDel="00DD1F59">
          <w:delText>“startTime” : “&lt;startTime&gt;”,</w:delText>
        </w:r>
      </w:del>
    </w:p>
    <w:p w:rsidR="00DD57EC" w:rsidDel="00DD1F59" w:rsidP="00DD57EC" w:rsidRDefault="00DD57EC" w14:paraId="6CBF1EFE" w14:textId="188A0AC2">
      <w:pPr>
        <w:pStyle w:val="ListParagraph"/>
        <w:ind w:left="1440" w:firstLine="720"/>
        <w:rPr>
          <w:del w:author="toantk" w:date="2022-07-25T13:53:00Z" w:id="11608"/>
        </w:rPr>
      </w:pPr>
      <w:del w:author="toantk" w:date="2022-07-25T13:53:00Z" w:id="11609">
        <w:r w:rsidDel="00DD1F59">
          <w:tab/>
        </w:r>
        <w:r w:rsidDel="00DD1F59">
          <w:delText>“endTime” : “&lt;endTime&gt;”</w:delText>
        </w:r>
      </w:del>
    </w:p>
    <w:p w:rsidR="00DD57EC" w:rsidDel="00DD1F59" w:rsidP="00DD57EC" w:rsidRDefault="00DD57EC" w14:paraId="076FBE93" w14:textId="50E4075D">
      <w:pPr>
        <w:pStyle w:val="ListParagraph"/>
        <w:ind w:left="1440" w:firstLine="720"/>
        <w:rPr>
          <w:del w:author="toantk" w:date="2022-07-25T13:53:00Z" w:id="11610"/>
        </w:rPr>
      </w:pPr>
      <w:del w:author="toantk" w:date="2022-07-25T13:53:00Z" w:id="11611">
        <w:r w:rsidDel="00DD1F59">
          <w:delText>},</w:delText>
        </w:r>
      </w:del>
    </w:p>
    <w:p w:rsidR="00220CBE" w:rsidDel="00DD1F59" w:rsidP="00DD57EC" w:rsidRDefault="00B4287C" w14:paraId="0577132B" w14:textId="30AB6407">
      <w:pPr>
        <w:pStyle w:val="ListParagraph"/>
        <w:ind w:firstLine="360"/>
        <w:rPr>
          <w:del w:author="toantk" w:date="2022-07-25T13:53:00Z" w:id="11612"/>
        </w:rPr>
      </w:pPr>
      <w:del w:author="toantk" w:date="2022-07-25T13:53:00Z" w:id="11613">
        <w:r w:rsidDel="00DD1F59">
          <w:delText xml:space="preserve">  </w:delText>
        </w:r>
        <w:r w:rsidDel="00DD1F59" w:rsidR="00440AB9">
          <w:delText>“requestId” : “&lt;requestId&gt;”</w:delText>
        </w:r>
      </w:del>
    </w:p>
    <w:p w:rsidR="00440AB9" w:rsidDel="00DD1F59" w:rsidP="00440AB9" w:rsidRDefault="00440AB9" w14:paraId="66F9554E" w14:textId="5AD9D176">
      <w:pPr>
        <w:pStyle w:val="ListParagraph"/>
        <w:ind w:firstLine="360"/>
        <w:rPr>
          <w:del w:author="toantk" w:date="2022-07-25T13:53:00Z" w:id="11614"/>
        </w:rPr>
      </w:pPr>
      <w:del w:author="toantk" w:date="2022-07-25T13:53:00Z" w:id="11615">
        <w:r w:rsidDel="00DD1F59">
          <w:delText>}</w:delText>
        </w:r>
      </w:del>
    </w:p>
    <w:p w:rsidR="00440AB9" w:rsidDel="00DD1F59" w:rsidP="00440AB9" w:rsidRDefault="00440AB9" w14:paraId="457F94D0" w14:textId="71458849">
      <w:pPr>
        <w:rPr>
          <w:del w:author="toantk" w:date="2022-07-25T13:53:00Z" w:id="11616"/>
        </w:rPr>
      </w:pPr>
    </w:p>
    <w:p w:rsidR="00DD57EC" w:rsidDel="00DD1F59" w:rsidP="00DD57EC" w:rsidRDefault="00DD57EC" w14:paraId="2566411C" w14:textId="3C862E06">
      <w:pPr>
        <w:pStyle w:val="ListParagraph"/>
        <w:numPr>
          <w:ilvl w:val="0"/>
          <w:numId w:val="9"/>
        </w:numPr>
        <w:rPr>
          <w:del w:author="toantk" w:date="2022-07-25T13:53:00Z" w:id="11617"/>
          <w:b/>
          <w:bCs/>
        </w:rPr>
      </w:pPr>
      <w:del w:author="toantk" w:date="2022-07-25T13:53:00Z" w:id="11618">
        <w:r w:rsidDel="00DD1F59">
          <w:rPr>
            <w:b/>
            <w:bCs/>
          </w:rPr>
          <w:delText>Parental Control edit Response:</w:delText>
        </w:r>
      </w:del>
    </w:p>
    <w:p w:rsidRPr="00820762" w:rsidR="00412E3F" w:rsidDel="00DD1F59" w:rsidP="00412E3F" w:rsidRDefault="00412E3F" w14:paraId="1DD542FA" w14:textId="57A382F7">
      <w:pPr>
        <w:pStyle w:val="ListParagraph"/>
        <w:numPr>
          <w:ilvl w:val="1"/>
          <w:numId w:val="9"/>
        </w:numPr>
        <w:rPr>
          <w:del w:author="toantk" w:date="2022-07-25T13:53:00Z" w:id="11619"/>
        </w:rPr>
      </w:pPr>
      <w:del w:author="toantk" w:date="2022-07-25T13:53:00Z" w:id="11620">
        <w:r w:rsidDel="00DD1F59">
          <w:delText>Thay đổi cấu hình Parental Control</w:delText>
        </w:r>
        <w:r w:rsidRPr="00820762" w:rsidDel="00DD1F59">
          <w:delText xml:space="preserve"> thành công</w:delText>
        </w:r>
        <w:r w:rsidDel="00DD1F59">
          <w:delText>:</w:delText>
        </w:r>
      </w:del>
    </w:p>
    <w:p w:rsidR="00412E3F" w:rsidDel="00DD1F59" w:rsidP="00412E3F" w:rsidRDefault="00412E3F" w14:paraId="19773695" w14:textId="6B909DDC">
      <w:pPr>
        <w:pStyle w:val="FirstLevelBullet"/>
        <w:numPr>
          <w:ilvl w:val="0"/>
          <w:numId w:val="0"/>
        </w:numPr>
        <w:ind w:left="1080"/>
        <w:rPr>
          <w:del w:author="toantk" w:date="2022-07-25T13:53:00Z" w:id="11621"/>
        </w:rPr>
      </w:pPr>
      <w:del w:author="toantk" w:date="2022-07-25T13:53:00Z" w:id="11622">
        <w:r w:rsidDel="00DD1F59">
          <w:delText>{</w:delText>
        </w:r>
      </w:del>
    </w:p>
    <w:p w:rsidR="00412E3F" w:rsidDel="00DD1F59" w:rsidP="00412E3F" w:rsidRDefault="00412E3F" w14:paraId="0D75A9BB" w14:textId="24ADAC8D">
      <w:pPr>
        <w:pStyle w:val="FirstLevelBullet"/>
        <w:numPr>
          <w:ilvl w:val="0"/>
          <w:numId w:val="0"/>
        </w:numPr>
        <w:ind w:left="720" w:firstLine="360"/>
        <w:rPr>
          <w:del w:author="toantk" w:date="2022-07-25T13:53:00Z" w:id="11623"/>
        </w:rPr>
      </w:pPr>
      <w:del w:author="toantk" w:date="2022-07-25T13:53:00Z" w:id="11624">
        <w:r w:rsidDel="00DD1F59">
          <w:delText>"status": 0,</w:delText>
        </w:r>
      </w:del>
    </w:p>
    <w:p w:rsidR="00412E3F" w:rsidDel="00DD1F59" w:rsidP="00412E3F" w:rsidRDefault="00B94824" w14:paraId="75FD15DD" w14:textId="45CD2B59">
      <w:pPr>
        <w:pStyle w:val="FirstLevelBullet"/>
        <w:numPr>
          <w:ilvl w:val="0"/>
          <w:numId w:val="0"/>
        </w:numPr>
        <w:ind w:left="720" w:firstLine="360"/>
        <w:rPr>
          <w:del w:author="toantk" w:date="2022-07-25T13:53:00Z" w:id="11625"/>
        </w:rPr>
      </w:pPr>
      <w:del w:author="toantk" w:date="2022-07-25T13:53:00Z" w:id="11626">
        <w:r w:rsidDel="00DD1F59">
          <w:delText>“message”: “</w:delText>
        </w:r>
        <w:r w:rsidDel="00DD1F59" w:rsidR="00840E19">
          <w:delText>Success</w:delText>
        </w:r>
        <w:r w:rsidDel="00DD1F59">
          <w:delText>”</w:delText>
        </w:r>
        <w:r w:rsidDel="00DD1F59" w:rsidR="00412E3F">
          <w:delText>,</w:delText>
        </w:r>
      </w:del>
    </w:p>
    <w:p w:rsidR="00412E3F" w:rsidDel="00DD1F59" w:rsidP="00412E3F" w:rsidRDefault="00412E3F" w14:paraId="093CC290" w14:textId="328C9CA8">
      <w:pPr>
        <w:pStyle w:val="ListParagraph"/>
        <w:ind w:firstLine="360"/>
        <w:rPr>
          <w:del w:author="toantk" w:date="2022-07-25T13:53:00Z" w:id="11627"/>
        </w:rPr>
      </w:pPr>
      <w:del w:author="toantk" w:date="2022-07-25T13:53:00Z" w:id="11628">
        <w:r w:rsidDel="00DD1F59">
          <w:delText>“requestId” : “&lt;requestId&gt;”,</w:delText>
        </w:r>
      </w:del>
    </w:p>
    <w:p w:rsidR="00412E3F" w:rsidDel="00DD1F59" w:rsidP="00412E3F" w:rsidRDefault="00412E3F" w14:paraId="7B00CAC7" w14:textId="00696734">
      <w:pPr>
        <w:pStyle w:val="FirstLevelBullet"/>
        <w:numPr>
          <w:ilvl w:val="0"/>
          <w:numId w:val="0"/>
        </w:numPr>
        <w:ind w:left="720" w:firstLine="360"/>
        <w:rPr>
          <w:del w:author="toantk" w:date="2022-07-25T13:53:00Z" w:id="11629"/>
        </w:rPr>
      </w:pPr>
      <w:del w:author="toantk" w:date="2022-07-25T13:53:00Z" w:id="11630">
        <w:r w:rsidDel="00DD1F59">
          <w:delText>"data": {</w:delText>
        </w:r>
      </w:del>
    </w:p>
    <w:p w:rsidR="00412E3F" w:rsidDel="00DD1F59" w:rsidP="00412E3F" w:rsidRDefault="00412E3F" w14:paraId="68702489" w14:textId="7B74B125">
      <w:pPr>
        <w:pStyle w:val="FirstLevelBullet"/>
        <w:numPr>
          <w:ilvl w:val="0"/>
          <w:numId w:val="0"/>
        </w:numPr>
        <w:ind w:left="720" w:firstLine="360"/>
        <w:rPr>
          <w:del w:author="toantk" w:date="2022-07-25T13:53:00Z" w:id="11631"/>
        </w:rPr>
      </w:pPr>
      <w:del w:author="toantk" w:date="2022-07-25T13:53:00Z" w:id="11632">
        <w:r w:rsidDel="00DD1F59">
          <w:delText>}</w:delText>
        </w:r>
      </w:del>
    </w:p>
    <w:p w:rsidR="00412E3F" w:rsidDel="00DD1F59" w:rsidP="00412E3F" w:rsidRDefault="00412E3F" w14:paraId="31367982" w14:textId="52382D12">
      <w:pPr>
        <w:pStyle w:val="FirstLevelBullet"/>
        <w:numPr>
          <w:ilvl w:val="0"/>
          <w:numId w:val="0"/>
        </w:numPr>
        <w:ind w:left="720" w:firstLine="360"/>
        <w:rPr>
          <w:del w:author="toantk" w:date="2022-07-25T13:53:00Z" w:id="11633"/>
        </w:rPr>
      </w:pPr>
      <w:del w:author="toantk" w:date="2022-07-25T13:53:00Z" w:id="11634">
        <w:r w:rsidDel="00DD1F59">
          <w:delText>}</w:delText>
        </w:r>
      </w:del>
    </w:p>
    <w:p w:rsidRPr="00820762" w:rsidR="00412E3F" w:rsidDel="00DD1F59" w:rsidP="00412E3F" w:rsidRDefault="00412E3F" w14:paraId="11E02C9F" w14:textId="5BFF87D4">
      <w:pPr>
        <w:pStyle w:val="ListParagraph"/>
        <w:numPr>
          <w:ilvl w:val="1"/>
          <w:numId w:val="9"/>
        </w:numPr>
        <w:rPr>
          <w:del w:author="toantk" w:date="2022-07-25T13:53:00Z" w:id="11635"/>
        </w:rPr>
      </w:pPr>
      <w:del w:author="toantk" w:date="2022-07-25T13:53:00Z" w:id="11636">
        <w:r w:rsidDel="00DD1F59">
          <w:delText>Thay đổi cấu hình Parental Control thất bại:</w:delText>
        </w:r>
      </w:del>
    </w:p>
    <w:p w:rsidR="00412E3F" w:rsidDel="00DD1F59" w:rsidP="00412E3F" w:rsidRDefault="00412E3F" w14:paraId="601C92AC" w14:textId="353CE711">
      <w:pPr>
        <w:pStyle w:val="FirstLevelBullet"/>
        <w:numPr>
          <w:ilvl w:val="0"/>
          <w:numId w:val="0"/>
        </w:numPr>
        <w:ind w:left="1080"/>
        <w:rPr>
          <w:del w:author="toantk" w:date="2022-07-25T13:53:00Z" w:id="11637"/>
        </w:rPr>
      </w:pPr>
      <w:del w:author="toantk" w:date="2022-07-25T13:53:00Z" w:id="11638">
        <w:r w:rsidDel="00DD1F59">
          <w:delText>{</w:delText>
        </w:r>
      </w:del>
    </w:p>
    <w:p w:rsidR="00412E3F" w:rsidDel="00DD1F59" w:rsidP="00412E3F" w:rsidRDefault="00183521" w14:paraId="4333B231" w14:textId="532E13DA">
      <w:pPr>
        <w:pStyle w:val="FirstLevelBullet"/>
        <w:numPr>
          <w:ilvl w:val="0"/>
          <w:numId w:val="0"/>
        </w:numPr>
        <w:ind w:left="1080"/>
        <w:rPr>
          <w:del w:author="toantk" w:date="2022-07-25T13:53:00Z" w:id="11639"/>
        </w:rPr>
      </w:pPr>
      <w:del w:author="toantk" w:date="2022-07-25T13:53:00Z" w:id="11640">
        <w:r w:rsidDel="00DD1F59">
          <w:delText>“status”: &lt;ErrorCode&gt;</w:delText>
        </w:r>
        <w:r w:rsidDel="00DD1F59" w:rsidR="00412E3F">
          <w:delText>,</w:delText>
        </w:r>
      </w:del>
    </w:p>
    <w:p w:rsidR="00412E3F" w:rsidDel="00DD1F59" w:rsidP="00412E3F" w:rsidRDefault="00B94824" w14:paraId="3147D63F" w14:textId="7ECDE239">
      <w:pPr>
        <w:pStyle w:val="FirstLevelBullet"/>
        <w:numPr>
          <w:ilvl w:val="0"/>
          <w:numId w:val="0"/>
        </w:numPr>
        <w:ind w:left="1080"/>
        <w:rPr>
          <w:del w:author="toantk" w:date="2022-07-25T13:53:00Z" w:id="11641"/>
        </w:rPr>
      </w:pPr>
      <w:del w:author="toantk" w:date="2022-07-25T13:53:00Z" w:id="11642">
        <w:r w:rsidDel="00DD1F59">
          <w:delText>“message”: “&lt;message&gt;”</w:delText>
        </w:r>
        <w:r w:rsidDel="00DD1F59" w:rsidR="00412E3F">
          <w:delText>,</w:delText>
        </w:r>
      </w:del>
    </w:p>
    <w:p w:rsidR="00412E3F" w:rsidDel="00DD1F59" w:rsidP="00412E3F" w:rsidRDefault="00412E3F" w14:paraId="2BF2FD90" w14:textId="539A5DF9">
      <w:pPr>
        <w:pStyle w:val="ListParagraph"/>
        <w:ind w:firstLine="360"/>
        <w:rPr>
          <w:del w:author="toantk" w:date="2022-07-25T13:53:00Z" w:id="11643"/>
        </w:rPr>
      </w:pPr>
      <w:del w:author="toantk" w:date="2022-07-25T13:53:00Z" w:id="11644">
        <w:r w:rsidDel="00DD1F59">
          <w:delText>“requestId” : “&lt;requestId&gt;”,</w:delText>
        </w:r>
      </w:del>
    </w:p>
    <w:p w:rsidR="00412E3F" w:rsidDel="00DD1F59" w:rsidP="00412E3F" w:rsidRDefault="00412E3F" w14:paraId="23F64C84" w14:textId="6C5B1CED">
      <w:pPr>
        <w:pStyle w:val="FirstLevelBullet"/>
        <w:numPr>
          <w:ilvl w:val="0"/>
          <w:numId w:val="0"/>
        </w:numPr>
        <w:ind w:left="1080"/>
        <w:rPr>
          <w:del w:author="toantk" w:date="2022-07-25T13:53:00Z" w:id="11645"/>
        </w:rPr>
      </w:pPr>
      <w:del w:author="toantk" w:date="2022-07-25T13:53:00Z" w:id="11646">
        <w:r w:rsidDel="00DD1F59">
          <w:delText>"data": {</w:delText>
        </w:r>
      </w:del>
    </w:p>
    <w:p w:rsidR="00412E3F" w:rsidDel="00DD1F59" w:rsidP="00412E3F" w:rsidRDefault="00412E3F" w14:paraId="3AE21734" w14:textId="67CACB12">
      <w:pPr>
        <w:pStyle w:val="FirstLevelBullet"/>
        <w:numPr>
          <w:ilvl w:val="0"/>
          <w:numId w:val="0"/>
        </w:numPr>
        <w:ind w:left="1080"/>
        <w:rPr>
          <w:del w:author="toantk" w:date="2022-07-25T13:53:00Z" w:id="11647"/>
        </w:rPr>
      </w:pPr>
      <w:del w:author="toantk" w:date="2022-07-25T13:53:00Z" w:id="11648">
        <w:r w:rsidDel="00DD1F59">
          <w:delText>}</w:delText>
        </w:r>
      </w:del>
    </w:p>
    <w:p w:rsidR="00412E3F" w:rsidDel="00DD1F59" w:rsidP="00412E3F" w:rsidRDefault="00412E3F" w14:paraId="0EA10906" w14:textId="6A2B93B3">
      <w:pPr>
        <w:pStyle w:val="FirstLevelBullet"/>
        <w:numPr>
          <w:ilvl w:val="0"/>
          <w:numId w:val="0"/>
        </w:numPr>
        <w:ind w:left="1080"/>
        <w:rPr>
          <w:del w:author="toantk" w:date="2022-07-25T13:53:00Z" w:id="11649"/>
        </w:rPr>
      </w:pPr>
      <w:del w:author="toantk" w:date="2022-07-25T13:53:00Z" w:id="11650">
        <w:r w:rsidDel="00DD1F59">
          <w:delText>}</w:delText>
        </w:r>
      </w:del>
    </w:p>
    <w:p w:rsidRPr="00E71A83" w:rsidR="00412E3F" w:rsidDel="00DD1F59" w:rsidP="00412E3F" w:rsidRDefault="00412E3F" w14:paraId="227DEE62" w14:textId="15A5863B">
      <w:pPr>
        <w:rPr>
          <w:del w:author="toantk" w:date="2022-07-25T13:53:00Z" w:id="11651"/>
          <w:b/>
          <w:bCs/>
        </w:rPr>
      </w:pPr>
      <w:del w:author="toantk" w:date="2022-07-25T13:53:00Z" w:id="11652">
        <w:r w:rsidRPr="00E71A83" w:rsidDel="00DD1F59">
          <w:rPr>
            <w:b/>
            <w:bCs/>
          </w:rPr>
          <w:delText>Mô tả tham số:</w:delText>
        </w:r>
      </w:del>
    </w:p>
    <w:p w:rsidR="003D4214" w:rsidDel="00DD1F59" w:rsidP="003D4214" w:rsidRDefault="003D4214" w14:paraId="5514985D" w14:textId="05650D1F">
      <w:pPr>
        <w:pStyle w:val="Caption"/>
        <w:keepNext/>
        <w:rPr>
          <w:del w:author="toantk" w:date="2022-07-25T13:53:00Z" w:id="11653"/>
        </w:rPr>
      </w:pPr>
      <w:del w:author="toantk" w:date="2022-07-25T13:53:00Z" w:id="11654">
        <w:r w:rsidDel="00DD1F59">
          <w:delText xml:space="preserve">Bảng </w:delText>
        </w:r>
      </w:del>
      <w:ins w:author="Tran Khanh Toan" w:date="2022-07-01T17:36:00Z" w:id="11655">
        <w:del w:author="toantk" w:date="2022-07-25T13:53:00Z" w:id="11656">
          <w:r w:rsidDel="00DD1F59" w:rsidR="0036606E">
            <w:rPr>
              <w:b w:val="0"/>
              <w:i w:val="0"/>
            </w:rPr>
            <w:fldChar w:fldCharType="begin"/>
          </w:r>
          <w:r w:rsidDel="00DD1F59" w:rsidR="0036606E">
            <w:delInstrText xml:space="preserve"> STYLEREF 1 \s </w:delInstrText>
          </w:r>
        </w:del>
      </w:ins>
      <w:del w:author="toantk" w:date="2022-07-25T13:53:00Z" w:id="11657">
        <w:r w:rsidDel="00DD1F59" w:rsidR="0036606E">
          <w:rPr>
            <w:b w:val="0"/>
            <w:i w:val="0"/>
          </w:rPr>
          <w:fldChar w:fldCharType="separate"/>
        </w:r>
        <w:r w:rsidDel="00DD1F59" w:rsidR="0036606E">
          <w:rPr>
            <w:noProof/>
          </w:rPr>
          <w:delText>7</w:delText>
        </w:r>
      </w:del>
      <w:ins w:author="Tran Khanh Toan" w:date="2022-07-01T17:36:00Z" w:id="11658">
        <w:del w:author="toantk" w:date="2022-07-25T13:53:00Z" w:id="11659">
          <w:r w:rsidDel="00DD1F59" w:rsidR="0036606E">
            <w:rPr>
              <w:b w:val="0"/>
              <w:i w:val="0"/>
            </w:rPr>
            <w:fldChar w:fldCharType="end"/>
          </w:r>
          <w:r w:rsidDel="00DD1F59" w:rsidR="0036606E">
            <w:delText>.</w:delText>
          </w:r>
          <w:r w:rsidDel="00DD1F59" w:rsidR="0036606E">
            <w:rPr>
              <w:b w:val="0"/>
              <w:i w:val="0"/>
            </w:rPr>
            <w:fldChar w:fldCharType="begin"/>
          </w:r>
          <w:r w:rsidDel="00DD1F59" w:rsidR="0036606E">
            <w:delInstrText xml:space="preserve"> SEQ Bảng \* ARABIC \s 1 </w:delInstrText>
          </w:r>
        </w:del>
      </w:ins>
      <w:del w:author="toantk" w:date="2022-07-25T13:53:00Z" w:id="11660">
        <w:r w:rsidDel="00DD1F59" w:rsidR="0036606E">
          <w:rPr>
            <w:b w:val="0"/>
            <w:i w:val="0"/>
          </w:rPr>
          <w:fldChar w:fldCharType="separate"/>
        </w:r>
      </w:del>
      <w:ins w:author="Tran Khanh Toan" w:date="2022-07-01T17:36:00Z" w:id="11661">
        <w:del w:author="toantk" w:date="2022-07-25T13:53:00Z" w:id="11662">
          <w:r w:rsidDel="00DD1F59" w:rsidR="0036606E">
            <w:rPr>
              <w:noProof/>
            </w:rPr>
            <w:delText>27</w:delText>
          </w:r>
          <w:r w:rsidDel="00DD1F59" w:rsidR="0036606E">
            <w:rPr>
              <w:b w:val="0"/>
              <w:i w:val="0"/>
            </w:rPr>
            <w:fldChar w:fldCharType="end"/>
          </w:r>
        </w:del>
      </w:ins>
      <w:del w:author="toantk" w:date="2022-07-25T13:53:00Z" w:id="11663">
        <w:r w:rsidDel="00DD1F59" w:rsidR="003F0BD0">
          <w:rPr>
            <w:b w:val="0"/>
            <w:i w:val="0"/>
          </w:rPr>
          <w:fldChar w:fldCharType="begin"/>
        </w:r>
        <w:r w:rsidDel="00DD1F59" w:rsidR="003F0BD0">
          <w:rPr>
            <w:noProof/>
          </w:rPr>
          <w:delInstrText xml:space="preserve"> STYLEREF 1 \s </w:delInstrText>
        </w:r>
        <w:r w:rsidDel="00DD1F59" w:rsidR="003F0BD0">
          <w:rPr>
            <w:b w:val="0"/>
            <w:i w:val="0"/>
          </w:rPr>
          <w:fldChar w:fldCharType="separate"/>
        </w:r>
        <w:r w:rsidDel="00DD1F59" w:rsidR="002958FF">
          <w:rPr>
            <w:noProof/>
          </w:rPr>
          <w:delText>7</w:delText>
        </w:r>
        <w:r w:rsidDel="00DD1F59" w:rsidR="003F0BD0">
          <w:rPr>
            <w:b w:val="0"/>
            <w:i w:val="0"/>
          </w:rPr>
          <w:fldChar w:fldCharType="end"/>
        </w:r>
        <w:r w:rsidDel="00DD1F59" w:rsidR="002958FF">
          <w:delText>.</w:delText>
        </w:r>
        <w:r w:rsidDel="00DD1F59" w:rsidR="003F0BD0">
          <w:rPr>
            <w:b w:val="0"/>
            <w:i w:val="0"/>
          </w:rPr>
          <w:fldChar w:fldCharType="begin"/>
        </w:r>
        <w:r w:rsidDel="00DD1F59" w:rsidR="003F0BD0">
          <w:rPr>
            <w:noProof/>
          </w:rPr>
          <w:delInstrText xml:space="preserve"> SEQ Bảng \* ARABIC \s 1 </w:delInstrText>
        </w:r>
        <w:r w:rsidDel="00DD1F59" w:rsidR="003F0BD0">
          <w:rPr>
            <w:b w:val="0"/>
            <w:i w:val="0"/>
          </w:rPr>
          <w:fldChar w:fldCharType="separate"/>
        </w:r>
        <w:r w:rsidDel="00DD1F59" w:rsidR="002958FF">
          <w:rPr>
            <w:noProof/>
          </w:rPr>
          <w:delText>25</w:delText>
        </w:r>
        <w:r w:rsidDel="00DD1F59" w:rsidR="003F0BD0">
          <w:rPr>
            <w:b w:val="0"/>
            <w:i w:val="0"/>
          </w:rPr>
          <w:fldChar w:fldCharType="end"/>
        </w:r>
        <w:r w:rsidDel="00DD1F59">
          <w:delText xml:space="preserve"> Bảng mô tả tham số trong luồng điều khiển thay đổi thông tin cấu hình Parental Control</w:delText>
        </w:r>
      </w:del>
    </w:p>
    <w:tbl>
      <w:tblPr>
        <w:tblStyle w:val="TableGrid"/>
        <w:tblW w:w="0" w:type="auto"/>
        <w:tblInd w:w="175" w:type="dxa"/>
        <w:tblLook w:val="04A0" w:firstRow="1" w:lastRow="0" w:firstColumn="1" w:lastColumn="0" w:noHBand="0" w:noVBand="1"/>
      </w:tblPr>
      <w:tblGrid>
        <w:gridCol w:w="712"/>
        <w:gridCol w:w="1514"/>
        <w:gridCol w:w="1805"/>
        <w:gridCol w:w="1083"/>
        <w:gridCol w:w="2078"/>
        <w:gridCol w:w="1858"/>
      </w:tblGrid>
      <w:tr w:rsidR="00412E3F" w:rsidDel="00DD1F59" w:rsidTr="003D4214" w14:paraId="41C6C2DE" w14:textId="648CDCC3">
        <w:trPr>
          <w:del w:author="toantk" w:date="2022-07-25T13:53:00Z" w:id="11664"/>
        </w:trPr>
        <w:tc>
          <w:tcPr>
            <w:tcW w:w="712" w:type="dxa"/>
          </w:tcPr>
          <w:p w:rsidR="00412E3F" w:rsidDel="00DD1F59" w:rsidP="00E5021C" w:rsidRDefault="00412E3F" w14:paraId="542EFBD8" w14:textId="155FD534">
            <w:pPr>
              <w:pStyle w:val="ListParagraph"/>
              <w:ind w:left="0"/>
              <w:rPr>
                <w:del w:author="toantk" w:date="2022-07-25T13:53:00Z" w:id="11665"/>
                <w:b/>
                <w:bCs/>
              </w:rPr>
            </w:pPr>
            <w:del w:author="toantk" w:date="2022-07-25T13:53:00Z" w:id="11666">
              <w:r w:rsidDel="00DD1F59">
                <w:rPr>
                  <w:b/>
                  <w:bCs/>
                </w:rPr>
                <w:delText>STT</w:delText>
              </w:r>
            </w:del>
          </w:p>
        </w:tc>
        <w:tc>
          <w:tcPr>
            <w:tcW w:w="1514" w:type="dxa"/>
          </w:tcPr>
          <w:p w:rsidR="00412E3F" w:rsidDel="00DD1F59" w:rsidP="00E5021C" w:rsidRDefault="00412E3F" w14:paraId="298069EF" w14:textId="72664C4C">
            <w:pPr>
              <w:pStyle w:val="ListParagraph"/>
              <w:ind w:left="0"/>
              <w:rPr>
                <w:del w:author="toantk" w:date="2022-07-25T13:53:00Z" w:id="11667"/>
                <w:b/>
                <w:bCs/>
              </w:rPr>
            </w:pPr>
            <w:del w:author="toantk" w:date="2022-07-25T13:53:00Z" w:id="11668">
              <w:r w:rsidDel="00DD1F59">
                <w:rPr>
                  <w:b/>
                  <w:bCs/>
                </w:rPr>
                <w:delText>Tham số</w:delText>
              </w:r>
            </w:del>
          </w:p>
        </w:tc>
        <w:tc>
          <w:tcPr>
            <w:tcW w:w="1805" w:type="dxa"/>
          </w:tcPr>
          <w:p w:rsidR="00412E3F" w:rsidDel="00DD1F59" w:rsidP="00E5021C" w:rsidRDefault="00412E3F" w14:paraId="3E6CAED8" w14:textId="1C10F85E">
            <w:pPr>
              <w:pStyle w:val="ListParagraph"/>
              <w:ind w:left="0"/>
              <w:rPr>
                <w:del w:author="toantk" w:date="2022-07-25T13:53:00Z" w:id="11669"/>
                <w:b/>
                <w:bCs/>
              </w:rPr>
            </w:pPr>
            <w:del w:author="toantk" w:date="2022-07-25T13:53:00Z" w:id="11670">
              <w:r w:rsidDel="00DD1F59">
                <w:rPr>
                  <w:b/>
                  <w:bCs/>
                </w:rPr>
                <w:delText>Mô tả</w:delText>
              </w:r>
            </w:del>
          </w:p>
        </w:tc>
        <w:tc>
          <w:tcPr>
            <w:tcW w:w="1083" w:type="dxa"/>
          </w:tcPr>
          <w:p w:rsidR="00412E3F" w:rsidDel="00DD1F59" w:rsidP="00E5021C" w:rsidRDefault="00412E3F" w14:paraId="6A7C7712" w14:textId="06FDDED8">
            <w:pPr>
              <w:pStyle w:val="ListParagraph"/>
              <w:ind w:left="0"/>
              <w:rPr>
                <w:del w:author="toantk" w:date="2022-07-25T13:53:00Z" w:id="11671"/>
                <w:b/>
                <w:bCs/>
              </w:rPr>
            </w:pPr>
            <w:del w:author="toantk" w:date="2022-07-25T13:53:00Z" w:id="11672">
              <w:r w:rsidDel="00DD1F59">
                <w:rPr>
                  <w:b/>
                  <w:bCs/>
                </w:rPr>
                <w:delText>Kiểu</w:delText>
              </w:r>
            </w:del>
          </w:p>
        </w:tc>
        <w:tc>
          <w:tcPr>
            <w:tcW w:w="2078" w:type="dxa"/>
          </w:tcPr>
          <w:p w:rsidR="00412E3F" w:rsidDel="00DD1F59" w:rsidP="00E5021C" w:rsidRDefault="00412E3F" w14:paraId="43F0EF3D" w14:textId="35AEC357">
            <w:pPr>
              <w:pStyle w:val="ListParagraph"/>
              <w:ind w:left="0"/>
              <w:rPr>
                <w:del w:author="toantk" w:date="2022-07-25T13:53:00Z" w:id="11673"/>
                <w:b/>
                <w:bCs/>
              </w:rPr>
            </w:pPr>
            <w:del w:author="toantk" w:date="2022-07-25T13:53:00Z" w:id="11674">
              <w:r w:rsidDel="00DD1F59">
                <w:rPr>
                  <w:b/>
                  <w:bCs/>
                </w:rPr>
                <w:delText>Giá trị</w:delText>
              </w:r>
            </w:del>
          </w:p>
        </w:tc>
        <w:tc>
          <w:tcPr>
            <w:tcW w:w="1858" w:type="dxa"/>
          </w:tcPr>
          <w:p w:rsidR="00412E3F" w:rsidDel="00DD1F59" w:rsidP="00E5021C" w:rsidRDefault="00412E3F" w14:paraId="0D16E11D" w14:textId="71E475EC">
            <w:pPr>
              <w:pStyle w:val="ListParagraph"/>
              <w:ind w:left="0"/>
              <w:rPr>
                <w:del w:author="toantk" w:date="2022-07-25T13:53:00Z" w:id="11675"/>
                <w:b/>
                <w:bCs/>
              </w:rPr>
            </w:pPr>
            <w:del w:author="toantk" w:date="2022-07-25T13:53:00Z" w:id="11676">
              <w:r w:rsidDel="00DD1F59">
                <w:rPr>
                  <w:b/>
                  <w:bCs/>
                </w:rPr>
                <w:delText>Json Key</w:delText>
              </w:r>
            </w:del>
          </w:p>
        </w:tc>
      </w:tr>
      <w:tr w:rsidR="00412E3F" w:rsidDel="00DD1F59" w:rsidTr="003D4214" w14:paraId="73B78A95" w14:textId="00D505B7">
        <w:trPr>
          <w:del w:author="toantk" w:date="2022-07-25T13:53:00Z" w:id="11677"/>
        </w:trPr>
        <w:tc>
          <w:tcPr>
            <w:tcW w:w="712" w:type="dxa"/>
          </w:tcPr>
          <w:p w:rsidRPr="00B4287C" w:rsidR="00412E3F" w:rsidDel="00DD1F59" w:rsidP="00E5021C" w:rsidRDefault="00412E3F" w14:paraId="012E945F" w14:textId="50228839">
            <w:pPr>
              <w:pStyle w:val="ListParagraph"/>
              <w:ind w:left="0"/>
              <w:rPr>
                <w:del w:author="toantk" w:date="2022-07-25T13:53:00Z" w:id="11678"/>
              </w:rPr>
            </w:pPr>
            <w:del w:author="toantk" w:date="2022-07-25T13:53:00Z" w:id="11679">
              <w:r w:rsidDel="00DD1F59">
                <w:delText>1</w:delText>
              </w:r>
            </w:del>
          </w:p>
        </w:tc>
        <w:tc>
          <w:tcPr>
            <w:tcW w:w="1514" w:type="dxa"/>
          </w:tcPr>
          <w:p w:rsidRPr="00B4287C" w:rsidR="00412E3F" w:rsidDel="00DD1F59" w:rsidP="00E5021C" w:rsidRDefault="00412E3F" w14:paraId="72FEAC31" w14:textId="01691B58">
            <w:pPr>
              <w:pStyle w:val="ListParagraph"/>
              <w:ind w:left="0"/>
              <w:rPr>
                <w:del w:author="toantk" w:date="2022-07-25T13:53:00Z" w:id="11680"/>
              </w:rPr>
            </w:pPr>
            <w:del w:author="toantk" w:date="2022-07-25T13:53:00Z" w:id="11681">
              <w:r w:rsidDel="00DD1F59">
                <w:delText>Enable</w:delText>
              </w:r>
            </w:del>
          </w:p>
        </w:tc>
        <w:tc>
          <w:tcPr>
            <w:tcW w:w="1805" w:type="dxa"/>
          </w:tcPr>
          <w:p w:rsidRPr="00B4287C" w:rsidR="00412E3F" w:rsidDel="00DD1F59" w:rsidP="00E5021C" w:rsidRDefault="00412E3F" w14:paraId="2F20D009" w14:textId="24DA8F05">
            <w:pPr>
              <w:pStyle w:val="ListParagraph"/>
              <w:ind w:left="0"/>
              <w:rPr>
                <w:del w:author="toantk" w:date="2022-07-25T13:53:00Z" w:id="11682"/>
              </w:rPr>
            </w:pPr>
            <w:del w:author="toantk" w:date="2022-07-25T13:53:00Z" w:id="11683">
              <w:r w:rsidDel="00DD1F59">
                <w:delText>Enable/Disable tính năng Parental Control</w:delText>
              </w:r>
            </w:del>
          </w:p>
        </w:tc>
        <w:tc>
          <w:tcPr>
            <w:tcW w:w="1083" w:type="dxa"/>
          </w:tcPr>
          <w:p w:rsidRPr="00B4287C" w:rsidR="00412E3F" w:rsidDel="00DD1F59" w:rsidP="00E5021C" w:rsidRDefault="00412E3F" w14:paraId="18D9AE6E" w14:textId="6D7E9748">
            <w:pPr>
              <w:pStyle w:val="ListParagraph"/>
              <w:ind w:left="0"/>
              <w:rPr>
                <w:del w:author="toantk" w:date="2022-07-25T13:53:00Z" w:id="11684"/>
              </w:rPr>
            </w:pPr>
            <w:del w:author="toantk" w:date="2022-07-25T13:53:00Z" w:id="11685">
              <w:r w:rsidDel="00DD1F59">
                <w:delText>Boolean</w:delText>
              </w:r>
            </w:del>
          </w:p>
        </w:tc>
        <w:tc>
          <w:tcPr>
            <w:tcW w:w="2078" w:type="dxa"/>
          </w:tcPr>
          <w:p w:rsidR="00412E3F" w:rsidDel="00DD1F59" w:rsidP="00E5021C" w:rsidRDefault="00412E3F" w14:paraId="72057E89" w14:textId="100DDE05">
            <w:pPr>
              <w:pStyle w:val="ListParagraph"/>
              <w:ind w:left="0"/>
              <w:rPr>
                <w:del w:author="toantk" w:date="2022-07-25T13:53:00Z" w:id="11686"/>
              </w:rPr>
            </w:pPr>
            <w:del w:author="toantk" w:date="2022-07-25T13:53:00Z" w:id="11687">
              <w:r w:rsidDel="00DD1F59">
                <w:delText>Bật: TRUE</w:delText>
              </w:r>
            </w:del>
          </w:p>
          <w:p w:rsidRPr="00B4287C" w:rsidR="00412E3F" w:rsidDel="00DD1F59" w:rsidP="00E5021C" w:rsidRDefault="00412E3F" w14:paraId="57D44009" w14:textId="67CD844E">
            <w:pPr>
              <w:pStyle w:val="ListParagraph"/>
              <w:ind w:left="0"/>
              <w:rPr>
                <w:del w:author="toantk" w:date="2022-07-25T13:53:00Z" w:id="11688"/>
              </w:rPr>
            </w:pPr>
            <w:del w:author="toantk" w:date="2022-07-25T13:53:00Z" w:id="11689">
              <w:r w:rsidDel="00DD1F59">
                <w:delText>Tắt: FALSE</w:delText>
              </w:r>
            </w:del>
          </w:p>
        </w:tc>
        <w:tc>
          <w:tcPr>
            <w:tcW w:w="1858" w:type="dxa"/>
          </w:tcPr>
          <w:p w:rsidRPr="00B4287C" w:rsidR="00412E3F" w:rsidDel="00DD1F59" w:rsidP="00E5021C" w:rsidRDefault="00412E3F" w14:paraId="04A97343" w14:textId="50164154">
            <w:pPr>
              <w:pStyle w:val="ListParagraph"/>
              <w:ind w:left="0"/>
              <w:rPr>
                <w:del w:author="toantk" w:date="2022-07-25T13:53:00Z" w:id="11690"/>
              </w:rPr>
            </w:pPr>
            <w:del w:author="toantk" w:date="2022-07-25T13:53:00Z" w:id="11691">
              <w:r w:rsidDel="00DD1F59">
                <w:delText>enable</w:delText>
              </w:r>
            </w:del>
          </w:p>
        </w:tc>
      </w:tr>
      <w:tr w:rsidR="00412E3F" w:rsidDel="00DD1F59" w:rsidTr="003D4214" w14:paraId="3797D789" w14:textId="213CC4F3">
        <w:trPr>
          <w:del w:author="toantk" w:date="2022-07-25T13:53:00Z" w:id="11692"/>
        </w:trPr>
        <w:tc>
          <w:tcPr>
            <w:tcW w:w="712" w:type="dxa"/>
          </w:tcPr>
          <w:p w:rsidRPr="00020A9F" w:rsidR="00412E3F" w:rsidDel="00DD1F59" w:rsidP="00E5021C" w:rsidRDefault="00412E3F" w14:paraId="634C6DA3" w14:textId="15CF077B">
            <w:pPr>
              <w:pStyle w:val="ListParagraph"/>
              <w:ind w:left="0"/>
              <w:rPr>
                <w:del w:author="toantk" w:date="2022-07-25T13:53:00Z" w:id="11693"/>
              </w:rPr>
            </w:pPr>
            <w:del w:author="toantk" w:date="2022-07-25T13:53:00Z" w:id="11694">
              <w:r w:rsidDel="00DD1F59">
                <w:delText>2</w:delText>
              </w:r>
            </w:del>
          </w:p>
        </w:tc>
        <w:tc>
          <w:tcPr>
            <w:tcW w:w="1514" w:type="dxa"/>
          </w:tcPr>
          <w:p w:rsidRPr="00020A9F" w:rsidR="00412E3F" w:rsidDel="00DD1F59" w:rsidP="00E5021C" w:rsidRDefault="00412E3F" w14:paraId="0616FBA2" w14:textId="45273F80">
            <w:pPr>
              <w:pStyle w:val="ListParagraph"/>
              <w:ind w:left="0"/>
              <w:rPr>
                <w:del w:author="toantk" w:date="2022-07-25T13:53:00Z" w:id="11695"/>
              </w:rPr>
            </w:pPr>
            <w:del w:author="toantk" w:date="2022-07-25T13:53:00Z" w:id="11696">
              <w:r w:rsidDel="00DD1F59">
                <w:delText>Rule index</w:delText>
              </w:r>
            </w:del>
          </w:p>
        </w:tc>
        <w:tc>
          <w:tcPr>
            <w:tcW w:w="1805" w:type="dxa"/>
          </w:tcPr>
          <w:p w:rsidRPr="00020A9F" w:rsidR="00412E3F" w:rsidDel="00DD1F59" w:rsidP="00E5021C" w:rsidRDefault="00412E3F" w14:paraId="3AC01B2B" w14:textId="7FC13D6F">
            <w:pPr>
              <w:pStyle w:val="ListParagraph"/>
              <w:ind w:left="0"/>
              <w:rPr>
                <w:del w:author="toantk" w:date="2022-07-25T13:53:00Z" w:id="11697"/>
              </w:rPr>
            </w:pPr>
            <w:del w:author="toantk" w:date="2022-07-25T13:53:00Z" w:id="11698">
              <w:r w:rsidDel="00DD1F59">
                <w:delText xml:space="preserve">Index rule </w:delText>
              </w:r>
            </w:del>
          </w:p>
        </w:tc>
        <w:tc>
          <w:tcPr>
            <w:tcW w:w="1083" w:type="dxa"/>
          </w:tcPr>
          <w:p w:rsidRPr="00020A9F" w:rsidR="00412E3F" w:rsidDel="00DD1F59" w:rsidP="00E5021C" w:rsidRDefault="00412E3F" w14:paraId="76DF05A1" w14:textId="56E3A984">
            <w:pPr>
              <w:pStyle w:val="ListParagraph"/>
              <w:ind w:left="0"/>
              <w:rPr>
                <w:del w:author="toantk" w:date="2022-07-25T13:53:00Z" w:id="11699"/>
              </w:rPr>
            </w:pPr>
            <w:del w:author="toantk" w:date="2022-07-25T13:53:00Z" w:id="11700">
              <w:r w:rsidDel="00DD1F59">
                <w:delText>Int</w:delText>
              </w:r>
            </w:del>
          </w:p>
        </w:tc>
        <w:tc>
          <w:tcPr>
            <w:tcW w:w="2078" w:type="dxa"/>
          </w:tcPr>
          <w:p w:rsidRPr="00020A9F" w:rsidR="00412E3F" w:rsidDel="00DD1F59" w:rsidP="00E5021C" w:rsidRDefault="00412E3F" w14:paraId="64E7D67D" w14:textId="325F00AF">
            <w:pPr>
              <w:pStyle w:val="ListParagraph"/>
              <w:ind w:left="0"/>
              <w:rPr>
                <w:del w:author="toantk" w:date="2022-07-25T13:53:00Z" w:id="11701"/>
              </w:rPr>
            </w:pPr>
            <w:del w:author="toantk" w:date="2022-07-25T13:53:00Z" w:id="11702">
              <w:r w:rsidDel="00DD1F59">
                <w:delText>1-8</w:delText>
              </w:r>
            </w:del>
          </w:p>
        </w:tc>
        <w:tc>
          <w:tcPr>
            <w:tcW w:w="1858" w:type="dxa"/>
          </w:tcPr>
          <w:p w:rsidRPr="00020A9F" w:rsidR="00412E3F" w:rsidDel="00DD1F59" w:rsidP="00E5021C" w:rsidRDefault="00412E3F" w14:paraId="2D1C73EB" w14:textId="7524D643">
            <w:pPr>
              <w:pStyle w:val="ListParagraph"/>
              <w:ind w:left="0"/>
              <w:rPr>
                <w:del w:author="toantk" w:date="2022-07-25T13:53:00Z" w:id="11703"/>
              </w:rPr>
            </w:pPr>
            <w:del w:author="toantk" w:date="2022-07-25T13:53:00Z" w:id="11704">
              <w:r w:rsidDel="00DD1F59">
                <w:delText>ruleIndex</w:delText>
              </w:r>
            </w:del>
          </w:p>
        </w:tc>
      </w:tr>
      <w:tr w:rsidR="00412E3F" w:rsidDel="00DD1F59" w:rsidTr="003D4214" w14:paraId="5C793A34" w14:textId="48DE86DB">
        <w:trPr>
          <w:del w:author="toantk" w:date="2022-07-25T13:53:00Z" w:id="11705"/>
        </w:trPr>
        <w:tc>
          <w:tcPr>
            <w:tcW w:w="712" w:type="dxa"/>
          </w:tcPr>
          <w:p w:rsidRPr="00020A9F" w:rsidR="00412E3F" w:rsidDel="00DD1F59" w:rsidP="00E5021C" w:rsidRDefault="00412E3F" w14:paraId="57348274" w14:textId="79DB5236">
            <w:pPr>
              <w:pStyle w:val="ListParagraph"/>
              <w:ind w:left="0"/>
              <w:rPr>
                <w:del w:author="toantk" w:date="2022-07-25T13:53:00Z" w:id="11706"/>
              </w:rPr>
            </w:pPr>
            <w:del w:author="toantk" w:date="2022-07-25T13:53:00Z" w:id="11707">
              <w:r w:rsidDel="00DD1F59">
                <w:delText>3</w:delText>
              </w:r>
            </w:del>
          </w:p>
        </w:tc>
        <w:tc>
          <w:tcPr>
            <w:tcW w:w="1514" w:type="dxa"/>
          </w:tcPr>
          <w:p w:rsidR="00412E3F" w:rsidDel="00DD1F59" w:rsidP="00E5021C" w:rsidRDefault="00412E3F" w14:paraId="147D7442" w14:textId="579022F8">
            <w:pPr>
              <w:pStyle w:val="ListParagraph"/>
              <w:ind w:left="0"/>
              <w:rPr>
                <w:del w:author="toantk" w:date="2022-07-25T13:53:00Z" w:id="11708"/>
              </w:rPr>
            </w:pPr>
            <w:del w:author="toantk" w:date="2022-07-25T13:53:00Z" w:id="11709">
              <w:r w:rsidDel="00DD1F59">
                <w:delText>Active</w:delText>
              </w:r>
            </w:del>
          </w:p>
        </w:tc>
        <w:tc>
          <w:tcPr>
            <w:tcW w:w="1805" w:type="dxa"/>
          </w:tcPr>
          <w:p w:rsidR="00412E3F" w:rsidDel="00DD1F59" w:rsidP="00E5021C" w:rsidRDefault="00412E3F" w14:paraId="2BE1D2D5" w14:textId="723A52AA">
            <w:pPr>
              <w:pStyle w:val="ListParagraph"/>
              <w:ind w:left="0"/>
              <w:rPr>
                <w:del w:author="toantk" w:date="2022-07-25T13:53:00Z" w:id="11710"/>
              </w:rPr>
            </w:pPr>
            <w:del w:author="toantk" w:date="2022-07-25T13:53:00Z" w:id="11711">
              <w:r w:rsidDel="00DD1F59">
                <w:delText>Active hoặc Deactive một rule Parental Control</w:delText>
              </w:r>
            </w:del>
          </w:p>
        </w:tc>
        <w:tc>
          <w:tcPr>
            <w:tcW w:w="1083" w:type="dxa"/>
          </w:tcPr>
          <w:p w:rsidR="00412E3F" w:rsidDel="00DD1F59" w:rsidP="00E5021C" w:rsidRDefault="00412E3F" w14:paraId="1161FA77" w14:textId="16CCF047">
            <w:pPr>
              <w:pStyle w:val="ListParagraph"/>
              <w:ind w:left="0"/>
              <w:rPr>
                <w:del w:author="toantk" w:date="2022-07-25T13:53:00Z" w:id="11712"/>
              </w:rPr>
            </w:pPr>
            <w:del w:author="toantk" w:date="2022-07-25T13:53:00Z" w:id="11713">
              <w:r w:rsidDel="00DD1F59">
                <w:delText xml:space="preserve">Boolean </w:delText>
              </w:r>
            </w:del>
          </w:p>
        </w:tc>
        <w:tc>
          <w:tcPr>
            <w:tcW w:w="2078" w:type="dxa"/>
          </w:tcPr>
          <w:p w:rsidR="00412E3F" w:rsidDel="00DD1F59" w:rsidP="00E5021C" w:rsidRDefault="00412E3F" w14:paraId="76D26CD6" w14:textId="2EAB0732">
            <w:pPr>
              <w:pStyle w:val="ListParagraph"/>
              <w:ind w:left="0"/>
              <w:rPr>
                <w:del w:author="toantk" w:date="2022-07-25T13:53:00Z" w:id="11714"/>
              </w:rPr>
            </w:pPr>
            <w:del w:author="toantk" w:date="2022-07-25T13:53:00Z" w:id="11715">
              <w:r w:rsidDel="00DD1F59">
                <w:delText>Active: TRUE</w:delText>
              </w:r>
            </w:del>
          </w:p>
          <w:p w:rsidR="00412E3F" w:rsidDel="00DD1F59" w:rsidP="00E5021C" w:rsidRDefault="00412E3F" w14:paraId="01A64422" w14:textId="15792B9E">
            <w:pPr>
              <w:pStyle w:val="ListParagraph"/>
              <w:ind w:left="0"/>
              <w:rPr>
                <w:del w:author="toantk" w:date="2022-07-25T13:53:00Z" w:id="11716"/>
              </w:rPr>
            </w:pPr>
            <w:del w:author="toantk" w:date="2022-07-25T13:53:00Z" w:id="11717">
              <w:r w:rsidDel="00DD1F59">
                <w:delText>Deactive: FALSE</w:delText>
              </w:r>
            </w:del>
          </w:p>
        </w:tc>
        <w:tc>
          <w:tcPr>
            <w:tcW w:w="1858" w:type="dxa"/>
          </w:tcPr>
          <w:p w:rsidR="00412E3F" w:rsidDel="00DD1F59" w:rsidP="00E5021C" w:rsidRDefault="00412E3F" w14:paraId="62907F87" w14:textId="47BA15AE">
            <w:pPr>
              <w:pStyle w:val="ListParagraph"/>
              <w:ind w:left="0"/>
              <w:rPr>
                <w:del w:author="toantk" w:date="2022-07-25T13:53:00Z" w:id="11718"/>
              </w:rPr>
            </w:pPr>
            <w:del w:author="toantk" w:date="2022-07-25T13:53:00Z" w:id="11719">
              <w:r w:rsidDel="00DD1F59">
                <w:delText>active</w:delText>
              </w:r>
            </w:del>
          </w:p>
        </w:tc>
      </w:tr>
      <w:tr w:rsidR="00412E3F" w:rsidDel="00DD1F59" w:rsidTr="003D4214" w14:paraId="789DC685" w14:textId="4185AD33">
        <w:trPr>
          <w:del w:author="toantk" w:date="2022-07-25T13:53:00Z" w:id="11720"/>
        </w:trPr>
        <w:tc>
          <w:tcPr>
            <w:tcW w:w="712" w:type="dxa"/>
          </w:tcPr>
          <w:p w:rsidRPr="00020A9F" w:rsidR="00412E3F" w:rsidDel="00DD1F59" w:rsidP="00E5021C" w:rsidRDefault="00412E3F" w14:paraId="31BAD23B" w14:textId="3DBCF894">
            <w:pPr>
              <w:pStyle w:val="ListParagraph"/>
              <w:ind w:left="0"/>
              <w:rPr>
                <w:del w:author="toantk" w:date="2022-07-25T13:53:00Z" w:id="11721"/>
              </w:rPr>
            </w:pPr>
            <w:del w:author="toantk" w:date="2022-07-25T13:53:00Z" w:id="11722">
              <w:r w:rsidDel="00DD1F59">
                <w:delText>4</w:delText>
              </w:r>
            </w:del>
          </w:p>
        </w:tc>
        <w:tc>
          <w:tcPr>
            <w:tcW w:w="1514" w:type="dxa"/>
          </w:tcPr>
          <w:p w:rsidR="00412E3F" w:rsidDel="00DD1F59" w:rsidP="00E5021C" w:rsidRDefault="00412E3F" w14:paraId="671FE624" w14:textId="2CFCBEE4">
            <w:pPr>
              <w:pStyle w:val="ListParagraph"/>
              <w:ind w:left="0"/>
              <w:rPr>
                <w:del w:author="toantk" w:date="2022-07-25T13:53:00Z" w:id="11723"/>
              </w:rPr>
            </w:pPr>
            <w:del w:author="toantk" w:date="2022-07-25T13:53:00Z" w:id="11724">
              <w:r w:rsidDel="00DD1F59">
                <w:delText>Blocking Type</w:delText>
              </w:r>
            </w:del>
          </w:p>
        </w:tc>
        <w:tc>
          <w:tcPr>
            <w:tcW w:w="1805" w:type="dxa"/>
          </w:tcPr>
          <w:p w:rsidR="00412E3F" w:rsidDel="00DD1F59" w:rsidP="00E5021C" w:rsidRDefault="00412E3F" w14:paraId="4DCCE292" w14:textId="1DF268B1">
            <w:pPr>
              <w:pStyle w:val="ListParagraph"/>
              <w:ind w:left="0"/>
              <w:rPr>
                <w:del w:author="toantk" w:date="2022-07-25T13:53:00Z" w:id="11725"/>
              </w:rPr>
            </w:pPr>
            <w:del w:author="toantk" w:date="2022-07-25T13:53:00Z" w:id="11726">
              <w:r w:rsidDel="00DD1F59">
                <w:delText>Loại Blocking sử dụng cho rule, sử dụng MAC để block hay URL để block</w:delText>
              </w:r>
            </w:del>
          </w:p>
        </w:tc>
        <w:tc>
          <w:tcPr>
            <w:tcW w:w="1083" w:type="dxa"/>
          </w:tcPr>
          <w:p w:rsidR="00412E3F" w:rsidDel="00DD1F59" w:rsidP="00E5021C" w:rsidRDefault="00412E3F" w14:paraId="481CDFAB" w14:textId="5C8EC5E1">
            <w:pPr>
              <w:pStyle w:val="ListParagraph"/>
              <w:ind w:left="0"/>
              <w:rPr>
                <w:del w:author="toantk" w:date="2022-07-25T13:53:00Z" w:id="11727"/>
              </w:rPr>
            </w:pPr>
            <w:del w:author="toantk" w:date="2022-07-25T13:53:00Z" w:id="11728">
              <w:r w:rsidDel="00DD1F59">
                <w:delText>String</w:delText>
              </w:r>
            </w:del>
          </w:p>
        </w:tc>
        <w:tc>
          <w:tcPr>
            <w:tcW w:w="2078" w:type="dxa"/>
          </w:tcPr>
          <w:p w:rsidR="00412E3F" w:rsidDel="00DD1F59" w:rsidP="00E5021C" w:rsidRDefault="00412E3F" w14:paraId="16BD7ACA" w14:textId="7384D4C7">
            <w:pPr>
              <w:pStyle w:val="ListParagraph"/>
              <w:ind w:left="0"/>
              <w:rPr>
                <w:del w:author="toantk" w:date="2022-07-25T13:53:00Z" w:id="11729"/>
              </w:rPr>
            </w:pPr>
            <w:del w:author="toantk" w:date="2022-07-25T13:53:00Z" w:id="11730">
              <w:r w:rsidDel="00DD1F59">
                <w:delText>Chuỗi ký tự có giá trị:</w:delText>
              </w:r>
            </w:del>
          </w:p>
          <w:p w:rsidR="00412E3F" w:rsidDel="00DD1F59" w:rsidP="00E5021C" w:rsidRDefault="00412E3F" w14:paraId="7E1C5EC9" w14:textId="45608F9B">
            <w:pPr>
              <w:pStyle w:val="ListParagraph"/>
              <w:ind w:left="0"/>
              <w:rPr>
                <w:del w:author="toantk" w:date="2022-07-25T13:53:00Z" w:id="11731"/>
              </w:rPr>
            </w:pPr>
            <w:del w:author="toantk" w:date="2022-07-25T13:53:00Z" w:id="11732">
              <w:r w:rsidDel="00DD1F59">
                <w:delText>MAC/URL</w:delText>
              </w:r>
            </w:del>
          </w:p>
        </w:tc>
        <w:tc>
          <w:tcPr>
            <w:tcW w:w="1858" w:type="dxa"/>
          </w:tcPr>
          <w:p w:rsidR="00412E3F" w:rsidDel="00DD1F59" w:rsidP="00E5021C" w:rsidRDefault="00412E3F" w14:paraId="216D4932" w14:textId="473B1AF3">
            <w:pPr>
              <w:pStyle w:val="ListParagraph"/>
              <w:ind w:left="0"/>
              <w:rPr>
                <w:del w:author="toantk" w:date="2022-07-25T13:53:00Z" w:id="11733"/>
              </w:rPr>
            </w:pPr>
            <w:del w:author="toantk" w:date="2022-07-25T13:53:00Z" w:id="11734">
              <w:r w:rsidDel="00DD1F59">
                <w:delText>blockingType</w:delText>
              </w:r>
            </w:del>
          </w:p>
        </w:tc>
      </w:tr>
      <w:tr w:rsidR="00412E3F" w:rsidDel="00DD1F59" w:rsidTr="003D4214" w14:paraId="3A047E5F" w14:textId="6FB91207">
        <w:trPr>
          <w:del w:author="toantk" w:date="2022-07-25T13:53:00Z" w:id="11735"/>
        </w:trPr>
        <w:tc>
          <w:tcPr>
            <w:tcW w:w="712" w:type="dxa"/>
          </w:tcPr>
          <w:p w:rsidR="00412E3F" w:rsidDel="00DD1F59" w:rsidP="00E5021C" w:rsidRDefault="00412E3F" w14:paraId="57D5E7D5" w14:textId="32EB7771">
            <w:pPr>
              <w:pStyle w:val="ListParagraph"/>
              <w:ind w:left="0"/>
              <w:rPr>
                <w:del w:author="toantk" w:date="2022-07-25T13:53:00Z" w:id="11736"/>
              </w:rPr>
            </w:pPr>
            <w:del w:author="toantk" w:date="2022-07-25T13:53:00Z" w:id="11737">
              <w:r w:rsidDel="00DD1F59">
                <w:delText>5</w:delText>
              </w:r>
            </w:del>
          </w:p>
        </w:tc>
        <w:tc>
          <w:tcPr>
            <w:tcW w:w="1514" w:type="dxa"/>
          </w:tcPr>
          <w:p w:rsidR="00412E3F" w:rsidDel="00DD1F59" w:rsidP="00E5021C" w:rsidRDefault="00412E3F" w14:paraId="442BB89C" w14:textId="78BFF247">
            <w:pPr>
              <w:pStyle w:val="ListParagraph"/>
              <w:ind w:left="0"/>
              <w:rPr>
                <w:del w:author="toantk" w:date="2022-07-25T13:53:00Z" w:id="11738"/>
              </w:rPr>
            </w:pPr>
            <w:del w:author="toantk" w:date="2022-07-25T13:53:00Z" w:id="11739">
              <w:r w:rsidDel="00DD1F59">
                <w:delText>MAC Address</w:delText>
              </w:r>
            </w:del>
          </w:p>
        </w:tc>
        <w:tc>
          <w:tcPr>
            <w:tcW w:w="1805" w:type="dxa"/>
          </w:tcPr>
          <w:p w:rsidR="00412E3F" w:rsidDel="00DD1F59" w:rsidP="00E5021C" w:rsidRDefault="00412E3F" w14:paraId="5C561788" w14:textId="04CADEE0">
            <w:pPr>
              <w:pStyle w:val="ListParagraph"/>
              <w:ind w:left="0"/>
              <w:rPr>
                <w:del w:author="toantk" w:date="2022-07-25T13:53:00Z" w:id="11740"/>
              </w:rPr>
            </w:pPr>
            <w:del w:author="toantk" w:date="2022-07-25T13:53:00Z" w:id="11741">
              <w:r w:rsidDel="00DD1F59">
                <w:delText>Giá trị MAC sử dụng để block. Chỉ có khi blockingType = MAC</w:delText>
              </w:r>
            </w:del>
          </w:p>
        </w:tc>
        <w:tc>
          <w:tcPr>
            <w:tcW w:w="1083" w:type="dxa"/>
          </w:tcPr>
          <w:p w:rsidR="00412E3F" w:rsidDel="00DD1F59" w:rsidP="00E5021C" w:rsidRDefault="00412E3F" w14:paraId="6DD19498" w14:textId="0254151E">
            <w:pPr>
              <w:pStyle w:val="ListParagraph"/>
              <w:ind w:left="0"/>
              <w:rPr>
                <w:del w:author="toantk" w:date="2022-07-25T13:53:00Z" w:id="11742"/>
              </w:rPr>
            </w:pPr>
            <w:del w:author="toantk" w:date="2022-07-25T13:53:00Z" w:id="11743">
              <w:r w:rsidDel="00DD1F59">
                <w:delText>String</w:delText>
              </w:r>
            </w:del>
          </w:p>
        </w:tc>
        <w:tc>
          <w:tcPr>
            <w:tcW w:w="2078" w:type="dxa"/>
          </w:tcPr>
          <w:p w:rsidR="00412E3F" w:rsidDel="00DD1F59" w:rsidP="00E5021C" w:rsidRDefault="00412E3F" w14:paraId="1C3E8368" w14:textId="0D3DFEBB">
            <w:pPr>
              <w:pStyle w:val="ListParagraph"/>
              <w:ind w:left="0"/>
              <w:rPr>
                <w:del w:author="toantk" w:date="2022-07-25T13:53:00Z" w:id="11744"/>
              </w:rPr>
            </w:pPr>
            <w:del w:author="toantk" w:date="2022-07-25T13:53:00Z" w:id="11745">
              <w:r w:rsidDel="00DD1F59">
                <w:delText>Chuỗi ký tự dạng MAC</w:delText>
              </w:r>
            </w:del>
          </w:p>
        </w:tc>
        <w:tc>
          <w:tcPr>
            <w:tcW w:w="1858" w:type="dxa"/>
          </w:tcPr>
          <w:p w:rsidR="00412E3F" w:rsidDel="00DD1F59" w:rsidP="00E5021C" w:rsidRDefault="00412E3F" w14:paraId="2543EDBF" w14:textId="2F767D7E">
            <w:pPr>
              <w:pStyle w:val="ListParagraph"/>
              <w:ind w:left="0"/>
              <w:rPr>
                <w:del w:author="toantk" w:date="2022-07-25T13:53:00Z" w:id="11746"/>
              </w:rPr>
            </w:pPr>
            <w:del w:author="toantk" w:date="2022-07-25T13:53:00Z" w:id="11747">
              <w:r w:rsidDel="00DD1F59">
                <w:delText>macAddr</w:delText>
              </w:r>
            </w:del>
          </w:p>
        </w:tc>
      </w:tr>
      <w:tr w:rsidR="00412E3F" w:rsidDel="00DD1F59" w:rsidTr="003D4214" w14:paraId="3936118B" w14:textId="38A723D1">
        <w:trPr>
          <w:del w:author="toantk" w:date="2022-07-25T13:53:00Z" w:id="11748"/>
        </w:trPr>
        <w:tc>
          <w:tcPr>
            <w:tcW w:w="712" w:type="dxa"/>
          </w:tcPr>
          <w:p w:rsidR="00412E3F" w:rsidDel="00DD1F59" w:rsidP="00E5021C" w:rsidRDefault="00412E3F" w14:paraId="5970CF03" w14:textId="4C26A069">
            <w:pPr>
              <w:pStyle w:val="ListParagraph"/>
              <w:ind w:left="0"/>
              <w:rPr>
                <w:del w:author="toantk" w:date="2022-07-25T13:53:00Z" w:id="11749"/>
              </w:rPr>
            </w:pPr>
            <w:del w:author="toantk" w:date="2022-07-25T13:53:00Z" w:id="11750">
              <w:r w:rsidDel="00DD1F59">
                <w:delText>6</w:delText>
              </w:r>
            </w:del>
          </w:p>
        </w:tc>
        <w:tc>
          <w:tcPr>
            <w:tcW w:w="1514" w:type="dxa"/>
          </w:tcPr>
          <w:p w:rsidR="00412E3F" w:rsidDel="00DD1F59" w:rsidP="00E5021C" w:rsidRDefault="00412E3F" w14:paraId="57C29163" w14:textId="5F128E24">
            <w:pPr>
              <w:pStyle w:val="ListParagraph"/>
              <w:ind w:left="0"/>
              <w:rPr>
                <w:del w:author="toantk" w:date="2022-07-25T13:53:00Z" w:id="11751"/>
              </w:rPr>
            </w:pPr>
            <w:del w:author="toantk" w:date="2022-07-25T13:53:00Z" w:id="11752">
              <w:r w:rsidDel="00DD1F59">
                <w:delText>URL</w:delText>
              </w:r>
            </w:del>
          </w:p>
        </w:tc>
        <w:tc>
          <w:tcPr>
            <w:tcW w:w="1805" w:type="dxa"/>
          </w:tcPr>
          <w:p w:rsidR="00412E3F" w:rsidDel="00DD1F59" w:rsidP="00E5021C" w:rsidRDefault="00412E3F" w14:paraId="5E506100" w14:textId="755FBF79">
            <w:pPr>
              <w:pStyle w:val="ListParagraph"/>
              <w:ind w:left="0"/>
              <w:rPr>
                <w:del w:author="toantk" w:date="2022-07-25T13:53:00Z" w:id="11753"/>
              </w:rPr>
            </w:pPr>
            <w:del w:author="toantk" w:date="2022-07-25T13:53:00Z" w:id="11754">
              <w:r w:rsidDel="00DD1F59">
                <w:delText>Giá trị URL sử dụng để block. Chỉ có khi blockingType = URL</w:delText>
              </w:r>
            </w:del>
          </w:p>
        </w:tc>
        <w:tc>
          <w:tcPr>
            <w:tcW w:w="1083" w:type="dxa"/>
          </w:tcPr>
          <w:p w:rsidR="00412E3F" w:rsidDel="00DD1F59" w:rsidP="00E5021C" w:rsidRDefault="00412E3F" w14:paraId="4CA61544" w14:textId="6A346EF4">
            <w:pPr>
              <w:pStyle w:val="ListParagraph"/>
              <w:ind w:left="0"/>
              <w:rPr>
                <w:del w:author="toantk" w:date="2022-07-25T13:53:00Z" w:id="11755"/>
              </w:rPr>
            </w:pPr>
            <w:del w:author="toantk" w:date="2022-07-25T13:53:00Z" w:id="11756">
              <w:r w:rsidDel="00DD1F59">
                <w:delText>String</w:delText>
              </w:r>
            </w:del>
          </w:p>
        </w:tc>
        <w:tc>
          <w:tcPr>
            <w:tcW w:w="2078" w:type="dxa"/>
          </w:tcPr>
          <w:p w:rsidR="00412E3F" w:rsidDel="00DD1F59" w:rsidP="00E5021C" w:rsidRDefault="00412E3F" w14:paraId="1A8AAA7F" w14:textId="00F1E987">
            <w:pPr>
              <w:pStyle w:val="ListParagraph"/>
              <w:ind w:left="0"/>
              <w:rPr>
                <w:del w:author="toantk" w:date="2022-07-25T13:53:00Z" w:id="11757"/>
              </w:rPr>
            </w:pPr>
            <w:del w:author="toantk" w:date="2022-07-25T13:53:00Z" w:id="11758">
              <w:r w:rsidDel="00DD1F59">
                <w:delText>Chuỗi ký tự dạng domain</w:delText>
              </w:r>
            </w:del>
          </w:p>
        </w:tc>
        <w:tc>
          <w:tcPr>
            <w:tcW w:w="1858" w:type="dxa"/>
          </w:tcPr>
          <w:p w:rsidR="00412E3F" w:rsidDel="00DD1F59" w:rsidP="00E5021C" w:rsidRDefault="00412E3F" w14:paraId="54BB86FA" w14:textId="042FCBB9">
            <w:pPr>
              <w:pStyle w:val="ListParagraph"/>
              <w:ind w:left="0"/>
              <w:rPr>
                <w:del w:author="toantk" w:date="2022-07-25T13:53:00Z" w:id="11759"/>
              </w:rPr>
            </w:pPr>
            <w:del w:author="toantk" w:date="2022-07-25T13:53:00Z" w:id="11760">
              <w:r w:rsidDel="00DD1F59">
                <w:delText>url</w:delText>
              </w:r>
            </w:del>
          </w:p>
        </w:tc>
      </w:tr>
      <w:tr w:rsidR="00412E3F" w:rsidDel="00DD1F59" w:rsidTr="003D4214" w14:paraId="0A104D14" w14:textId="55F3EB49">
        <w:trPr>
          <w:del w:author="toantk" w:date="2022-07-25T13:53:00Z" w:id="11761"/>
        </w:trPr>
        <w:tc>
          <w:tcPr>
            <w:tcW w:w="712" w:type="dxa"/>
          </w:tcPr>
          <w:p w:rsidR="00412E3F" w:rsidDel="00DD1F59" w:rsidP="00E5021C" w:rsidRDefault="00412E3F" w14:paraId="6A4BCA79" w14:textId="04059DC3">
            <w:pPr>
              <w:pStyle w:val="ListParagraph"/>
              <w:ind w:left="0"/>
              <w:rPr>
                <w:del w:author="toantk" w:date="2022-07-25T13:53:00Z" w:id="11762"/>
              </w:rPr>
            </w:pPr>
            <w:del w:author="toantk" w:date="2022-07-25T13:53:00Z" w:id="11763">
              <w:r w:rsidDel="00DD1F59">
                <w:delText>7</w:delText>
              </w:r>
            </w:del>
          </w:p>
        </w:tc>
        <w:tc>
          <w:tcPr>
            <w:tcW w:w="1514" w:type="dxa"/>
          </w:tcPr>
          <w:p w:rsidR="00412E3F" w:rsidDel="00DD1F59" w:rsidP="00E5021C" w:rsidRDefault="00412E3F" w14:paraId="78A38102" w14:textId="20CA0BD4">
            <w:pPr>
              <w:pStyle w:val="ListParagraph"/>
              <w:ind w:left="0"/>
              <w:rPr>
                <w:del w:author="toantk" w:date="2022-07-25T13:53:00Z" w:id="11764"/>
              </w:rPr>
            </w:pPr>
            <w:del w:author="toantk" w:date="2022-07-25T13:53:00Z" w:id="11765">
              <w:r w:rsidDel="00DD1F59">
                <w:delText>Start Time</w:delText>
              </w:r>
            </w:del>
          </w:p>
        </w:tc>
        <w:tc>
          <w:tcPr>
            <w:tcW w:w="1805" w:type="dxa"/>
          </w:tcPr>
          <w:p w:rsidR="00412E3F" w:rsidDel="00DD1F59" w:rsidP="00E5021C" w:rsidRDefault="00412E3F" w14:paraId="33993000" w14:textId="2B33D6D7">
            <w:pPr>
              <w:pStyle w:val="ListParagraph"/>
              <w:ind w:left="0"/>
              <w:rPr>
                <w:del w:author="toantk" w:date="2022-07-25T13:53:00Z" w:id="11766"/>
              </w:rPr>
            </w:pPr>
            <w:del w:author="toantk" w:date="2022-07-25T13:53:00Z" w:id="11767">
              <w:r w:rsidDel="00DD1F59">
                <w:delText>Thời gian bắt đầu thực hiện block trong ngày</w:delText>
              </w:r>
            </w:del>
          </w:p>
        </w:tc>
        <w:tc>
          <w:tcPr>
            <w:tcW w:w="1083" w:type="dxa"/>
          </w:tcPr>
          <w:p w:rsidR="00412E3F" w:rsidDel="00DD1F59" w:rsidP="00E5021C" w:rsidRDefault="00412E3F" w14:paraId="16D336A9" w14:textId="02BF2B82">
            <w:pPr>
              <w:pStyle w:val="ListParagraph"/>
              <w:ind w:left="0"/>
              <w:rPr>
                <w:del w:author="toantk" w:date="2022-07-25T13:53:00Z" w:id="11768"/>
              </w:rPr>
            </w:pPr>
            <w:del w:author="toantk" w:date="2022-07-25T13:53:00Z" w:id="11769">
              <w:r w:rsidDel="00DD1F59">
                <w:delText>String</w:delText>
              </w:r>
            </w:del>
          </w:p>
        </w:tc>
        <w:tc>
          <w:tcPr>
            <w:tcW w:w="2078" w:type="dxa"/>
          </w:tcPr>
          <w:p w:rsidR="00412E3F" w:rsidDel="00DD1F59" w:rsidP="00E5021C" w:rsidRDefault="00412E3F" w14:paraId="3FE4AFE3" w14:textId="1C78C496">
            <w:pPr>
              <w:pStyle w:val="ListParagraph"/>
              <w:ind w:left="0"/>
              <w:rPr>
                <w:del w:author="toantk" w:date="2022-07-25T13:53:00Z" w:id="11770"/>
              </w:rPr>
            </w:pPr>
            <w:del w:author="toantk" w:date="2022-07-25T13:53:00Z" w:id="11771">
              <w:r w:rsidDel="00DD1F59">
                <w:delText>Chuỗi ký tự dạng thời gian giờ phút. Ví dụ:</w:delText>
              </w:r>
            </w:del>
          </w:p>
          <w:p w:rsidR="00412E3F" w:rsidDel="00DD1F59" w:rsidP="00E5021C" w:rsidRDefault="00412E3F" w14:paraId="433C5DAC" w14:textId="6F49F778">
            <w:pPr>
              <w:pStyle w:val="ListParagraph"/>
              <w:ind w:left="0"/>
              <w:rPr>
                <w:del w:author="toantk" w:date="2022-07-25T13:53:00Z" w:id="11772"/>
              </w:rPr>
            </w:pPr>
            <w:del w:author="toantk" w:date="2022-07-25T13:53:00Z" w:id="11773">
              <w:r w:rsidDel="00DD1F59">
                <w:delText>00:00</w:delText>
              </w:r>
            </w:del>
          </w:p>
          <w:p w:rsidR="00412E3F" w:rsidDel="00DD1F59" w:rsidP="00E5021C" w:rsidRDefault="00412E3F" w14:paraId="7DE270E3" w14:textId="539E078C">
            <w:pPr>
              <w:pStyle w:val="ListParagraph"/>
              <w:ind w:left="0"/>
              <w:rPr>
                <w:del w:author="toantk" w:date="2022-07-25T13:53:00Z" w:id="11774"/>
              </w:rPr>
            </w:pPr>
            <w:del w:author="toantk" w:date="2022-07-25T13:53:00Z" w:id="11775">
              <w:r w:rsidDel="00DD1F59">
                <w:delText>Hay 23:59</w:delText>
              </w:r>
            </w:del>
          </w:p>
        </w:tc>
        <w:tc>
          <w:tcPr>
            <w:tcW w:w="1858" w:type="dxa"/>
          </w:tcPr>
          <w:p w:rsidR="00412E3F" w:rsidDel="00DD1F59" w:rsidP="00E5021C" w:rsidRDefault="00412E3F" w14:paraId="7311B9C2" w14:textId="068FCE8F">
            <w:pPr>
              <w:pStyle w:val="ListParagraph"/>
              <w:ind w:left="0"/>
              <w:rPr>
                <w:del w:author="toantk" w:date="2022-07-25T13:53:00Z" w:id="11776"/>
              </w:rPr>
            </w:pPr>
            <w:del w:author="toantk" w:date="2022-07-25T13:53:00Z" w:id="11777">
              <w:r w:rsidDel="00DD1F59">
                <w:delText>startTime</w:delText>
              </w:r>
            </w:del>
          </w:p>
        </w:tc>
      </w:tr>
      <w:tr w:rsidR="00412E3F" w:rsidDel="00DD1F59" w:rsidTr="003D4214" w14:paraId="6255E098" w14:textId="6BBEAA4E">
        <w:trPr>
          <w:del w:author="toantk" w:date="2022-07-25T13:53:00Z" w:id="11778"/>
        </w:trPr>
        <w:tc>
          <w:tcPr>
            <w:tcW w:w="712" w:type="dxa"/>
          </w:tcPr>
          <w:p w:rsidR="00412E3F" w:rsidDel="00DD1F59" w:rsidP="00E5021C" w:rsidRDefault="00412E3F" w14:paraId="2E69A6A6" w14:textId="62D1482B">
            <w:pPr>
              <w:pStyle w:val="ListParagraph"/>
              <w:ind w:left="0"/>
              <w:rPr>
                <w:del w:author="toantk" w:date="2022-07-25T13:53:00Z" w:id="11779"/>
              </w:rPr>
            </w:pPr>
            <w:del w:author="toantk" w:date="2022-07-25T13:53:00Z" w:id="11780">
              <w:r w:rsidDel="00DD1F59">
                <w:delText>8</w:delText>
              </w:r>
            </w:del>
          </w:p>
        </w:tc>
        <w:tc>
          <w:tcPr>
            <w:tcW w:w="1514" w:type="dxa"/>
          </w:tcPr>
          <w:p w:rsidR="00412E3F" w:rsidDel="00DD1F59" w:rsidP="00E5021C" w:rsidRDefault="00412E3F" w14:paraId="262AF27E" w14:textId="1F65DFE9">
            <w:pPr>
              <w:pStyle w:val="ListParagraph"/>
              <w:ind w:left="0"/>
              <w:rPr>
                <w:del w:author="toantk" w:date="2022-07-25T13:53:00Z" w:id="11781"/>
              </w:rPr>
            </w:pPr>
            <w:del w:author="toantk" w:date="2022-07-25T13:53:00Z" w:id="11782">
              <w:r w:rsidDel="00DD1F59">
                <w:delText>End Time</w:delText>
              </w:r>
            </w:del>
          </w:p>
        </w:tc>
        <w:tc>
          <w:tcPr>
            <w:tcW w:w="1805" w:type="dxa"/>
          </w:tcPr>
          <w:p w:rsidR="00412E3F" w:rsidDel="00DD1F59" w:rsidP="00E5021C" w:rsidRDefault="00412E3F" w14:paraId="58A58A7D" w14:textId="4E2E28DE">
            <w:pPr>
              <w:pStyle w:val="ListParagraph"/>
              <w:ind w:left="0"/>
              <w:rPr>
                <w:del w:author="toantk" w:date="2022-07-25T13:53:00Z" w:id="11783"/>
              </w:rPr>
            </w:pPr>
            <w:del w:author="toantk" w:date="2022-07-25T13:53:00Z" w:id="11784">
              <w:r w:rsidDel="00DD1F59">
                <w:delText>Thời gian kết thúc block trong ngày</w:delText>
              </w:r>
            </w:del>
          </w:p>
        </w:tc>
        <w:tc>
          <w:tcPr>
            <w:tcW w:w="1083" w:type="dxa"/>
          </w:tcPr>
          <w:p w:rsidR="00412E3F" w:rsidDel="00DD1F59" w:rsidP="00E5021C" w:rsidRDefault="00412E3F" w14:paraId="61BEB885" w14:textId="2258ECBB">
            <w:pPr>
              <w:pStyle w:val="ListParagraph"/>
              <w:ind w:left="0"/>
              <w:rPr>
                <w:del w:author="toantk" w:date="2022-07-25T13:53:00Z" w:id="11785"/>
              </w:rPr>
            </w:pPr>
            <w:del w:author="toantk" w:date="2022-07-25T13:53:00Z" w:id="11786">
              <w:r w:rsidDel="00DD1F59">
                <w:delText>String</w:delText>
              </w:r>
            </w:del>
          </w:p>
        </w:tc>
        <w:tc>
          <w:tcPr>
            <w:tcW w:w="2078" w:type="dxa"/>
          </w:tcPr>
          <w:p w:rsidR="00412E3F" w:rsidDel="00DD1F59" w:rsidP="00E5021C" w:rsidRDefault="00412E3F" w14:paraId="6CB9C1B9" w14:textId="36C9EA8D">
            <w:pPr>
              <w:pStyle w:val="ListParagraph"/>
              <w:ind w:left="0"/>
              <w:rPr>
                <w:del w:author="toantk" w:date="2022-07-25T13:53:00Z" w:id="11787"/>
              </w:rPr>
            </w:pPr>
            <w:del w:author="toantk" w:date="2022-07-25T13:53:00Z" w:id="11788">
              <w:r w:rsidDel="00DD1F59">
                <w:delText>Chuỗi ký tự dạng thời gian giờ phút. Ví dụ:</w:delText>
              </w:r>
            </w:del>
          </w:p>
          <w:p w:rsidR="00412E3F" w:rsidDel="00DD1F59" w:rsidP="00E5021C" w:rsidRDefault="00412E3F" w14:paraId="2D49B644" w14:textId="2AC0E558">
            <w:pPr>
              <w:pStyle w:val="ListParagraph"/>
              <w:ind w:left="0"/>
              <w:rPr>
                <w:del w:author="toantk" w:date="2022-07-25T13:53:00Z" w:id="11789"/>
              </w:rPr>
            </w:pPr>
            <w:del w:author="toantk" w:date="2022-07-25T13:53:00Z" w:id="11790">
              <w:r w:rsidDel="00DD1F59">
                <w:delText>00:00</w:delText>
              </w:r>
            </w:del>
          </w:p>
          <w:p w:rsidR="00412E3F" w:rsidDel="00DD1F59" w:rsidP="00E5021C" w:rsidRDefault="00412E3F" w14:paraId="7FE22372" w14:textId="243742FF">
            <w:pPr>
              <w:pStyle w:val="ListParagraph"/>
              <w:ind w:left="0"/>
              <w:rPr>
                <w:del w:author="toantk" w:date="2022-07-25T13:53:00Z" w:id="11791"/>
              </w:rPr>
            </w:pPr>
            <w:del w:author="toantk" w:date="2022-07-25T13:53:00Z" w:id="11792">
              <w:r w:rsidDel="00DD1F59">
                <w:delText>Hay 23:59</w:delText>
              </w:r>
            </w:del>
          </w:p>
        </w:tc>
        <w:tc>
          <w:tcPr>
            <w:tcW w:w="1858" w:type="dxa"/>
          </w:tcPr>
          <w:p w:rsidR="00412E3F" w:rsidDel="00DD1F59" w:rsidP="00E5021C" w:rsidRDefault="00412E3F" w14:paraId="2176B6F7" w14:textId="085CD0B0">
            <w:pPr>
              <w:pStyle w:val="ListParagraph"/>
              <w:ind w:left="0"/>
              <w:rPr>
                <w:del w:author="toantk" w:date="2022-07-25T13:53:00Z" w:id="11793"/>
              </w:rPr>
            </w:pPr>
            <w:del w:author="toantk" w:date="2022-07-25T13:53:00Z" w:id="11794">
              <w:r w:rsidDel="00DD1F59">
                <w:delText>endTime</w:delText>
              </w:r>
            </w:del>
          </w:p>
        </w:tc>
      </w:tr>
    </w:tbl>
    <w:p w:rsidR="00DD57EC" w:rsidDel="00DD1F59" w:rsidP="00DD57EC" w:rsidRDefault="00DD57EC" w14:paraId="53AC161D" w14:textId="0C985F49">
      <w:pPr>
        <w:pStyle w:val="ListParagraph"/>
        <w:rPr>
          <w:del w:author="toantk" w:date="2022-07-25T13:53:00Z" w:id="11795"/>
          <w:b/>
          <w:bCs/>
        </w:rPr>
      </w:pPr>
    </w:p>
    <w:p w:rsidRPr="00440AB9" w:rsidR="00DD57EC" w:rsidDel="00DD1F59" w:rsidP="00440AB9" w:rsidRDefault="00DD57EC" w14:paraId="5964D8DF" w14:textId="4C8C2B31">
      <w:pPr>
        <w:rPr>
          <w:del w:author="toantk" w:date="2022-07-25T13:53:00Z" w:id="11796"/>
        </w:rPr>
      </w:pPr>
    </w:p>
    <w:p w:rsidR="005E7525" w:rsidDel="00DD1F59" w:rsidP="00484BA5" w:rsidRDefault="005E7525" w14:paraId="690A9014" w14:textId="0956014C">
      <w:pPr>
        <w:pStyle w:val="Heading2"/>
        <w:rPr>
          <w:del w:author="toantk" w:date="2022-07-25T13:52:00Z" w:id="11797"/>
        </w:rPr>
      </w:pPr>
      <w:bookmarkStart w:name="_Toc111218029" w:id="11798"/>
      <w:del w:author="toantk" w:date="2022-07-25T13:52:00Z" w:id="1449959075">
        <w:r w:rsidDel="00775929">
          <w:delText>Tính năng quản lý cấu hình Wifi Schedule qua OneLink</w:delText>
        </w:r>
        <w:r w:rsidDel="00775929">
          <w:delText>Mobile App</w:delText>
        </w:r>
      </w:del>
      <w:bookmarkEnd w:id="11798"/>
    </w:p>
    <w:tbl>
      <w:tblPr>
        <w:tblStyle w:val="TableGrid"/>
        <w:tblW w:w="0" w:type="auto"/>
        <w:tblLook w:val="04A0" w:firstRow="1" w:lastRow="0" w:firstColumn="1" w:lastColumn="0" w:noHBand="0" w:noVBand="1"/>
      </w:tblPr>
      <w:tblGrid>
        <w:gridCol w:w="1885"/>
        <w:gridCol w:w="7340"/>
      </w:tblGrid>
      <w:tr w:rsidR="005E7525" w:rsidDel="00DD1F59" w:rsidTr="00E5021C" w14:paraId="0A886988" w14:textId="7F7107C1">
        <w:trPr>
          <w:del w:author="toantk" w:date="2022-07-25T13:52:00Z" w:id="11800"/>
        </w:trPr>
        <w:tc>
          <w:tcPr>
            <w:tcW w:w="1885" w:type="dxa"/>
          </w:tcPr>
          <w:p w:rsidR="005E7525" w:rsidDel="00DD1F59" w:rsidP="00E5021C" w:rsidRDefault="005E7525" w14:paraId="55464A5F" w14:textId="5844B8CA">
            <w:pPr>
              <w:rPr>
                <w:del w:author="toantk" w:date="2022-07-25T13:52:00Z" w:id="11801"/>
              </w:rPr>
            </w:pPr>
            <w:del w:author="toantk" w:date="2022-07-25T13:52:00Z" w:id="11802">
              <w:r w:rsidDel="00DD1F59">
                <w:delText>ID</w:delText>
              </w:r>
            </w:del>
          </w:p>
        </w:tc>
        <w:tc>
          <w:tcPr>
            <w:tcW w:w="7340" w:type="dxa"/>
          </w:tcPr>
          <w:p w:rsidR="005E7525" w:rsidDel="00DD1F59" w:rsidP="00E5021C" w:rsidRDefault="005E7525" w14:paraId="04A00910" w14:textId="0813ECD3">
            <w:pPr>
              <w:rPr>
                <w:del w:author="toantk" w:date="2022-07-25T13:52:00Z" w:id="11803"/>
              </w:rPr>
            </w:pPr>
            <w:del w:author="toantk" w:date="2022-07-25T13:52:00Z" w:id="11804">
              <w:r w:rsidDel="00DD1F59">
                <w:delText>CN-1</w:delText>
              </w:r>
            </w:del>
            <w:ins w:author="Tran Khanh Toan" w:date="2022-07-01T15:15:00Z" w:id="11805">
              <w:del w:author="toantk" w:date="2022-07-25T13:52:00Z" w:id="11806">
                <w:r w:rsidDel="00DD1F59" w:rsidR="0021332D">
                  <w:delText>5</w:delText>
                </w:r>
              </w:del>
            </w:ins>
            <w:del w:author="toantk" w:date="2022-07-25T13:52:00Z" w:id="11807">
              <w:r w:rsidDel="00DD1F59" w:rsidR="00296A28">
                <w:delText>4</w:delText>
              </w:r>
            </w:del>
          </w:p>
        </w:tc>
      </w:tr>
      <w:tr w:rsidR="005E7525" w:rsidDel="00DD1F59" w:rsidTr="00E5021C" w14:paraId="3235E176" w14:textId="67445D8E">
        <w:trPr>
          <w:del w:author="toantk" w:date="2022-07-25T13:52:00Z" w:id="11808"/>
        </w:trPr>
        <w:tc>
          <w:tcPr>
            <w:tcW w:w="1885" w:type="dxa"/>
          </w:tcPr>
          <w:p w:rsidR="005E7525" w:rsidDel="00DD1F59" w:rsidP="00E5021C" w:rsidRDefault="005E7525" w14:paraId="2E453B28" w14:textId="6F44D926">
            <w:pPr>
              <w:rPr>
                <w:del w:author="toantk" w:date="2022-07-25T13:52:00Z" w:id="11809"/>
              </w:rPr>
            </w:pPr>
            <w:del w:author="toantk" w:date="2022-07-25T13:52:00Z" w:id="11810">
              <w:r w:rsidDel="00DD1F59">
                <w:delText>Name</w:delText>
              </w:r>
            </w:del>
          </w:p>
        </w:tc>
        <w:tc>
          <w:tcPr>
            <w:tcW w:w="7340" w:type="dxa"/>
          </w:tcPr>
          <w:p w:rsidR="005E7525" w:rsidDel="00DD1F59" w:rsidP="00E5021C" w:rsidRDefault="00A5538B" w14:paraId="30FB4293" w14:textId="453A43B5">
            <w:pPr>
              <w:rPr>
                <w:del w:author="toantk" w:date="2022-07-25T13:52:00Z" w:id="11811"/>
              </w:rPr>
            </w:pPr>
            <w:del w:author="toantk" w:date="2022-07-25T13:52:00Z" w:id="11812">
              <w:r w:rsidDel="00DD1F59">
                <w:delText>Tính năng quản lý cấu hình Wifi Schedule qua OneLink</w:delText>
              </w:r>
            </w:del>
            <w:ins w:author="Tran Khanh Toan" w:date="2022-07-01T15:40:00Z" w:id="11813">
              <w:del w:author="toantk" w:date="2022-07-25T13:52:00Z" w:id="11814">
                <w:r w:rsidDel="00DD1F59" w:rsidR="007A6979">
                  <w:delText>Mobile App</w:delText>
                </w:r>
              </w:del>
            </w:ins>
          </w:p>
        </w:tc>
      </w:tr>
      <w:tr w:rsidR="005E7525" w:rsidDel="00DD1F59" w:rsidTr="00E5021C" w14:paraId="125AF4A5" w14:textId="4A06EC07">
        <w:trPr>
          <w:del w:author="toantk" w:date="2022-07-25T13:52:00Z" w:id="11815"/>
        </w:trPr>
        <w:tc>
          <w:tcPr>
            <w:tcW w:w="1885" w:type="dxa"/>
          </w:tcPr>
          <w:p w:rsidR="005E7525" w:rsidDel="00DD1F59" w:rsidP="00E5021C" w:rsidRDefault="005E7525" w14:paraId="58174076" w14:textId="78F59B4D">
            <w:pPr>
              <w:rPr>
                <w:del w:author="toantk" w:date="2022-07-25T13:52:00Z" w:id="11816"/>
              </w:rPr>
            </w:pPr>
            <w:del w:author="toantk" w:date="2022-07-25T13:52:00Z" w:id="11817">
              <w:r w:rsidDel="00DD1F59">
                <w:delText>Description</w:delText>
              </w:r>
            </w:del>
          </w:p>
        </w:tc>
        <w:tc>
          <w:tcPr>
            <w:tcW w:w="7340" w:type="dxa"/>
          </w:tcPr>
          <w:p w:rsidR="005E7525" w:rsidDel="00DD1F59" w:rsidP="00A5538B" w:rsidRDefault="00A5538B" w14:paraId="0F10CB7B" w14:textId="5D3EB732">
            <w:pPr>
              <w:pStyle w:val="FirstLevelBullet"/>
              <w:numPr>
                <w:ilvl w:val="0"/>
                <w:numId w:val="0"/>
              </w:numPr>
              <w:rPr>
                <w:del w:author="toantk" w:date="2022-07-25T13:52:00Z" w:id="11818"/>
              </w:rPr>
            </w:pPr>
            <w:del w:author="toantk" w:date="2022-07-25T13:52:00Z" w:id="11819">
              <w:r w:rsidDel="00DD1F59">
                <w:delText>Người quản trị xem thông tin và thay đổi cấu hình Wifi Schedule qua OneLink</w:delText>
              </w:r>
            </w:del>
            <w:ins w:author="Tran Khanh Toan" w:date="2022-07-01T15:40:00Z" w:id="11820">
              <w:del w:author="toantk" w:date="2022-07-25T13:52:00Z" w:id="11821">
                <w:r w:rsidDel="00DD1F59" w:rsidR="007A6979">
                  <w:delText>Mobile App</w:delText>
                </w:r>
              </w:del>
            </w:ins>
          </w:p>
        </w:tc>
      </w:tr>
      <w:tr w:rsidR="005E7525" w:rsidDel="00DD1F59" w:rsidTr="00E5021C" w14:paraId="0C281E20" w14:textId="09BB53AF">
        <w:trPr>
          <w:del w:author="toantk" w:date="2022-07-25T13:52:00Z" w:id="11822"/>
        </w:trPr>
        <w:tc>
          <w:tcPr>
            <w:tcW w:w="1885" w:type="dxa"/>
          </w:tcPr>
          <w:p w:rsidR="005E7525" w:rsidDel="00DD1F59" w:rsidP="00E5021C" w:rsidRDefault="005E7525" w14:paraId="466811F1" w14:textId="51951D24">
            <w:pPr>
              <w:rPr>
                <w:del w:author="toantk" w:date="2022-07-25T13:52:00Z" w:id="11823"/>
              </w:rPr>
            </w:pPr>
            <w:del w:author="toantk" w:date="2022-07-25T13:52:00Z" w:id="11824">
              <w:r w:rsidDel="00DD1F59">
                <w:delText>Actor</w:delText>
              </w:r>
            </w:del>
          </w:p>
        </w:tc>
        <w:tc>
          <w:tcPr>
            <w:tcW w:w="7340" w:type="dxa"/>
          </w:tcPr>
          <w:p w:rsidR="005E7525" w:rsidDel="00DD1F59" w:rsidP="00E5021C" w:rsidRDefault="005E7525" w14:paraId="218526A4" w14:textId="6D44F6C2">
            <w:pPr>
              <w:rPr>
                <w:del w:author="toantk" w:date="2022-07-25T13:52:00Z" w:id="11825"/>
              </w:rPr>
            </w:pPr>
            <w:del w:author="toantk" w:date="2022-07-25T13:52:00Z" w:id="11826">
              <w:r w:rsidDel="00DD1F59">
                <w:delText>Admin</w:delText>
              </w:r>
            </w:del>
          </w:p>
        </w:tc>
      </w:tr>
      <w:tr w:rsidR="005E7525" w:rsidDel="00DD1F59" w:rsidTr="00E5021C" w14:paraId="75047D8E" w14:textId="6D4B9057">
        <w:trPr>
          <w:del w:author="toantk" w:date="2022-07-25T13:52:00Z" w:id="11827"/>
        </w:trPr>
        <w:tc>
          <w:tcPr>
            <w:tcW w:w="1885" w:type="dxa"/>
          </w:tcPr>
          <w:p w:rsidR="005E7525" w:rsidDel="00DD1F59" w:rsidP="00E5021C" w:rsidRDefault="005E7525" w14:paraId="7A185C1B" w14:textId="1F9067CF">
            <w:pPr>
              <w:rPr>
                <w:del w:author="toantk" w:date="2022-07-25T13:52:00Z" w:id="11828"/>
              </w:rPr>
            </w:pPr>
            <w:del w:author="toantk" w:date="2022-07-25T13:52:00Z" w:id="11829">
              <w:r w:rsidDel="00DD1F59">
                <w:delText>Pre-condition</w:delText>
              </w:r>
            </w:del>
          </w:p>
        </w:tc>
        <w:tc>
          <w:tcPr>
            <w:tcW w:w="7340" w:type="dxa"/>
          </w:tcPr>
          <w:p w:rsidR="005E7525" w:rsidDel="00DD1F59" w:rsidP="00E5021C" w:rsidRDefault="005E7525" w14:paraId="139277A4" w14:textId="4B17DB79">
            <w:pPr>
              <w:rPr>
                <w:del w:author="toantk" w:date="2022-07-25T13:52:00Z" w:id="11830"/>
              </w:rPr>
            </w:pPr>
            <w:del w:author="toantk" w:date="2022-07-25T13:52:00Z" w:id="11831">
              <w:r w:rsidDel="00DD1F59">
                <w:delText>Thiết bị hoạt động bình thường, OneLink</w:delText>
              </w:r>
            </w:del>
            <w:ins w:author="Tran Khanh Toan" w:date="2022-07-01T15:40:00Z" w:id="11832">
              <w:del w:author="toantk" w:date="2022-07-25T13:52:00Z" w:id="11833">
                <w:r w:rsidDel="00DD1F59" w:rsidR="007A6979">
                  <w:delText>Mobile App</w:delText>
                </w:r>
              </w:del>
            </w:ins>
            <w:del w:author="toantk" w:date="2022-07-25T13:52:00Z" w:id="11834">
              <w:r w:rsidDel="00DD1F59">
                <w:delText xml:space="preserve"> đã đăng nhập thành công vào thiết bị và được cấp phiên truy nhập</w:delText>
              </w:r>
            </w:del>
          </w:p>
        </w:tc>
      </w:tr>
      <w:tr w:rsidR="005E7525" w:rsidDel="00DD1F59" w:rsidTr="00E5021C" w14:paraId="388BA973" w14:textId="676F9BE9">
        <w:trPr>
          <w:del w:author="toantk" w:date="2022-07-25T13:52:00Z" w:id="11835"/>
        </w:trPr>
        <w:tc>
          <w:tcPr>
            <w:tcW w:w="1885" w:type="dxa"/>
          </w:tcPr>
          <w:p w:rsidR="005E7525" w:rsidDel="00DD1F59" w:rsidP="00E5021C" w:rsidRDefault="005E7525" w14:paraId="4851AC84" w14:textId="562BBEF4">
            <w:pPr>
              <w:rPr>
                <w:del w:author="toantk" w:date="2022-07-25T13:52:00Z" w:id="11836"/>
              </w:rPr>
            </w:pPr>
            <w:del w:author="toantk" w:date="2022-07-25T13:52:00Z" w:id="11837">
              <w:r w:rsidDel="00DD1F59">
                <w:delText>Post-condition</w:delText>
              </w:r>
            </w:del>
          </w:p>
        </w:tc>
        <w:tc>
          <w:tcPr>
            <w:tcW w:w="7340" w:type="dxa"/>
          </w:tcPr>
          <w:p w:rsidR="005E7525" w:rsidDel="00DD1F59" w:rsidP="00E5021C" w:rsidRDefault="005E7525" w14:paraId="00542E95" w14:textId="657F8073">
            <w:pPr>
              <w:rPr>
                <w:del w:author="toantk" w:date="2022-07-25T13:52:00Z" w:id="11838"/>
              </w:rPr>
            </w:pPr>
            <w:del w:author="toantk" w:date="2022-07-25T13:52:00Z" w:id="11839">
              <w:r w:rsidDel="00DD1F59">
                <w:delText>Thiết bị phản hồi đầy đủ thông tin cho OneLink</w:delText>
              </w:r>
            </w:del>
            <w:ins w:author="Tran Khanh Toan" w:date="2022-07-01T15:40:00Z" w:id="11840">
              <w:del w:author="toantk" w:date="2022-07-25T13:52:00Z" w:id="11841">
                <w:r w:rsidDel="00DD1F59" w:rsidR="007A6979">
                  <w:delText>Mobile App</w:delText>
                </w:r>
              </w:del>
            </w:ins>
            <w:del w:author="toantk" w:date="2022-07-25T13:52:00Z" w:id="11842">
              <w:r w:rsidDel="00DD1F59">
                <w:delText xml:space="preserve"> </w:delText>
              </w:r>
            </w:del>
          </w:p>
        </w:tc>
      </w:tr>
    </w:tbl>
    <w:p w:rsidR="005E7525" w:rsidDel="00DD1F59" w:rsidP="005E7525" w:rsidRDefault="005E7525" w14:paraId="60F077C5" w14:textId="3FBD1535">
      <w:pPr>
        <w:rPr>
          <w:del w:author="toantk" w:date="2022-07-25T13:52:00Z" w:id="11843"/>
        </w:rPr>
      </w:pPr>
    </w:p>
    <w:p w:rsidR="005E7525" w:rsidDel="00DD1F59" w:rsidP="005E7525" w:rsidRDefault="005E7525" w14:paraId="042FA460" w14:textId="227B746C">
      <w:pPr>
        <w:pStyle w:val="Heading3"/>
        <w:rPr>
          <w:del w:author="toantk" w:date="2022-07-25T13:52:00Z" w:id="11844"/>
        </w:rPr>
      </w:pPr>
      <w:bookmarkStart w:name="_Toc111218030" w:id="11845"/>
      <w:del w:author="toantk" w:date="2022-07-25T13:52:00Z" w:id="11846">
        <w:r w:rsidDel="00DD1F59">
          <w:delText>Usecase – Lấy thông tin cấu hình Wifi Schedule hiện tại qua OneLink</w:delText>
        </w:r>
      </w:del>
      <w:ins w:author="Tran Khanh Toan" w:date="2022-07-01T15:40:00Z" w:id="11847">
        <w:del w:author="toantk" w:date="2022-07-25T13:52:00Z" w:id="11848">
          <w:r w:rsidDel="00DD1F59" w:rsidR="007A6979">
            <w:delText>Mobile App</w:delText>
          </w:r>
        </w:del>
      </w:ins>
      <w:bookmarkEnd w:id="11845"/>
    </w:p>
    <w:tbl>
      <w:tblPr>
        <w:tblStyle w:val="TableGrid"/>
        <w:tblW w:w="0" w:type="auto"/>
        <w:tblLook w:val="04A0" w:firstRow="1" w:lastRow="0" w:firstColumn="1" w:lastColumn="0" w:noHBand="0" w:noVBand="1"/>
      </w:tblPr>
      <w:tblGrid>
        <w:gridCol w:w="1885"/>
        <w:gridCol w:w="7340"/>
      </w:tblGrid>
      <w:tr w:rsidR="005E7525" w:rsidDel="00DD1F59" w:rsidTr="2ADD6C4A" w14:paraId="761A2A99" w14:textId="1F918990">
        <w:trPr>
          <w:del w:author="toantk" w:date="2022-07-25T13:52:00Z" w:id="372459641"/>
        </w:trPr>
        <w:tc>
          <w:tcPr>
            <w:tcW w:w="1885" w:type="dxa"/>
            <w:tcMar/>
          </w:tcPr>
          <w:p w:rsidR="005E7525" w:rsidDel="00DD1F59" w:rsidP="00E5021C" w:rsidRDefault="005E7525" w14:paraId="32C1A841" w14:textId="4D51220E">
            <w:pPr>
              <w:rPr>
                <w:del w:author="toantk" w:date="2022-07-25T13:52:00Z" w:id="11850"/>
              </w:rPr>
            </w:pPr>
            <w:del w:author="toantk" w:date="2022-07-25T13:52:00Z" w:id="11851">
              <w:r w:rsidDel="00DD1F59">
                <w:delText>ID</w:delText>
              </w:r>
            </w:del>
          </w:p>
        </w:tc>
        <w:tc>
          <w:tcPr>
            <w:tcW w:w="7340" w:type="dxa"/>
            <w:tcMar/>
          </w:tcPr>
          <w:p w:rsidR="005E7525" w:rsidDel="00DD1F59" w:rsidP="00E5021C" w:rsidRDefault="005E7525" w14:paraId="4A6093FD" w14:textId="0D5C0DFE">
            <w:pPr>
              <w:rPr>
                <w:del w:author="toantk" w:date="2022-07-25T13:52:00Z" w:id="11852"/>
              </w:rPr>
            </w:pPr>
            <w:del w:author="toantk" w:date="2022-07-25T13:52:00Z" w:id="11853">
              <w:r w:rsidDel="00DD1F59">
                <w:delText>UC-</w:delText>
              </w:r>
            </w:del>
            <w:ins w:author="Tran Khanh Toan" w:date="2022-07-01T15:15:00Z" w:id="11854">
              <w:del w:author="toantk" w:date="2022-07-25T13:52:00Z" w:id="11855">
                <w:r w:rsidDel="00DD1F59" w:rsidR="0021332D">
                  <w:delText>40</w:delText>
                </w:r>
              </w:del>
            </w:ins>
            <w:del w:author="toantk" w:date="2022-07-25T13:52:00Z" w:id="11856">
              <w:r w:rsidDel="00DD1F59">
                <w:delText>3</w:delText>
              </w:r>
              <w:r w:rsidDel="00DD1F59" w:rsidR="008A0444">
                <w:delText>7</w:delText>
              </w:r>
            </w:del>
          </w:p>
        </w:tc>
      </w:tr>
      <w:tr w:rsidR="005E7525" w:rsidDel="00DD1F59" w:rsidTr="2ADD6C4A" w14:paraId="4BBD70F2" w14:textId="19D72B02">
        <w:trPr>
          <w:del w:author="toantk" w:date="2022-07-25T13:52:00Z" w:id="37334133"/>
        </w:trPr>
        <w:tc>
          <w:tcPr>
            <w:tcW w:w="1885" w:type="dxa"/>
            <w:tcMar/>
          </w:tcPr>
          <w:p w:rsidR="005E7525" w:rsidDel="00DD1F59" w:rsidP="00E5021C" w:rsidRDefault="005E7525" w14:paraId="64E119AE" w14:textId="0471FAEE">
            <w:pPr>
              <w:rPr>
                <w:del w:author="toantk" w:date="2022-07-25T13:52:00Z" w:id="11858"/>
              </w:rPr>
            </w:pPr>
            <w:del w:author="toantk" w:date="2022-07-25T13:52:00Z" w:id="11859">
              <w:r w:rsidDel="00DD1F59">
                <w:delText>Name</w:delText>
              </w:r>
            </w:del>
          </w:p>
        </w:tc>
        <w:tc>
          <w:tcPr>
            <w:tcW w:w="7340" w:type="dxa"/>
            <w:tcMar/>
          </w:tcPr>
          <w:p w:rsidR="005E7525" w:rsidDel="00DD1F59" w:rsidP="00E5021C" w:rsidRDefault="00A5538B" w14:paraId="2AA309D8" w14:textId="7D009168">
            <w:pPr>
              <w:rPr>
                <w:del w:author="toantk" w:date="2022-07-25T13:52:00Z" w:id="11860"/>
              </w:rPr>
            </w:pPr>
            <w:del w:author="toantk" w:date="2022-07-25T13:52:00Z" w:id="11861">
              <w:r w:rsidDel="00DD1F59">
                <w:delText>Lấy thông tin cấu hình Wifi Schedule hiện tại qua OneLink</w:delText>
              </w:r>
            </w:del>
            <w:ins w:author="Tran Khanh Toan" w:date="2022-07-01T15:40:00Z" w:id="11862">
              <w:del w:author="toantk" w:date="2022-07-25T13:52:00Z" w:id="11863">
                <w:r w:rsidDel="00DD1F59" w:rsidR="007A6979">
                  <w:delText>Mobile App</w:delText>
                </w:r>
              </w:del>
            </w:ins>
          </w:p>
        </w:tc>
      </w:tr>
      <w:tr w:rsidR="005E7525" w:rsidDel="00DD1F59" w:rsidTr="2ADD6C4A" w14:paraId="36B3B4B0" w14:textId="4463E797">
        <w:trPr>
          <w:del w:author="toantk" w:date="2022-07-25T13:52:00Z" w:id="239385157"/>
        </w:trPr>
        <w:tc>
          <w:tcPr>
            <w:tcW w:w="1885" w:type="dxa"/>
            <w:tcMar/>
          </w:tcPr>
          <w:p w:rsidR="005E7525" w:rsidDel="00DD1F59" w:rsidP="00E5021C" w:rsidRDefault="005E7525" w14:paraId="3DA2C6B6" w14:textId="1A4EB398">
            <w:pPr>
              <w:rPr>
                <w:del w:author="toantk" w:date="2022-07-25T13:52:00Z" w:id="11865"/>
              </w:rPr>
            </w:pPr>
            <w:del w:author="toantk" w:date="2022-07-25T13:52:00Z" w:id="11866">
              <w:r w:rsidDel="00DD1F59">
                <w:delText>Description</w:delText>
              </w:r>
            </w:del>
          </w:p>
        </w:tc>
        <w:tc>
          <w:tcPr>
            <w:tcW w:w="7340" w:type="dxa"/>
            <w:tcMar/>
          </w:tcPr>
          <w:p w:rsidR="005E7525" w:rsidDel="00DD1F59" w:rsidP="00E5021C" w:rsidRDefault="00A5538B" w14:paraId="677DB418" w14:textId="7502B793">
            <w:pPr>
              <w:pStyle w:val="FirstLevelBullet"/>
              <w:rPr>
                <w:ins w:author="Tran Khanh Toan" w:date="2022-07-01T15:16:00Z" w:id="11867"/>
                <w:del w:author="toantk" w:date="2022-07-25T13:52:00Z" w:id="11868"/>
              </w:rPr>
            </w:pPr>
            <w:del w:author="toantk" w:date="2022-07-25T13:52:00Z" w:id="11869">
              <w:r w:rsidDel="00DD1F59">
                <w:delText>OneLink</w:delText>
              </w:r>
            </w:del>
            <w:ins w:author="Tran Khanh Toan" w:date="2022-07-01T15:40:00Z" w:id="11870">
              <w:del w:author="toantk" w:date="2022-07-25T13:52:00Z" w:id="11871">
                <w:r w:rsidDel="00DD1F59" w:rsidR="007A6979">
                  <w:delText>Mobile App</w:delText>
                </w:r>
              </w:del>
            </w:ins>
            <w:del w:author="toantk" w:date="2022-07-25T13:52:00Z" w:id="11872">
              <w:r w:rsidDel="00DD1F59">
                <w:delText xml:space="preserve"> gửi yêu cầu lấy thông tin cấu hình Wifi Schedule hiện tại đến ONT.</w:delText>
              </w:r>
            </w:del>
          </w:p>
          <w:p w:rsidR="0021332D" w:rsidDel="00DD1F59" w:rsidRDefault="0021332D" w14:paraId="6F48C4A9" w14:textId="47F7C3BB">
            <w:pPr>
              <w:pStyle w:val="FirstLevelBullet"/>
              <w:rPr>
                <w:del w:author="toantk" w:date="2022-07-25T13:52:00Z" w:id="1526222084"/>
              </w:rPr>
            </w:pPr>
            <w:del w:author="toantk" w:date="2022-07-25T13:52:00Z" w:id="1737643526">
              <w:r w:rsidDel="7B9170D2">
                <w:delText xml:space="preserve">Mobile App thực hiện request với định dạng </w:delText>
              </w:r>
              <w:r>
                <w:fldChar w:fldCharType="begin"/>
              </w:r>
              <w:r>
                <w:delInstrText xml:space="preserve"> HYPERLINK "https://&lt;ip&gt;:&lt;port&gt;/onelinkagent" </w:delInstrText>
              </w:r>
              <w:r>
                <w:fldChar w:fldCharType="separate"/>
              </w:r>
              <w:r w:rsidRPr="2ADD6C4A" w:rsidDel="7B9170D2">
                <w:rPr>
                  <w:rStyle w:val="Hyperlink"/>
                </w:rPr>
                <w:delText>https://&lt;ip&gt;:&lt;port&gt;/onelinkagent</w:delText>
              </w:r>
              <w:r>
                <w:fldChar w:fldCharType="end"/>
              </w:r>
              <w:r w:rsidDel="7B9170D2">
                <w:delText xml:space="preserve"> với cookies đi kèm request được quy định trong mục 7.2.1</w:delText>
              </w:r>
            </w:del>
          </w:p>
          <w:p w:rsidR="00A5538B" w:rsidDel="00DD1F59" w:rsidP="00E5021C" w:rsidRDefault="00A5538B" w14:paraId="40856EC9" w14:textId="0CD5AAD3">
            <w:pPr>
              <w:pStyle w:val="FirstLevelBullet"/>
              <w:rPr>
                <w:del w:author="toantk" w:date="2022-07-25T13:52:00Z" w:id="11875"/>
              </w:rPr>
            </w:pPr>
            <w:del w:author="toantk" w:date="2022-07-25T13:52:00Z" w:id="11876">
              <w:r w:rsidDel="00DD1F59">
                <w:delText>ONT nhận yêu cầu và phản hồi lại thông tin cấu hình cho OneLink</w:delText>
              </w:r>
            </w:del>
            <w:ins w:author="Tran Khanh Toan" w:date="2022-07-01T15:40:00Z" w:id="11877">
              <w:del w:author="toantk" w:date="2022-07-25T13:52:00Z" w:id="11878">
                <w:r w:rsidDel="00DD1F59" w:rsidR="007A6979">
                  <w:delText>Mobile App</w:delText>
                </w:r>
              </w:del>
            </w:ins>
            <w:del w:author="toantk" w:date="2022-07-25T13:52:00Z" w:id="11879">
              <w:r w:rsidDel="00DD1F59">
                <w:delText>.</w:delText>
              </w:r>
            </w:del>
          </w:p>
          <w:p w:rsidR="00A5538B" w:rsidDel="00DD1F59" w:rsidP="00E5021C" w:rsidRDefault="00A5538B" w14:paraId="28AE02F2" w14:textId="359C332C">
            <w:pPr>
              <w:pStyle w:val="FirstLevelBullet"/>
              <w:rPr>
                <w:del w:author="toantk" w:date="2022-07-25T13:52:00Z" w:id="11880"/>
              </w:rPr>
            </w:pPr>
            <w:del w:author="toantk" w:date="2022-07-25T13:52:00Z" w:id="11881">
              <w:r w:rsidDel="00DD1F59">
                <w:delText>Nếu có lỗi xảy ra ONT phản hồi lại mã lỗi.</w:delText>
              </w:r>
            </w:del>
          </w:p>
        </w:tc>
      </w:tr>
      <w:tr w:rsidR="005E7525" w:rsidDel="00DD1F59" w:rsidTr="2ADD6C4A" w14:paraId="40CF9B7A" w14:textId="3F2E27DD">
        <w:trPr>
          <w:del w:author="toantk" w:date="2022-07-25T13:52:00Z" w:id="696444556"/>
        </w:trPr>
        <w:tc>
          <w:tcPr>
            <w:tcW w:w="1885" w:type="dxa"/>
            <w:tcMar/>
          </w:tcPr>
          <w:p w:rsidR="005E7525" w:rsidDel="00DD1F59" w:rsidP="00E5021C" w:rsidRDefault="005E7525" w14:paraId="27279550" w14:textId="08308EB1">
            <w:pPr>
              <w:rPr>
                <w:del w:author="toantk" w:date="2022-07-25T13:52:00Z" w:id="11883"/>
              </w:rPr>
            </w:pPr>
            <w:del w:author="toantk" w:date="2022-07-25T13:52:00Z" w:id="11884">
              <w:r w:rsidDel="00DD1F59">
                <w:delText>Actor</w:delText>
              </w:r>
            </w:del>
          </w:p>
        </w:tc>
        <w:tc>
          <w:tcPr>
            <w:tcW w:w="7340" w:type="dxa"/>
            <w:tcMar/>
          </w:tcPr>
          <w:p w:rsidR="005E7525" w:rsidDel="00DD1F59" w:rsidP="00E5021C" w:rsidRDefault="005E7525" w14:paraId="3497DB94" w14:textId="066DD918">
            <w:pPr>
              <w:rPr>
                <w:del w:author="toantk" w:date="2022-07-25T13:52:00Z" w:id="11885"/>
              </w:rPr>
            </w:pPr>
            <w:del w:author="toantk" w:date="2022-07-25T13:52:00Z" w:id="11886">
              <w:r w:rsidDel="00DD1F59">
                <w:delText>Admin</w:delText>
              </w:r>
            </w:del>
          </w:p>
        </w:tc>
      </w:tr>
      <w:tr w:rsidR="005E7525" w:rsidDel="00DD1F59" w:rsidTr="2ADD6C4A" w14:paraId="0405A1F6" w14:textId="2876F507">
        <w:trPr>
          <w:del w:author="toantk" w:date="2022-07-25T13:52:00Z" w:id="1185320857"/>
        </w:trPr>
        <w:tc>
          <w:tcPr>
            <w:tcW w:w="1885" w:type="dxa"/>
            <w:tcMar/>
          </w:tcPr>
          <w:p w:rsidR="005E7525" w:rsidDel="00DD1F59" w:rsidP="00E5021C" w:rsidRDefault="005E7525" w14:paraId="778C6192" w14:textId="14575767">
            <w:pPr>
              <w:rPr>
                <w:del w:author="toantk" w:date="2022-07-25T13:52:00Z" w:id="11888"/>
              </w:rPr>
            </w:pPr>
            <w:del w:author="toantk" w:date="2022-07-25T13:52:00Z" w:id="11889">
              <w:r w:rsidDel="00DD1F59">
                <w:delText>Pre-condition</w:delText>
              </w:r>
            </w:del>
          </w:p>
        </w:tc>
        <w:tc>
          <w:tcPr>
            <w:tcW w:w="7340" w:type="dxa"/>
            <w:tcMar/>
          </w:tcPr>
          <w:p w:rsidR="005E7525" w:rsidDel="00DD1F59" w:rsidP="00E5021C" w:rsidRDefault="005E7525" w14:paraId="5F881E77" w14:textId="786A7E29">
            <w:pPr>
              <w:rPr>
                <w:del w:author="toantk" w:date="2022-07-25T13:52:00Z" w:id="11890"/>
              </w:rPr>
            </w:pPr>
            <w:del w:author="toantk" w:date="2022-07-25T13:52:00Z" w:id="11891">
              <w:r w:rsidDel="00DD1F59">
                <w:delText>Thiết bị hoạt động bình thường, OneLink</w:delText>
              </w:r>
            </w:del>
            <w:ins w:author="Tran Khanh Toan" w:date="2022-07-01T15:40:00Z" w:id="11892">
              <w:del w:author="toantk" w:date="2022-07-25T13:52:00Z" w:id="11893">
                <w:r w:rsidDel="00DD1F59" w:rsidR="007A6979">
                  <w:delText>Mobile App</w:delText>
                </w:r>
              </w:del>
            </w:ins>
            <w:del w:author="toantk" w:date="2022-07-25T13:52:00Z" w:id="11894">
              <w:r w:rsidDel="00DD1F59">
                <w:delText xml:space="preserve"> đã đăng nhập thành công vào thiết bị và được cấp phiên truy nhập</w:delText>
              </w:r>
            </w:del>
          </w:p>
        </w:tc>
      </w:tr>
      <w:tr w:rsidR="005E7525" w:rsidDel="00DD1F59" w:rsidTr="2ADD6C4A" w14:paraId="33DB17D4" w14:textId="42E86DB7">
        <w:trPr>
          <w:del w:author="toantk" w:date="2022-07-25T13:52:00Z" w:id="43171192"/>
        </w:trPr>
        <w:tc>
          <w:tcPr>
            <w:tcW w:w="1885" w:type="dxa"/>
            <w:tcMar/>
          </w:tcPr>
          <w:p w:rsidR="005E7525" w:rsidDel="00DD1F59" w:rsidP="00E5021C" w:rsidRDefault="005E7525" w14:paraId="67230EF7" w14:textId="5EDED6F3">
            <w:pPr>
              <w:rPr>
                <w:del w:author="toantk" w:date="2022-07-25T13:52:00Z" w:id="11896"/>
              </w:rPr>
            </w:pPr>
            <w:del w:author="toantk" w:date="2022-07-25T13:52:00Z" w:id="11897">
              <w:r w:rsidDel="00DD1F59">
                <w:delText>Post-condition</w:delText>
              </w:r>
            </w:del>
          </w:p>
        </w:tc>
        <w:tc>
          <w:tcPr>
            <w:tcW w:w="7340" w:type="dxa"/>
            <w:tcMar/>
          </w:tcPr>
          <w:p w:rsidR="005E7525" w:rsidDel="00DD1F59" w:rsidP="00E5021C" w:rsidRDefault="005E7525" w14:paraId="47020733" w14:textId="26E1E3AF">
            <w:pPr>
              <w:rPr>
                <w:del w:author="toantk" w:date="2022-07-25T13:52:00Z" w:id="11898"/>
              </w:rPr>
            </w:pPr>
            <w:del w:author="toantk" w:date="2022-07-25T13:52:00Z" w:id="11899">
              <w:r w:rsidDel="00DD1F59">
                <w:delText>Thiết bị phản hồi đầy đủ các thông tin cho OneLink</w:delText>
              </w:r>
            </w:del>
            <w:ins w:author="Tran Khanh Toan" w:date="2022-07-01T15:40:00Z" w:id="11900">
              <w:del w:author="toantk" w:date="2022-07-25T13:52:00Z" w:id="11901">
                <w:r w:rsidDel="00DD1F59" w:rsidR="007A6979">
                  <w:delText>Mobile App</w:delText>
                </w:r>
              </w:del>
            </w:ins>
          </w:p>
        </w:tc>
      </w:tr>
    </w:tbl>
    <w:p w:rsidR="005E7525" w:rsidDel="00DD1F59" w:rsidP="005E7525" w:rsidRDefault="005E7525" w14:paraId="772DF3DB" w14:textId="69C5E7B6">
      <w:pPr>
        <w:rPr>
          <w:del w:author="toantk" w:date="2022-07-25T13:52:00Z" w:id="11902"/>
        </w:rPr>
      </w:pPr>
    </w:p>
    <w:p w:rsidR="00065305" w:rsidDel="00DD1F59" w:rsidP="005E7525" w:rsidRDefault="00065305" w14:paraId="51C335AB" w14:textId="6F0CC202">
      <w:pPr>
        <w:rPr>
          <w:del w:author="toantk" w:date="2022-07-25T13:52:00Z" w:id="11903"/>
          <w:b/>
          <w:bCs/>
        </w:rPr>
      </w:pPr>
      <w:del w:author="toantk" w:date="2022-07-25T13:52:00Z" w:id="11904">
        <w:r w:rsidDel="00DD1F59">
          <w:rPr>
            <w:b/>
            <w:bCs/>
          </w:rPr>
          <w:delText>Luồng điều khiển:</w:delText>
        </w:r>
      </w:del>
    </w:p>
    <w:p w:rsidR="00F4126A" w:rsidDel="00DD1F59" w:rsidP="00F4126A" w:rsidRDefault="00065305" w14:paraId="172C862D" w14:textId="6EEDAA28">
      <w:pPr>
        <w:keepNext/>
        <w:jc w:val="center"/>
        <w:rPr>
          <w:del w:author="toantk" w:date="2022-07-25T13:52:00Z" w:id="11905"/>
        </w:rPr>
      </w:pPr>
      <w:del w:author="toantk" w:date="2022-07-25T13:52:00Z" w:id="11906">
        <w:r w:rsidDel="00DD1F59">
          <w:object w:dxaOrig="9180" w:dyaOrig="5296" w14:anchorId="431172B0">
            <v:shape id="_x0000_i1056" style="width:460.5pt;height:265.5pt" o:ole="" type="#_x0000_t75">
              <v:imagedata o:title="" r:id="rId81"/>
            </v:shape>
            <o:OLEObject Type="Embed" ProgID="Visio.Drawing.15" ShapeID="_x0000_i1056" DrawAspect="Content" ObjectID="_1721885981" r:id="rId82"/>
          </w:object>
        </w:r>
      </w:del>
    </w:p>
    <w:p w:rsidR="00065305" w:rsidDel="00DD1F59" w:rsidP="00F4126A" w:rsidRDefault="00F4126A" w14:paraId="1DF09040" w14:textId="70BFD05D">
      <w:pPr>
        <w:pStyle w:val="Caption"/>
        <w:rPr>
          <w:del w:author="toantk" w:date="2022-07-25T13:52:00Z" w:id="11907"/>
        </w:rPr>
      </w:pPr>
      <w:del w:author="toantk" w:date="2022-07-25T13:52:00Z" w:id="11908">
        <w:r w:rsidDel="00DD1F59">
          <w:delText xml:space="preserve">Hình </w:delText>
        </w:r>
      </w:del>
      <w:ins w:author="Tran Khanh Toan" w:date="2022-07-01T17:42:00Z" w:id="11909">
        <w:del w:author="toantk" w:date="2022-07-25T13:52:00Z" w:id="11910">
          <w:r w:rsidDel="00DD1F59" w:rsidR="00076894">
            <w:rPr>
              <w:b w:val="0"/>
              <w:i w:val="0"/>
            </w:rPr>
            <w:fldChar w:fldCharType="begin"/>
          </w:r>
          <w:r w:rsidDel="00DD1F59" w:rsidR="00076894">
            <w:delInstrText xml:space="preserve"> STYLEREF 1 \s </w:delInstrText>
          </w:r>
        </w:del>
      </w:ins>
      <w:del w:author="toantk" w:date="2022-07-25T13:52:00Z" w:id="11911">
        <w:r w:rsidDel="00DD1F59" w:rsidR="00076894">
          <w:rPr>
            <w:b w:val="0"/>
            <w:i w:val="0"/>
          </w:rPr>
          <w:fldChar w:fldCharType="separate"/>
        </w:r>
        <w:r w:rsidDel="00DD1F59" w:rsidR="00076894">
          <w:rPr>
            <w:noProof/>
          </w:rPr>
          <w:delText>7</w:delText>
        </w:r>
      </w:del>
      <w:ins w:author="Tran Khanh Toan" w:date="2022-07-01T17:42:00Z" w:id="11912">
        <w:del w:author="toantk" w:date="2022-07-25T13:52:00Z" w:id="11913">
          <w:r w:rsidDel="00DD1F59" w:rsidR="00076894">
            <w:rPr>
              <w:b w:val="0"/>
              <w:i w:val="0"/>
            </w:rPr>
            <w:fldChar w:fldCharType="end"/>
          </w:r>
          <w:r w:rsidDel="00DD1F59" w:rsidR="00076894">
            <w:delText>.</w:delText>
          </w:r>
          <w:r w:rsidDel="00DD1F59" w:rsidR="00076894">
            <w:rPr>
              <w:b w:val="0"/>
              <w:i w:val="0"/>
            </w:rPr>
            <w:fldChar w:fldCharType="begin"/>
          </w:r>
          <w:r w:rsidDel="00DD1F59" w:rsidR="00076894">
            <w:delInstrText xml:space="preserve"> SEQ Hình \* ARABIC \s 1 </w:delInstrText>
          </w:r>
        </w:del>
      </w:ins>
      <w:del w:author="toantk" w:date="2022-07-25T13:52:00Z" w:id="11914">
        <w:r w:rsidDel="00DD1F59" w:rsidR="00076894">
          <w:rPr>
            <w:b w:val="0"/>
            <w:i w:val="0"/>
          </w:rPr>
          <w:fldChar w:fldCharType="separate"/>
        </w:r>
      </w:del>
      <w:ins w:author="Tran Khanh Toan" w:date="2022-07-01T17:42:00Z" w:id="11915">
        <w:del w:author="toantk" w:date="2022-07-25T13:52:00Z" w:id="11916">
          <w:r w:rsidDel="00DD1F59" w:rsidR="00076894">
            <w:rPr>
              <w:noProof/>
            </w:rPr>
            <w:delText>31</w:delText>
          </w:r>
          <w:r w:rsidDel="00DD1F59" w:rsidR="00076894">
            <w:rPr>
              <w:b w:val="0"/>
              <w:i w:val="0"/>
            </w:rPr>
            <w:fldChar w:fldCharType="end"/>
          </w:r>
        </w:del>
      </w:ins>
      <w:del w:author="toantk" w:date="2022-07-25T13:52:00Z" w:id="11917">
        <w:r w:rsidDel="00DD1F59" w:rsidR="003F0BD0">
          <w:rPr>
            <w:b w:val="0"/>
            <w:i w:val="0"/>
          </w:rPr>
          <w:fldChar w:fldCharType="begin"/>
        </w:r>
        <w:r w:rsidDel="00DD1F59" w:rsidR="003F0BD0">
          <w:rPr>
            <w:noProof/>
          </w:rPr>
          <w:delInstrText xml:space="preserve"> STYLEREF 1 \s </w:delInstrText>
        </w:r>
        <w:r w:rsidDel="00DD1F59" w:rsidR="003F0BD0">
          <w:rPr>
            <w:b w:val="0"/>
            <w:i w:val="0"/>
          </w:rPr>
          <w:fldChar w:fldCharType="separate"/>
        </w:r>
        <w:r w:rsidDel="00DD1F59" w:rsidR="00CE3D0F">
          <w:rPr>
            <w:noProof/>
          </w:rPr>
          <w:delText>7</w:delText>
        </w:r>
        <w:r w:rsidDel="00DD1F59" w:rsidR="003F0BD0">
          <w:rPr>
            <w:b w:val="0"/>
            <w:i w:val="0"/>
          </w:rPr>
          <w:fldChar w:fldCharType="end"/>
        </w:r>
        <w:r w:rsidDel="00DD1F59" w:rsidR="00CE3D0F">
          <w:delText>.</w:delText>
        </w:r>
        <w:r w:rsidDel="00DD1F59" w:rsidR="003F0BD0">
          <w:rPr>
            <w:b w:val="0"/>
            <w:i w:val="0"/>
          </w:rPr>
          <w:fldChar w:fldCharType="begin"/>
        </w:r>
        <w:r w:rsidDel="00DD1F59" w:rsidR="003F0BD0">
          <w:rPr>
            <w:noProof/>
          </w:rPr>
          <w:delInstrText xml:space="preserve"> SEQ Hình \* ARABIC \s 1 </w:delInstrText>
        </w:r>
        <w:r w:rsidDel="00DD1F59" w:rsidR="003F0BD0">
          <w:rPr>
            <w:b w:val="0"/>
            <w:i w:val="0"/>
          </w:rPr>
          <w:fldChar w:fldCharType="separate"/>
        </w:r>
        <w:r w:rsidDel="00DD1F59" w:rsidR="00CE3D0F">
          <w:rPr>
            <w:noProof/>
          </w:rPr>
          <w:delText>28</w:delText>
        </w:r>
        <w:r w:rsidDel="00DD1F59" w:rsidR="003F0BD0">
          <w:rPr>
            <w:b w:val="0"/>
            <w:i w:val="0"/>
          </w:rPr>
          <w:fldChar w:fldCharType="end"/>
        </w:r>
        <w:r w:rsidDel="00DD1F59">
          <w:delText xml:space="preserve"> Luồng điều khiển lấy thông tin cấu hình Wireless Scheduling hiện tại từ OneLink</w:delText>
        </w:r>
      </w:del>
      <w:ins w:author="Tran Khanh Toan" w:date="2022-07-01T15:40:00Z" w:id="11918">
        <w:del w:author="toantk" w:date="2022-07-25T13:52:00Z" w:id="11919">
          <w:r w:rsidDel="00DD1F59" w:rsidR="007A6979">
            <w:delText>Mobile App</w:delText>
          </w:r>
        </w:del>
      </w:ins>
    </w:p>
    <w:p w:rsidR="00065305" w:rsidDel="00DD1F59" w:rsidP="00065305" w:rsidRDefault="00065305" w14:paraId="1650EE03" w14:textId="6C4C6048">
      <w:pPr>
        <w:pStyle w:val="Caption"/>
        <w:rPr>
          <w:del w:author="toantk" w:date="2022-07-25T13:52:00Z" w:id="11920"/>
        </w:rPr>
      </w:pPr>
    </w:p>
    <w:p w:rsidR="00065305" w:rsidDel="00DD1F59" w:rsidP="00065305" w:rsidRDefault="00065305" w14:paraId="06BC5275" w14:textId="139F987B">
      <w:pPr>
        <w:rPr>
          <w:del w:author="toantk" w:date="2022-07-25T13:52:00Z" w:id="11921"/>
          <w:b/>
          <w:bCs/>
        </w:rPr>
      </w:pPr>
      <w:del w:author="toantk" w:date="2022-07-25T13:52:00Z" w:id="11922">
        <w:r w:rsidRPr="00AB6FAB" w:rsidDel="00DD1F59">
          <w:rPr>
            <w:b/>
            <w:bCs/>
          </w:rPr>
          <w:delText xml:space="preserve">Cấu trúc dữ liệu </w:delText>
        </w:r>
      </w:del>
      <w:ins w:author="Tran Khanh Toan" w:date="2022-07-04T09:22:00Z" w:id="11923">
        <w:del w:author="toantk" w:date="2022-07-25T13:52:00Z" w:id="11924">
          <w:r w:rsidDel="00DD1F59" w:rsidR="00F02801">
            <w:rPr>
              <w:b/>
              <w:bCs/>
            </w:rPr>
            <w:delText xml:space="preserve">Cấu trúc payload </w:delText>
          </w:r>
        </w:del>
      </w:ins>
      <w:del w:author="toantk" w:date="2022-07-25T13:52:00Z" w:id="11925">
        <w:r w:rsidRPr="00AB6FAB" w:rsidDel="00DD1F59">
          <w:rPr>
            <w:b/>
            <w:bCs/>
          </w:rPr>
          <w:delText>của bản tin:</w:delText>
        </w:r>
      </w:del>
    </w:p>
    <w:p w:rsidR="00065305" w:rsidDel="00DD1F59" w:rsidP="00065305" w:rsidRDefault="00065305" w14:paraId="01B3FEB7" w14:textId="380307EC">
      <w:pPr>
        <w:pStyle w:val="ListParagraph"/>
        <w:numPr>
          <w:ilvl w:val="0"/>
          <w:numId w:val="9"/>
        </w:numPr>
        <w:rPr>
          <w:del w:author="toantk" w:date="2022-07-25T13:52:00Z" w:id="11926"/>
          <w:b/>
          <w:bCs/>
        </w:rPr>
      </w:pPr>
      <w:del w:author="toantk" w:date="2022-07-25T13:52:00Z" w:id="11927">
        <w:r w:rsidDel="00DD1F59">
          <w:rPr>
            <w:b/>
            <w:bCs/>
          </w:rPr>
          <w:delText>Wireless Scheduling view Request:</w:delText>
        </w:r>
      </w:del>
    </w:p>
    <w:p w:rsidR="00065305" w:rsidDel="00DD1F59" w:rsidP="00065305" w:rsidRDefault="00065305" w14:paraId="713F6C66" w14:textId="1037774A">
      <w:pPr>
        <w:pStyle w:val="ListParagraph"/>
        <w:ind w:firstLine="360"/>
        <w:rPr>
          <w:del w:author="toantk" w:date="2022-07-25T13:52:00Z" w:id="11928"/>
        </w:rPr>
      </w:pPr>
      <w:del w:author="toantk" w:date="2022-07-25T13:52:00Z" w:id="11929">
        <w:r w:rsidDel="00DD1F59">
          <w:delText>{“action” : “wifischeduleView”, “requestId” : “&lt;requestId&gt;”}</w:delText>
        </w:r>
      </w:del>
    </w:p>
    <w:p w:rsidR="00065305" w:rsidDel="00DD1F59" w:rsidP="00065305" w:rsidRDefault="00065305" w14:paraId="292E6E8F" w14:textId="728427B2">
      <w:pPr>
        <w:pStyle w:val="ListParagraph"/>
        <w:numPr>
          <w:ilvl w:val="0"/>
          <w:numId w:val="9"/>
        </w:numPr>
        <w:rPr>
          <w:del w:author="toantk" w:date="2022-07-25T13:52:00Z" w:id="11930"/>
          <w:b/>
          <w:bCs/>
        </w:rPr>
      </w:pPr>
      <w:del w:author="toantk" w:date="2022-07-25T13:52:00Z" w:id="11931">
        <w:r w:rsidDel="00DD1F59">
          <w:rPr>
            <w:b/>
            <w:bCs/>
          </w:rPr>
          <w:delText>Wireless Scheduling edit Response:</w:delText>
        </w:r>
      </w:del>
    </w:p>
    <w:p w:rsidRPr="00820762" w:rsidR="00065305" w:rsidDel="00DD1F59" w:rsidP="00065305" w:rsidRDefault="00065305" w14:paraId="755424E9" w14:textId="65B5E380">
      <w:pPr>
        <w:pStyle w:val="ListParagraph"/>
        <w:numPr>
          <w:ilvl w:val="1"/>
          <w:numId w:val="9"/>
        </w:numPr>
        <w:rPr>
          <w:del w:author="toantk" w:date="2022-07-25T13:52:00Z" w:id="11932"/>
        </w:rPr>
      </w:pPr>
      <w:del w:author="toantk" w:date="2022-07-25T13:52:00Z" w:id="11933">
        <w:r w:rsidDel="00DD1F59">
          <w:delText xml:space="preserve">Lấy thông tin </w:delText>
        </w:r>
        <w:r w:rsidDel="00DD1F59" w:rsidR="00B70B59">
          <w:delText>Wireless Scheduling</w:delText>
        </w:r>
        <w:r w:rsidRPr="00820762" w:rsidDel="00DD1F59">
          <w:delText xml:space="preserve"> thành công</w:delText>
        </w:r>
        <w:r w:rsidDel="00DD1F59">
          <w:delText>:</w:delText>
        </w:r>
      </w:del>
    </w:p>
    <w:p w:rsidR="00065305" w:rsidDel="00DD1F59" w:rsidP="00065305" w:rsidRDefault="00065305" w14:paraId="3818EAFE" w14:textId="3913959D">
      <w:pPr>
        <w:pStyle w:val="FirstLevelBullet"/>
        <w:numPr>
          <w:ilvl w:val="0"/>
          <w:numId w:val="0"/>
        </w:numPr>
        <w:ind w:left="1080"/>
        <w:rPr>
          <w:del w:author="toantk" w:date="2022-07-25T13:52:00Z" w:id="11934"/>
        </w:rPr>
      </w:pPr>
      <w:del w:author="toantk" w:date="2022-07-25T13:52:00Z" w:id="11935">
        <w:r w:rsidDel="00DD1F59">
          <w:delText>{</w:delText>
        </w:r>
      </w:del>
    </w:p>
    <w:p w:rsidR="00065305" w:rsidDel="00DD1F59" w:rsidP="00065305" w:rsidRDefault="00065305" w14:paraId="2EFBDEED" w14:textId="4CD2ADE2">
      <w:pPr>
        <w:pStyle w:val="FirstLevelBullet"/>
        <w:numPr>
          <w:ilvl w:val="0"/>
          <w:numId w:val="0"/>
        </w:numPr>
        <w:ind w:left="1080"/>
        <w:rPr>
          <w:del w:author="toantk" w:date="2022-07-25T13:52:00Z" w:id="11936"/>
        </w:rPr>
      </w:pPr>
      <w:del w:author="toantk" w:date="2022-07-25T13:52:00Z" w:id="11937">
        <w:r w:rsidDel="00DD1F59">
          <w:delText>"status" : 0,</w:delText>
        </w:r>
      </w:del>
    </w:p>
    <w:p w:rsidR="00065305" w:rsidDel="00DD1F59" w:rsidP="00065305" w:rsidRDefault="00065305" w14:paraId="0FA3FCF9" w14:textId="0FA9BA65">
      <w:pPr>
        <w:pStyle w:val="FirstLevelBullet"/>
        <w:numPr>
          <w:ilvl w:val="0"/>
          <w:numId w:val="0"/>
        </w:numPr>
        <w:ind w:left="1080"/>
        <w:rPr>
          <w:del w:author="toantk" w:date="2022-07-25T13:52:00Z" w:id="11938"/>
        </w:rPr>
      </w:pPr>
      <w:del w:author="toantk" w:date="2022-07-25T13:52:00Z" w:id="11939">
        <w:r w:rsidDel="00DD1F59">
          <w:delText>"message" : “</w:delText>
        </w:r>
        <w:r w:rsidDel="00DD1F59" w:rsidR="00840E19">
          <w:delText>Success</w:delText>
        </w:r>
        <w:r w:rsidDel="00DD1F59">
          <w:delText>”,</w:delText>
        </w:r>
      </w:del>
    </w:p>
    <w:p w:rsidR="00065305" w:rsidDel="00DD1F59" w:rsidP="00065305" w:rsidRDefault="00065305" w14:paraId="212C8BE4" w14:textId="764CAE01">
      <w:pPr>
        <w:ind w:left="1080"/>
        <w:rPr>
          <w:del w:author="toantk" w:date="2022-07-25T13:52:00Z" w:id="11940"/>
        </w:rPr>
      </w:pPr>
      <w:del w:author="toantk" w:date="2022-07-25T13:52:00Z" w:id="11941">
        <w:r w:rsidDel="00DD1F59">
          <w:delText>“requestId” : “&lt;requestId&gt;”,</w:delText>
        </w:r>
      </w:del>
    </w:p>
    <w:p w:rsidR="00065305" w:rsidDel="00DD1F59" w:rsidP="00065305" w:rsidRDefault="00065305" w14:paraId="30CEEDDC" w14:textId="34A22821">
      <w:pPr>
        <w:pStyle w:val="FirstLevelBullet"/>
        <w:numPr>
          <w:ilvl w:val="0"/>
          <w:numId w:val="0"/>
        </w:numPr>
        <w:ind w:left="1080"/>
        <w:rPr>
          <w:del w:author="toantk" w:date="2022-07-25T13:52:00Z" w:id="11942"/>
        </w:rPr>
      </w:pPr>
      <w:del w:author="toantk" w:date="2022-07-25T13:52:00Z" w:id="11943">
        <w:r w:rsidDel="00DD1F59">
          <w:delText>"data": {</w:delText>
        </w:r>
      </w:del>
    </w:p>
    <w:p w:rsidR="00065305" w:rsidDel="00DD1F59" w:rsidP="00065305" w:rsidRDefault="00065305" w14:paraId="309885C3" w14:textId="00B6F2AB">
      <w:pPr>
        <w:pStyle w:val="FirstLevelBullet"/>
        <w:numPr>
          <w:ilvl w:val="0"/>
          <w:numId w:val="0"/>
        </w:numPr>
        <w:ind w:left="1080"/>
        <w:rPr>
          <w:del w:author="toantk" w:date="2022-07-25T13:52:00Z" w:id="11944"/>
        </w:rPr>
      </w:pPr>
      <w:del w:author="toantk" w:date="2022-07-25T13:52:00Z" w:id="11945">
        <w:r w:rsidDel="00DD1F59">
          <w:tab/>
        </w:r>
        <w:r w:rsidDel="00DD1F59">
          <w:tab/>
        </w:r>
        <w:r w:rsidDel="00DD1F59">
          <w:delText>“enable” : “&lt;enable&gt;</w:delText>
        </w:r>
        <w:r w:rsidDel="00DD1F59" w:rsidR="00473396">
          <w:delText>”,</w:delText>
        </w:r>
      </w:del>
    </w:p>
    <w:p w:rsidR="00473396" w:rsidDel="00DD1F59" w:rsidP="00065305" w:rsidRDefault="00473396" w14:paraId="25B9FC1E" w14:textId="5CED190F">
      <w:pPr>
        <w:pStyle w:val="FirstLevelBullet"/>
        <w:numPr>
          <w:ilvl w:val="0"/>
          <w:numId w:val="0"/>
        </w:numPr>
        <w:ind w:left="1080"/>
        <w:rPr>
          <w:del w:author="toantk" w:date="2022-07-25T13:52:00Z" w:id="11946"/>
        </w:rPr>
      </w:pPr>
      <w:del w:author="toantk" w:date="2022-07-25T13:52:00Z" w:id="11947">
        <w:r w:rsidDel="00DD1F59">
          <w:tab/>
        </w:r>
        <w:r w:rsidDel="00DD1F59">
          <w:tab/>
        </w:r>
        <w:r w:rsidDel="00DD1F59">
          <w:delText>“</w:delText>
        </w:r>
        <w:r w:rsidDel="00DD1F59" w:rsidR="002B47AA">
          <w:delText xml:space="preserve">sun” : </w:delText>
        </w:r>
      </w:del>
    </w:p>
    <w:p w:rsidR="002B47AA" w:rsidDel="00DD1F59" w:rsidP="00065305" w:rsidRDefault="002B47AA" w14:paraId="5A30428B" w14:textId="5799AB06">
      <w:pPr>
        <w:pStyle w:val="FirstLevelBullet"/>
        <w:numPr>
          <w:ilvl w:val="0"/>
          <w:numId w:val="0"/>
        </w:numPr>
        <w:ind w:left="1080"/>
        <w:rPr>
          <w:del w:author="toantk" w:date="2022-07-25T13:52:00Z" w:id="11948"/>
        </w:rPr>
      </w:pPr>
      <w:del w:author="toantk" w:date="2022-07-25T13:52:00Z" w:id="11949">
        <w:r w:rsidDel="00DD1F59">
          <w:tab/>
        </w:r>
        <w:r w:rsidDel="00DD1F59">
          <w:tab/>
        </w:r>
        <w:r w:rsidDel="00DD1F59">
          <w:tab/>
        </w:r>
        <w:r w:rsidDel="00DD1F59">
          <w:delText>{</w:delText>
        </w:r>
      </w:del>
    </w:p>
    <w:p w:rsidR="002B47AA" w:rsidDel="00DD1F59" w:rsidP="002B47AA" w:rsidRDefault="002B47AA" w14:paraId="270F42AA" w14:textId="4DDC41AA">
      <w:pPr>
        <w:pStyle w:val="FirstLevelBullet"/>
        <w:numPr>
          <w:ilvl w:val="0"/>
          <w:numId w:val="0"/>
        </w:numPr>
        <w:ind w:left="2520" w:firstLine="360"/>
        <w:rPr>
          <w:del w:author="toantk" w:date="2022-07-25T13:52:00Z" w:id="11950"/>
        </w:rPr>
      </w:pPr>
      <w:del w:author="toantk" w:date="2022-07-25T13:52:00Z" w:id="11951">
        <w:r w:rsidDel="00DD1F59">
          <w:tab/>
        </w:r>
        <w:r w:rsidDel="00DD1F59">
          <w:delText>“action” : “&lt;action&gt;”,</w:delText>
        </w:r>
      </w:del>
    </w:p>
    <w:p w:rsidR="002B47AA" w:rsidDel="00DD1F59" w:rsidP="002B47AA" w:rsidRDefault="002B47AA" w14:paraId="1297E3EF" w14:textId="63FD9E62">
      <w:pPr>
        <w:pStyle w:val="FirstLevelBullet"/>
        <w:numPr>
          <w:ilvl w:val="0"/>
          <w:numId w:val="0"/>
        </w:numPr>
        <w:ind w:left="2520" w:firstLine="360"/>
        <w:rPr>
          <w:del w:author="toantk" w:date="2022-07-25T13:52:00Z" w:id="11952"/>
        </w:rPr>
      </w:pPr>
      <w:del w:author="toantk" w:date="2022-07-25T13:52:00Z" w:id="11953">
        <w:r w:rsidDel="00DD1F59">
          <w:tab/>
        </w:r>
        <w:r w:rsidDel="00DD1F59">
          <w:delText>“startTime” : “startTime”,</w:delText>
        </w:r>
      </w:del>
    </w:p>
    <w:p w:rsidR="002B47AA" w:rsidDel="00DD1F59" w:rsidP="002B47AA" w:rsidRDefault="002B47AA" w14:paraId="2950E275" w14:textId="2F6ECEDE">
      <w:pPr>
        <w:pStyle w:val="FirstLevelBullet"/>
        <w:numPr>
          <w:ilvl w:val="0"/>
          <w:numId w:val="0"/>
        </w:numPr>
        <w:ind w:left="2520" w:firstLine="360"/>
        <w:rPr>
          <w:del w:author="toantk" w:date="2022-07-25T13:52:00Z" w:id="11954"/>
        </w:rPr>
      </w:pPr>
      <w:del w:author="toantk" w:date="2022-07-25T13:52:00Z" w:id="11955">
        <w:r w:rsidDel="00DD1F59">
          <w:tab/>
        </w:r>
        <w:r w:rsidDel="00DD1F59">
          <w:delText>“endTime” : “endTime”</w:delText>
        </w:r>
        <w:r w:rsidDel="00DD1F59">
          <w:tab/>
        </w:r>
      </w:del>
    </w:p>
    <w:p w:rsidR="002B47AA" w:rsidDel="00DD1F59" w:rsidP="002B47AA" w:rsidRDefault="002B47AA" w14:paraId="71F7A660" w14:textId="0DCF7A99">
      <w:pPr>
        <w:pStyle w:val="FirstLevelBullet"/>
        <w:numPr>
          <w:ilvl w:val="0"/>
          <w:numId w:val="0"/>
        </w:numPr>
        <w:ind w:left="2520" w:firstLine="360"/>
        <w:rPr>
          <w:del w:author="toantk" w:date="2022-07-25T13:52:00Z" w:id="11956"/>
        </w:rPr>
      </w:pPr>
      <w:del w:author="toantk" w:date="2022-07-25T13:52:00Z" w:id="11957">
        <w:r w:rsidDel="00DD1F59">
          <w:delText>},</w:delText>
        </w:r>
      </w:del>
    </w:p>
    <w:p w:rsidR="002B47AA" w:rsidDel="00DD1F59" w:rsidP="002B47AA" w:rsidRDefault="002B47AA" w14:paraId="518C7E95" w14:textId="4E9418F4">
      <w:pPr>
        <w:pStyle w:val="FirstLevelBullet"/>
        <w:numPr>
          <w:ilvl w:val="0"/>
          <w:numId w:val="0"/>
        </w:numPr>
        <w:ind w:left="720" w:hanging="360"/>
        <w:rPr>
          <w:del w:author="toantk" w:date="2022-07-25T13:52:00Z" w:id="11958"/>
        </w:rPr>
      </w:pPr>
      <w:del w:author="toantk" w:date="2022-07-25T13:52:00Z" w:id="11959">
        <w:r w:rsidDel="00DD1F59">
          <w:tab/>
        </w:r>
        <w:r w:rsidDel="00DD1F59">
          <w:tab/>
        </w:r>
        <w:r w:rsidDel="00DD1F59">
          <w:tab/>
        </w:r>
        <w:r w:rsidDel="00DD1F59">
          <w:delText>“mon” :</w:delText>
        </w:r>
      </w:del>
    </w:p>
    <w:p w:rsidR="002B47AA" w:rsidDel="00DD1F59" w:rsidP="002B47AA" w:rsidRDefault="002B47AA" w14:paraId="3C76C34D" w14:textId="426313A1">
      <w:pPr>
        <w:pStyle w:val="FirstLevelBullet"/>
        <w:numPr>
          <w:ilvl w:val="0"/>
          <w:numId w:val="0"/>
        </w:numPr>
        <w:ind w:left="720" w:hanging="360"/>
        <w:rPr>
          <w:del w:author="toantk" w:date="2022-07-25T13:52:00Z" w:id="11960"/>
        </w:rPr>
      </w:pPr>
      <w:del w:author="toantk" w:date="2022-07-25T13:52:00Z" w:id="11961">
        <w:r w:rsidDel="00DD1F59">
          <w:tab/>
        </w:r>
        <w:r w:rsidDel="00DD1F59">
          <w:tab/>
        </w:r>
        <w:r w:rsidDel="00DD1F59">
          <w:tab/>
        </w:r>
        <w:r w:rsidDel="00DD1F59">
          <w:tab/>
        </w:r>
        <w:r w:rsidDel="00DD1F59">
          <w:delText>{</w:delText>
        </w:r>
      </w:del>
    </w:p>
    <w:p w:rsidR="002B47AA" w:rsidDel="00DD1F59" w:rsidP="002B47AA" w:rsidRDefault="002B47AA" w14:paraId="2C6D2ADD" w14:textId="68C54A8B">
      <w:pPr>
        <w:pStyle w:val="FirstLevelBullet"/>
        <w:numPr>
          <w:ilvl w:val="0"/>
          <w:numId w:val="0"/>
        </w:numPr>
        <w:ind w:left="2520" w:firstLine="360"/>
        <w:rPr>
          <w:del w:author="toantk" w:date="2022-07-25T13:52:00Z" w:id="11962"/>
        </w:rPr>
      </w:pPr>
      <w:del w:author="toantk" w:date="2022-07-25T13:52:00Z" w:id="11963">
        <w:r w:rsidDel="00DD1F59">
          <w:tab/>
        </w:r>
        <w:r w:rsidDel="00DD1F59">
          <w:delText>“action” : “&lt;action&gt;”,</w:delText>
        </w:r>
      </w:del>
    </w:p>
    <w:p w:rsidR="002B47AA" w:rsidDel="00DD1F59" w:rsidP="002B47AA" w:rsidRDefault="002B47AA" w14:paraId="73122A76" w14:textId="1BA3CC03">
      <w:pPr>
        <w:pStyle w:val="FirstLevelBullet"/>
        <w:numPr>
          <w:ilvl w:val="0"/>
          <w:numId w:val="0"/>
        </w:numPr>
        <w:ind w:left="2520" w:firstLine="360"/>
        <w:rPr>
          <w:del w:author="toantk" w:date="2022-07-25T13:52:00Z" w:id="11964"/>
        </w:rPr>
      </w:pPr>
      <w:del w:author="toantk" w:date="2022-07-25T13:52:00Z" w:id="11965">
        <w:r w:rsidDel="00DD1F59">
          <w:tab/>
        </w:r>
        <w:r w:rsidDel="00DD1F59">
          <w:delText>“startTime” : “startTime”,</w:delText>
        </w:r>
      </w:del>
    </w:p>
    <w:p w:rsidR="002B47AA" w:rsidDel="00DD1F59" w:rsidP="002B47AA" w:rsidRDefault="002B47AA" w14:paraId="3720C187" w14:textId="47B4BD33">
      <w:pPr>
        <w:pStyle w:val="FirstLevelBullet"/>
        <w:numPr>
          <w:ilvl w:val="0"/>
          <w:numId w:val="0"/>
        </w:numPr>
        <w:ind w:left="2160" w:firstLine="720"/>
        <w:rPr>
          <w:del w:author="toantk" w:date="2022-07-25T13:52:00Z" w:id="11966"/>
        </w:rPr>
      </w:pPr>
      <w:del w:author="toantk" w:date="2022-07-25T13:52:00Z" w:id="11967">
        <w:r w:rsidDel="00DD1F59">
          <w:tab/>
        </w:r>
        <w:r w:rsidDel="00DD1F59">
          <w:delText>“endTime” : “endTime”</w:delText>
        </w:r>
      </w:del>
    </w:p>
    <w:p w:rsidR="002B47AA" w:rsidDel="00DD1F59" w:rsidP="002B47AA" w:rsidRDefault="002B47AA" w14:paraId="794C73BA" w14:textId="39EEC720">
      <w:pPr>
        <w:pStyle w:val="FirstLevelBullet"/>
        <w:numPr>
          <w:ilvl w:val="0"/>
          <w:numId w:val="0"/>
        </w:numPr>
        <w:ind w:left="2160" w:firstLine="720"/>
        <w:rPr>
          <w:del w:author="toantk" w:date="2022-07-25T13:52:00Z" w:id="11968"/>
        </w:rPr>
      </w:pPr>
      <w:del w:author="toantk" w:date="2022-07-25T13:52:00Z" w:id="11969">
        <w:r w:rsidDel="00DD1F59">
          <w:delText>},</w:delText>
        </w:r>
      </w:del>
    </w:p>
    <w:p w:rsidR="002B47AA" w:rsidDel="00DD1F59" w:rsidP="002B47AA" w:rsidRDefault="002B47AA" w14:paraId="5503C337" w14:textId="4C962079">
      <w:pPr>
        <w:pStyle w:val="FirstLevelBullet"/>
        <w:numPr>
          <w:ilvl w:val="0"/>
          <w:numId w:val="0"/>
        </w:numPr>
        <w:ind w:left="1440" w:firstLine="720"/>
        <w:rPr>
          <w:del w:author="toantk" w:date="2022-07-25T13:52:00Z" w:id="11970"/>
        </w:rPr>
      </w:pPr>
      <w:del w:author="toantk" w:date="2022-07-25T13:52:00Z" w:id="11971">
        <w:r w:rsidDel="00DD1F59">
          <w:delText>“tue” :</w:delText>
        </w:r>
      </w:del>
    </w:p>
    <w:p w:rsidR="002B47AA" w:rsidDel="00DD1F59" w:rsidP="002B47AA" w:rsidRDefault="002B47AA" w14:paraId="0C650347" w14:textId="65D1B6EB">
      <w:pPr>
        <w:pStyle w:val="FirstLevelBullet"/>
        <w:numPr>
          <w:ilvl w:val="0"/>
          <w:numId w:val="0"/>
        </w:numPr>
        <w:ind w:left="720" w:hanging="360"/>
        <w:rPr>
          <w:del w:author="toantk" w:date="2022-07-25T13:52:00Z" w:id="11972"/>
        </w:rPr>
      </w:pPr>
      <w:del w:author="toantk" w:date="2022-07-25T13:52:00Z" w:id="11973">
        <w:r w:rsidDel="00DD1F59">
          <w:tab/>
        </w:r>
        <w:r w:rsidDel="00DD1F59">
          <w:tab/>
        </w:r>
        <w:r w:rsidDel="00DD1F59">
          <w:tab/>
        </w:r>
        <w:r w:rsidDel="00DD1F59">
          <w:tab/>
        </w:r>
        <w:r w:rsidDel="00DD1F59">
          <w:delText>{</w:delText>
        </w:r>
      </w:del>
    </w:p>
    <w:p w:rsidR="002B47AA" w:rsidDel="00DD1F59" w:rsidP="002B47AA" w:rsidRDefault="002B47AA" w14:paraId="1A3B7CA8" w14:textId="2F89A019">
      <w:pPr>
        <w:pStyle w:val="FirstLevelBullet"/>
        <w:numPr>
          <w:ilvl w:val="0"/>
          <w:numId w:val="0"/>
        </w:numPr>
        <w:ind w:left="2520" w:firstLine="360"/>
        <w:rPr>
          <w:del w:author="toantk" w:date="2022-07-25T13:52:00Z" w:id="11974"/>
        </w:rPr>
      </w:pPr>
      <w:del w:author="toantk" w:date="2022-07-25T13:52:00Z" w:id="11975">
        <w:r w:rsidDel="00DD1F59">
          <w:tab/>
        </w:r>
        <w:r w:rsidDel="00DD1F59">
          <w:delText>“action” : “&lt;action&gt;”,</w:delText>
        </w:r>
      </w:del>
    </w:p>
    <w:p w:rsidR="002B47AA" w:rsidDel="00DD1F59" w:rsidP="002B47AA" w:rsidRDefault="002B47AA" w14:paraId="772A05E8" w14:textId="327DA3DC">
      <w:pPr>
        <w:pStyle w:val="FirstLevelBullet"/>
        <w:numPr>
          <w:ilvl w:val="0"/>
          <w:numId w:val="0"/>
        </w:numPr>
        <w:ind w:left="2520" w:firstLine="360"/>
        <w:rPr>
          <w:del w:author="toantk" w:date="2022-07-25T13:52:00Z" w:id="11976"/>
        </w:rPr>
      </w:pPr>
      <w:del w:author="toantk" w:date="2022-07-25T13:52:00Z" w:id="11977">
        <w:r w:rsidDel="00DD1F59">
          <w:tab/>
        </w:r>
        <w:r w:rsidDel="00DD1F59">
          <w:delText>“startTime” : “startTime”,</w:delText>
        </w:r>
      </w:del>
    </w:p>
    <w:p w:rsidR="002B47AA" w:rsidDel="00DD1F59" w:rsidP="002B47AA" w:rsidRDefault="002B47AA" w14:paraId="22317D0F" w14:textId="48A34B9A">
      <w:pPr>
        <w:pStyle w:val="FirstLevelBullet"/>
        <w:numPr>
          <w:ilvl w:val="0"/>
          <w:numId w:val="0"/>
        </w:numPr>
        <w:ind w:left="2160" w:firstLine="720"/>
        <w:rPr>
          <w:del w:author="toantk" w:date="2022-07-25T13:52:00Z" w:id="11978"/>
        </w:rPr>
      </w:pPr>
      <w:del w:author="toantk" w:date="2022-07-25T13:52:00Z" w:id="11979">
        <w:r w:rsidDel="00DD1F59">
          <w:tab/>
        </w:r>
        <w:r w:rsidDel="00DD1F59">
          <w:delText>“endTime” : “endTime”</w:delText>
        </w:r>
      </w:del>
    </w:p>
    <w:p w:rsidR="002B47AA" w:rsidDel="00DD1F59" w:rsidP="002B47AA" w:rsidRDefault="002B47AA" w14:paraId="5F9771F4" w14:textId="56FDF812">
      <w:pPr>
        <w:pStyle w:val="FirstLevelBullet"/>
        <w:numPr>
          <w:ilvl w:val="0"/>
          <w:numId w:val="0"/>
        </w:numPr>
        <w:ind w:left="2160" w:firstLine="720"/>
        <w:rPr>
          <w:del w:author="toantk" w:date="2022-07-25T13:52:00Z" w:id="11980"/>
        </w:rPr>
      </w:pPr>
      <w:del w:author="toantk" w:date="2022-07-25T13:52:00Z" w:id="11981">
        <w:r w:rsidDel="00DD1F59">
          <w:delText>},</w:delText>
        </w:r>
      </w:del>
    </w:p>
    <w:p w:rsidR="002B47AA" w:rsidDel="00DD1F59" w:rsidP="002B47AA" w:rsidRDefault="002B47AA" w14:paraId="414DF015" w14:textId="169291AF">
      <w:pPr>
        <w:pStyle w:val="FirstLevelBullet"/>
        <w:numPr>
          <w:ilvl w:val="0"/>
          <w:numId w:val="0"/>
        </w:numPr>
        <w:ind w:left="1440" w:firstLine="720"/>
        <w:rPr>
          <w:del w:author="toantk" w:date="2022-07-25T13:52:00Z" w:id="11982"/>
        </w:rPr>
      </w:pPr>
      <w:del w:author="toantk" w:date="2022-07-25T13:52:00Z" w:id="11983">
        <w:r w:rsidDel="00DD1F59">
          <w:delText>“wed” :</w:delText>
        </w:r>
      </w:del>
    </w:p>
    <w:p w:rsidR="002B47AA" w:rsidDel="00DD1F59" w:rsidP="002B47AA" w:rsidRDefault="002B47AA" w14:paraId="66002BDF" w14:textId="60980751">
      <w:pPr>
        <w:pStyle w:val="FirstLevelBullet"/>
        <w:numPr>
          <w:ilvl w:val="0"/>
          <w:numId w:val="0"/>
        </w:numPr>
        <w:ind w:left="720" w:hanging="360"/>
        <w:rPr>
          <w:del w:author="toantk" w:date="2022-07-25T13:52:00Z" w:id="11984"/>
        </w:rPr>
      </w:pPr>
      <w:del w:author="toantk" w:date="2022-07-25T13:52:00Z" w:id="11985">
        <w:r w:rsidDel="00DD1F59">
          <w:tab/>
        </w:r>
        <w:r w:rsidDel="00DD1F59">
          <w:tab/>
        </w:r>
        <w:r w:rsidDel="00DD1F59">
          <w:tab/>
        </w:r>
        <w:r w:rsidDel="00DD1F59">
          <w:tab/>
        </w:r>
        <w:r w:rsidDel="00DD1F59">
          <w:delText>{</w:delText>
        </w:r>
      </w:del>
    </w:p>
    <w:p w:rsidR="002B47AA" w:rsidDel="00DD1F59" w:rsidP="002B47AA" w:rsidRDefault="002B47AA" w14:paraId="2F9FE679" w14:textId="7B5A6FA8">
      <w:pPr>
        <w:pStyle w:val="FirstLevelBullet"/>
        <w:numPr>
          <w:ilvl w:val="0"/>
          <w:numId w:val="0"/>
        </w:numPr>
        <w:ind w:left="2520" w:firstLine="360"/>
        <w:rPr>
          <w:del w:author="toantk" w:date="2022-07-25T13:52:00Z" w:id="11986"/>
        </w:rPr>
      </w:pPr>
      <w:del w:author="toantk" w:date="2022-07-25T13:52:00Z" w:id="11987">
        <w:r w:rsidDel="00DD1F59">
          <w:tab/>
        </w:r>
        <w:r w:rsidDel="00DD1F59">
          <w:delText>“action” : “&lt;action&gt;”,</w:delText>
        </w:r>
      </w:del>
    </w:p>
    <w:p w:rsidR="002B47AA" w:rsidDel="00DD1F59" w:rsidP="002B47AA" w:rsidRDefault="002B47AA" w14:paraId="24598F58" w14:textId="12D84110">
      <w:pPr>
        <w:pStyle w:val="FirstLevelBullet"/>
        <w:numPr>
          <w:ilvl w:val="0"/>
          <w:numId w:val="0"/>
        </w:numPr>
        <w:ind w:left="2520" w:firstLine="360"/>
        <w:rPr>
          <w:del w:author="toantk" w:date="2022-07-25T13:52:00Z" w:id="11988"/>
        </w:rPr>
      </w:pPr>
      <w:del w:author="toantk" w:date="2022-07-25T13:52:00Z" w:id="11989">
        <w:r w:rsidDel="00DD1F59">
          <w:tab/>
        </w:r>
        <w:r w:rsidDel="00DD1F59">
          <w:delText>“startTime” : “startTime”,</w:delText>
        </w:r>
      </w:del>
    </w:p>
    <w:p w:rsidR="002B47AA" w:rsidDel="00DD1F59" w:rsidP="002B47AA" w:rsidRDefault="002B47AA" w14:paraId="1ADCDF37" w14:textId="20DE1D60">
      <w:pPr>
        <w:pStyle w:val="FirstLevelBullet"/>
        <w:numPr>
          <w:ilvl w:val="0"/>
          <w:numId w:val="0"/>
        </w:numPr>
        <w:ind w:left="2160" w:firstLine="720"/>
        <w:rPr>
          <w:del w:author="toantk" w:date="2022-07-25T13:52:00Z" w:id="11990"/>
        </w:rPr>
      </w:pPr>
      <w:del w:author="toantk" w:date="2022-07-25T13:52:00Z" w:id="11991">
        <w:r w:rsidDel="00DD1F59">
          <w:tab/>
        </w:r>
        <w:r w:rsidDel="00DD1F59">
          <w:delText>“endTime” : “endTime”</w:delText>
        </w:r>
      </w:del>
    </w:p>
    <w:p w:rsidR="002B47AA" w:rsidDel="00DD1F59" w:rsidP="002B47AA" w:rsidRDefault="002B47AA" w14:paraId="266BF5F5" w14:textId="6816D971">
      <w:pPr>
        <w:pStyle w:val="FirstLevelBullet"/>
        <w:numPr>
          <w:ilvl w:val="0"/>
          <w:numId w:val="0"/>
        </w:numPr>
        <w:ind w:left="2160" w:firstLine="720"/>
        <w:rPr>
          <w:del w:author="toantk" w:date="2022-07-25T13:52:00Z" w:id="11992"/>
        </w:rPr>
      </w:pPr>
      <w:del w:author="toantk" w:date="2022-07-25T13:52:00Z" w:id="11993">
        <w:r w:rsidDel="00DD1F59">
          <w:delText>},</w:delText>
        </w:r>
      </w:del>
    </w:p>
    <w:p w:rsidR="002B47AA" w:rsidDel="00DD1F59" w:rsidP="002B47AA" w:rsidRDefault="002B47AA" w14:paraId="72BA640F" w14:textId="607F9DDE">
      <w:pPr>
        <w:pStyle w:val="FirstLevelBullet"/>
        <w:numPr>
          <w:ilvl w:val="0"/>
          <w:numId w:val="0"/>
        </w:numPr>
        <w:ind w:left="1440" w:firstLine="720"/>
        <w:rPr>
          <w:del w:author="toantk" w:date="2022-07-25T13:52:00Z" w:id="11994"/>
        </w:rPr>
      </w:pPr>
      <w:del w:author="toantk" w:date="2022-07-25T13:52:00Z" w:id="11995">
        <w:r w:rsidDel="00DD1F59">
          <w:delText>“thu” :</w:delText>
        </w:r>
      </w:del>
    </w:p>
    <w:p w:rsidR="002B47AA" w:rsidDel="00DD1F59" w:rsidP="002B47AA" w:rsidRDefault="002B47AA" w14:paraId="739D8736" w14:textId="752CED03">
      <w:pPr>
        <w:pStyle w:val="FirstLevelBullet"/>
        <w:numPr>
          <w:ilvl w:val="0"/>
          <w:numId w:val="0"/>
        </w:numPr>
        <w:ind w:left="720" w:hanging="360"/>
        <w:rPr>
          <w:del w:author="toantk" w:date="2022-07-25T13:52:00Z" w:id="11996"/>
        </w:rPr>
      </w:pPr>
      <w:del w:author="toantk" w:date="2022-07-25T13:52:00Z" w:id="11997">
        <w:r w:rsidDel="00DD1F59">
          <w:tab/>
        </w:r>
        <w:r w:rsidDel="00DD1F59">
          <w:tab/>
        </w:r>
        <w:r w:rsidDel="00DD1F59">
          <w:tab/>
        </w:r>
        <w:r w:rsidDel="00DD1F59">
          <w:tab/>
        </w:r>
        <w:r w:rsidDel="00DD1F59">
          <w:delText>{</w:delText>
        </w:r>
      </w:del>
    </w:p>
    <w:p w:rsidR="002B47AA" w:rsidDel="00DD1F59" w:rsidP="002B47AA" w:rsidRDefault="002B47AA" w14:paraId="7D5914E1" w14:textId="6D8AFCB6">
      <w:pPr>
        <w:pStyle w:val="FirstLevelBullet"/>
        <w:numPr>
          <w:ilvl w:val="0"/>
          <w:numId w:val="0"/>
        </w:numPr>
        <w:ind w:left="2520" w:firstLine="360"/>
        <w:rPr>
          <w:del w:author="toantk" w:date="2022-07-25T13:52:00Z" w:id="11998"/>
        </w:rPr>
      </w:pPr>
      <w:del w:author="toantk" w:date="2022-07-25T13:52:00Z" w:id="11999">
        <w:r w:rsidDel="00DD1F59">
          <w:tab/>
        </w:r>
        <w:r w:rsidDel="00DD1F59">
          <w:delText>“action” : “&lt;action&gt;”,</w:delText>
        </w:r>
      </w:del>
    </w:p>
    <w:p w:rsidR="002B47AA" w:rsidDel="00DD1F59" w:rsidP="002B47AA" w:rsidRDefault="002B47AA" w14:paraId="5D82FC17" w14:textId="2B91C709">
      <w:pPr>
        <w:pStyle w:val="FirstLevelBullet"/>
        <w:numPr>
          <w:ilvl w:val="0"/>
          <w:numId w:val="0"/>
        </w:numPr>
        <w:ind w:left="2520" w:firstLine="360"/>
        <w:rPr>
          <w:del w:author="toantk" w:date="2022-07-25T13:52:00Z" w:id="12000"/>
        </w:rPr>
      </w:pPr>
      <w:del w:author="toantk" w:date="2022-07-25T13:52:00Z" w:id="12001">
        <w:r w:rsidDel="00DD1F59">
          <w:tab/>
        </w:r>
        <w:r w:rsidDel="00DD1F59">
          <w:delText>“startTime” : “startTime”,</w:delText>
        </w:r>
      </w:del>
    </w:p>
    <w:p w:rsidR="002B47AA" w:rsidDel="00DD1F59" w:rsidP="002B47AA" w:rsidRDefault="002B47AA" w14:paraId="050DDE0B" w14:textId="56FE22EF">
      <w:pPr>
        <w:pStyle w:val="FirstLevelBullet"/>
        <w:numPr>
          <w:ilvl w:val="0"/>
          <w:numId w:val="0"/>
        </w:numPr>
        <w:ind w:left="2160" w:firstLine="720"/>
        <w:rPr>
          <w:del w:author="toantk" w:date="2022-07-25T13:52:00Z" w:id="12002"/>
        </w:rPr>
      </w:pPr>
      <w:del w:author="toantk" w:date="2022-07-25T13:52:00Z" w:id="12003">
        <w:r w:rsidDel="00DD1F59">
          <w:tab/>
        </w:r>
        <w:r w:rsidDel="00DD1F59">
          <w:delText>“endTime” : “endTime”</w:delText>
        </w:r>
      </w:del>
    </w:p>
    <w:p w:rsidR="002B47AA" w:rsidDel="00DD1F59" w:rsidP="002B47AA" w:rsidRDefault="002B47AA" w14:paraId="000BFDC1" w14:textId="7EB5CACF">
      <w:pPr>
        <w:pStyle w:val="FirstLevelBullet"/>
        <w:numPr>
          <w:ilvl w:val="0"/>
          <w:numId w:val="0"/>
        </w:numPr>
        <w:ind w:left="2160" w:firstLine="720"/>
        <w:rPr>
          <w:del w:author="toantk" w:date="2022-07-25T13:52:00Z" w:id="12004"/>
        </w:rPr>
      </w:pPr>
      <w:del w:author="toantk" w:date="2022-07-25T13:52:00Z" w:id="12005">
        <w:r w:rsidDel="00DD1F59">
          <w:delText>},</w:delText>
        </w:r>
      </w:del>
    </w:p>
    <w:p w:rsidR="002B47AA" w:rsidDel="00DD1F59" w:rsidP="002B47AA" w:rsidRDefault="002B47AA" w14:paraId="53FA3847" w14:textId="1F325220">
      <w:pPr>
        <w:pStyle w:val="FirstLevelBullet"/>
        <w:numPr>
          <w:ilvl w:val="0"/>
          <w:numId w:val="0"/>
        </w:numPr>
        <w:rPr>
          <w:del w:author="toantk" w:date="2022-07-25T13:52:00Z" w:id="12006"/>
        </w:rPr>
      </w:pPr>
    </w:p>
    <w:p w:rsidR="002B47AA" w:rsidDel="00DD1F59" w:rsidP="002B47AA" w:rsidRDefault="002B47AA" w14:paraId="46819606" w14:textId="5D7D2EAA">
      <w:pPr>
        <w:pStyle w:val="FirstLevelBullet"/>
        <w:numPr>
          <w:ilvl w:val="0"/>
          <w:numId w:val="0"/>
        </w:numPr>
        <w:ind w:left="1440" w:firstLine="720"/>
        <w:rPr>
          <w:del w:author="toantk" w:date="2022-07-25T13:52:00Z" w:id="12007"/>
        </w:rPr>
      </w:pPr>
      <w:del w:author="toantk" w:date="2022-07-25T13:52:00Z" w:id="12008">
        <w:r w:rsidDel="00DD1F59">
          <w:delText>“fri” :</w:delText>
        </w:r>
      </w:del>
    </w:p>
    <w:p w:rsidR="002B47AA" w:rsidDel="00DD1F59" w:rsidP="002B47AA" w:rsidRDefault="002B47AA" w14:paraId="7465304E" w14:textId="51528E32">
      <w:pPr>
        <w:pStyle w:val="FirstLevelBullet"/>
        <w:numPr>
          <w:ilvl w:val="0"/>
          <w:numId w:val="0"/>
        </w:numPr>
        <w:ind w:left="720" w:hanging="360"/>
        <w:rPr>
          <w:del w:author="toantk" w:date="2022-07-25T13:52:00Z" w:id="12009"/>
        </w:rPr>
      </w:pPr>
      <w:del w:author="toantk" w:date="2022-07-25T13:52:00Z" w:id="12010">
        <w:r w:rsidDel="00DD1F59">
          <w:tab/>
        </w:r>
        <w:r w:rsidDel="00DD1F59">
          <w:tab/>
        </w:r>
        <w:r w:rsidDel="00DD1F59">
          <w:tab/>
        </w:r>
        <w:r w:rsidDel="00DD1F59">
          <w:tab/>
        </w:r>
        <w:r w:rsidDel="00DD1F59">
          <w:delText>{</w:delText>
        </w:r>
      </w:del>
    </w:p>
    <w:p w:rsidR="002B47AA" w:rsidDel="00DD1F59" w:rsidP="002B47AA" w:rsidRDefault="002B47AA" w14:paraId="68FB0F27" w14:textId="35A6E859">
      <w:pPr>
        <w:pStyle w:val="FirstLevelBullet"/>
        <w:numPr>
          <w:ilvl w:val="0"/>
          <w:numId w:val="0"/>
        </w:numPr>
        <w:ind w:left="2520" w:firstLine="360"/>
        <w:rPr>
          <w:del w:author="toantk" w:date="2022-07-25T13:52:00Z" w:id="12011"/>
        </w:rPr>
      </w:pPr>
      <w:del w:author="toantk" w:date="2022-07-25T13:52:00Z" w:id="12012">
        <w:r w:rsidDel="00DD1F59">
          <w:tab/>
        </w:r>
        <w:r w:rsidDel="00DD1F59">
          <w:delText>“action” : “&lt;action&gt;”,</w:delText>
        </w:r>
      </w:del>
    </w:p>
    <w:p w:rsidR="002B47AA" w:rsidDel="00DD1F59" w:rsidP="002B47AA" w:rsidRDefault="002B47AA" w14:paraId="02813DE3" w14:textId="43CC728B">
      <w:pPr>
        <w:pStyle w:val="FirstLevelBullet"/>
        <w:numPr>
          <w:ilvl w:val="0"/>
          <w:numId w:val="0"/>
        </w:numPr>
        <w:ind w:left="2520" w:firstLine="360"/>
        <w:rPr>
          <w:del w:author="toantk" w:date="2022-07-25T13:52:00Z" w:id="12013"/>
        </w:rPr>
      </w:pPr>
      <w:del w:author="toantk" w:date="2022-07-25T13:52:00Z" w:id="12014">
        <w:r w:rsidDel="00DD1F59">
          <w:tab/>
        </w:r>
        <w:r w:rsidDel="00DD1F59">
          <w:delText>“startTime” : “startTime”,</w:delText>
        </w:r>
      </w:del>
    </w:p>
    <w:p w:rsidR="002B47AA" w:rsidDel="00DD1F59" w:rsidP="002B47AA" w:rsidRDefault="002B47AA" w14:paraId="332FE477" w14:textId="2D8387D1">
      <w:pPr>
        <w:pStyle w:val="FirstLevelBullet"/>
        <w:numPr>
          <w:ilvl w:val="0"/>
          <w:numId w:val="0"/>
        </w:numPr>
        <w:ind w:left="2160" w:firstLine="720"/>
        <w:rPr>
          <w:del w:author="toantk" w:date="2022-07-25T13:52:00Z" w:id="12015"/>
        </w:rPr>
      </w:pPr>
      <w:del w:author="toantk" w:date="2022-07-25T13:52:00Z" w:id="12016">
        <w:r w:rsidDel="00DD1F59">
          <w:tab/>
        </w:r>
        <w:r w:rsidDel="00DD1F59">
          <w:delText>“endTime” : “endTime”</w:delText>
        </w:r>
      </w:del>
    </w:p>
    <w:p w:rsidR="002B47AA" w:rsidDel="00DD1F59" w:rsidP="002B47AA" w:rsidRDefault="002B47AA" w14:paraId="4F5C6925" w14:textId="14B0BB1B">
      <w:pPr>
        <w:pStyle w:val="FirstLevelBullet"/>
        <w:numPr>
          <w:ilvl w:val="0"/>
          <w:numId w:val="0"/>
        </w:numPr>
        <w:ind w:left="2160" w:firstLine="720"/>
        <w:rPr>
          <w:del w:author="toantk" w:date="2022-07-25T13:52:00Z" w:id="12017"/>
        </w:rPr>
      </w:pPr>
      <w:del w:author="toantk" w:date="2022-07-25T13:52:00Z" w:id="12018">
        <w:r w:rsidDel="00DD1F59">
          <w:delText>},</w:delText>
        </w:r>
      </w:del>
    </w:p>
    <w:p w:rsidR="002B47AA" w:rsidDel="00DD1F59" w:rsidP="002B47AA" w:rsidRDefault="002B47AA" w14:paraId="56BABD7A" w14:textId="5B06CA28">
      <w:pPr>
        <w:pStyle w:val="FirstLevelBullet"/>
        <w:numPr>
          <w:ilvl w:val="0"/>
          <w:numId w:val="0"/>
        </w:numPr>
        <w:rPr>
          <w:del w:author="toantk" w:date="2022-07-25T13:52:00Z" w:id="12019"/>
        </w:rPr>
      </w:pPr>
    </w:p>
    <w:p w:rsidR="002B47AA" w:rsidDel="00DD1F59" w:rsidP="002B47AA" w:rsidRDefault="002B47AA" w14:paraId="4C970A28" w14:textId="70882884">
      <w:pPr>
        <w:pStyle w:val="FirstLevelBullet"/>
        <w:numPr>
          <w:ilvl w:val="0"/>
          <w:numId w:val="0"/>
        </w:numPr>
        <w:ind w:left="1440" w:firstLine="720"/>
        <w:rPr>
          <w:del w:author="toantk" w:date="2022-07-25T13:52:00Z" w:id="12020"/>
        </w:rPr>
      </w:pPr>
      <w:del w:author="toantk" w:date="2022-07-25T13:52:00Z" w:id="12021">
        <w:r w:rsidDel="00DD1F59">
          <w:delText>“sat” :</w:delText>
        </w:r>
      </w:del>
    </w:p>
    <w:p w:rsidR="002B47AA" w:rsidDel="00DD1F59" w:rsidP="002B47AA" w:rsidRDefault="002B47AA" w14:paraId="596D7AE5" w14:textId="0840EC91">
      <w:pPr>
        <w:pStyle w:val="FirstLevelBullet"/>
        <w:numPr>
          <w:ilvl w:val="0"/>
          <w:numId w:val="0"/>
        </w:numPr>
        <w:ind w:left="720" w:hanging="360"/>
        <w:rPr>
          <w:del w:author="toantk" w:date="2022-07-25T13:52:00Z" w:id="12022"/>
        </w:rPr>
      </w:pPr>
      <w:del w:author="toantk" w:date="2022-07-25T13:52:00Z" w:id="12023">
        <w:r w:rsidDel="00DD1F59">
          <w:tab/>
        </w:r>
        <w:r w:rsidDel="00DD1F59">
          <w:tab/>
        </w:r>
        <w:r w:rsidDel="00DD1F59">
          <w:tab/>
        </w:r>
        <w:r w:rsidDel="00DD1F59">
          <w:tab/>
        </w:r>
        <w:r w:rsidDel="00DD1F59">
          <w:delText>{</w:delText>
        </w:r>
      </w:del>
    </w:p>
    <w:p w:rsidR="002B47AA" w:rsidDel="00DD1F59" w:rsidP="002B47AA" w:rsidRDefault="002B47AA" w14:paraId="58107F47" w14:textId="0F2996D6">
      <w:pPr>
        <w:pStyle w:val="FirstLevelBullet"/>
        <w:numPr>
          <w:ilvl w:val="0"/>
          <w:numId w:val="0"/>
        </w:numPr>
        <w:ind w:left="2520" w:firstLine="360"/>
        <w:rPr>
          <w:del w:author="toantk" w:date="2022-07-25T13:52:00Z" w:id="12024"/>
        </w:rPr>
      </w:pPr>
      <w:del w:author="toantk" w:date="2022-07-25T13:52:00Z" w:id="12025">
        <w:r w:rsidDel="00DD1F59">
          <w:tab/>
        </w:r>
        <w:r w:rsidDel="00DD1F59">
          <w:delText>“action” : “&lt;action&gt;”,</w:delText>
        </w:r>
      </w:del>
    </w:p>
    <w:p w:rsidR="002B47AA" w:rsidDel="00DD1F59" w:rsidP="002B47AA" w:rsidRDefault="002B47AA" w14:paraId="0BEFA9B4" w14:textId="25AAE521">
      <w:pPr>
        <w:pStyle w:val="FirstLevelBullet"/>
        <w:numPr>
          <w:ilvl w:val="0"/>
          <w:numId w:val="0"/>
        </w:numPr>
        <w:ind w:left="2520" w:firstLine="360"/>
        <w:rPr>
          <w:del w:author="toantk" w:date="2022-07-25T13:52:00Z" w:id="12026"/>
        </w:rPr>
      </w:pPr>
      <w:del w:author="toantk" w:date="2022-07-25T13:52:00Z" w:id="12027">
        <w:r w:rsidDel="00DD1F59">
          <w:tab/>
        </w:r>
        <w:r w:rsidDel="00DD1F59">
          <w:delText>“startTime” : “startTime”,</w:delText>
        </w:r>
      </w:del>
    </w:p>
    <w:p w:rsidR="002B47AA" w:rsidDel="00DD1F59" w:rsidP="002B47AA" w:rsidRDefault="002B47AA" w14:paraId="044E08E1" w14:textId="2AC56810">
      <w:pPr>
        <w:pStyle w:val="FirstLevelBullet"/>
        <w:numPr>
          <w:ilvl w:val="0"/>
          <w:numId w:val="0"/>
        </w:numPr>
        <w:ind w:left="2160" w:firstLine="720"/>
        <w:rPr>
          <w:del w:author="toantk" w:date="2022-07-25T13:52:00Z" w:id="12028"/>
        </w:rPr>
      </w:pPr>
      <w:del w:author="toantk" w:date="2022-07-25T13:52:00Z" w:id="12029">
        <w:r w:rsidDel="00DD1F59">
          <w:tab/>
        </w:r>
        <w:r w:rsidDel="00DD1F59">
          <w:delText>“endTime” : “endTime”</w:delText>
        </w:r>
      </w:del>
    </w:p>
    <w:p w:rsidR="002B47AA" w:rsidDel="00DD1F59" w:rsidP="002B47AA" w:rsidRDefault="002B47AA" w14:paraId="40B752D7" w14:textId="1E014125">
      <w:pPr>
        <w:pStyle w:val="FirstLevelBullet"/>
        <w:numPr>
          <w:ilvl w:val="0"/>
          <w:numId w:val="0"/>
        </w:numPr>
        <w:ind w:left="2160" w:firstLine="720"/>
        <w:rPr>
          <w:del w:author="toantk" w:date="2022-07-25T13:52:00Z" w:id="12030"/>
        </w:rPr>
      </w:pPr>
      <w:del w:author="toantk" w:date="2022-07-25T13:52:00Z" w:id="12031">
        <w:r w:rsidDel="00DD1F59">
          <w:delText>},</w:delText>
        </w:r>
      </w:del>
    </w:p>
    <w:p w:rsidR="002B47AA" w:rsidDel="00DD1F59" w:rsidP="002B47AA" w:rsidRDefault="002B47AA" w14:paraId="3C04F5BD" w14:textId="21EF0D2F">
      <w:pPr>
        <w:pStyle w:val="FirstLevelBullet"/>
        <w:numPr>
          <w:ilvl w:val="0"/>
          <w:numId w:val="0"/>
        </w:numPr>
        <w:ind w:left="1440" w:firstLine="720"/>
        <w:rPr>
          <w:del w:author="toantk" w:date="2022-07-25T13:52:00Z" w:id="12032"/>
        </w:rPr>
      </w:pPr>
      <w:del w:author="toantk" w:date="2022-07-25T13:52:00Z" w:id="12033">
        <w:r w:rsidDel="00DD1F59">
          <w:delText>“everyday” :</w:delText>
        </w:r>
      </w:del>
    </w:p>
    <w:p w:rsidR="002B47AA" w:rsidDel="00DD1F59" w:rsidP="002B47AA" w:rsidRDefault="002B47AA" w14:paraId="25541E24" w14:textId="33987039">
      <w:pPr>
        <w:pStyle w:val="FirstLevelBullet"/>
        <w:numPr>
          <w:ilvl w:val="0"/>
          <w:numId w:val="0"/>
        </w:numPr>
        <w:ind w:left="720" w:hanging="360"/>
        <w:rPr>
          <w:del w:author="toantk" w:date="2022-07-25T13:52:00Z" w:id="12034"/>
        </w:rPr>
      </w:pPr>
      <w:del w:author="toantk" w:date="2022-07-25T13:52:00Z" w:id="12035">
        <w:r w:rsidDel="00DD1F59">
          <w:tab/>
        </w:r>
        <w:r w:rsidDel="00DD1F59">
          <w:tab/>
        </w:r>
        <w:r w:rsidDel="00DD1F59">
          <w:tab/>
        </w:r>
        <w:r w:rsidDel="00DD1F59">
          <w:tab/>
        </w:r>
        <w:r w:rsidDel="00DD1F59">
          <w:delText>{</w:delText>
        </w:r>
      </w:del>
    </w:p>
    <w:p w:rsidR="002B47AA" w:rsidDel="00DD1F59" w:rsidP="002B47AA" w:rsidRDefault="002B47AA" w14:paraId="271513AF" w14:textId="53C97F51">
      <w:pPr>
        <w:pStyle w:val="FirstLevelBullet"/>
        <w:numPr>
          <w:ilvl w:val="0"/>
          <w:numId w:val="0"/>
        </w:numPr>
        <w:ind w:left="2520" w:firstLine="360"/>
        <w:rPr>
          <w:del w:author="toantk" w:date="2022-07-25T13:52:00Z" w:id="12036"/>
        </w:rPr>
      </w:pPr>
      <w:del w:author="toantk" w:date="2022-07-25T13:52:00Z" w:id="12037">
        <w:r w:rsidDel="00DD1F59">
          <w:tab/>
        </w:r>
        <w:r w:rsidDel="00DD1F59">
          <w:delText>“action” : “&lt;action&gt;”,</w:delText>
        </w:r>
      </w:del>
    </w:p>
    <w:p w:rsidR="002B47AA" w:rsidDel="00DD1F59" w:rsidP="002B47AA" w:rsidRDefault="002B47AA" w14:paraId="6EA0FAC9" w14:textId="798A9603">
      <w:pPr>
        <w:pStyle w:val="FirstLevelBullet"/>
        <w:numPr>
          <w:ilvl w:val="0"/>
          <w:numId w:val="0"/>
        </w:numPr>
        <w:ind w:left="2520" w:firstLine="360"/>
        <w:rPr>
          <w:del w:author="toantk" w:date="2022-07-25T13:52:00Z" w:id="12038"/>
        </w:rPr>
      </w:pPr>
      <w:del w:author="toantk" w:date="2022-07-25T13:52:00Z" w:id="12039">
        <w:r w:rsidDel="00DD1F59">
          <w:tab/>
        </w:r>
        <w:r w:rsidDel="00DD1F59">
          <w:delText>“startTime” : “startTime”,</w:delText>
        </w:r>
      </w:del>
    </w:p>
    <w:p w:rsidR="002B47AA" w:rsidDel="00DD1F59" w:rsidP="002B47AA" w:rsidRDefault="002B47AA" w14:paraId="30C1E589" w14:textId="176F526D">
      <w:pPr>
        <w:pStyle w:val="FirstLevelBullet"/>
        <w:numPr>
          <w:ilvl w:val="0"/>
          <w:numId w:val="0"/>
        </w:numPr>
        <w:ind w:left="2160" w:firstLine="720"/>
        <w:rPr>
          <w:del w:author="toantk" w:date="2022-07-25T13:52:00Z" w:id="12040"/>
        </w:rPr>
      </w:pPr>
      <w:del w:author="toantk" w:date="2022-07-25T13:52:00Z" w:id="12041">
        <w:r w:rsidDel="00DD1F59">
          <w:tab/>
        </w:r>
        <w:r w:rsidDel="00DD1F59">
          <w:delText>“endTime” : “endTime”</w:delText>
        </w:r>
      </w:del>
    </w:p>
    <w:p w:rsidR="002B47AA" w:rsidDel="00DD1F59" w:rsidP="002B47AA" w:rsidRDefault="002B47AA" w14:paraId="318B9731" w14:textId="092822F7">
      <w:pPr>
        <w:pStyle w:val="FirstLevelBullet"/>
        <w:numPr>
          <w:ilvl w:val="0"/>
          <w:numId w:val="0"/>
        </w:numPr>
        <w:ind w:left="2160" w:firstLine="720"/>
        <w:rPr>
          <w:del w:author="toantk" w:date="2022-07-25T13:52:00Z" w:id="12042"/>
        </w:rPr>
      </w:pPr>
      <w:del w:author="toantk" w:date="2022-07-25T13:52:00Z" w:id="12043">
        <w:r w:rsidDel="00DD1F59">
          <w:delText>}</w:delText>
        </w:r>
      </w:del>
    </w:p>
    <w:p w:rsidR="00065305" w:rsidDel="00DD1F59" w:rsidP="00065305" w:rsidRDefault="00065305" w14:paraId="44FF5C7B" w14:textId="0C0D99E3">
      <w:pPr>
        <w:pStyle w:val="FirstLevelBullet"/>
        <w:numPr>
          <w:ilvl w:val="0"/>
          <w:numId w:val="0"/>
        </w:numPr>
        <w:ind w:left="1080"/>
        <w:rPr>
          <w:del w:author="toantk" w:date="2022-07-25T13:52:00Z" w:id="12044"/>
        </w:rPr>
      </w:pPr>
      <w:del w:author="toantk" w:date="2022-07-25T13:52:00Z" w:id="12045">
        <w:r w:rsidDel="00DD1F59">
          <w:delText>}</w:delText>
        </w:r>
      </w:del>
    </w:p>
    <w:p w:rsidRPr="00820762" w:rsidR="002B47AA" w:rsidDel="00DD1F59" w:rsidP="002B47AA" w:rsidRDefault="002B47AA" w14:paraId="246B91D4" w14:textId="6BBCBAC6">
      <w:pPr>
        <w:pStyle w:val="ListParagraph"/>
        <w:numPr>
          <w:ilvl w:val="1"/>
          <w:numId w:val="9"/>
        </w:numPr>
        <w:rPr>
          <w:del w:author="toantk" w:date="2022-07-25T13:52:00Z" w:id="12046"/>
        </w:rPr>
      </w:pPr>
      <w:del w:author="toantk" w:date="2022-07-25T13:52:00Z" w:id="12047">
        <w:r w:rsidDel="00DD1F59">
          <w:delText xml:space="preserve">Lấy thông tin </w:delText>
        </w:r>
        <w:r w:rsidDel="00DD1F59" w:rsidR="00B70B59">
          <w:delText>Wireless Scheduling</w:delText>
        </w:r>
        <w:r w:rsidDel="00DD1F59">
          <w:delText xml:space="preserve"> thất bại:</w:delText>
        </w:r>
      </w:del>
    </w:p>
    <w:p w:rsidR="002B47AA" w:rsidDel="00DD1F59" w:rsidP="002B47AA" w:rsidRDefault="002B47AA" w14:paraId="4DC63EAB" w14:textId="007DDCD5">
      <w:pPr>
        <w:pStyle w:val="FirstLevelBullet"/>
        <w:numPr>
          <w:ilvl w:val="0"/>
          <w:numId w:val="0"/>
        </w:numPr>
        <w:ind w:left="1080"/>
        <w:rPr>
          <w:del w:author="toantk" w:date="2022-07-25T13:52:00Z" w:id="12048"/>
        </w:rPr>
      </w:pPr>
      <w:del w:author="toantk" w:date="2022-07-25T13:52:00Z" w:id="12049">
        <w:r w:rsidDel="00DD1F59">
          <w:delText>{</w:delText>
        </w:r>
      </w:del>
    </w:p>
    <w:p w:rsidR="002B47AA" w:rsidDel="00DD1F59" w:rsidP="002B47AA" w:rsidRDefault="00183521" w14:paraId="495EF8FE" w14:textId="70C97889">
      <w:pPr>
        <w:pStyle w:val="FirstLevelBullet"/>
        <w:numPr>
          <w:ilvl w:val="0"/>
          <w:numId w:val="0"/>
        </w:numPr>
        <w:ind w:left="1080"/>
        <w:rPr>
          <w:del w:author="toantk" w:date="2022-07-25T13:52:00Z" w:id="12050"/>
        </w:rPr>
      </w:pPr>
      <w:del w:author="toantk" w:date="2022-07-25T13:52:00Z" w:id="12051">
        <w:r w:rsidDel="00DD1F59">
          <w:delText>“status”: &lt;ErrorCode&gt;</w:delText>
        </w:r>
        <w:r w:rsidDel="00DD1F59" w:rsidR="002B47AA">
          <w:delText>,</w:delText>
        </w:r>
      </w:del>
    </w:p>
    <w:p w:rsidR="002B47AA" w:rsidDel="00DD1F59" w:rsidP="002B47AA" w:rsidRDefault="00B94824" w14:paraId="5B82FE11" w14:textId="635A340D">
      <w:pPr>
        <w:pStyle w:val="FirstLevelBullet"/>
        <w:numPr>
          <w:ilvl w:val="0"/>
          <w:numId w:val="0"/>
        </w:numPr>
        <w:ind w:left="1080"/>
        <w:rPr>
          <w:del w:author="toantk" w:date="2022-07-25T13:52:00Z" w:id="12052"/>
        </w:rPr>
      </w:pPr>
      <w:del w:author="toantk" w:date="2022-07-25T13:52:00Z" w:id="12053">
        <w:r w:rsidDel="00DD1F59">
          <w:delText>“message”: “&lt;message&gt;”</w:delText>
        </w:r>
        <w:r w:rsidDel="00DD1F59" w:rsidR="002B47AA">
          <w:delText>,</w:delText>
        </w:r>
      </w:del>
    </w:p>
    <w:p w:rsidR="002B47AA" w:rsidDel="00DD1F59" w:rsidP="002B47AA" w:rsidRDefault="002B47AA" w14:paraId="4B59AB31" w14:textId="0ADE5503">
      <w:pPr>
        <w:pStyle w:val="ListParagraph"/>
        <w:ind w:firstLine="360"/>
        <w:rPr>
          <w:del w:author="toantk" w:date="2022-07-25T13:52:00Z" w:id="12054"/>
        </w:rPr>
      </w:pPr>
      <w:del w:author="toantk" w:date="2022-07-25T13:52:00Z" w:id="12055">
        <w:r w:rsidDel="00DD1F59">
          <w:delText>“requestId” : “&lt;requestId&gt;”,</w:delText>
        </w:r>
      </w:del>
    </w:p>
    <w:p w:rsidR="002B47AA" w:rsidDel="00DD1F59" w:rsidP="002B47AA" w:rsidRDefault="002B47AA" w14:paraId="4A09488C" w14:textId="788C121D">
      <w:pPr>
        <w:pStyle w:val="FirstLevelBullet"/>
        <w:numPr>
          <w:ilvl w:val="0"/>
          <w:numId w:val="0"/>
        </w:numPr>
        <w:ind w:left="1080"/>
        <w:rPr>
          <w:del w:author="toantk" w:date="2022-07-25T13:52:00Z" w:id="12056"/>
        </w:rPr>
      </w:pPr>
      <w:del w:author="toantk" w:date="2022-07-25T13:52:00Z" w:id="12057">
        <w:r w:rsidDel="00DD1F59">
          <w:delText>"data": {</w:delText>
        </w:r>
      </w:del>
    </w:p>
    <w:p w:rsidR="002B47AA" w:rsidDel="00DD1F59" w:rsidP="002B47AA" w:rsidRDefault="002B47AA" w14:paraId="61310337" w14:textId="0214CF9D">
      <w:pPr>
        <w:pStyle w:val="FirstLevelBullet"/>
        <w:numPr>
          <w:ilvl w:val="0"/>
          <w:numId w:val="0"/>
        </w:numPr>
        <w:ind w:left="1080"/>
        <w:rPr>
          <w:del w:author="toantk" w:date="2022-07-25T13:52:00Z" w:id="12058"/>
        </w:rPr>
      </w:pPr>
      <w:del w:author="toantk" w:date="2022-07-25T13:52:00Z" w:id="12059">
        <w:r w:rsidDel="00DD1F59">
          <w:delText>}</w:delText>
        </w:r>
      </w:del>
    </w:p>
    <w:p w:rsidRPr="00E71A83" w:rsidR="00B70B59" w:rsidDel="00DD1F59" w:rsidP="00B70B59" w:rsidRDefault="00B70B59" w14:paraId="528DB57F" w14:textId="480C2C65">
      <w:pPr>
        <w:rPr>
          <w:del w:author="toantk" w:date="2022-07-25T13:52:00Z" w:id="12060"/>
          <w:b/>
          <w:bCs/>
        </w:rPr>
      </w:pPr>
      <w:del w:author="toantk" w:date="2022-07-25T13:52:00Z" w:id="12061">
        <w:r w:rsidRPr="00E71A83" w:rsidDel="00DD1F59">
          <w:rPr>
            <w:b/>
            <w:bCs/>
          </w:rPr>
          <w:delText>Mô tả tham số:</w:delText>
        </w:r>
      </w:del>
    </w:p>
    <w:p w:rsidR="003D4214" w:rsidDel="00DD1F59" w:rsidP="003D4214" w:rsidRDefault="003D4214" w14:paraId="516EDE02" w14:textId="16B715C9">
      <w:pPr>
        <w:pStyle w:val="Caption"/>
        <w:keepNext/>
        <w:rPr>
          <w:del w:author="toantk" w:date="2022-07-25T13:52:00Z" w:id="12062"/>
        </w:rPr>
      </w:pPr>
      <w:del w:author="toantk" w:date="2022-07-25T13:52:00Z" w:id="12063">
        <w:r w:rsidDel="00DD1F59">
          <w:delText xml:space="preserve">Bảng </w:delText>
        </w:r>
      </w:del>
      <w:ins w:author="Tran Khanh Toan" w:date="2022-07-01T17:36:00Z" w:id="12064">
        <w:del w:author="toantk" w:date="2022-07-25T13:52:00Z" w:id="12065">
          <w:r w:rsidDel="00DD1F59" w:rsidR="0036606E">
            <w:rPr>
              <w:b w:val="0"/>
              <w:i w:val="0"/>
            </w:rPr>
            <w:fldChar w:fldCharType="begin"/>
          </w:r>
          <w:r w:rsidDel="00DD1F59" w:rsidR="0036606E">
            <w:delInstrText xml:space="preserve"> STYLEREF 1 \s </w:delInstrText>
          </w:r>
        </w:del>
      </w:ins>
      <w:del w:author="toantk" w:date="2022-07-25T13:52:00Z" w:id="12066">
        <w:r w:rsidDel="00DD1F59" w:rsidR="0036606E">
          <w:rPr>
            <w:b w:val="0"/>
            <w:i w:val="0"/>
          </w:rPr>
          <w:fldChar w:fldCharType="separate"/>
        </w:r>
        <w:r w:rsidDel="00DD1F59" w:rsidR="0036606E">
          <w:rPr>
            <w:noProof/>
          </w:rPr>
          <w:delText>7</w:delText>
        </w:r>
      </w:del>
      <w:ins w:author="Tran Khanh Toan" w:date="2022-07-01T17:36:00Z" w:id="12067">
        <w:del w:author="toantk" w:date="2022-07-25T13:52:00Z" w:id="12068">
          <w:r w:rsidDel="00DD1F59" w:rsidR="0036606E">
            <w:rPr>
              <w:b w:val="0"/>
              <w:i w:val="0"/>
            </w:rPr>
            <w:fldChar w:fldCharType="end"/>
          </w:r>
          <w:r w:rsidDel="00DD1F59" w:rsidR="0036606E">
            <w:delText>.</w:delText>
          </w:r>
          <w:r w:rsidDel="00DD1F59" w:rsidR="0036606E">
            <w:rPr>
              <w:b w:val="0"/>
              <w:i w:val="0"/>
            </w:rPr>
            <w:fldChar w:fldCharType="begin"/>
          </w:r>
          <w:r w:rsidDel="00DD1F59" w:rsidR="0036606E">
            <w:delInstrText xml:space="preserve"> SEQ Bảng \* ARABIC \s 1 </w:delInstrText>
          </w:r>
        </w:del>
      </w:ins>
      <w:del w:author="toantk" w:date="2022-07-25T13:52:00Z" w:id="12069">
        <w:r w:rsidDel="00DD1F59" w:rsidR="0036606E">
          <w:rPr>
            <w:b w:val="0"/>
            <w:i w:val="0"/>
          </w:rPr>
          <w:fldChar w:fldCharType="separate"/>
        </w:r>
      </w:del>
      <w:ins w:author="Tran Khanh Toan" w:date="2022-07-01T17:36:00Z" w:id="12070">
        <w:del w:author="toantk" w:date="2022-07-25T13:52:00Z" w:id="12071">
          <w:r w:rsidDel="00DD1F59" w:rsidR="0036606E">
            <w:rPr>
              <w:noProof/>
            </w:rPr>
            <w:delText>28</w:delText>
          </w:r>
          <w:r w:rsidDel="00DD1F59" w:rsidR="0036606E">
            <w:rPr>
              <w:b w:val="0"/>
              <w:i w:val="0"/>
            </w:rPr>
            <w:fldChar w:fldCharType="end"/>
          </w:r>
        </w:del>
      </w:ins>
      <w:del w:author="toantk" w:date="2022-07-25T13:52:00Z" w:id="12072">
        <w:r w:rsidDel="00DD1F59" w:rsidR="003F0BD0">
          <w:rPr>
            <w:b w:val="0"/>
            <w:i w:val="0"/>
          </w:rPr>
          <w:fldChar w:fldCharType="begin"/>
        </w:r>
        <w:r w:rsidDel="00DD1F59" w:rsidR="003F0BD0">
          <w:rPr>
            <w:noProof/>
          </w:rPr>
          <w:delInstrText xml:space="preserve"> STYLEREF 1 \s </w:delInstrText>
        </w:r>
        <w:r w:rsidDel="00DD1F59" w:rsidR="003F0BD0">
          <w:rPr>
            <w:b w:val="0"/>
            <w:i w:val="0"/>
          </w:rPr>
          <w:fldChar w:fldCharType="separate"/>
        </w:r>
        <w:r w:rsidDel="00DD1F59" w:rsidR="002958FF">
          <w:rPr>
            <w:noProof/>
          </w:rPr>
          <w:delText>7</w:delText>
        </w:r>
        <w:r w:rsidDel="00DD1F59" w:rsidR="003F0BD0">
          <w:rPr>
            <w:b w:val="0"/>
            <w:i w:val="0"/>
          </w:rPr>
          <w:fldChar w:fldCharType="end"/>
        </w:r>
        <w:r w:rsidDel="00DD1F59" w:rsidR="002958FF">
          <w:delText>.</w:delText>
        </w:r>
        <w:r w:rsidDel="00DD1F59" w:rsidR="003F0BD0">
          <w:rPr>
            <w:b w:val="0"/>
            <w:i w:val="0"/>
          </w:rPr>
          <w:fldChar w:fldCharType="begin"/>
        </w:r>
        <w:r w:rsidDel="00DD1F59" w:rsidR="003F0BD0">
          <w:rPr>
            <w:noProof/>
          </w:rPr>
          <w:delInstrText xml:space="preserve"> SEQ Bảng \* ARABIC \s 1 </w:delInstrText>
        </w:r>
        <w:r w:rsidDel="00DD1F59" w:rsidR="003F0BD0">
          <w:rPr>
            <w:b w:val="0"/>
            <w:i w:val="0"/>
          </w:rPr>
          <w:fldChar w:fldCharType="separate"/>
        </w:r>
        <w:r w:rsidDel="00DD1F59" w:rsidR="002958FF">
          <w:rPr>
            <w:noProof/>
          </w:rPr>
          <w:delText>26</w:delText>
        </w:r>
        <w:r w:rsidDel="00DD1F59" w:rsidR="003F0BD0">
          <w:rPr>
            <w:b w:val="0"/>
            <w:i w:val="0"/>
          </w:rPr>
          <w:fldChar w:fldCharType="end"/>
        </w:r>
        <w:r w:rsidDel="00DD1F59">
          <w:delText xml:space="preserve"> Bảng mô tả tham số trong luồng điều khiển lấy thông tin cấu hình Wifi Scheduling</w:delText>
        </w:r>
      </w:del>
    </w:p>
    <w:tbl>
      <w:tblPr>
        <w:tblStyle w:val="TableGrid"/>
        <w:tblW w:w="0" w:type="auto"/>
        <w:tblInd w:w="175" w:type="dxa"/>
        <w:tblLook w:val="04A0" w:firstRow="1" w:lastRow="0" w:firstColumn="1" w:lastColumn="0" w:noHBand="0" w:noVBand="1"/>
      </w:tblPr>
      <w:tblGrid>
        <w:gridCol w:w="712"/>
        <w:gridCol w:w="1522"/>
        <w:gridCol w:w="1805"/>
        <w:gridCol w:w="1083"/>
        <w:gridCol w:w="2101"/>
        <w:gridCol w:w="1827"/>
      </w:tblGrid>
      <w:tr w:rsidR="00B70B59" w:rsidDel="00DD1F59" w:rsidTr="003D4214" w14:paraId="5D9C4A79" w14:textId="3E1C4AEB">
        <w:trPr>
          <w:del w:author="toantk" w:date="2022-07-25T13:52:00Z" w:id="12073"/>
        </w:trPr>
        <w:tc>
          <w:tcPr>
            <w:tcW w:w="712" w:type="dxa"/>
          </w:tcPr>
          <w:p w:rsidR="00B70B59" w:rsidDel="00DD1F59" w:rsidP="00E5021C" w:rsidRDefault="00B70B59" w14:paraId="21789F02" w14:textId="70E8C783">
            <w:pPr>
              <w:pStyle w:val="ListParagraph"/>
              <w:ind w:left="0"/>
              <w:rPr>
                <w:del w:author="toantk" w:date="2022-07-25T13:52:00Z" w:id="12074"/>
                <w:b/>
                <w:bCs/>
              </w:rPr>
            </w:pPr>
            <w:del w:author="toantk" w:date="2022-07-25T13:52:00Z" w:id="12075">
              <w:r w:rsidDel="00DD1F59">
                <w:rPr>
                  <w:b/>
                  <w:bCs/>
                </w:rPr>
                <w:delText>STT</w:delText>
              </w:r>
            </w:del>
          </w:p>
        </w:tc>
        <w:tc>
          <w:tcPr>
            <w:tcW w:w="1522" w:type="dxa"/>
          </w:tcPr>
          <w:p w:rsidR="00B70B59" w:rsidDel="00DD1F59" w:rsidP="00E5021C" w:rsidRDefault="00B70B59" w14:paraId="2B78C959" w14:textId="46E60D26">
            <w:pPr>
              <w:pStyle w:val="ListParagraph"/>
              <w:ind w:left="0"/>
              <w:rPr>
                <w:del w:author="toantk" w:date="2022-07-25T13:52:00Z" w:id="12076"/>
                <w:b/>
                <w:bCs/>
              </w:rPr>
            </w:pPr>
            <w:del w:author="toantk" w:date="2022-07-25T13:52:00Z" w:id="12077">
              <w:r w:rsidDel="00DD1F59">
                <w:rPr>
                  <w:b/>
                  <w:bCs/>
                </w:rPr>
                <w:delText>Tham số</w:delText>
              </w:r>
            </w:del>
          </w:p>
        </w:tc>
        <w:tc>
          <w:tcPr>
            <w:tcW w:w="1805" w:type="dxa"/>
          </w:tcPr>
          <w:p w:rsidR="00B70B59" w:rsidDel="00DD1F59" w:rsidP="00E5021C" w:rsidRDefault="00B70B59" w14:paraId="53D128F5" w14:textId="699A3EA2">
            <w:pPr>
              <w:pStyle w:val="ListParagraph"/>
              <w:ind w:left="0"/>
              <w:rPr>
                <w:del w:author="toantk" w:date="2022-07-25T13:52:00Z" w:id="12078"/>
                <w:b/>
                <w:bCs/>
              </w:rPr>
            </w:pPr>
            <w:del w:author="toantk" w:date="2022-07-25T13:52:00Z" w:id="12079">
              <w:r w:rsidDel="00DD1F59">
                <w:rPr>
                  <w:b/>
                  <w:bCs/>
                </w:rPr>
                <w:delText>Mô tả</w:delText>
              </w:r>
            </w:del>
          </w:p>
        </w:tc>
        <w:tc>
          <w:tcPr>
            <w:tcW w:w="1083" w:type="dxa"/>
          </w:tcPr>
          <w:p w:rsidR="00B70B59" w:rsidDel="00DD1F59" w:rsidP="00E5021C" w:rsidRDefault="00B70B59" w14:paraId="1A1D1FBD" w14:textId="09B17589">
            <w:pPr>
              <w:pStyle w:val="ListParagraph"/>
              <w:ind w:left="0"/>
              <w:rPr>
                <w:del w:author="toantk" w:date="2022-07-25T13:52:00Z" w:id="12080"/>
                <w:b/>
                <w:bCs/>
              </w:rPr>
            </w:pPr>
            <w:del w:author="toantk" w:date="2022-07-25T13:52:00Z" w:id="12081">
              <w:r w:rsidDel="00DD1F59">
                <w:rPr>
                  <w:b/>
                  <w:bCs/>
                </w:rPr>
                <w:delText>Kiểu</w:delText>
              </w:r>
            </w:del>
          </w:p>
        </w:tc>
        <w:tc>
          <w:tcPr>
            <w:tcW w:w="2101" w:type="dxa"/>
          </w:tcPr>
          <w:p w:rsidR="00B70B59" w:rsidDel="00DD1F59" w:rsidP="00E5021C" w:rsidRDefault="00B70B59" w14:paraId="6A575C3E" w14:textId="4F8F4F55">
            <w:pPr>
              <w:pStyle w:val="ListParagraph"/>
              <w:ind w:left="0"/>
              <w:rPr>
                <w:del w:author="toantk" w:date="2022-07-25T13:52:00Z" w:id="12082"/>
                <w:b/>
                <w:bCs/>
              </w:rPr>
            </w:pPr>
            <w:del w:author="toantk" w:date="2022-07-25T13:52:00Z" w:id="12083">
              <w:r w:rsidDel="00DD1F59">
                <w:rPr>
                  <w:b/>
                  <w:bCs/>
                </w:rPr>
                <w:delText>Giá trị</w:delText>
              </w:r>
            </w:del>
          </w:p>
        </w:tc>
        <w:tc>
          <w:tcPr>
            <w:tcW w:w="1827" w:type="dxa"/>
          </w:tcPr>
          <w:p w:rsidR="00B70B59" w:rsidDel="00DD1F59" w:rsidP="00E5021C" w:rsidRDefault="00B70B59" w14:paraId="347A9469" w14:textId="79333F9C">
            <w:pPr>
              <w:pStyle w:val="ListParagraph"/>
              <w:ind w:left="0"/>
              <w:rPr>
                <w:del w:author="toantk" w:date="2022-07-25T13:52:00Z" w:id="12084"/>
                <w:b/>
                <w:bCs/>
              </w:rPr>
            </w:pPr>
            <w:del w:author="toantk" w:date="2022-07-25T13:52:00Z" w:id="12085">
              <w:r w:rsidDel="00DD1F59">
                <w:rPr>
                  <w:b/>
                  <w:bCs/>
                </w:rPr>
                <w:delText>Json Key</w:delText>
              </w:r>
            </w:del>
          </w:p>
        </w:tc>
      </w:tr>
      <w:tr w:rsidR="003D4214" w:rsidDel="00DD1F59" w:rsidTr="003D4214" w14:paraId="41137585" w14:textId="5DA0FC93">
        <w:trPr>
          <w:del w:author="toantk" w:date="2022-07-25T13:52:00Z" w:id="12086"/>
        </w:trPr>
        <w:tc>
          <w:tcPr>
            <w:tcW w:w="712" w:type="dxa"/>
          </w:tcPr>
          <w:p w:rsidRPr="00B4287C" w:rsidR="00B70B59" w:rsidDel="00DD1F59" w:rsidP="00E5021C" w:rsidRDefault="00B70B59" w14:paraId="4FE1E4FD" w14:textId="7A1FF957">
            <w:pPr>
              <w:pStyle w:val="ListParagraph"/>
              <w:ind w:left="0"/>
              <w:rPr>
                <w:del w:author="toantk" w:date="2022-07-25T13:52:00Z" w:id="12087"/>
              </w:rPr>
            </w:pPr>
            <w:del w:author="toantk" w:date="2022-07-25T13:52:00Z" w:id="12088">
              <w:r w:rsidDel="00DD1F59">
                <w:delText>1</w:delText>
              </w:r>
            </w:del>
          </w:p>
        </w:tc>
        <w:tc>
          <w:tcPr>
            <w:tcW w:w="1522" w:type="dxa"/>
          </w:tcPr>
          <w:p w:rsidRPr="00B4287C" w:rsidR="00B70B59" w:rsidDel="00DD1F59" w:rsidP="00E5021C" w:rsidRDefault="00B70B59" w14:paraId="281AA05E" w14:textId="13123D8A">
            <w:pPr>
              <w:pStyle w:val="ListParagraph"/>
              <w:ind w:left="0"/>
              <w:rPr>
                <w:del w:author="toantk" w:date="2022-07-25T13:52:00Z" w:id="12089"/>
              </w:rPr>
            </w:pPr>
            <w:del w:author="toantk" w:date="2022-07-25T13:52:00Z" w:id="12090">
              <w:r w:rsidDel="00DD1F59">
                <w:delText>Enable</w:delText>
              </w:r>
            </w:del>
          </w:p>
        </w:tc>
        <w:tc>
          <w:tcPr>
            <w:tcW w:w="1805" w:type="dxa"/>
          </w:tcPr>
          <w:p w:rsidRPr="00B4287C" w:rsidR="00B70B59" w:rsidDel="00DD1F59" w:rsidP="00E5021C" w:rsidRDefault="00B70B59" w14:paraId="2087038D" w14:textId="5F66E46F">
            <w:pPr>
              <w:pStyle w:val="ListParagraph"/>
              <w:ind w:left="0"/>
              <w:rPr>
                <w:del w:author="toantk" w:date="2022-07-25T13:52:00Z" w:id="12091"/>
              </w:rPr>
            </w:pPr>
            <w:del w:author="toantk" w:date="2022-07-25T13:52:00Z" w:id="12092">
              <w:r w:rsidDel="00DD1F59">
                <w:delText>Enable/Disable tính năng Wireless Scheduling</w:delText>
              </w:r>
            </w:del>
          </w:p>
        </w:tc>
        <w:tc>
          <w:tcPr>
            <w:tcW w:w="1083" w:type="dxa"/>
          </w:tcPr>
          <w:p w:rsidRPr="00B4287C" w:rsidR="00B70B59" w:rsidDel="00DD1F59" w:rsidP="00E5021C" w:rsidRDefault="00B70B59" w14:paraId="76A0040C" w14:textId="53C35996">
            <w:pPr>
              <w:pStyle w:val="ListParagraph"/>
              <w:ind w:left="0"/>
              <w:rPr>
                <w:del w:author="toantk" w:date="2022-07-25T13:52:00Z" w:id="12093"/>
              </w:rPr>
            </w:pPr>
            <w:del w:author="toantk" w:date="2022-07-25T13:52:00Z" w:id="12094">
              <w:r w:rsidDel="00DD1F59">
                <w:delText>Boolean</w:delText>
              </w:r>
            </w:del>
          </w:p>
        </w:tc>
        <w:tc>
          <w:tcPr>
            <w:tcW w:w="2101" w:type="dxa"/>
          </w:tcPr>
          <w:p w:rsidR="00B70B59" w:rsidDel="00DD1F59" w:rsidP="00E5021C" w:rsidRDefault="00B70B59" w14:paraId="73C839AA" w14:textId="1B73FCEC">
            <w:pPr>
              <w:pStyle w:val="ListParagraph"/>
              <w:ind w:left="0"/>
              <w:rPr>
                <w:del w:author="toantk" w:date="2022-07-25T13:52:00Z" w:id="12095"/>
              </w:rPr>
            </w:pPr>
            <w:del w:author="toantk" w:date="2022-07-25T13:52:00Z" w:id="12096">
              <w:r w:rsidDel="00DD1F59">
                <w:delText>Bật: TRUE</w:delText>
              </w:r>
            </w:del>
          </w:p>
          <w:p w:rsidRPr="00B4287C" w:rsidR="00B70B59" w:rsidDel="00DD1F59" w:rsidP="00E5021C" w:rsidRDefault="00B70B59" w14:paraId="635931F5" w14:textId="5244C5BE">
            <w:pPr>
              <w:pStyle w:val="ListParagraph"/>
              <w:ind w:left="0"/>
              <w:rPr>
                <w:del w:author="toantk" w:date="2022-07-25T13:52:00Z" w:id="12097"/>
              </w:rPr>
            </w:pPr>
            <w:del w:author="toantk" w:date="2022-07-25T13:52:00Z" w:id="12098">
              <w:r w:rsidDel="00DD1F59">
                <w:delText>Tắt: FALSE</w:delText>
              </w:r>
            </w:del>
          </w:p>
        </w:tc>
        <w:tc>
          <w:tcPr>
            <w:tcW w:w="1827" w:type="dxa"/>
          </w:tcPr>
          <w:p w:rsidRPr="00B4287C" w:rsidR="00B70B59" w:rsidDel="00DD1F59" w:rsidP="00E5021C" w:rsidRDefault="00B70B59" w14:paraId="6FDE5FF0" w14:textId="7710E152">
            <w:pPr>
              <w:pStyle w:val="ListParagraph"/>
              <w:ind w:left="0"/>
              <w:rPr>
                <w:del w:author="toantk" w:date="2022-07-25T13:52:00Z" w:id="12099"/>
              </w:rPr>
            </w:pPr>
            <w:del w:author="toantk" w:date="2022-07-25T13:52:00Z" w:id="12100">
              <w:r w:rsidDel="00DD1F59">
                <w:delText>enable</w:delText>
              </w:r>
            </w:del>
          </w:p>
        </w:tc>
      </w:tr>
      <w:tr w:rsidR="00B70B59" w:rsidDel="00DD1F59" w:rsidTr="003D4214" w14:paraId="64A0E68A" w14:textId="4C5B8E0E">
        <w:trPr>
          <w:del w:author="toantk" w:date="2022-07-25T13:52:00Z" w:id="12101"/>
        </w:trPr>
        <w:tc>
          <w:tcPr>
            <w:tcW w:w="712" w:type="dxa"/>
          </w:tcPr>
          <w:p w:rsidR="00B70B59" w:rsidDel="00DD1F59" w:rsidP="00E5021C" w:rsidRDefault="00B70B59" w14:paraId="397B379A" w14:textId="08B31181">
            <w:pPr>
              <w:pStyle w:val="ListParagraph"/>
              <w:ind w:left="0"/>
              <w:rPr>
                <w:del w:author="toantk" w:date="2022-07-25T13:52:00Z" w:id="12102"/>
              </w:rPr>
            </w:pPr>
            <w:del w:author="toantk" w:date="2022-07-25T13:52:00Z" w:id="12103">
              <w:r w:rsidDel="00DD1F59">
                <w:delText>2</w:delText>
              </w:r>
            </w:del>
          </w:p>
        </w:tc>
        <w:tc>
          <w:tcPr>
            <w:tcW w:w="1522" w:type="dxa"/>
          </w:tcPr>
          <w:p w:rsidR="00B70B59" w:rsidDel="00DD1F59" w:rsidP="00E5021C" w:rsidRDefault="00B70B59" w14:paraId="4710D11B" w14:textId="700645C6">
            <w:pPr>
              <w:pStyle w:val="ListParagraph"/>
              <w:ind w:left="0"/>
              <w:rPr>
                <w:del w:author="toantk" w:date="2022-07-25T13:52:00Z" w:id="12104"/>
              </w:rPr>
            </w:pPr>
            <w:del w:author="toantk" w:date="2022-07-25T13:52:00Z" w:id="12105">
              <w:r w:rsidDel="00DD1F59">
                <w:delText>Action</w:delText>
              </w:r>
            </w:del>
          </w:p>
        </w:tc>
        <w:tc>
          <w:tcPr>
            <w:tcW w:w="1805" w:type="dxa"/>
          </w:tcPr>
          <w:p w:rsidR="00B70B59" w:rsidDel="00DD1F59" w:rsidP="00E5021C" w:rsidRDefault="00B70B59" w14:paraId="6B32E18E" w14:textId="24CE1DCE">
            <w:pPr>
              <w:pStyle w:val="ListParagraph"/>
              <w:ind w:left="0"/>
              <w:rPr>
                <w:del w:author="toantk" w:date="2022-07-25T13:52:00Z" w:id="12106"/>
              </w:rPr>
            </w:pPr>
            <w:del w:author="toantk" w:date="2022-07-25T13:52:00Z" w:id="12107">
              <w:r w:rsidDel="00DD1F59">
                <w:delText>Cấu hình hoạt động bật hay tắt</w:delText>
              </w:r>
              <w:r w:rsidDel="00DD1F59" w:rsidR="009D0F58">
                <w:delText xml:space="preserve"> Wifi</w:delText>
              </w:r>
            </w:del>
          </w:p>
        </w:tc>
        <w:tc>
          <w:tcPr>
            <w:tcW w:w="1083" w:type="dxa"/>
          </w:tcPr>
          <w:p w:rsidR="00B70B59" w:rsidDel="00DD1F59" w:rsidP="00E5021C" w:rsidRDefault="00B70B59" w14:paraId="1A04023E" w14:textId="2643D8D2">
            <w:pPr>
              <w:pStyle w:val="ListParagraph"/>
              <w:ind w:left="0"/>
              <w:rPr>
                <w:del w:author="toantk" w:date="2022-07-25T13:52:00Z" w:id="12108"/>
              </w:rPr>
            </w:pPr>
            <w:del w:author="toantk" w:date="2022-07-25T13:52:00Z" w:id="12109">
              <w:r w:rsidDel="00DD1F59">
                <w:delText>String</w:delText>
              </w:r>
            </w:del>
          </w:p>
        </w:tc>
        <w:tc>
          <w:tcPr>
            <w:tcW w:w="2101" w:type="dxa"/>
          </w:tcPr>
          <w:p w:rsidR="00B70B59" w:rsidDel="00DD1F59" w:rsidP="00E5021C" w:rsidRDefault="00B70B59" w14:paraId="0D37D5D9" w14:textId="578A2BDE">
            <w:pPr>
              <w:pStyle w:val="ListParagraph"/>
              <w:ind w:left="0"/>
              <w:rPr>
                <w:del w:author="toantk" w:date="2022-07-25T13:52:00Z" w:id="12110"/>
              </w:rPr>
            </w:pPr>
            <w:del w:author="toantk" w:date="2022-07-25T13:52:00Z" w:id="12111">
              <w:r w:rsidDel="00DD1F59">
                <w:delText>Chuỗi ký tự:</w:delText>
              </w:r>
            </w:del>
          </w:p>
          <w:p w:rsidR="00B70B59" w:rsidDel="00DD1F59" w:rsidP="00E5021C" w:rsidRDefault="00B70B59" w14:paraId="26D6CF87" w14:textId="2663EC84">
            <w:pPr>
              <w:pStyle w:val="ListParagraph"/>
              <w:ind w:left="0"/>
              <w:rPr>
                <w:del w:author="toantk" w:date="2022-07-25T13:52:00Z" w:id="12112"/>
              </w:rPr>
            </w:pPr>
            <w:del w:author="toantk" w:date="2022-07-25T13:52:00Z" w:id="12113">
              <w:r w:rsidDel="00DD1F59">
                <w:delText>On/Off</w:delText>
              </w:r>
            </w:del>
          </w:p>
        </w:tc>
        <w:tc>
          <w:tcPr>
            <w:tcW w:w="1827" w:type="dxa"/>
          </w:tcPr>
          <w:p w:rsidR="00B70B59" w:rsidDel="00DD1F59" w:rsidP="00E5021C" w:rsidRDefault="00B70B59" w14:paraId="19E44111" w14:textId="4615C60C">
            <w:pPr>
              <w:pStyle w:val="ListParagraph"/>
              <w:ind w:left="0"/>
              <w:rPr>
                <w:del w:author="toantk" w:date="2022-07-25T13:52:00Z" w:id="12114"/>
              </w:rPr>
            </w:pPr>
            <w:del w:author="toantk" w:date="2022-07-25T13:52:00Z" w:id="12115">
              <w:r w:rsidDel="00DD1F59">
                <w:delText>action</w:delText>
              </w:r>
            </w:del>
          </w:p>
        </w:tc>
      </w:tr>
      <w:tr w:rsidR="00B70B59" w:rsidDel="00DD1F59" w:rsidTr="003D4214" w14:paraId="33877D30" w14:textId="2581BA86">
        <w:trPr>
          <w:del w:author="toantk" w:date="2022-07-25T13:52:00Z" w:id="12116"/>
        </w:trPr>
        <w:tc>
          <w:tcPr>
            <w:tcW w:w="712" w:type="dxa"/>
          </w:tcPr>
          <w:p w:rsidR="00B70B59" w:rsidDel="00DD1F59" w:rsidP="00E5021C" w:rsidRDefault="00B70B59" w14:paraId="227C6BD8" w14:textId="24A4A4E2">
            <w:pPr>
              <w:pStyle w:val="ListParagraph"/>
              <w:ind w:left="0"/>
              <w:rPr>
                <w:del w:author="toantk" w:date="2022-07-25T13:52:00Z" w:id="12117"/>
              </w:rPr>
            </w:pPr>
            <w:del w:author="toantk" w:date="2022-07-25T13:52:00Z" w:id="12118">
              <w:r w:rsidDel="00DD1F59">
                <w:delText>3</w:delText>
              </w:r>
            </w:del>
          </w:p>
        </w:tc>
        <w:tc>
          <w:tcPr>
            <w:tcW w:w="1522" w:type="dxa"/>
          </w:tcPr>
          <w:p w:rsidR="00B70B59" w:rsidDel="00DD1F59" w:rsidP="00E5021C" w:rsidRDefault="00B70B59" w14:paraId="1A4209F9" w14:textId="1816B4F3">
            <w:pPr>
              <w:pStyle w:val="ListParagraph"/>
              <w:ind w:left="0"/>
              <w:rPr>
                <w:del w:author="toantk" w:date="2022-07-25T13:52:00Z" w:id="12119"/>
              </w:rPr>
            </w:pPr>
            <w:del w:author="toantk" w:date="2022-07-25T13:52:00Z" w:id="12120">
              <w:r w:rsidDel="00DD1F59">
                <w:delText>Start Time</w:delText>
              </w:r>
            </w:del>
          </w:p>
        </w:tc>
        <w:tc>
          <w:tcPr>
            <w:tcW w:w="1805" w:type="dxa"/>
          </w:tcPr>
          <w:p w:rsidR="00B70B59" w:rsidDel="00DD1F59" w:rsidP="00E5021C" w:rsidRDefault="00B70B59" w14:paraId="72855A63" w14:textId="204A8644">
            <w:pPr>
              <w:pStyle w:val="ListParagraph"/>
              <w:ind w:left="0"/>
              <w:rPr>
                <w:del w:author="toantk" w:date="2022-07-25T13:52:00Z" w:id="12121"/>
              </w:rPr>
            </w:pPr>
            <w:del w:author="toantk" w:date="2022-07-25T13:52:00Z" w:id="12122">
              <w:r w:rsidDel="00DD1F59">
                <w:delText>Thời gian bắt đầu thực hiện hoạt động bật/tắt</w:delText>
              </w:r>
              <w:r w:rsidDel="00DD1F59" w:rsidR="009D0F58">
                <w:delText xml:space="preserve"> Wifi</w:delText>
              </w:r>
            </w:del>
          </w:p>
        </w:tc>
        <w:tc>
          <w:tcPr>
            <w:tcW w:w="1083" w:type="dxa"/>
          </w:tcPr>
          <w:p w:rsidR="00B70B59" w:rsidDel="00DD1F59" w:rsidP="00E5021C" w:rsidRDefault="00B70B59" w14:paraId="00E98C5E" w14:textId="34F23AC0">
            <w:pPr>
              <w:pStyle w:val="ListParagraph"/>
              <w:ind w:left="0"/>
              <w:rPr>
                <w:del w:author="toantk" w:date="2022-07-25T13:52:00Z" w:id="12123"/>
              </w:rPr>
            </w:pPr>
            <w:del w:author="toantk" w:date="2022-07-25T13:52:00Z" w:id="12124">
              <w:r w:rsidDel="00DD1F59">
                <w:delText>String</w:delText>
              </w:r>
            </w:del>
          </w:p>
        </w:tc>
        <w:tc>
          <w:tcPr>
            <w:tcW w:w="2101" w:type="dxa"/>
          </w:tcPr>
          <w:p w:rsidR="00B70B59" w:rsidDel="00DD1F59" w:rsidP="00E5021C" w:rsidRDefault="00B70B59" w14:paraId="7AA32177" w14:textId="524E3181">
            <w:pPr>
              <w:pStyle w:val="ListParagraph"/>
              <w:ind w:left="0"/>
              <w:rPr>
                <w:del w:author="toantk" w:date="2022-07-25T13:52:00Z" w:id="12125"/>
              </w:rPr>
            </w:pPr>
            <w:del w:author="toantk" w:date="2022-07-25T13:52:00Z" w:id="12126">
              <w:r w:rsidDel="00DD1F59">
                <w:delText>Chuỗi ký tự dạng giờ, phút. Ví dụ:</w:delText>
              </w:r>
            </w:del>
          </w:p>
          <w:p w:rsidR="00B70B59" w:rsidDel="00DD1F59" w:rsidP="00E5021C" w:rsidRDefault="009D0F58" w14:paraId="1ABAA421" w14:textId="24C81F5E">
            <w:pPr>
              <w:pStyle w:val="ListParagraph"/>
              <w:ind w:left="0"/>
              <w:rPr>
                <w:del w:author="toantk" w:date="2022-07-25T13:52:00Z" w:id="12127"/>
              </w:rPr>
            </w:pPr>
            <w:del w:author="toantk" w:date="2022-07-25T13:52:00Z" w:id="12128">
              <w:r w:rsidDel="00DD1F59">
                <w:delText>23:59</w:delText>
              </w:r>
            </w:del>
          </w:p>
        </w:tc>
        <w:tc>
          <w:tcPr>
            <w:tcW w:w="1827" w:type="dxa"/>
          </w:tcPr>
          <w:p w:rsidR="00B70B59" w:rsidDel="00DD1F59" w:rsidP="00E5021C" w:rsidRDefault="009D0F58" w14:paraId="05373F63" w14:textId="30FAEDCE">
            <w:pPr>
              <w:pStyle w:val="ListParagraph"/>
              <w:ind w:left="0"/>
              <w:rPr>
                <w:del w:author="toantk" w:date="2022-07-25T13:52:00Z" w:id="12129"/>
              </w:rPr>
            </w:pPr>
            <w:del w:author="toantk" w:date="2022-07-25T13:52:00Z" w:id="12130">
              <w:r w:rsidDel="00DD1F59">
                <w:delText>startTime</w:delText>
              </w:r>
            </w:del>
          </w:p>
        </w:tc>
      </w:tr>
      <w:tr w:rsidR="009D0F58" w:rsidDel="00DD1F59" w:rsidTr="003D4214" w14:paraId="566059A0" w14:textId="67F705A7">
        <w:trPr>
          <w:del w:author="toantk" w:date="2022-07-25T13:52:00Z" w:id="12131"/>
        </w:trPr>
        <w:tc>
          <w:tcPr>
            <w:tcW w:w="712" w:type="dxa"/>
          </w:tcPr>
          <w:p w:rsidR="009D0F58" w:rsidDel="00DD1F59" w:rsidP="00E5021C" w:rsidRDefault="009D0F58" w14:paraId="77EF2C31" w14:textId="56A4167D">
            <w:pPr>
              <w:pStyle w:val="ListParagraph"/>
              <w:ind w:left="0"/>
              <w:rPr>
                <w:del w:author="toantk" w:date="2022-07-25T13:52:00Z" w:id="12132"/>
              </w:rPr>
            </w:pPr>
            <w:del w:author="toantk" w:date="2022-07-25T13:52:00Z" w:id="12133">
              <w:r w:rsidDel="00DD1F59">
                <w:delText>4</w:delText>
              </w:r>
            </w:del>
          </w:p>
        </w:tc>
        <w:tc>
          <w:tcPr>
            <w:tcW w:w="1522" w:type="dxa"/>
          </w:tcPr>
          <w:p w:rsidR="009D0F58" w:rsidDel="00DD1F59" w:rsidP="00E5021C" w:rsidRDefault="009D0F58" w14:paraId="2D7F4086" w14:textId="3EA922EB">
            <w:pPr>
              <w:pStyle w:val="ListParagraph"/>
              <w:ind w:left="0"/>
              <w:rPr>
                <w:del w:author="toantk" w:date="2022-07-25T13:52:00Z" w:id="12134"/>
              </w:rPr>
            </w:pPr>
            <w:del w:author="toantk" w:date="2022-07-25T13:52:00Z" w:id="12135">
              <w:r w:rsidDel="00DD1F59">
                <w:delText>End Time</w:delText>
              </w:r>
            </w:del>
          </w:p>
        </w:tc>
        <w:tc>
          <w:tcPr>
            <w:tcW w:w="1805" w:type="dxa"/>
          </w:tcPr>
          <w:p w:rsidR="009D0F58" w:rsidDel="00DD1F59" w:rsidP="00E5021C" w:rsidRDefault="009D0F58" w14:paraId="05DB1DBD" w14:textId="4B6BDE4A">
            <w:pPr>
              <w:pStyle w:val="ListParagraph"/>
              <w:ind w:left="0"/>
              <w:rPr>
                <w:del w:author="toantk" w:date="2022-07-25T13:52:00Z" w:id="12136"/>
              </w:rPr>
            </w:pPr>
            <w:del w:author="toantk" w:date="2022-07-25T13:52:00Z" w:id="12137">
              <w:r w:rsidDel="00DD1F59">
                <w:delText>Thời gian kết thúc việc bật/tắt Wifi</w:delText>
              </w:r>
            </w:del>
          </w:p>
        </w:tc>
        <w:tc>
          <w:tcPr>
            <w:tcW w:w="1083" w:type="dxa"/>
          </w:tcPr>
          <w:p w:rsidR="009D0F58" w:rsidDel="00DD1F59" w:rsidP="00E5021C" w:rsidRDefault="009D0F58" w14:paraId="421092F5" w14:textId="7DB021C3">
            <w:pPr>
              <w:pStyle w:val="ListParagraph"/>
              <w:ind w:left="0"/>
              <w:rPr>
                <w:del w:author="toantk" w:date="2022-07-25T13:52:00Z" w:id="12138"/>
              </w:rPr>
            </w:pPr>
            <w:del w:author="toantk" w:date="2022-07-25T13:52:00Z" w:id="12139">
              <w:r w:rsidDel="00DD1F59">
                <w:delText>String</w:delText>
              </w:r>
            </w:del>
          </w:p>
        </w:tc>
        <w:tc>
          <w:tcPr>
            <w:tcW w:w="2101" w:type="dxa"/>
          </w:tcPr>
          <w:p w:rsidR="009D0F58" w:rsidDel="00DD1F59" w:rsidP="009D0F58" w:rsidRDefault="009D0F58" w14:paraId="2BDAE867" w14:textId="14F7F05E">
            <w:pPr>
              <w:pStyle w:val="ListParagraph"/>
              <w:ind w:left="0"/>
              <w:rPr>
                <w:del w:author="toantk" w:date="2022-07-25T13:52:00Z" w:id="12140"/>
              </w:rPr>
            </w:pPr>
            <w:del w:author="toantk" w:date="2022-07-25T13:52:00Z" w:id="12141">
              <w:r w:rsidDel="00DD1F59">
                <w:delText>Chuỗi ký tự dạng giờ, phút. Ví dụ:</w:delText>
              </w:r>
            </w:del>
          </w:p>
          <w:p w:rsidR="009D0F58" w:rsidDel="00DD1F59" w:rsidP="009D0F58" w:rsidRDefault="009D0F58" w14:paraId="10E29CCB" w14:textId="03ECBA22">
            <w:pPr>
              <w:pStyle w:val="ListParagraph"/>
              <w:ind w:left="0"/>
              <w:rPr>
                <w:del w:author="toantk" w:date="2022-07-25T13:52:00Z" w:id="12142"/>
              </w:rPr>
            </w:pPr>
            <w:del w:author="toantk" w:date="2022-07-25T13:52:00Z" w:id="12143">
              <w:r w:rsidDel="00DD1F59">
                <w:delText>23:59</w:delText>
              </w:r>
            </w:del>
          </w:p>
        </w:tc>
        <w:tc>
          <w:tcPr>
            <w:tcW w:w="1827" w:type="dxa"/>
          </w:tcPr>
          <w:p w:rsidR="009D0F58" w:rsidDel="00DD1F59" w:rsidP="00E5021C" w:rsidRDefault="009D0F58" w14:paraId="60A5DEC7" w14:textId="3434C85A">
            <w:pPr>
              <w:pStyle w:val="ListParagraph"/>
              <w:ind w:left="0"/>
              <w:rPr>
                <w:del w:author="toantk" w:date="2022-07-25T13:52:00Z" w:id="12144"/>
              </w:rPr>
            </w:pPr>
            <w:del w:author="toantk" w:date="2022-07-25T13:52:00Z" w:id="12145">
              <w:r w:rsidDel="00DD1F59">
                <w:delText>EndTime</w:delText>
              </w:r>
            </w:del>
          </w:p>
        </w:tc>
      </w:tr>
    </w:tbl>
    <w:p w:rsidRPr="00065305" w:rsidR="00065305" w:rsidDel="00DD1F59" w:rsidP="00065305" w:rsidRDefault="00065305" w14:paraId="0C8BB0E4" w14:textId="0AA0B329">
      <w:pPr>
        <w:rPr>
          <w:del w:author="toantk" w:date="2022-07-25T13:52:00Z" w:id="12146"/>
        </w:rPr>
      </w:pPr>
    </w:p>
    <w:p w:rsidRPr="00065305" w:rsidR="00065305" w:rsidDel="00DD1F59" w:rsidP="00065305" w:rsidRDefault="00065305" w14:paraId="7CB33DAF" w14:textId="5205D70D">
      <w:pPr>
        <w:jc w:val="center"/>
        <w:rPr>
          <w:del w:author="toantk" w:date="2022-07-25T13:52:00Z" w:id="12147"/>
          <w:b/>
          <w:bCs/>
        </w:rPr>
      </w:pPr>
    </w:p>
    <w:p w:rsidR="005E7525" w:rsidDel="00DD1F59" w:rsidP="005E7525" w:rsidRDefault="005E7525" w14:paraId="38F12294" w14:textId="17A1824D">
      <w:pPr>
        <w:pStyle w:val="Heading3"/>
        <w:rPr>
          <w:del w:author="toantk" w:date="2022-07-25T13:52:00Z" w:id="12148"/>
        </w:rPr>
      </w:pPr>
      <w:bookmarkStart w:name="_Toc111218031" w:id="12149"/>
      <w:del w:author="toantk" w:date="2022-07-25T13:52:00Z" w:id="12150">
        <w:r w:rsidDel="00DD1F59">
          <w:delText>Usecase – Điều khiển thay đổi thông tin cấu hình Wifi Schedule qua OneLink</w:delText>
        </w:r>
      </w:del>
      <w:ins w:author="Tran Khanh Toan" w:date="2022-07-01T15:40:00Z" w:id="12151">
        <w:del w:author="toantk" w:date="2022-07-25T13:52:00Z" w:id="12152">
          <w:r w:rsidDel="00DD1F59" w:rsidR="007A6979">
            <w:delText>Mobile App</w:delText>
          </w:r>
        </w:del>
      </w:ins>
      <w:bookmarkEnd w:id="12149"/>
    </w:p>
    <w:tbl>
      <w:tblPr>
        <w:tblStyle w:val="TableGrid"/>
        <w:tblW w:w="0" w:type="auto"/>
        <w:tblLook w:val="04A0" w:firstRow="1" w:lastRow="0" w:firstColumn="1" w:lastColumn="0" w:noHBand="0" w:noVBand="1"/>
      </w:tblPr>
      <w:tblGrid>
        <w:gridCol w:w="1885"/>
        <w:gridCol w:w="7340"/>
      </w:tblGrid>
      <w:tr w:rsidR="005E7525" w:rsidDel="00DD1F59" w:rsidTr="2ADD6C4A" w14:paraId="678DEDC0" w14:textId="1843E3AB">
        <w:trPr>
          <w:del w:author="toantk" w:date="2022-07-25T13:52:00Z" w:id="887870281"/>
        </w:trPr>
        <w:tc>
          <w:tcPr>
            <w:tcW w:w="1885" w:type="dxa"/>
            <w:tcMar/>
          </w:tcPr>
          <w:p w:rsidR="005E7525" w:rsidDel="00DD1F59" w:rsidP="00E5021C" w:rsidRDefault="005E7525" w14:paraId="15C851B9" w14:textId="1E377E1F">
            <w:pPr>
              <w:rPr>
                <w:del w:author="toantk" w:date="2022-07-25T13:52:00Z" w:id="12154"/>
              </w:rPr>
            </w:pPr>
            <w:del w:author="toantk" w:date="2022-07-25T13:52:00Z" w:id="12155">
              <w:r w:rsidDel="00DD1F59">
                <w:delText>ID</w:delText>
              </w:r>
            </w:del>
          </w:p>
        </w:tc>
        <w:tc>
          <w:tcPr>
            <w:tcW w:w="7340" w:type="dxa"/>
            <w:tcMar/>
          </w:tcPr>
          <w:p w:rsidR="005E7525" w:rsidDel="00DD1F59" w:rsidP="00E5021C" w:rsidRDefault="005E7525" w14:paraId="40F3E466" w14:textId="23CA058E">
            <w:pPr>
              <w:rPr>
                <w:del w:author="toantk" w:date="2022-07-25T13:52:00Z" w:id="12156"/>
              </w:rPr>
            </w:pPr>
            <w:del w:author="toantk" w:date="2022-07-25T13:52:00Z" w:id="12157">
              <w:r w:rsidDel="00DD1F59">
                <w:delText>UC-</w:delText>
              </w:r>
            </w:del>
            <w:ins w:author="Tran Khanh Toan" w:date="2022-07-01T15:16:00Z" w:id="12158">
              <w:del w:author="toantk" w:date="2022-07-25T13:52:00Z" w:id="12159">
                <w:r w:rsidDel="00DD1F59" w:rsidR="0021332D">
                  <w:delText>41</w:delText>
                </w:r>
              </w:del>
            </w:ins>
            <w:del w:author="toantk" w:date="2022-07-25T13:52:00Z" w:id="12160">
              <w:r w:rsidDel="00DD1F59">
                <w:delText>3</w:delText>
              </w:r>
              <w:r w:rsidDel="00DD1F59" w:rsidR="008A0444">
                <w:delText>8</w:delText>
              </w:r>
            </w:del>
          </w:p>
        </w:tc>
      </w:tr>
      <w:tr w:rsidR="005E7525" w:rsidDel="00DD1F59" w:rsidTr="2ADD6C4A" w14:paraId="6D36BD55" w14:textId="37C2A17F">
        <w:trPr>
          <w:del w:author="toantk" w:date="2022-07-25T13:52:00Z" w:id="1645431332"/>
        </w:trPr>
        <w:tc>
          <w:tcPr>
            <w:tcW w:w="1885" w:type="dxa"/>
            <w:tcMar/>
          </w:tcPr>
          <w:p w:rsidR="005E7525" w:rsidDel="00DD1F59" w:rsidP="00E5021C" w:rsidRDefault="005E7525" w14:paraId="4AE6D0A4" w14:textId="314BE0FF">
            <w:pPr>
              <w:rPr>
                <w:del w:author="toantk" w:date="2022-07-25T13:52:00Z" w:id="12162"/>
              </w:rPr>
            </w:pPr>
            <w:del w:author="toantk" w:date="2022-07-25T13:52:00Z" w:id="12163">
              <w:r w:rsidDel="00DD1F59">
                <w:delText>Name</w:delText>
              </w:r>
            </w:del>
          </w:p>
        </w:tc>
        <w:tc>
          <w:tcPr>
            <w:tcW w:w="7340" w:type="dxa"/>
            <w:tcMar/>
          </w:tcPr>
          <w:p w:rsidR="005E7525" w:rsidDel="00DD1F59" w:rsidP="00E5021C" w:rsidRDefault="00586723" w14:paraId="13DF0104" w14:textId="57176676">
            <w:pPr>
              <w:rPr>
                <w:del w:author="toantk" w:date="2022-07-25T13:52:00Z" w:id="12164"/>
              </w:rPr>
            </w:pPr>
            <w:del w:author="toantk" w:date="2022-07-25T13:52:00Z" w:id="12165">
              <w:r w:rsidDel="00DD1F59">
                <w:delText>Điều khiển thay đổi thông tin cấu hình Wifi Schedule qua OneLink</w:delText>
              </w:r>
            </w:del>
            <w:ins w:author="Tran Khanh Toan" w:date="2022-07-01T15:40:00Z" w:id="12166">
              <w:del w:author="toantk" w:date="2022-07-25T13:52:00Z" w:id="12167">
                <w:r w:rsidDel="00DD1F59" w:rsidR="007A6979">
                  <w:delText>Mobile App</w:delText>
                </w:r>
              </w:del>
            </w:ins>
          </w:p>
        </w:tc>
      </w:tr>
      <w:tr w:rsidR="005E7525" w:rsidDel="00DD1F59" w:rsidTr="2ADD6C4A" w14:paraId="3A6281A3" w14:textId="3F4FAFA2">
        <w:trPr>
          <w:del w:author="toantk" w:date="2022-07-25T13:52:00Z" w:id="2047237706"/>
        </w:trPr>
        <w:tc>
          <w:tcPr>
            <w:tcW w:w="1885" w:type="dxa"/>
            <w:tcMar/>
          </w:tcPr>
          <w:p w:rsidR="005E7525" w:rsidDel="00DD1F59" w:rsidP="00E5021C" w:rsidRDefault="005E7525" w14:paraId="680A5FA3" w14:textId="4887123E">
            <w:pPr>
              <w:rPr>
                <w:del w:author="toantk" w:date="2022-07-25T13:52:00Z" w:id="12169"/>
              </w:rPr>
            </w:pPr>
            <w:del w:author="toantk" w:date="2022-07-25T13:52:00Z" w:id="12170">
              <w:r w:rsidDel="00DD1F59">
                <w:delText>Description</w:delText>
              </w:r>
            </w:del>
          </w:p>
        </w:tc>
        <w:tc>
          <w:tcPr>
            <w:tcW w:w="7340" w:type="dxa"/>
            <w:tcMar/>
          </w:tcPr>
          <w:p w:rsidR="00586723" w:rsidDel="00DD1F59" w:rsidP="00586723" w:rsidRDefault="00586723" w14:paraId="1BAF61B9" w14:textId="7BFBF1A0">
            <w:pPr>
              <w:pStyle w:val="FirstLevelBullet"/>
              <w:rPr>
                <w:ins w:author="Tran Khanh Toan" w:date="2022-07-01T15:16:00Z" w:id="12171"/>
                <w:del w:author="toantk" w:date="2022-07-25T13:52:00Z" w:id="12172"/>
              </w:rPr>
            </w:pPr>
            <w:del w:author="toantk" w:date="2022-07-25T13:52:00Z" w:id="12173">
              <w:r w:rsidDel="00DD1F59">
                <w:delText>OneLink</w:delText>
              </w:r>
            </w:del>
            <w:ins w:author="Tran Khanh Toan" w:date="2022-07-01T15:40:00Z" w:id="12174">
              <w:del w:author="toantk" w:date="2022-07-25T13:52:00Z" w:id="12175">
                <w:r w:rsidDel="00DD1F59" w:rsidR="007A6979">
                  <w:delText>Mobile App</w:delText>
                </w:r>
              </w:del>
            </w:ins>
            <w:del w:author="toantk" w:date="2022-07-25T13:52:00Z" w:id="12176">
              <w:r w:rsidDel="00DD1F59">
                <w:delText xml:space="preserve"> gửi yêu cầu thay đổi thông tin cấu hình Wireless Scheduling đến ONT.</w:delText>
              </w:r>
            </w:del>
          </w:p>
          <w:p w:rsidR="0021332D" w:rsidDel="00DD1F59" w:rsidRDefault="0021332D" w14:paraId="64E294BD" w14:textId="408F2C7B">
            <w:pPr>
              <w:pStyle w:val="FirstLevelBullet"/>
              <w:rPr>
                <w:del w:author="toantk" w:date="2022-07-25T13:52:00Z" w:id="781649564"/>
              </w:rPr>
            </w:pPr>
            <w:del w:author="toantk" w:date="2022-07-25T13:52:00Z" w:id="1183198447">
              <w:r w:rsidDel="7B9170D2">
                <w:delText xml:space="preserve">Mobile App thực hiện request với định dạng </w:delText>
              </w:r>
              <w:r>
                <w:fldChar w:fldCharType="begin"/>
              </w:r>
              <w:r>
                <w:delInstrText xml:space="preserve"> HYPERLINK "https://&lt;ip&gt;:&lt;port&gt;/onelinkagent" </w:delInstrText>
              </w:r>
              <w:r>
                <w:fldChar w:fldCharType="separate"/>
              </w:r>
              <w:r w:rsidRPr="2ADD6C4A" w:rsidDel="7B9170D2">
                <w:rPr>
                  <w:rStyle w:val="Hyperlink"/>
                </w:rPr>
                <w:delText>https://&lt;ip&gt;:&lt;port&gt;/onelinkagent</w:delText>
              </w:r>
              <w:r>
                <w:fldChar w:fldCharType="end"/>
              </w:r>
              <w:r w:rsidDel="7B9170D2">
                <w:delText xml:space="preserve"> với cookies đi kèm request được quy định trong mục 7.2.1</w:delText>
              </w:r>
            </w:del>
          </w:p>
          <w:p w:rsidR="005E7525" w:rsidDel="00DD1F59" w:rsidP="00586723" w:rsidRDefault="00586723" w14:paraId="7103D07F" w14:textId="52BD32B8">
            <w:pPr>
              <w:pStyle w:val="FirstLevelBullet"/>
              <w:rPr>
                <w:del w:author="toantk" w:date="2022-07-25T13:52:00Z" w:id="12179"/>
              </w:rPr>
            </w:pPr>
            <w:del w:author="toantk" w:date="2022-07-25T13:52:00Z" w:id="12180">
              <w:r w:rsidDel="00DD1F59">
                <w:delText>ONT nhận yêu cầu, xử lý và phản hồi thông tin cấu hình thành công hay thất bại.</w:delText>
              </w:r>
            </w:del>
          </w:p>
        </w:tc>
      </w:tr>
      <w:tr w:rsidR="005E7525" w:rsidDel="00DD1F59" w:rsidTr="2ADD6C4A" w14:paraId="3D804003" w14:textId="5036D4CB">
        <w:trPr>
          <w:del w:author="toantk" w:date="2022-07-25T13:52:00Z" w:id="2005160974"/>
        </w:trPr>
        <w:tc>
          <w:tcPr>
            <w:tcW w:w="1885" w:type="dxa"/>
            <w:tcMar/>
          </w:tcPr>
          <w:p w:rsidR="005E7525" w:rsidDel="00DD1F59" w:rsidP="00E5021C" w:rsidRDefault="005E7525" w14:paraId="70141A76" w14:textId="16B9CCDF">
            <w:pPr>
              <w:rPr>
                <w:del w:author="toantk" w:date="2022-07-25T13:52:00Z" w:id="12182"/>
              </w:rPr>
            </w:pPr>
            <w:del w:author="toantk" w:date="2022-07-25T13:52:00Z" w:id="12183">
              <w:r w:rsidDel="00DD1F59">
                <w:delText>Actor</w:delText>
              </w:r>
            </w:del>
          </w:p>
        </w:tc>
        <w:tc>
          <w:tcPr>
            <w:tcW w:w="7340" w:type="dxa"/>
            <w:tcMar/>
          </w:tcPr>
          <w:p w:rsidR="005E7525" w:rsidDel="00DD1F59" w:rsidP="00E5021C" w:rsidRDefault="005E7525" w14:paraId="4E480F50" w14:textId="0A8CA230">
            <w:pPr>
              <w:rPr>
                <w:del w:author="toantk" w:date="2022-07-25T13:52:00Z" w:id="12184"/>
              </w:rPr>
            </w:pPr>
            <w:del w:author="toantk" w:date="2022-07-25T13:52:00Z" w:id="12185">
              <w:r w:rsidDel="00DD1F59">
                <w:delText>Admin</w:delText>
              </w:r>
            </w:del>
          </w:p>
        </w:tc>
      </w:tr>
      <w:tr w:rsidR="005E7525" w:rsidDel="00DD1F59" w:rsidTr="2ADD6C4A" w14:paraId="4D76CA6C" w14:textId="45105829">
        <w:trPr>
          <w:del w:author="toantk" w:date="2022-07-25T13:52:00Z" w:id="850050394"/>
        </w:trPr>
        <w:tc>
          <w:tcPr>
            <w:tcW w:w="1885" w:type="dxa"/>
            <w:tcMar/>
          </w:tcPr>
          <w:p w:rsidR="005E7525" w:rsidDel="00DD1F59" w:rsidP="00E5021C" w:rsidRDefault="005E7525" w14:paraId="7C2485A8" w14:textId="06A9FCAE">
            <w:pPr>
              <w:rPr>
                <w:del w:author="toantk" w:date="2022-07-25T13:52:00Z" w:id="12187"/>
              </w:rPr>
            </w:pPr>
            <w:del w:author="toantk" w:date="2022-07-25T13:52:00Z" w:id="12188">
              <w:r w:rsidDel="00DD1F59">
                <w:delText>Pre-condition</w:delText>
              </w:r>
            </w:del>
          </w:p>
        </w:tc>
        <w:tc>
          <w:tcPr>
            <w:tcW w:w="7340" w:type="dxa"/>
            <w:tcMar/>
          </w:tcPr>
          <w:p w:rsidR="005E7525" w:rsidDel="00DD1F59" w:rsidP="00E5021C" w:rsidRDefault="005E7525" w14:paraId="202884AE" w14:textId="6D6B3655">
            <w:pPr>
              <w:rPr>
                <w:del w:author="toantk" w:date="2022-07-25T13:52:00Z" w:id="12189"/>
              </w:rPr>
            </w:pPr>
            <w:del w:author="toantk" w:date="2022-07-25T13:52:00Z" w:id="12190">
              <w:r w:rsidDel="00DD1F59">
                <w:delText>Thiết bị hoạt động bình thường, OneLink</w:delText>
              </w:r>
            </w:del>
            <w:ins w:author="Tran Khanh Toan" w:date="2022-07-01T15:40:00Z" w:id="12191">
              <w:del w:author="toantk" w:date="2022-07-25T13:52:00Z" w:id="12192">
                <w:r w:rsidDel="00DD1F59" w:rsidR="007A6979">
                  <w:delText>Mobile App</w:delText>
                </w:r>
              </w:del>
            </w:ins>
            <w:del w:author="toantk" w:date="2022-07-25T13:52:00Z" w:id="12193">
              <w:r w:rsidDel="00DD1F59">
                <w:delText xml:space="preserve"> đã đăng nhập thành công vào thiết bị và được cấp phiên truy nhập</w:delText>
              </w:r>
            </w:del>
          </w:p>
        </w:tc>
      </w:tr>
      <w:tr w:rsidR="005E7525" w:rsidDel="00DD1F59" w:rsidTr="2ADD6C4A" w14:paraId="6F022B9E" w14:textId="0882A900">
        <w:trPr>
          <w:del w:author="toantk" w:date="2022-07-25T13:52:00Z" w:id="797575940"/>
        </w:trPr>
        <w:tc>
          <w:tcPr>
            <w:tcW w:w="1885" w:type="dxa"/>
            <w:tcMar/>
          </w:tcPr>
          <w:p w:rsidR="005E7525" w:rsidDel="00DD1F59" w:rsidP="00E5021C" w:rsidRDefault="005E7525" w14:paraId="61406873" w14:textId="33DB6FA1">
            <w:pPr>
              <w:rPr>
                <w:del w:author="toantk" w:date="2022-07-25T13:52:00Z" w:id="12195"/>
              </w:rPr>
            </w:pPr>
            <w:del w:author="toantk" w:date="2022-07-25T13:52:00Z" w:id="12196">
              <w:r w:rsidDel="00DD1F59">
                <w:delText>Post-condition</w:delText>
              </w:r>
            </w:del>
          </w:p>
        </w:tc>
        <w:tc>
          <w:tcPr>
            <w:tcW w:w="7340" w:type="dxa"/>
            <w:tcMar/>
          </w:tcPr>
          <w:p w:rsidR="005E7525" w:rsidDel="00DD1F59" w:rsidP="00E5021C" w:rsidRDefault="005E7525" w14:paraId="7EF3EE19" w14:textId="022CB75A">
            <w:pPr>
              <w:rPr>
                <w:del w:author="toantk" w:date="2022-07-25T13:52:00Z" w:id="12197"/>
              </w:rPr>
            </w:pPr>
            <w:del w:author="toantk" w:date="2022-07-25T13:52:00Z" w:id="12198">
              <w:r w:rsidDel="00DD1F59">
                <w:delText>Thiết bị phản hồi đầy đủ các thông tin cho OneLink</w:delText>
              </w:r>
            </w:del>
            <w:ins w:author="Tran Khanh Toan" w:date="2022-07-01T15:40:00Z" w:id="12199">
              <w:del w:author="toantk" w:date="2022-07-25T13:52:00Z" w:id="12200">
                <w:r w:rsidDel="00DD1F59" w:rsidR="007A6979">
                  <w:delText>Mobile App</w:delText>
                </w:r>
              </w:del>
            </w:ins>
          </w:p>
        </w:tc>
      </w:tr>
    </w:tbl>
    <w:p w:rsidR="005E7525" w:rsidDel="00DD1F59" w:rsidP="0043581E" w:rsidRDefault="005E7525" w14:paraId="3EC53C9F" w14:textId="179A2C69">
      <w:pPr>
        <w:rPr>
          <w:del w:author="toantk" w:date="2022-07-25T13:52:00Z" w:id="12201"/>
        </w:rPr>
      </w:pPr>
    </w:p>
    <w:p w:rsidR="00586723" w:rsidDel="00DD1F59" w:rsidP="0043581E" w:rsidRDefault="00586723" w14:paraId="1B1DD222" w14:textId="5F85F9E6">
      <w:pPr>
        <w:rPr>
          <w:del w:author="toantk" w:date="2022-07-25T13:52:00Z" w:id="12202"/>
          <w:b/>
          <w:bCs/>
        </w:rPr>
      </w:pPr>
      <w:del w:author="toantk" w:date="2022-07-25T13:52:00Z" w:id="12203">
        <w:r w:rsidRPr="00586723" w:rsidDel="00DD1F59">
          <w:rPr>
            <w:b/>
            <w:bCs/>
          </w:rPr>
          <w:delText>Luồng điều khiển:</w:delText>
        </w:r>
      </w:del>
    </w:p>
    <w:p w:rsidR="00F4126A" w:rsidDel="00DD1F59" w:rsidP="00F4126A" w:rsidRDefault="00586723" w14:paraId="1F43558F" w14:textId="3B79978D">
      <w:pPr>
        <w:keepNext/>
        <w:jc w:val="center"/>
        <w:rPr>
          <w:del w:author="toantk" w:date="2022-07-25T13:52:00Z" w:id="12204"/>
        </w:rPr>
      </w:pPr>
      <w:del w:author="toantk" w:date="2022-07-25T13:52:00Z" w:id="12205">
        <w:r w:rsidDel="00DD1F59">
          <w:object w:dxaOrig="9180" w:dyaOrig="5296" w14:anchorId="6387E5BF">
            <v:shape id="_x0000_i1057" style="width:460.5pt;height:265.5pt" o:ole="" type="#_x0000_t75">
              <v:imagedata o:title="" r:id="rId83"/>
            </v:shape>
            <o:OLEObject Type="Embed" ProgID="Visio.Drawing.15" ShapeID="_x0000_i1057" DrawAspect="Content" ObjectID="_1721885982" r:id="rId84"/>
          </w:object>
        </w:r>
      </w:del>
    </w:p>
    <w:p w:rsidR="00586723" w:rsidDel="00DD1F59" w:rsidP="00F4126A" w:rsidRDefault="00F4126A" w14:paraId="144EA752" w14:textId="1157173E">
      <w:pPr>
        <w:pStyle w:val="Caption"/>
        <w:rPr>
          <w:del w:author="toantk" w:date="2022-07-25T13:52:00Z" w:id="12206"/>
        </w:rPr>
      </w:pPr>
      <w:del w:author="toantk" w:date="2022-07-25T13:52:00Z" w:id="12207">
        <w:r w:rsidDel="00DD1F59">
          <w:delText xml:space="preserve">Hình </w:delText>
        </w:r>
      </w:del>
      <w:ins w:author="Tran Khanh Toan" w:date="2022-07-01T17:42:00Z" w:id="12208">
        <w:del w:author="toantk" w:date="2022-07-25T13:52:00Z" w:id="12209">
          <w:r w:rsidDel="00DD1F59" w:rsidR="00076894">
            <w:rPr>
              <w:b w:val="0"/>
              <w:i w:val="0"/>
            </w:rPr>
            <w:fldChar w:fldCharType="begin"/>
          </w:r>
          <w:r w:rsidDel="00DD1F59" w:rsidR="00076894">
            <w:delInstrText xml:space="preserve"> STYLEREF 1 \s </w:delInstrText>
          </w:r>
        </w:del>
      </w:ins>
      <w:del w:author="toantk" w:date="2022-07-25T13:52:00Z" w:id="12210">
        <w:r w:rsidDel="00DD1F59" w:rsidR="00076894">
          <w:rPr>
            <w:b w:val="0"/>
            <w:i w:val="0"/>
          </w:rPr>
          <w:fldChar w:fldCharType="separate"/>
        </w:r>
        <w:r w:rsidDel="00DD1F59" w:rsidR="00076894">
          <w:rPr>
            <w:noProof/>
          </w:rPr>
          <w:delText>7</w:delText>
        </w:r>
      </w:del>
      <w:ins w:author="Tran Khanh Toan" w:date="2022-07-01T17:42:00Z" w:id="12211">
        <w:del w:author="toantk" w:date="2022-07-25T13:52:00Z" w:id="12212">
          <w:r w:rsidDel="00DD1F59" w:rsidR="00076894">
            <w:rPr>
              <w:b w:val="0"/>
              <w:i w:val="0"/>
            </w:rPr>
            <w:fldChar w:fldCharType="end"/>
          </w:r>
          <w:r w:rsidDel="00DD1F59" w:rsidR="00076894">
            <w:delText>.</w:delText>
          </w:r>
          <w:r w:rsidDel="00DD1F59" w:rsidR="00076894">
            <w:rPr>
              <w:b w:val="0"/>
              <w:i w:val="0"/>
            </w:rPr>
            <w:fldChar w:fldCharType="begin"/>
          </w:r>
          <w:r w:rsidDel="00DD1F59" w:rsidR="00076894">
            <w:delInstrText xml:space="preserve"> SEQ Hình \* ARABIC \s 1 </w:delInstrText>
          </w:r>
        </w:del>
      </w:ins>
      <w:del w:author="toantk" w:date="2022-07-25T13:52:00Z" w:id="12213">
        <w:r w:rsidDel="00DD1F59" w:rsidR="00076894">
          <w:rPr>
            <w:b w:val="0"/>
            <w:i w:val="0"/>
          </w:rPr>
          <w:fldChar w:fldCharType="separate"/>
        </w:r>
      </w:del>
      <w:ins w:author="Tran Khanh Toan" w:date="2022-07-01T17:42:00Z" w:id="12214">
        <w:del w:author="toantk" w:date="2022-07-25T13:52:00Z" w:id="12215">
          <w:r w:rsidDel="00DD1F59" w:rsidR="00076894">
            <w:rPr>
              <w:noProof/>
            </w:rPr>
            <w:delText>32</w:delText>
          </w:r>
          <w:r w:rsidDel="00DD1F59" w:rsidR="00076894">
            <w:rPr>
              <w:b w:val="0"/>
              <w:i w:val="0"/>
            </w:rPr>
            <w:fldChar w:fldCharType="end"/>
          </w:r>
        </w:del>
      </w:ins>
      <w:del w:author="toantk" w:date="2022-07-25T13:52:00Z" w:id="12216">
        <w:r w:rsidDel="00DD1F59" w:rsidR="003F0BD0">
          <w:rPr>
            <w:b w:val="0"/>
            <w:i w:val="0"/>
          </w:rPr>
          <w:fldChar w:fldCharType="begin"/>
        </w:r>
        <w:r w:rsidDel="00DD1F59" w:rsidR="003F0BD0">
          <w:rPr>
            <w:noProof/>
          </w:rPr>
          <w:delInstrText xml:space="preserve"> STYLEREF 1 \s </w:delInstrText>
        </w:r>
        <w:r w:rsidDel="00DD1F59" w:rsidR="003F0BD0">
          <w:rPr>
            <w:b w:val="0"/>
            <w:i w:val="0"/>
          </w:rPr>
          <w:fldChar w:fldCharType="separate"/>
        </w:r>
        <w:r w:rsidDel="00DD1F59" w:rsidR="00CE3D0F">
          <w:rPr>
            <w:noProof/>
          </w:rPr>
          <w:delText>7</w:delText>
        </w:r>
        <w:r w:rsidDel="00DD1F59" w:rsidR="003F0BD0">
          <w:rPr>
            <w:b w:val="0"/>
            <w:i w:val="0"/>
          </w:rPr>
          <w:fldChar w:fldCharType="end"/>
        </w:r>
        <w:r w:rsidDel="00DD1F59" w:rsidR="00CE3D0F">
          <w:delText>.</w:delText>
        </w:r>
        <w:r w:rsidDel="00DD1F59" w:rsidR="003F0BD0">
          <w:rPr>
            <w:b w:val="0"/>
            <w:i w:val="0"/>
          </w:rPr>
          <w:fldChar w:fldCharType="begin"/>
        </w:r>
        <w:r w:rsidDel="00DD1F59" w:rsidR="003F0BD0">
          <w:rPr>
            <w:noProof/>
          </w:rPr>
          <w:delInstrText xml:space="preserve"> SEQ Hình \* ARABIC \s 1 </w:delInstrText>
        </w:r>
        <w:r w:rsidDel="00DD1F59" w:rsidR="003F0BD0">
          <w:rPr>
            <w:b w:val="0"/>
            <w:i w:val="0"/>
          </w:rPr>
          <w:fldChar w:fldCharType="separate"/>
        </w:r>
        <w:r w:rsidDel="00DD1F59" w:rsidR="00CE3D0F">
          <w:rPr>
            <w:noProof/>
          </w:rPr>
          <w:delText>29</w:delText>
        </w:r>
        <w:r w:rsidDel="00DD1F59" w:rsidR="003F0BD0">
          <w:rPr>
            <w:b w:val="0"/>
            <w:i w:val="0"/>
          </w:rPr>
          <w:fldChar w:fldCharType="end"/>
        </w:r>
        <w:r w:rsidDel="00DD1F59">
          <w:delText xml:space="preserve"> Luồng điều khiển thay đổi cấu hình Wireless Scheduling qua OneLink</w:delText>
        </w:r>
      </w:del>
      <w:ins w:author="Tran Khanh Toan" w:date="2022-07-01T15:40:00Z" w:id="12217">
        <w:del w:author="toantk" w:date="2022-07-25T13:52:00Z" w:id="12218">
          <w:r w:rsidDel="00DD1F59" w:rsidR="007A6979">
            <w:delText>Mobile App</w:delText>
          </w:r>
        </w:del>
      </w:ins>
    </w:p>
    <w:p w:rsidR="00586723" w:rsidDel="00DD1F59" w:rsidP="00586723" w:rsidRDefault="00586723" w14:paraId="0C3E5196" w14:textId="3635BE9E">
      <w:pPr>
        <w:pStyle w:val="Caption"/>
        <w:rPr>
          <w:del w:author="toantk" w:date="2022-07-25T13:52:00Z" w:id="12219"/>
        </w:rPr>
      </w:pPr>
    </w:p>
    <w:p w:rsidR="00586723" w:rsidDel="00DD1F59" w:rsidP="00586723" w:rsidRDefault="00586723" w14:paraId="197DAAAE" w14:textId="1395C155">
      <w:pPr>
        <w:rPr>
          <w:del w:author="toantk" w:date="2022-07-25T13:52:00Z" w:id="12220"/>
          <w:b/>
          <w:bCs/>
        </w:rPr>
      </w:pPr>
      <w:del w:author="toantk" w:date="2022-07-25T13:52:00Z" w:id="12221">
        <w:r w:rsidRPr="00AB6FAB" w:rsidDel="00DD1F59">
          <w:rPr>
            <w:b/>
            <w:bCs/>
          </w:rPr>
          <w:delText xml:space="preserve">Cấu trúc dữ liệu </w:delText>
        </w:r>
      </w:del>
      <w:ins w:author="Tran Khanh Toan" w:date="2022-07-04T09:22:00Z" w:id="12222">
        <w:del w:author="toantk" w:date="2022-07-25T13:52:00Z" w:id="12223">
          <w:r w:rsidDel="00DD1F59" w:rsidR="00F02801">
            <w:rPr>
              <w:b/>
              <w:bCs/>
            </w:rPr>
            <w:delText xml:space="preserve">Cấu trúc payload </w:delText>
          </w:r>
        </w:del>
      </w:ins>
      <w:del w:author="toantk" w:date="2022-07-25T13:52:00Z" w:id="12224">
        <w:r w:rsidRPr="00AB6FAB" w:rsidDel="00DD1F59">
          <w:rPr>
            <w:b/>
            <w:bCs/>
          </w:rPr>
          <w:delText>của bản tin:</w:delText>
        </w:r>
      </w:del>
    </w:p>
    <w:p w:rsidR="00586723" w:rsidDel="00DD1F59" w:rsidP="00586723" w:rsidRDefault="00586723" w14:paraId="05098817" w14:textId="47EEBA1A">
      <w:pPr>
        <w:pStyle w:val="ListParagraph"/>
        <w:numPr>
          <w:ilvl w:val="0"/>
          <w:numId w:val="9"/>
        </w:numPr>
        <w:rPr>
          <w:del w:author="toantk" w:date="2022-07-25T13:52:00Z" w:id="12225"/>
          <w:b/>
          <w:bCs/>
        </w:rPr>
      </w:pPr>
      <w:del w:author="toantk" w:date="2022-07-25T13:52:00Z" w:id="12226">
        <w:r w:rsidDel="00DD1F59">
          <w:rPr>
            <w:b/>
            <w:bCs/>
          </w:rPr>
          <w:delText>Parental Control</w:delText>
        </w:r>
      </w:del>
      <w:ins w:author="Administrator" w:date="2022-07-01T10:05:00Z" w:id="12227">
        <w:del w:author="toantk" w:date="2022-07-25T13:52:00Z" w:id="12228">
          <w:r w:rsidDel="00DD1F59" w:rsidR="00A90B5C">
            <w:rPr>
              <w:b/>
              <w:bCs/>
            </w:rPr>
            <w:delText>Wireless Scheduling</w:delText>
          </w:r>
        </w:del>
      </w:ins>
      <w:del w:author="toantk" w:date="2022-07-25T13:52:00Z" w:id="12229">
        <w:r w:rsidDel="00DD1F59">
          <w:rPr>
            <w:b/>
            <w:bCs/>
          </w:rPr>
          <w:delText xml:space="preserve"> edit Request:</w:delText>
        </w:r>
      </w:del>
    </w:p>
    <w:p w:rsidR="00586723" w:rsidDel="00DD1F59" w:rsidP="00586723" w:rsidRDefault="00586723" w14:paraId="59B69AA5" w14:textId="53682300">
      <w:pPr>
        <w:pStyle w:val="ListParagraph"/>
        <w:ind w:firstLine="360"/>
        <w:rPr>
          <w:del w:author="toantk" w:date="2022-07-25T13:52:00Z" w:id="12230"/>
        </w:rPr>
      </w:pPr>
      <w:del w:author="toantk" w:date="2022-07-25T13:52:00Z" w:id="12231">
        <w:r w:rsidDel="00DD1F59">
          <w:delText>{“action” : “</w:delText>
        </w:r>
      </w:del>
      <w:ins w:author="Administrator" w:date="2022-07-01T10:06:00Z" w:id="12232">
        <w:del w:author="toantk" w:date="2022-07-25T13:52:00Z" w:id="12233">
          <w:r w:rsidDel="00DD1F59" w:rsidR="00A90B5C">
            <w:delText>wifischedule</w:delText>
          </w:r>
        </w:del>
      </w:ins>
      <w:del w:author="toantk" w:date="2022-07-25T13:52:00Z" w:id="12234">
        <w:r w:rsidDel="00DD1F59">
          <w:delText xml:space="preserve">parentalEdit”, </w:delText>
        </w:r>
      </w:del>
    </w:p>
    <w:p w:rsidR="00586723" w:rsidDel="00DD1F59" w:rsidP="00586723" w:rsidRDefault="00586723" w14:paraId="4D577FEF" w14:textId="52F3166A">
      <w:pPr>
        <w:pStyle w:val="ListParagraph"/>
        <w:ind w:firstLine="360"/>
        <w:rPr>
          <w:del w:author="toantk" w:date="2022-07-25T13:52:00Z" w:id="12235"/>
        </w:rPr>
      </w:pPr>
      <w:del w:author="toantk" w:date="2022-07-25T13:52:00Z" w:id="12236">
        <w:r w:rsidDel="00DD1F59">
          <w:delText xml:space="preserve">  “enable” : “&lt;enable&gt;”,</w:delText>
        </w:r>
      </w:del>
    </w:p>
    <w:p w:rsidR="00586723" w:rsidDel="00DD1F59" w:rsidP="00586723" w:rsidRDefault="00586723" w14:paraId="564F2A13" w14:textId="3BAC2D12">
      <w:pPr>
        <w:pStyle w:val="FirstLevelBullet"/>
        <w:numPr>
          <w:ilvl w:val="0"/>
          <w:numId w:val="0"/>
        </w:numPr>
        <w:ind w:left="1080"/>
        <w:rPr>
          <w:del w:author="toantk" w:date="2022-07-25T13:52:00Z" w:id="12237"/>
        </w:rPr>
      </w:pPr>
      <w:del w:author="toantk" w:date="2022-07-25T13:52:00Z" w:id="12238">
        <w:r w:rsidDel="00DD1F59">
          <w:delText xml:space="preserve">  “sun” : </w:delText>
        </w:r>
      </w:del>
    </w:p>
    <w:p w:rsidR="00586723" w:rsidDel="00DD1F59" w:rsidP="00586723" w:rsidRDefault="00586723" w14:paraId="360DF890" w14:textId="3C396142">
      <w:pPr>
        <w:pStyle w:val="FirstLevelBullet"/>
        <w:numPr>
          <w:ilvl w:val="0"/>
          <w:numId w:val="0"/>
        </w:numPr>
        <w:ind w:left="1080"/>
        <w:rPr>
          <w:del w:author="toantk" w:date="2022-07-25T13:52:00Z" w:id="12239"/>
        </w:rPr>
      </w:pPr>
      <w:del w:author="toantk" w:date="2022-07-25T13:52:00Z" w:id="12240">
        <w:r w:rsidDel="00DD1F59">
          <w:tab/>
        </w:r>
        <w:r w:rsidDel="00DD1F59">
          <w:tab/>
        </w:r>
        <w:r w:rsidDel="00DD1F59">
          <w:tab/>
        </w:r>
        <w:r w:rsidDel="00DD1F59">
          <w:delText>{</w:delText>
        </w:r>
      </w:del>
    </w:p>
    <w:p w:rsidR="00586723" w:rsidDel="00DD1F59" w:rsidP="00586723" w:rsidRDefault="00586723" w14:paraId="51058819" w14:textId="56BC9A62">
      <w:pPr>
        <w:pStyle w:val="FirstLevelBullet"/>
        <w:numPr>
          <w:ilvl w:val="0"/>
          <w:numId w:val="0"/>
        </w:numPr>
        <w:ind w:left="2520" w:firstLine="360"/>
        <w:rPr>
          <w:del w:author="toantk" w:date="2022-07-25T13:52:00Z" w:id="12241"/>
        </w:rPr>
      </w:pPr>
      <w:del w:author="toantk" w:date="2022-07-25T13:52:00Z" w:id="12242">
        <w:r w:rsidDel="00DD1F59">
          <w:tab/>
        </w:r>
        <w:r w:rsidDel="00DD1F59">
          <w:delText>“action” : “&lt;action&gt;”,</w:delText>
        </w:r>
      </w:del>
    </w:p>
    <w:p w:rsidR="00586723" w:rsidDel="00DD1F59" w:rsidP="00586723" w:rsidRDefault="00586723" w14:paraId="5C43147A" w14:textId="4804E091">
      <w:pPr>
        <w:pStyle w:val="FirstLevelBullet"/>
        <w:numPr>
          <w:ilvl w:val="0"/>
          <w:numId w:val="0"/>
        </w:numPr>
        <w:ind w:left="2520" w:firstLine="360"/>
        <w:rPr>
          <w:del w:author="toantk" w:date="2022-07-25T13:52:00Z" w:id="12243"/>
        </w:rPr>
      </w:pPr>
      <w:del w:author="toantk" w:date="2022-07-25T13:52:00Z" w:id="12244">
        <w:r w:rsidDel="00DD1F59">
          <w:tab/>
        </w:r>
        <w:r w:rsidDel="00DD1F59">
          <w:delText>“startTime” : “startTime”,</w:delText>
        </w:r>
      </w:del>
    </w:p>
    <w:p w:rsidR="00586723" w:rsidDel="00DD1F59" w:rsidP="00586723" w:rsidRDefault="00586723" w14:paraId="14756DA8" w14:textId="5D4F63F6">
      <w:pPr>
        <w:pStyle w:val="FirstLevelBullet"/>
        <w:numPr>
          <w:ilvl w:val="0"/>
          <w:numId w:val="0"/>
        </w:numPr>
        <w:ind w:left="2520" w:firstLine="360"/>
        <w:rPr>
          <w:del w:author="toantk" w:date="2022-07-25T13:52:00Z" w:id="12245"/>
        </w:rPr>
      </w:pPr>
      <w:del w:author="toantk" w:date="2022-07-25T13:52:00Z" w:id="12246">
        <w:r w:rsidDel="00DD1F59">
          <w:tab/>
        </w:r>
        <w:r w:rsidDel="00DD1F59">
          <w:delText>“endTime” : “endTime”</w:delText>
        </w:r>
        <w:r w:rsidDel="00DD1F59">
          <w:tab/>
        </w:r>
      </w:del>
    </w:p>
    <w:p w:rsidR="00586723" w:rsidDel="00DD1F59" w:rsidP="00586723" w:rsidRDefault="00586723" w14:paraId="77FC77A1" w14:textId="1B2FA81E">
      <w:pPr>
        <w:pStyle w:val="FirstLevelBullet"/>
        <w:numPr>
          <w:ilvl w:val="0"/>
          <w:numId w:val="0"/>
        </w:numPr>
        <w:ind w:left="2520" w:firstLine="360"/>
        <w:rPr>
          <w:del w:author="toantk" w:date="2022-07-25T13:52:00Z" w:id="12247"/>
        </w:rPr>
      </w:pPr>
      <w:del w:author="toantk" w:date="2022-07-25T13:52:00Z" w:id="12248">
        <w:r w:rsidDel="00DD1F59">
          <w:delText>},</w:delText>
        </w:r>
      </w:del>
    </w:p>
    <w:p w:rsidR="00586723" w:rsidDel="00DD1F59" w:rsidP="00586723" w:rsidRDefault="00586723" w14:paraId="2B866522" w14:textId="5D5BC4FE">
      <w:pPr>
        <w:pStyle w:val="FirstLevelBullet"/>
        <w:numPr>
          <w:ilvl w:val="0"/>
          <w:numId w:val="0"/>
        </w:numPr>
        <w:ind w:left="720" w:hanging="360"/>
        <w:rPr>
          <w:del w:author="toantk" w:date="2022-07-25T13:52:00Z" w:id="12249"/>
        </w:rPr>
      </w:pPr>
      <w:del w:author="toantk" w:date="2022-07-25T13:52:00Z" w:id="12250">
        <w:r w:rsidDel="00DD1F59">
          <w:tab/>
        </w:r>
        <w:r w:rsidDel="00DD1F59">
          <w:tab/>
        </w:r>
        <w:r w:rsidDel="00DD1F59">
          <w:delText>“mon” :</w:delText>
        </w:r>
      </w:del>
    </w:p>
    <w:p w:rsidR="00586723" w:rsidDel="00DD1F59" w:rsidP="00586723" w:rsidRDefault="00586723" w14:paraId="5DE296C0" w14:textId="581221E8">
      <w:pPr>
        <w:pStyle w:val="FirstLevelBullet"/>
        <w:numPr>
          <w:ilvl w:val="0"/>
          <w:numId w:val="0"/>
        </w:numPr>
        <w:ind w:left="720" w:hanging="360"/>
        <w:rPr>
          <w:del w:author="toantk" w:date="2022-07-25T13:52:00Z" w:id="12251"/>
        </w:rPr>
      </w:pPr>
      <w:del w:author="toantk" w:date="2022-07-25T13:52:00Z" w:id="12252">
        <w:r w:rsidDel="00DD1F59">
          <w:tab/>
        </w:r>
        <w:r w:rsidDel="00DD1F59">
          <w:tab/>
        </w:r>
        <w:r w:rsidDel="00DD1F59">
          <w:tab/>
        </w:r>
        <w:r w:rsidDel="00DD1F59">
          <w:tab/>
        </w:r>
        <w:r w:rsidDel="00DD1F59">
          <w:delText>{</w:delText>
        </w:r>
      </w:del>
    </w:p>
    <w:p w:rsidR="00586723" w:rsidDel="00DD1F59" w:rsidP="00586723" w:rsidRDefault="00586723" w14:paraId="58BE35F1" w14:textId="3778A2C2">
      <w:pPr>
        <w:pStyle w:val="FirstLevelBullet"/>
        <w:numPr>
          <w:ilvl w:val="0"/>
          <w:numId w:val="0"/>
        </w:numPr>
        <w:ind w:left="2520" w:firstLine="360"/>
        <w:rPr>
          <w:del w:author="toantk" w:date="2022-07-25T13:52:00Z" w:id="12253"/>
        </w:rPr>
      </w:pPr>
      <w:del w:author="toantk" w:date="2022-07-25T13:52:00Z" w:id="12254">
        <w:r w:rsidDel="00DD1F59">
          <w:tab/>
        </w:r>
        <w:r w:rsidDel="00DD1F59">
          <w:delText>“action” : “&lt;action&gt;”,</w:delText>
        </w:r>
      </w:del>
    </w:p>
    <w:p w:rsidR="00586723" w:rsidDel="00DD1F59" w:rsidP="00586723" w:rsidRDefault="00586723" w14:paraId="14283180" w14:textId="2C59B25C">
      <w:pPr>
        <w:pStyle w:val="FirstLevelBullet"/>
        <w:numPr>
          <w:ilvl w:val="0"/>
          <w:numId w:val="0"/>
        </w:numPr>
        <w:ind w:left="2520" w:firstLine="360"/>
        <w:rPr>
          <w:del w:author="toantk" w:date="2022-07-25T13:52:00Z" w:id="12255"/>
        </w:rPr>
      </w:pPr>
      <w:del w:author="toantk" w:date="2022-07-25T13:52:00Z" w:id="12256">
        <w:r w:rsidDel="00DD1F59">
          <w:tab/>
        </w:r>
        <w:r w:rsidDel="00DD1F59">
          <w:delText>“startTime” : “startTime”,</w:delText>
        </w:r>
      </w:del>
    </w:p>
    <w:p w:rsidR="00586723" w:rsidDel="00DD1F59" w:rsidP="00586723" w:rsidRDefault="00586723" w14:paraId="64FFB1E5" w14:textId="3EDE6B42">
      <w:pPr>
        <w:pStyle w:val="FirstLevelBullet"/>
        <w:numPr>
          <w:ilvl w:val="0"/>
          <w:numId w:val="0"/>
        </w:numPr>
        <w:ind w:left="2160" w:firstLine="720"/>
        <w:rPr>
          <w:del w:author="toantk" w:date="2022-07-25T13:52:00Z" w:id="12257"/>
        </w:rPr>
      </w:pPr>
      <w:del w:author="toantk" w:date="2022-07-25T13:52:00Z" w:id="12258">
        <w:r w:rsidDel="00DD1F59">
          <w:tab/>
        </w:r>
        <w:r w:rsidDel="00DD1F59">
          <w:delText>“endTime” : “endTime”</w:delText>
        </w:r>
      </w:del>
    </w:p>
    <w:p w:rsidR="00586723" w:rsidDel="00DD1F59" w:rsidP="00586723" w:rsidRDefault="00586723" w14:paraId="40589973" w14:textId="360A3309">
      <w:pPr>
        <w:pStyle w:val="FirstLevelBullet"/>
        <w:numPr>
          <w:ilvl w:val="0"/>
          <w:numId w:val="0"/>
        </w:numPr>
        <w:ind w:left="2160" w:firstLine="720"/>
        <w:rPr>
          <w:del w:author="toantk" w:date="2022-07-25T13:52:00Z" w:id="12259"/>
        </w:rPr>
      </w:pPr>
      <w:del w:author="toantk" w:date="2022-07-25T13:52:00Z" w:id="12260">
        <w:r w:rsidDel="00DD1F59">
          <w:delText>},</w:delText>
        </w:r>
      </w:del>
    </w:p>
    <w:p w:rsidR="00586723" w:rsidDel="00DD1F59" w:rsidP="00586723" w:rsidRDefault="00586723" w14:paraId="2203A2E7" w14:textId="0A21BC21">
      <w:pPr>
        <w:pStyle w:val="FirstLevelBullet"/>
        <w:numPr>
          <w:ilvl w:val="0"/>
          <w:numId w:val="0"/>
        </w:numPr>
        <w:ind w:left="720" w:firstLine="720"/>
        <w:rPr>
          <w:del w:author="toantk" w:date="2022-07-25T13:52:00Z" w:id="12261"/>
        </w:rPr>
      </w:pPr>
      <w:del w:author="toantk" w:date="2022-07-25T13:52:00Z" w:id="12262">
        <w:r w:rsidDel="00DD1F59">
          <w:delText>“tue” :</w:delText>
        </w:r>
      </w:del>
    </w:p>
    <w:p w:rsidR="00586723" w:rsidDel="00DD1F59" w:rsidP="00586723" w:rsidRDefault="00586723" w14:paraId="008D2E65" w14:textId="2E120221">
      <w:pPr>
        <w:pStyle w:val="FirstLevelBullet"/>
        <w:numPr>
          <w:ilvl w:val="0"/>
          <w:numId w:val="0"/>
        </w:numPr>
        <w:ind w:left="720" w:hanging="360"/>
        <w:rPr>
          <w:del w:author="toantk" w:date="2022-07-25T13:52:00Z" w:id="12263"/>
        </w:rPr>
      </w:pPr>
      <w:del w:author="toantk" w:date="2022-07-25T13:52:00Z" w:id="12264">
        <w:r w:rsidDel="00DD1F59">
          <w:tab/>
        </w:r>
        <w:r w:rsidDel="00DD1F59">
          <w:tab/>
        </w:r>
        <w:r w:rsidDel="00DD1F59">
          <w:tab/>
        </w:r>
        <w:r w:rsidDel="00DD1F59">
          <w:tab/>
        </w:r>
        <w:r w:rsidDel="00DD1F59">
          <w:delText>{</w:delText>
        </w:r>
      </w:del>
    </w:p>
    <w:p w:rsidR="00586723" w:rsidDel="00DD1F59" w:rsidP="00586723" w:rsidRDefault="00586723" w14:paraId="43398E31" w14:textId="094374A0">
      <w:pPr>
        <w:pStyle w:val="FirstLevelBullet"/>
        <w:numPr>
          <w:ilvl w:val="0"/>
          <w:numId w:val="0"/>
        </w:numPr>
        <w:ind w:left="2520" w:firstLine="360"/>
        <w:rPr>
          <w:del w:author="toantk" w:date="2022-07-25T13:52:00Z" w:id="12265"/>
        </w:rPr>
      </w:pPr>
      <w:del w:author="toantk" w:date="2022-07-25T13:52:00Z" w:id="12266">
        <w:r w:rsidDel="00DD1F59">
          <w:tab/>
        </w:r>
        <w:r w:rsidDel="00DD1F59">
          <w:delText>“action” : “&lt;action&gt;”,</w:delText>
        </w:r>
      </w:del>
    </w:p>
    <w:p w:rsidR="00586723" w:rsidDel="00DD1F59" w:rsidP="00586723" w:rsidRDefault="00586723" w14:paraId="1210BBCE" w14:textId="06322478">
      <w:pPr>
        <w:pStyle w:val="FirstLevelBullet"/>
        <w:numPr>
          <w:ilvl w:val="0"/>
          <w:numId w:val="0"/>
        </w:numPr>
        <w:ind w:left="2520" w:firstLine="360"/>
        <w:rPr>
          <w:del w:author="toantk" w:date="2022-07-25T13:52:00Z" w:id="12267"/>
        </w:rPr>
      </w:pPr>
      <w:del w:author="toantk" w:date="2022-07-25T13:52:00Z" w:id="12268">
        <w:r w:rsidDel="00DD1F59">
          <w:tab/>
        </w:r>
        <w:r w:rsidDel="00DD1F59">
          <w:delText>“startTime” : “startTime”,</w:delText>
        </w:r>
      </w:del>
    </w:p>
    <w:p w:rsidR="00586723" w:rsidDel="00DD1F59" w:rsidP="00586723" w:rsidRDefault="00586723" w14:paraId="27019026" w14:textId="5D4D4A80">
      <w:pPr>
        <w:pStyle w:val="FirstLevelBullet"/>
        <w:numPr>
          <w:ilvl w:val="0"/>
          <w:numId w:val="0"/>
        </w:numPr>
        <w:ind w:left="2160" w:firstLine="720"/>
        <w:rPr>
          <w:del w:author="toantk" w:date="2022-07-25T13:52:00Z" w:id="12269"/>
        </w:rPr>
      </w:pPr>
      <w:del w:author="toantk" w:date="2022-07-25T13:52:00Z" w:id="12270">
        <w:r w:rsidDel="00DD1F59">
          <w:tab/>
        </w:r>
        <w:r w:rsidDel="00DD1F59">
          <w:delText>“endTime” : “endTime”</w:delText>
        </w:r>
      </w:del>
    </w:p>
    <w:p w:rsidR="00586723" w:rsidDel="00DD1F59" w:rsidP="00586723" w:rsidRDefault="00586723" w14:paraId="0203D222" w14:textId="429C0AF8">
      <w:pPr>
        <w:pStyle w:val="FirstLevelBullet"/>
        <w:numPr>
          <w:ilvl w:val="0"/>
          <w:numId w:val="0"/>
        </w:numPr>
        <w:ind w:left="2160" w:firstLine="720"/>
        <w:rPr>
          <w:del w:author="toantk" w:date="2022-07-25T13:52:00Z" w:id="12271"/>
        </w:rPr>
      </w:pPr>
      <w:del w:author="toantk" w:date="2022-07-25T13:52:00Z" w:id="12272">
        <w:r w:rsidDel="00DD1F59">
          <w:delText>},</w:delText>
        </w:r>
      </w:del>
    </w:p>
    <w:p w:rsidR="00586723" w:rsidDel="00DD1F59" w:rsidP="00586723" w:rsidRDefault="00586723" w14:paraId="67A10B09" w14:textId="5FDE860B">
      <w:pPr>
        <w:pStyle w:val="FirstLevelBullet"/>
        <w:numPr>
          <w:ilvl w:val="0"/>
          <w:numId w:val="0"/>
        </w:numPr>
        <w:ind w:left="720" w:firstLine="720"/>
        <w:rPr>
          <w:del w:author="toantk" w:date="2022-07-25T13:52:00Z" w:id="12273"/>
        </w:rPr>
      </w:pPr>
      <w:del w:author="toantk" w:date="2022-07-25T13:52:00Z" w:id="12274">
        <w:r w:rsidDel="00DD1F59">
          <w:delText>“wed” :</w:delText>
        </w:r>
      </w:del>
    </w:p>
    <w:p w:rsidR="00586723" w:rsidDel="00DD1F59" w:rsidP="00586723" w:rsidRDefault="00586723" w14:paraId="28314A51" w14:textId="23A78619">
      <w:pPr>
        <w:pStyle w:val="FirstLevelBullet"/>
        <w:numPr>
          <w:ilvl w:val="0"/>
          <w:numId w:val="0"/>
        </w:numPr>
        <w:ind w:left="720" w:hanging="360"/>
        <w:rPr>
          <w:del w:author="toantk" w:date="2022-07-25T13:52:00Z" w:id="12275"/>
        </w:rPr>
      </w:pPr>
      <w:del w:author="toantk" w:date="2022-07-25T13:52:00Z" w:id="12276">
        <w:r w:rsidDel="00DD1F59">
          <w:tab/>
        </w:r>
        <w:r w:rsidDel="00DD1F59">
          <w:tab/>
        </w:r>
        <w:r w:rsidDel="00DD1F59">
          <w:tab/>
        </w:r>
        <w:r w:rsidDel="00DD1F59">
          <w:tab/>
        </w:r>
        <w:r w:rsidDel="00DD1F59">
          <w:delText>{</w:delText>
        </w:r>
      </w:del>
    </w:p>
    <w:p w:rsidR="00586723" w:rsidDel="00DD1F59" w:rsidP="00586723" w:rsidRDefault="00586723" w14:paraId="05FCBB14" w14:textId="0C85A5B0">
      <w:pPr>
        <w:pStyle w:val="FirstLevelBullet"/>
        <w:numPr>
          <w:ilvl w:val="0"/>
          <w:numId w:val="0"/>
        </w:numPr>
        <w:ind w:left="2520" w:firstLine="360"/>
        <w:rPr>
          <w:del w:author="toantk" w:date="2022-07-25T13:52:00Z" w:id="12277"/>
        </w:rPr>
      </w:pPr>
      <w:del w:author="toantk" w:date="2022-07-25T13:52:00Z" w:id="12278">
        <w:r w:rsidDel="00DD1F59">
          <w:tab/>
        </w:r>
        <w:r w:rsidDel="00DD1F59">
          <w:delText>“action” : “&lt;action&gt;”,</w:delText>
        </w:r>
      </w:del>
    </w:p>
    <w:p w:rsidR="00586723" w:rsidDel="00DD1F59" w:rsidP="00586723" w:rsidRDefault="00586723" w14:paraId="4BA1A3D7" w14:textId="5F1CB0F9">
      <w:pPr>
        <w:pStyle w:val="FirstLevelBullet"/>
        <w:numPr>
          <w:ilvl w:val="0"/>
          <w:numId w:val="0"/>
        </w:numPr>
        <w:ind w:left="2520" w:firstLine="360"/>
        <w:rPr>
          <w:del w:author="toantk" w:date="2022-07-25T13:52:00Z" w:id="12279"/>
        </w:rPr>
      </w:pPr>
      <w:del w:author="toantk" w:date="2022-07-25T13:52:00Z" w:id="12280">
        <w:r w:rsidDel="00DD1F59">
          <w:tab/>
        </w:r>
        <w:r w:rsidDel="00DD1F59">
          <w:delText>“startTime” : “startTime”,</w:delText>
        </w:r>
      </w:del>
    </w:p>
    <w:p w:rsidR="00586723" w:rsidDel="00DD1F59" w:rsidP="00586723" w:rsidRDefault="00586723" w14:paraId="13174414" w14:textId="1BB893A0">
      <w:pPr>
        <w:pStyle w:val="FirstLevelBullet"/>
        <w:numPr>
          <w:ilvl w:val="0"/>
          <w:numId w:val="0"/>
        </w:numPr>
        <w:ind w:left="2160" w:firstLine="720"/>
        <w:rPr>
          <w:del w:author="toantk" w:date="2022-07-25T13:52:00Z" w:id="12281"/>
        </w:rPr>
      </w:pPr>
      <w:del w:author="toantk" w:date="2022-07-25T13:52:00Z" w:id="12282">
        <w:r w:rsidDel="00DD1F59">
          <w:tab/>
        </w:r>
        <w:r w:rsidDel="00DD1F59">
          <w:delText>“endTime” : “endTime”</w:delText>
        </w:r>
      </w:del>
    </w:p>
    <w:p w:rsidR="00586723" w:rsidDel="00DD1F59" w:rsidP="00586723" w:rsidRDefault="00586723" w14:paraId="7E9B65FD" w14:textId="2262BDE8">
      <w:pPr>
        <w:pStyle w:val="FirstLevelBullet"/>
        <w:numPr>
          <w:ilvl w:val="0"/>
          <w:numId w:val="0"/>
        </w:numPr>
        <w:ind w:left="2160" w:firstLine="720"/>
        <w:rPr>
          <w:del w:author="toantk" w:date="2022-07-25T13:52:00Z" w:id="12283"/>
        </w:rPr>
      </w:pPr>
      <w:del w:author="toantk" w:date="2022-07-25T13:52:00Z" w:id="12284">
        <w:r w:rsidDel="00DD1F59">
          <w:delText>},</w:delText>
        </w:r>
      </w:del>
    </w:p>
    <w:p w:rsidR="00586723" w:rsidDel="00DD1F59" w:rsidP="00586723" w:rsidRDefault="00586723" w14:paraId="2AA499FD" w14:textId="7309D724">
      <w:pPr>
        <w:pStyle w:val="FirstLevelBullet"/>
        <w:numPr>
          <w:ilvl w:val="0"/>
          <w:numId w:val="0"/>
        </w:numPr>
        <w:ind w:left="720" w:firstLine="720"/>
        <w:rPr>
          <w:del w:author="toantk" w:date="2022-07-25T13:52:00Z" w:id="12285"/>
        </w:rPr>
      </w:pPr>
      <w:del w:author="toantk" w:date="2022-07-25T13:52:00Z" w:id="12286">
        <w:r w:rsidDel="00DD1F59">
          <w:delText>“thu” :</w:delText>
        </w:r>
      </w:del>
    </w:p>
    <w:p w:rsidR="00586723" w:rsidDel="00DD1F59" w:rsidP="00586723" w:rsidRDefault="00586723" w14:paraId="07B45B27" w14:textId="28F47607">
      <w:pPr>
        <w:pStyle w:val="FirstLevelBullet"/>
        <w:numPr>
          <w:ilvl w:val="0"/>
          <w:numId w:val="0"/>
        </w:numPr>
        <w:ind w:left="720" w:hanging="360"/>
        <w:rPr>
          <w:del w:author="toantk" w:date="2022-07-25T13:52:00Z" w:id="12287"/>
        </w:rPr>
      </w:pPr>
      <w:del w:author="toantk" w:date="2022-07-25T13:52:00Z" w:id="12288">
        <w:r w:rsidDel="00DD1F59">
          <w:tab/>
        </w:r>
        <w:r w:rsidDel="00DD1F59">
          <w:tab/>
        </w:r>
        <w:r w:rsidDel="00DD1F59">
          <w:tab/>
        </w:r>
        <w:r w:rsidDel="00DD1F59">
          <w:tab/>
        </w:r>
        <w:r w:rsidDel="00DD1F59">
          <w:delText>{</w:delText>
        </w:r>
      </w:del>
    </w:p>
    <w:p w:rsidR="00586723" w:rsidDel="00DD1F59" w:rsidP="00586723" w:rsidRDefault="00586723" w14:paraId="2D198B49" w14:textId="2B9A1DF1">
      <w:pPr>
        <w:pStyle w:val="FirstLevelBullet"/>
        <w:numPr>
          <w:ilvl w:val="0"/>
          <w:numId w:val="0"/>
        </w:numPr>
        <w:ind w:left="2520" w:firstLine="360"/>
        <w:rPr>
          <w:del w:author="toantk" w:date="2022-07-25T13:52:00Z" w:id="12289"/>
        </w:rPr>
      </w:pPr>
      <w:del w:author="toantk" w:date="2022-07-25T13:52:00Z" w:id="12290">
        <w:r w:rsidDel="00DD1F59">
          <w:tab/>
        </w:r>
        <w:r w:rsidDel="00DD1F59">
          <w:delText>“action” : “&lt;action&gt;”,</w:delText>
        </w:r>
      </w:del>
    </w:p>
    <w:p w:rsidR="00586723" w:rsidDel="00DD1F59" w:rsidP="00586723" w:rsidRDefault="00586723" w14:paraId="48013820" w14:textId="624AA3ED">
      <w:pPr>
        <w:pStyle w:val="FirstLevelBullet"/>
        <w:numPr>
          <w:ilvl w:val="0"/>
          <w:numId w:val="0"/>
        </w:numPr>
        <w:ind w:left="2520" w:firstLine="360"/>
        <w:rPr>
          <w:del w:author="toantk" w:date="2022-07-25T13:52:00Z" w:id="12291"/>
        </w:rPr>
      </w:pPr>
      <w:del w:author="toantk" w:date="2022-07-25T13:52:00Z" w:id="12292">
        <w:r w:rsidDel="00DD1F59">
          <w:tab/>
        </w:r>
        <w:r w:rsidDel="00DD1F59">
          <w:delText>“startTime” : “startTime”,</w:delText>
        </w:r>
      </w:del>
    </w:p>
    <w:p w:rsidR="00586723" w:rsidDel="00DD1F59" w:rsidP="00586723" w:rsidRDefault="00586723" w14:paraId="71D2FDD6" w14:textId="12023901">
      <w:pPr>
        <w:pStyle w:val="FirstLevelBullet"/>
        <w:numPr>
          <w:ilvl w:val="0"/>
          <w:numId w:val="0"/>
        </w:numPr>
        <w:ind w:left="2160" w:firstLine="720"/>
        <w:rPr>
          <w:del w:author="toantk" w:date="2022-07-25T13:52:00Z" w:id="12293"/>
        </w:rPr>
      </w:pPr>
      <w:del w:author="toantk" w:date="2022-07-25T13:52:00Z" w:id="12294">
        <w:r w:rsidDel="00DD1F59">
          <w:tab/>
        </w:r>
        <w:r w:rsidDel="00DD1F59">
          <w:delText>“endTime” : “endTime”</w:delText>
        </w:r>
      </w:del>
    </w:p>
    <w:p w:rsidR="00586723" w:rsidDel="00DD1F59" w:rsidP="00586723" w:rsidRDefault="00586723" w14:paraId="4660EF41" w14:textId="25604599">
      <w:pPr>
        <w:pStyle w:val="FirstLevelBullet"/>
        <w:numPr>
          <w:ilvl w:val="0"/>
          <w:numId w:val="0"/>
        </w:numPr>
        <w:ind w:left="2160" w:firstLine="720"/>
        <w:rPr>
          <w:del w:author="toantk" w:date="2022-07-25T13:52:00Z" w:id="12295"/>
        </w:rPr>
      </w:pPr>
      <w:del w:author="toantk" w:date="2022-07-25T13:52:00Z" w:id="12296">
        <w:r w:rsidDel="00DD1F59">
          <w:delText>},</w:delText>
        </w:r>
      </w:del>
    </w:p>
    <w:p w:rsidR="00586723" w:rsidDel="00DD1F59" w:rsidP="00586723" w:rsidRDefault="00586723" w14:paraId="0FC77BD7" w14:textId="795AD1AD">
      <w:pPr>
        <w:pStyle w:val="FirstLevelBullet"/>
        <w:numPr>
          <w:ilvl w:val="0"/>
          <w:numId w:val="0"/>
        </w:numPr>
        <w:rPr>
          <w:del w:author="toantk" w:date="2022-07-25T13:52:00Z" w:id="12297"/>
        </w:rPr>
      </w:pPr>
    </w:p>
    <w:p w:rsidR="00586723" w:rsidDel="00DD1F59" w:rsidP="00586723" w:rsidRDefault="00586723" w14:paraId="72E697CE" w14:textId="7FC2FB82">
      <w:pPr>
        <w:pStyle w:val="FirstLevelBullet"/>
        <w:numPr>
          <w:ilvl w:val="0"/>
          <w:numId w:val="0"/>
        </w:numPr>
        <w:ind w:left="720" w:firstLine="720"/>
        <w:rPr>
          <w:del w:author="toantk" w:date="2022-07-25T13:52:00Z" w:id="12298"/>
        </w:rPr>
      </w:pPr>
      <w:del w:author="toantk" w:date="2022-07-25T13:52:00Z" w:id="12299">
        <w:r w:rsidDel="00DD1F59">
          <w:delText>“fri” :</w:delText>
        </w:r>
      </w:del>
    </w:p>
    <w:p w:rsidR="00586723" w:rsidDel="00DD1F59" w:rsidP="00586723" w:rsidRDefault="00586723" w14:paraId="135ABC97" w14:textId="4F86BBCF">
      <w:pPr>
        <w:pStyle w:val="FirstLevelBullet"/>
        <w:numPr>
          <w:ilvl w:val="0"/>
          <w:numId w:val="0"/>
        </w:numPr>
        <w:ind w:left="720" w:hanging="360"/>
        <w:rPr>
          <w:del w:author="toantk" w:date="2022-07-25T13:52:00Z" w:id="12300"/>
        </w:rPr>
      </w:pPr>
      <w:del w:author="toantk" w:date="2022-07-25T13:52:00Z" w:id="12301">
        <w:r w:rsidDel="00DD1F59">
          <w:tab/>
        </w:r>
        <w:r w:rsidDel="00DD1F59">
          <w:tab/>
        </w:r>
        <w:r w:rsidDel="00DD1F59">
          <w:tab/>
        </w:r>
        <w:r w:rsidDel="00DD1F59">
          <w:tab/>
        </w:r>
        <w:r w:rsidDel="00DD1F59">
          <w:delText>{</w:delText>
        </w:r>
      </w:del>
    </w:p>
    <w:p w:rsidR="00586723" w:rsidDel="00DD1F59" w:rsidP="00586723" w:rsidRDefault="00586723" w14:paraId="1B019EFC" w14:textId="6CEA108A">
      <w:pPr>
        <w:pStyle w:val="FirstLevelBullet"/>
        <w:numPr>
          <w:ilvl w:val="0"/>
          <w:numId w:val="0"/>
        </w:numPr>
        <w:ind w:left="2520" w:firstLine="360"/>
        <w:rPr>
          <w:del w:author="toantk" w:date="2022-07-25T13:52:00Z" w:id="12302"/>
        </w:rPr>
      </w:pPr>
      <w:del w:author="toantk" w:date="2022-07-25T13:52:00Z" w:id="12303">
        <w:r w:rsidDel="00DD1F59">
          <w:tab/>
        </w:r>
        <w:r w:rsidDel="00DD1F59">
          <w:delText>“action” : “&lt;action&gt;”,</w:delText>
        </w:r>
      </w:del>
    </w:p>
    <w:p w:rsidR="00586723" w:rsidDel="00DD1F59" w:rsidP="00586723" w:rsidRDefault="00586723" w14:paraId="283CF0E1" w14:textId="62554F75">
      <w:pPr>
        <w:pStyle w:val="FirstLevelBullet"/>
        <w:numPr>
          <w:ilvl w:val="0"/>
          <w:numId w:val="0"/>
        </w:numPr>
        <w:ind w:left="2520" w:firstLine="360"/>
        <w:rPr>
          <w:del w:author="toantk" w:date="2022-07-25T13:52:00Z" w:id="12304"/>
        </w:rPr>
      </w:pPr>
      <w:del w:author="toantk" w:date="2022-07-25T13:52:00Z" w:id="12305">
        <w:r w:rsidDel="00DD1F59">
          <w:tab/>
        </w:r>
        <w:r w:rsidDel="00DD1F59">
          <w:delText>“startTime” : “startTime”,</w:delText>
        </w:r>
      </w:del>
    </w:p>
    <w:p w:rsidR="00586723" w:rsidDel="00DD1F59" w:rsidP="00586723" w:rsidRDefault="00586723" w14:paraId="44F1BE95" w14:textId="191A615A">
      <w:pPr>
        <w:pStyle w:val="FirstLevelBullet"/>
        <w:numPr>
          <w:ilvl w:val="0"/>
          <w:numId w:val="0"/>
        </w:numPr>
        <w:ind w:left="2160" w:firstLine="720"/>
        <w:rPr>
          <w:del w:author="toantk" w:date="2022-07-25T13:52:00Z" w:id="12306"/>
        </w:rPr>
      </w:pPr>
      <w:del w:author="toantk" w:date="2022-07-25T13:52:00Z" w:id="12307">
        <w:r w:rsidDel="00DD1F59">
          <w:tab/>
        </w:r>
        <w:r w:rsidDel="00DD1F59">
          <w:delText>“endTime” : “endTime”</w:delText>
        </w:r>
      </w:del>
    </w:p>
    <w:p w:rsidR="00586723" w:rsidDel="00DD1F59" w:rsidP="00586723" w:rsidRDefault="00586723" w14:paraId="0929219D" w14:textId="648B8858">
      <w:pPr>
        <w:pStyle w:val="FirstLevelBullet"/>
        <w:numPr>
          <w:ilvl w:val="0"/>
          <w:numId w:val="0"/>
        </w:numPr>
        <w:ind w:left="2160" w:firstLine="720"/>
        <w:rPr>
          <w:del w:author="toantk" w:date="2022-07-25T13:52:00Z" w:id="12308"/>
        </w:rPr>
      </w:pPr>
      <w:del w:author="toantk" w:date="2022-07-25T13:52:00Z" w:id="12309">
        <w:r w:rsidDel="00DD1F59">
          <w:delText>},</w:delText>
        </w:r>
      </w:del>
    </w:p>
    <w:p w:rsidR="00586723" w:rsidDel="00DD1F59" w:rsidP="00586723" w:rsidRDefault="00586723" w14:paraId="09FB4274" w14:textId="57FA8D3B">
      <w:pPr>
        <w:pStyle w:val="FirstLevelBullet"/>
        <w:numPr>
          <w:ilvl w:val="0"/>
          <w:numId w:val="0"/>
        </w:numPr>
        <w:rPr>
          <w:del w:author="toantk" w:date="2022-07-25T13:52:00Z" w:id="12310"/>
        </w:rPr>
      </w:pPr>
    </w:p>
    <w:p w:rsidR="00586723" w:rsidDel="00DD1F59" w:rsidP="00586723" w:rsidRDefault="00586723" w14:paraId="07311B62" w14:textId="6C9A1F62">
      <w:pPr>
        <w:pStyle w:val="FirstLevelBullet"/>
        <w:numPr>
          <w:ilvl w:val="0"/>
          <w:numId w:val="0"/>
        </w:numPr>
        <w:ind w:left="720" w:firstLine="720"/>
        <w:rPr>
          <w:del w:author="toantk" w:date="2022-07-25T13:52:00Z" w:id="12311"/>
        </w:rPr>
      </w:pPr>
      <w:del w:author="toantk" w:date="2022-07-25T13:52:00Z" w:id="12312">
        <w:r w:rsidDel="00DD1F59">
          <w:delText>“sat” :</w:delText>
        </w:r>
      </w:del>
    </w:p>
    <w:p w:rsidR="00586723" w:rsidDel="00DD1F59" w:rsidP="00586723" w:rsidRDefault="00586723" w14:paraId="01F43DC5" w14:textId="3AE96AE6">
      <w:pPr>
        <w:pStyle w:val="FirstLevelBullet"/>
        <w:numPr>
          <w:ilvl w:val="0"/>
          <w:numId w:val="0"/>
        </w:numPr>
        <w:ind w:left="720" w:hanging="360"/>
        <w:rPr>
          <w:del w:author="toantk" w:date="2022-07-25T13:52:00Z" w:id="12313"/>
        </w:rPr>
      </w:pPr>
      <w:del w:author="toantk" w:date="2022-07-25T13:52:00Z" w:id="12314">
        <w:r w:rsidDel="00DD1F59">
          <w:tab/>
        </w:r>
        <w:r w:rsidDel="00DD1F59">
          <w:tab/>
        </w:r>
        <w:r w:rsidDel="00DD1F59">
          <w:tab/>
        </w:r>
        <w:r w:rsidDel="00DD1F59">
          <w:tab/>
        </w:r>
        <w:r w:rsidDel="00DD1F59">
          <w:delText>{</w:delText>
        </w:r>
      </w:del>
    </w:p>
    <w:p w:rsidR="00586723" w:rsidDel="00DD1F59" w:rsidP="00586723" w:rsidRDefault="00586723" w14:paraId="11F266C4" w14:textId="2885C1A5">
      <w:pPr>
        <w:pStyle w:val="FirstLevelBullet"/>
        <w:numPr>
          <w:ilvl w:val="0"/>
          <w:numId w:val="0"/>
        </w:numPr>
        <w:ind w:left="2520" w:firstLine="360"/>
        <w:rPr>
          <w:del w:author="toantk" w:date="2022-07-25T13:52:00Z" w:id="12315"/>
        </w:rPr>
      </w:pPr>
      <w:del w:author="toantk" w:date="2022-07-25T13:52:00Z" w:id="12316">
        <w:r w:rsidDel="00DD1F59">
          <w:tab/>
        </w:r>
        <w:r w:rsidDel="00DD1F59">
          <w:delText>“action” : “&lt;action&gt;”,</w:delText>
        </w:r>
      </w:del>
    </w:p>
    <w:p w:rsidR="00586723" w:rsidDel="00DD1F59" w:rsidP="00586723" w:rsidRDefault="00586723" w14:paraId="1B5D2986" w14:textId="19E8888E">
      <w:pPr>
        <w:pStyle w:val="FirstLevelBullet"/>
        <w:numPr>
          <w:ilvl w:val="0"/>
          <w:numId w:val="0"/>
        </w:numPr>
        <w:ind w:left="2520" w:firstLine="360"/>
        <w:rPr>
          <w:del w:author="toantk" w:date="2022-07-25T13:52:00Z" w:id="12317"/>
        </w:rPr>
      </w:pPr>
      <w:del w:author="toantk" w:date="2022-07-25T13:52:00Z" w:id="12318">
        <w:r w:rsidDel="00DD1F59">
          <w:tab/>
        </w:r>
        <w:r w:rsidDel="00DD1F59">
          <w:delText>“startTime” : “startTime”,</w:delText>
        </w:r>
      </w:del>
    </w:p>
    <w:p w:rsidR="00586723" w:rsidDel="00DD1F59" w:rsidP="00586723" w:rsidRDefault="00586723" w14:paraId="600ECCA0" w14:textId="02447935">
      <w:pPr>
        <w:pStyle w:val="FirstLevelBullet"/>
        <w:numPr>
          <w:ilvl w:val="0"/>
          <w:numId w:val="0"/>
        </w:numPr>
        <w:ind w:left="2160" w:firstLine="720"/>
        <w:rPr>
          <w:del w:author="toantk" w:date="2022-07-25T13:52:00Z" w:id="12319"/>
        </w:rPr>
      </w:pPr>
      <w:del w:author="toantk" w:date="2022-07-25T13:52:00Z" w:id="12320">
        <w:r w:rsidDel="00DD1F59">
          <w:tab/>
        </w:r>
        <w:r w:rsidDel="00DD1F59">
          <w:delText>“endTime” : “endTime”</w:delText>
        </w:r>
      </w:del>
    </w:p>
    <w:p w:rsidR="00586723" w:rsidDel="00DD1F59" w:rsidP="00586723" w:rsidRDefault="00586723" w14:paraId="32CCF2E3" w14:textId="1C8BBE75">
      <w:pPr>
        <w:pStyle w:val="FirstLevelBullet"/>
        <w:numPr>
          <w:ilvl w:val="0"/>
          <w:numId w:val="0"/>
        </w:numPr>
        <w:ind w:left="2160" w:firstLine="720"/>
        <w:rPr>
          <w:del w:author="toantk" w:date="2022-07-25T13:52:00Z" w:id="12321"/>
        </w:rPr>
      </w:pPr>
      <w:del w:author="toantk" w:date="2022-07-25T13:52:00Z" w:id="12322">
        <w:r w:rsidDel="00DD1F59">
          <w:delText>},</w:delText>
        </w:r>
      </w:del>
    </w:p>
    <w:p w:rsidR="00586723" w:rsidDel="00DD1F59" w:rsidP="00586723" w:rsidRDefault="00586723" w14:paraId="7B8EC35B" w14:textId="4B4C9091">
      <w:pPr>
        <w:pStyle w:val="FirstLevelBullet"/>
        <w:numPr>
          <w:ilvl w:val="0"/>
          <w:numId w:val="0"/>
        </w:numPr>
        <w:ind w:left="720" w:firstLine="720"/>
        <w:rPr>
          <w:del w:author="toantk" w:date="2022-07-25T13:52:00Z" w:id="12323"/>
        </w:rPr>
      </w:pPr>
      <w:del w:author="toantk" w:date="2022-07-25T13:52:00Z" w:id="12324">
        <w:r w:rsidDel="00DD1F59">
          <w:delText>“everyday” :</w:delText>
        </w:r>
      </w:del>
    </w:p>
    <w:p w:rsidR="00586723" w:rsidDel="00DD1F59" w:rsidP="00586723" w:rsidRDefault="00586723" w14:paraId="2EE9728B" w14:textId="2FEFB84A">
      <w:pPr>
        <w:pStyle w:val="FirstLevelBullet"/>
        <w:numPr>
          <w:ilvl w:val="0"/>
          <w:numId w:val="0"/>
        </w:numPr>
        <w:ind w:left="720" w:hanging="360"/>
        <w:rPr>
          <w:del w:author="toantk" w:date="2022-07-25T13:52:00Z" w:id="12325"/>
        </w:rPr>
      </w:pPr>
      <w:del w:author="toantk" w:date="2022-07-25T13:52:00Z" w:id="12326">
        <w:r w:rsidDel="00DD1F59">
          <w:tab/>
        </w:r>
        <w:r w:rsidDel="00DD1F59">
          <w:tab/>
        </w:r>
        <w:r w:rsidDel="00DD1F59">
          <w:tab/>
        </w:r>
        <w:r w:rsidDel="00DD1F59">
          <w:tab/>
        </w:r>
        <w:r w:rsidDel="00DD1F59">
          <w:delText>{</w:delText>
        </w:r>
      </w:del>
    </w:p>
    <w:p w:rsidR="00586723" w:rsidDel="00DD1F59" w:rsidP="00586723" w:rsidRDefault="00586723" w14:paraId="4CDC1B55" w14:textId="624E83A2">
      <w:pPr>
        <w:pStyle w:val="FirstLevelBullet"/>
        <w:numPr>
          <w:ilvl w:val="0"/>
          <w:numId w:val="0"/>
        </w:numPr>
        <w:ind w:left="2520" w:firstLine="360"/>
        <w:rPr>
          <w:del w:author="toantk" w:date="2022-07-25T13:52:00Z" w:id="12327"/>
        </w:rPr>
      </w:pPr>
      <w:del w:author="toantk" w:date="2022-07-25T13:52:00Z" w:id="12328">
        <w:r w:rsidDel="00DD1F59">
          <w:tab/>
        </w:r>
        <w:r w:rsidDel="00DD1F59">
          <w:delText>“action” : “&lt;action&gt;”,</w:delText>
        </w:r>
      </w:del>
    </w:p>
    <w:p w:rsidR="00586723" w:rsidDel="00DD1F59" w:rsidP="00586723" w:rsidRDefault="00586723" w14:paraId="331167BE" w14:textId="608B92C5">
      <w:pPr>
        <w:pStyle w:val="FirstLevelBullet"/>
        <w:numPr>
          <w:ilvl w:val="0"/>
          <w:numId w:val="0"/>
        </w:numPr>
        <w:ind w:left="2520" w:firstLine="360"/>
        <w:rPr>
          <w:del w:author="toantk" w:date="2022-07-25T13:52:00Z" w:id="12329"/>
        </w:rPr>
      </w:pPr>
      <w:del w:author="toantk" w:date="2022-07-25T13:52:00Z" w:id="12330">
        <w:r w:rsidDel="00DD1F59">
          <w:tab/>
        </w:r>
        <w:r w:rsidDel="00DD1F59">
          <w:delText>“startTime” : “startTime”,</w:delText>
        </w:r>
      </w:del>
    </w:p>
    <w:p w:rsidR="00586723" w:rsidDel="00DD1F59" w:rsidP="00586723" w:rsidRDefault="00586723" w14:paraId="3DC5B206" w14:textId="0B5EFC6C">
      <w:pPr>
        <w:pStyle w:val="FirstLevelBullet"/>
        <w:numPr>
          <w:ilvl w:val="0"/>
          <w:numId w:val="0"/>
        </w:numPr>
        <w:ind w:left="2160" w:firstLine="720"/>
        <w:rPr>
          <w:del w:author="toantk" w:date="2022-07-25T13:52:00Z" w:id="12331"/>
        </w:rPr>
      </w:pPr>
      <w:del w:author="toantk" w:date="2022-07-25T13:52:00Z" w:id="12332">
        <w:r w:rsidDel="00DD1F59">
          <w:tab/>
        </w:r>
        <w:r w:rsidDel="00DD1F59">
          <w:delText>“endTime” : “endTime”</w:delText>
        </w:r>
      </w:del>
    </w:p>
    <w:p w:rsidR="00586723" w:rsidDel="00DD1F59" w:rsidP="00586723" w:rsidRDefault="00586723" w14:paraId="644B6D63" w14:textId="4DE963C6">
      <w:pPr>
        <w:pStyle w:val="FirstLevelBullet"/>
        <w:numPr>
          <w:ilvl w:val="0"/>
          <w:numId w:val="0"/>
        </w:numPr>
        <w:ind w:left="2160" w:firstLine="720"/>
        <w:rPr>
          <w:del w:author="toantk" w:date="2022-07-25T13:52:00Z" w:id="12333"/>
        </w:rPr>
      </w:pPr>
      <w:del w:author="toantk" w:date="2022-07-25T13:52:00Z" w:id="12334">
        <w:r w:rsidDel="00DD1F59">
          <w:delText>},</w:delText>
        </w:r>
      </w:del>
    </w:p>
    <w:p w:rsidR="00586723" w:rsidDel="00DD1F59" w:rsidP="00586723" w:rsidRDefault="00586723" w14:paraId="0765F287" w14:textId="4D10E68E">
      <w:pPr>
        <w:pStyle w:val="ListParagraph"/>
        <w:ind w:firstLine="360"/>
        <w:rPr>
          <w:del w:author="toantk" w:date="2022-07-25T13:52:00Z" w:id="12335"/>
        </w:rPr>
      </w:pPr>
      <w:del w:author="toantk" w:date="2022-07-25T13:52:00Z" w:id="12336">
        <w:r w:rsidDel="00DD1F59">
          <w:tab/>
        </w:r>
        <w:r w:rsidDel="00DD1F59">
          <w:delText>“requestId” : “&lt;requestId&gt;”</w:delText>
        </w:r>
      </w:del>
    </w:p>
    <w:p w:rsidR="00586723" w:rsidDel="00DD1F59" w:rsidP="00586723" w:rsidRDefault="00586723" w14:paraId="7C425F6A" w14:textId="1D2E1DC4">
      <w:pPr>
        <w:pStyle w:val="ListParagraph"/>
        <w:ind w:firstLine="360"/>
        <w:rPr>
          <w:del w:author="toantk" w:date="2022-07-25T13:52:00Z" w:id="12337"/>
        </w:rPr>
      </w:pPr>
      <w:del w:author="toantk" w:date="2022-07-25T13:52:00Z" w:id="12338">
        <w:r w:rsidDel="00DD1F59">
          <w:delText>}</w:delText>
        </w:r>
      </w:del>
    </w:p>
    <w:p w:rsidR="007C557F" w:rsidDel="00DD1F59" w:rsidP="007C557F" w:rsidRDefault="007C557F" w14:paraId="7C49D974" w14:textId="4F155B41">
      <w:pPr>
        <w:pStyle w:val="ListParagraph"/>
        <w:numPr>
          <w:ilvl w:val="0"/>
          <w:numId w:val="9"/>
        </w:numPr>
        <w:rPr>
          <w:del w:author="toantk" w:date="2022-07-25T13:52:00Z" w:id="12339"/>
          <w:b/>
          <w:bCs/>
        </w:rPr>
      </w:pPr>
      <w:del w:author="toantk" w:date="2022-07-25T13:52:00Z" w:id="12340">
        <w:r w:rsidDel="00DD1F59">
          <w:rPr>
            <w:b/>
            <w:bCs/>
          </w:rPr>
          <w:delText>Wireless Scheduling edit Response:</w:delText>
        </w:r>
      </w:del>
    </w:p>
    <w:p w:rsidRPr="00820762" w:rsidR="007C557F" w:rsidDel="00DD1F59" w:rsidP="007C557F" w:rsidRDefault="007C557F" w14:paraId="38282210" w14:textId="0C9702EE">
      <w:pPr>
        <w:pStyle w:val="ListParagraph"/>
        <w:numPr>
          <w:ilvl w:val="1"/>
          <w:numId w:val="9"/>
        </w:numPr>
        <w:rPr>
          <w:del w:author="toantk" w:date="2022-07-25T13:52:00Z" w:id="12341"/>
        </w:rPr>
      </w:pPr>
      <w:del w:author="toantk" w:date="2022-07-25T13:52:00Z" w:id="12342">
        <w:r w:rsidDel="00DD1F59">
          <w:delText>Thay đổi cấu hình Wireless Scheduling</w:delText>
        </w:r>
        <w:r w:rsidRPr="00820762" w:rsidDel="00DD1F59">
          <w:delText xml:space="preserve"> thành công</w:delText>
        </w:r>
        <w:r w:rsidDel="00DD1F59">
          <w:delText>:</w:delText>
        </w:r>
      </w:del>
    </w:p>
    <w:p w:rsidR="007C557F" w:rsidDel="00DD1F59" w:rsidP="007C557F" w:rsidRDefault="007C557F" w14:paraId="76AFA171" w14:textId="055C1238">
      <w:pPr>
        <w:pStyle w:val="FirstLevelBullet"/>
        <w:numPr>
          <w:ilvl w:val="0"/>
          <w:numId w:val="0"/>
        </w:numPr>
        <w:ind w:left="1080"/>
        <w:rPr>
          <w:del w:author="toantk" w:date="2022-07-25T13:52:00Z" w:id="12343"/>
        </w:rPr>
      </w:pPr>
      <w:del w:author="toantk" w:date="2022-07-25T13:52:00Z" w:id="12344">
        <w:r w:rsidDel="00DD1F59">
          <w:delText>{</w:delText>
        </w:r>
      </w:del>
    </w:p>
    <w:p w:rsidR="007C557F" w:rsidDel="00DD1F59" w:rsidP="007C557F" w:rsidRDefault="007C557F" w14:paraId="4AD15FE4" w14:textId="2F526CC8">
      <w:pPr>
        <w:pStyle w:val="FirstLevelBullet"/>
        <w:numPr>
          <w:ilvl w:val="0"/>
          <w:numId w:val="0"/>
        </w:numPr>
        <w:ind w:left="720" w:firstLine="360"/>
        <w:rPr>
          <w:del w:author="toantk" w:date="2022-07-25T13:52:00Z" w:id="12345"/>
        </w:rPr>
      </w:pPr>
      <w:del w:author="toantk" w:date="2022-07-25T13:52:00Z" w:id="12346">
        <w:r w:rsidDel="00DD1F59">
          <w:delText>"status": 0,</w:delText>
        </w:r>
      </w:del>
    </w:p>
    <w:p w:rsidR="007C557F" w:rsidDel="00DD1F59" w:rsidP="007C557F" w:rsidRDefault="00B94824" w14:paraId="5D5880C6" w14:textId="63CCAEE0">
      <w:pPr>
        <w:pStyle w:val="FirstLevelBullet"/>
        <w:numPr>
          <w:ilvl w:val="0"/>
          <w:numId w:val="0"/>
        </w:numPr>
        <w:ind w:left="720" w:firstLine="360"/>
        <w:rPr>
          <w:del w:author="toantk" w:date="2022-07-25T13:52:00Z" w:id="12347"/>
        </w:rPr>
      </w:pPr>
      <w:del w:author="toantk" w:date="2022-07-25T13:52:00Z" w:id="12348">
        <w:r w:rsidDel="00DD1F59">
          <w:delText>“message”: “</w:delText>
        </w:r>
        <w:r w:rsidDel="00DD1F59" w:rsidR="00840E19">
          <w:delText>Success</w:delText>
        </w:r>
        <w:r w:rsidDel="00DD1F59">
          <w:delText>”</w:delText>
        </w:r>
        <w:r w:rsidDel="00DD1F59" w:rsidR="007C557F">
          <w:delText>,</w:delText>
        </w:r>
      </w:del>
    </w:p>
    <w:p w:rsidR="007C557F" w:rsidDel="00DD1F59" w:rsidP="007C557F" w:rsidRDefault="007C557F" w14:paraId="275108B1" w14:textId="2D00BE7C">
      <w:pPr>
        <w:pStyle w:val="ListParagraph"/>
        <w:ind w:firstLine="360"/>
        <w:rPr>
          <w:del w:author="toantk" w:date="2022-07-25T13:52:00Z" w:id="12349"/>
        </w:rPr>
      </w:pPr>
      <w:del w:author="toantk" w:date="2022-07-25T13:52:00Z" w:id="12350">
        <w:r w:rsidDel="00DD1F59">
          <w:delText>“requestId” : “&lt;requestId&gt;”,</w:delText>
        </w:r>
      </w:del>
    </w:p>
    <w:p w:rsidR="007C557F" w:rsidDel="00DD1F59" w:rsidP="007C557F" w:rsidRDefault="007C557F" w14:paraId="6AC74331" w14:textId="41B53210">
      <w:pPr>
        <w:pStyle w:val="FirstLevelBullet"/>
        <w:numPr>
          <w:ilvl w:val="0"/>
          <w:numId w:val="0"/>
        </w:numPr>
        <w:ind w:left="720" w:firstLine="360"/>
        <w:rPr>
          <w:del w:author="toantk" w:date="2022-07-25T13:52:00Z" w:id="12351"/>
        </w:rPr>
      </w:pPr>
      <w:del w:author="toantk" w:date="2022-07-25T13:52:00Z" w:id="12352">
        <w:r w:rsidDel="00DD1F59">
          <w:delText>"data": {</w:delText>
        </w:r>
      </w:del>
    </w:p>
    <w:p w:rsidR="007C557F" w:rsidDel="00DD1F59" w:rsidP="007C557F" w:rsidRDefault="007C557F" w14:paraId="7969A748" w14:textId="5D6BE685">
      <w:pPr>
        <w:pStyle w:val="FirstLevelBullet"/>
        <w:numPr>
          <w:ilvl w:val="0"/>
          <w:numId w:val="0"/>
        </w:numPr>
        <w:ind w:left="720" w:firstLine="360"/>
        <w:rPr>
          <w:del w:author="toantk" w:date="2022-07-25T13:52:00Z" w:id="12353"/>
        </w:rPr>
      </w:pPr>
      <w:del w:author="toantk" w:date="2022-07-25T13:52:00Z" w:id="12354">
        <w:r w:rsidDel="00DD1F59">
          <w:delText>}</w:delText>
        </w:r>
      </w:del>
    </w:p>
    <w:p w:rsidR="007C557F" w:rsidDel="00DD1F59" w:rsidP="007C557F" w:rsidRDefault="007C557F" w14:paraId="6543785B" w14:textId="73BA8576">
      <w:pPr>
        <w:pStyle w:val="FirstLevelBullet"/>
        <w:numPr>
          <w:ilvl w:val="0"/>
          <w:numId w:val="0"/>
        </w:numPr>
        <w:ind w:left="720" w:firstLine="360"/>
        <w:rPr>
          <w:del w:author="toantk" w:date="2022-07-25T13:52:00Z" w:id="12355"/>
        </w:rPr>
      </w:pPr>
      <w:del w:author="toantk" w:date="2022-07-25T13:52:00Z" w:id="12356">
        <w:r w:rsidDel="00DD1F59">
          <w:delText>}</w:delText>
        </w:r>
      </w:del>
    </w:p>
    <w:p w:rsidRPr="00820762" w:rsidR="007C557F" w:rsidDel="00DD1F59" w:rsidP="007C557F" w:rsidRDefault="007C557F" w14:paraId="686D16FE" w14:textId="39CB62CE">
      <w:pPr>
        <w:pStyle w:val="ListParagraph"/>
        <w:numPr>
          <w:ilvl w:val="1"/>
          <w:numId w:val="9"/>
        </w:numPr>
        <w:rPr>
          <w:del w:author="toantk" w:date="2022-07-25T13:52:00Z" w:id="12357"/>
        </w:rPr>
      </w:pPr>
      <w:del w:author="toantk" w:date="2022-07-25T13:52:00Z" w:id="12358">
        <w:r w:rsidDel="00DD1F59">
          <w:delText>Thay đổi cấu hình Parental Control</w:delText>
        </w:r>
      </w:del>
      <w:ins w:author="Administrator" w:date="2022-07-01T10:06:00Z" w:id="12359">
        <w:del w:author="toantk" w:date="2022-07-25T13:52:00Z" w:id="12360">
          <w:r w:rsidDel="00DD1F59" w:rsidR="00A90B5C">
            <w:delText>Wireless Scheduling</w:delText>
          </w:r>
        </w:del>
      </w:ins>
      <w:del w:author="toantk" w:date="2022-07-25T13:52:00Z" w:id="12361">
        <w:r w:rsidDel="00DD1F59">
          <w:delText xml:space="preserve"> thất bại:</w:delText>
        </w:r>
      </w:del>
    </w:p>
    <w:p w:rsidR="007C557F" w:rsidDel="00DD1F59" w:rsidP="007C557F" w:rsidRDefault="007C557F" w14:paraId="3C18099B" w14:textId="1F0075E6">
      <w:pPr>
        <w:pStyle w:val="FirstLevelBullet"/>
        <w:numPr>
          <w:ilvl w:val="0"/>
          <w:numId w:val="0"/>
        </w:numPr>
        <w:ind w:left="1080"/>
        <w:rPr>
          <w:del w:author="toantk" w:date="2022-07-25T13:52:00Z" w:id="12362"/>
        </w:rPr>
      </w:pPr>
      <w:del w:author="toantk" w:date="2022-07-25T13:52:00Z" w:id="12363">
        <w:r w:rsidDel="00DD1F59">
          <w:delText>{</w:delText>
        </w:r>
      </w:del>
    </w:p>
    <w:p w:rsidR="007C557F" w:rsidDel="00DD1F59" w:rsidP="007C557F" w:rsidRDefault="00183521" w14:paraId="01355867" w14:textId="3E2E8E12">
      <w:pPr>
        <w:pStyle w:val="FirstLevelBullet"/>
        <w:numPr>
          <w:ilvl w:val="0"/>
          <w:numId w:val="0"/>
        </w:numPr>
        <w:ind w:left="1080"/>
        <w:rPr>
          <w:del w:author="toantk" w:date="2022-07-25T13:52:00Z" w:id="12364"/>
        </w:rPr>
      </w:pPr>
      <w:del w:author="toantk" w:date="2022-07-25T13:52:00Z" w:id="12365">
        <w:r w:rsidDel="00DD1F59">
          <w:delText>“status”: &lt;ErrorCode&gt;</w:delText>
        </w:r>
        <w:r w:rsidDel="00DD1F59" w:rsidR="007C557F">
          <w:delText>,</w:delText>
        </w:r>
      </w:del>
    </w:p>
    <w:p w:rsidR="007C557F" w:rsidDel="00DD1F59" w:rsidP="007C557F" w:rsidRDefault="00B94824" w14:paraId="768D19C4" w14:textId="4AB4076A">
      <w:pPr>
        <w:pStyle w:val="FirstLevelBullet"/>
        <w:numPr>
          <w:ilvl w:val="0"/>
          <w:numId w:val="0"/>
        </w:numPr>
        <w:ind w:left="1080"/>
        <w:rPr>
          <w:del w:author="toantk" w:date="2022-07-25T13:52:00Z" w:id="12366"/>
        </w:rPr>
      </w:pPr>
      <w:del w:author="toantk" w:date="2022-07-25T13:52:00Z" w:id="12367">
        <w:r w:rsidDel="00DD1F59">
          <w:delText>“message”: “&lt;message&gt;”</w:delText>
        </w:r>
        <w:r w:rsidDel="00DD1F59" w:rsidR="007C557F">
          <w:delText>,</w:delText>
        </w:r>
      </w:del>
    </w:p>
    <w:p w:rsidR="007C557F" w:rsidDel="00DD1F59" w:rsidP="007C557F" w:rsidRDefault="007C557F" w14:paraId="1E2276CF" w14:textId="030246FB">
      <w:pPr>
        <w:pStyle w:val="ListParagraph"/>
        <w:ind w:firstLine="360"/>
        <w:rPr>
          <w:del w:author="toantk" w:date="2022-07-25T13:52:00Z" w:id="12368"/>
        </w:rPr>
      </w:pPr>
      <w:del w:author="toantk" w:date="2022-07-25T13:52:00Z" w:id="12369">
        <w:r w:rsidDel="00DD1F59">
          <w:delText>“requestId” : “&lt;requestId&gt;”,</w:delText>
        </w:r>
      </w:del>
    </w:p>
    <w:p w:rsidR="007C557F" w:rsidDel="00DD1F59" w:rsidP="007C557F" w:rsidRDefault="007C557F" w14:paraId="2B3492EE" w14:textId="38C42B12">
      <w:pPr>
        <w:pStyle w:val="FirstLevelBullet"/>
        <w:numPr>
          <w:ilvl w:val="0"/>
          <w:numId w:val="0"/>
        </w:numPr>
        <w:ind w:left="1080"/>
        <w:rPr>
          <w:del w:author="toantk" w:date="2022-07-25T13:52:00Z" w:id="12370"/>
        </w:rPr>
      </w:pPr>
      <w:del w:author="toantk" w:date="2022-07-25T13:52:00Z" w:id="12371">
        <w:r w:rsidDel="00DD1F59">
          <w:delText>"data": {</w:delText>
        </w:r>
      </w:del>
    </w:p>
    <w:p w:rsidR="007C557F" w:rsidDel="00DD1F59" w:rsidP="007C557F" w:rsidRDefault="007C557F" w14:paraId="1AF582FD" w14:textId="36EF1930">
      <w:pPr>
        <w:pStyle w:val="FirstLevelBullet"/>
        <w:numPr>
          <w:ilvl w:val="0"/>
          <w:numId w:val="0"/>
        </w:numPr>
        <w:ind w:left="1080"/>
        <w:rPr>
          <w:del w:author="toantk" w:date="2022-07-25T13:52:00Z" w:id="12372"/>
        </w:rPr>
      </w:pPr>
      <w:del w:author="toantk" w:date="2022-07-25T13:52:00Z" w:id="12373">
        <w:r w:rsidDel="00DD1F59">
          <w:delText>}</w:delText>
        </w:r>
      </w:del>
    </w:p>
    <w:p w:rsidR="00253D1D" w:rsidDel="00DD1F59" w:rsidP="00502C04" w:rsidRDefault="007C557F" w14:paraId="4A88A1FA" w14:textId="36E3CFFA">
      <w:pPr>
        <w:pStyle w:val="FirstLevelBullet"/>
        <w:numPr>
          <w:ilvl w:val="0"/>
          <w:numId w:val="0"/>
        </w:numPr>
        <w:ind w:left="1080"/>
        <w:rPr>
          <w:del w:author="toantk" w:date="2022-07-25T13:52:00Z" w:id="12374"/>
        </w:rPr>
      </w:pPr>
      <w:del w:author="toantk" w:date="2022-07-25T13:52:00Z" w:id="12375">
        <w:r w:rsidDel="00DD1F59">
          <w:delText>}</w:delText>
        </w:r>
      </w:del>
    </w:p>
    <w:p w:rsidR="003D4214" w:rsidDel="00DD1F59" w:rsidP="003D4214" w:rsidRDefault="003D4214" w14:paraId="04E0680F" w14:textId="2E0C1B6C">
      <w:pPr>
        <w:pStyle w:val="FirstLevelBullet"/>
        <w:numPr>
          <w:ilvl w:val="0"/>
          <w:numId w:val="0"/>
        </w:numPr>
        <w:ind w:left="720" w:hanging="360"/>
        <w:rPr>
          <w:del w:author="toantk" w:date="2022-07-25T13:52:00Z" w:id="12376"/>
          <w:b/>
          <w:bCs/>
        </w:rPr>
      </w:pPr>
      <w:del w:author="toantk" w:date="2022-07-25T13:52:00Z" w:id="12377">
        <w:r w:rsidDel="00DD1F59">
          <w:rPr>
            <w:b/>
            <w:bCs/>
          </w:rPr>
          <w:delText>Mô tả tham số:</w:delText>
        </w:r>
      </w:del>
    </w:p>
    <w:p w:rsidR="002958FF" w:rsidDel="00DD1F59" w:rsidP="002958FF" w:rsidRDefault="002958FF" w14:paraId="47B796B5" w14:textId="76A6AE12">
      <w:pPr>
        <w:pStyle w:val="Caption"/>
        <w:keepNext/>
        <w:rPr>
          <w:del w:author="toantk" w:date="2022-07-25T13:52:00Z" w:id="12378"/>
        </w:rPr>
      </w:pPr>
      <w:del w:author="toantk" w:date="2022-07-25T13:52:00Z" w:id="12379">
        <w:r w:rsidDel="00DD1F59">
          <w:delText xml:space="preserve">Bảng </w:delText>
        </w:r>
      </w:del>
      <w:ins w:author="Tran Khanh Toan" w:date="2022-07-01T17:36:00Z" w:id="12380">
        <w:del w:author="toantk" w:date="2022-07-25T13:52:00Z" w:id="12381">
          <w:r w:rsidDel="00DD1F59" w:rsidR="0036606E">
            <w:rPr>
              <w:b w:val="0"/>
              <w:i w:val="0"/>
            </w:rPr>
            <w:fldChar w:fldCharType="begin"/>
          </w:r>
          <w:r w:rsidDel="00DD1F59" w:rsidR="0036606E">
            <w:delInstrText xml:space="preserve"> STYLEREF 1 \s </w:delInstrText>
          </w:r>
        </w:del>
      </w:ins>
      <w:del w:author="toantk" w:date="2022-07-25T13:52:00Z" w:id="12382">
        <w:r w:rsidDel="00DD1F59" w:rsidR="0036606E">
          <w:rPr>
            <w:b w:val="0"/>
            <w:i w:val="0"/>
          </w:rPr>
          <w:fldChar w:fldCharType="separate"/>
        </w:r>
        <w:r w:rsidDel="00DD1F59" w:rsidR="0036606E">
          <w:rPr>
            <w:noProof/>
          </w:rPr>
          <w:delText>7</w:delText>
        </w:r>
      </w:del>
      <w:ins w:author="Tran Khanh Toan" w:date="2022-07-01T17:36:00Z" w:id="12383">
        <w:del w:author="toantk" w:date="2022-07-25T13:52:00Z" w:id="12384">
          <w:r w:rsidDel="00DD1F59" w:rsidR="0036606E">
            <w:rPr>
              <w:b w:val="0"/>
              <w:i w:val="0"/>
            </w:rPr>
            <w:fldChar w:fldCharType="end"/>
          </w:r>
          <w:r w:rsidDel="00DD1F59" w:rsidR="0036606E">
            <w:delText>.</w:delText>
          </w:r>
          <w:r w:rsidDel="00DD1F59" w:rsidR="0036606E">
            <w:rPr>
              <w:b w:val="0"/>
              <w:i w:val="0"/>
            </w:rPr>
            <w:fldChar w:fldCharType="begin"/>
          </w:r>
          <w:r w:rsidDel="00DD1F59" w:rsidR="0036606E">
            <w:delInstrText xml:space="preserve"> SEQ Bảng \* ARABIC \s 1 </w:delInstrText>
          </w:r>
        </w:del>
      </w:ins>
      <w:del w:author="toantk" w:date="2022-07-25T13:52:00Z" w:id="12385">
        <w:r w:rsidDel="00DD1F59" w:rsidR="0036606E">
          <w:rPr>
            <w:b w:val="0"/>
            <w:i w:val="0"/>
          </w:rPr>
          <w:fldChar w:fldCharType="separate"/>
        </w:r>
      </w:del>
      <w:ins w:author="Tran Khanh Toan" w:date="2022-07-01T17:36:00Z" w:id="12386">
        <w:del w:author="toantk" w:date="2022-07-25T13:52:00Z" w:id="12387">
          <w:r w:rsidDel="00DD1F59" w:rsidR="0036606E">
            <w:rPr>
              <w:noProof/>
            </w:rPr>
            <w:delText>29</w:delText>
          </w:r>
          <w:r w:rsidDel="00DD1F59" w:rsidR="0036606E">
            <w:rPr>
              <w:b w:val="0"/>
              <w:i w:val="0"/>
            </w:rPr>
            <w:fldChar w:fldCharType="end"/>
          </w:r>
        </w:del>
      </w:ins>
      <w:del w:author="toantk" w:date="2022-07-25T13:52:00Z" w:id="12388">
        <w:r w:rsidDel="00DD1F59" w:rsidR="003F0BD0">
          <w:rPr>
            <w:b w:val="0"/>
            <w:i w:val="0"/>
          </w:rPr>
          <w:fldChar w:fldCharType="begin"/>
        </w:r>
        <w:r w:rsidDel="00DD1F59" w:rsidR="003F0BD0">
          <w:rPr>
            <w:noProof/>
          </w:rPr>
          <w:delInstrText xml:space="preserve"> STYLEREF 1 \s </w:delInstrText>
        </w:r>
        <w:r w:rsidDel="00DD1F59" w:rsidR="003F0BD0">
          <w:rPr>
            <w:b w:val="0"/>
            <w:i w:val="0"/>
          </w:rPr>
          <w:fldChar w:fldCharType="separate"/>
        </w:r>
        <w:r w:rsidDel="00DD1F59">
          <w:rPr>
            <w:noProof/>
          </w:rPr>
          <w:delText>7</w:delText>
        </w:r>
        <w:r w:rsidDel="00DD1F59" w:rsidR="003F0BD0">
          <w:rPr>
            <w:b w:val="0"/>
            <w:i w:val="0"/>
          </w:rPr>
          <w:fldChar w:fldCharType="end"/>
        </w:r>
        <w:r w:rsidDel="00DD1F59">
          <w:delText>.</w:delText>
        </w:r>
        <w:r w:rsidDel="00DD1F59" w:rsidR="003F0BD0">
          <w:rPr>
            <w:b w:val="0"/>
            <w:i w:val="0"/>
          </w:rPr>
          <w:fldChar w:fldCharType="begin"/>
        </w:r>
        <w:r w:rsidDel="00DD1F59" w:rsidR="003F0BD0">
          <w:rPr>
            <w:noProof/>
          </w:rPr>
          <w:delInstrText xml:space="preserve"> SEQ Bảng \* ARABIC \s 1 </w:delInstrText>
        </w:r>
        <w:r w:rsidDel="00DD1F59" w:rsidR="003F0BD0">
          <w:rPr>
            <w:b w:val="0"/>
            <w:i w:val="0"/>
          </w:rPr>
          <w:fldChar w:fldCharType="separate"/>
        </w:r>
        <w:r w:rsidDel="00DD1F59">
          <w:rPr>
            <w:noProof/>
          </w:rPr>
          <w:delText>27</w:delText>
        </w:r>
        <w:r w:rsidDel="00DD1F59" w:rsidR="003F0BD0">
          <w:rPr>
            <w:b w:val="0"/>
            <w:i w:val="0"/>
          </w:rPr>
          <w:fldChar w:fldCharType="end"/>
        </w:r>
        <w:r w:rsidDel="00DD1F59">
          <w:delText xml:space="preserve"> Bảng mô tả tham số trong luồng điều khiển thay đổi thông tin cấu hình Wireless Scheduling</w:delText>
        </w:r>
      </w:del>
    </w:p>
    <w:tbl>
      <w:tblPr>
        <w:tblStyle w:val="TableGrid"/>
        <w:tblW w:w="0" w:type="auto"/>
        <w:tblInd w:w="175" w:type="dxa"/>
        <w:tblLook w:val="04A0" w:firstRow="1" w:lastRow="0" w:firstColumn="1" w:lastColumn="0" w:noHBand="0" w:noVBand="1"/>
      </w:tblPr>
      <w:tblGrid>
        <w:gridCol w:w="712"/>
        <w:gridCol w:w="1522"/>
        <w:gridCol w:w="1805"/>
        <w:gridCol w:w="1083"/>
        <w:gridCol w:w="2101"/>
        <w:gridCol w:w="1827"/>
      </w:tblGrid>
      <w:tr w:rsidR="003D4214" w:rsidDel="00DD1F59" w:rsidTr="00E5021C" w14:paraId="63871E2C" w14:textId="699A9E23">
        <w:trPr>
          <w:del w:author="toantk" w:date="2022-07-25T13:52:00Z" w:id="12389"/>
        </w:trPr>
        <w:tc>
          <w:tcPr>
            <w:tcW w:w="712" w:type="dxa"/>
          </w:tcPr>
          <w:p w:rsidR="003D4214" w:rsidDel="00DD1F59" w:rsidP="00E5021C" w:rsidRDefault="003D4214" w14:paraId="742B655E" w14:textId="30087F41">
            <w:pPr>
              <w:pStyle w:val="ListParagraph"/>
              <w:ind w:left="0"/>
              <w:rPr>
                <w:del w:author="toantk" w:date="2022-07-25T13:52:00Z" w:id="12390"/>
                <w:b/>
                <w:bCs/>
              </w:rPr>
            </w:pPr>
            <w:del w:author="toantk" w:date="2022-07-25T13:52:00Z" w:id="12391">
              <w:r w:rsidDel="00DD1F59">
                <w:rPr>
                  <w:b/>
                  <w:bCs/>
                </w:rPr>
                <w:delText>STT</w:delText>
              </w:r>
            </w:del>
          </w:p>
        </w:tc>
        <w:tc>
          <w:tcPr>
            <w:tcW w:w="1522" w:type="dxa"/>
          </w:tcPr>
          <w:p w:rsidR="003D4214" w:rsidDel="00DD1F59" w:rsidP="00E5021C" w:rsidRDefault="003D4214" w14:paraId="3FDCCE78" w14:textId="078E03F3">
            <w:pPr>
              <w:pStyle w:val="ListParagraph"/>
              <w:ind w:left="0"/>
              <w:rPr>
                <w:del w:author="toantk" w:date="2022-07-25T13:52:00Z" w:id="12392"/>
                <w:b/>
                <w:bCs/>
              </w:rPr>
            </w:pPr>
            <w:del w:author="toantk" w:date="2022-07-25T13:52:00Z" w:id="12393">
              <w:r w:rsidDel="00DD1F59">
                <w:rPr>
                  <w:b/>
                  <w:bCs/>
                </w:rPr>
                <w:delText>Tham số</w:delText>
              </w:r>
            </w:del>
          </w:p>
        </w:tc>
        <w:tc>
          <w:tcPr>
            <w:tcW w:w="1805" w:type="dxa"/>
          </w:tcPr>
          <w:p w:rsidR="003D4214" w:rsidDel="00DD1F59" w:rsidP="00E5021C" w:rsidRDefault="003D4214" w14:paraId="14E9AD3C" w14:textId="4A20809F">
            <w:pPr>
              <w:pStyle w:val="ListParagraph"/>
              <w:ind w:left="0"/>
              <w:rPr>
                <w:del w:author="toantk" w:date="2022-07-25T13:52:00Z" w:id="12394"/>
                <w:b/>
                <w:bCs/>
              </w:rPr>
            </w:pPr>
            <w:del w:author="toantk" w:date="2022-07-25T13:52:00Z" w:id="12395">
              <w:r w:rsidDel="00DD1F59">
                <w:rPr>
                  <w:b/>
                  <w:bCs/>
                </w:rPr>
                <w:delText>Mô tả</w:delText>
              </w:r>
            </w:del>
          </w:p>
        </w:tc>
        <w:tc>
          <w:tcPr>
            <w:tcW w:w="1083" w:type="dxa"/>
          </w:tcPr>
          <w:p w:rsidR="003D4214" w:rsidDel="00DD1F59" w:rsidP="00E5021C" w:rsidRDefault="003D4214" w14:paraId="63A78FE4" w14:textId="1B4BBD11">
            <w:pPr>
              <w:pStyle w:val="ListParagraph"/>
              <w:ind w:left="0"/>
              <w:rPr>
                <w:del w:author="toantk" w:date="2022-07-25T13:52:00Z" w:id="12396"/>
                <w:b/>
                <w:bCs/>
              </w:rPr>
            </w:pPr>
            <w:del w:author="toantk" w:date="2022-07-25T13:52:00Z" w:id="12397">
              <w:r w:rsidDel="00DD1F59">
                <w:rPr>
                  <w:b/>
                  <w:bCs/>
                </w:rPr>
                <w:delText>Kiểu</w:delText>
              </w:r>
            </w:del>
          </w:p>
        </w:tc>
        <w:tc>
          <w:tcPr>
            <w:tcW w:w="2101" w:type="dxa"/>
          </w:tcPr>
          <w:p w:rsidR="003D4214" w:rsidDel="00DD1F59" w:rsidP="00E5021C" w:rsidRDefault="003D4214" w14:paraId="2E480767" w14:textId="130F320B">
            <w:pPr>
              <w:pStyle w:val="ListParagraph"/>
              <w:ind w:left="0"/>
              <w:rPr>
                <w:del w:author="toantk" w:date="2022-07-25T13:52:00Z" w:id="12398"/>
                <w:b/>
                <w:bCs/>
              </w:rPr>
            </w:pPr>
            <w:del w:author="toantk" w:date="2022-07-25T13:52:00Z" w:id="12399">
              <w:r w:rsidDel="00DD1F59">
                <w:rPr>
                  <w:b/>
                  <w:bCs/>
                </w:rPr>
                <w:delText>Giá trị</w:delText>
              </w:r>
            </w:del>
          </w:p>
        </w:tc>
        <w:tc>
          <w:tcPr>
            <w:tcW w:w="1827" w:type="dxa"/>
          </w:tcPr>
          <w:p w:rsidR="003D4214" w:rsidDel="00DD1F59" w:rsidP="00E5021C" w:rsidRDefault="003D4214" w14:paraId="1C50D1A3" w14:textId="10716775">
            <w:pPr>
              <w:pStyle w:val="ListParagraph"/>
              <w:ind w:left="0"/>
              <w:rPr>
                <w:del w:author="toantk" w:date="2022-07-25T13:52:00Z" w:id="12400"/>
                <w:b/>
                <w:bCs/>
              </w:rPr>
            </w:pPr>
            <w:del w:author="toantk" w:date="2022-07-25T13:52:00Z" w:id="12401">
              <w:r w:rsidDel="00DD1F59">
                <w:rPr>
                  <w:b/>
                  <w:bCs/>
                </w:rPr>
                <w:delText>Json Key</w:delText>
              </w:r>
            </w:del>
          </w:p>
        </w:tc>
      </w:tr>
      <w:tr w:rsidR="003D4214" w:rsidDel="00DD1F59" w:rsidTr="00E5021C" w14:paraId="1AE63444" w14:textId="0BDA9F80">
        <w:trPr>
          <w:del w:author="toantk" w:date="2022-07-25T13:52:00Z" w:id="12402"/>
        </w:trPr>
        <w:tc>
          <w:tcPr>
            <w:tcW w:w="712" w:type="dxa"/>
          </w:tcPr>
          <w:p w:rsidRPr="00B4287C" w:rsidR="003D4214" w:rsidDel="00DD1F59" w:rsidP="00E5021C" w:rsidRDefault="003D4214" w14:paraId="519D7485" w14:textId="155927DA">
            <w:pPr>
              <w:pStyle w:val="ListParagraph"/>
              <w:ind w:left="0"/>
              <w:rPr>
                <w:del w:author="toantk" w:date="2022-07-25T13:52:00Z" w:id="12403"/>
              </w:rPr>
            </w:pPr>
            <w:del w:author="toantk" w:date="2022-07-25T13:52:00Z" w:id="12404">
              <w:r w:rsidDel="00DD1F59">
                <w:delText>1</w:delText>
              </w:r>
            </w:del>
          </w:p>
        </w:tc>
        <w:tc>
          <w:tcPr>
            <w:tcW w:w="1522" w:type="dxa"/>
          </w:tcPr>
          <w:p w:rsidRPr="00B4287C" w:rsidR="003D4214" w:rsidDel="00DD1F59" w:rsidP="00E5021C" w:rsidRDefault="003D4214" w14:paraId="208BF9CB" w14:textId="678538F1">
            <w:pPr>
              <w:pStyle w:val="ListParagraph"/>
              <w:ind w:left="0"/>
              <w:rPr>
                <w:del w:author="toantk" w:date="2022-07-25T13:52:00Z" w:id="12405"/>
              </w:rPr>
            </w:pPr>
            <w:del w:author="toantk" w:date="2022-07-25T13:52:00Z" w:id="12406">
              <w:r w:rsidDel="00DD1F59">
                <w:delText>Enable</w:delText>
              </w:r>
            </w:del>
          </w:p>
        </w:tc>
        <w:tc>
          <w:tcPr>
            <w:tcW w:w="1805" w:type="dxa"/>
          </w:tcPr>
          <w:p w:rsidRPr="00B4287C" w:rsidR="003D4214" w:rsidDel="00DD1F59" w:rsidP="00E5021C" w:rsidRDefault="003D4214" w14:paraId="34FAB4AB" w14:textId="2FBC04BC">
            <w:pPr>
              <w:pStyle w:val="ListParagraph"/>
              <w:ind w:left="0"/>
              <w:rPr>
                <w:del w:author="toantk" w:date="2022-07-25T13:52:00Z" w:id="12407"/>
              </w:rPr>
            </w:pPr>
            <w:del w:author="toantk" w:date="2022-07-25T13:52:00Z" w:id="12408">
              <w:r w:rsidDel="00DD1F59">
                <w:delText>Enable/Disable tính năng Wireless Scheduling</w:delText>
              </w:r>
            </w:del>
          </w:p>
        </w:tc>
        <w:tc>
          <w:tcPr>
            <w:tcW w:w="1083" w:type="dxa"/>
          </w:tcPr>
          <w:p w:rsidRPr="00B4287C" w:rsidR="003D4214" w:rsidDel="00DD1F59" w:rsidP="00E5021C" w:rsidRDefault="003D4214" w14:paraId="10F1C862" w14:textId="5508E70B">
            <w:pPr>
              <w:pStyle w:val="ListParagraph"/>
              <w:ind w:left="0"/>
              <w:rPr>
                <w:del w:author="toantk" w:date="2022-07-25T13:52:00Z" w:id="12409"/>
              </w:rPr>
            </w:pPr>
            <w:del w:author="toantk" w:date="2022-07-25T13:52:00Z" w:id="12410">
              <w:r w:rsidDel="00DD1F59">
                <w:delText>Boolean</w:delText>
              </w:r>
            </w:del>
          </w:p>
        </w:tc>
        <w:tc>
          <w:tcPr>
            <w:tcW w:w="2101" w:type="dxa"/>
          </w:tcPr>
          <w:p w:rsidR="003D4214" w:rsidDel="00DD1F59" w:rsidP="00E5021C" w:rsidRDefault="003D4214" w14:paraId="26A11D49" w14:textId="44FEAEFC">
            <w:pPr>
              <w:pStyle w:val="ListParagraph"/>
              <w:ind w:left="0"/>
              <w:rPr>
                <w:del w:author="toantk" w:date="2022-07-25T13:52:00Z" w:id="12411"/>
              </w:rPr>
            </w:pPr>
            <w:del w:author="toantk" w:date="2022-07-25T13:52:00Z" w:id="12412">
              <w:r w:rsidDel="00DD1F59">
                <w:delText>Bật: TRUE</w:delText>
              </w:r>
            </w:del>
          </w:p>
          <w:p w:rsidRPr="00B4287C" w:rsidR="003D4214" w:rsidDel="00DD1F59" w:rsidP="00E5021C" w:rsidRDefault="003D4214" w14:paraId="0DED5084" w14:textId="03DD52C7">
            <w:pPr>
              <w:pStyle w:val="ListParagraph"/>
              <w:ind w:left="0"/>
              <w:rPr>
                <w:del w:author="toantk" w:date="2022-07-25T13:52:00Z" w:id="12413"/>
              </w:rPr>
            </w:pPr>
            <w:del w:author="toantk" w:date="2022-07-25T13:52:00Z" w:id="12414">
              <w:r w:rsidDel="00DD1F59">
                <w:delText>Tắt: FALSE</w:delText>
              </w:r>
            </w:del>
          </w:p>
        </w:tc>
        <w:tc>
          <w:tcPr>
            <w:tcW w:w="1827" w:type="dxa"/>
          </w:tcPr>
          <w:p w:rsidRPr="00B4287C" w:rsidR="003D4214" w:rsidDel="00DD1F59" w:rsidP="00E5021C" w:rsidRDefault="003D4214" w14:paraId="64368702" w14:textId="68226DC9">
            <w:pPr>
              <w:pStyle w:val="ListParagraph"/>
              <w:ind w:left="0"/>
              <w:rPr>
                <w:del w:author="toantk" w:date="2022-07-25T13:52:00Z" w:id="12415"/>
              </w:rPr>
            </w:pPr>
            <w:del w:author="toantk" w:date="2022-07-25T13:52:00Z" w:id="12416">
              <w:r w:rsidDel="00DD1F59">
                <w:delText>enable</w:delText>
              </w:r>
            </w:del>
          </w:p>
        </w:tc>
      </w:tr>
      <w:tr w:rsidR="003D4214" w:rsidDel="00DD1F59" w:rsidTr="00E5021C" w14:paraId="4A1BA4E0" w14:textId="16123F4E">
        <w:trPr>
          <w:del w:author="toantk" w:date="2022-07-25T13:52:00Z" w:id="12417"/>
        </w:trPr>
        <w:tc>
          <w:tcPr>
            <w:tcW w:w="712" w:type="dxa"/>
          </w:tcPr>
          <w:p w:rsidR="003D4214" w:rsidDel="00DD1F59" w:rsidP="00E5021C" w:rsidRDefault="003D4214" w14:paraId="0C6FD4B2" w14:textId="0753C6B6">
            <w:pPr>
              <w:pStyle w:val="ListParagraph"/>
              <w:ind w:left="0"/>
              <w:rPr>
                <w:del w:author="toantk" w:date="2022-07-25T13:52:00Z" w:id="12418"/>
              </w:rPr>
            </w:pPr>
            <w:del w:author="toantk" w:date="2022-07-25T13:52:00Z" w:id="12419">
              <w:r w:rsidDel="00DD1F59">
                <w:delText>2</w:delText>
              </w:r>
            </w:del>
          </w:p>
        </w:tc>
        <w:tc>
          <w:tcPr>
            <w:tcW w:w="1522" w:type="dxa"/>
          </w:tcPr>
          <w:p w:rsidR="003D4214" w:rsidDel="00DD1F59" w:rsidP="00E5021C" w:rsidRDefault="003D4214" w14:paraId="393F68C9" w14:textId="3E4E0477">
            <w:pPr>
              <w:pStyle w:val="ListParagraph"/>
              <w:ind w:left="0"/>
              <w:rPr>
                <w:del w:author="toantk" w:date="2022-07-25T13:52:00Z" w:id="12420"/>
              </w:rPr>
            </w:pPr>
            <w:del w:author="toantk" w:date="2022-07-25T13:52:00Z" w:id="12421">
              <w:r w:rsidDel="00DD1F59">
                <w:delText>Action</w:delText>
              </w:r>
            </w:del>
          </w:p>
        </w:tc>
        <w:tc>
          <w:tcPr>
            <w:tcW w:w="1805" w:type="dxa"/>
          </w:tcPr>
          <w:p w:rsidR="003D4214" w:rsidDel="00DD1F59" w:rsidP="00E5021C" w:rsidRDefault="003D4214" w14:paraId="50A3C2BB" w14:textId="4D05F875">
            <w:pPr>
              <w:pStyle w:val="ListParagraph"/>
              <w:ind w:left="0"/>
              <w:rPr>
                <w:del w:author="toantk" w:date="2022-07-25T13:52:00Z" w:id="12422"/>
              </w:rPr>
            </w:pPr>
            <w:del w:author="toantk" w:date="2022-07-25T13:52:00Z" w:id="12423">
              <w:r w:rsidDel="00DD1F59">
                <w:delText>Cấu hình hoạt động bật hay tắt Wifi</w:delText>
              </w:r>
            </w:del>
          </w:p>
        </w:tc>
        <w:tc>
          <w:tcPr>
            <w:tcW w:w="1083" w:type="dxa"/>
          </w:tcPr>
          <w:p w:rsidR="003D4214" w:rsidDel="00DD1F59" w:rsidP="00E5021C" w:rsidRDefault="003D4214" w14:paraId="3572665D" w14:textId="6229A2A0">
            <w:pPr>
              <w:pStyle w:val="ListParagraph"/>
              <w:ind w:left="0"/>
              <w:rPr>
                <w:del w:author="toantk" w:date="2022-07-25T13:52:00Z" w:id="12424"/>
              </w:rPr>
            </w:pPr>
            <w:del w:author="toantk" w:date="2022-07-25T13:52:00Z" w:id="12425">
              <w:r w:rsidDel="00DD1F59">
                <w:delText>String</w:delText>
              </w:r>
            </w:del>
          </w:p>
        </w:tc>
        <w:tc>
          <w:tcPr>
            <w:tcW w:w="2101" w:type="dxa"/>
          </w:tcPr>
          <w:p w:rsidR="003D4214" w:rsidDel="00DD1F59" w:rsidP="00E5021C" w:rsidRDefault="003D4214" w14:paraId="00CDBCE1" w14:textId="1CB8A832">
            <w:pPr>
              <w:pStyle w:val="ListParagraph"/>
              <w:ind w:left="0"/>
              <w:rPr>
                <w:del w:author="toantk" w:date="2022-07-25T13:52:00Z" w:id="12426"/>
              </w:rPr>
            </w:pPr>
            <w:del w:author="toantk" w:date="2022-07-25T13:52:00Z" w:id="12427">
              <w:r w:rsidDel="00DD1F59">
                <w:delText>Chuỗi ký tự:</w:delText>
              </w:r>
            </w:del>
          </w:p>
          <w:p w:rsidR="003D4214" w:rsidDel="00DD1F59" w:rsidP="00E5021C" w:rsidRDefault="003D4214" w14:paraId="6FD3B4F7" w14:textId="2E9362E6">
            <w:pPr>
              <w:pStyle w:val="ListParagraph"/>
              <w:ind w:left="0"/>
              <w:rPr>
                <w:del w:author="toantk" w:date="2022-07-25T13:52:00Z" w:id="12428"/>
              </w:rPr>
            </w:pPr>
            <w:del w:author="toantk" w:date="2022-07-25T13:52:00Z" w:id="12429">
              <w:r w:rsidDel="00DD1F59">
                <w:delText>On/Off</w:delText>
              </w:r>
            </w:del>
          </w:p>
        </w:tc>
        <w:tc>
          <w:tcPr>
            <w:tcW w:w="1827" w:type="dxa"/>
          </w:tcPr>
          <w:p w:rsidR="003D4214" w:rsidDel="00DD1F59" w:rsidP="00E5021C" w:rsidRDefault="003D4214" w14:paraId="27D24E89" w14:textId="007B5255">
            <w:pPr>
              <w:pStyle w:val="ListParagraph"/>
              <w:ind w:left="0"/>
              <w:rPr>
                <w:del w:author="toantk" w:date="2022-07-25T13:52:00Z" w:id="12430"/>
              </w:rPr>
            </w:pPr>
            <w:del w:author="toantk" w:date="2022-07-25T13:52:00Z" w:id="12431">
              <w:r w:rsidDel="00DD1F59">
                <w:delText>action</w:delText>
              </w:r>
            </w:del>
          </w:p>
        </w:tc>
      </w:tr>
      <w:tr w:rsidR="003D4214" w:rsidDel="00DD1F59" w:rsidTr="00E5021C" w14:paraId="5AE8743A" w14:textId="735C1AD0">
        <w:trPr>
          <w:del w:author="toantk" w:date="2022-07-25T13:52:00Z" w:id="12432"/>
        </w:trPr>
        <w:tc>
          <w:tcPr>
            <w:tcW w:w="712" w:type="dxa"/>
          </w:tcPr>
          <w:p w:rsidR="003D4214" w:rsidDel="00DD1F59" w:rsidP="00E5021C" w:rsidRDefault="003D4214" w14:paraId="21910DAD" w14:textId="5E45E59B">
            <w:pPr>
              <w:pStyle w:val="ListParagraph"/>
              <w:ind w:left="0"/>
              <w:rPr>
                <w:del w:author="toantk" w:date="2022-07-25T13:52:00Z" w:id="12433"/>
              </w:rPr>
            </w:pPr>
            <w:del w:author="toantk" w:date="2022-07-25T13:52:00Z" w:id="12434">
              <w:r w:rsidDel="00DD1F59">
                <w:delText>3</w:delText>
              </w:r>
            </w:del>
          </w:p>
        </w:tc>
        <w:tc>
          <w:tcPr>
            <w:tcW w:w="1522" w:type="dxa"/>
          </w:tcPr>
          <w:p w:rsidR="003D4214" w:rsidDel="00DD1F59" w:rsidP="00E5021C" w:rsidRDefault="003D4214" w14:paraId="54C679B1" w14:textId="5042047F">
            <w:pPr>
              <w:pStyle w:val="ListParagraph"/>
              <w:ind w:left="0"/>
              <w:rPr>
                <w:del w:author="toantk" w:date="2022-07-25T13:52:00Z" w:id="12435"/>
              </w:rPr>
            </w:pPr>
            <w:del w:author="toantk" w:date="2022-07-25T13:52:00Z" w:id="12436">
              <w:r w:rsidDel="00DD1F59">
                <w:delText>Start Time</w:delText>
              </w:r>
            </w:del>
          </w:p>
        </w:tc>
        <w:tc>
          <w:tcPr>
            <w:tcW w:w="1805" w:type="dxa"/>
          </w:tcPr>
          <w:p w:rsidR="003D4214" w:rsidDel="00DD1F59" w:rsidP="00E5021C" w:rsidRDefault="003D4214" w14:paraId="5D375EF4" w14:textId="6EBC8091">
            <w:pPr>
              <w:pStyle w:val="ListParagraph"/>
              <w:ind w:left="0"/>
              <w:rPr>
                <w:del w:author="toantk" w:date="2022-07-25T13:52:00Z" w:id="12437"/>
              </w:rPr>
            </w:pPr>
            <w:del w:author="toantk" w:date="2022-07-25T13:52:00Z" w:id="12438">
              <w:r w:rsidDel="00DD1F59">
                <w:delText>Thời gian bắt đầu thực hiện hoạt động bật/tắt Wifi</w:delText>
              </w:r>
            </w:del>
          </w:p>
        </w:tc>
        <w:tc>
          <w:tcPr>
            <w:tcW w:w="1083" w:type="dxa"/>
          </w:tcPr>
          <w:p w:rsidR="003D4214" w:rsidDel="00DD1F59" w:rsidP="00E5021C" w:rsidRDefault="003D4214" w14:paraId="3042A6CF" w14:textId="3878D7A0">
            <w:pPr>
              <w:pStyle w:val="ListParagraph"/>
              <w:ind w:left="0"/>
              <w:rPr>
                <w:del w:author="toantk" w:date="2022-07-25T13:52:00Z" w:id="12439"/>
              </w:rPr>
            </w:pPr>
            <w:del w:author="toantk" w:date="2022-07-25T13:52:00Z" w:id="12440">
              <w:r w:rsidDel="00DD1F59">
                <w:delText>String</w:delText>
              </w:r>
            </w:del>
          </w:p>
        </w:tc>
        <w:tc>
          <w:tcPr>
            <w:tcW w:w="2101" w:type="dxa"/>
          </w:tcPr>
          <w:p w:rsidR="003D4214" w:rsidDel="00DD1F59" w:rsidP="00E5021C" w:rsidRDefault="003D4214" w14:paraId="080629D2" w14:textId="638F01C6">
            <w:pPr>
              <w:pStyle w:val="ListParagraph"/>
              <w:ind w:left="0"/>
              <w:rPr>
                <w:del w:author="toantk" w:date="2022-07-25T13:52:00Z" w:id="12441"/>
              </w:rPr>
            </w:pPr>
            <w:del w:author="toantk" w:date="2022-07-25T13:52:00Z" w:id="12442">
              <w:r w:rsidDel="00DD1F59">
                <w:delText>Chuỗi ký tự dạng giờ, phút. Ví dụ:</w:delText>
              </w:r>
            </w:del>
          </w:p>
          <w:p w:rsidR="003D4214" w:rsidDel="00DD1F59" w:rsidP="00E5021C" w:rsidRDefault="003D4214" w14:paraId="6F7F0FDD" w14:textId="4AA9AB58">
            <w:pPr>
              <w:pStyle w:val="ListParagraph"/>
              <w:ind w:left="0"/>
              <w:rPr>
                <w:del w:author="toantk" w:date="2022-07-25T13:52:00Z" w:id="12443"/>
              </w:rPr>
            </w:pPr>
            <w:del w:author="toantk" w:date="2022-07-25T13:52:00Z" w:id="12444">
              <w:r w:rsidDel="00DD1F59">
                <w:delText>23:59</w:delText>
              </w:r>
            </w:del>
          </w:p>
        </w:tc>
        <w:tc>
          <w:tcPr>
            <w:tcW w:w="1827" w:type="dxa"/>
          </w:tcPr>
          <w:p w:rsidR="003D4214" w:rsidDel="00DD1F59" w:rsidP="00E5021C" w:rsidRDefault="003D4214" w14:paraId="7890826C" w14:textId="4B616B3F">
            <w:pPr>
              <w:pStyle w:val="ListParagraph"/>
              <w:ind w:left="0"/>
              <w:rPr>
                <w:del w:author="toantk" w:date="2022-07-25T13:52:00Z" w:id="12445"/>
              </w:rPr>
            </w:pPr>
            <w:del w:author="toantk" w:date="2022-07-25T13:52:00Z" w:id="12446">
              <w:r w:rsidDel="00DD1F59">
                <w:delText>startTime</w:delText>
              </w:r>
            </w:del>
          </w:p>
        </w:tc>
      </w:tr>
      <w:tr w:rsidR="003D4214" w:rsidDel="00DD1F59" w:rsidTr="00E5021C" w14:paraId="58B2EDB6" w14:textId="5F5B27B5">
        <w:trPr>
          <w:del w:author="toantk" w:date="2022-07-25T13:52:00Z" w:id="12447"/>
        </w:trPr>
        <w:tc>
          <w:tcPr>
            <w:tcW w:w="712" w:type="dxa"/>
          </w:tcPr>
          <w:p w:rsidR="003D4214" w:rsidDel="00DD1F59" w:rsidP="00E5021C" w:rsidRDefault="003D4214" w14:paraId="22BFACD0" w14:textId="7F0951BE">
            <w:pPr>
              <w:pStyle w:val="ListParagraph"/>
              <w:ind w:left="0"/>
              <w:rPr>
                <w:del w:author="toantk" w:date="2022-07-25T13:52:00Z" w:id="12448"/>
              </w:rPr>
            </w:pPr>
            <w:del w:author="toantk" w:date="2022-07-25T13:52:00Z" w:id="12449">
              <w:r w:rsidDel="00DD1F59">
                <w:delText>4</w:delText>
              </w:r>
            </w:del>
          </w:p>
        </w:tc>
        <w:tc>
          <w:tcPr>
            <w:tcW w:w="1522" w:type="dxa"/>
          </w:tcPr>
          <w:p w:rsidR="003D4214" w:rsidDel="00DD1F59" w:rsidP="00E5021C" w:rsidRDefault="003D4214" w14:paraId="2E5575F0" w14:textId="2EDB3529">
            <w:pPr>
              <w:pStyle w:val="ListParagraph"/>
              <w:ind w:left="0"/>
              <w:rPr>
                <w:del w:author="toantk" w:date="2022-07-25T13:52:00Z" w:id="12450"/>
              </w:rPr>
            </w:pPr>
            <w:del w:author="toantk" w:date="2022-07-25T13:52:00Z" w:id="12451">
              <w:r w:rsidDel="00DD1F59">
                <w:delText>End Time</w:delText>
              </w:r>
            </w:del>
          </w:p>
        </w:tc>
        <w:tc>
          <w:tcPr>
            <w:tcW w:w="1805" w:type="dxa"/>
          </w:tcPr>
          <w:p w:rsidR="003D4214" w:rsidDel="00DD1F59" w:rsidP="00E5021C" w:rsidRDefault="003D4214" w14:paraId="1F9A51E1" w14:textId="6D6887D2">
            <w:pPr>
              <w:pStyle w:val="ListParagraph"/>
              <w:ind w:left="0"/>
              <w:rPr>
                <w:del w:author="toantk" w:date="2022-07-25T13:52:00Z" w:id="12452"/>
              </w:rPr>
            </w:pPr>
            <w:del w:author="toantk" w:date="2022-07-25T13:52:00Z" w:id="12453">
              <w:r w:rsidDel="00DD1F59">
                <w:delText>Thời gian kết thúc việc bật/tắt Wifi</w:delText>
              </w:r>
            </w:del>
          </w:p>
        </w:tc>
        <w:tc>
          <w:tcPr>
            <w:tcW w:w="1083" w:type="dxa"/>
          </w:tcPr>
          <w:p w:rsidR="003D4214" w:rsidDel="00DD1F59" w:rsidP="00E5021C" w:rsidRDefault="003D4214" w14:paraId="7E43E878" w14:textId="5DFFBF86">
            <w:pPr>
              <w:pStyle w:val="ListParagraph"/>
              <w:ind w:left="0"/>
              <w:rPr>
                <w:del w:author="toantk" w:date="2022-07-25T13:52:00Z" w:id="12454"/>
              </w:rPr>
            </w:pPr>
            <w:del w:author="toantk" w:date="2022-07-25T13:52:00Z" w:id="12455">
              <w:r w:rsidDel="00DD1F59">
                <w:delText>String</w:delText>
              </w:r>
            </w:del>
          </w:p>
        </w:tc>
        <w:tc>
          <w:tcPr>
            <w:tcW w:w="2101" w:type="dxa"/>
          </w:tcPr>
          <w:p w:rsidR="003D4214" w:rsidDel="00DD1F59" w:rsidP="00E5021C" w:rsidRDefault="003D4214" w14:paraId="0E3A4B98" w14:textId="695D396B">
            <w:pPr>
              <w:pStyle w:val="ListParagraph"/>
              <w:ind w:left="0"/>
              <w:rPr>
                <w:del w:author="toantk" w:date="2022-07-25T13:52:00Z" w:id="12456"/>
              </w:rPr>
            </w:pPr>
            <w:del w:author="toantk" w:date="2022-07-25T13:52:00Z" w:id="12457">
              <w:r w:rsidDel="00DD1F59">
                <w:delText>Chuỗi ký tự dạng giờ, phút. Ví dụ:</w:delText>
              </w:r>
            </w:del>
          </w:p>
          <w:p w:rsidR="003D4214" w:rsidDel="00DD1F59" w:rsidP="00E5021C" w:rsidRDefault="003D4214" w14:paraId="6D72AD67" w14:textId="538CE65F">
            <w:pPr>
              <w:pStyle w:val="ListParagraph"/>
              <w:ind w:left="0"/>
              <w:rPr>
                <w:del w:author="toantk" w:date="2022-07-25T13:52:00Z" w:id="12458"/>
              </w:rPr>
            </w:pPr>
            <w:del w:author="toantk" w:date="2022-07-25T13:52:00Z" w:id="12459">
              <w:r w:rsidDel="00DD1F59">
                <w:delText>23:59</w:delText>
              </w:r>
            </w:del>
          </w:p>
        </w:tc>
        <w:tc>
          <w:tcPr>
            <w:tcW w:w="1827" w:type="dxa"/>
          </w:tcPr>
          <w:p w:rsidR="003D4214" w:rsidDel="00DD1F59" w:rsidP="00E5021C" w:rsidRDefault="003D4214" w14:paraId="6373488B" w14:textId="3686759F">
            <w:pPr>
              <w:pStyle w:val="ListParagraph"/>
              <w:ind w:left="0"/>
              <w:rPr>
                <w:del w:author="toantk" w:date="2022-07-25T13:52:00Z" w:id="12460"/>
              </w:rPr>
            </w:pPr>
            <w:del w:author="toantk" w:date="2022-07-25T13:52:00Z" w:id="12461">
              <w:r w:rsidDel="00DD1F59">
                <w:delText>EndTime</w:delText>
              </w:r>
            </w:del>
          </w:p>
        </w:tc>
      </w:tr>
    </w:tbl>
    <w:p w:rsidRPr="003D4214" w:rsidR="003D4214" w:rsidP="003D4214" w:rsidRDefault="003D4214" w14:paraId="68A3EF97" w14:textId="77777777">
      <w:pPr>
        <w:pStyle w:val="FirstLevelBullet"/>
        <w:numPr>
          <w:ilvl w:val="0"/>
          <w:numId w:val="0"/>
        </w:numPr>
        <w:ind w:left="720" w:hanging="360"/>
        <w:rPr>
          <w:b/>
          <w:bCs/>
        </w:rPr>
      </w:pPr>
    </w:p>
    <w:p w:rsidRPr="00542D27" w:rsidR="006B6295" w:rsidRDefault="05966073" w14:paraId="21253614" w14:textId="4BFAB10D">
      <w:pPr>
        <w:pStyle w:val="Heading2"/>
        <w:rPr>
          <w:rPrChange w:author="toantk" w:date="2022-07-27T14:08:00Z" w:id="12462">
            <w:rPr>
              <w:highlight w:val="green"/>
            </w:rPr>
          </w:rPrChange>
        </w:rPr>
      </w:pPr>
      <w:bookmarkStart w:name="_Toc111218032" w:id="12463"/>
      <w:r w:rsidRPr="2ADD6C4A" w:rsidR="3388E84B">
        <w:rPr>
          <w:rPrChange w:author="toantk" w:date="2022-07-27T14:08:00Z" w:id="1403608427">
            <w:rPr>
              <w:highlight w:val="green"/>
            </w:rPr>
          </w:rPrChange>
        </w:rPr>
        <w:t xml:space="preserve">Tính năng xem thông tin thiết bị mạng qua </w:t>
      </w:r>
      <w:del w:author="Tran Khanh Toan" w:date="2022-07-01T15:40:00Z" w:id="107057244">
        <w:r w:rsidRPr="2ADD6C4A" w:rsidDel="537EF052">
          <w:rPr>
            <w:rPrChange w:author="toantk" w:date="2022-07-27T14:08:00Z" w:id="315618320">
              <w:rPr>
                <w:highlight w:val="green"/>
              </w:rPr>
            </w:rPrChange>
          </w:rPr>
          <w:delText>OneLink</w:delText>
        </w:r>
      </w:del>
      <w:ins w:author="Tran Khanh Toan" w:date="2022-07-01T15:40:00Z" w:id="527259229">
        <w:r w:rsidRPr="2ADD6C4A" w:rsidR="7D3645E9">
          <w:rPr>
            <w:rPrChange w:author="toantk" w:date="2022-07-27T14:08:00Z" w:id="436964438">
              <w:rPr>
                <w:highlight w:val="green"/>
              </w:rPr>
            </w:rPrChange>
          </w:rPr>
          <w:t>Mobile App</w:t>
        </w:r>
      </w:ins>
      <w:bookmarkEnd w:id="12463"/>
    </w:p>
    <w:tbl>
      <w:tblPr>
        <w:tblStyle w:val="TableGrid"/>
        <w:tblW w:w="0" w:type="auto"/>
        <w:tblLook w:val="04A0" w:firstRow="1" w:lastRow="0" w:firstColumn="1" w:lastColumn="0" w:noHBand="0" w:noVBand="1"/>
      </w:tblPr>
      <w:tblGrid>
        <w:gridCol w:w="1885"/>
        <w:gridCol w:w="7340"/>
      </w:tblGrid>
      <w:tr w:rsidR="006B6295" w:rsidTr="00E5021C" w14:paraId="7509883D" w14:textId="77777777">
        <w:tc>
          <w:tcPr>
            <w:tcW w:w="1885" w:type="dxa"/>
          </w:tcPr>
          <w:p w:rsidR="006B6295" w:rsidP="00E5021C" w:rsidRDefault="006B6295" w14:paraId="2B987023" w14:textId="77777777">
            <w:r>
              <w:t>ID</w:t>
            </w:r>
          </w:p>
        </w:tc>
        <w:tc>
          <w:tcPr>
            <w:tcW w:w="7340" w:type="dxa"/>
          </w:tcPr>
          <w:p w:rsidR="006B6295" w:rsidP="00E5021C" w:rsidRDefault="006B6295" w14:paraId="1212C483" w14:textId="74BF8F3B">
            <w:r>
              <w:t>CN-1</w:t>
            </w:r>
            <w:ins w:author="toantk" w:date="2022-07-27T17:30:00Z" w:id="12469">
              <w:r w:rsidR="00861799">
                <w:t>5</w:t>
              </w:r>
            </w:ins>
            <w:ins w:author="Tran Khanh Toan" w:date="2022-07-01T15:16:00Z" w:id="12470">
              <w:del w:author="toantk" w:date="2022-07-27T17:30:00Z" w:id="12471">
                <w:r w:rsidDel="00861799" w:rsidR="0021332D">
                  <w:delText>6</w:delText>
                </w:r>
              </w:del>
            </w:ins>
            <w:del w:author="Tran Khanh Toan" w:date="2022-07-01T15:16:00Z" w:id="12472">
              <w:r w:rsidDel="0021332D" w:rsidR="00394013">
                <w:delText>5</w:delText>
              </w:r>
            </w:del>
          </w:p>
        </w:tc>
      </w:tr>
      <w:tr w:rsidR="006B6295" w:rsidTr="00E5021C" w14:paraId="33309E93" w14:textId="77777777">
        <w:tc>
          <w:tcPr>
            <w:tcW w:w="1885" w:type="dxa"/>
          </w:tcPr>
          <w:p w:rsidR="006B6295" w:rsidP="00E5021C" w:rsidRDefault="006B6295" w14:paraId="09BC8446" w14:textId="77777777">
            <w:r>
              <w:t>Name</w:t>
            </w:r>
          </w:p>
        </w:tc>
        <w:tc>
          <w:tcPr>
            <w:tcW w:w="7340" w:type="dxa"/>
          </w:tcPr>
          <w:p w:rsidR="006B6295" w:rsidP="00E5021C" w:rsidRDefault="006B6295" w14:paraId="202B2B80" w14:textId="43A178EC">
            <w:r>
              <w:t xml:space="preserve">Tính năng xem thông tin thiết bị mạng qua </w:t>
            </w:r>
            <w:del w:author="Tran Khanh Toan" w:date="2022-07-01T15:40:00Z" w:id="12473">
              <w:r w:rsidDel="007A6979">
                <w:delText>OneLink</w:delText>
              </w:r>
            </w:del>
            <w:ins w:author="Tran Khanh Toan" w:date="2022-07-01T15:40:00Z" w:id="12474">
              <w:r w:rsidR="007A6979">
                <w:t>Mobile App</w:t>
              </w:r>
            </w:ins>
          </w:p>
        </w:tc>
      </w:tr>
      <w:tr w:rsidR="006B6295" w:rsidTr="00E5021C" w14:paraId="57B0D093" w14:textId="77777777">
        <w:tc>
          <w:tcPr>
            <w:tcW w:w="1885" w:type="dxa"/>
          </w:tcPr>
          <w:p w:rsidR="006B6295" w:rsidP="00E5021C" w:rsidRDefault="006B6295" w14:paraId="6B403568" w14:textId="77777777">
            <w:r>
              <w:t>Description</w:t>
            </w:r>
          </w:p>
        </w:tc>
        <w:tc>
          <w:tcPr>
            <w:tcW w:w="7340" w:type="dxa"/>
          </w:tcPr>
          <w:p w:rsidR="006B6295" w:rsidP="00E5021C" w:rsidRDefault="006B6295" w14:paraId="194DC5FA" w14:textId="16B8BB5B">
            <w:r>
              <w:t>Người quản trị có thể xem các thông tin như Firmware Version, Build Timestamp, MAC Address, GPON Serial Number, Device Uptime, Rx Power, Tx Power</w:t>
            </w:r>
            <w:r w:rsidR="00A51607">
              <w:t>, Nhiệt độ Module quang, Link State</w:t>
            </w:r>
          </w:p>
        </w:tc>
      </w:tr>
      <w:tr w:rsidR="006B6295" w:rsidTr="00E5021C" w14:paraId="37413DAC" w14:textId="77777777">
        <w:tc>
          <w:tcPr>
            <w:tcW w:w="1885" w:type="dxa"/>
          </w:tcPr>
          <w:p w:rsidR="006B6295" w:rsidP="00E5021C" w:rsidRDefault="006B6295" w14:paraId="353E7F8E" w14:textId="77777777">
            <w:r>
              <w:t>Actor</w:t>
            </w:r>
          </w:p>
        </w:tc>
        <w:tc>
          <w:tcPr>
            <w:tcW w:w="7340" w:type="dxa"/>
          </w:tcPr>
          <w:p w:rsidR="006B6295" w:rsidP="00E5021C" w:rsidRDefault="006B6295" w14:paraId="39B0307F" w14:textId="77777777">
            <w:r>
              <w:t>Admin</w:t>
            </w:r>
          </w:p>
        </w:tc>
      </w:tr>
      <w:tr w:rsidR="006B6295" w:rsidTr="00E5021C" w14:paraId="3DC43E89" w14:textId="77777777">
        <w:tc>
          <w:tcPr>
            <w:tcW w:w="1885" w:type="dxa"/>
          </w:tcPr>
          <w:p w:rsidR="006B6295" w:rsidP="00E5021C" w:rsidRDefault="006B6295" w14:paraId="5CE7B88A" w14:textId="77777777">
            <w:r>
              <w:t>Pre-condition</w:t>
            </w:r>
          </w:p>
        </w:tc>
        <w:tc>
          <w:tcPr>
            <w:tcW w:w="7340" w:type="dxa"/>
          </w:tcPr>
          <w:p w:rsidR="006B6295" w:rsidP="00E5021C" w:rsidRDefault="006B6295" w14:paraId="409F63CB" w14:textId="36129956">
            <w:r>
              <w:t xml:space="preserve">Thiết bị hoạt động bình thường, </w:t>
            </w:r>
            <w:del w:author="Tran Khanh Toan" w:date="2022-07-01T15:40:00Z" w:id="12475">
              <w:r w:rsidDel="007A6979">
                <w:delText>OneLink</w:delText>
              </w:r>
            </w:del>
            <w:ins w:author="Tran Khanh Toan" w:date="2022-07-01T15:40:00Z" w:id="12476">
              <w:r w:rsidR="007A6979">
                <w:t>Mobile App</w:t>
              </w:r>
            </w:ins>
            <w:r>
              <w:t xml:space="preserve"> đã đăng nhập thành công vào thiết bị và được cấp phiên truy nhập</w:t>
            </w:r>
          </w:p>
        </w:tc>
      </w:tr>
      <w:tr w:rsidR="006B6295" w:rsidTr="00E5021C" w14:paraId="27B9BFCE" w14:textId="77777777">
        <w:tc>
          <w:tcPr>
            <w:tcW w:w="1885" w:type="dxa"/>
          </w:tcPr>
          <w:p w:rsidR="006B6295" w:rsidP="00E5021C" w:rsidRDefault="006B6295" w14:paraId="2C9FD4CE" w14:textId="77777777">
            <w:r>
              <w:t>Post-condition</w:t>
            </w:r>
          </w:p>
        </w:tc>
        <w:tc>
          <w:tcPr>
            <w:tcW w:w="7340" w:type="dxa"/>
          </w:tcPr>
          <w:p w:rsidR="006B6295" w:rsidP="00E5021C" w:rsidRDefault="006B6295" w14:paraId="0AB39DCF" w14:textId="48D88D13">
            <w:r>
              <w:t xml:space="preserve">Thiết bị phản hồi đầy đủ thông tin cho </w:t>
            </w:r>
            <w:del w:author="Tran Khanh Toan" w:date="2022-07-01T15:41:00Z" w:id="12477">
              <w:r w:rsidDel="007A6979">
                <w:delText>OneLink</w:delText>
              </w:r>
            </w:del>
            <w:ins w:author="Tran Khanh Toan" w:date="2022-07-01T15:41:00Z" w:id="12478">
              <w:r w:rsidR="007A6979">
                <w:t>Mobile App</w:t>
              </w:r>
            </w:ins>
            <w:r>
              <w:t xml:space="preserve"> </w:t>
            </w:r>
          </w:p>
        </w:tc>
      </w:tr>
    </w:tbl>
    <w:p w:rsidR="006B6295" w:rsidP="0043581E" w:rsidRDefault="006B6295" w14:paraId="267BDC86" w14:textId="4E56ADEA"/>
    <w:p w:rsidR="00A51607" w:rsidP="00A51607" w:rsidRDefault="00A51607" w14:paraId="6857BA66" w14:textId="36F6BF81">
      <w:pPr>
        <w:pStyle w:val="Heading3"/>
      </w:pPr>
      <w:bookmarkStart w:name="_Toc111218033" w:id="12479"/>
      <w:r>
        <w:t xml:space="preserve">Usecase – Lấy thông tin thiết bị mạng qua </w:t>
      </w:r>
      <w:del w:author="Tran Khanh Toan" w:date="2022-07-01T15:41:00Z" w:id="12480">
        <w:r w:rsidDel="007A6979">
          <w:delText>OneLink</w:delText>
        </w:r>
      </w:del>
      <w:ins w:author="Tran Khanh Toan" w:date="2022-07-01T15:41:00Z" w:id="12481">
        <w:r w:rsidR="007A6979">
          <w:t>Mobile App</w:t>
        </w:r>
      </w:ins>
      <w:bookmarkEnd w:id="12479"/>
    </w:p>
    <w:tbl>
      <w:tblPr>
        <w:tblStyle w:val="TableGrid"/>
        <w:tblW w:w="0" w:type="auto"/>
        <w:tblLook w:val="04A0" w:firstRow="1" w:lastRow="0" w:firstColumn="1" w:lastColumn="0" w:noHBand="0" w:noVBand="1"/>
      </w:tblPr>
      <w:tblGrid>
        <w:gridCol w:w="1885"/>
        <w:gridCol w:w="7340"/>
      </w:tblGrid>
      <w:tr w:rsidR="00A51607" w:rsidTr="2ADD6C4A" w14:paraId="7FD0817C" w14:textId="77777777">
        <w:tc>
          <w:tcPr>
            <w:tcW w:w="1885" w:type="dxa"/>
            <w:tcMar/>
          </w:tcPr>
          <w:p w:rsidR="00A51607" w:rsidP="00E5021C" w:rsidRDefault="00A51607" w14:paraId="0896D74A" w14:textId="77777777">
            <w:r>
              <w:t>ID</w:t>
            </w:r>
          </w:p>
        </w:tc>
        <w:tc>
          <w:tcPr>
            <w:tcW w:w="7340" w:type="dxa"/>
            <w:tcMar/>
          </w:tcPr>
          <w:p w:rsidR="00A51607" w:rsidP="00E5021C" w:rsidRDefault="00A51607" w14:paraId="1DCDEB81" w14:textId="7A99CF0D">
            <w:r>
              <w:t>UC-</w:t>
            </w:r>
            <w:ins w:author="toantk" w:date="2022-07-27T17:30:00Z" w:id="12482">
              <w:r w:rsidR="00861799">
                <w:t>36</w:t>
              </w:r>
            </w:ins>
            <w:ins w:author="Tran Khanh Toan" w:date="2022-07-01T15:16:00Z" w:id="12483">
              <w:del w:author="toantk" w:date="2022-07-27T17:30:00Z" w:id="12484">
                <w:r w:rsidDel="00861799" w:rsidR="0021332D">
                  <w:delText>42</w:delText>
                </w:r>
              </w:del>
            </w:ins>
            <w:del w:author="Tran Khanh Toan" w:date="2022-07-01T15:16:00Z" w:id="12485">
              <w:r w:rsidDel="0021332D" w:rsidR="00394013">
                <w:delText>39</w:delText>
              </w:r>
            </w:del>
          </w:p>
        </w:tc>
      </w:tr>
      <w:tr w:rsidR="00A51607" w:rsidTr="2ADD6C4A" w14:paraId="65BC6F02" w14:textId="77777777">
        <w:tc>
          <w:tcPr>
            <w:tcW w:w="1885" w:type="dxa"/>
            <w:tcMar/>
          </w:tcPr>
          <w:p w:rsidR="00A51607" w:rsidP="00E5021C" w:rsidRDefault="00A51607" w14:paraId="7D047924" w14:textId="77777777">
            <w:r>
              <w:t>Name</w:t>
            </w:r>
          </w:p>
        </w:tc>
        <w:tc>
          <w:tcPr>
            <w:tcW w:w="7340" w:type="dxa"/>
            <w:tcMar/>
          </w:tcPr>
          <w:p w:rsidR="00A51607" w:rsidP="00E5021C" w:rsidRDefault="00A51607" w14:paraId="2FA8471A" w14:textId="05ABC89B">
            <w:r>
              <w:t xml:space="preserve">Lấy thông tin thiết bị mạng qua </w:t>
            </w:r>
            <w:del w:author="Tran Khanh Toan" w:date="2022-07-01T15:41:00Z" w:id="12486">
              <w:r w:rsidDel="007A6979">
                <w:delText>OneLink</w:delText>
              </w:r>
            </w:del>
            <w:ins w:author="Tran Khanh Toan" w:date="2022-07-01T15:41:00Z" w:id="12487">
              <w:r w:rsidR="007A6979">
                <w:t>Mobile App</w:t>
              </w:r>
            </w:ins>
          </w:p>
        </w:tc>
      </w:tr>
      <w:tr w:rsidR="00A51607" w:rsidTr="2ADD6C4A" w14:paraId="17AC74A5" w14:textId="77777777">
        <w:tc>
          <w:tcPr>
            <w:tcW w:w="1885" w:type="dxa"/>
            <w:tcMar/>
          </w:tcPr>
          <w:p w:rsidR="00A51607" w:rsidP="00E5021C" w:rsidRDefault="00A51607" w14:paraId="08FB9345" w14:textId="77777777">
            <w:r>
              <w:t>Description</w:t>
            </w:r>
          </w:p>
        </w:tc>
        <w:tc>
          <w:tcPr>
            <w:tcW w:w="7340" w:type="dxa"/>
            <w:tcMar/>
          </w:tcPr>
          <w:p w:rsidR="00A51607" w:rsidP="00E5021C" w:rsidRDefault="00A51607" w14:paraId="364D74FD" w14:textId="12E0CB8D">
            <w:pPr>
              <w:pStyle w:val="FirstLevelBullet"/>
              <w:rPr>
                <w:ins w:author="Tran Khanh Toan" w:date="2022-07-01T15:16:00Z" w:id="12488"/>
              </w:rPr>
            </w:pPr>
            <w:del w:author="Tran Khanh Toan" w:date="2022-07-01T15:41:00Z" w:id="12489">
              <w:r w:rsidDel="007A6979">
                <w:delText>OneLink</w:delText>
              </w:r>
            </w:del>
            <w:ins w:author="Tran Khanh Toan" w:date="2022-07-01T15:41:00Z" w:id="12490">
              <w:r w:rsidR="007A6979">
                <w:t>Mobile App</w:t>
              </w:r>
            </w:ins>
            <w:r>
              <w:t xml:space="preserve"> gửi yêu cầu lấy thông tin </w:t>
            </w:r>
          </w:p>
          <w:p w:rsidR="0021332D" w:rsidRDefault="46995312" w14:paraId="57155479" w14:textId="74384D53">
            <w:pPr>
              <w:pStyle w:val="FirstLevelBullet"/>
              <w:rPr/>
            </w:pPr>
            <w:ins w:author="Tran Khanh Toan" w:date="2022-07-01T15:16:00Z" w:id="76803375">
              <w:r w:rsidR="0742365A">
                <w:t xml:space="preserve">Mobile App thực hiện request với định dạng </w:t>
              </w:r>
              <w:r>
                <w:fldChar w:fldCharType="begin"/>
              </w:r>
              <w:r>
                <w:instrText xml:space="preserve"> HYPERLINK "https://&lt;ip&gt;:&lt;port&gt;/onelinkagent" </w:instrText>
              </w:r>
              <w:r>
                <w:fldChar w:fldCharType="separate"/>
              </w:r>
              <w:r w:rsidRPr="2ADD6C4A" w:rsidR="0742365A">
                <w:rPr>
                  <w:rStyle w:val="Hyperlink"/>
                </w:rPr>
                <w:t>https://&lt;ip&gt;:&lt;port&gt;/onelinkagent</w:t>
              </w:r>
              <w:r>
                <w:fldChar w:fldCharType="end"/>
              </w:r>
              <w:r w:rsidR="0742365A">
                <w:t xml:space="preserve"> với cookies đi kèm request được quy định trong mục 7.2.1</w:t>
              </w:r>
            </w:ins>
          </w:p>
          <w:p w:rsidR="00A51607" w:rsidP="00E5021C" w:rsidRDefault="00A51607" w14:paraId="548DED38" w14:textId="1B943E8C">
            <w:pPr>
              <w:pStyle w:val="FirstLevelBullet"/>
            </w:pPr>
            <w:r>
              <w:t xml:space="preserve">ONT nhận yêu cầu, xử lý và gửi lại phản hồi thông tin </w:t>
            </w:r>
            <w:r w:rsidR="000E734B">
              <w:t>thiết bị</w:t>
            </w:r>
            <w:r>
              <w:t xml:space="preserve"> hiện tại. </w:t>
            </w:r>
          </w:p>
          <w:p w:rsidR="00A51607" w:rsidP="00E5021C" w:rsidRDefault="00A51607" w14:paraId="63D258FB" w14:textId="77777777">
            <w:pPr>
              <w:pStyle w:val="FirstLevelBullet"/>
            </w:pPr>
            <w:r>
              <w:t>Nếu có xảy ra lỗi ONT gửi phản hồi mã lỗi.</w:t>
            </w:r>
          </w:p>
        </w:tc>
      </w:tr>
      <w:tr w:rsidR="00A51607" w:rsidTr="2ADD6C4A" w14:paraId="449595ED" w14:textId="77777777">
        <w:tc>
          <w:tcPr>
            <w:tcW w:w="1885" w:type="dxa"/>
            <w:tcMar/>
          </w:tcPr>
          <w:p w:rsidR="00A51607" w:rsidP="00E5021C" w:rsidRDefault="00A51607" w14:paraId="4E03A127" w14:textId="77777777">
            <w:r>
              <w:t>Actor</w:t>
            </w:r>
          </w:p>
        </w:tc>
        <w:tc>
          <w:tcPr>
            <w:tcW w:w="7340" w:type="dxa"/>
            <w:tcMar/>
          </w:tcPr>
          <w:p w:rsidR="00A51607" w:rsidP="00E5021C" w:rsidRDefault="00A51607" w14:paraId="7C4A2C62" w14:textId="77777777">
            <w:r>
              <w:t>Admin</w:t>
            </w:r>
          </w:p>
        </w:tc>
      </w:tr>
      <w:tr w:rsidR="00A51607" w:rsidTr="2ADD6C4A" w14:paraId="0957754F" w14:textId="77777777">
        <w:tc>
          <w:tcPr>
            <w:tcW w:w="1885" w:type="dxa"/>
            <w:tcMar/>
          </w:tcPr>
          <w:p w:rsidR="00A51607" w:rsidP="00E5021C" w:rsidRDefault="00A51607" w14:paraId="39A57559" w14:textId="77777777">
            <w:r>
              <w:t>Pre-condition</w:t>
            </w:r>
          </w:p>
        </w:tc>
        <w:tc>
          <w:tcPr>
            <w:tcW w:w="7340" w:type="dxa"/>
            <w:tcMar/>
          </w:tcPr>
          <w:p w:rsidR="00A51607" w:rsidP="00E5021C" w:rsidRDefault="00A51607" w14:paraId="1B939F6A" w14:textId="7C01F64F">
            <w:r>
              <w:t xml:space="preserve">Thiết bị hoạt động bình thường, </w:t>
            </w:r>
            <w:del w:author="Tran Khanh Toan" w:date="2022-07-01T15:41:00Z" w:id="12492">
              <w:r w:rsidDel="007A6979">
                <w:delText>OneLink</w:delText>
              </w:r>
            </w:del>
            <w:ins w:author="Tran Khanh Toan" w:date="2022-07-01T15:41:00Z" w:id="12493">
              <w:r w:rsidR="007A6979">
                <w:t>Mobile App</w:t>
              </w:r>
            </w:ins>
            <w:r>
              <w:t xml:space="preserve"> đã đăng nhập thành công vào thiết bị và được cấp phiên truy nhập</w:t>
            </w:r>
          </w:p>
        </w:tc>
      </w:tr>
      <w:tr w:rsidR="00A51607" w:rsidTr="2ADD6C4A" w14:paraId="48C9453E" w14:textId="77777777">
        <w:tc>
          <w:tcPr>
            <w:tcW w:w="1885" w:type="dxa"/>
            <w:tcMar/>
          </w:tcPr>
          <w:p w:rsidR="00A51607" w:rsidP="00E5021C" w:rsidRDefault="00A51607" w14:paraId="7B3C1C55" w14:textId="77777777">
            <w:r>
              <w:t>Post-condition</w:t>
            </w:r>
          </w:p>
        </w:tc>
        <w:tc>
          <w:tcPr>
            <w:tcW w:w="7340" w:type="dxa"/>
            <w:tcMar/>
          </w:tcPr>
          <w:p w:rsidR="00A51607" w:rsidP="00E5021C" w:rsidRDefault="00A51607" w14:paraId="4C17D167" w14:textId="7A7DF398">
            <w:r>
              <w:t xml:space="preserve">Thiết bị phản hồi đầy đủ các thông tin cho </w:t>
            </w:r>
            <w:del w:author="Tran Khanh Toan" w:date="2022-07-01T15:41:00Z" w:id="12494">
              <w:r w:rsidDel="007A6979">
                <w:delText>OneLink</w:delText>
              </w:r>
            </w:del>
            <w:ins w:author="Tran Khanh Toan" w:date="2022-07-01T15:41:00Z" w:id="12495">
              <w:r w:rsidR="007A6979">
                <w:t>Mobile App</w:t>
              </w:r>
            </w:ins>
          </w:p>
        </w:tc>
      </w:tr>
    </w:tbl>
    <w:p w:rsidRPr="00A13CE7" w:rsidR="00A51607" w:rsidP="00A51607" w:rsidRDefault="00A51607" w14:paraId="6C7239C8" w14:textId="77777777"/>
    <w:p w:rsidR="00A51607" w:rsidP="00A51607" w:rsidRDefault="00A51607" w14:paraId="751F9AD3" w14:textId="77777777">
      <w:pPr>
        <w:rPr>
          <w:b/>
          <w:bCs/>
        </w:rPr>
      </w:pPr>
      <w:r w:rsidRPr="003C44BD">
        <w:rPr>
          <w:b/>
          <w:bCs/>
        </w:rPr>
        <w:t>Luồng dữ liệu:</w:t>
      </w:r>
    </w:p>
    <w:p w:rsidR="008309C2" w:rsidP="008309C2" w:rsidRDefault="008309C2" w14:paraId="0C9C4818" w14:textId="77777777">
      <w:pPr>
        <w:pStyle w:val="ANSVNormal1"/>
        <w:keepNext/>
        <w:jc w:val="center"/>
      </w:pPr>
      <w:r>
        <w:object w:dxaOrig="9180" w:dyaOrig="5296" w14:anchorId="244FC1CE">
          <v:shape id="_x0000_i1058" style="width:460.5pt;height:265.5pt" o:ole="" type="#_x0000_t75">
            <v:imagedata o:title="" r:id="rId85"/>
          </v:shape>
          <o:OLEObject Type="Embed" ProgID="Visio.Drawing.15" ShapeID="_x0000_i1058" DrawAspect="Content" ObjectID="_1721885983" r:id="rId86"/>
        </w:object>
      </w:r>
    </w:p>
    <w:p w:rsidR="00A51607" w:rsidP="008309C2" w:rsidRDefault="008309C2" w14:paraId="58838384" w14:textId="3A329A0C">
      <w:pPr>
        <w:pStyle w:val="Caption"/>
      </w:pPr>
      <w:bookmarkStart w:name="_Toc110529220" w:id="12496"/>
      <w:r>
        <w:t xml:space="preserve">Hình </w:t>
      </w:r>
      <w:ins w:author="toantk" w:date="2022-07-28T09:55:00Z" w:id="12497">
        <w:r w:rsidR="00881A01">
          <w:fldChar w:fldCharType="begin"/>
        </w:r>
        <w:r w:rsidR="00881A01">
          <w:instrText xml:space="preserve"> STYLEREF 1 \s </w:instrText>
        </w:r>
      </w:ins>
      <w:r w:rsidR="00881A01">
        <w:fldChar w:fldCharType="separate"/>
      </w:r>
      <w:r w:rsidR="00533729">
        <w:rPr>
          <w:noProof/>
        </w:rPr>
        <w:t>7</w:t>
      </w:r>
      <w:ins w:author="toantk" w:date="2022-07-28T09:55:00Z" w:id="12498">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31</w:t>
      </w:r>
      <w:ins w:author="toantk" w:date="2022-07-28T09:55:00Z" w:id="12499">
        <w:r w:rsidR="00881A01">
          <w:fldChar w:fldCharType="end"/>
        </w:r>
      </w:ins>
      <w:ins w:author="Tran Khanh Toan" w:date="2022-07-01T17:42:00Z" w:id="12500">
        <w:del w:author="toantk" w:date="2022-07-27T09:26:00Z" w:id="12501">
          <w:r w:rsidDel="006A7679" w:rsidR="00076894">
            <w:fldChar w:fldCharType="begin"/>
          </w:r>
          <w:r w:rsidDel="006A7679" w:rsidR="00076894">
            <w:delInstrText xml:space="preserve"> STYLEREF 1 \s </w:delInstrText>
          </w:r>
        </w:del>
      </w:ins>
      <w:del w:author="toantk" w:date="2022-07-27T09:26:00Z" w:id="12502">
        <w:r w:rsidDel="006A7679" w:rsidR="00076894">
          <w:fldChar w:fldCharType="separate"/>
        </w:r>
        <w:r w:rsidDel="006A7679" w:rsidR="00076894">
          <w:rPr>
            <w:noProof/>
          </w:rPr>
          <w:delText>7</w:delText>
        </w:r>
      </w:del>
      <w:ins w:author="Tran Khanh Toan" w:date="2022-07-01T17:42:00Z" w:id="12503">
        <w:del w:author="toantk" w:date="2022-07-27T09:26:00Z" w:id="12504">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2505">
        <w:r w:rsidDel="006A7679" w:rsidR="00076894">
          <w:fldChar w:fldCharType="separate"/>
        </w:r>
      </w:del>
      <w:ins w:author="Tran Khanh Toan" w:date="2022-07-01T17:42:00Z" w:id="12506">
        <w:del w:author="toantk" w:date="2022-07-27T09:26:00Z" w:id="12507">
          <w:r w:rsidDel="006A7679" w:rsidR="00076894">
            <w:rPr>
              <w:noProof/>
            </w:rPr>
            <w:delText>33</w:delText>
          </w:r>
          <w:r w:rsidDel="006A7679" w:rsidR="00076894">
            <w:fldChar w:fldCharType="end"/>
          </w:r>
        </w:del>
      </w:ins>
      <w:del w:author="Tran Khanh Toan" w:date="2022-07-01T14:55:00Z" w:id="12508">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30</w:delText>
        </w:r>
        <w:r w:rsidDel="00A87875" w:rsidR="003F0BD0">
          <w:rPr>
            <w:noProof/>
          </w:rPr>
          <w:fldChar w:fldCharType="end"/>
        </w:r>
      </w:del>
      <w:r w:rsidRPr="008309C2">
        <w:t xml:space="preserve"> </w:t>
      </w:r>
      <w:r>
        <w:t>Luồng điều khiển lấy thông tin thiết bị mạng</w:t>
      </w:r>
      <w:bookmarkEnd w:id="12496"/>
    </w:p>
    <w:p w:rsidR="00A51607" w:rsidP="00A51607" w:rsidRDefault="00A51607" w14:paraId="24853728" w14:textId="792AF075">
      <w:pPr>
        <w:rPr>
          <w:b/>
          <w:bCs/>
        </w:rPr>
      </w:pPr>
      <w:del w:author="Tran Khanh Toan" w:date="2022-07-04T09:21:00Z" w:id="12509">
        <w:r w:rsidRPr="00AB6FAB" w:rsidDel="00F02801">
          <w:rPr>
            <w:b/>
            <w:bCs/>
          </w:rPr>
          <w:delText xml:space="preserve">Cấu trúc dữ liệu </w:delText>
        </w:r>
      </w:del>
      <w:ins w:author="Tran Khanh Toan" w:date="2022-07-04T09:22:00Z" w:id="12510">
        <w:r w:rsidR="00F02801">
          <w:rPr>
            <w:b/>
            <w:bCs/>
          </w:rPr>
          <w:t xml:space="preserve">Cấu trúc payload </w:t>
        </w:r>
      </w:ins>
      <w:r w:rsidRPr="00AB6FAB">
        <w:rPr>
          <w:b/>
          <w:bCs/>
        </w:rPr>
        <w:t>của bản tin:</w:t>
      </w:r>
    </w:p>
    <w:p w:rsidR="00A51607" w:rsidP="00A51607" w:rsidRDefault="008309C2" w14:paraId="25A1CDAD" w14:textId="3A63C003">
      <w:pPr>
        <w:pStyle w:val="ListParagraph"/>
        <w:numPr>
          <w:ilvl w:val="0"/>
          <w:numId w:val="9"/>
        </w:numPr>
        <w:rPr>
          <w:b/>
          <w:bCs/>
        </w:rPr>
      </w:pPr>
      <w:r>
        <w:rPr>
          <w:b/>
          <w:bCs/>
        </w:rPr>
        <w:t>Device Info</w:t>
      </w:r>
      <w:r w:rsidR="00A51607">
        <w:rPr>
          <w:b/>
          <w:bCs/>
        </w:rPr>
        <w:t xml:space="preserve"> view Request:</w:t>
      </w:r>
    </w:p>
    <w:p w:rsidR="00A51607" w:rsidP="00DD1C8F" w:rsidRDefault="00A51607" w14:paraId="4B5C3F03" w14:textId="04319263">
      <w:pPr>
        <w:pStyle w:val="ListParagraph"/>
        <w:ind w:firstLine="360"/>
      </w:pPr>
      <w:r>
        <w:t>{“action” : “</w:t>
      </w:r>
      <w:r w:rsidR="006B0120">
        <w:t>deviceInfoView</w:t>
      </w:r>
      <w:r>
        <w:t>”</w:t>
      </w:r>
      <w:r w:rsidR="00DD1C8F">
        <w:t xml:space="preserve">, “requestId” : </w:t>
      </w:r>
      <w:r w:rsidR="003E0981">
        <w:t>&lt;requestId&gt;</w:t>
      </w:r>
      <w:r>
        <w:t>}</w:t>
      </w:r>
    </w:p>
    <w:p w:rsidR="00A51607" w:rsidP="00A51607" w:rsidRDefault="008309C2" w14:paraId="2CEA35C6" w14:textId="253FB604">
      <w:pPr>
        <w:pStyle w:val="ListParagraph"/>
        <w:numPr>
          <w:ilvl w:val="0"/>
          <w:numId w:val="9"/>
        </w:numPr>
        <w:rPr>
          <w:b/>
          <w:bCs/>
        </w:rPr>
      </w:pPr>
      <w:r>
        <w:rPr>
          <w:b/>
          <w:bCs/>
        </w:rPr>
        <w:t>Device Info</w:t>
      </w:r>
      <w:r w:rsidR="00A51607">
        <w:rPr>
          <w:b/>
          <w:bCs/>
        </w:rPr>
        <w:t xml:space="preserve"> view Response:</w:t>
      </w:r>
    </w:p>
    <w:p w:rsidRPr="00820762" w:rsidR="00A51607" w:rsidP="00A51607" w:rsidRDefault="00A51607" w14:paraId="301DC50C" w14:textId="1E3FD653">
      <w:pPr>
        <w:pStyle w:val="ListParagraph"/>
        <w:numPr>
          <w:ilvl w:val="1"/>
          <w:numId w:val="9"/>
        </w:numPr>
      </w:pPr>
      <w:r>
        <w:t xml:space="preserve">Lấy thông tin </w:t>
      </w:r>
      <w:r w:rsidR="001211E7">
        <w:t xml:space="preserve">Device Info </w:t>
      </w:r>
      <w:r w:rsidRPr="00820762">
        <w:t>thành công</w:t>
      </w:r>
      <w:r>
        <w:t>:</w:t>
      </w:r>
    </w:p>
    <w:p w:rsidR="00A51607" w:rsidP="00A51607" w:rsidRDefault="00A51607" w14:paraId="011D2838" w14:textId="77777777">
      <w:pPr>
        <w:pStyle w:val="FirstLevelBullet"/>
        <w:numPr>
          <w:ilvl w:val="0"/>
          <w:numId w:val="0"/>
        </w:numPr>
        <w:ind w:left="1080"/>
      </w:pPr>
      <w:r>
        <w:t>{</w:t>
      </w:r>
    </w:p>
    <w:p w:rsidR="00A51607" w:rsidP="00A51607" w:rsidRDefault="00A51607" w14:paraId="569C8B10" w14:textId="77777777">
      <w:pPr>
        <w:pStyle w:val="FirstLevelBullet"/>
        <w:numPr>
          <w:ilvl w:val="0"/>
          <w:numId w:val="0"/>
        </w:numPr>
        <w:ind w:left="720" w:firstLine="360"/>
      </w:pPr>
      <w:r>
        <w:t>"status": 0,</w:t>
      </w:r>
    </w:p>
    <w:p w:rsidR="00A51607" w:rsidP="00A51607" w:rsidRDefault="00B94824" w14:paraId="4E8FD0C9" w14:textId="76E1E55F">
      <w:pPr>
        <w:pStyle w:val="FirstLevelBullet"/>
        <w:numPr>
          <w:ilvl w:val="0"/>
          <w:numId w:val="0"/>
        </w:numPr>
        <w:ind w:left="720" w:firstLine="360"/>
      </w:pPr>
      <w:r>
        <w:t>“message”: “</w:t>
      </w:r>
      <w:r w:rsidR="00840E19">
        <w:t>Success</w:t>
      </w:r>
      <w:r>
        <w:t>”</w:t>
      </w:r>
      <w:r w:rsidR="00A51607">
        <w:t>,</w:t>
      </w:r>
    </w:p>
    <w:p w:rsidR="00DD1C8F" w:rsidP="00DD1C8F" w:rsidRDefault="00DD1C8F" w14:paraId="7B9C756A" w14:textId="5B864F18">
      <w:pPr>
        <w:pStyle w:val="ListParagraph"/>
        <w:ind w:firstLine="360"/>
      </w:pPr>
      <w:r>
        <w:t xml:space="preserve">“requestId” : </w:t>
      </w:r>
      <w:r w:rsidR="003E0981">
        <w:t>&lt;requestId&gt;</w:t>
      </w:r>
      <w:r>
        <w:t>,</w:t>
      </w:r>
    </w:p>
    <w:p w:rsidR="00A51607" w:rsidP="00A51607" w:rsidRDefault="00A51607" w14:paraId="7E498A81" w14:textId="77777777">
      <w:pPr>
        <w:pStyle w:val="FirstLevelBullet"/>
        <w:numPr>
          <w:ilvl w:val="0"/>
          <w:numId w:val="0"/>
        </w:numPr>
        <w:ind w:left="720" w:firstLine="360"/>
      </w:pPr>
      <w:r>
        <w:t>"data": {</w:t>
      </w:r>
    </w:p>
    <w:p w:rsidR="00A51607" w:rsidP="00A51607" w:rsidRDefault="00A51607" w14:paraId="66536EBF" w14:textId="02B3CC03">
      <w:pPr>
        <w:pStyle w:val="FirstLevelBullet"/>
        <w:numPr>
          <w:ilvl w:val="0"/>
          <w:numId w:val="0"/>
        </w:numPr>
        <w:ind w:left="720" w:firstLine="360"/>
      </w:pPr>
      <w:r>
        <w:t>“action” : “</w:t>
      </w:r>
      <w:r w:rsidR="00321574">
        <w:t>deviceI</w:t>
      </w:r>
      <w:r w:rsidR="008309C2">
        <w:t>nfo</w:t>
      </w:r>
      <w:r>
        <w:t>View”,</w:t>
      </w:r>
    </w:p>
    <w:p w:rsidR="00A06A9C" w:rsidP="00A06A9C" w:rsidRDefault="00A06A9C" w14:paraId="72BF0D12" w14:textId="77777777">
      <w:pPr>
        <w:pStyle w:val="FirstLevelBullet"/>
        <w:numPr>
          <w:ilvl w:val="0"/>
          <w:numId w:val="0"/>
        </w:numPr>
        <w:ind w:left="720" w:firstLine="360"/>
      </w:pPr>
      <w:r>
        <w:t>“</w:t>
      </w:r>
      <w:r w:rsidRPr="006B48DC">
        <w:t>results</w:t>
      </w:r>
      <w:r>
        <w:t>” : [</w:t>
      </w:r>
    </w:p>
    <w:p w:rsidR="00A06A9C" w:rsidP="00A06A9C" w:rsidRDefault="00A06A9C" w14:paraId="46A63EAB" w14:textId="1CE2FE30">
      <w:pPr>
        <w:pStyle w:val="FirstLevelBullet"/>
        <w:numPr>
          <w:ilvl w:val="0"/>
          <w:numId w:val="0"/>
        </w:numPr>
        <w:ind w:left="2160" w:firstLine="720"/>
      </w:pPr>
      <w:r>
        <w:t>{</w:t>
      </w:r>
    </w:p>
    <w:p w:rsidR="008309C2" w:rsidP="00A06A9C" w:rsidRDefault="008309C2" w14:paraId="0F6D3338" w14:textId="7DA91049">
      <w:pPr>
        <w:pStyle w:val="FirstLevelBullet"/>
        <w:numPr>
          <w:ilvl w:val="0"/>
          <w:numId w:val="0"/>
        </w:numPr>
        <w:ind w:left="2880" w:firstLine="360"/>
      </w:pPr>
      <w:r>
        <w:t>“firmwareVersion” : “&lt;firmwareVersion&gt;”,</w:t>
      </w:r>
    </w:p>
    <w:p w:rsidR="008309C2" w:rsidP="00A06A9C" w:rsidRDefault="008309C2" w14:paraId="59E2AD3D" w14:textId="6B0977DC">
      <w:pPr>
        <w:pStyle w:val="FirstLevelBullet"/>
        <w:numPr>
          <w:ilvl w:val="0"/>
          <w:numId w:val="0"/>
        </w:numPr>
        <w:ind w:left="2880" w:firstLine="360"/>
      </w:pPr>
      <w:r>
        <w:t>“buildTimestamp” : “&lt;buildTimestamp &gt;”,</w:t>
      </w:r>
    </w:p>
    <w:p w:rsidR="00EB5A5F" w:rsidP="00A06A9C" w:rsidRDefault="00EB5A5F" w14:paraId="4789A11A" w14:textId="05F63E9C">
      <w:pPr>
        <w:pStyle w:val="FirstLevelBullet"/>
        <w:numPr>
          <w:ilvl w:val="0"/>
          <w:numId w:val="0"/>
        </w:numPr>
        <w:ind w:left="2880" w:firstLine="360"/>
      </w:pPr>
      <w:r>
        <w:t>“deviceMac” : “&lt;deviceMac &gt;”,</w:t>
      </w:r>
    </w:p>
    <w:p w:rsidR="00EB5A5F" w:rsidP="00A06A9C" w:rsidRDefault="00653020" w14:paraId="7FD2036B" w14:textId="040D4E45">
      <w:pPr>
        <w:pStyle w:val="FirstLevelBullet"/>
        <w:numPr>
          <w:ilvl w:val="0"/>
          <w:numId w:val="0"/>
        </w:numPr>
        <w:ind w:left="2880" w:firstLine="360"/>
      </w:pPr>
      <w:r>
        <w:t>“s</w:t>
      </w:r>
      <w:r w:rsidR="00EB5A5F">
        <w:t>erial</w:t>
      </w:r>
      <w:r>
        <w:t>Number</w:t>
      </w:r>
      <w:r w:rsidR="00EB5A5F">
        <w:t>” : “&lt;</w:t>
      </w:r>
      <w:r>
        <w:t>serialNumber</w:t>
      </w:r>
      <w:r w:rsidR="00EB5A5F">
        <w:t>&gt;”,</w:t>
      </w:r>
    </w:p>
    <w:p w:rsidR="00EB5A5F" w:rsidP="00A06A9C" w:rsidRDefault="00EB5A5F" w14:paraId="0DBB13AB" w14:textId="4B71F512">
      <w:pPr>
        <w:pStyle w:val="FirstLevelBullet"/>
        <w:numPr>
          <w:ilvl w:val="0"/>
          <w:numId w:val="0"/>
        </w:numPr>
        <w:ind w:left="2880" w:firstLine="360"/>
      </w:pPr>
      <w:r>
        <w:t>“deviceUptime” : “&lt;deviceUptime &gt;”,</w:t>
      </w:r>
    </w:p>
    <w:p w:rsidR="00EB5A5F" w:rsidP="00A06A9C" w:rsidRDefault="00EB5A5F" w14:paraId="6DD39146" w14:textId="481F9DC4">
      <w:pPr>
        <w:pStyle w:val="FirstLevelBullet"/>
        <w:numPr>
          <w:ilvl w:val="0"/>
          <w:numId w:val="0"/>
        </w:numPr>
        <w:ind w:left="2880" w:firstLine="360"/>
      </w:pPr>
      <w:r>
        <w:t>“rxPower” : “&lt;rxPower &gt;”,</w:t>
      </w:r>
    </w:p>
    <w:p w:rsidR="00EB5A5F" w:rsidP="00A06A9C" w:rsidRDefault="00EB5A5F" w14:paraId="7FF454B2" w14:textId="6B5F0DC6">
      <w:pPr>
        <w:pStyle w:val="FirstLevelBullet"/>
        <w:numPr>
          <w:ilvl w:val="0"/>
          <w:numId w:val="0"/>
        </w:numPr>
        <w:ind w:left="2880" w:firstLine="360"/>
      </w:pPr>
      <w:r>
        <w:t>“txPower” : “&lt;txPower &gt;”,</w:t>
      </w:r>
    </w:p>
    <w:p w:rsidR="00EB5A5F" w:rsidP="00A06A9C" w:rsidRDefault="00EB5A5F" w14:paraId="38A05F5D" w14:textId="794DB70E">
      <w:pPr>
        <w:pStyle w:val="FirstLevelBullet"/>
        <w:numPr>
          <w:ilvl w:val="0"/>
          <w:numId w:val="0"/>
        </w:numPr>
        <w:ind w:left="2880" w:firstLine="360"/>
      </w:pPr>
      <w:r>
        <w:t>“temperature” : “&lt;temperature &gt;”,</w:t>
      </w:r>
    </w:p>
    <w:p w:rsidR="00EB5A5F" w:rsidP="00A06A9C" w:rsidRDefault="00EB5A5F" w14:paraId="35748275" w14:textId="4B3E3B52">
      <w:pPr>
        <w:pStyle w:val="FirstLevelBullet"/>
        <w:numPr>
          <w:ilvl w:val="0"/>
          <w:numId w:val="0"/>
        </w:numPr>
        <w:ind w:left="2880" w:firstLine="360"/>
      </w:pPr>
      <w:r>
        <w:t>“linkState” : “&lt;linkState &gt;”</w:t>
      </w:r>
    </w:p>
    <w:p w:rsidR="00A06A9C" w:rsidP="00A06A9C" w:rsidRDefault="00A06A9C" w14:paraId="2D76A85C" w14:textId="31F4C426">
      <w:pPr>
        <w:pStyle w:val="FirstLevelBullet"/>
        <w:numPr>
          <w:ilvl w:val="0"/>
          <w:numId w:val="0"/>
        </w:numPr>
        <w:ind w:left="2880" w:firstLine="360"/>
      </w:pPr>
      <w:r>
        <w:t>}</w:t>
      </w:r>
    </w:p>
    <w:p w:rsidR="00A06A9C" w:rsidP="00A06A9C" w:rsidRDefault="00A06A9C" w14:paraId="1615BB00" w14:textId="6048DBBA">
      <w:pPr>
        <w:pStyle w:val="FirstLevelBullet"/>
        <w:numPr>
          <w:ilvl w:val="0"/>
          <w:numId w:val="0"/>
        </w:numPr>
        <w:ind w:left="720" w:hanging="360"/>
      </w:pPr>
      <w:r>
        <w:tab/>
      </w:r>
      <w:r>
        <w:tab/>
      </w:r>
      <w:r>
        <w:tab/>
      </w:r>
      <w:r>
        <w:t>]</w:t>
      </w:r>
    </w:p>
    <w:p w:rsidR="00A51607" w:rsidP="00A51607" w:rsidRDefault="00A51607" w14:paraId="596FFECE" w14:textId="77777777">
      <w:pPr>
        <w:pStyle w:val="FirstLevelBullet"/>
        <w:numPr>
          <w:ilvl w:val="0"/>
          <w:numId w:val="0"/>
        </w:numPr>
        <w:ind w:left="720" w:firstLine="360"/>
      </w:pPr>
      <w:r>
        <w:t>}</w:t>
      </w:r>
    </w:p>
    <w:p w:rsidR="00A51607" w:rsidP="00A51607" w:rsidRDefault="00A51607" w14:paraId="388EFDC7" w14:textId="77777777">
      <w:pPr>
        <w:pStyle w:val="FirstLevelBullet"/>
        <w:numPr>
          <w:ilvl w:val="0"/>
          <w:numId w:val="0"/>
        </w:numPr>
        <w:ind w:left="720" w:firstLine="360"/>
      </w:pPr>
      <w:r>
        <w:t>}</w:t>
      </w:r>
    </w:p>
    <w:p w:rsidRPr="00820762" w:rsidR="00A51607" w:rsidP="00A51607" w:rsidRDefault="00A51607" w14:paraId="60AA8612" w14:textId="453BFA1C">
      <w:pPr>
        <w:pStyle w:val="ListParagraph"/>
        <w:numPr>
          <w:ilvl w:val="1"/>
          <w:numId w:val="9"/>
        </w:numPr>
      </w:pPr>
      <w:r>
        <w:t xml:space="preserve">Lấy thông tin </w:t>
      </w:r>
      <w:r w:rsidR="001211E7">
        <w:t xml:space="preserve">Device Info </w:t>
      </w:r>
      <w:r>
        <w:t>thất bại:</w:t>
      </w:r>
    </w:p>
    <w:p w:rsidR="00A51607" w:rsidP="00A51607" w:rsidRDefault="00A51607" w14:paraId="08E64506" w14:textId="77777777">
      <w:pPr>
        <w:pStyle w:val="FirstLevelBullet"/>
        <w:numPr>
          <w:ilvl w:val="0"/>
          <w:numId w:val="0"/>
        </w:numPr>
        <w:ind w:left="1080"/>
      </w:pPr>
      <w:r>
        <w:t>{</w:t>
      </w:r>
    </w:p>
    <w:p w:rsidR="00A51607" w:rsidP="00A51607" w:rsidRDefault="00183521" w14:paraId="04F29A8D" w14:textId="5D802113">
      <w:pPr>
        <w:pStyle w:val="FirstLevelBullet"/>
        <w:numPr>
          <w:ilvl w:val="0"/>
          <w:numId w:val="0"/>
        </w:numPr>
        <w:ind w:left="1080"/>
      </w:pPr>
      <w:r>
        <w:t>“status”: &lt;ErrorCode&gt;</w:t>
      </w:r>
      <w:r w:rsidR="00A51607">
        <w:t>,</w:t>
      </w:r>
    </w:p>
    <w:p w:rsidR="00A51607" w:rsidP="00A51607" w:rsidRDefault="00B94824" w14:paraId="6A1FBC82" w14:textId="75833482">
      <w:pPr>
        <w:pStyle w:val="FirstLevelBullet"/>
        <w:numPr>
          <w:ilvl w:val="0"/>
          <w:numId w:val="0"/>
        </w:numPr>
        <w:ind w:left="1080"/>
      </w:pPr>
      <w:r>
        <w:t>“message”: “&lt;message&gt;”</w:t>
      </w:r>
      <w:r w:rsidR="00A51607">
        <w:t>,</w:t>
      </w:r>
    </w:p>
    <w:p w:rsidR="00DD1C8F" w:rsidP="00DD1C8F" w:rsidRDefault="00DD1C8F" w14:paraId="6FCB432D" w14:textId="5775691E">
      <w:pPr>
        <w:pStyle w:val="ListParagraph"/>
        <w:ind w:firstLine="360"/>
      </w:pPr>
      <w:r>
        <w:t xml:space="preserve">“requestId” : </w:t>
      </w:r>
      <w:r w:rsidR="003E0981">
        <w:t>&lt;requestId&gt;</w:t>
      </w:r>
      <w:r>
        <w:t>,</w:t>
      </w:r>
    </w:p>
    <w:p w:rsidR="00A51607" w:rsidP="00A51607" w:rsidRDefault="00A51607" w14:paraId="5E8FA449" w14:textId="77777777">
      <w:pPr>
        <w:pStyle w:val="FirstLevelBullet"/>
        <w:numPr>
          <w:ilvl w:val="0"/>
          <w:numId w:val="0"/>
        </w:numPr>
        <w:ind w:left="1080"/>
      </w:pPr>
      <w:r>
        <w:t>"data": {</w:t>
      </w:r>
    </w:p>
    <w:p w:rsidR="00A51607" w:rsidP="00A51607" w:rsidRDefault="00A51607" w14:paraId="479E7549" w14:textId="77777777">
      <w:pPr>
        <w:pStyle w:val="FirstLevelBullet"/>
        <w:numPr>
          <w:ilvl w:val="0"/>
          <w:numId w:val="0"/>
        </w:numPr>
        <w:ind w:left="1080"/>
      </w:pPr>
      <w:r>
        <w:t>}</w:t>
      </w:r>
    </w:p>
    <w:p w:rsidR="00A51607" w:rsidP="00A51607" w:rsidRDefault="00A51607" w14:paraId="25065986" w14:textId="77777777">
      <w:pPr>
        <w:pStyle w:val="FirstLevelBullet"/>
        <w:numPr>
          <w:ilvl w:val="0"/>
          <w:numId w:val="0"/>
        </w:numPr>
        <w:ind w:left="1080"/>
      </w:pPr>
      <w:r>
        <w:t>}</w:t>
      </w:r>
    </w:p>
    <w:p w:rsidRPr="00E71A83" w:rsidR="00A51607" w:rsidP="00A51607" w:rsidRDefault="00A51607" w14:paraId="7FA521A6" w14:textId="77777777">
      <w:pPr>
        <w:rPr>
          <w:b/>
          <w:bCs/>
        </w:rPr>
      </w:pPr>
      <w:r w:rsidRPr="00E71A83">
        <w:rPr>
          <w:b/>
          <w:bCs/>
        </w:rPr>
        <w:t>Mô tả tham số:</w:t>
      </w:r>
    </w:p>
    <w:p w:rsidR="002958FF" w:rsidP="002958FF" w:rsidRDefault="002958FF" w14:paraId="25E95131" w14:textId="0CE1A434">
      <w:pPr>
        <w:pStyle w:val="Caption"/>
        <w:keepNext/>
      </w:pPr>
      <w:bookmarkStart w:name="_Toc110529179" w:id="12511"/>
      <w:r>
        <w:t xml:space="preserve">Bảng </w:t>
      </w:r>
      <w:ins w:author="toantk" w:date="2022-08-04T17:50:00Z" w:id="12512">
        <w:r w:rsidR="0035117C">
          <w:fldChar w:fldCharType="begin"/>
        </w:r>
        <w:r w:rsidR="0035117C">
          <w:instrText xml:space="preserve"> STYLEREF 1 \s </w:instrText>
        </w:r>
      </w:ins>
      <w:r w:rsidR="0035117C">
        <w:fldChar w:fldCharType="separate"/>
      </w:r>
      <w:r w:rsidR="00533729">
        <w:rPr>
          <w:noProof/>
        </w:rPr>
        <w:t>7</w:t>
      </w:r>
      <w:ins w:author="toantk" w:date="2022-08-04T17:50:00Z" w:id="12513">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30</w:t>
      </w:r>
      <w:ins w:author="toantk" w:date="2022-08-04T17:50:00Z" w:id="12514">
        <w:r w:rsidR="0035117C">
          <w:fldChar w:fldCharType="end"/>
        </w:r>
      </w:ins>
      <w:ins w:author="Tran Khanh Toan" w:date="2022-08-04T09:32:00Z" w:id="12515">
        <w:del w:author="toantk" w:date="2022-08-04T17:50:00Z" w:id="12516">
          <w:r w:rsidDel="0035117C" w:rsidR="00F227FB">
            <w:fldChar w:fldCharType="begin"/>
          </w:r>
          <w:r w:rsidDel="0035117C" w:rsidR="00F227FB">
            <w:delInstrText xml:space="preserve"> STYLEREF 1 \s </w:delInstrText>
          </w:r>
        </w:del>
      </w:ins>
      <w:del w:author="toantk" w:date="2022-08-04T17:50:00Z" w:id="12517">
        <w:r w:rsidDel="0035117C" w:rsidR="00F227FB">
          <w:fldChar w:fldCharType="separate"/>
        </w:r>
        <w:r w:rsidDel="0035117C" w:rsidR="00F227FB">
          <w:rPr>
            <w:noProof/>
          </w:rPr>
          <w:delText>7</w:delText>
        </w:r>
      </w:del>
      <w:ins w:author="Tran Khanh Toan" w:date="2022-08-04T09:32:00Z" w:id="12518">
        <w:del w:author="toantk" w:date="2022-08-04T17:50:00Z" w:id="12519">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2520">
        <w:r w:rsidDel="0035117C" w:rsidR="00F227FB">
          <w:fldChar w:fldCharType="separate"/>
        </w:r>
      </w:del>
      <w:ins w:author="Tran Khanh Toan" w:date="2022-08-04T09:32:00Z" w:id="12521">
        <w:del w:author="toantk" w:date="2022-08-04T17:50:00Z" w:id="12522">
          <w:r w:rsidDel="0035117C" w:rsidR="00F227FB">
            <w:rPr>
              <w:noProof/>
            </w:rPr>
            <w:delText>30</w:delText>
          </w:r>
          <w:r w:rsidDel="0035117C" w:rsidR="00F227FB">
            <w:fldChar w:fldCharType="end"/>
          </w:r>
        </w:del>
      </w:ins>
      <w:ins w:author="toantk" w:date="2022-07-28T09:18:00Z" w:id="12523">
        <w:del w:author="Tran Khanh Toan" w:date="2022-08-03T15:31:00Z" w:id="12524">
          <w:r w:rsidDel="0087204C" w:rsidR="005A0D0F">
            <w:fldChar w:fldCharType="begin"/>
          </w:r>
          <w:r w:rsidDel="0087204C" w:rsidR="005A0D0F">
            <w:delInstrText xml:space="preserve"> STYLEREF 1 \s </w:delInstrText>
          </w:r>
        </w:del>
      </w:ins>
      <w:del w:author="Tran Khanh Toan" w:date="2022-08-03T15:31:00Z" w:id="12525">
        <w:r w:rsidDel="0087204C" w:rsidR="005A0D0F">
          <w:fldChar w:fldCharType="separate"/>
        </w:r>
        <w:r w:rsidDel="0087204C" w:rsidR="005A0D0F">
          <w:rPr>
            <w:noProof/>
          </w:rPr>
          <w:delText>7</w:delText>
        </w:r>
      </w:del>
      <w:ins w:author="toantk" w:date="2022-07-28T09:18:00Z" w:id="12526">
        <w:del w:author="Tran Khanh Toan" w:date="2022-08-03T15:31:00Z" w:id="12527">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2528">
        <w:r w:rsidDel="0087204C" w:rsidR="005A0D0F">
          <w:fldChar w:fldCharType="separate"/>
        </w:r>
      </w:del>
      <w:ins w:author="toantk" w:date="2022-07-28T09:18:00Z" w:id="12529">
        <w:del w:author="Tran Khanh Toan" w:date="2022-08-03T15:31:00Z" w:id="12530">
          <w:r w:rsidDel="0087204C" w:rsidR="005A0D0F">
            <w:rPr>
              <w:noProof/>
            </w:rPr>
            <w:delText>30</w:delText>
          </w:r>
          <w:r w:rsidDel="0087204C" w:rsidR="005A0D0F">
            <w:fldChar w:fldCharType="end"/>
          </w:r>
        </w:del>
      </w:ins>
      <w:ins w:author="Tran Khanh Toan" w:date="2022-07-01T17:36:00Z" w:id="12531">
        <w:del w:author="toantk" w:date="2022-07-27T10:00:00Z" w:id="12532">
          <w:r w:rsidDel="006366F4" w:rsidR="0036606E">
            <w:fldChar w:fldCharType="begin"/>
          </w:r>
          <w:r w:rsidDel="006366F4" w:rsidR="0036606E">
            <w:delInstrText xml:space="preserve"> STYLEREF 1 \s </w:delInstrText>
          </w:r>
        </w:del>
      </w:ins>
      <w:del w:author="toantk" w:date="2022-07-27T10:00:00Z" w:id="12533">
        <w:r w:rsidDel="006366F4" w:rsidR="0036606E">
          <w:fldChar w:fldCharType="separate"/>
        </w:r>
        <w:r w:rsidDel="006366F4" w:rsidR="0036606E">
          <w:rPr>
            <w:noProof/>
          </w:rPr>
          <w:delText>7</w:delText>
        </w:r>
      </w:del>
      <w:ins w:author="Tran Khanh Toan" w:date="2022-07-01T17:36:00Z" w:id="12534">
        <w:del w:author="toantk" w:date="2022-07-27T10:00:00Z" w:id="12535">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12536">
        <w:r w:rsidDel="006366F4" w:rsidR="0036606E">
          <w:fldChar w:fldCharType="separate"/>
        </w:r>
      </w:del>
      <w:ins w:author="Tran Khanh Toan" w:date="2022-07-01T17:36:00Z" w:id="12537">
        <w:del w:author="toantk" w:date="2022-07-27T10:00:00Z" w:id="12538">
          <w:r w:rsidDel="006366F4" w:rsidR="0036606E">
            <w:rPr>
              <w:noProof/>
            </w:rPr>
            <w:delText>30</w:delText>
          </w:r>
          <w:r w:rsidDel="006366F4" w:rsidR="0036606E">
            <w:fldChar w:fldCharType="end"/>
          </w:r>
        </w:del>
      </w:ins>
      <w:del w:author="Tran Khanh Toan" w:date="2022-07-01T14:56:00Z" w:id="12539">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Pr>
            <w:noProof/>
          </w:rPr>
          <w:delText>7</w:delText>
        </w:r>
        <w:r w:rsidDel="00A87875" w:rsidR="003F0BD0">
          <w:rPr>
            <w:noProof/>
          </w:rPr>
          <w:fldChar w:fldCharType="end"/>
        </w:r>
        <w:r w:rsidDel="00A87875">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Pr>
            <w:noProof/>
          </w:rPr>
          <w:delText>28</w:delText>
        </w:r>
        <w:r w:rsidDel="00A87875" w:rsidR="003F0BD0">
          <w:rPr>
            <w:noProof/>
          </w:rPr>
          <w:fldChar w:fldCharType="end"/>
        </w:r>
      </w:del>
      <w:r>
        <w:t xml:space="preserve"> Bảng mô tả tham số trong luồng điều khiển lấy thông tin thiết bị mạng</w:t>
      </w:r>
      <w:bookmarkEnd w:id="12511"/>
    </w:p>
    <w:tbl>
      <w:tblPr>
        <w:tblStyle w:val="TableGrid"/>
        <w:tblW w:w="0" w:type="auto"/>
        <w:tblInd w:w="175" w:type="dxa"/>
        <w:tblLook w:val="04A0" w:firstRow="1" w:lastRow="0" w:firstColumn="1" w:lastColumn="0" w:noHBand="0" w:noVBand="1"/>
      </w:tblPr>
      <w:tblGrid>
        <w:gridCol w:w="713"/>
        <w:gridCol w:w="1594"/>
        <w:gridCol w:w="1529"/>
        <w:gridCol w:w="1037"/>
        <w:gridCol w:w="2185"/>
        <w:gridCol w:w="1992"/>
      </w:tblGrid>
      <w:tr w:rsidR="00591F42" w:rsidTr="002958FF" w14:paraId="734E0A67" w14:textId="77777777">
        <w:tc>
          <w:tcPr>
            <w:tcW w:w="713" w:type="dxa"/>
          </w:tcPr>
          <w:p w:rsidR="00A51607" w:rsidP="00E5021C" w:rsidRDefault="00A51607" w14:paraId="7D08D171" w14:textId="77777777">
            <w:pPr>
              <w:pStyle w:val="ListParagraph"/>
              <w:ind w:left="0"/>
              <w:rPr>
                <w:b/>
                <w:bCs/>
              </w:rPr>
            </w:pPr>
            <w:r>
              <w:rPr>
                <w:b/>
                <w:bCs/>
              </w:rPr>
              <w:t>STT</w:t>
            </w:r>
          </w:p>
        </w:tc>
        <w:tc>
          <w:tcPr>
            <w:tcW w:w="1594" w:type="dxa"/>
          </w:tcPr>
          <w:p w:rsidR="00A51607" w:rsidP="00E5021C" w:rsidRDefault="00A51607" w14:paraId="5657CADE" w14:textId="77777777">
            <w:pPr>
              <w:pStyle w:val="ListParagraph"/>
              <w:ind w:left="0"/>
              <w:rPr>
                <w:b/>
                <w:bCs/>
              </w:rPr>
            </w:pPr>
            <w:r>
              <w:rPr>
                <w:b/>
                <w:bCs/>
              </w:rPr>
              <w:t>Tham số</w:t>
            </w:r>
          </w:p>
        </w:tc>
        <w:tc>
          <w:tcPr>
            <w:tcW w:w="1529" w:type="dxa"/>
          </w:tcPr>
          <w:p w:rsidR="00A51607" w:rsidP="00E5021C" w:rsidRDefault="00A51607" w14:paraId="010E995E" w14:textId="77777777">
            <w:pPr>
              <w:pStyle w:val="ListParagraph"/>
              <w:ind w:left="0"/>
              <w:rPr>
                <w:b/>
                <w:bCs/>
              </w:rPr>
            </w:pPr>
            <w:r>
              <w:rPr>
                <w:b/>
                <w:bCs/>
              </w:rPr>
              <w:t>Mô tả</w:t>
            </w:r>
          </w:p>
        </w:tc>
        <w:tc>
          <w:tcPr>
            <w:tcW w:w="1037" w:type="dxa"/>
          </w:tcPr>
          <w:p w:rsidR="00A51607" w:rsidP="00E5021C" w:rsidRDefault="00A51607" w14:paraId="281E6226" w14:textId="77777777">
            <w:pPr>
              <w:pStyle w:val="ListParagraph"/>
              <w:ind w:left="0"/>
              <w:rPr>
                <w:b/>
                <w:bCs/>
              </w:rPr>
            </w:pPr>
            <w:r>
              <w:rPr>
                <w:b/>
                <w:bCs/>
              </w:rPr>
              <w:t>Kiểu</w:t>
            </w:r>
          </w:p>
        </w:tc>
        <w:tc>
          <w:tcPr>
            <w:tcW w:w="2185" w:type="dxa"/>
          </w:tcPr>
          <w:p w:rsidR="00A51607" w:rsidP="00E5021C" w:rsidRDefault="00A51607" w14:paraId="30A80BB9" w14:textId="77777777">
            <w:pPr>
              <w:pStyle w:val="ListParagraph"/>
              <w:ind w:left="0"/>
              <w:rPr>
                <w:b/>
                <w:bCs/>
              </w:rPr>
            </w:pPr>
            <w:r>
              <w:rPr>
                <w:b/>
                <w:bCs/>
              </w:rPr>
              <w:t>Giá trị</w:t>
            </w:r>
          </w:p>
        </w:tc>
        <w:tc>
          <w:tcPr>
            <w:tcW w:w="1992" w:type="dxa"/>
          </w:tcPr>
          <w:p w:rsidR="00A51607" w:rsidP="00E5021C" w:rsidRDefault="00A51607" w14:paraId="39D674DD" w14:textId="77777777">
            <w:pPr>
              <w:pStyle w:val="ListParagraph"/>
              <w:ind w:left="0"/>
              <w:rPr>
                <w:b/>
                <w:bCs/>
              </w:rPr>
            </w:pPr>
            <w:r>
              <w:rPr>
                <w:b/>
                <w:bCs/>
              </w:rPr>
              <w:t>Json Key</w:t>
            </w:r>
          </w:p>
        </w:tc>
      </w:tr>
      <w:tr w:rsidR="00591F42" w:rsidTr="002958FF" w14:paraId="3F957BCB" w14:textId="77777777">
        <w:trPr>
          <w:trHeight w:val="213"/>
        </w:trPr>
        <w:tc>
          <w:tcPr>
            <w:tcW w:w="713" w:type="dxa"/>
          </w:tcPr>
          <w:p w:rsidRPr="00020A9F" w:rsidR="00A51607" w:rsidP="00E5021C" w:rsidRDefault="00A51607" w14:paraId="13F1F7EC" w14:textId="77777777">
            <w:pPr>
              <w:pStyle w:val="ListParagraph"/>
              <w:ind w:left="0"/>
            </w:pPr>
            <w:r w:rsidRPr="00020A9F">
              <w:t>1</w:t>
            </w:r>
          </w:p>
        </w:tc>
        <w:tc>
          <w:tcPr>
            <w:tcW w:w="1594" w:type="dxa"/>
          </w:tcPr>
          <w:p w:rsidRPr="00020A9F" w:rsidR="00A51607" w:rsidP="00E5021C" w:rsidRDefault="00EB5A5F" w14:paraId="44C0DECB" w14:textId="50033AAF">
            <w:pPr>
              <w:pStyle w:val="ListParagraph"/>
              <w:ind w:left="0"/>
            </w:pPr>
            <w:r>
              <w:t>Firmware Version</w:t>
            </w:r>
          </w:p>
        </w:tc>
        <w:tc>
          <w:tcPr>
            <w:tcW w:w="1529" w:type="dxa"/>
          </w:tcPr>
          <w:p w:rsidRPr="00020A9F" w:rsidR="00A51607" w:rsidP="00E5021C" w:rsidRDefault="00EB5A5F" w14:paraId="362FE538" w14:textId="3CF38992">
            <w:pPr>
              <w:pStyle w:val="ListParagraph"/>
              <w:ind w:left="0"/>
            </w:pPr>
            <w:r>
              <w:t xml:space="preserve">Thông tin Firmware version hiện tại của thiết bị </w:t>
            </w:r>
          </w:p>
        </w:tc>
        <w:tc>
          <w:tcPr>
            <w:tcW w:w="1037" w:type="dxa"/>
          </w:tcPr>
          <w:p w:rsidRPr="00020A9F" w:rsidR="00A51607" w:rsidP="00E5021C" w:rsidRDefault="00EB5A5F" w14:paraId="66795628" w14:textId="0FACF881">
            <w:pPr>
              <w:pStyle w:val="ListParagraph"/>
              <w:ind w:left="0"/>
            </w:pPr>
            <w:r>
              <w:t>String</w:t>
            </w:r>
          </w:p>
        </w:tc>
        <w:tc>
          <w:tcPr>
            <w:tcW w:w="2185" w:type="dxa"/>
          </w:tcPr>
          <w:p w:rsidRPr="00020A9F" w:rsidR="00A51607" w:rsidP="00E5021C" w:rsidRDefault="00A51607" w14:paraId="57EB1AF1" w14:textId="551D4F7F">
            <w:pPr>
              <w:pStyle w:val="ListParagraph"/>
              <w:ind w:left="0"/>
            </w:pPr>
          </w:p>
        </w:tc>
        <w:tc>
          <w:tcPr>
            <w:tcW w:w="1992" w:type="dxa"/>
          </w:tcPr>
          <w:p w:rsidRPr="00020A9F" w:rsidR="00A51607" w:rsidP="00E5021C" w:rsidRDefault="00EB5A5F" w14:paraId="7175644B" w14:textId="5CA2AA33">
            <w:pPr>
              <w:pStyle w:val="ListParagraph"/>
              <w:ind w:left="0"/>
            </w:pPr>
            <w:r>
              <w:t>firmwareVersion</w:t>
            </w:r>
          </w:p>
        </w:tc>
      </w:tr>
      <w:tr w:rsidR="00591F42" w:rsidTr="002958FF" w14:paraId="1A5B32A7" w14:textId="77777777">
        <w:tc>
          <w:tcPr>
            <w:tcW w:w="713" w:type="dxa"/>
          </w:tcPr>
          <w:p w:rsidRPr="00020A9F" w:rsidR="00A51607" w:rsidP="00E5021C" w:rsidRDefault="00A51607" w14:paraId="64BAFFF9" w14:textId="77777777">
            <w:pPr>
              <w:pStyle w:val="ListParagraph"/>
              <w:ind w:left="0"/>
            </w:pPr>
            <w:r>
              <w:t>2</w:t>
            </w:r>
          </w:p>
        </w:tc>
        <w:tc>
          <w:tcPr>
            <w:tcW w:w="1594" w:type="dxa"/>
          </w:tcPr>
          <w:p w:rsidRPr="00020A9F" w:rsidR="00A51607" w:rsidP="00E5021C" w:rsidRDefault="00515625" w14:paraId="74FADC81" w14:textId="4D4A479D">
            <w:pPr>
              <w:pStyle w:val="ListParagraph"/>
              <w:ind w:left="0"/>
            </w:pPr>
            <w:r>
              <w:t>Build Timestamp</w:t>
            </w:r>
          </w:p>
        </w:tc>
        <w:tc>
          <w:tcPr>
            <w:tcW w:w="1529" w:type="dxa"/>
          </w:tcPr>
          <w:p w:rsidR="00A51607" w:rsidP="00E5021C" w:rsidRDefault="00EB5A5F" w14:paraId="56EA3407" w14:textId="367C42FF">
            <w:pPr>
              <w:pStyle w:val="ListParagraph"/>
              <w:ind w:left="0"/>
            </w:pPr>
            <w:r>
              <w:t>Thông tin thời gian build Firmware</w:t>
            </w:r>
          </w:p>
        </w:tc>
        <w:tc>
          <w:tcPr>
            <w:tcW w:w="1037" w:type="dxa"/>
          </w:tcPr>
          <w:p w:rsidR="00A51607" w:rsidP="00E5021C" w:rsidRDefault="00515625" w14:paraId="71DAD16C" w14:textId="38DC27A2">
            <w:pPr>
              <w:pStyle w:val="ListParagraph"/>
              <w:ind w:left="0"/>
            </w:pPr>
            <w:r>
              <w:t>String</w:t>
            </w:r>
          </w:p>
        </w:tc>
        <w:tc>
          <w:tcPr>
            <w:tcW w:w="2185" w:type="dxa"/>
          </w:tcPr>
          <w:p w:rsidR="00A51607" w:rsidP="00E5021C" w:rsidRDefault="00A51607" w14:paraId="72A1171D" w14:textId="7755C698">
            <w:pPr>
              <w:pStyle w:val="ListParagraph"/>
              <w:ind w:left="0"/>
            </w:pPr>
          </w:p>
        </w:tc>
        <w:tc>
          <w:tcPr>
            <w:tcW w:w="1992" w:type="dxa"/>
          </w:tcPr>
          <w:p w:rsidR="00A51607" w:rsidP="00E5021C" w:rsidRDefault="00EB5A5F" w14:paraId="2900AF8B" w14:textId="72A70CAB">
            <w:pPr>
              <w:pStyle w:val="ListParagraph"/>
              <w:ind w:left="0"/>
            </w:pPr>
            <w:r>
              <w:t>buildTimestamp</w:t>
            </w:r>
          </w:p>
        </w:tc>
      </w:tr>
      <w:tr w:rsidR="00591F42" w:rsidTr="002958FF" w14:paraId="274EEAAF" w14:textId="77777777">
        <w:tc>
          <w:tcPr>
            <w:tcW w:w="713" w:type="dxa"/>
          </w:tcPr>
          <w:p w:rsidRPr="00020A9F" w:rsidR="00A51607" w:rsidP="00E5021C" w:rsidRDefault="00A51607" w14:paraId="37B2EB43" w14:textId="77777777">
            <w:pPr>
              <w:pStyle w:val="ListParagraph"/>
              <w:ind w:left="0"/>
            </w:pPr>
            <w:r>
              <w:t>3</w:t>
            </w:r>
          </w:p>
        </w:tc>
        <w:tc>
          <w:tcPr>
            <w:tcW w:w="1594" w:type="dxa"/>
          </w:tcPr>
          <w:p w:rsidRPr="00020A9F" w:rsidR="00A51607" w:rsidP="00E5021C" w:rsidRDefault="00515625" w14:paraId="65F844D3" w14:textId="49D26634">
            <w:pPr>
              <w:pStyle w:val="ListParagraph"/>
              <w:ind w:left="0"/>
            </w:pPr>
            <w:r>
              <w:t>MAC Address</w:t>
            </w:r>
          </w:p>
        </w:tc>
        <w:tc>
          <w:tcPr>
            <w:tcW w:w="1529" w:type="dxa"/>
          </w:tcPr>
          <w:p w:rsidR="00A51607" w:rsidP="00E5021C" w:rsidRDefault="00515625" w14:paraId="00754A8B" w14:textId="30F68DC9">
            <w:pPr>
              <w:pStyle w:val="ListParagraph"/>
              <w:ind w:left="0"/>
            </w:pPr>
            <w:r>
              <w:t>Thông tin địa chỉ MAC của thiết bị ONT</w:t>
            </w:r>
          </w:p>
        </w:tc>
        <w:tc>
          <w:tcPr>
            <w:tcW w:w="1037" w:type="dxa"/>
          </w:tcPr>
          <w:p w:rsidR="00A51607" w:rsidP="00E5021C" w:rsidRDefault="00515625" w14:paraId="2EB95B96" w14:textId="401EF99C">
            <w:pPr>
              <w:pStyle w:val="ListParagraph"/>
              <w:ind w:left="0"/>
            </w:pPr>
            <w:r>
              <w:t>String</w:t>
            </w:r>
          </w:p>
        </w:tc>
        <w:tc>
          <w:tcPr>
            <w:tcW w:w="2185" w:type="dxa"/>
          </w:tcPr>
          <w:p w:rsidR="00A51607" w:rsidP="00E5021C" w:rsidRDefault="00A51607" w14:paraId="17FB5FF7" w14:textId="66C16966">
            <w:pPr>
              <w:pStyle w:val="ListParagraph"/>
              <w:ind w:left="0"/>
            </w:pPr>
          </w:p>
        </w:tc>
        <w:tc>
          <w:tcPr>
            <w:tcW w:w="1992" w:type="dxa"/>
          </w:tcPr>
          <w:p w:rsidR="00A51607" w:rsidP="00E5021C" w:rsidRDefault="00515625" w14:paraId="219D36E0" w14:textId="381BF020">
            <w:pPr>
              <w:pStyle w:val="ListParagraph"/>
              <w:ind w:left="0"/>
            </w:pPr>
            <w:r>
              <w:t>deviceMac</w:t>
            </w:r>
          </w:p>
        </w:tc>
      </w:tr>
      <w:tr w:rsidR="00591F42" w:rsidTr="002958FF" w14:paraId="6B429E0E" w14:textId="77777777">
        <w:tc>
          <w:tcPr>
            <w:tcW w:w="713" w:type="dxa"/>
          </w:tcPr>
          <w:p w:rsidR="00A51607" w:rsidP="00E5021C" w:rsidRDefault="00A51607" w14:paraId="198DF95B" w14:textId="77777777">
            <w:pPr>
              <w:pStyle w:val="ListParagraph"/>
              <w:ind w:left="0"/>
            </w:pPr>
            <w:r>
              <w:t>4</w:t>
            </w:r>
          </w:p>
        </w:tc>
        <w:tc>
          <w:tcPr>
            <w:tcW w:w="1594" w:type="dxa"/>
          </w:tcPr>
          <w:p w:rsidR="00A51607" w:rsidP="00E5021C" w:rsidRDefault="00515625" w14:paraId="76A3D59C" w14:textId="315DF55F">
            <w:pPr>
              <w:pStyle w:val="ListParagraph"/>
              <w:ind w:left="0"/>
            </w:pPr>
            <w:r>
              <w:t>GPON Serial Number</w:t>
            </w:r>
          </w:p>
        </w:tc>
        <w:tc>
          <w:tcPr>
            <w:tcW w:w="1529" w:type="dxa"/>
          </w:tcPr>
          <w:p w:rsidR="00A51607" w:rsidP="00E5021C" w:rsidRDefault="00515625" w14:paraId="0646B70D" w14:textId="346689D0">
            <w:pPr>
              <w:pStyle w:val="ListParagraph"/>
              <w:ind w:left="0"/>
            </w:pPr>
            <w:r>
              <w:t xml:space="preserve">Thông tin GPON Serial Number của thiết bị </w:t>
            </w:r>
          </w:p>
        </w:tc>
        <w:tc>
          <w:tcPr>
            <w:tcW w:w="1037" w:type="dxa"/>
          </w:tcPr>
          <w:p w:rsidR="00A51607" w:rsidP="00E5021C" w:rsidRDefault="00515625" w14:paraId="61E922D8" w14:textId="01043B5B">
            <w:pPr>
              <w:pStyle w:val="ListParagraph"/>
              <w:ind w:left="0"/>
            </w:pPr>
            <w:r>
              <w:t>String</w:t>
            </w:r>
          </w:p>
        </w:tc>
        <w:tc>
          <w:tcPr>
            <w:tcW w:w="2185" w:type="dxa"/>
          </w:tcPr>
          <w:p w:rsidR="00A51607" w:rsidP="00E5021C" w:rsidRDefault="00A51607" w14:paraId="47EAB05B" w14:textId="114C4554">
            <w:pPr>
              <w:pStyle w:val="ListParagraph"/>
              <w:ind w:left="0"/>
            </w:pPr>
          </w:p>
        </w:tc>
        <w:tc>
          <w:tcPr>
            <w:tcW w:w="1992" w:type="dxa"/>
          </w:tcPr>
          <w:p w:rsidR="00A51607" w:rsidP="00E5021C" w:rsidRDefault="00515625" w14:paraId="117C5E84" w14:textId="52B93CF0">
            <w:pPr>
              <w:pStyle w:val="ListParagraph"/>
              <w:ind w:left="0"/>
            </w:pPr>
            <w:r>
              <w:t>gponSerial</w:t>
            </w:r>
          </w:p>
        </w:tc>
      </w:tr>
      <w:tr w:rsidR="00515625" w:rsidTr="002958FF" w14:paraId="0A8F1682" w14:textId="77777777">
        <w:tc>
          <w:tcPr>
            <w:tcW w:w="713" w:type="dxa"/>
          </w:tcPr>
          <w:p w:rsidR="00515625" w:rsidP="00E5021C" w:rsidRDefault="00515625" w14:paraId="09190E8D" w14:textId="2E5F25BC">
            <w:pPr>
              <w:pStyle w:val="ListParagraph"/>
              <w:ind w:left="0"/>
            </w:pPr>
            <w:r>
              <w:t>5</w:t>
            </w:r>
          </w:p>
        </w:tc>
        <w:tc>
          <w:tcPr>
            <w:tcW w:w="1594" w:type="dxa"/>
          </w:tcPr>
          <w:p w:rsidR="00515625" w:rsidP="00E5021C" w:rsidRDefault="00515625" w14:paraId="214FEBAD" w14:textId="2A400B5D">
            <w:pPr>
              <w:pStyle w:val="ListParagraph"/>
              <w:ind w:left="0"/>
            </w:pPr>
            <w:r>
              <w:t>Device Uptime</w:t>
            </w:r>
          </w:p>
        </w:tc>
        <w:tc>
          <w:tcPr>
            <w:tcW w:w="1529" w:type="dxa"/>
          </w:tcPr>
          <w:p w:rsidR="00515625" w:rsidP="00E5021C" w:rsidRDefault="00515625" w14:paraId="12110505" w14:textId="4208AA87">
            <w:pPr>
              <w:pStyle w:val="ListParagraph"/>
              <w:ind w:left="0"/>
            </w:pPr>
            <w:r>
              <w:t>Thông tin Device Uptime của thiết bị</w:t>
            </w:r>
          </w:p>
        </w:tc>
        <w:tc>
          <w:tcPr>
            <w:tcW w:w="1037" w:type="dxa"/>
          </w:tcPr>
          <w:p w:rsidR="00515625" w:rsidP="00E5021C" w:rsidRDefault="00515625" w14:paraId="31FA5AFF" w14:textId="73B004B4">
            <w:pPr>
              <w:pStyle w:val="ListParagraph"/>
              <w:ind w:left="0"/>
            </w:pPr>
            <w:r>
              <w:t>String</w:t>
            </w:r>
          </w:p>
        </w:tc>
        <w:tc>
          <w:tcPr>
            <w:tcW w:w="2185" w:type="dxa"/>
          </w:tcPr>
          <w:p w:rsidR="00515625" w:rsidP="00E5021C" w:rsidRDefault="00515625" w14:paraId="6C81BBBB" w14:textId="77777777">
            <w:pPr>
              <w:pStyle w:val="ListParagraph"/>
              <w:ind w:left="0"/>
            </w:pPr>
          </w:p>
        </w:tc>
        <w:tc>
          <w:tcPr>
            <w:tcW w:w="1992" w:type="dxa"/>
          </w:tcPr>
          <w:p w:rsidR="00515625" w:rsidP="00E5021C" w:rsidRDefault="00515625" w14:paraId="480BDFA2" w14:textId="57063236">
            <w:pPr>
              <w:pStyle w:val="ListParagraph"/>
              <w:ind w:left="0"/>
            </w:pPr>
            <w:r>
              <w:t>deviceUptime</w:t>
            </w:r>
          </w:p>
        </w:tc>
      </w:tr>
      <w:tr w:rsidR="00515625" w:rsidTr="002958FF" w14:paraId="13F322F6" w14:textId="77777777">
        <w:tc>
          <w:tcPr>
            <w:tcW w:w="713" w:type="dxa"/>
          </w:tcPr>
          <w:p w:rsidR="00515625" w:rsidP="00E5021C" w:rsidRDefault="00515625" w14:paraId="3CB11D74" w14:textId="7190FA80">
            <w:pPr>
              <w:pStyle w:val="ListParagraph"/>
              <w:ind w:left="0"/>
            </w:pPr>
            <w:r>
              <w:t>6</w:t>
            </w:r>
          </w:p>
        </w:tc>
        <w:tc>
          <w:tcPr>
            <w:tcW w:w="1594" w:type="dxa"/>
          </w:tcPr>
          <w:p w:rsidR="00515625" w:rsidP="00E5021C" w:rsidRDefault="00591F42" w14:paraId="71C3B491" w14:textId="1FADE7B4">
            <w:pPr>
              <w:pStyle w:val="ListParagraph"/>
              <w:ind w:left="0"/>
            </w:pPr>
            <w:r>
              <w:t>Rx Power</w:t>
            </w:r>
          </w:p>
        </w:tc>
        <w:tc>
          <w:tcPr>
            <w:tcW w:w="1529" w:type="dxa"/>
          </w:tcPr>
          <w:p w:rsidR="00515625" w:rsidP="00E5021C" w:rsidRDefault="00591F42" w14:paraId="7BF31F2D" w14:textId="0A6BA806">
            <w:pPr>
              <w:pStyle w:val="ListParagraph"/>
              <w:ind w:left="0"/>
            </w:pPr>
            <w:r>
              <w:t>Thông tin Rx Power của thiết bị hiện tại</w:t>
            </w:r>
          </w:p>
        </w:tc>
        <w:tc>
          <w:tcPr>
            <w:tcW w:w="1037" w:type="dxa"/>
          </w:tcPr>
          <w:p w:rsidR="00515625" w:rsidP="00E5021C" w:rsidRDefault="00591F42" w14:paraId="38FFEEF8" w14:textId="5979FA7C">
            <w:pPr>
              <w:pStyle w:val="ListParagraph"/>
              <w:ind w:left="0"/>
            </w:pPr>
            <w:r>
              <w:t>String</w:t>
            </w:r>
          </w:p>
        </w:tc>
        <w:tc>
          <w:tcPr>
            <w:tcW w:w="2185" w:type="dxa"/>
          </w:tcPr>
          <w:p w:rsidR="00515625" w:rsidP="00E5021C" w:rsidRDefault="00780BDC" w14:paraId="4D7F700B" w14:textId="0DB58D81">
            <w:pPr>
              <w:pStyle w:val="ListParagraph"/>
              <w:ind w:left="0"/>
            </w:pPr>
            <w:r>
              <w:t>Thể hiện dưới dạng dBm</w:t>
            </w:r>
          </w:p>
        </w:tc>
        <w:tc>
          <w:tcPr>
            <w:tcW w:w="1992" w:type="dxa"/>
          </w:tcPr>
          <w:p w:rsidR="00515625" w:rsidP="00E5021C" w:rsidRDefault="00591F42" w14:paraId="3AD1DFF3" w14:textId="77777777">
            <w:pPr>
              <w:pStyle w:val="ListParagraph"/>
              <w:ind w:left="0"/>
            </w:pPr>
            <w:r>
              <w:t>rxPower</w:t>
            </w:r>
          </w:p>
          <w:p w:rsidR="00591F42" w:rsidP="00E5021C" w:rsidRDefault="00591F42" w14:paraId="2CFA2892" w14:textId="47664E2D">
            <w:pPr>
              <w:pStyle w:val="ListParagraph"/>
              <w:ind w:left="0"/>
            </w:pPr>
          </w:p>
        </w:tc>
      </w:tr>
      <w:tr w:rsidR="00591F42" w:rsidTr="002958FF" w14:paraId="54A134D8" w14:textId="77777777">
        <w:tc>
          <w:tcPr>
            <w:tcW w:w="713" w:type="dxa"/>
          </w:tcPr>
          <w:p w:rsidR="00591F42" w:rsidP="00E5021C" w:rsidRDefault="00591F42" w14:paraId="08072FF5" w14:textId="477514E4">
            <w:pPr>
              <w:pStyle w:val="ListParagraph"/>
              <w:ind w:left="0"/>
            </w:pPr>
            <w:r>
              <w:t>7</w:t>
            </w:r>
          </w:p>
        </w:tc>
        <w:tc>
          <w:tcPr>
            <w:tcW w:w="1594" w:type="dxa"/>
          </w:tcPr>
          <w:p w:rsidR="00591F42" w:rsidP="00E5021C" w:rsidRDefault="00591F42" w14:paraId="16C78307" w14:textId="0927BD04">
            <w:pPr>
              <w:pStyle w:val="ListParagraph"/>
              <w:ind w:left="0"/>
            </w:pPr>
            <w:r>
              <w:t>Tx Power</w:t>
            </w:r>
          </w:p>
        </w:tc>
        <w:tc>
          <w:tcPr>
            <w:tcW w:w="1529" w:type="dxa"/>
          </w:tcPr>
          <w:p w:rsidR="00591F42" w:rsidP="00E5021C" w:rsidRDefault="00591F42" w14:paraId="7EFA5FC8" w14:textId="79331298">
            <w:pPr>
              <w:pStyle w:val="ListParagraph"/>
              <w:ind w:left="0"/>
            </w:pPr>
            <w:r>
              <w:t>Thông tin Tx Power của thiết bị hiện tại</w:t>
            </w:r>
          </w:p>
        </w:tc>
        <w:tc>
          <w:tcPr>
            <w:tcW w:w="1037" w:type="dxa"/>
          </w:tcPr>
          <w:p w:rsidR="00591F42" w:rsidP="00E5021C" w:rsidRDefault="00591F42" w14:paraId="66397D5B" w14:textId="532BF87A">
            <w:pPr>
              <w:pStyle w:val="ListParagraph"/>
              <w:ind w:left="0"/>
            </w:pPr>
            <w:r>
              <w:t>String</w:t>
            </w:r>
          </w:p>
        </w:tc>
        <w:tc>
          <w:tcPr>
            <w:tcW w:w="2185" w:type="dxa"/>
          </w:tcPr>
          <w:p w:rsidR="00591F42" w:rsidP="00E5021C" w:rsidRDefault="00780BDC" w14:paraId="468AF615" w14:textId="5447229B">
            <w:pPr>
              <w:pStyle w:val="ListParagraph"/>
              <w:ind w:left="0"/>
            </w:pPr>
            <w:r>
              <w:t>Thể hiện dưới dạng dBm</w:t>
            </w:r>
          </w:p>
        </w:tc>
        <w:tc>
          <w:tcPr>
            <w:tcW w:w="1992" w:type="dxa"/>
          </w:tcPr>
          <w:p w:rsidR="00591F42" w:rsidP="00E5021C" w:rsidRDefault="00591F42" w14:paraId="5C0F5E4A" w14:textId="6CEC7325">
            <w:pPr>
              <w:pStyle w:val="ListParagraph"/>
              <w:ind w:left="0"/>
            </w:pPr>
            <w:r>
              <w:t>txPower</w:t>
            </w:r>
          </w:p>
        </w:tc>
      </w:tr>
      <w:tr w:rsidR="00591F42" w:rsidTr="002958FF" w14:paraId="76A37E12" w14:textId="77777777">
        <w:tc>
          <w:tcPr>
            <w:tcW w:w="713" w:type="dxa"/>
          </w:tcPr>
          <w:p w:rsidR="00591F42" w:rsidP="00E5021C" w:rsidRDefault="00591F42" w14:paraId="540E4341" w14:textId="79285E5D">
            <w:pPr>
              <w:pStyle w:val="ListParagraph"/>
              <w:ind w:left="0"/>
            </w:pPr>
            <w:r>
              <w:t>8</w:t>
            </w:r>
          </w:p>
        </w:tc>
        <w:tc>
          <w:tcPr>
            <w:tcW w:w="1594" w:type="dxa"/>
          </w:tcPr>
          <w:p w:rsidR="00591F42" w:rsidP="00E5021C" w:rsidRDefault="00591F42" w14:paraId="4236E529" w14:textId="208A8904">
            <w:pPr>
              <w:pStyle w:val="ListParagraph"/>
              <w:ind w:left="0"/>
            </w:pPr>
            <w:r>
              <w:t>Temperature</w:t>
            </w:r>
          </w:p>
        </w:tc>
        <w:tc>
          <w:tcPr>
            <w:tcW w:w="1529" w:type="dxa"/>
          </w:tcPr>
          <w:p w:rsidR="00591F42" w:rsidP="00E5021C" w:rsidRDefault="00591F42" w14:paraId="4F0239D9" w14:textId="1F7203BD">
            <w:pPr>
              <w:pStyle w:val="ListParagraph"/>
              <w:ind w:left="0"/>
            </w:pPr>
            <w:r>
              <w:t>Nhiệt độ module quang của thiết bị</w:t>
            </w:r>
          </w:p>
        </w:tc>
        <w:tc>
          <w:tcPr>
            <w:tcW w:w="1037" w:type="dxa"/>
          </w:tcPr>
          <w:p w:rsidR="00591F42" w:rsidP="00E5021C" w:rsidRDefault="00591F42" w14:paraId="23721F83" w14:textId="32E88A8A">
            <w:pPr>
              <w:pStyle w:val="ListParagraph"/>
              <w:ind w:left="0"/>
            </w:pPr>
            <w:r>
              <w:t>String</w:t>
            </w:r>
          </w:p>
        </w:tc>
        <w:tc>
          <w:tcPr>
            <w:tcW w:w="2185" w:type="dxa"/>
          </w:tcPr>
          <w:p w:rsidR="00591F42" w:rsidP="00E5021C" w:rsidRDefault="00591F42" w14:paraId="6C2FAAB8" w14:textId="77777777">
            <w:pPr>
              <w:pStyle w:val="ListParagraph"/>
              <w:ind w:left="0"/>
            </w:pPr>
          </w:p>
        </w:tc>
        <w:tc>
          <w:tcPr>
            <w:tcW w:w="1992" w:type="dxa"/>
          </w:tcPr>
          <w:p w:rsidR="00591F42" w:rsidP="00E5021C" w:rsidRDefault="00591F42" w14:paraId="7BB555A4" w14:textId="5D821330">
            <w:pPr>
              <w:pStyle w:val="ListParagraph"/>
              <w:ind w:left="0"/>
            </w:pPr>
            <w:r>
              <w:t>temperature</w:t>
            </w:r>
          </w:p>
        </w:tc>
      </w:tr>
      <w:tr w:rsidR="00591F42" w:rsidTr="002958FF" w14:paraId="3C3D6F4D" w14:textId="77777777">
        <w:tc>
          <w:tcPr>
            <w:tcW w:w="713" w:type="dxa"/>
          </w:tcPr>
          <w:p w:rsidR="00591F42" w:rsidP="00E5021C" w:rsidRDefault="00591F42" w14:paraId="166572AD" w14:textId="13852F57">
            <w:pPr>
              <w:pStyle w:val="ListParagraph"/>
              <w:ind w:left="0"/>
            </w:pPr>
            <w:r>
              <w:t>9</w:t>
            </w:r>
          </w:p>
        </w:tc>
        <w:tc>
          <w:tcPr>
            <w:tcW w:w="1594" w:type="dxa"/>
          </w:tcPr>
          <w:p w:rsidR="00591F42" w:rsidP="00E5021C" w:rsidRDefault="00591F42" w14:paraId="4CED0527" w14:textId="5E746415">
            <w:pPr>
              <w:pStyle w:val="ListParagraph"/>
              <w:ind w:left="0"/>
            </w:pPr>
            <w:r>
              <w:t>Link State</w:t>
            </w:r>
          </w:p>
        </w:tc>
        <w:tc>
          <w:tcPr>
            <w:tcW w:w="1529" w:type="dxa"/>
          </w:tcPr>
          <w:p w:rsidR="00591F42" w:rsidP="00E5021C" w:rsidRDefault="00591F42" w14:paraId="3BEB8CC0" w14:textId="5D8A0D8B">
            <w:pPr>
              <w:pStyle w:val="ListParagraph"/>
              <w:ind w:left="0"/>
            </w:pPr>
            <w:r>
              <w:t>Link State đường quang của thiết bị hiện tại</w:t>
            </w:r>
          </w:p>
        </w:tc>
        <w:tc>
          <w:tcPr>
            <w:tcW w:w="1037" w:type="dxa"/>
          </w:tcPr>
          <w:p w:rsidR="00591F42" w:rsidP="00E5021C" w:rsidRDefault="00591F42" w14:paraId="56836496" w14:textId="4975D52A">
            <w:pPr>
              <w:pStyle w:val="ListParagraph"/>
              <w:ind w:left="0"/>
            </w:pPr>
            <w:r>
              <w:t>String</w:t>
            </w:r>
          </w:p>
        </w:tc>
        <w:tc>
          <w:tcPr>
            <w:tcW w:w="2185" w:type="dxa"/>
          </w:tcPr>
          <w:p w:rsidR="00591F42" w:rsidP="00E5021C" w:rsidRDefault="00591F42" w14:paraId="09B6A93C" w14:textId="646320A6">
            <w:pPr>
              <w:pStyle w:val="ListParagraph"/>
              <w:ind w:left="0"/>
            </w:pPr>
            <w:r>
              <w:t>Up/down</w:t>
            </w:r>
          </w:p>
        </w:tc>
        <w:tc>
          <w:tcPr>
            <w:tcW w:w="1992" w:type="dxa"/>
          </w:tcPr>
          <w:p w:rsidR="00591F42" w:rsidP="00E5021C" w:rsidRDefault="00591F42" w14:paraId="3F871500" w14:textId="479BCF78">
            <w:pPr>
              <w:pStyle w:val="ListParagraph"/>
              <w:ind w:left="0"/>
            </w:pPr>
            <w:r>
              <w:t>linkState</w:t>
            </w:r>
          </w:p>
        </w:tc>
      </w:tr>
    </w:tbl>
    <w:p w:rsidR="00A51607" w:rsidP="0043581E" w:rsidRDefault="00A51607" w14:paraId="6E5ACF29" w14:textId="34F84BB9"/>
    <w:p w:rsidRPr="00542D27" w:rsidR="001E0BF7" w:rsidRDefault="56726F6C" w14:paraId="24E3DB42" w14:textId="6384C7D2">
      <w:pPr>
        <w:pStyle w:val="Heading2"/>
        <w:rPr>
          <w:rPrChange w:author="toantk" w:date="2022-07-27T14:08:00Z" w:id="12540">
            <w:rPr>
              <w:highlight w:val="green"/>
            </w:rPr>
          </w:rPrChange>
        </w:rPr>
      </w:pPr>
      <w:bookmarkStart w:name="_Toc111218034" w:id="12541"/>
      <w:r w:rsidRPr="2ADD6C4A" w:rsidR="60AF3278">
        <w:rPr>
          <w:rPrChange w:author="toantk" w:date="2022-07-27T14:08:00Z" w:id="649825701">
            <w:rPr>
              <w:highlight w:val="green"/>
            </w:rPr>
          </w:rPrChange>
        </w:rPr>
        <w:t xml:space="preserve">Tính năng xem thông tin mạng qua </w:t>
      </w:r>
      <w:del w:author="Tran Khanh Toan" w:date="2022-07-01T15:41:00Z" w:id="954522205">
        <w:r w:rsidRPr="2ADD6C4A" w:rsidDel="31CBF936">
          <w:rPr>
            <w:rPrChange w:author="toantk" w:date="2022-07-27T14:08:00Z" w:id="1398120533">
              <w:rPr>
                <w:highlight w:val="green"/>
              </w:rPr>
            </w:rPrChange>
          </w:rPr>
          <w:delText>OneLink</w:delText>
        </w:r>
      </w:del>
      <w:ins w:author="Tran Khanh Toan" w:date="2022-07-01T15:41:00Z" w:id="1833241818">
        <w:r w:rsidRPr="2ADD6C4A" w:rsidR="7D3645E9">
          <w:rPr>
            <w:rPrChange w:author="toantk" w:date="2022-07-27T14:08:00Z" w:id="357534220">
              <w:rPr>
                <w:highlight w:val="green"/>
              </w:rPr>
            </w:rPrChange>
          </w:rPr>
          <w:t>Mobile App</w:t>
        </w:r>
      </w:ins>
      <w:bookmarkEnd w:id="12541"/>
    </w:p>
    <w:tbl>
      <w:tblPr>
        <w:tblStyle w:val="TableGrid"/>
        <w:tblW w:w="0" w:type="auto"/>
        <w:tblLook w:val="04A0" w:firstRow="1" w:lastRow="0" w:firstColumn="1" w:lastColumn="0" w:noHBand="0" w:noVBand="1"/>
      </w:tblPr>
      <w:tblGrid>
        <w:gridCol w:w="1885"/>
        <w:gridCol w:w="7340"/>
      </w:tblGrid>
      <w:tr w:rsidR="001E0BF7" w:rsidTr="00E5021C" w14:paraId="16BD106F" w14:textId="77777777">
        <w:tc>
          <w:tcPr>
            <w:tcW w:w="1885" w:type="dxa"/>
          </w:tcPr>
          <w:p w:rsidR="001E0BF7" w:rsidP="00E5021C" w:rsidRDefault="001E0BF7" w14:paraId="545F3AAF" w14:textId="77777777">
            <w:r>
              <w:t>ID</w:t>
            </w:r>
          </w:p>
        </w:tc>
        <w:tc>
          <w:tcPr>
            <w:tcW w:w="7340" w:type="dxa"/>
          </w:tcPr>
          <w:p w:rsidR="001E0BF7" w:rsidP="00E5021C" w:rsidRDefault="001E0BF7" w14:paraId="645B1EE5" w14:textId="31D1CDB1">
            <w:r>
              <w:t>CN-1</w:t>
            </w:r>
            <w:ins w:author="toantk" w:date="2022-07-27T17:30:00Z" w:id="12547">
              <w:r w:rsidR="00861799">
                <w:t>6</w:t>
              </w:r>
            </w:ins>
            <w:ins w:author="Tran Khanh Toan" w:date="2022-07-01T15:18:00Z" w:id="12548">
              <w:del w:author="toantk" w:date="2022-07-27T17:30:00Z" w:id="12549">
                <w:r w:rsidDel="00861799" w:rsidR="0021332D">
                  <w:delText>7</w:delText>
                </w:r>
              </w:del>
            </w:ins>
            <w:del w:author="Tran Khanh Toan" w:date="2022-07-01T15:18:00Z" w:id="12550">
              <w:r w:rsidDel="0021332D" w:rsidR="00394013">
                <w:delText>6</w:delText>
              </w:r>
            </w:del>
          </w:p>
        </w:tc>
      </w:tr>
      <w:tr w:rsidR="001E0BF7" w:rsidTr="00E5021C" w14:paraId="4C624F35" w14:textId="77777777">
        <w:tc>
          <w:tcPr>
            <w:tcW w:w="1885" w:type="dxa"/>
          </w:tcPr>
          <w:p w:rsidR="001E0BF7" w:rsidP="00E5021C" w:rsidRDefault="001E0BF7" w14:paraId="6E2C329C" w14:textId="77777777">
            <w:r>
              <w:t>Name</w:t>
            </w:r>
          </w:p>
        </w:tc>
        <w:tc>
          <w:tcPr>
            <w:tcW w:w="7340" w:type="dxa"/>
          </w:tcPr>
          <w:p w:rsidR="001E0BF7" w:rsidP="00E5021C" w:rsidRDefault="001E0BF7" w14:paraId="309E8508" w14:textId="0015E65E">
            <w:r>
              <w:t xml:space="preserve">Tính năng xem thông tin mạng qua </w:t>
            </w:r>
            <w:del w:author="Tran Khanh Toan" w:date="2022-07-01T15:41:00Z" w:id="12551">
              <w:r w:rsidDel="007A6979">
                <w:delText>OneLink</w:delText>
              </w:r>
            </w:del>
            <w:ins w:author="Tran Khanh Toan" w:date="2022-07-01T15:41:00Z" w:id="12552">
              <w:r w:rsidR="007A6979">
                <w:t>Mobile App</w:t>
              </w:r>
            </w:ins>
          </w:p>
        </w:tc>
      </w:tr>
      <w:tr w:rsidR="001E0BF7" w:rsidTr="00E5021C" w14:paraId="65EE8111" w14:textId="77777777">
        <w:tc>
          <w:tcPr>
            <w:tcW w:w="1885" w:type="dxa"/>
          </w:tcPr>
          <w:p w:rsidR="001E0BF7" w:rsidP="00E5021C" w:rsidRDefault="001E0BF7" w14:paraId="72859325" w14:textId="77777777">
            <w:r>
              <w:t>Description</w:t>
            </w:r>
          </w:p>
        </w:tc>
        <w:tc>
          <w:tcPr>
            <w:tcW w:w="7340" w:type="dxa"/>
          </w:tcPr>
          <w:p w:rsidR="001E0BF7" w:rsidP="00E5021C" w:rsidRDefault="001E0BF7" w14:paraId="096AEC0E" w14:textId="04CE0AF3">
            <w:r>
              <w:t>Người quản trị có thể xem các thông tin của WAN default route như trạng thái WAN, IP WAN, Subnet Mask, Default Gateway</w:t>
            </w:r>
          </w:p>
        </w:tc>
      </w:tr>
      <w:tr w:rsidR="001E0BF7" w:rsidTr="00E5021C" w14:paraId="33671223" w14:textId="77777777">
        <w:tc>
          <w:tcPr>
            <w:tcW w:w="1885" w:type="dxa"/>
          </w:tcPr>
          <w:p w:rsidR="001E0BF7" w:rsidP="00E5021C" w:rsidRDefault="001E0BF7" w14:paraId="09DA5AEC" w14:textId="77777777">
            <w:r>
              <w:t>Actor</w:t>
            </w:r>
          </w:p>
        </w:tc>
        <w:tc>
          <w:tcPr>
            <w:tcW w:w="7340" w:type="dxa"/>
          </w:tcPr>
          <w:p w:rsidR="001E0BF7" w:rsidP="00E5021C" w:rsidRDefault="001E0BF7" w14:paraId="18DEB8DF" w14:textId="77777777">
            <w:r>
              <w:t>Admin</w:t>
            </w:r>
          </w:p>
        </w:tc>
      </w:tr>
      <w:tr w:rsidR="001E0BF7" w:rsidTr="00E5021C" w14:paraId="0DC84EDE" w14:textId="77777777">
        <w:tc>
          <w:tcPr>
            <w:tcW w:w="1885" w:type="dxa"/>
          </w:tcPr>
          <w:p w:rsidR="001E0BF7" w:rsidP="00E5021C" w:rsidRDefault="001E0BF7" w14:paraId="142F9B5D" w14:textId="77777777">
            <w:r>
              <w:t>Pre-condition</w:t>
            </w:r>
          </w:p>
        </w:tc>
        <w:tc>
          <w:tcPr>
            <w:tcW w:w="7340" w:type="dxa"/>
          </w:tcPr>
          <w:p w:rsidR="001E0BF7" w:rsidP="00E5021C" w:rsidRDefault="001E0BF7" w14:paraId="0167FFAD" w14:textId="359E5507">
            <w:r>
              <w:t xml:space="preserve">Thiết bị hoạt động bình thường, </w:t>
            </w:r>
            <w:del w:author="Tran Khanh Toan" w:date="2022-07-01T15:41:00Z" w:id="12553">
              <w:r w:rsidDel="007A6979">
                <w:delText>OneLink</w:delText>
              </w:r>
            </w:del>
            <w:ins w:author="Tran Khanh Toan" w:date="2022-07-01T15:41:00Z" w:id="12554">
              <w:r w:rsidR="007A6979">
                <w:t>Mobile App</w:t>
              </w:r>
            </w:ins>
            <w:r>
              <w:t xml:space="preserve"> đã đăng nhập thành công vào thiết bị và được cấp phiên truy nhập</w:t>
            </w:r>
          </w:p>
        </w:tc>
      </w:tr>
      <w:tr w:rsidR="001E0BF7" w:rsidTr="00E5021C" w14:paraId="6EB9DFA1" w14:textId="77777777">
        <w:tc>
          <w:tcPr>
            <w:tcW w:w="1885" w:type="dxa"/>
          </w:tcPr>
          <w:p w:rsidR="001E0BF7" w:rsidP="00E5021C" w:rsidRDefault="001E0BF7" w14:paraId="588644E8" w14:textId="77777777">
            <w:r>
              <w:t>Post-condition</w:t>
            </w:r>
          </w:p>
        </w:tc>
        <w:tc>
          <w:tcPr>
            <w:tcW w:w="7340" w:type="dxa"/>
          </w:tcPr>
          <w:p w:rsidR="001E0BF7" w:rsidP="00E5021C" w:rsidRDefault="001E0BF7" w14:paraId="320E6EB5" w14:textId="0E7A9DDB">
            <w:r>
              <w:t xml:space="preserve">Thiết bị phản hồi đầy đủ thông tin cho </w:t>
            </w:r>
            <w:del w:author="Tran Khanh Toan" w:date="2022-07-01T15:41:00Z" w:id="12555">
              <w:r w:rsidDel="007A6979">
                <w:delText>OneLink</w:delText>
              </w:r>
            </w:del>
            <w:ins w:author="Tran Khanh Toan" w:date="2022-07-01T15:41:00Z" w:id="12556">
              <w:r w:rsidR="007A6979">
                <w:t>Mobile App</w:t>
              </w:r>
            </w:ins>
            <w:r>
              <w:t xml:space="preserve"> </w:t>
            </w:r>
          </w:p>
        </w:tc>
      </w:tr>
    </w:tbl>
    <w:p w:rsidR="001E0BF7" w:rsidP="001E0BF7" w:rsidRDefault="001E0BF7" w14:paraId="6BC5276F" w14:textId="77777777"/>
    <w:p w:rsidR="001E0BF7" w:rsidP="001E0BF7" w:rsidRDefault="001E0BF7" w14:paraId="0586C896" w14:textId="696E69EF">
      <w:pPr>
        <w:pStyle w:val="Heading3"/>
      </w:pPr>
      <w:bookmarkStart w:name="_Toc111218035" w:id="12557"/>
      <w:r>
        <w:t xml:space="preserve">Usecase – Lấy thông tin mạng qua </w:t>
      </w:r>
      <w:del w:author="Tran Khanh Toan" w:date="2022-07-01T15:41:00Z" w:id="12558">
        <w:r w:rsidDel="007A6979">
          <w:delText>OneLink</w:delText>
        </w:r>
      </w:del>
      <w:ins w:author="Tran Khanh Toan" w:date="2022-07-01T15:41:00Z" w:id="12559">
        <w:r w:rsidR="007A6979">
          <w:t>Mobile App</w:t>
        </w:r>
      </w:ins>
      <w:bookmarkEnd w:id="12557"/>
    </w:p>
    <w:tbl>
      <w:tblPr>
        <w:tblStyle w:val="TableGrid"/>
        <w:tblW w:w="0" w:type="auto"/>
        <w:tblLook w:val="04A0" w:firstRow="1" w:lastRow="0" w:firstColumn="1" w:lastColumn="0" w:noHBand="0" w:noVBand="1"/>
      </w:tblPr>
      <w:tblGrid>
        <w:gridCol w:w="1885"/>
        <w:gridCol w:w="7340"/>
      </w:tblGrid>
      <w:tr w:rsidR="001E0BF7" w:rsidTr="2ADD6C4A" w14:paraId="113F73C0" w14:textId="77777777">
        <w:tc>
          <w:tcPr>
            <w:tcW w:w="1885" w:type="dxa"/>
            <w:tcMar/>
          </w:tcPr>
          <w:p w:rsidR="001E0BF7" w:rsidP="00E5021C" w:rsidRDefault="001E0BF7" w14:paraId="1EC9CE54" w14:textId="77777777">
            <w:r>
              <w:t>ID</w:t>
            </w:r>
          </w:p>
        </w:tc>
        <w:tc>
          <w:tcPr>
            <w:tcW w:w="7340" w:type="dxa"/>
            <w:tcMar/>
          </w:tcPr>
          <w:p w:rsidR="001E0BF7" w:rsidP="00E5021C" w:rsidRDefault="001E0BF7" w14:paraId="3EFD29F5" w14:textId="585044C9">
            <w:r>
              <w:t>UC-</w:t>
            </w:r>
            <w:ins w:author="toantk" w:date="2022-07-27T17:30:00Z" w:id="12560">
              <w:r w:rsidR="00861799">
                <w:t>37</w:t>
              </w:r>
            </w:ins>
            <w:del w:author="toantk" w:date="2022-07-27T17:30:00Z" w:id="12561">
              <w:r w:rsidDel="00861799" w:rsidR="001611E8">
                <w:delText>4</w:delText>
              </w:r>
            </w:del>
            <w:ins w:author="Tran Khanh Toan" w:date="2022-07-01T15:17:00Z" w:id="12562">
              <w:del w:author="toantk" w:date="2022-07-27T17:30:00Z" w:id="12563">
                <w:r w:rsidDel="00861799" w:rsidR="0021332D">
                  <w:delText>3</w:delText>
                </w:r>
              </w:del>
            </w:ins>
            <w:del w:author="Tran Khanh Toan" w:date="2022-07-01T15:17:00Z" w:id="12564">
              <w:r w:rsidDel="0021332D" w:rsidR="00394013">
                <w:delText>0</w:delText>
              </w:r>
            </w:del>
          </w:p>
        </w:tc>
      </w:tr>
      <w:tr w:rsidR="001E0BF7" w:rsidTr="2ADD6C4A" w14:paraId="252A8325" w14:textId="77777777">
        <w:tc>
          <w:tcPr>
            <w:tcW w:w="1885" w:type="dxa"/>
            <w:tcMar/>
          </w:tcPr>
          <w:p w:rsidR="001E0BF7" w:rsidP="00E5021C" w:rsidRDefault="001E0BF7" w14:paraId="4A4834C3" w14:textId="77777777">
            <w:r>
              <w:t>Name</w:t>
            </w:r>
          </w:p>
        </w:tc>
        <w:tc>
          <w:tcPr>
            <w:tcW w:w="7340" w:type="dxa"/>
            <w:tcMar/>
          </w:tcPr>
          <w:p w:rsidR="001E0BF7" w:rsidP="00E5021C" w:rsidRDefault="001E0BF7" w14:paraId="4F1CF687" w14:textId="21595863">
            <w:r>
              <w:t xml:space="preserve">Lấy thông tin mạng qua </w:t>
            </w:r>
            <w:del w:author="Tran Khanh Toan" w:date="2022-07-01T15:41:00Z" w:id="12565">
              <w:r w:rsidDel="007A6979">
                <w:delText>OneLink</w:delText>
              </w:r>
            </w:del>
            <w:ins w:author="Tran Khanh Toan" w:date="2022-07-01T15:41:00Z" w:id="12566">
              <w:r w:rsidR="007A6979">
                <w:t>Mobile App</w:t>
              </w:r>
            </w:ins>
          </w:p>
        </w:tc>
      </w:tr>
      <w:tr w:rsidR="001E0BF7" w:rsidTr="2ADD6C4A" w14:paraId="24E0B295" w14:textId="77777777">
        <w:tc>
          <w:tcPr>
            <w:tcW w:w="1885" w:type="dxa"/>
            <w:tcMar/>
          </w:tcPr>
          <w:p w:rsidR="001E0BF7" w:rsidP="00E5021C" w:rsidRDefault="001E0BF7" w14:paraId="6AF5DDB5" w14:textId="77777777">
            <w:r>
              <w:t>Description</w:t>
            </w:r>
          </w:p>
        </w:tc>
        <w:tc>
          <w:tcPr>
            <w:tcW w:w="7340" w:type="dxa"/>
            <w:tcMar/>
          </w:tcPr>
          <w:p w:rsidR="001E0BF7" w:rsidP="00E5021C" w:rsidRDefault="001E0BF7" w14:paraId="75475C97" w14:textId="1CD804EC">
            <w:pPr>
              <w:pStyle w:val="FirstLevelBullet"/>
              <w:rPr>
                <w:ins w:author="Tran Khanh Toan" w:date="2022-07-01T15:17:00Z" w:id="12567"/>
              </w:rPr>
            </w:pPr>
            <w:del w:author="Tran Khanh Toan" w:date="2022-07-01T15:41:00Z" w:id="12568">
              <w:r w:rsidDel="007A6979">
                <w:delText>OneLink</w:delText>
              </w:r>
            </w:del>
            <w:ins w:author="Tran Khanh Toan" w:date="2022-07-01T15:41:00Z" w:id="12569">
              <w:r w:rsidR="007A6979">
                <w:t>Mobile App</w:t>
              </w:r>
            </w:ins>
            <w:r>
              <w:t xml:space="preserve"> gửi yêu cầu lấy thông tin </w:t>
            </w:r>
          </w:p>
          <w:p w:rsidR="0021332D" w:rsidRDefault="46995312" w14:paraId="4C572BF6" w14:textId="271EADEC">
            <w:pPr>
              <w:pStyle w:val="FirstLevelBullet"/>
              <w:rPr/>
            </w:pPr>
            <w:ins w:author="Tran Khanh Toan" w:date="2022-07-01T15:17:00Z" w:id="2105543250">
              <w:r w:rsidR="0742365A">
                <w:t xml:space="preserve">Mobile App thực hiện request với định dạng </w:t>
              </w:r>
              <w:r>
                <w:fldChar w:fldCharType="begin"/>
              </w:r>
              <w:r>
                <w:instrText xml:space="preserve"> HYPERLINK "https://&lt;ip&gt;:&lt;port&gt;/onelinkagent" </w:instrText>
              </w:r>
              <w:r>
                <w:fldChar w:fldCharType="separate"/>
              </w:r>
              <w:r w:rsidRPr="2ADD6C4A" w:rsidR="0742365A">
                <w:rPr>
                  <w:rStyle w:val="Hyperlink"/>
                </w:rPr>
                <w:t>https://&lt;ip&gt;:&lt;port&gt;/onelinkagent</w:t>
              </w:r>
              <w:r>
                <w:fldChar w:fldCharType="end"/>
              </w:r>
              <w:r w:rsidR="0742365A">
                <w:t xml:space="preserve"> với cookies đi kèm request được quy định trong mục 7.2.1</w:t>
              </w:r>
            </w:ins>
          </w:p>
          <w:p w:rsidR="001E0BF7" w:rsidP="00E5021C" w:rsidRDefault="001E0BF7" w14:paraId="4DB8062A" w14:textId="4481CAC6">
            <w:pPr>
              <w:pStyle w:val="FirstLevelBullet"/>
            </w:pPr>
            <w:r>
              <w:t xml:space="preserve">ONT nhận yêu cầu, xử lý và gửi lại phản hồi thông tin </w:t>
            </w:r>
            <w:r w:rsidR="00612114">
              <w:t xml:space="preserve">WAN default route hiện tại cho </w:t>
            </w:r>
            <w:del w:author="Tran Khanh Toan" w:date="2022-07-01T15:41:00Z" w:id="12571">
              <w:r w:rsidDel="007A6979" w:rsidR="00612114">
                <w:delText>OneLink</w:delText>
              </w:r>
            </w:del>
            <w:ins w:author="Tran Khanh Toan" w:date="2022-07-01T15:41:00Z" w:id="12572">
              <w:r w:rsidR="007A6979">
                <w:t>Mobile App</w:t>
              </w:r>
            </w:ins>
          </w:p>
          <w:p w:rsidR="001E0BF7" w:rsidP="00E5021C" w:rsidRDefault="001E0BF7" w14:paraId="27D15619" w14:textId="77777777">
            <w:pPr>
              <w:pStyle w:val="FirstLevelBullet"/>
            </w:pPr>
            <w:r>
              <w:t>Nếu có xảy ra lỗi ONT gửi phản hồi mã lỗi.</w:t>
            </w:r>
          </w:p>
        </w:tc>
      </w:tr>
      <w:tr w:rsidR="001E0BF7" w:rsidTr="2ADD6C4A" w14:paraId="2B69DBDF" w14:textId="77777777">
        <w:tc>
          <w:tcPr>
            <w:tcW w:w="1885" w:type="dxa"/>
            <w:tcMar/>
          </w:tcPr>
          <w:p w:rsidR="001E0BF7" w:rsidP="00E5021C" w:rsidRDefault="001E0BF7" w14:paraId="5B2FCC21" w14:textId="77777777">
            <w:r>
              <w:t>Actor</w:t>
            </w:r>
          </w:p>
        </w:tc>
        <w:tc>
          <w:tcPr>
            <w:tcW w:w="7340" w:type="dxa"/>
            <w:tcMar/>
          </w:tcPr>
          <w:p w:rsidR="001E0BF7" w:rsidP="00E5021C" w:rsidRDefault="001E0BF7" w14:paraId="53B6EB33" w14:textId="77777777">
            <w:r>
              <w:t>Admin</w:t>
            </w:r>
          </w:p>
        </w:tc>
      </w:tr>
      <w:tr w:rsidR="001E0BF7" w:rsidTr="2ADD6C4A" w14:paraId="7EB3BA61" w14:textId="77777777">
        <w:tc>
          <w:tcPr>
            <w:tcW w:w="1885" w:type="dxa"/>
            <w:tcMar/>
          </w:tcPr>
          <w:p w:rsidR="001E0BF7" w:rsidP="00E5021C" w:rsidRDefault="001E0BF7" w14:paraId="1724B369" w14:textId="77777777">
            <w:r>
              <w:t>Pre-condition</w:t>
            </w:r>
          </w:p>
        </w:tc>
        <w:tc>
          <w:tcPr>
            <w:tcW w:w="7340" w:type="dxa"/>
            <w:tcMar/>
          </w:tcPr>
          <w:p w:rsidR="001E0BF7" w:rsidP="00E5021C" w:rsidRDefault="001E0BF7" w14:paraId="76037BDD" w14:textId="7636EE62">
            <w:r>
              <w:t xml:space="preserve">Thiết bị hoạt động bình thường, </w:t>
            </w:r>
            <w:del w:author="Tran Khanh Toan" w:date="2022-07-01T15:41:00Z" w:id="12573">
              <w:r w:rsidDel="007A6979">
                <w:delText>OneLink</w:delText>
              </w:r>
            </w:del>
            <w:ins w:author="Tran Khanh Toan" w:date="2022-07-01T15:41:00Z" w:id="12574">
              <w:r w:rsidR="007A6979">
                <w:t>Mobile App</w:t>
              </w:r>
            </w:ins>
            <w:r>
              <w:t xml:space="preserve"> đã đăng nhập thành công vào thiết bị và được cấp phiên truy nhập</w:t>
            </w:r>
          </w:p>
        </w:tc>
      </w:tr>
      <w:tr w:rsidR="001E0BF7" w:rsidTr="2ADD6C4A" w14:paraId="393FE335" w14:textId="77777777">
        <w:tc>
          <w:tcPr>
            <w:tcW w:w="1885" w:type="dxa"/>
            <w:tcMar/>
          </w:tcPr>
          <w:p w:rsidR="001E0BF7" w:rsidP="00E5021C" w:rsidRDefault="001E0BF7" w14:paraId="5002070F" w14:textId="77777777">
            <w:r>
              <w:t>Post-condition</w:t>
            </w:r>
          </w:p>
        </w:tc>
        <w:tc>
          <w:tcPr>
            <w:tcW w:w="7340" w:type="dxa"/>
            <w:tcMar/>
          </w:tcPr>
          <w:p w:rsidR="001E0BF7" w:rsidP="00E5021C" w:rsidRDefault="001E0BF7" w14:paraId="78D5B2F9" w14:textId="26D67299">
            <w:r>
              <w:t xml:space="preserve">Thiết bị phản hồi đầy đủ các thông tin cho </w:t>
            </w:r>
            <w:del w:author="Tran Khanh Toan" w:date="2022-07-01T15:41:00Z" w:id="12575">
              <w:r w:rsidDel="007A6979">
                <w:delText>OneLink</w:delText>
              </w:r>
            </w:del>
            <w:ins w:author="Tran Khanh Toan" w:date="2022-07-01T15:41:00Z" w:id="12576">
              <w:r w:rsidR="007A6979">
                <w:t>Mobile App</w:t>
              </w:r>
            </w:ins>
          </w:p>
        </w:tc>
      </w:tr>
    </w:tbl>
    <w:p w:rsidRPr="00A13CE7" w:rsidR="001E0BF7" w:rsidP="001E0BF7" w:rsidRDefault="001E0BF7" w14:paraId="62FC3FB2" w14:textId="77777777"/>
    <w:p w:rsidR="001E0BF7" w:rsidP="001E0BF7" w:rsidRDefault="001E0BF7" w14:paraId="02246888" w14:textId="77777777">
      <w:pPr>
        <w:rPr>
          <w:b/>
          <w:bCs/>
        </w:rPr>
      </w:pPr>
      <w:r w:rsidRPr="003C44BD">
        <w:rPr>
          <w:b/>
          <w:bCs/>
        </w:rPr>
        <w:t>Luồng dữ liệu:</w:t>
      </w:r>
    </w:p>
    <w:p w:rsidR="002363E5" w:rsidP="002363E5" w:rsidRDefault="002363E5" w14:paraId="7898D2EE" w14:textId="77777777">
      <w:pPr>
        <w:pStyle w:val="ANSVNormal1"/>
        <w:keepNext/>
        <w:jc w:val="center"/>
      </w:pPr>
      <w:r>
        <w:object w:dxaOrig="9180" w:dyaOrig="5296" w14:anchorId="54B1499C">
          <v:shape id="_x0000_i1059" style="width:460.5pt;height:265.5pt" o:ole="" type="#_x0000_t75">
            <v:imagedata o:title="" r:id="rId87"/>
          </v:shape>
          <o:OLEObject Type="Embed" ProgID="Visio.Drawing.15" ShapeID="_x0000_i1059" DrawAspect="Content" ObjectID="_1721885984" r:id="rId88"/>
        </w:object>
      </w:r>
    </w:p>
    <w:p w:rsidR="001E0BF7" w:rsidP="002363E5" w:rsidRDefault="002363E5" w14:paraId="49CAED37" w14:textId="52E543C8">
      <w:pPr>
        <w:pStyle w:val="Caption"/>
      </w:pPr>
      <w:bookmarkStart w:name="_Toc110529221" w:id="12577"/>
      <w:r>
        <w:t xml:space="preserve">Hình </w:t>
      </w:r>
      <w:ins w:author="toantk" w:date="2022-07-28T09:55:00Z" w:id="12578">
        <w:r w:rsidR="00881A01">
          <w:fldChar w:fldCharType="begin"/>
        </w:r>
        <w:r w:rsidR="00881A01">
          <w:instrText xml:space="preserve"> STYLEREF 1 \s </w:instrText>
        </w:r>
      </w:ins>
      <w:r w:rsidR="00881A01">
        <w:fldChar w:fldCharType="separate"/>
      </w:r>
      <w:r w:rsidR="00533729">
        <w:rPr>
          <w:noProof/>
        </w:rPr>
        <w:t>7</w:t>
      </w:r>
      <w:ins w:author="toantk" w:date="2022-07-28T09:55:00Z" w:id="12579">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32</w:t>
      </w:r>
      <w:ins w:author="toantk" w:date="2022-07-28T09:55:00Z" w:id="12580">
        <w:r w:rsidR="00881A01">
          <w:fldChar w:fldCharType="end"/>
        </w:r>
      </w:ins>
      <w:ins w:author="Tran Khanh Toan" w:date="2022-07-01T17:42:00Z" w:id="12581">
        <w:del w:author="toantk" w:date="2022-07-27T09:26:00Z" w:id="12582">
          <w:r w:rsidDel="006A7679" w:rsidR="00076894">
            <w:fldChar w:fldCharType="begin"/>
          </w:r>
          <w:r w:rsidDel="006A7679" w:rsidR="00076894">
            <w:delInstrText xml:space="preserve"> STYLEREF 1 \s </w:delInstrText>
          </w:r>
        </w:del>
      </w:ins>
      <w:del w:author="toantk" w:date="2022-07-27T09:26:00Z" w:id="12583">
        <w:r w:rsidDel="006A7679" w:rsidR="00076894">
          <w:fldChar w:fldCharType="separate"/>
        </w:r>
        <w:r w:rsidDel="006A7679" w:rsidR="00076894">
          <w:rPr>
            <w:noProof/>
          </w:rPr>
          <w:delText>7</w:delText>
        </w:r>
      </w:del>
      <w:ins w:author="Tran Khanh Toan" w:date="2022-07-01T17:42:00Z" w:id="12584">
        <w:del w:author="toantk" w:date="2022-07-27T09:26:00Z" w:id="12585">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2586">
        <w:r w:rsidDel="006A7679" w:rsidR="00076894">
          <w:fldChar w:fldCharType="separate"/>
        </w:r>
      </w:del>
      <w:ins w:author="Tran Khanh Toan" w:date="2022-07-01T17:42:00Z" w:id="12587">
        <w:del w:author="toantk" w:date="2022-07-27T09:26:00Z" w:id="12588">
          <w:r w:rsidDel="006A7679" w:rsidR="00076894">
            <w:rPr>
              <w:noProof/>
            </w:rPr>
            <w:delText>34</w:delText>
          </w:r>
          <w:r w:rsidDel="006A7679" w:rsidR="00076894">
            <w:fldChar w:fldCharType="end"/>
          </w:r>
        </w:del>
      </w:ins>
      <w:del w:author="Tran Khanh Toan" w:date="2022-07-01T14:55:00Z" w:id="12589">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31</w:delText>
        </w:r>
        <w:r w:rsidDel="00A87875" w:rsidR="003F0BD0">
          <w:rPr>
            <w:noProof/>
          </w:rPr>
          <w:fldChar w:fldCharType="end"/>
        </w:r>
      </w:del>
      <w:r>
        <w:t xml:space="preserve"> Luồng điều khiển lấy thông tin mạng qua </w:t>
      </w:r>
      <w:del w:author="Tran Khanh Toan" w:date="2022-07-01T15:41:00Z" w:id="12590">
        <w:r w:rsidDel="007A6979">
          <w:delText>OneLink</w:delText>
        </w:r>
      </w:del>
      <w:ins w:author="Tran Khanh Toan" w:date="2022-07-01T15:41:00Z" w:id="12591">
        <w:r w:rsidR="007A6979">
          <w:t>Mobile App</w:t>
        </w:r>
      </w:ins>
      <w:bookmarkEnd w:id="12577"/>
    </w:p>
    <w:p w:rsidR="001E0BF7" w:rsidP="001E0BF7" w:rsidRDefault="001E0BF7" w14:paraId="29C3177D" w14:textId="64F3B6E0">
      <w:pPr>
        <w:rPr>
          <w:b/>
          <w:bCs/>
        </w:rPr>
      </w:pPr>
      <w:del w:author="Tran Khanh Toan" w:date="2022-07-04T09:21:00Z" w:id="12592">
        <w:r w:rsidRPr="00AB6FAB" w:rsidDel="00F02801">
          <w:rPr>
            <w:b/>
            <w:bCs/>
          </w:rPr>
          <w:delText xml:space="preserve">Cấu trúc dữ liệu </w:delText>
        </w:r>
      </w:del>
      <w:ins w:author="Tran Khanh Toan" w:date="2022-07-04T09:22:00Z" w:id="12593">
        <w:r w:rsidR="00F02801">
          <w:rPr>
            <w:b/>
            <w:bCs/>
          </w:rPr>
          <w:t xml:space="preserve">Cấu trúc payload </w:t>
        </w:r>
      </w:ins>
      <w:r w:rsidRPr="00AB6FAB">
        <w:rPr>
          <w:b/>
          <w:bCs/>
        </w:rPr>
        <w:t>của bản tin:</w:t>
      </w:r>
    </w:p>
    <w:p w:rsidR="001E0BF7" w:rsidP="001E0BF7" w:rsidRDefault="002363E5" w14:paraId="3C68E084" w14:textId="7C5B79BE">
      <w:pPr>
        <w:pStyle w:val="ListParagraph"/>
        <w:numPr>
          <w:ilvl w:val="0"/>
          <w:numId w:val="9"/>
        </w:numPr>
        <w:rPr>
          <w:b/>
          <w:bCs/>
        </w:rPr>
      </w:pPr>
      <w:r>
        <w:rPr>
          <w:b/>
          <w:bCs/>
        </w:rPr>
        <w:t>Network</w:t>
      </w:r>
      <w:r w:rsidR="001E0BF7">
        <w:rPr>
          <w:b/>
          <w:bCs/>
        </w:rPr>
        <w:t xml:space="preserve"> Info view Request:</w:t>
      </w:r>
    </w:p>
    <w:p w:rsidR="001E0BF7" w:rsidP="00DD1C8F" w:rsidRDefault="001E0BF7" w14:paraId="1E79F415" w14:textId="3895DB28">
      <w:pPr>
        <w:pStyle w:val="ListParagraph"/>
        <w:ind w:firstLine="360"/>
      </w:pPr>
      <w:r>
        <w:t>{“action” : “</w:t>
      </w:r>
      <w:r w:rsidR="002363E5">
        <w:t>network</w:t>
      </w:r>
      <w:r>
        <w:t>infoView”</w:t>
      </w:r>
      <w:r w:rsidR="00DD1C8F">
        <w:t xml:space="preserve">, “requestId” : </w:t>
      </w:r>
      <w:r w:rsidR="003E0981">
        <w:t>&lt;requestId&gt;</w:t>
      </w:r>
      <w:r>
        <w:t>}</w:t>
      </w:r>
    </w:p>
    <w:p w:rsidR="001E0BF7" w:rsidP="001E0BF7" w:rsidRDefault="001E0BF7" w14:paraId="47959216" w14:textId="4983C538">
      <w:pPr>
        <w:pStyle w:val="ListParagraph"/>
        <w:numPr>
          <w:ilvl w:val="0"/>
          <w:numId w:val="9"/>
        </w:numPr>
        <w:rPr>
          <w:b/>
          <w:bCs/>
        </w:rPr>
      </w:pPr>
      <w:r>
        <w:rPr>
          <w:b/>
          <w:bCs/>
        </w:rPr>
        <w:t xml:space="preserve">Device </w:t>
      </w:r>
      <w:r w:rsidR="002363E5">
        <w:rPr>
          <w:b/>
          <w:bCs/>
        </w:rPr>
        <w:t>Network</w:t>
      </w:r>
      <w:r>
        <w:rPr>
          <w:b/>
          <w:bCs/>
        </w:rPr>
        <w:t xml:space="preserve"> view Response:</w:t>
      </w:r>
    </w:p>
    <w:p w:rsidRPr="00820762" w:rsidR="001E0BF7" w:rsidP="001E0BF7" w:rsidRDefault="001E0BF7" w14:paraId="50122245" w14:textId="4DE3B36B">
      <w:pPr>
        <w:pStyle w:val="ListParagraph"/>
        <w:numPr>
          <w:ilvl w:val="1"/>
          <w:numId w:val="9"/>
        </w:numPr>
      </w:pPr>
      <w:r>
        <w:t xml:space="preserve">Lấy thông tin </w:t>
      </w:r>
      <w:r w:rsidR="002363E5">
        <w:t>Network</w:t>
      </w:r>
      <w:r w:rsidRPr="00820762">
        <w:t xml:space="preserve"> thành công</w:t>
      </w:r>
      <w:r>
        <w:t>:</w:t>
      </w:r>
    </w:p>
    <w:p w:rsidR="001E0BF7" w:rsidP="001E0BF7" w:rsidRDefault="001E0BF7" w14:paraId="62B98775" w14:textId="77777777">
      <w:pPr>
        <w:pStyle w:val="FirstLevelBullet"/>
        <w:numPr>
          <w:ilvl w:val="0"/>
          <w:numId w:val="0"/>
        </w:numPr>
        <w:ind w:left="1080"/>
      </w:pPr>
      <w:r>
        <w:t>{</w:t>
      </w:r>
    </w:p>
    <w:p w:rsidR="001E0BF7" w:rsidP="001E0BF7" w:rsidRDefault="001E0BF7" w14:paraId="028E7DE8" w14:textId="77777777">
      <w:pPr>
        <w:pStyle w:val="FirstLevelBullet"/>
        <w:numPr>
          <w:ilvl w:val="0"/>
          <w:numId w:val="0"/>
        </w:numPr>
        <w:ind w:left="720" w:firstLine="360"/>
      </w:pPr>
      <w:r>
        <w:t>"status": 0,</w:t>
      </w:r>
    </w:p>
    <w:p w:rsidR="001E0BF7" w:rsidP="001E0BF7" w:rsidRDefault="00B94824" w14:paraId="2F80DE10" w14:textId="7CEBD72B">
      <w:pPr>
        <w:pStyle w:val="FirstLevelBullet"/>
        <w:numPr>
          <w:ilvl w:val="0"/>
          <w:numId w:val="0"/>
        </w:numPr>
        <w:ind w:left="720" w:firstLine="360"/>
      </w:pPr>
      <w:r>
        <w:t>“message”: “</w:t>
      </w:r>
      <w:r w:rsidR="00840E19">
        <w:t>Success</w:t>
      </w:r>
      <w:r>
        <w:t>”</w:t>
      </w:r>
      <w:r w:rsidR="001E0BF7">
        <w:t>,</w:t>
      </w:r>
    </w:p>
    <w:p w:rsidR="00DD1C8F" w:rsidP="00DD1C8F" w:rsidRDefault="00DD1C8F" w14:paraId="03596F17" w14:textId="2E61E6F7">
      <w:pPr>
        <w:pStyle w:val="ListParagraph"/>
        <w:ind w:firstLine="360"/>
      </w:pPr>
      <w:r>
        <w:t xml:space="preserve">“requestId” : </w:t>
      </w:r>
      <w:r w:rsidR="003E0981">
        <w:t>&lt;requestId&gt;</w:t>
      </w:r>
      <w:r>
        <w:t>,</w:t>
      </w:r>
    </w:p>
    <w:p w:rsidR="001E0BF7" w:rsidP="001E0BF7" w:rsidRDefault="001E0BF7" w14:paraId="7DD3C8CE" w14:textId="77777777">
      <w:pPr>
        <w:pStyle w:val="FirstLevelBullet"/>
        <w:numPr>
          <w:ilvl w:val="0"/>
          <w:numId w:val="0"/>
        </w:numPr>
        <w:ind w:left="720" w:firstLine="360"/>
      </w:pPr>
      <w:r>
        <w:t>"data": {</w:t>
      </w:r>
    </w:p>
    <w:p w:rsidR="001E0BF7" w:rsidP="001E0BF7" w:rsidRDefault="001E0BF7" w14:paraId="40CB7222" w14:textId="1A9C5778">
      <w:pPr>
        <w:pStyle w:val="FirstLevelBullet"/>
        <w:numPr>
          <w:ilvl w:val="0"/>
          <w:numId w:val="0"/>
        </w:numPr>
        <w:ind w:left="720" w:firstLine="360"/>
      </w:pPr>
      <w:r>
        <w:t>“action” : “</w:t>
      </w:r>
      <w:r w:rsidR="002363E5">
        <w:t>networkinfo</w:t>
      </w:r>
      <w:r>
        <w:t>View”,</w:t>
      </w:r>
    </w:p>
    <w:p w:rsidR="009D2FD6" w:rsidP="009D2FD6" w:rsidRDefault="009D2FD6" w14:paraId="3ECE1354" w14:textId="77777777">
      <w:pPr>
        <w:pStyle w:val="FirstLevelBullet"/>
        <w:numPr>
          <w:ilvl w:val="0"/>
          <w:numId w:val="0"/>
        </w:numPr>
        <w:ind w:left="720" w:firstLine="360"/>
      </w:pPr>
      <w:r>
        <w:t>“</w:t>
      </w:r>
      <w:r w:rsidRPr="006B48DC">
        <w:t>results</w:t>
      </w:r>
      <w:r>
        <w:t>” : [</w:t>
      </w:r>
    </w:p>
    <w:p w:rsidR="009D2FD6" w:rsidP="2ADD6C4A" w:rsidRDefault="5C7476FE" w14:paraId="7AD45501" w14:textId="3E227003">
      <w:pPr>
        <w:pStyle w:val="FirstLevelBullet"/>
        <w:numPr>
          <w:numId w:val="0"/>
        </w:numPr>
        <w:ind w:left="1800" w:firstLine="720"/>
        <w:pPrChange w:author="Tran Khanh Toan" w:date="2022-08-03T09:40:00Z" w:id="12594">
          <w:pPr>
            <w:pStyle w:val="FirstLevelBullet"/>
            <w:numPr>
              <w:numId w:val="0"/>
            </w:numPr>
            <w:ind w:left="2160" w:firstLine="720"/>
          </w:pPr>
        </w:pPrChange>
      </w:pPr>
      <w:r w:rsidR="00E9D315">
        <w:rPr/>
        <w:t>{</w:t>
      </w:r>
    </w:p>
    <w:p w:rsidR="00FA0420" w:rsidRDefault="009D2FD6" w14:paraId="0C21FCFB" w14:textId="2EBCDD68">
      <w:pPr>
        <w:pStyle w:val="FirstLevelBullet"/>
        <w:numPr>
          <w:ilvl w:val="0"/>
          <w:numId w:val="0"/>
        </w:numPr>
        <w:ind w:left="2520"/>
        <w:rPr>
          <w:ins w:author="Tran Khanh Toan" w:date="2022-08-03T09:38:00Z" w:id="12595"/>
        </w:rPr>
        <w:pPrChange w:author="Tran Khanh Toan" w:date="2022-08-03T09:39:00Z" w:id="12596">
          <w:pPr>
            <w:pStyle w:val="FirstLevelBullet"/>
          </w:pPr>
        </w:pPrChange>
      </w:pPr>
      <w:del w:author="Tran Khanh Toan" w:date="2022-08-03T09:39:00Z" w:id="12597">
        <w:r w:rsidDel="00FA0420">
          <w:tab/>
        </w:r>
        <w:r w:rsidDel="00FA0420">
          <w:tab/>
        </w:r>
      </w:del>
      <w:ins w:author="Tran Khanh Toan" w:date="2022-08-03T09:38:00Z" w:id="12598">
        <w:r w:rsidR="00FA0420">
          <w:t>"statusV4"</w:t>
        </w:r>
      </w:ins>
      <w:ins w:author="Tran Khanh Toan" w:date="2022-08-03T09:40:00Z" w:id="12599">
        <w:r w:rsidR="00FA0420">
          <w:t xml:space="preserve"> </w:t>
        </w:r>
      </w:ins>
      <w:ins w:author="Tran Khanh Toan" w:date="2022-08-03T09:38:00Z" w:id="12600">
        <w:r w:rsidR="00FA0420">
          <w:t>:</w:t>
        </w:r>
        <w:r w:rsidR="00FA0420">
          <w:tab/>
        </w:r>
        <w:r w:rsidR="00FA0420">
          <w:t>"</w:t>
        </w:r>
      </w:ins>
      <w:ins w:author="Tran Khanh Toan" w:date="2022-08-03T09:40:00Z" w:id="12601">
        <w:r w:rsidR="00FA0420">
          <w:t>&lt;statusV4&gt;</w:t>
        </w:r>
      </w:ins>
      <w:ins w:author="Tran Khanh Toan" w:date="2022-08-03T09:38:00Z" w:id="12602">
        <w:r w:rsidR="00FA0420">
          <w:t>",</w:t>
        </w:r>
      </w:ins>
    </w:p>
    <w:p w:rsidR="00FA0420" w:rsidRDefault="00FA0420" w14:paraId="0EF2D445" w14:textId="7D969055">
      <w:pPr>
        <w:pStyle w:val="FirstLevelBullet"/>
        <w:numPr>
          <w:ilvl w:val="0"/>
          <w:numId w:val="0"/>
        </w:numPr>
        <w:ind w:left="1800" w:firstLine="720"/>
        <w:rPr>
          <w:ins w:author="Tran Khanh Toan" w:date="2022-08-03T09:38:00Z" w:id="12603"/>
        </w:rPr>
        <w:pPrChange w:author="Tran Khanh Toan" w:date="2022-08-03T09:39:00Z" w:id="12604">
          <w:pPr>
            <w:pStyle w:val="FirstLevelBullet"/>
          </w:pPr>
        </w:pPrChange>
      </w:pPr>
      <w:ins w:author="Tran Khanh Toan" w:date="2022-08-03T09:38:00Z" w:id="12605">
        <w:r>
          <w:t>"ipAddrV4"</w:t>
        </w:r>
      </w:ins>
      <w:ins w:author="Tran Khanh Toan" w:date="2022-08-03T09:40:00Z" w:id="12606">
        <w:r>
          <w:t xml:space="preserve"> </w:t>
        </w:r>
      </w:ins>
      <w:ins w:author="Tran Khanh Toan" w:date="2022-08-03T09:38:00Z" w:id="12607">
        <w:r>
          <w:t>:</w:t>
        </w:r>
        <w:r>
          <w:tab/>
        </w:r>
        <w:r>
          <w:t>"</w:t>
        </w:r>
      </w:ins>
      <w:ins w:author="Tran Khanh Toan" w:date="2022-08-03T09:40:00Z" w:id="12608">
        <w:r>
          <w:t>&lt;ipAddrV4&gt;</w:t>
        </w:r>
      </w:ins>
      <w:ins w:author="Tran Khanh Toan" w:date="2022-08-03T09:38:00Z" w:id="12609">
        <w:r>
          <w:t>",</w:t>
        </w:r>
      </w:ins>
    </w:p>
    <w:p w:rsidR="00FA0420" w:rsidRDefault="00FA0420" w14:paraId="14C61F8E" w14:textId="5F4D9E46">
      <w:pPr>
        <w:pStyle w:val="FirstLevelBullet"/>
        <w:numPr>
          <w:ilvl w:val="0"/>
          <w:numId w:val="0"/>
        </w:numPr>
        <w:ind w:left="2520"/>
        <w:rPr>
          <w:ins w:author="Tran Khanh Toan" w:date="2022-08-03T09:38:00Z" w:id="12610"/>
        </w:rPr>
        <w:pPrChange w:author="Tran Khanh Toan" w:date="2022-08-03T09:39:00Z" w:id="12611">
          <w:pPr>
            <w:pStyle w:val="FirstLevelBullet"/>
          </w:pPr>
        </w:pPrChange>
      </w:pPr>
      <w:ins w:author="Tran Khanh Toan" w:date="2022-08-03T09:38:00Z" w:id="12612">
        <w:r>
          <w:t>"defaultGatewayV4"</w:t>
        </w:r>
      </w:ins>
      <w:ins w:author="Tran Khanh Toan" w:date="2022-08-03T09:40:00Z" w:id="12613">
        <w:r>
          <w:t xml:space="preserve"> </w:t>
        </w:r>
      </w:ins>
      <w:ins w:author="Tran Khanh Toan" w:date="2022-08-03T09:38:00Z" w:id="12614">
        <w:r>
          <w:t>:</w:t>
        </w:r>
        <w:r>
          <w:tab/>
        </w:r>
        <w:r>
          <w:t>"</w:t>
        </w:r>
      </w:ins>
      <w:ins w:author="Tran Khanh Toan" w:date="2022-08-03T09:40:00Z" w:id="12615">
        <w:r>
          <w:t>&lt;defaultGatewayV4&gt;</w:t>
        </w:r>
      </w:ins>
      <w:ins w:author="Tran Khanh Toan" w:date="2022-08-03T09:38:00Z" w:id="12616">
        <w:r>
          <w:t>",</w:t>
        </w:r>
      </w:ins>
    </w:p>
    <w:p w:rsidR="00FA0420" w:rsidRDefault="00FA0420" w14:paraId="2095AC5F" w14:textId="75E81B30">
      <w:pPr>
        <w:pStyle w:val="FirstLevelBullet"/>
        <w:numPr>
          <w:ilvl w:val="0"/>
          <w:numId w:val="0"/>
        </w:numPr>
        <w:ind w:left="1800" w:firstLine="720"/>
        <w:rPr>
          <w:ins w:author="Tran Khanh Toan" w:date="2022-08-03T09:39:00Z" w:id="12617"/>
        </w:rPr>
        <w:pPrChange w:author="Tran Khanh Toan" w:date="2022-08-03T09:39:00Z" w:id="12618">
          <w:pPr>
            <w:pStyle w:val="FirstLevelBullet"/>
          </w:pPr>
        </w:pPrChange>
      </w:pPr>
      <w:ins w:author="Tran Khanh Toan" w:date="2022-08-03T09:38:00Z" w:id="12619">
        <w:r>
          <w:t>"statusV6"</w:t>
        </w:r>
      </w:ins>
      <w:ins w:author="Tran Khanh Toan" w:date="2022-08-03T09:40:00Z" w:id="12620">
        <w:r>
          <w:t xml:space="preserve"> </w:t>
        </w:r>
      </w:ins>
      <w:ins w:author="Tran Khanh Toan" w:date="2022-08-03T09:38:00Z" w:id="12621">
        <w:r>
          <w:t>:</w:t>
        </w:r>
        <w:r>
          <w:tab/>
        </w:r>
        <w:r>
          <w:t>"</w:t>
        </w:r>
      </w:ins>
      <w:ins w:author="Tran Khanh Toan" w:date="2022-08-03T09:40:00Z" w:id="12622">
        <w:r>
          <w:t>&lt;statusV6&gt;</w:t>
        </w:r>
      </w:ins>
      <w:ins w:author="Tran Khanh Toan" w:date="2022-08-03T09:38:00Z" w:id="12623">
        <w:r>
          <w:t>"</w:t>
        </w:r>
      </w:ins>
      <w:ins w:author="Tran Khanh Toan" w:date="2022-08-03T09:40:00Z" w:id="12624">
        <w:r>
          <w:t>,</w:t>
        </w:r>
      </w:ins>
    </w:p>
    <w:p w:rsidR="00FA0420" w:rsidRDefault="00FA0420" w14:paraId="37377C31" w14:textId="53844425">
      <w:pPr>
        <w:pStyle w:val="FirstLevelBullet"/>
        <w:numPr>
          <w:ilvl w:val="0"/>
          <w:numId w:val="0"/>
        </w:numPr>
        <w:ind w:left="1800" w:firstLine="720"/>
        <w:rPr>
          <w:ins w:author="Tran Khanh Toan" w:date="2022-08-03T09:38:00Z" w:id="12625"/>
        </w:rPr>
        <w:pPrChange w:author="Tran Khanh Toan" w:date="2022-08-03T09:39:00Z" w:id="12626">
          <w:pPr>
            <w:pStyle w:val="FirstLevelBullet"/>
          </w:pPr>
        </w:pPrChange>
      </w:pPr>
      <w:ins w:author="Tran Khanh Toan" w:date="2022-08-03T09:39:00Z" w:id="12627">
        <w:r>
          <w:t>“</w:t>
        </w:r>
      </w:ins>
      <w:ins w:author="Tran Khanh Toan" w:date="2022-08-03T09:38:00Z" w:id="12628">
        <w:r>
          <w:t>ipAddrV6"</w:t>
        </w:r>
      </w:ins>
      <w:ins w:author="Tran Khanh Toan" w:date="2022-08-03T09:40:00Z" w:id="12629">
        <w:r>
          <w:t xml:space="preserve"> </w:t>
        </w:r>
      </w:ins>
      <w:ins w:author="Tran Khanh Toan" w:date="2022-08-03T09:38:00Z" w:id="12630">
        <w:r>
          <w:t>:</w:t>
        </w:r>
        <w:r>
          <w:tab/>
        </w:r>
        <w:r>
          <w:t>"</w:t>
        </w:r>
      </w:ins>
      <w:ins w:author="Tran Khanh Toan" w:date="2022-08-03T09:41:00Z" w:id="12631">
        <w:r>
          <w:t>&lt;ipAddrV6&gt;</w:t>
        </w:r>
      </w:ins>
      <w:ins w:author="Tran Khanh Toan" w:date="2022-08-03T09:38:00Z" w:id="12632">
        <w:r>
          <w:t>",</w:t>
        </w:r>
      </w:ins>
    </w:p>
    <w:p w:rsidR="009D2FD6" w:rsidDel="00FA0420" w:rsidP="00FA0420" w:rsidRDefault="00FA0420" w14:paraId="45157B4B" w14:textId="49A71932">
      <w:pPr>
        <w:pStyle w:val="FirstLevelBullet"/>
        <w:numPr>
          <w:ilvl w:val="0"/>
          <w:numId w:val="0"/>
        </w:numPr>
        <w:ind w:left="2160" w:firstLine="360"/>
        <w:rPr>
          <w:del w:author="Tran Khanh Toan" w:date="2022-08-03T09:38:00Z" w:id="12633"/>
        </w:rPr>
      </w:pPr>
      <w:ins w:author="Tran Khanh Toan" w:date="2022-08-03T09:38:00Z" w:id="12634">
        <w:r>
          <w:t>"defaultGateway6"</w:t>
        </w:r>
      </w:ins>
      <w:ins w:author="Tran Khanh Toan" w:date="2022-08-03T09:40:00Z" w:id="12635">
        <w:r>
          <w:t xml:space="preserve"> </w:t>
        </w:r>
      </w:ins>
      <w:ins w:author="Tran Khanh Toan" w:date="2022-08-03T09:38:00Z" w:id="12636">
        <w:r>
          <w:t>: "</w:t>
        </w:r>
      </w:ins>
      <w:ins w:author="Tran Khanh Toan" w:date="2022-08-03T09:41:00Z" w:id="12637">
        <w:r>
          <w:t>&lt;defaultGateway6&gt;</w:t>
        </w:r>
      </w:ins>
      <w:ins w:author="Tran Khanh Toan" w:date="2022-08-03T09:38:00Z" w:id="12638">
        <w:r>
          <w:t>"</w:t>
        </w:r>
        <w:r w:rsidDel="00FA0420">
          <w:t xml:space="preserve"> </w:t>
        </w:r>
      </w:ins>
      <w:del w:author="Tran Khanh Toan" w:date="2022-08-03T09:38:00Z" w:id="12639">
        <w:r w:rsidDel="00FA0420" w:rsidR="009D2FD6">
          <w:delText>“ipVersion” : “IPv4”,</w:delText>
        </w:r>
      </w:del>
    </w:p>
    <w:p w:rsidR="00AF2B33" w:rsidDel="00FA0420" w:rsidP="00FA0420" w:rsidRDefault="00AF2B33" w14:paraId="1BAFC2D3" w14:textId="6A429FAA">
      <w:pPr>
        <w:pStyle w:val="FirstLevelBullet"/>
        <w:numPr>
          <w:ilvl w:val="0"/>
          <w:numId w:val="0"/>
        </w:numPr>
        <w:ind w:left="2160" w:firstLine="360"/>
        <w:rPr>
          <w:del w:author="Tran Khanh Toan" w:date="2022-08-03T09:38:00Z" w:id="12640"/>
        </w:rPr>
      </w:pPr>
      <w:del w:author="Tran Khanh Toan" w:date="2022-08-03T09:38:00Z" w:id="12641">
        <w:r w:rsidDel="00FA0420">
          <w:delText>“status” : “&lt;status&gt;”,</w:delText>
        </w:r>
      </w:del>
    </w:p>
    <w:p w:rsidR="00AF2B33" w:rsidDel="00FA0420" w:rsidP="00FA0420" w:rsidRDefault="00AF2B33" w14:paraId="483EDCA5" w14:textId="18F421D7">
      <w:pPr>
        <w:pStyle w:val="FirstLevelBullet"/>
        <w:numPr>
          <w:ilvl w:val="0"/>
          <w:numId w:val="0"/>
        </w:numPr>
        <w:ind w:left="2160" w:firstLine="360"/>
        <w:rPr>
          <w:del w:author="Tran Khanh Toan" w:date="2022-08-03T09:38:00Z" w:id="12642"/>
        </w:rPr>
      </w:pPr>
      <w:del w:author="Tran Khanh Toan" w:date="2022-08-03T09:38:00Z" w:id="12643">
        <w:r w:rsidDel="00FA0420">
          <w:delText>“ipAddr” : “&lt;ipAddr &gt;”,</w:delText>
        </w:r>
      </w:del>
    </w:p>
    <w:p w:rsidR="00AF2B33" w:rsidDel="00FA0420" w:rsidP="00FA0420" w:rsidRDefault="00AF2B33" w14:paraId="4B6E6136" w14:textId="68C2E9DA">
      <w:pPr>
        <w:pStyle w:val="FirstLevelBullet"/>
        <w:numPr>
          <w:ilvl w:val="0"/>
          <w:numId w:val="0"/>
        </w:numPr>
        <w:ind w:left="2160" w:firstLine="360"/>
        <w:rPr>
          <w:del w:author="Tran Khanh Toan" w:date="2022-08-03T09:38:00Z" w:id="12644"/>
        </w:rPr>
      </w:pPr>
      <w:del w:author="Tran Khanh Toan" w:date="2022-08-03T09:38:00Z" w:id="12645">
        <w:r w:rsidDel="00FA0420">
          <w:delText>“defaultGateway” : “&lt;defaultGateway &gt;”</w:delText>
        </w:r>
      </w:del>
    </w:p>
    <w:p w:rsidR="002363E5" w:rsidDel="00FA0420" w:rsidP="00FA0420" w:rsidRDefault="00AF2B33" w14:paraId="288646DE" w14:textId="0E9081F6">
      <w:pPr>
        <w:pStyle w:val="FirstLevelBullet"/>
        <w:numPr>
          <w:ilvl w:val="0"/>
          <w:numId w:val="0"/>
        </w:numPr>
        <w:ind w:left="2160" w:firstLine="360"/>
        <w:rPr>
          <w:del w:author="Tran Khanh Toan" w:date="2022-08-03T09:38:00Z" w:id="12646"/>
        </w:rPr>
      </w:pPr>
      <w:del w:author="Tran Khanh Toan" w:date="2022-08-03T09:38:00Z" w:id="12647">
        <w:r w:rsidDel="00FA0420">
          <w:delText>}</w:delText>
        </w:r>
        <w:r w:rsidDel="00FA0420" w:rsidR="008C66C5">
          <w:delText>,</w:delText>
        </w:r>
      </w:del>
    </w:p>
    <w:p w:rsidR="00AF2B33" w:rsidDel="00FA0420" w:rsidP="00FA0420" w:rsidRDefault="00AF2B33" w14:paraId="3A27014A" w14:textId="58D6709D">
      <w:pPr>
        <w:pStyle w:val="FirstLevelBullet"/>
        <w:numPr>
          <w:ilvl w:val="0"/>
          <w:numId w:val="0"/>
        </w:numPr>
        <w:ind w:left="2160" w:firstLine="360"/>
        <w:rPr>
          <w:del w:author="Tran Khanh Toan" w:date="2022-08-03T09:38:00Z" w:id="12648"/>
        </w:rPr>
      </w:pPr>
      <w:del w:author="Tran Khanh Toan" w:date="2022-08-03T09:38:00Z" w:id="12649">
        <w:r w:rsidDel="00FA0420">
          <w:delText>{</w:delText>
        </w:r>
      </w:del>
    </w:p>
    <w:p w:rsidR="009D2FD6" w:rsidDel="00FA0420" w:rsidP="00FA0420" w:rsidRDefault="009D2FD6" w14:paraId="2D8FFCA6" w14:textId="35AB245B">
      <w:pPr>
        <w:pStyle w:val="FirstLevelBullet"/>
        <w:numPr>
          <w:ilvl w:val="0"/>
          <w:numId w:val="0"/>
        </w:numPr>
        <w:ind w:left="2160" w:firstLine="360"/>
        <w:rPr>
          <w:del w:author="Tran Khanh Toan" w:date="2022-08-03T09:38:00Z" w:id="12650"/>
        </w:rPr>
      </w:pPr>
      <w:del w:author="Tran Khanh Toan" w:date="2022-08-03T09:38:00Z" w:id="12651">
        <w:r w:rsidDel="00FA0420">
          <w:tab/>
        </w:r>
        <w:r w:rsidDel="00FA0420">
          <w:delText>“ipVersion” : “IPv6”,</w:delText>
        </w:r>
      </w:del>
    </w:p>
    <w:p w:rsidR="00AF2B33" w:rsidDel="00FA0420" w:rsidP="00FA0420" w:rsidRDefault="00AF2B33" w14:paraId="0569567E" w14:textId="019E916D">
      <w:pPr>
        <w:pStyle w:val="FirstLevelBullet"/>
        <w:numPr>
          <w:ilvl w:val="0"/>
          <w:numId w:val="0"/>
        </w:numPr>
        <w:ind w:left="2160" w:firstLine="360"/>
        <w:rPr>
          <w:del w:author="Tran Khanh Toan" w:date="2022-08-03T09:38:00Z" w:id="12652"/>
        </w:rPr>
      </w:pPr>
      <w:del w:author="Tran Khanh Toan" w:date="2022-08-03T09:38:00Z" w:id="12653">
        <w:r w:rsidDel="00FA0420">
          <w:delText>“status” : “&lt;status&gt;”,</w:delText>
        </w:r>
      </w:del>
    </w:p>
    <w:p w:rsidR="00AF2B33" w:rsidDel="00FA0420" w:rsidP="00FA0420" w:rsidRDefault="00AF2B33" w14:paraId="3527D4C0" w14:textId="3B3DB852">
      <w:pPr>
        <w:pStyle w:val="FirstLevelBullet"/>
        <w:numPr>
          <w:ilvl w:val="0"/>
          <w:numId w:val="0"/>
        </w:numPr>
        <w:ind w:left="2160" w:firstLine="360"/>
        <w:rPr>
          <w:del w:author="Tran Khanh Toan" w:date="2022-08-03T09:38:00Z" w:id="12654"/>
        </w:rPr>
      </w:pPr>
      <w:del w:author="Tran Khanh Toan" w:date="2022-08-03T09:38:00Z" w:id="12655">
        <w:r w:rsidDel="00FA0420">
          <w:delText>“ipAddr” : “&lt;ipAddr &gt;”,</w:delText>
        </w:r>
      </w:del>
    </w:p>
    <w:p w:rsidR="00AF2B33" w:rsidDel="00FA0420" w:rsidP="00FA0420" w:rsidRDefault="00AF2B33" w14:paraId="54198D56" w14:textId="49D504B2">
      <w:pPr>
        <w:pStyle w:val="FirstLevelBullet"/>
        <w:numPr>
          <w:ilvl w:val="0"/>
          <w:numId w:val="0"/>
        </w:numPr>
        <w:ind w:left="2160" w:firstLine="360"/>
        <w:rPr>
          <w:del w:author="Tran Khanh Toan" w:date="2022-08-03T09:38:00Z" w:id="12656"/>
        </w:rPr>
      </w:pPr>
      <w:del w:author="Tran Khanh Toan" w:date="2022-08-03T09:38:00Z" w:id="12657">
        <w:r w:rsidDel="00FA0420">
          <w:delText>“defaultGateway” : “&lt;defaultGateway &gt;”</w:delText>
        </w:r>
      </w:del>
    </w:p>
    <w:p w:rsidR="00FA0420" w:rsidP="00FA0420" w:rsidRDefault="009D2FD6" w14:paraId="1A7B1163" w14:textId="77777777">
      <w:pPr>
        <w:pStyle w:val="FirstLevelBullet"/>
        <w:numPr>
          <w:ilvl w:val="0"/>
          <w:numId w:val="0"/>
        </w:numPr>
        <w:ind w:left="2160" w:firstLine="360"/>
        <w:rPr>
          <w:ins w:author="Tran Khanh Toan" w:date="2022-08-03T09:39:00Z" w:id="12658"/>
        </w:rPr>
      </w:pPr>
      <w:r>
        <w:t xml:space="preserve">      </w:t>
      </w:r>
      <w:r>
        <w:tab/>
      </w:r>
    </w:p>
    <w:p w:rsidR="00AF2B33" w:rsidP="00FA0420" w:rsidRDefault="00AF2B33" w14:paraId="50F6D59C" w14:textId="38E3E954">
      <w:pPr>
        <w:pStyle w:val="FirstLevelBullet"/>
        <w:numPr>
          <w:ilvl w:val="0"/>
          <w:numId w:val="0"/>
        </w:numPr>
        <w:ind w:left="2160" w:firstLine="360"/>
      </w:pPr>
      <w:r>
        <w:t>}</w:t>
      </w:r>
    </w:p>
    <w:p w:rsidR="009D2FD6" w:rsidP="009D2FD6" w:rsidRDefault="009D2FD6" w14:paraId="146CD946" w14:textId="7DD91C82">
      <w:pPr>
        <w:pStyle w:val="FirstLevelBullet"/>
        <w:numPr>
          <w:ilvl w:val="0"/>
          <w:numId w:val="0"/>
        </w:numPr>
        <w:ind w:left="720" w:hanging="360"/>
      </w:pPr>
      <w:r>
        <w:tab/>
      </w:r>
      <w:r>
        <w:tab/>
      </w:r>
      <w:r>
        <w:tab/>
      </w:r>
      <w:r>
        <w:t>]</w:t>
      </w:r>
    </w:p>
    <w:p w:rsidR="001E0BF7" w:rsidP="001E0BF7" w:rsidRDefault="001E0BF7" w14:paraId="3C462B3A" w14:textId="77777777">
      <w:pPr>
        <w:pStyle w:val="FirstLevelBullet"/>
        <w:numPr>
          <w:ilvl w:val="0"/>
          <w:numId w:val="0"/>
        </w:numPr>
        <w:ind w:left="720" w:firstLine="360"/>
      </w:pPr>
      <w:r>
        <w:t>}</w:t>
      </w:r>
    </w:p>
    <w:p w:rsidR="001E0BF7" w:rsidP="001E0BF7" w:rsidRDefault="001E0BF7" w14:paraId="6AF52D47" w14:textId="77777777">
      <w:pPr>
        <w:pStyle w:val="FirstLevelBullet"/>
        <w:numPr>
          <w:ilvl w:val="0"/>
          <w:numId w:val="0"/>
        </w:numPr>
        <w:ind w:left="720" w:firstLine="360"/>
      </w:pPr>
      <w:r>
        <w:t>}</w:t>
      </w:r>
    </w:p>
    <w:p w:rsidRPr="00820762" w:rsidR="001E0BF7" w:rsidP="001E0BF7" w:rsidRDefault="001E0BF7" w14:paraId="5AD6FB7F" w14:textId="6D3524C5">
      <w:pPr>
        <w:pStyle w:val="ListParagraph"/>
        <w:numPr>
          <w:ilvl w:val="1"/>
          <w:numId w:val="9"/>
        </w:numPr>
      </w:pPr>
      <w:r>
        <w:t xml:space="preserve">Lấy thông tin </w:t>
      </w:r>
      <w:r w:rsidR="002363E5">
        <w:t>Network</w:t>
      </w:r>
      <w:r>
        <w:t xml:space="preserve"> thất bại:</w:t>
      </w:r>
    </w:p>
    <w:p w:rsidR="001E0BF7" w:rsidP="001E0BF7" w:rsidRDefault="001E0BF7" w14:paraId="047B16F9" w14:textId="77777777">
      <w:pPr>
        <w:pStyle w:val="FirstLevelBullet"/>
        <w:numPr>
          <w:ilvl w:val="0"/>
          <w:numId w:val="0"/>
        </w:numPr>
        <w:ind w:left="1080"/>
      </w:pPr>
      <w:r>
        <w:t>{</w:t>
      </w:r>
    </w:p>
    <w:p w:rsidR="001E0BF7" w:rsidP="001E0BF7" w:rsidRDefault="00183521" w14:paraId="012D0E26" w14:textId="679E6268">
      <w:pPr>
        <w:pStyle w:val="FirstLevelBullet"/>
        <w:numPr>
          <w:ilvl w:val="0"/>
          <w:numId w:val="0"/>
        </w:numPr>
        <w:ind w:left="1080"/>
      </w:pPr>
      <w:r>
        <w:t>“status”: &lt;ErrorCode&gt;</w:t>
      </w:r>
      <w:r w:rsidR="001E0BF7">
        <w:t>,</w:t>
      </w:r>
    </w:p>
    <w:p w:rsidR="001E0BF7" w:rsidP="001E0BF7" w:rsidRDefault="00B94824" w14:paraId="38848A6B" w14:textId="4BA785D7">
      <w:pPr>
        <w:pStyle w:val="FirstLevelBullet"/>
        <w:numPr>
          <w:ilvl w:val="0"/>
          <w:numId w:val="0"/>
        </w:numPr>
        <w:ind w:left="1080"/>
      </w:pPr>
      <w:r>
        <w:t>“message”: “&lt;message&gt;”</w:t>
      </w:r>
      <w:r w:rsidR="001E0BF7">
        <w:t>,</w:t>
      </w:r>
    </w:p>
    <w:p w:rsidR="00DD1C8F" w:rsidP="00DD1C8F" w:rsidRDefault="00DD1C8F" w14:paraId="4A4E07E8" w14:textId="2ED090AD">
      <w:pPr>
        <w:pStyle w:val="ListParagraph"/>
        <w:ind w:firstLine="360"/>
      </w:pPr>
      <w:r>
        <w:t xml:space="preserve">“requestId” : </w:t>
      </w:r>
      <w:r w:rsidR="003E0981">
        <w:t>&lt;requestId&gt;</w:t>
      </w:r>
      <w:r>
        <w:t>,</w:t>
      </w:r>
    </w:p>
    <w:p w:rsidR="001E0BF7" w:rsidP="001E0BF7" w:rsidRDefault="001E0BF7" w14:paraId="4FBEF0B4" w14:textId="77777777">
      <w:pPr>
        <w:pStyle w:val="FirstLevelBullet"/>
        <w:numPr>
          <w:ilvl w:val="0"/>
          <w:numId w:val="0"/>
        </w:numPr>
        <w:ind w:left="1080"/>
      </w:pPr>
      <w:r>
        <w:t>"data": {</w:t>
      </w:r>
    </w:p>
    <w:p w:rsidR="001E0BF7" w:rsidP="001E0BF7" w:rsidRDefault="001E0BF7" w14:paraId="6B2519C8" w14:textId="77777777">
      <w:pPr>
        <w:pStyle w:val="FirstLevelBullet"/>
        <w:numPr>
          <w:ilvl w:val="0"/>
          <w:numId w:val="0"/>
        </w:numPr>
        <w:ind w:left="1080"/>
      </w:pPr>
      <w:r>
        <w:t>}</w:t>
      </w:r>
    </w:p>
    <w:p w:rsidR="001E0BF7" w:rsidP="001E0BF7" w:rsidRDefault="001E0BF7" w14:paraId="095AF92F" w14:textId="77777777">
      <w:pPr>
        <w:pStyle w:val="FirstLevelBullet"/>
        <w:numPr>
          <w:ilvl w:val="0"/>
          <w:numId w:val="0"/>
        </w:numPr>
        <w:ind w:left="1080"/>
      </w:pPr>
      <w:r>
        <w:t>}</w:t>
      </w:r>
    </w:p>
    <w:p w:rsidRPr="00E71A83" w:rsidR="001E0BF7" w:rsidP="001E0BF7" w:rsidRDefault="001E0BF7" w14:paraId="0216265E" w14:textId="77777777">
      <w:pPr>
        <w:rPr>
          <w:b/>
          <w:bCs/>
        </w:rPr>
      </w:pPr>
      <w:r w:rsidRPr="00E71A83">
        <w:rPr>
          <w:b/>
          <w:bCs/>
        </w:rPr>
        <w:t>Mô tả tham số:</w:t>
      </w:r>
    </w:p>
    <w:p w:rsidR="002958FF" w:rsidP="002958FF" w:rsidRDefault="002958FF" w14:paraId="30DDF59D" w14:textId="7F3BBA6F">
      <w:pPr>
        <w:pStyle w:val="Caption"/>
        <w:keepNext/>
      </w:pPr>
      <w:bookmarkStart w:name="_Toc110529180" w:id="12659"/>
      <w:r>
        <w:t xml:space="preserve">Bảng </w:t>
      </w:r>
      <w:ins w:author="toantk" w:date="2022-08-04T17:50:00Z" w:id="12660">
        <w:r w:rsidR="0035117C">
          <w:fldChar w:fldCharType="begin"/>
        </w:r>
        <w:r w:rsidR="0035117C">
          <w:instrText xml:space="preserve"> STYLEREF 1 \s </w:instrText>
        </w:r>
      </w:ins>
      <w:r w:rsidR="0035117C">
        <w:fldChar w:fldCharType="separate"/>
      </w:r>
      <w:r w:rsidR="00533729">
        <w:rPr>
          <w:noProof/>
        </w:rPr>
        <w:t>7</w:t>
      </w:r>
      <w:ins w:author="toantk" w:date="2022-08-04T17:50:00Z" w:id="12661">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31</w:t>
      </w:r>
      <w:ins w:author="toantk" w:date="2022-08-04T17:50:00Z" w:id="12662">
        <w:r w:rsidR="0035117C">
          <w:fldChar w:fldCharType="end"/>
        </w:r>
      </w:ins>
      <w:ins w:author="Tran Khanh Toan" w:date="2022-08-04T09:32:00Z" w:id="12663">
        <w:del w:author="toantk" w:date="2022-08-04T17:50:00Z" w:id="12664">
          <w:r w:rsidDel="0035117C" w:rsidR="00F227FB">
            <w:fldChar w:fldCharType="begin"/>
          </w:r>
          <w:r w:rsidDel="0035117C" w:rsidR="00F227FB">
            <w:delInstrText xml:space="preserve"> STYLEREF 1 \s </w:delInstrText>
          </w:r>
        </w:del>
      </w:ins>
      <w:del w:author="toantk" w:date="2022-08-04T17:50:00Z" w:id="12665">
        <w:r w:rsidDel="0035117C" w:rsidR="00F227FB">
          <w:fldChar w:fldCharType="separate"/>
        </w:r>
        <w:r w:rsidDel="0035117C" w:rsidR="00F227FB">
          <w:rPr>
            <w:noProof/>
          </w:rPr>
          <w:delText>7</w:delText>
        </w:r>
      </w:del>
      <w:ins w:author="Tran Khanh Toan" w:date="2022-08-04T09:32:00Z" w:id="12666">
        <w:del w:author="toantk" w:date="2022-08-04T17:50:00Z" w:id="12667">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2668">
        <w:r w:rsidDel="0035117C" w:rsidR="00F227FB">
          <w:fldChar w:fldCharType="separate"/>
        </w:r>
      </w:del>
      <w:ins w:author="Tran Khanh Toan" w:date="2022-08-04T09:32:00Z" w:id="12669">
        <w:del w:author="toantk" w:date="2022-08-04T17:50:00Z" w:id="12670">
          <w:r w:rsidDel="0035117C" w:rsidR="00F227FB">
            <w:rPr>
              <w:noProof/>
            </w:rPr>
            <w:delText>31</w:delText>
          </w:r>
          <w:r w:rsidDel="0035117C" w:rsidR="00F227FB">
            <w:fldChar w:fldCharType="end"/>
          </w:r>
        </w:del>
      </w:ins>
      <w:ins w:author="toantk" w:date="2022-07-28T09:18:00Z" w:id="12671">
        <w:del w:author="Tran Khanh Toan" w:date="2022-08-03T15:31:00Z" w:id="12672">
          <w:r w:rsidDel="0087204C" w:rsidR="005A0D0F">
            <w:fldChar w:fldCharType="begin"/>
          </w:r>
          <w:r w:rsidDel="0087204C" w:rsidR="005A0D0F">
            <w:delInstrText xml:space="preserve"> STYLEREF 1 \s </w:delInstrText>
          </w:r>
        </w:del>
      </w:ins>
      <w:del w:author="Tran Khanh Toan" w:date="2022-08-03T15:31:00Z" w:id="12673">
        <w:r w:rsidDel="0087204C" w:rsidR="005A0D0F">
          <w:fldChar w:fldCharType="separate"/>
        </w:r>
        <w:r w:rsidDel="0087204C" w:rsidR="005A0D0F">
          <w:rPr>
            <w:noProof/>
          </w:rPr>
          <w:delText>7</w:delText>
        </w:r>
      </w:del>
      <w:ins w:author="toantk" w:date="2022-07-28T09:18:00Z" w:id="12674">
        <w:del w:author="Tran Khanh Toan" w:date="2022-08-03T15:31:00Z" w:id="12675">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2676">
        <w:r w:rsidDel="0087204C" w:rsidR="005A0D0F">
          <w:fldChar w:fldCharType="separate"/>
        </w:r>
      </w:del>
      <w:ins w:author="toantk" w:date="2022-07-28T09:18:00Z" w:id="12677">
        <w:del w:author="Tran Khanh Toan" w:date="2022-08-03T15:31:00Z" w:id="12678">
          <w:r w:rsidDel="0087204C" w:rsidR="005A0D0F">
            <w:rPr>
              <w:noProof/>
            </w:rPr>
            <w:delText>31</w:delText>
          </w:r>
          <w:r w:rsidDel="0087204C" w:rsidR="005A0D0F">
            <w:fldChar w:fldCharType="end"/>
          </w:r>
        </w:del>
      </w:ins>
      <w:ins w:author="Tran Khanh Toan" w:date="2022-07-01T17:36:00Z" w:id="12679">
        <w:del w:author="toantk" w:date="2022-07-27T10:00:00Z" w:id="12680">
          <w:r w:rsidDel="006366F4" w:rsidR="0036606E">
            <w:fldChar w:fldCharType="begin"/>
          </w:r>
          <w:r w:rsidDel="006366F4" w:rsidR="0036606E">
            <w:delInstrText xml:space="preserve"> STYLEREF 1 \s </w:delInstrText>
          </w:r>
        </w:del>
      </w:ins>
      <w:del w:author="toantk" w:date="2022-07-27T10:00:00Z" w:id="12681">
        <w:r w:rsidDel="006366F4" w:rsidR="0036606E">
          <w:fldChar w:fldCharType="separate"/>
        </w:r>
        <w:r w:rsidDel="006366F4" w:rsidR="0036606E">
          <w:rPr>
            <w:noProof/>
          </w:rPr>
          <w:delText>7</w:delText>
        </w:r>
      </w:del>
      <w:ins w:author="Tran Khanh Toan" w:date="2022-07-01T17:36:00Z" w:id="12682">
        <w:del w:author="toantk" w:date="2022-07-27T10:00:00Z" w:id="12683">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12684">
        <w:r w:rsidDel="006366F4" w:rsidR="0036606E">
          <w:fldChar w:fldCharType="separate"/>
        </w:r>
      </w:del>
      <w:ins w:author="Tran Khanh Toan" w:date="2022-07-01T17:36:00Z" w:id="12685">
        <w:del w:author="toantk" w:date="2022-07-27T10:00:00Z" w:id="12686">
          <w:r w:rsidDel="006366F4" w:rsidR="0036606E">
            <w:rPr>
              <w:noProof/>
            </w:rPr>
            <w:delText>31</w:delText>
          </w:r>
          <w:r w:rsidDel="006366F4" w:rsidR="0036606E">
            <w:fldChar w:fldCharType="end"/>
          </w:r>
        </w:del>
      </w:ins>
      <w:del w:author="Tran Khanh Toan" w:date="2022-07-01T14:56:00Z" w:id="12687">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Pr>
            <w:noProof/>
          </w:rPr>
          <w:delText>7</w:delText>
        </w:r>
        <w:r w:rsidDel="00A87875" w:rsidR="003F0BD0">
          <w:rPr>
            <w:noProof/>
          </w:rPr>
          <w:fldChar w:fldCharType="end"/>
        </w:r>
        <w:r w:rsidDel="00A87875">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Pr>
            <w:noProof/>
          </w:rPr>
          <w:delText>29</w:delText>
        </w:r>
        <w:r w:rsidDel="00A87875" w:rsidR="003F0BD0">
          <w:rPr>
            <w:noProof/>
          </w:rPr>
          <w:fldChar w:fldCharType="end"/>
        </w:r>
      </w:del>
      <w:r>
        <w:t xml:space="preserve"> Bảng mô tả tham số trong luồng điều khiển lấy thông tin mạng</w:t>
      </w:r>
      <w:bookmarkEnd w:id="12659"/>
    </w:p>
    <w:tbl>
      <w:tblPr>
        <w:tblStyle w:val="TableGrid"/>
        <w:tblW w:w="0" w:type="auto"/>
        <w:tblInd w:w="175" w:type="dxa"/>
        <w:tblLayout w:type="fixed"/>
        <w:tblLook w:val="04A0" w:firstRow="1" w:lastRow="0" w:firstColumn="1" w:lastColumn="0" w:noHBand="0" w:noVBand="1"/>
        <w:tblPrChange w:author="Tran Khanh Toan" w:date="2022-08-04T14:12:00Z" w:id="12688">
          <w:tblPr>
            <w:tblStyle w:val="TableGrid"/>
            <w:tblW w:w="0" w:type="auto"/>
            <w:tblInd w:w="175" w:type="dxa"/>
            <w:tblLook w:val="04A0" w:firstRow="1" w:lastRow="0" w:firstColumn="1" w:lastColumn="0" w:noHBand="0" w:noVBand="1"/>
          </w:tblPr>
        </w:tblPrChange>
      </w:tblPr>
      <w:tblGrid>
        <w:gridCol w:w="654"/>
        <w:gridCol w:w="1345"/>
        <w:gridCol w:w="2951"/>
        <w:gridCol w:w="1080"/>
        <w:gridCol w:w="1530"/>
        <w:gridCol w:w="1490"/>
        <w:tblGridChange w:id="12689">
          <w:tblGrid>
            <w:gridCol w:w="654"/>
            <w:gridCol w:w="1345"/>
            <w:gridCol w:w="1153"/>
            <w:gridCol w:w="1346"/>
            <w:gridCol w:w="1128"/>
            <w:gridCol w:w="3424"/>
          </w:tblGrid>
        </w:tblGridChange>
      </w:tblGrid>
      <w:tr w:rsidR="00C24F1F" w:rsidTr="00C24F1F" w14:paraId="13464ECA" w14:textId="77777777">
        <w:tc>
          <w:tcPr>
            <w:tcW w:w="654" w:type="dxa"/>
            <w:tcPrChange w:author="Tran Khanh Toan" w:date="2022-08-04T14:12:00Z" w:id="12690">
              <w:tcPr>
                <w:tcW w:w="650" w:type="dxa"/>
              </w:tcPr>
            </w:tcPrChange>
          </w:tcPr>
          <w:p w:rsidR="001E0BF7" w:rsidP="00E5021C" w:rsidRDefault="001E0BF7" w14:paraId="26CA90A8" w14:textId="77777777">
            <w:pPr>
              <w:pStyle w:val="ListParagraph"/>
              <w:ind w:left="0"/>
              <w:rPr>
                <w:b/>
                <w:bCs/>
              </w:rPr>
            </w:pPr>
            <w:r>
              <w:rPr>
                <w:b/>
                <w:bCs/>
              </w:rPr>
              <w:t>STT</w:t>
            </w:r>
          </w:p>
        </w:tc>
        <w:tc>
          <w:tcPr>
            <w:tcW w:w="1345" w:type="dxa"/>
            <w:tcPrChange w:author="Tran Khanh Toan" w:date="2022-08-04T14:12:00Z" w:id="12691">
              <w:tcPr>
                <w:tcW w:w="1338" w:type="dxa"/>
              </w:tcPr>
            </w:tcPrChange>
          </w:tcPr>
          <w:p w:rsidR="001E0BF7" w:rsidP="00E5021C" w:rsidRDefault="001E0BF7" w14:paraId="441C52D4" w14:textId="77777777">
            <w:pPr>
              <w:pStyle w:val="ListParagraph"/>
              <w:ind w:left="0"/>
              <w:rPr>
                <w:b/>
                <w:bCs/>
              </w:rPr>
            </w:pPr>
            <w:r>
              <w:rPr>
                <w:b/>
                <w:bCs/>
              </w:rPr>
              <w:t>Tham số</w:t>
            </w:r>
          </w:p>
        </w:tc>
        <w:tc>
          <w:tcPr>
            <w:tcW w:w="2951" w:type="dxa"/>
            <w:tcPrChange w:author="Tran Khanh Toan" w:date="2022-08-04T14:12:00Z" w:id="12692">
              <w:tcPr>
                <w:tcW w:w="1198" w:type="dxa"/>
              </w:tcPr>
            </w:tcPrChange>
          </w:tcPr>
          <w:p w:rsidR="001E0BF7" w:rsidP="00E5021C" w:rsidRDefault="001E0BF7" w14:paraId="0DA258AC" w14:textId="77777777">
            <w:pPr>
              <w:pStyle w:val="ListParagraph"/>
              <w:ind w:left="0"/>
              <w:rPr>
                <w:b/>
                <w:bCs/>
              </w:rPr>
            </w:pPr>
            <w:r>
              <w:rPr>
                <w:b/>
                <w:bCs/>
              </w:rPr>
              <w:t>Mô tả</w:t>
            </w:r>
          </w:p>
        </w:tc>
        <w:tc>
          <w:tcPr>
            <w:tcW w:w="1080" w:type="dxa"/>
            <w:tcPrChange w:author="Tran Khanh Toan" w:date="2022-08-04T14:12:00Z" w:id="12693">
              <w:tcPr>
                <w:tcW w:w="1339" w:type="dxa"/>
              </w:tcPr>
            </w:tcPrChange>
          </w:tcPr>
          <w:p w:rsidR="001E0BF7" w:rsidP="00E5021C" w:rsidRDefault="001E0BF7" w14:paraId="2830872B" w14:textId="77777777">
            <w:pPr>
              <w:pStyle w:val="ListParagraph"/>
              <w:ind w:left="0"/>
              <w:rPr>
                <w:b/>
                <w:bCs/>
              </w:rPr>
            </w:pPr>
            <w:r>
              <w:rPr>
                <w:b/>
                <w:bCs/>
              </w:rPr>
              <w:t>Kiểu</w:t>
            </w:r>
          </w:p>
        </w:tc>
        <w:tc>
          <w:tcPr>
            <w:tcW w:w="1530" w:type="dxa"/>
            <w:tcPrChange w:author="Tran Khanh Toan" w:date="2022-08-04T14:12:00Z" w:id="12694">
              <w:tcPr>
                <w:tcW w:w="1122" w:type="dxa"/>
              </w:tcPr>
            </w:tcPrChange>
          </w:tcPr>
          <w:p w:rsidR="001E0BF7" w:rsidP="00E5021C" w:rsidRDefault="001E0BF7" w14:paraId="68BE3770" w14:textId="77777777">
            <w:pPr>
              <w:pStyle w:val="ListParagraph"/>
              <w:ind w:left="0"/>
              <w:rPr>
                <w:b/>
                <w:bCs/>
              </w:rPr>
            </w:pPr>
            <w:r>
              <w:rPr>
                <w:b/>
                <w:bCs/>
              </w:rPr>
              <w:t>Giá trị</w:t>
            </w:r>
          </w:p>
        </w:tc>
        <w:tc>
          <w:tcPr>
            <w:tcW w:w="1490" w:type="dxa"/>
            <w:tcPrChange w:author="Tran Khanh Toan" w:date="2022-08-04T14:12:00Z" w:id="12695">
              <w:tcPr>
                <w:tcW w:w="3403" w:type="dxa"/>
              </w:tcPr>
            </w:tcPrChange>
          </w:tcPr>
          <w:p w:rsidR="001E0BF7" w:rsidP="00E5021C" w:rsidRDefault="001E0BF7" w14:paraId="6461B414" w14:textId="77777777">
            <w:pPr>
              <w:pStyle w:val="ListParagraph"/>
              <w:ind w:left="0"/>
              <w:rPr>
                <w:b/>
                <w:bCs/>
              </w:rPr>
            </w:pPr>
            <w:r>
              <w:rPr>
                <w:b/>
                <w:bCs/>
              </w:rPr>
              <w:t>Json Key</w:t>
            </w:r>
          </w:p>
        </w:tc>
      </w:tr>
      <w:tr w:rsidR="00C24F1F" w:rsidTr="00C24F1F" w14:paraId="2E87AF4A" w14:textId="77777777">
        <w:trPr>
          <w:trHeight w:val="213"/>
          <w:trPrChange w:author="Tran Khanh Toan" w:date="2022-08-04T14:12:00Z" w:id="12696">
            <w:trPr>
              <w:trHeight w:val="213"/>
            </w:trPr>
          </w:trPrChange>
        </w:trPr>
        <w:tc>
          <w:tcPr>
            <w:tcW w:w="654" w:type="dxa"/>
            <w:tcPrChange w:author="Tran Khanh Toan" w:date="2022-08-04T14:12:00Z" w:id="12697">
              <w:tcPr>
                <w:tcW w:w="650" w:type="dxa"/>
              </w:tcPr>
            </w:tcPrChange>
          </w:tcPr>
          <w:p w:rsidRPr="00020A9F" w:rsidR="001E0BF7" w:rsidP="00E5021C" w:rsidRDefault="001E0BF7" w14:paraId="0B4967F7" w14:textId="77777777">
            <w:pPr>
              <w:pStyle w:val="ListParagraph"/>
              <w:ind w:left="0"/>
            </w:pPr>
            <w:r w:rsidRPr="00020A9F">
              <w:t>1</w:t>
            </w:r>
          </w:p>
        </w:tc>
        <w:tc>
          <w:tcPr>
            <w:tcW w:w="1345" w:type="dxa"/>
            <w:tcPrChange w:author="Tran Khanh Toan" w:date="2022-08-04T14:12:00Z" w:id="12698">
              <w:tcPr>
                <w:tcW w:w="1338" w:type="dxa"/>
              </w:tcPr>
            </w:tcPrChange>
          </w:tcPr>
          <w:p w:rsidRPr="00020A9F" w:rsidR="001E0BF7" w:rsidP="00E5021C" w:rsidRDefault="00FA0420" w14:paraId="1A261446" w14:textId="708A4702">
            <w:pPr>
              <w:pStyle w:val="ListParagraph"/>
              <w:ind w:left="0"/>
            </w:pPr>
            <w:ins w:author="Tran Khanh Toan" w:date="2022-08-03T09:44:00Z" w:id="12699">
              <w:r>
                <w:t xml:space="preserve">Status </w:t>
              </w:r>
            </w:ins>
            <w:ins w:author="Tran Khanh Toan" w:date="2022-08-03T09:47:00Z" w:id="12700">
              <w:r w:rsidR="00B52111">
                <w:t>WAN IPv4</w:t>
              </w:r>
            </w:ins>
            <w:del w:author="Tran Khanh Toan" w:date="2022-08-03T09:43:00Z" w:id="12701">
              <w:r w:rsidDel="00FA0420" w:rsidR="008C66C5">
                <w:delText>Status</w:delText>
              </w:r>
            </w:del>
          </w:p>
        </w:tc>
        <w:tc>
          <w:tcPr>
            <w:tcW w:w="2951" w:type="dxa"/>
            <w:tcPrChange w:author="Tran Khanh Toan" w:date="2022-08-04T14:12:00Z" w:id="12702">
              <w:tcPr>
                <w:tcW w:w="1198" w:type="dxa"/>
              </w:tcPr>
            </w:tcPrChange>
          </w:tcPr>
          <w:p w:rsidRPr="00020A9F" w:rsidR="001E0BF7" w:rsidP="00E5021C" w:rsidRDefault="00B52111" w14:paraId="41E474FB" w14:textId="5DA95C14">
            <w:pPr>
              <w:pStyle w:val="ListParagraph"/>
              <w:ind w:left="0"/>
            </w:pPr>
            <w:ins w:author="Tran Khanh Toan" w:date="2022-08-03T09:47:00Z" w:id="12703">
              <w:r>
                <w:t xml:space="preserve">Trạng thái hiện tại của </w:t>
              </w:r>
            </w:ins>
            <w:ins w:author="Tran Khanh Toan" w:date="2022-08-03T09:48:00Z" w:id="12704">
              <w:r>
                <w:t>WAN IPv4</w:t>
              </w:r>
            </w:ins>
            <w:ins w:author="Tran Khanh Toan" w:date="2022-08-04T14:11:00Z" w:id="12705">
              <w:r w:rsidR="00C24F1F">
                <w:t>. Trường hợp trạng thái là Down sẽ không có thông tin ipAddrV4 và defaultGatewayV4</w:t>
              </w:r>
            </w:ins>
            <w:del w:author="Tran Khanh Toan" w:date="2022-08-03T09:43:00Z" w:id="12706">
              <w:r w:rsidDel="00FA0420" w:rsidR="008C66C5">
                <w:delText>Trạng thái hiện tại của WAN</w:delText>
              </w:r>
            </w:del>
          </w:p>
        </w:tc>
        <w:tc>
          <w:tcPr>
            <w:tcW w:w="1080" w:type="dxa"/>
            <w:tcPrChange w:author="Tran Khanh Toan" w:date="2022-08-04T14:12:00Z" w:id="12707">
              <w:tcPr>
                <w:tcW w:w="1339" w:type="dxa"/>
              </w:tcPr>
            </w:tcPrChange>
          </w:tcPr>
          <w:p w:rsidRPr="00020A9F" w:rsidR="001E0BF7" w:rsidP="00E5021C" w:rsidRDefault="00B52111" w14:paraId="746899D2" w14:textId="4A64C2CB">
            <w:pPr>
              <w:pStyle w:val="ListParagraph"/>
              <w:ind w:left="0"/>
            </w:pPr>
            <w:ins w:author="Tran Khanh Toan" w:date="2022-08-03T09:51:00Z" w:id="12708">
              <w:r>
                <w:t>String</w:t>
              </w:r>
            </w:ins>
            <w:del w:author="Tran Khanh Toan" w:date="2022-08-03T09:43:00Z" w:id="12709">
              <w:r w:rsidDel="00FA0420" w:rsidR="008C66C5">
                <w:delText>String</w:delText>
              </w:r>
            </w:del>
          </w:p>
        </w:tc>
        <w:tc>
          <w:tcPr>
            <w:tcW w:w="1530" w:type="dxa"/>
            <w:tcPrChange w:author="Tran Khanh Toan" w:date="2022-08-04T14:12:00Z" w:id="12710">
              <w:tcPr>
                <w:tcW w:w="1122" w:type="dxa"/>
              </w:tcPr>
            </w:tcPrChange>
          </w:tcPr>
          <w:p w:rsidRPr="00020A9F" w:rsidR="001E0BF7" w:rsidP="00E5021C" w:rsidRDefault="00B52111" w14:paraId="6BE208EB" w14:textId="68B77DEA">
            <w:pPr>
              <w:pStyle w:val="ListParagraph"/>
              <w:ind w:left="0"/>
            </w:pPr>
            <w:ins w:author="Tran Khanh Toan" w:date="2022-08-03T09:51:00Z" w:id="12711">
              <w:r>
                <w:t>Up/Down</w:t>
              </w:r>
            </w:ins>
          </w:p>
        </w:tc>
        <w:tc>
          <w:tcPr>
            <w:tcW w:w="1490" w:type="dxa"/>
            <w:tcPrChange w:author="Tran Khanh Toan" w:date="2022-08-04T14:12:00Z" w:id="12712">
              <w:tcPr>
                <w:tcW w:w="3403" w:type="dxa"/>
              </w:tcPr>
            </w:tcPrChange>
          </w:tcPr>
          <w:p w:rsidRPr="00020A9F" w:rsidR="001E0BF7" w:rsidP="00E5021C" w:rsidRDefault="00B52111" w14:paraId="597D147C" w14:textId="1AC97761">
            <w:pPr>
              <w:pStyle w:val="ListParagraph"/>
              <w:ind w:left="0"/>
            </w:pPr>
            <w:ins w:author="Tran Khanh Toan" w:date="2022-08-03T09:52:00Z" w:id="12713">
              <w:r>
                <w:t>statusV4</w:t>
              </w:r>
            </w:ins>
            <w:del w:author="Tran Khanh Toan" w:date="2022-08-03T09:43:00Z" w:id="12714">
              <w:r w:rsidDel="00FA0420" w:rsidR="008C66C5">
                <w:delText>Status</w:delText>
              </w:r>
            </w:del>
          </w:p>
        </w:tc>
      </w:tr>
      <w:tr w:rsidR="00C24F1F" w:rsidTr="00C24F1F" w14:paraId="44D57AB8" w14:textId="77777777">
        <w:tc>
          <w:tcPr>
            <w:tcW w:w="654" w:type="dxa"/>
            <w:tcPrChange w:author="Tran Khanh Toan" w:date="2022-08-04T14:12:00Z" w:id="12715">
              <w:tcPr>
                <w:tcW w:w="650" w:type="dxa"/>
              </w:tcPr>
            </w:tcPrChange>
          </w:tcPr>
          <w:p w:rsidRPr="00020A9F" w:rsidR="001E0BF7" w:rsidP="00E5021C" w:rsidRDefault="001E0BF7" w14:paraId="265C8659" w14:textId="77777777">
            <w:pPr>
              <w:pStyle w:val="ListParagraph"/>
              <w:ind w:left="0"/>
            </w:pPr>
            <w:r>
              <w:t>2</w:t>
            </w:r>
          </w:p>
        </w:tc>
        <w:tc>
          <w:tcPr>
            <w:tcW w:w="1345" w:type="dxa"/>
            <w:tcPrChange w:author="Tran Khanh Toan" w:date="2022-08-04T14:12:00Z" w:id="12716">
              <w:tcPr>
                <w:tcW w:w="1338" w:type="dxa"/>
              </w:tcPr>
            </w:tcPrChange>
          </w:tcPr>
          <w:p w:rsidRPr="00020A9F" w:rsidR="001E0BF7" w:rsidP="00E5021C" w:rsidRDefault="00B52111" w14:paraId="469ABD5A" w14:textId="778F0345">
            <w:pPr>
              <w:pStyle w:val="ListParagraph"/>
              <w:ind w:left="0"/>
            </w:pPr>
            <w:ins w:author="Tran Khanh Toan" w:date="2022-08-03T09:52:00Z" w:id="12717">
              <w:r>
                <w:t>IP WAN IPv4</w:t>
              </w:r>
            </w:ins>
            <w:del w:author="Tran Khanh Toan" w:date="2022-08-03T09:43:00Z" w:id="12718">
              <w:r w:rsidDel="00FA0420" w:rsidR="008C66C5">
                <w:delText>WAN IP Address</w:delText>
              </w:r>
            </w:del>
          </w:p>
        </w:tc>
        <w:tc>
          <w:tcPr>
            <w:tcW w:w="2951" w:type="dxa"/>
            <w:tcPrChange w:author="Tran Khanh Toan" w:date="2022-08-04T14:12:00Z" w:id="12719">
              <w:tcPr>
                <w:tcW w:w="1198" w:type="dxa"/>
              </w:tcPr>
            </w:tcPrChange>
          </w:tcPr>
          <w:p w:rsidR="001E0BF7" w:rsidP="00E5021C" w:rsidRDefault="00B52111" w14:paraId="395F084D" w14:textId="2BD096E1">
            <w:pPr>
              <w:pStyle w:val="ListParagraph"/>
              <w:ind w:left="0"/>
            </w:pPr>
            <w:ins w:author="Tran Khanh Toan" w:date="2022-08-03T09:52:00Z" w:id="12720">
              <w:r>
                <w:t>Địa chỉ IP WAN IPv4</w:t>
              </w:r>
            </w:ins>
            <w:del w:author="Tran Khanh Toan" w:date="2022-08-03T09:43:00Z" w:id="12721">
              <w:r w:rsidDel="00FA0420" w:rsidR="008C66C5">
                <w:delText>Địa chỉ IP WAN</w:delText>
              </w:r>
            </w:del>
          </w:p>
        </w:tc>
        <w:tc>
          <w:tcPr>
            <w:tcW w:w="1080" w:type="dxa"/>
            <w:tcPrChange w:author="Tran Khanh Toan" w:date="2022-08-04T14:12:00Z" w:id="12722">
              <w:tcPr>
                <w:tcW w:w="1339" w:type="dxa"/>
              </w:tcPr>
            </w:tcPrChange>
          </w:tcPr>
          <w:p w:rsidR="001E0BF7" w:rsidP="00E5021C" w:rsidRDefault="00B52111" w14:paraId="0DCE4D50" w14:textId="4F0E0B21">
            <w:pPr>
              <w:pStyle w:val="ListParagraph"/>
              <w:ind w:left="0"/>
            </w:pPr>
            <w:ins w:author="Tran Khanh Toan" w:date="2022-08-03T09:52:00Z" w:id="12723">
              <w:r>
                <w:t>String</w:t>
              </w:r>
            </w:ins>
            <w:del w:author="Tran Khanh Toan" w:date="2022-08-03T09:43:00Z" w:id="12724">
              <w:r w:rsidDel="00FA0420" w:rsidR="008C66C5">
                <w:delText>String</w:delText>
              </w:r>
            </w:del>
          </w:p>
        </w:tc>
        <w:tc>
          <w:tcPr>
            <w:tcW w:w="1530" w:type="dxa"/>
            <w:tcPrChange w:author="Tran Khanh Toan" w:date="2022-08-04T14:12:00Z" w:id="12725">
              <w:tcPr>
                <w:tcW w:w="1122" w:type="dxa"/>
              </w:tcPr>
            </w:tcPrChange>
          </w:tcPr>
          <w:p w:rsidR="001E0BF7" w:rsidP="00E5021C" w:rsidRDefault="00B52111" w14:paraId="3E78B9A6" w14:textId="67D041E3">
            <w:pPr>
              <w:pStyle w:val="ListParagraph"/>
              <w:ind w:left="0"/>
            </w:pPr>
            <w:ins w:author="Tran Khanh Toan" w:date="2022-08-03T09:52:00Z" w:id="12726">
              <w:r>
                <w:t>Chuỗi ký tự dạng IPv4</w:t>
              </w:r>
            </w:ins>
          </w:p>
        </w:tc>
        <w:tc>
          <w:tcPr>
            <w:tcW w:w="1490" w:type="dxa"/>
            <w:tcPrChange w:author="Tran Khanh Toan" w:date="2022-08-04T14:12:00Z" w:id="12727">
              <w:tcPr>
                <w:tcW w:w="3403" w:type="dxa"/>
              </w:tcPr>
            </w:tcPrChange>
          </w:tcPr>
          <w:p w:rsidR="001E0BF7" w:rsidP="00E5021C" w:rsidRDefault="00B52111" w14:paraId="3876E900" w14:textId="50F5C08B">
            <w:pPr>
              <w:pStyle w:val="ListParagraph"/>
              <w:ind w:left="0"/>
            </w:pPr>
            <w:ins w:author="Tran Khanh Toan" w:date="2022-08-03T09:53:00Z" w:id="12728">
              <w:r>
                <w:t>ipAddrV4</w:t>
              </w:r>
            </w:ins>
            <w:del w:author="Tran Khanh Toan" w:date="2022-08-03T09:43:00Z" w:id="12729">
              <w:r w:rsidDel="00FA0420" w:rsidR="008C66C5">
                <w:delText>ipAddr</w:delText>
              </w:r>
            </w:del>
          </w:p>
        </w:tc>
      </w:tr>
      <w:tr w:rsidR="00C24F1F" w:rsidTr="00C24F1F" w14:paraId="1BB9C746" w14:textId="77777777">
        <w:tc>
          <w:tcPr>
            <w:tcW w:w="654" w:type="dxa"/>
            <w:tcPrChange w:author="Tran Khanh Toan" w:date="2022-08-04T14:12:00Z" w:id="12730">
              <w:tcPr>
                <w:tcW w:w="650" w:type="dxa"/>
              </w:tcPr>
            </w:tcPrChange>
          </w:tcPr>
          <w:p w:rsidRPr="00020A9F" w:rsidR="001E0BF7" w:rsidP="00E5021C" w:rsidRDefault="001E0BF7" w14:paraId="4CD1B6E4" w14:textId="77777777">
            <w:pPr>
              <w:pStyle w:val="ListParagraph"/>
              <w:ind w:left="0"/>
            </w:pPr>
            <w:r>
              <w:t>3</w:t>
            </w:r>
          </w:p>
        </w:tc>
        <w:tc>
          <w:tcPr>
            <w:tcW w:w="1345" w:type="dxa"/>
            <w:tcPrChange w:author="Tran Khanh Toan" w:date="2022-08-04T14:12:00Z" w:id="12731">
              <w:tcPr>
                <w:tcW w:w="1338" w:type="dxa"/>
              </w:tcPr>
            </w:tcPrChange>
          </w:tcPr>
          <w:p w:rsidRPr="00020A9F" w:rsidR="001E0BF7" w:rsidP="00E5021C" w:rsidRDefault="00B52111" w14:paraId="24621EB3" w14:textId="42C0A199">
            <w:pPr>
              <w:pStyle w:val="ListParagraph"/>
              <w:ind w:left="0"/>
            </w:pPr>
            <w:ins w:author="Tran Khanh Toan" w:date="2022-08-03T09:53:00Z" w:id="12732">
              <w:r>
                <w:t>Default Gateway WAN IPv4</w:t>
              </w:r>
            </w:ins>
            <w:del w:author="Tran Khanh Toan" w:date="2022-08-03T09:43:00Z" w:id="12733">
              <w:r w:rsidDel="00FA0420" w:rsidR="008C66C5">
                <w:delText>Default Gateway</w:delText>
              </w:r>
            </w:del>
          </w:p>
        </w:tc>
        <w:tc>
          <w:tcPr>
            <w:tcW w:w="2951" w:type="dxa"/>
            <w:tcPrChange w:author="Tran Khanh Toan" w:date="2022-08-04T14:12:00Z" w:id="12734">
              <w:tcPr>
                <w:tcW w:w="1198" w:type="dxa"/>
              </w:tcPr>
            </w:tcPrChange>
          </w:tcPr>
          <w:p w:rsidR="001E0BF7" w:rsidP="00E5021C" w:rsidRDefault="00B52111" w14:paraId="634072A5" w14:textId="3CDFD3AB">
            <w:pPr>
              <w:pStyle w:val="ListParagraph"/>
              <w:ind w:left="0"/>
            </w:pPr>
            <w:ins w:author="Tran Khanh Toan" w:date="2022-08-03T09:53:00Z" w:id="12735">
              <w:r>
                <w:t>Địa chỉ Default Gateway WAN IPv4</w:t>
              </w:r>
            </w:ins>
            <w:del w:author="Tran Khanh Toan" w:date="2022-08-03T09:43:00Z" w:id="12736">
              <w:r w:rsidDel="00FA0420" w:rsidR="008C66C5">
                <w:delText>Địa chỉ default gteway của WAN</w:delText>
              </w:r>
            </w:del>
          </w:p>
        </w:tc>
        <w:tc>
          <w:tcPr>
            <w:tcW w:w="1080" w:type="dxa"/>
            <w:tcPrChange w:author="Tran Khanh Toan" w:date="2022-08-04T14:12:00Z" w:id="12737">
              <w:tcPr>
                <w:tcW w:w="1339" w:type="dxa"/>
              </w:tcPr>
            </w:tcPrChange>
          </w:tcPr>
          <w:p w:rsidR="001E0BF7" w:rsidP="00E5021C" w:rsidRDefault="00B52111" w14:paraId="3A7B17EE" w14:textId="3920A935">
            <w:pPr>
              <w:pStyle w:val="ListParagraph"/>
              <w:ind w:left="0"/>
            </w:pPr>
            <w:ins w:author="Tran Khanh Toan" w:date="2022-08-03T09:54:00Z" w:id="12738">
              <w:r>
                <w:t>String</w:t>
              </w:r>
            </w:ins>
            <w:del w:author="Tran Khanh Toan" w:date="2022-08-03T09:43:00Z" w:id="12739">
              <w:r w:rsidDel="00FA0420" w:rsidR="008C66C5">
                <w:delText>String</w:delText>
              </w:r>
            </w:del>
          </w:p>
        </w:tc>
        <w:tc>
          <w:tcPr>
            <w:tcW w:w="1530" w:type="dxa"/>
            <w:tcPrChange w:author="Tran Khanh Toan" w:date="2022-08-04T14:12:00Z" w:id="12740">
              <w:tcPr>
                <w:tcW w:w="1122" w:type="dxa"/>
              </w:tcPr>
            </w:tcPrChange>
          </w:tcPr>
          <w:p w:rsidR="001E0BF7" w:rsidP="00E5021C" w:rsidRDefault="00B52111" w14:paraId="1F51E632" w14:textId="1DB7E205">
            <w:pPr>
              <w:pStyle w:val="ListParagraph"/>
              <w:ind w:left="0"/>
            </w:pPr>
            <w:ins w:author="Tran Khanh Toan" w:date="2022-08-03T09:54:00Z" w:id="12741">
              <w:r>
                <w:t>Chuỗi ký tự dạng IPv4</w:t>
              </w:r>
            </w:ins>
          </w:p>
        </w:tc>
        <w:tc>
          <w:tcPr>
            <w:tcW w:w="1490" w:type="dxa"/>
            <w:tcPrChange w:author="Tran Khanh Toan" w:date="2022-08-04T14:12:00Z" w:id="12742">
              <w:tcPr>
                <w:tcW w:w="3403" w:type="dxa"/>
              </w:tcPr>
            </w:tcPrChange>
          </w:tcPr>
          <w:p w:rsidR="001E0BF7" w:rsidP="00E5021C" w:rsidRDefault="00B52111" w14:paraId="23F8D2C0" w14:textId="4E56AA62">
            <w:pPr>
              <w:pStyle w:val="ListParagraph"/>
              <w:ind w:left="0"/>
            </w:pPr>
            <w:ins w:author="Tran Khanh Toan" w:date="2022-08-03T09:54:00Z" w:id="12743">
              <w:r>
                <w:t>defaultGatewayV4</w:t>
              </w:r>
            </w:ins>
            <w:del w:author="Tran Khanh Toan" w:date="2022-08-03T09:43:00Z" w:id="12744">
              <w:r w:rsidDel="00FA0420" w:rsidR="008C66C5">
                <w:delText>defaultGateway</w:delText>
              </w:r>
            </w:del>
          </w:p>
        </w:tc>
      </w:tr>
      <w:tr w:rsidR="00C24F1F" w:rsidTr="00C24F1F" w14:paraId="2151BB41" w14:textId="77777777">
        <w:trPr>
          <w:ins w:author="Tran Khanh Toan" w:date="2022-08-03T09:54:00Z" w:id="12745"/>
        </w:trPr>
        <w:tc>
          <w:tcPr>
            <w:tcW w:w="654" w:type="dxa"/>
            <w:tcPrChange w:author="Tran Khanh Toan" w:date="2022-08-04T14:12:00Z" w:id="12746">
              <w:tcPr>
                <w:tcW w:w="650" w:type="dxa"/>
              </w:tcPr>
            </w:tcPrChange>
          </w:tcPr>
          <w:p w:rsidR="00B52111" w:rsidP="00B52111" w:rsidRDefault="00B52111" w14:paraId="7C7BF8C6" w14:textId="17FD4CBE">
            <w:pPr>
              <w:pStyle w:val="ListParagraph"/>
              <w:ind w:left="0"/>
              <w:rPr>
                <w:ins w:author="Tran Khanh Toan" w:date="2022-08-03T09:54:00Z" w:id="12747"/>
              </w:rPr>
            </w:pPr>
            <w:ins w:author="Tran Khanh Toan" w:date="2022-08-03T09:54:00Z" w:id="12748">
              <w:r>
                <w:t>4</w:t>
              </w:r>
            </w:ins>
          </w:p>
        </w:tc>
        <w:tc>
          <w:tcPr>
            <w:tcW w:w="1345" w:type="dxa"/>
            <w:tcPrChange w:author="Tran Khanh Toan" w:date="2022-08-04T14:12:00Z" w:id="12749">
              <w:tcPr>
                <w:tcW w:w="1338" w:type="dxa"/>
              </w:tcPr>
            </w:tcPrChange>
          </w:tcPr>
          <w:p w:rsidR="00B52111" w:rsidP="00B52111" w:rsidRDefault="00B52111" w14:paraId="3B03B632" w14:textId="38F1937C">
            <w:pPr>
              <w:pStyle w:val="ListParagraph"/>
              <w:ind w:left="0"/>
              <w:rPr>
                <w:ins w:author="Tran Khanh Toan" w:date="2022-08-03T09:54:00Z" w:id="12750"/>
              </w:rPr>
            </w:pPr>
            <w:ins w:author="toantk" w:date="2022-08-03T09:55:00Z" w:id="12751">
              <w:r>
                <w:t>Status WAN IPv</w:t>
              </w:r>
            </w:ins>
            <w:ins w:author="Tran Khanh Toan" w:date="2022-08-03T09:55:00Z" w:id="12752">
              <w:r>
                <w:t>6</w:t>
              </w:r>
            </w:ins>
            <w:ins w:author="toantk" w:date="2022-08-03T09:55:00Z" w:id="12753">
              <w:del w:author="Tran Khanh Toan" w:date="2022-08-03T09:55:00Z" w:id="12754">
                <w:r w:rsidDel="00B52111">
                  <w:delText>4</w:delText>
                </w:r>
              </w:del>
            </w:ins>
          </w:p>
        </w:tc>
        <w:tc>
          <w:tcPr>
            <w:tcW w:w="2951" w:type="dxa"/>
            <w:tcPrChange w:author="Tran Khanh Toan" w:date="2022-08-04T14:12:00Z" w:id="12755">
              <w:tcPr>
                <w:tcW w:w="1198" w:type="dxa"/>
              </w:tcPr>
            </w:tcPrChange>
          </w:tcPr>
          <w:p w:rsidR="00B52111" w:rsidP="00B52111" w:rsidRDefault="00B52111" w14:paraId="18717628" w14:textId="1D485E12">
            <w:pPr>
              <w:pStyle w:val="ListParagraph"/>
              <w:ind w:left="0"/>
              <w:rPr>
                <w:ins w:author="Tran Khanh Toan" w:date="2022-08-03T09:54:00Z" w:id="12756"/>
              </w:rPr>
            </w:pPr>
            <w:ins w:author="toantk" w:date="2022-08-03T09:55:00Z" w:id="12757">
              <w:r>
                <w:t>Trạng thái hiện tại của WAN IPv</w:t>
              </w:r>
            </w:ins>
            <w:ins w:author="Tran Khanh Toan" w:date="2022-08-03T09:55:00Z" w:id="12758">
              <w:r>
                <w:t>6</w:t>
              </w:r>
            </w:ins>
            <w:ins w:author="toantk" w:date="2022-08-03T09:55:00Z" w:id="12759">
              <w:del w:author="Tran Khanh Toan" w:date="2022-08-03T09:55:00Z" w:id="12760">
                <w:r w:rsidDel="00B52111">
                  <w:delText>4</w:delText>
                </w:r>
              </w:del>
            </w:ins>
          </w:p>
        </w:tc>
        <w:tc>
          <w:tcPr>
            <w:tcW w:w="1080" w:type="dxa"/>
            <w:tcPrChange w:author="Tran Khanh Toan" w:date="2022-08-04T14:12:00Z" w:id="12761">
              <w:tcPr>
                <w:tcW w:w="1339" w:type="dxa"/>
              </w:tcPr>
            </w:tcPrChange>
          </w:tcPr>
          <w:p w:rsidR="00B52111" w:rsidP="00B52111" w:rsidRDefault="00B52111" w14:paraId="53CE95C7" w14:textId="786EDD96">
            <w:pPr>
              <w:pStyle w:val="ListParagraph"/>
              <w:ind w:left="0"/>
              <w:rPr>
                <w:ins w:author="Tran Khanh Toan" w:date="2022-08-03T09:54:00Z" w:id="12762"/>
              </w:rPr>
            </w:pPr>
            <w:ins w:author="toantk" w:date="2022-08-03T09:55:00Z" w:id="12763">
              <w:r>
                <w:t>String</w:t>
              </w:r>
            </w:ins>
          </w:p>
        </w:tc>
        <w:tc>
          <w:tcPr>
            <w:tcW w:w="1530" w:type="dxa"/>
            <w:tcPrChange w:author="Tran Khanh Toan" w:date="2022-08-04T14:12:00Z" w:id="12764">
              <w:tcPr>
                <w:tcW w:w="1122" w:type="dxa"/>
              </w:tcPr>
            </w:tcPrChange>
          </w:tcPr>
          <w:p w:rsidR="00B52111" w:rsidP="00B52111" w:rsidRDefault="00B52111" w14:paraId="3754C471" w14:textId="5037B6F5">
            <w:pPr>
              <w:pStyle w:val="ListParagraph"/>
              <w:ind w:left="0"/>
              <w:rPr>
                <w:ins w:author="Tran Khanh Toan" w:date="2022-08-03T09:54:00Z" w:id="12765"/>
              </w:rPr>
            </w:pPr>
            <w:ins w:author="toantk" w:date="2022-08-03T09:55:00Z" w:id="12766">
              <w:r>
                <w:t>Up/Down</w:t>
              </w:r>
            </w:ins>
          </w:p>
        </w:tc>
        <w:tc>
          <w:tcPr>
            <w:tcW w:w="1490" w:type="dxa"/>
            <w:tcPrChange w:author="Tran Khanh Toan" w:date="2022-08-04T14:12:00Z" w:id="12767">
              <w:tcPr>
                <w:tcW w:w="3403" w:type="dxa"/>
              </w:tcPr>
            </w:tcPrChange>
          </w:tcPr>
          <w:p w:rsidR="00B52111" w:rsidP="00B52111" w:rsidRDefault="00B52111" w14:paraId="4A00F206" w14:textId="7927B4DB">
            <w:pPr>
              <w:pStyle w:val="ListParagraph"/>
              <w:ind w:left="0"/>
              <w:rPr>
                <w:ins w:author="Tran Khanh Toan" w:date="2022-08-03T09:54:00Z" w:id="12768"/>
              </w:rPr>
            </w:pPr>
            <w:ins w:author="toantk" w:date="2022-08-03T09:55:00Z" w:id="12769">
              <w:r>
                <w:t>statusV</w:t>
              </w:r>
            </w:ins>
            <w:ins w:author="Tran Khanh Toan" w:date="2022-08-03T09:56:00Z" w:id="12770">
              <w:r>
                <w:t>6</w:t>
              </w:r>
            </w:ins>
            <w:ins w:author="toantk" w:date="2022-08-03T09:55:00Z" w:id="12771">
              <w:del w:author="Tran Khanh Toan" w:date="2022-08-03T09:56:00Z" w:id="12772">
                <w:r w:rsidDel="00B52111">
                  <w:delText>4</w:delText>
                </w:r>
              </w:del>
            </w:ins>
          </w:p>
        </w:tc>
      </w:tr>
      <w:tr w:rsidR="00C24F1F" w:rsidTr="00C24F1F" w14:paraId="755807D2" w14:textId="77777777">
        <w:trPr>
          <w:ins w:author="Tran Khanh Toan" w:date="2022-08-03T09:54:00Z" w:id="12773"/>
        </w:trPr>
        <w:tc>
          <w:tcPr>
            <w:tcW w:w="654" w:type="dxa"/>
            <w:tcPrChange w:author="Tran Khanh Toan" w:date="2022-08-04T14:12:00Z" w:id="12774">
              <w:tcPr>
                <w:tcW w:w="650" w:type="dxa"/>
              </w:tcPr>
            </w:tcPrChange>
          </w:tcPr>
          <w:p w:rsidR="00B52111" w:rsidP="00B52111" w:rsidRDefault="00B52111" w14:paraId="1355C177" w14:textId="13CC67DD">
            <w:pPr>
              <w:pStyle w:val="ListParagraph"/>
              <w:ind w:left="0"/>
              <w:rPr>
                <w:ins w:author="Tran Khanh Toan" w:date="2022-08-03T09:54:00Z" w:id="12775"/>
              </w:rPr>
            </w:pPr>
            <w:ins w:author="Tran Khanh Toan" w:date="2022-08-03T09:55:00Z" w:id="12776">
              <w:r>
                <w:t>5</w:t>
              </w:r>
            </w:ins>
          </w:p>
        </w:tc>
        <w:tc>
          <w:tcPr>
            <w:tcW w:w="1345" w:type="dxa"/>
            <w:tcPrChange w:author="Tran Khanh Toan" w:date="2022-08-04T14:12:00Z" w:id="12777">
              <w:tcPr>
                <w:tcW w:w="1338" w:type="dxa"/>
              </w:tcPr>
            </w:tcPrChange>
          </w:tcPr>
          <w:p w:rsidR="00B52111" w:rsidP="00B52111" w:rsidRDefault="00B52111" w14:paraId="5BEBA21C" w14:textId="510FE416">
            <w:pPr>
              <w:pStyle w:val="ListParagraph"/>
              <w:ind w:left="0"/>
              <w:rPr>
                <w:ins w:author="Tran Khanh Toan" w:date="2022-08-03T09:54:00Z" w:id="12778"/>
              </w:rPr>
            </w:pPr>
            <w:ins w:author="toantk" w:date="2022-08-03T09:55:00Z" w:id="12779">
              <w:r>
                <w:t>IP WAN IPv</w:t>
              </w:r>
            </w:ins>
            <w:ins w:author="Tran Khanh Toan" w:date="2022-08-03T09:55:00Z" w:id="12780">
              <w:r>
                <w:t>6</w:t>
              </w:r>
            </w:ins>
            <w:ins w:author="toantk" w:date="2022-08-03T09:55:00Z" w:id="12781">
              <w:del w:author="Tran Khanh Toan" w:date="2022-08-03T09:55:00Z" w:id="12782">
                <w:r w:rsidDel="00B52111">
                  <w:delText>4</w:delText>
                </w:r>
              </w:del>
            </w:ins>
          </w:p>
        </w:tc>
        <w:tc>
          <w:tcPr>
            <w:tcW w:w="2951" w:type="dxa"/>
            <w:tcPrChange w:author="Tran Khanh Toan" w:date="2022-08-04T14:12:00Z" w:id="12783">
              <w:tcPr>
                <w:tcW w:w="1198" w:type="dxa"/>
              </w:tcPr>
            </w:tcPrChange>
          </w:tcPr>
          <w:p w:rsidR="00B52111" w:rsidP="00B52111" w:rsidRDefault="00B52111" w14:paraId="79B6E8A1" w14:textId="4F3BB4DE">
            <w:pPr>
              <w:pStyle w:val="ListParagraph"/>
              <w:ind w:left="0"/>
              <w:rPr>
                <w:ins w:author="Tran Khanh Toan" w:date="2022-08-03T09:54:00Z" w:id="12784"/>
              </w:rPr>
            </w:pPr>
            <w:ins w:author="toantk" w:date="2022-08-03T09:55:00Z" w:id="12785">
              <w:r>
                <w:t>Địa chỉ IP WAN IPv</w:t>
              </w:r>
            </w:ins>
            <w:ins w:author="Tran Khanh Toan" w:date="2022-08-03T09:55:00Z" w:id="12786">
              <w:r>
                <w:t>6</w:t>
              </w:r>
            </w:ins>
            <w:ins w:author="toantk" w:date="2022-08-03T09:55:00Z" w:id="12787">
              <w:del w:author="Tran Khanh Toan" w:date="2022-08-03T09:55:00Z" w:id="12788">
                <w:r w:rsidDel="00B52111">
                  <w:delText>4</w:delText>
                </w:r>
              </w:del>
            </w:ins>
          </w:p>
        </w:tc>
        <w:tc>
          <w:tcPr>
            <w:tcW w:w="1080" w:type="dxa"/>
            <w:tcPrChange w:author="Tran Khanh Toan" w:date="2022-08-04T14:12:00Z" w:id="12789">
              <w:tcPr>
                <w:tcW w:w="1339" w:type="dxa"/>
              </w:tcPr>
            </w:tcPrChange>
          </w:tcPr>
          <w:p w:rsidR="00B52111" w:rsidP="00B52111" w:rsidRDefault="00B52111" w14:paraId="79076E3B" w14:textId="605E6D47">
            <w:pPr>
              <w:pStyle w:val="ListParagraph"/>
              <w:ind w:left="0"/>
              <w:rPr>
                <w:ins w:author="Tran Khanh Toan" w:date="2022-08-03T09:54:00Z" w:id="12790"/>
              </w:rPr>
            </w:pPr>
            <w:ins w:author="toantk" w:date="2022-08-03T09:55:00Z" w:id="12791">
              <w:r>
                <w:t>String</w:t>
              </w:r>
            </w:ins>
          </w:p>
        </w:tc>
        <w:tc>
          <w:tcPr>
            <w:tcW w:w="1530" w:type="dxa"/>
            <w:tcPrChange w:author="Tran Khanh Toan" w:date="2022-08-04T14:12:00Z" w:id="12792">
              <w:tcPr>
                <w:tcW w:w="1122" w:type="dxa"/>
              </w:tcPr>
            </w:tcPrChange>
          </w:tcPr>
          <w:p w:rsidR="00B52111" w:rsidP="00B52111" w:rsidRDefault="00B52111" w14:paraId="2D1CD67B" w14:textId="2193143D">
            <w:pPr>
              <w:pStyle w:val="ListParagraph"/>
              <w:ind w:left="0"/>
              <w:rPr>
                <w:ins w:author="Tran Khanh Toan" w:date="2022-08-03T09:54:00Z" w:id="12793"/>
              </w:rPr>
            </w:pPr>
            <w:ins w:author="toantk" w:date="2022-08-03T09:55:00Z" w:id="12794">
              <w:r>
                <w:t>Chuỗi ký tự dạng IPv4</w:t>
              </w:r>
            </w:ins>
          </w:p>
        </w:tc>
        <w:tc>
          <w:tcPr>
            <w:tcW w:w="1490" w:type="dxa"/>
            <w:tcPrChange w:author="Tran Khanh Toan" w:date="2022-08-04T14:12:00Z" w:id="12795">
              <w:tcPr>
                <w:tcW w:w="3403" w:type="dxa"/>
              </w:tcPr>
            </w:tcPrChange>
          </w:tcPr>
          <w:p w:rsidR="00B52111" w:rsidP="00B52111" w:rsidRDefault="00B52111" w14:paraId="465CE8B3" w14:textId="1AC9DD8E">
            <w:pPr>
              <w:pStyle w:val="ListParagraph"/>
              <w:ind w:left="0"/>
              <w:rPr>
                <w:ins w:author="Tran Khanh Toan" w:date="2022-08-03T09:54:00Z" w:id="12796"/>
              </w:rPr>
            </w:pPr>
            <w:ins w:author="toantk" w:date="2022-08-03T09:55:00Z" w:id="12797">
              <w:r>
                <w:t>ipAddrV</w:t>
              </w:r>
            </w:ins>
            <w:ins w:author="Tran Khanh Toan" w:date="2022-08-03T09:56:00Z" w:id="12798">
              <w:r>
                <w:t>6</w:t>
              </w:r>
            </w:ins>
            <w:ins w:author="toantk" w:date="2022-08-03T09:55:00Z" w:id="12799">
              <w:del w:author="Tran Khanh Toan" w:date="2022-08-03T09:56:00Z" w:id="12800">
                <w:r w:rsidDel="00B52111">
                  <w:delText>4</w:delText>
                </w:r>
              </w:del>
            </w:ins>
          </w:p>
        </w:tc>
      </w:tr>
      <w:tr w:rsidR="00C24F1F" w:rsidTr="00C24F1F" w14:paraId="3CABB7B0" w14:textId="77777777">
        <w:trPr>
          <w:ins w:author="Tran Khanh Toan" w:date="2022-08-03T09:54:00Z" w:id="12801"/>
        </w:trPr>
        <w:tc>
          <w:tcPr>
            <w:tcW w:w="654" w:type="dxa"/>
            <w:tcPrChange w:author="Tran Khanh Toan" w:date="2022-08-04T14:12:00Z" w:id="12802">
              <w:tcPr>
                <w:tcW w:w="650" w:type="dxa"/>
              </w:tcPr>
            </w:tcPrChange>
          </w:tcPr>
          <w:p w:rsidR="00B52111" w:rsidP="00B52111" w:rsidRDefault="00B52111" w14:paraId="54EE2791" w14:textId="7380F3E0">
            <w:pPr>
              <w:pStyle w:val="ListParagraph"/>
              <w:ind w:left="0"/>
              <w:rPr>
                <w:ins w:author="Tran Khanh Toan" w:date="2022-08-03T09:54:00Z" w:id="12803"/>
              </w:rPr>
            </w:pPr>
            <w:ins w:author="Tran Khanh Toan" w:date="2022-08-03T09:55:00Z" w:id="12804">
              <w:r>
                <w:t>6</w:t>
              </w:r>
            </w:ins>
          </w:p>
        </w:tc>
        <w:tc>
          <w:tcPr>
            <w:tcW w:w="1345" w:type="dxa"/>
            <w:tcPrChange w:author="Tran Khanh Toan" w:date="2022-08-04T14:12:00Z" w:id="12805">
              <w:tcPr>
                <w:tcW w:w="1338" w:type="dxa"/>
              </w:tcPr>
            </w:tcPrChange>
          </w:tcPr>
          <w:p w:rsidR="00B52111" w:rsidP="00B52111" w:rsidRDefault="00B52111" w14:paraId="4F70C56F" w14:textId="06E460F4">
            <w:pPr>
              <w:pStyle w:val="ListParagraph"/>
              <w:ind w:left="0"/>
              <w:rPr>
                <w:ins w:author="Tran Khanh Toan" w:date="2022-08-03T09:54:00Z" w:id="12806"/>
              </w:rPr>
            </w:pPr>
            <w:ins w:author="toantk" w:date="2022-08-03T09:55:00Z" w:id="12807">
              <w:r>
                <w:t>Default Gateway WAN IPv</w:t>
              </w:r>
            </w:ins>
            <w:ins w:author="Tran Khanh Toan" w:date="2022-08-03T09:55:00Z" w:id="12808">
              <w:r>
                <w:t>6</w:t>
              </w:r>
            </w:ins>
            <w:ins w:author="toantk" w:date="2022-08-03T09:55:00Z" w:id="12809">
              <w:del w:author="Tran Khanh Toan" w:date="2022-08-03T09:55:00Z" w:id="12810">
                <w:r w:rsidDel="00B52111">
                  <w:delText>4</w:delText>
                </w:r>
              </w:del>
            </w:ins>
          </w:p>
        </w:tc>
        <w:tc>
          <w:tcPr>
            <w:tcW w:w="2951" w:type="dxa"/>
            <w:tcPrChange w:author="Tran Khanh Toan" w:date="2022-08-04T14:12:00Z" w:id="12811">
              <w:tcPr>
                <w:tcW w:w="1198" w:type="dxa"/>
              </w:tcPr>
            </w:tcPrChange>
          </w:tcPr>
          <w:p w:rsidR="00B52111" w:rsidP="00B52111" w:rsidRDefault="00B52111" w14:paraId="34531269" w14:textId="63093270">
            <w:pPr>
              <w:pStyle w:val="ListParagraph"/>
              <w:ind w:left="0"/>
              <w:rPr>
                <w:ins w:author="Tran Khanh Toan" w:date="2022-08-03T09:54:00Z" w:id="12812"/>
              </w:rPr>
            </w:pPr>
            <w:ins w:author="toantk" w:date="2022-08-03T09:55:00Z" w:id="12813">
              <w:r>
                <w:t>Địa chỉ Default Gateway WAN IPv</w:t>
              </w:r>
            </w:ins>
            <w:ins w:author="Tran Khanh Toan" w:date="2022-08-03T09:55:00Z" w:id="12814">
              <w:r>
                <w:t>6</w:t>
              </w:r>
            </w:ins>
            <w:ins w:author="Tran Khanh Toan" w:date="2022-08-04T14:12:00Z" w:id="12815">
              <w:r w:rsidR="00C24F1F">
                <w:t>. Trường hợp trạng thái là Down sẽ không có thông tin ipAddrV6 và defaultGatewayV6</w:t>
              </w:r>
            </w:ins>
            <w:ins w:author="toantk" w:date="2022-08-03T09:55:00Z" w:id="12816">
              <w:del w:author="Tran Khanh Toan" w:date="2022-08-03T09:55:00Z" w:id="12817">
                <w:r w:rsidDel="00B52111">
                  <w:delText>4</w:delText>
                </w:r>
              </w:del>
            </w:ins>
          </w:p>
        </w:tc>
        <w:tc>
          <w:tcPr>
            <w:tcW w:w="1080" w:type="dxa"/>
            <w:tcPrChange w:author="Tran Khanh Toan" w:date="2022-08-04T14:12:00Z" w:id="12818">
              <w:tcPr>
                <w:tcW w:w="1339" w:type="dxa"/>
              </w:tcPr>
            </w:tcPrChange>
          </w:tcPr>
          <w:p w:rsidR="00B52111" w:rsidP="00B52111" w:rsidRDefault="00B52111" w14:paraId="71F60CE0" w14:textId="6D25D91F">
            <w:pPr>
              <w:pStyle w:val="ListParagraph"/>
              <w:ind w:left="0"/>
              <w:rPr>
                <w:ins w:author="Tran Khanh Toan" w:date="2022-08-03T09:54:00Z" w:id="12819"/>
              </w:rPr>
            </w:pPr>
            <w:ins w:author="toantk" w:date="2022-08-03T09:55:00Z" w:id="12820">
              <w:r>
                <w:t>String</w:t>
              </w:r>
            </w:ins>
          </w:p>
        </w:tc>
        <w:tc>
          <w:tcPr>
            <w:tcW w:w="1530" w:type="dxa"/>
            <w:tcPrChange w:author="Tran Khanh Toan" w:date="2022-08-04T14:12:00Z" w:id="12821">
              <w:tcPr>
                <w:tcW w:w="1122" w:type="dxa"/>
              </w:tcPr>
            </w:tcPrChange>
          </w:tcPr>
          <w:p w:rsidR="00B52111" w:rsidP="00B52111" w:rsidRDefault="00B52111" w14:paraId="0758D933" w14:textId="6007693B">
            <w:pPr>
              <w:pStyle w:val="ListParagraph"/>
              <w:ind w:left="0"/>
              <w:rPr>
                <w:ins w:author="Tran Khanh Toan" w:date="2022-08-03T09:54:00Z" w:id="12822"/>
              </w:rPr>
            </w:pPr>
            <w:ins w:author="toantk" w:date="2022-08-03T09:55:00Z" w:id="12823">
              <w:r>
                <w:t>Chuỗi ký tự dạng IPv4</w:t>
              </w:r>
            </w:ins>
          </w:p>
        </w:tc>
        <w:tc>
          <w:tcPr>
            <w:tcW w:w="1490" w:type="dxa"/>
            <w:tcPrChange w:author="Tran Khanh Toan" w:date="2022-08-04T14:12:00Z" w:id="12824">
              <w:tcPr>
                <w:tcW w:w="3403" w:type="dxa"/>
              </w:tcPr>
            </w:tcPrChange>
          </w:tcPr>
          <w:p w:rsidR="00B52111" w:rsidP="00B52111" w:rsidRDefault="00B52111" w14:paraId="76913BB0" w14:textId="233AF69C">
            <w:pPr>
              <w:pStyle w:val="ListParagraph"/>
              <w:ind w:left="0"/>
              <w:rPr>
                <w:ins w:author="Tran Khanh Toan" w:date="2022-08-03T09:54:00Z" w:id="12825"/>
              </w:rPr>
            </w:pPr>
            <w:ins w:author="toantk" w:date="2022-08-03T09:55:00Z" w:id="12826">
              <w:r>
                <w:t>defaultGatewayV</w:t>
              </w:r>
            </w:ins>
            <w:ins w:author="Tran Khanh Toan" w:date="2022-08-03T09:56:00Z" w:id="12827">
              <w:r>
                <w:t>6</w:t>
              </w:r>
            </w:ins>
            <w:ins w:author="toantk" w:date="2022-08-03T09:55:00Z" w:id="12828">
              <w:del w:author="Tran Khanh Toan" w:date="2022-08-03T09:56:00Z" w:id="12829">
                <w:r w:rsidDel="00B52111">
                  <w:delText>4</w:delText>
                </w:r>
              </w:del>
            </w:ins>
          </w:p>
        </w:tc>
      </w:tr>
    </w:tbl>
    <w:p w:rsidR="00A4784B" w:rsidP="0043581E" w:rsidRDefault="00A4784B" w14:paraId="347DDAE3" w14:textId="19C5E6EF"/>
    <w:p w:rsidRPr="00542D27" w:rsidR="007131F0" w:rsidDel="000409DA" w:rsidRDefault="007131F0" w14:paraId="16AA532E" w14:textId="0A5FDDBB">
      <w:pPr>
        <w:pStyle w:val="Heading2"/>
        <w:rPr>
          <w:del w:author="toantk" w:date="2022-07-28T14:06:00Z" w:id="12830"/>
          <w:b w:val="0"/>
          <w:rPrChange w:author="toantk" w:date="2022-07-27T14:08:00Z" w:id="12831">
            <w:rPr>
              <w:del w:author="toantk" w:date="2022-07-28T14:06:00Z" w:id="12832"/>
              <w:highlight w:val="green"/>
            </w:rPr>
          </w:rPrChange>
        </w:rPr>
      </w:pPr>
      <w:bookmarkStart w:name="_Toc111218036" w:id="12833"/>
      <w:del w:author="toantk" w:date="2022-07-28T14:06:00Z" w:id="380802679">
        <w:r w:rsidRPr="2ADD6C4A" w:rsidDel="41CF08AE">
          <w:rPr>
            <w:b w:val="0"/>
            <w:bCs w:val="0"/>
            <w:rPrChange w:author="toantk" w:date="2022-07-27T14:08:00Z" w:id="126023885">
              <w:rPr>
                <w:b w:val="0"/>
                <w:bCs w:val="0"/>
                <w:highlight w:val="green"/>
              </w:rPr>
            </w:rPrChange>
          </w:rPr>
          <w:delText>Tính năng xem thông tin thiết bị khách qua OneLinkMobile App</w:delText>
        </w:r>
      </w:del>
      <w:bookmarkEnd w:id="12833"/>
    </w:p>
    <w:tbl>
      <w:tblPr>
        <w:tblStyle w:val="TableGrid"/>
        <w:tblW w:w="0" w:type="auto"/>
        <w:tblLook w:val="04A0" w:firstRow="1" w:lastRow="0" w:firstColumn="1" w:lastColumn="0" w:noHBand="0" w:noVBand="1"/>
      </w:tblPr>
      <w:tblGrid>
        <w:gridCol w:w="1885"/>
        <w:gridCol w:w="7340"/>
      </w:tblGrid>
      <w:tr w:rsidR="007131F0" w:rsidDel="000409DA" w:rsidTr="00E5021C" w14:paraId="52DCB321" w14:textId="487D4A53">
        <w:trPr>
          <w:del w:author="toantk" w:date="2022-07-28T14:06:00Z" w:id="12836"/>
        </w:trPr>
        <w:tc>
          <w:tcPr>
            <w:tcW w:w="1885" w:type="dxa"/>
          </w:tcPr>
          <w:p w:rsidR="007131F0" w:rsidDel="000409DA" w:rsidP="00E5021C" w:rsidRDefault="007131F0" w14:paraId="1F45C914" w14:textId="69A35D48">
            <w:pPr>
              <w:rPr>
                <w:del w:author="toantk" w:date="2022-07-28T14:06:00Z" w:id="12837"/>
              </w:rPr>
            </w:pPr>
            <w:del w:author="toantk" w:date="2022-07-28T14:06:00Z" w:id="12838">
              <w:r w:rsidDel="000409DA">
                <w:delText>ID</w:delText>
              </w:r>
            </w:del>
          </w:p>
        </w:tc>
        <w:tc>
          <w:tcPr>
            <w:tcW w:w="7340" w:type="dxa"/>
          </w:tcPr>
          <w:p w:rsidR="007131F0" w:rsidDel="000409DA" w:rsidP="00E5021C" w:rsidRDefault="007131F0" w14:paraId="533FD50A" w14:textId="5CB5E0C8">
            <w:pPr>
              <w:rPr>
                <w:del w:author="toantk" w:date="2022-07-28T14:06:00Z" w:id="12839"/>
              </w:rPr>
            </w:pPr>
            <w:del w:author="toantk" w:date="2022-07-28T14:06:00Z" w:id="12840">
              <w:r w:rsidDel="000409DA">
                <w:delText>CN-1</w:delText>
              </w:r>
            </w:del>
            <w:ins w:author="Tran Khanh Toan" w:date="2022-07-01T15:18:00Z" w:id="12841">
              <w:del w:author="toantk" w:date="2022-07-27T17:31:00Z" w:id="12842">
                <w:r w:rsidDel="00861799" w:rsidR="0021332D">
                  <w:delText>8</w:delText>
                </w:r>
              </w:del>
            </w:ins>
            <w:del w:author="toantk" w:date="2022-07-28T14:06:00Z" w:id="12843">
              <w:r w:rsidDel="000409DA" w:rsidR="00394013">
                <w:delText>7</w:delText>
              </w:r>
            </w:del>
          </w:p>
        </w:tc>
      </w:tr>
      <w:tr w:rsidR="007131F0" w:rsidDel="000409DA" w:rsidTr="00E5021C" w14:paraId="00AFB42C" w14:textId="4CD5D7C4">
        <w:trPr>
          <w:del w:author="toantk" w:date="2022-07-28T14:06:00Z" w:id="12844"/>
        </w:trPr>
        <w:tc>
          <w:tcPr>
            <w:tcW w:w="1885" w:type="dxa"/>
          </w:tcPr>
          <w:p w:rsidR="007131F0" w:rsidDel="000409DA" w:rsidP="00E5021C" w:rsidRDefault="007131F0" w14:paraId="77D0D24D" w14:textId="09991AB0">
            <w:pPr>
              <w:rPr>
                <w:del w:author="toantk" w:date="2022-07-28T14:06:00Z" w:id="12845"/>
              </w:rPr>
            </w:pPr>
            <w:del w:author="toantk" w:date="2022-07-28T14:06:00Z" w:id="12846">
              <w:r w:rsidDel="000409DA">
                <w:delText>Name</w:delText>
              </w:r>
            </w:del>
          </w:p>
        </w:tc>
        <w:tc>
          <w:tcPr>
            <w:tcW w:w="7340" w:type="dxa"/>
          </w:tcPr>
          <w:p w:rsidR="007131F0" w:rsidDel="000409DA" w:rsidP="00E5021C" w:rsidRDefault="007131F0" w14:paraId="2120C198" w14:textId="6AB214D3">
            <w:pPr>
              <w:rPr>
                <w:del w:author="toantk" w:date="2022-07-28T14:06:00Z" w:id="12847"/>
              </w:rPr>
            </w:pPr>
            <w:del w:author="toantk" w:date="2022-07-28T14:06:00Z" w:id="12848">
              <w:r w:rsidDel="000409DA">
                <w:delText>Tính năng xem thông tin thiết bị khách qua OneLink</w:delText>
              </w:r>
            </w:del>
            <w:ins w:author="Tran Khanh Toan" w:date="2022-07-01T15:41:00Z" w:id="12849">
              <w:del w:author="toantk" w:date="2022-07-28T14:06:00Z" w:id="12850">
                <w:r w:rsidDel="000409DA" w:rsidR="007A6979">
                  <w:delText>Mobile App</w:delText>
                </w:r>
              </w:del>
            </w:ins>
          </w:p>
        </w:tc>
      </w:tr>
      <w:tr w:rsidR="007131F0" w:rsidDel="000409DA" w:rsidTr="00E5021C" w14:paraId="4D1B5ABE" w14:textId="05657515">
        <w:trPr>
          <w:del w:author="toantk" w:date="2022-07-28T14:06:00Z" w:id="12851"/>
        </w:trPr>
        <w:tc>
          <w:tcPr>
            <w:tcW w:w="1885" w:type="dxa"/>
          </w:tcPr>
          <w:p w:rsidR="007131F0" w:rsidDel="000409DA" w:rsidP="00E5021C" w:rsidRDefault="007131F0" w14:paraId="6F9FA831" w14:textId="42C3505F">
            <w:pPr>
              <w:rPr>
                <w:del w:author="toantk" w:date="2022-07-28T14:06:00Z" w:id="12852"/>
              </w:rPr>
            </w:pPr>
            <w:del w:author="toantk" w:date="2022-07-28T14:06:00Z" w:id="12853">
              <w:r w:rsidDel="000409DA">
                <w:delText>Description</w:delText>
              </w:r>
            </w:del>
          </w:p>
        </w:tc>
        <w:tc>
          <w:tcPr>
            <w:tcW w:w="7340" w:type="dxa"/>
          </w:tcPr>
          <w:p w:rsidR="007131F0" w:rsidDel="000409DA" w:rsidP="00E5021C" w:rsidRDefault="007131F0" w14:paraId="5B044015" w14:textId="43ED65C1">
            <w:pPr>
              <w:rPr>
                <w:del w:author="toantk" w:date="2022-07-28T14:06:00Z" w:id="12854"/>
              </w:rPr>
            </w:pPr>
            <w:del w:author="toantk" w:date="2022-07-28T14:06:00Z" w:id="12855">
              <w:r w:rsidDel="000409DA">
                <w:delText>Người quản trị có thể xem các thông tin của thiết bị khác</w:delText>
              </w:r>
              <w:r w:rsidDel="000409DA" w:rsidR="00A623AE">
                <w:delText>h</w:delText>
              </w:r>
              <w:r w:rsidDel="000409DA">
                <w:delText xml:space="preserve"> đang kết nối đến ONT qua OneLink</w:delText>
              </w:r>
            </w:del>
            <w:ins w:author="Tran Khanh Toan" w:date="2022-07-01T15:41:00Z" w:id="12856">
              <w:del w:author="toantk" w:date="2022-07-28T14:06:00Z" w:id="12857">
                <w:r w:rsidDel="000409DA" w:rsidR="007A6979">
                  <w:delText>Mobile App</w:delText>
                </w:r>
              </w:del>
            </w:ins>
          </w:p>
        </w:tc>
      </w:tr>
      <w:tr w:rsidR="007131F0" w:rsidDel="000409DA" w:rsidTr="00E5021C" w14:paraId="41B542C0" w14:textId="6DD18FAC">
        <w:trPr>
          <w:del w:author="toantk" w:date="2022-07-28T14:06:00Z" w:id="12858"/>
        </w:trPr>
        <w:tc>
          <w:tcPr>
            <w:tcW w:w="1885" w:type="dxa"/>
          </w:tcPr>
          <w:p w:rsidR="007131F0" w:rsidDel="000409DA" w:rsidP="00E5021C" w:rsidRDefault="007131F0" w14:paraId="2D750131" w14:textId="3A7CBF30">
            <w:pPr>
              <w:rPr>
                <w:del w:author="toantk" w:date="2022-07-28T14:06:00Z" w:id="12859"/>
              </w:rPr>
            </w:pPr>
            <w:del w:author="toantk" w:date="2022-07-28T14:06:00Z" w:id="12860">
              <w:r w:rsidDel="000409DA">
                <w:delText>Actor</w:delText>
              </w:r>
            </w:del>
          </w:p>
        </w:tc>
        <w:tc>
          <w:tcPr>
            <w:tcW w:w="7340" w:type="dxa"/>
          </w:tcPr>
          <w:p w:rsidR="007131F0" w:rsidDel="000409DA" w:rsidP="00E5021C" w:rsidRDefault="007131F0" w14:paraId="7CBB8A4A" w14:textId="5EBF594C">
            <w:pPr>
              <w:rPr>
                <w:del w:author="toantk" w:date="2022-07-28T14:06:00Z" w:id="12861"/>
              </w:rPr>
            </w:pPr>
            <w:del w:author="toantk" w:date="2022-07-28T14:06:00Z" w:id="12862">
              <w:r w:rsidDel="000409DA">
                <w:delText>Admin</w:delText>
              </w:r>
            </w:del>
          </w:p>
        </w:tc>
      </w:tr>
      <w:tr w:rsidR="007131F0" w:rsidDel="000409DA" w:rsidTr="00E5021C" w14:paraId="71E6F32F" w14:textId="22A7D722">
        <w:trPr>
          <w:del w:author="toantk" w:date="2022-07-28T14:06:00Z" w:id="12863"/>
        </w:trPr>
        <w:tc>
          <w:tcPr>
            <w:tcW w:w="1885" w:type="dxa"/>
          </w:tcPr>
          <w:p w:rsidR="007131F0" w:rsidDel="000409DA" w:rsidP="00E5021C" w:rsidRDefault="007131F0" w14:paraId="61CEA1FB" w14:textId="1B81BC3D">
            <w:pPr>
              <w:rPr>
                <w:del w:author="toantk" w:date="2022-07-28T14:06:00Z" w:id="12864"/>
              </w:rPr>
            </w:pPr>
            <w:del w:author="toantk" w:date="2022-07-28T14:06:00Z" w:id="12865">
              <w:r w:rsidDel="000409DA">
                <w:delText>Pre-condition</w:delText>
              </w:r>
            </w:del>
          </w:p>
        </w:tc>
        <w:tc>
          <w:tcPr>
            <w:tcW w:w="7340" w:type="dxa"/>
          </w:tcPr>
          <w:p w:rsidR="007131F0" w:rsidDel="000409DA" w:rsidP="00E5021C" w:rsidRDefault="007131F0" w14:paraId="4F28F90B" w14:textId="399BA222">
            <w:pPr>
              <w:rPr>
                <w:del w:author="toantk" w:date="2022-07-28T14:06:00Z" w:id="12866"/>
              </w:rPr>
            </w:pPr>
            <w:del w:author="toantk" w:date="2022-07-28T14:06:00Z" w:id="12867">
              <w:r w:rsidDel="000409DA">
                <w:delText>Thiết bị hoạt động bình thường, OneLink</w:delText>
              </w:r>
            </w:del>
            <w:ins w:author="Tran Khanh Toan" w:date="2022-07-01T15:41:00Z" w:id="12868">
              <w:del w:author="toantk" w:date="2022-07-28T14:06:00Z" w:id="12869">
                <w:r w:rsidDel="000409DA" w:rsidR="007A6979">
                  <w:delText>Mobile App</w:delText>
                </w:r>
              </w:del>
            </w:ins>
            <w:del w:author="toantk" w:date="2022-07-28T14:06:00Z" w:id="12870">
              <w:r w:rsidDel="000409DA">
                <w:delText xml:space="preserve"> đã đăng nhập thành công vào thiết bị và được cấp phiên truy nhập</w:delText>
              </w:r>
            </w:del>
          </w:p>
        </w:tc>
      </w:tr>
      <w:tr w:rsidR="007131F0" w:rsidDel="000409DA" w:rsidTr="00E5021C" w14:paraId="0ACA4F53" w14:textId="37685F95">
        <w:trPr>
          <w:del w:author="toantk" w:date="2022-07-28T14:06:00Z" w:id="12871"/>
        </w:trPr>
        <w:tc>
          <w:tcPr>
            <w:tcW w:w="1885" w:type="dxa"/>
          </w:tcPr>
          <w:p w:rsidR="007131F0" w:rsidDel="000409DA" w:rsidP="00E5021C" w:rsidRDefault="007131F0" w14:paraId="440C4A42" w14:textId="1BF4F298">
            <w:pPr>
              <w:rPr>
                <w:del w:author="toantk" w:date="2022-07-28T14:06:00Z" w:id="12872"/>
              </w:rPr>
            </w:pPr>
            <w:del w:author="toantk" w:date="2022-07-28T14:06:00Z" w:id="12873">
              <w:r w:rsidDel="000409DA">
                <w:delText>Post-condition</w:delText>
              </w:r>
            </w:del>
          </w:p>
        </w:tc>
        <w:tc>
          <w:tcPr>
            <w:tcW w:w="7340" w:type="dxa"/>
          </w:tcPr>
          <w:p w:rsidR="007131F0" w:rsidDel="000409DA" w:rsidP="00E5021C" w:rsidRDefault="007131F0" w14:paraId="2689AD4E" w14:textId="314822B6">
            <w:pPr>
              <w:rPr>
                <w:del w:author="toantk" w:date="2022-07-28T14:06:00Z" w:id="12874"/>
              </w:rPr>
            </w:pPr>
            <w:del w:author="toantk" w:date="2022-07-28T14:06:00Z" w:id="12875">
              <w:r w:rsidDel="000409DA">
                <w:delText>Thiết bị phản hồi đầy đủ thông tin cho OneLink</w:delText>
              </w:r>
            </w:del>
            <w:ins w:author="Tran Khanh Toan" w:date="2022-07-01T15:41:00Z" w:id="12876">
              <w:del w:author="toantk" w:date="2022-07-28T14:06:00Z" w:id="12877">
                <w:r w:rsidDel="000409DA" w:rsidR="007A6979">
                  <w:delText>Mobile App</w:delText>
                </w:r>
              </w:del>
            </w:ins>
            <w:del w:author="toantk" w:date="2022-07-28T14:06:00Z" w:id="12878">
              <w:r w:rsidDel="000409DA">
                <w:delText xml:space="preserve"> </w:delText>
              </w:r>
            </w:del>
          </w:p>
        </w:tc>
      </w:tr>
    </w:tbl>
    <w:p w:rsidR="007131F0" w:rsidDel="000409DA" w:rsidP="007131F0" w:rsidRDefault="007131F0" w14:paraId="0E51C94B" w14:textId="3A27AB33">
      <w:pPr>
        <w:rPr>
          <w:del w:author="toantk" w:date="2022-07-28T14:06:00Z" w:id="12879"/>
        </w:rPr>
      </w:pPr>
    </w:p>
    <w:p w:rsidR="007131F0" w:rsidDel="000409DA" w:rsidP="007131F0" w:rsidRDefault="007131F0" w14:paraId="72A4072D" w14:textId="2BD17CDE">
      <w:pPr>
        <w:pStyle w:val="Heading3"/>
        <w:rPr>
          <w:del w:author="toantk" w:date="2022-07-28T14:06:00Z" w:id="12880"/>
        </w:rPr>
      </w:pPr>
      <w:bookmarkStart w:name="_Toc111218037" w:id="12881"/>
      <w:del w:author="toantk" w:date="2022-07-28T14:06:00Z" w:id="12882">
        <w:r w:rsidDel="000409DA">
          <w:delText xml:space="preserve">Usecase – Lấy thông tin </w:delText>
        </w:r>
        <w:r w:rsidDel="000409DA" w:rsidR="00A623AE">
          <w:delText>thiết bị khách</w:delText>
        </w:r>
        <w:r w:rsidDel="000409DA">
          <w:delText xml:space="preserve"> qua OneLink</w:delText>
        </w:r>
      </w:del>
      <w:ins w:author="Tran Khanh Toan" w:date="2022-07-01T15:41:00Z" w:id="12883">
        <w:del w:author="toantk" w:date="2022-07-28T14:06:00Z" w:id="12884">
          <w:r w:rsidDel="000409DA" w:rsidR="007A6979">
            <w:delText>Mobile App</w:delText>
          </w:r>
        </w:del>
      </w:ins>
      <w:bookmarkEnd w:id="12881"/>
    </w:p>
    <w:tbl>
      <w:tblPr>
        <w:tblStyle w:val="TableGrid"/>
        <w:tblW w:w="0" w:type="auto"/>
        <w:tblLook w:val="04A0" w:firstRow="1" w:lastRow="0" w:firstColumn="1" w:lastColumn="0" w:noHBand="0" w:noVBand="1"/>
      </w:tblPr>
      <w:tblGrid>
        <w:gridCol w:w="1885"/>
        <w:gridCol w:w="7340"/>
      </w:tblGrid>
      <w:tr w:rsidR="007131F0" w:rsidDel="000409DA" w:rsidTr="2ADD6C4A" w14:paraId="5F4C6F54" w14:textId="0807C507">
        <w:trPr>
          <w:del w:author="toantk" w:date="2022-07-28T14:06:00Z" w:id="1285576309"/>
        </w:trPr>
        <w:tc>
          <w:tcPr>
            <w:tcW w:w="1885" w:type="dxa"/>
            <w:tcMar/>
          </w:tcPr>
          <w:p w:rsidR="007131F0" w:rsidDel="000409DA" w:rsidP="00E5021C" w:rsidRDefault="007131F0" w14:paraId="19B44DC0" w14:textId="3DA9920C">
            <w:pPr>
              <w:rPr>
                <w:del w:author="toantk" w:date="2022-07-28T14:06:00Z" w:id="12886"/>
              </w:rPr>
            </w:pPr>
            <w:del w:author="toantk" w:date="2022-07-28T14:06:00Z" w:id="12887">
              <w:r w:rsidDel="000409DA">
                <w:delText>ID</w:delText>
              </w:r>
            </w:del>
          </w:p>
        </w:tc>
        <w:tc>
          <w:tcPr>
            <w:tcW w:w="7340" w:type="dxa"/>
            <w:tcMar/>
          </w:tcPr>
          <w:p w:rsidR="007131F0" w:rsidDel="000409DA" w:rsidP="00E5021C" w:rsidRDefault="007131F0" w14:paraId="351770BA" w14:textId="38C210B5">
            <w:pPr>
              <w:rPr>
                <w:del w:author="toantk" w:date="2022-07-28T14:06:00Z" w:id="12888"/>
              </w:rPr>
            </w:pPr>
            <w:del w:author="toantk" w:date="2022-07-28T14:06:00Z" w:id="12889">
              <w:r w:rsidDel="000409DA">
                <w:delText>UC-</w:delText>
              </w:r>
            </w:del>
            <w:del w:author="toantk" w:date="2022-07-27T17:31:00Z" w:id="12890">
              <w:r w:rsidDel="00861799" w:rsidR="00B5206E">
                <w:delText>4</w:delText>
              </w:r>
            </w:del>
            <w:ins w:author="Tran Khanh Toan" w:date="2022-07-01T15:18:00Z" w:id="12891">
              <w:del w:author="toantk" w:date="2022-07-27T17:31:00Z" w:id="12892">
                <w:r w:rsidDel="00861799" w:rsidR="0021332D">
                  <w:delText>4</w:delText>
                </w:r>
              </w:del>
            </w:ins>
            <w:del w:author="toantk" w:date="2022-07-28T14:06:00Z" w:id="12893">
              <w:r w:rsidDel="000409DA" w:rsidR="00394013">
                <w:delText>1</w:delText>
              </w:r>
            </w:del>
          </w:p>
        </w:tc>
      </w:tr>
      <w:tr w:rsidR="007131F0" w:rsidDel="000409DA" w:rsidTr="2ADD6C4A" w14:paraId="371D12AC" w14:textId="1FEBB681">
        <w:trPr>
          <w:del w:author="toantk" w:date="2022-07-28T14:06:00Z" w:id="1401100223"/>
        </w:trPr>
        <w:tc>
          <w:tcPr>
            <w:tcW w:w="1885" w:type="dxa"/>
            <w:tcMar/>
          </w:tcPr>
          <w:p w:rsidR="007131F0" w:rsidDel="000409DA" w:rsidP="00E5021C" w:rsidRDefault="007131F0" w14:paraId="1257C89A" w14:textId="2D1E45C8">
            <w:pPr>
              <w:rPr>
                <w:del w:author="toantk" w:date="2022-07-28T14:06:00Z" w:id="12895"/>
              </w:rPr>
            </w:pPr>
            <w:del w:author="toantk" w:date="2022-07-28T14:06:00Z" w:id="12896">
              <w:r w:rsidDel="000409DA">
                <w:delText>Name</w:delText>
              </w:r>
            </w:del>
          </w:p>
        </w:tc>
        <w:tc>
          <w:tcPr>
            <w:tcW w:w="7340" w:type="dxa"/>
            <w:tcMar/>
          </w:tcPr>
          <w:p w:rsidR="007131F0" w:rsidDel="000409DA" w:rsidP="00E5021C" w:rsidRDefault="007131F0" w14:paraId="4CB782AD" w14:textId="2E5F7A83">
            <w:pPr>
              <w:rPr>
                <w:del w:author="toantk" w:date="2022-07-28T14:06:00Z" w:id="12897"/>
              </w:rPr>
            </w:pPr>
            <w:del w:author="toantk" w:date="2022-07-28T14:06:00Z" w:id="12898">
              <w:r w:rsidDel="000409DA">
                <w:delText xml:space="preserve">Lấy thông tin </w:delText>
              </w:r>
              <w:r w:rsidDel="000409DA" w:rsidR="00A623AE">
                <w:delText>thiết bị khách</w:delText>
              </w:r>
              <w:r w:rsidDel="000409DA">
                <w:delText xml:space="preserve"> qua OneLink</w:delText>
              </w:r>
            </w:del>
            <w:ins w:author="Tran Khanh Toan" w:date="2022-07-01T15:41:00Z" w:id="12899">
              <w:del w:author="toantk" w:date="2022-07-28T14:06:00Z" w:id="12900">
                <w:r w:rsidDel="000409DA" w:rsidR="007A6979">
                  <w:delText>Mobile App</w:delText>
                </w:r>
              </w:del>
            </w:ins>
          </w:p>
        </w:tc>
      </w:tr>
      <w:tr w:rsidR="007131F0" w:rsidDel="000409DA" w:rsidTr="2ADD6C4A" w14:paraId="257BFB61" w14:textId="28E088F4">
        <w:trPr>
          <w:del w:author="toantk" w:date="2022-07-28T14:06:00Z" w:id="159593277"/>
        </w:trPr>
        <w:tc>
          <w:tcPr>
            <w:tcW w:w="1885" w:type="dxa"/>
            <w:tcMar/>
          </w:tcPr>
          <w:p w:rsidR="007131F0" w:rsidDel="000409DA" w:rsidP="00E5021C" w:rsidRDefault="007131F0" w14:paraId="71621292" w14:textId="30C52E35">
            <w:pPr>
              <w:rPr>
                <w:del w:author="toantk" w:date="2022-07-28T14:06:00Z" w:id="12902"/>
              </w:rPr>
            </w:pPr>
            <w:del w:author="toantk" w:date="2022-07-28T14:06:00Z" w:id="12903">
              <w:r w:rsidDel="000409DA">
                <w:delText>Description</w:delText>
              </w:r>
            </w:del>
          </w:p>
        </w:tc>
        <w:tc>
          <w:tcPr>
            <w:tcW w:w="7340" w:type="dxa"/>
            <w:tcMar/>
          </w:tcPr>
          <w:p w:rsidR="007131F0" w:rsidDel="000409DA" w:rsidP="00E5021C" w:rsidRDefault="007131F0" w14:paraId="5A6F4CD2" w14:textId="1A0DF279">
            <w:pPr>
              <w:pStyle w:val="FirstLevelBullet"/>
              <w:rPr>
                <w:ins w:author="Tran Khanh Toan" w:date="2022-07-01T15:18:00Z" w:id="12904"/>
                <w:del w:author="toantk" w:date="2022-07-28T14:06:00Z" w:id="12905"/>
              </w:rPr>
            </w:pPr>
            <w:del w:author="toantk" w:date="2022-07-28T14:06:00Z" w:id="12906">
              <w:r w:rsidDel="000409DA">
                <w:delText>OneLink</w:delText>
              </w:r>
            </w:del>
            <w:ins w:author="Tran Khanh Toan" w:date="2022-07-01T15:41:00Z" w:id="12907">
              <w:del w:author="toantk" w:date="2022-07-28T14:06:00Z" w:id="12908">
                <w:r w:rsidDel="000409DA" w:rsidR="007A6979">
                  <w:delText>Mobile App</w:delText>
                </w:r>
              </w:del>
            </w:ins>
            <w:del w:author="toantk" w:date="2022-07-28T14:06:00Z" w:id="12909">
              <w:r w:rsidDel="000409DA">
                <w:delText xml:space="preserve"> gửi yêu cầu lấy thông tin </w:delText>
              </w:r>
            </w:del>
          </w:p>
          <w:p w:rsidR="0021332D" w:rsidDel="000409DA" w:rsidRDefault="0021332D" w14:paraId="266C5AA8" w14:textId="02824921">
            <w:pPr>
              <w:pStyle w:val="FirstLevelBullet"/>
              <w:rPr>
                <w:del w:author="toantk" w:date="2022-07-28T14:06:00Z" w:id="1897707301"/>
              </w:rPr>
            </w:pPr>
            <w:del w:author="toantk" w:date="2022-07-28T14:06:00Z" w:id="1859609575">
              <w:r w:rsidDel="7B9170D2">
                <w:delText xml:space="preserve">Mobile App thực hiện request với định dạng </w:delText>
              </w:r>
              <w:r>
                <w:fldChar w:fldCharType="begin"/>
              </w:r>
              <w:r>
                <w:delInstrText xml:space="preserve"> HYPERLINK "https://&lt;ip&gt;:&lt;port&gt;/onelinkagent" </w:delInstrText>
              </w:r>
              <w:r>
                <w:fldChar w:fldCharType="separate"/>
              </w:r>
              <w:r w:rsidRPr="2ADD6C4A" w:rsidDel="7B9170D2">
                <w:rPr>
                  <w:rStyle w:val="Hyperlink"/>
                </w:rPr>
                <w:delText>https://&lt;ip&gt;:&lt;port&gt;/onelinkagent</w:delText>
              </w:r>
              <w:r>
                <w:fldChar w:fldCharType="end"/>
              </w:r>
              <w:r w:rsidDel="7B9170D2">
                <w:delText xml:space="preserve"> với cookies đi kèm request được quy định trong mục 7.2.1</w:delText>
              </w:r>
            </w:del>
          </w:p>
          <w:p w:rsidR="007131F0" w:rsidDel="000409DA" w:rsidP="00E5021C" w:rsidRDefault="007131F0" w14:paraId="7AE2EFC6" w14:textId="2A69BD2A">
            <w:pPr>
              <w:pStyle w:val="FirstLevelBullet"/>
              <w:rPr>
                <w:del w:author="toantk" w:date="2022-07-28T14:06:00Z" w:id="12912"/>
              </w:rPr>
            </w:pPr>
            <w:del w:author="toantk" w:date="2022-07-28T14:06:00Z" w:id="12913">
              <w:r w:rsidDel="000409DA">
                <w:delText xml:space="preserve">ONT nhận yêu cầu, xử lý và gửi lại phản hồi thông tin </w:delText>
              </w:r>
              <w:r w:rsidDel="000409DA" w:rsidR="00A623AE">
                <w:delText>thiết bị khách đang kết nối đến ONT</w:delText>
              </w:r>
              <w:r w:rsidDel="000409DA">
                <w:delText xml:space="preserve"> cho OneLink</w:delText>
              </w:r>
            </w:del>
            <w:ins w:author="Tran Khanh Toan" w:date="2022-07-01T15:42:00Z" w:id="12914">
              <w:del w:author="toantk" w:date="2022-07-28T14:06:00Z" w:id="12915">
                <w:r w:rsidDel="000409DA" w:rsidR="007A6979">
                  <w:delText>Mobile App</w:delText>
                </w:r>
              </w:del>
            </w:ins>
          </w:p>
          <w:p w:rsidR="007131F0" w:rsidDel="000409DA" w:rsidP="00E5021C" w:rsidRDefault="007131F0" w14:paraId="6F1576D0" w14:textId="358ACCD3">
            <w:pPr>
              <w:pStyle w:val="FirstLevelBullet"/>
              <w:rPr>
                <w:del w:author="toantk" w:date="2022-07-28T14:06:00Z" w:id="12916"/>
              </w:rPr>
            </w:pPr>
            <w:del w:author="toantk" w:date="2022-07-28T14:06:00Z" w:id="12917">
              <w:r w:rsidDel="000409DA">
                <w:delText>Nếu có xảy ra lỗi ONT gửi phản hồi mã lỗi.</w:delText>
              </w:r>
            </w:del>
          </w:p>
        </w:tc>
      </w:tr>
      <w:tr w:rsidR="007131F0" w:rsidDel="000409DA" w:rsidTr="2ADD6C4A" w14:paraId="2AD0CF64" w14:textId="668452D5">
        <w:trPr>
          <w:del w:author="toantk" w:date="2022-07-28T14:06:00Z" w:id="30528430"/>
        </w:trPr>
        <w:tc>
          <w:tcPr>
            <w:tcW w:w="1885" w:type="dxa"/>
            <w:tcMar/>
          </w:tcPr>
          <w:p w:rsidR="007131F0" w:rsidDel="000409DA" w:rsidP="00E5021C" w:rsidRDefault="007131F0" w14:paraId="20678EC8" w14:textId="48F2CB5C">
            <w:pPr>
              <w:rPr>
                <w:del w:author="toantk" w:date="2022-07-28T14:06:00Z" w:id="12919"/>
              </w:rPr>
            </w:pPr>
            <w:del w:author="toantk" w:date="2022-07-28T14:06:00Z" w:id="12920">
              <w:r w:rsidDel="000409DA">
                <w:delText>Actor</w:delText>
              </w:r>
            </w:del>
          </w:p>
        </w:tc>
        <w:tc>
          <w:tcPr>
            <w:tcW w:w="7340" w:type="dxa"/>
            <w:tcMar/>
          </w:tcPr>
          <w:p w:rsidR="007131F0" w:rsidDel="000409DA" w:rsidP="00E5021C" w:rsidRDefault="007131F0" w14:paraId="3FDD60A1" w14:textId="257076A5">
            <w:pPr>
              <w:rPr>
                <w:del w:author="toantk" w:date="2022-07-28T14:06:00Z" w:id="12921"/>
              </w:rPr>
            </w:pPr>
            <w:del w:author="toantk" w:date="2022-07-28T14:06:00Z" w:id="12922">
              <w:r w:rsidDel="000409DA">
                <w:delText>Admin</w:delText>
              </w:r>
            </w:del>
          </w:p>
        </w:tc>
      </w:tr>
      <w:tr w:rsidR="007131F0" w:rsidDel="000409DA" w:rsidTr="2ADD6C4A" w14:paraId="588961A3" w14:textId="395BE12C">
        <w:trPr>
          <w:del w:author="toantk" w:date="2022-07-28T14:06:00Z" w:id="1188559598"/>
        </w:trPr>
        <w:tc>
          <w:tcPr>
            <w:tcW w:w="1885" w:type="dxa"/>
            <w:tcMar/>
          </w:tcPr>
          <w:p w:rsidR="007131F0" w:rsidDel="000409DA" w:rsidP="00E5021C" w:rsidRDefault="007131F0" w14:paraId="27B0ED12" w14:textId="7D6AACBC">
            <w:pPr>
              <w:rPr>
                <w:del w:author="toantk" w:date="2022-07-28T14:06:00Z" w:id="12924"/>
              </w:rPr>
            </w:pPr>
            <w:del w:author="toantk" w:date="2022-07-28T14:06:00Z" w:id="12925">
              <w:r w:rsidDel="000409DA">
                <w:delText>Pre-condition</w:delText>
              </w:r>
            </w:del>
          </w:p>
        </w:tc>
        <w:tc>
          <w:tcPr>
            <w:tcW w:w="7340" w:type="dxa"/>
            <w:tcMar/>
          </w:tcPr>
          <w:p w:rsidR="007131F0" w:rsidDel="000409DA" w:rsidP="00E5021C" w:rsidRDefault="007131F0" w14:paraId="498398CA" w14:textId="5A7E464D">
            <w:pPr>
              <w:rPr>
                <w:del w:author="toantk" w:date="2022-07-28T14:06:00Z" w:id="12926"/>
              </w:rPr>
            </w:pPr>
            <w:del w:author="toantk" w:date="2022-07-28T14:06:00Z" w:id="12927">
              <w:r w:rsidDel="000409DA">
                <w:delText>Thiết bị hoạt động bình thường, OneLink</w:delText>
              </w:r>
            </w:del>
            <w:ins w:author="Tran Khanh Toan" w:date="2022-07-01T15:42:00Z" w:id="12928">
              <w:del w:author="toantk" w:date="2022-07-28T14:06:00Z" w:id="12929">
                <w:r w:rsidDel="000409DA" w:rsidR="007A6979">
                  <w:delText>Mobile App</w:delText>
                </w:r>
              </w:del>
            </w:ins>
            <w:del w:author="toantk" w:date="2022-07-28T14:06:00Z" w:id="12930">
              <w:r w:rsidDel="000409DA">
                <w:delText xml:space="preserve"> đã đăng nhập thành công vào thiết bị và được cấp phiên truy nhập</w:delText>
              </w:r>
            </w:del>
          </w:p>
        </w:tc>
      </w:tr>
      <w:tr w:rsidR="007131F0" w:rsidDel="000409DA" w:rsidTr="2ADD6C4A" w14:paraId="376B03E6" w14:textId="30F16539">
        <w:trPr>
          <w:del w:author="toantk" w:date="2022-07-28T14:06:00Z" w:id="108813708"/>
        </w:trPr>
        <w:tc>
          <w:tcPr>
            <w:tcW w:w="1885" w:type="dxa"/>
            <w:tcMar/>
          </w:tcPr>
          <w:p w:rsidR="007131F0" w:rsidDel="000409DA" w:rsidP="00E5021C" w:rsidRDefault="007131F0" w14:paraId="29738567" w14:textId="14DA2FBA">
            <w:pPr>
              <w:rPr>
                <w:del w:author="toantk" w:date="2022-07-28T14:06:00Z" w:id="12932"/>
              </w:rPr>
            </w:pPr>
            <w:del w:author="toantk" w:date="2022-07-28T14:06:00Z" w:id="12933">
              <w:r w:rsidDel="000409DA">
                <w:delText>Post-condition</w:delText>
              </w:r>
            </w:del>
          </w:p>
        </w:tc>
        <w:tc>
          <w:tcPr>
            <w:tcW w:w="7340" w:type="dxa"/>
            <w:tcMar/>
          </w:tcPr>
          <w:p w:rsidR="007131F0" w:rsidDel="000409DA" w:rsidP="00E5021C" w:rsidRDefault="007131F0" w14:paraId="4FD19C6E" w14:textId="4AB58663">
            <w:pPr>
              <w:rPr>
                <w:del w:author="toantk" w:date="2022-07-28T14:06:00Z" w:id="12934"/>
              </w:rPr>
            </w:pPr>
            <w:del w:author="toantk" w:date="2022-07-28T14:06:00Z" w:id="12935">
              <w:r w:rsidDel="000409DA">
                <w:delText>Thiết bị phản hồi đầy đủ các thông tin cho OneLink</w:delText>
              </w:r>
            </w:del>
            <w:ins w:author="Tran Khanh Toan" w:date="2022-07-01T15:42:00Z" w:id="12936">
              <w:del w:author="toantk" w:date="2022-07-28T14:06:00Z" w:id="12937">
                <w:r w:rsidDel="000409DA" w:rsidR="007A6979">
                  <w:delText>Mobile App</w:delText>
                </w:r>
              </w:del>
            </w:ins>
          </w:p>
        </w:tc>
      </w:tr>
    </w:tbl>
    <w:p w:rsidRPr="00A13CE7" w:rsidR="007131F0" w:rsidDel="000409DA" w:rsidP="007131F0" w:rsidRDefault="007131F0" w14:paraId="1F816387" w14:textId="37C50CB5">
      <w:pPr>
        <w:rPr>
          <w:del w:author="toantk" w:date="2022-07-28T14:06:00Z" w:id="12938"/>
        </w:rPr>
      </w:pPr>
    </w:p>
    <w:p w:rsidR="007131F0" w:rsidDel="000409DA" w:rsidP="007131F0" w:rsidRDefault="007131F0" w14:paraId="41D3E4C5" w14:textId="1B7A04B3">
      <w:pPr>
        <w:rPr>
          <w:del w:author="toantk" w:date="2022-07-28T14:06:00Z" w:id="12939"/>
          <w:b/>
          <w:bCs/>
        </w:rPr>
      </w:pPr>
      <w:del w:author="toantk" w:date="2022-07-28T14:06:00Z" w:id="12940">
        <w:r w:rsidRPr="003C44BD" w:rsidDel="000409DA">
          <w:rPr>
            <w:b/>
            <w:bCs/>
          </w:rPr>
          <w:delText>Luồng dữ liệu:</w:delText>
        </w:r>
      </w:del>
    </w:p>
    <w:p w:rsidR="00087A18" w:rsidDel="000409DA" w:rsidP="00087A18" w:rsidRDefault="00087A18" w14:paraId="01C20238" w14:textId="02058555">
      <w:pPr>
        <w:pStyle w:val="ANSVNormal1"/>
        <w:keepNext/>
        <w:jc w:val="center"/>
        <w:rPr>
          <w:del w:author="toantk" w:date="2022-07-28T14:06:00Z" w:id="12941"/>
        </w:rPr>
      </w:pPr>
      <w:del w:author="toantk" w:date="2022-07-28T14:06:00Z" w:id="12942">
        <w:r w:rsidDel="000409DA">
          <w:object w:dxaOrig="9180" w:dyaOrig="5296" w14:anchorId="18F6FE6E">
            <v:shape id="_x0000_i1060" style="width:460.5pt;height:265.5pt" o:ole="" type="#_x0000_t75">
              <v:imagedata o:title="" r:id="rId89"/>
            </v:shape>
            <o:OLEObject Type="Embed" ProgID="Visio.Drawing.15" ShapeID="_x0000_i1060" DrawAspect="Content" ObjectID="_1721885985" r:id="rId90"/>
          </w:object>
        </w:r>
      </w:del>
    </w:p>
    <w:p w:rsidR="007131F0" w:rsidDel="000409DA" w:rsidP="00087A18" w:rsidRDefault="00087A18" w14:paraId="78FC3247" w14:textId="1A729313">
      <w:pPr>
        <w:pStyle w:val="Caption"/>
        <w:rPr>
          <w:del w:author="toantk" w:date="2022-07-28T14:06:00Z" w:id="12943"/>
        </w:rPr>
      </w:pPr>
      <w:del w:author="toantk" w:date="2022-07-28T14:06:00Z" w:id="12944">
        <w:r w:rsidDel="000409DA">
          <w:delText xml:space="preserve">Hình </w:delText>
        </w:r>
      </w:del>
      <w:ins w:author="Tran Khanh Toan" w:date="2022-07-01T17:42:00Z" w:id="12945">
        <w:del w:author="toantk" w:date="2022-07-27T09:26:00Z" w:id="12946">
          <w:r w:rsidDel="006A7679" w:rsidR="00076894">
            <w:fldChar w:fldCharType="begin"/>
          </w:r>
          <w:r w:rsidDel="006A7679" w:rsidR="00076894">
            <w:delInstrText xml:space="preserve"> STYLEREF 1 \s </w:delInstrText>
          </w:r>
        </w:del>
      </w:ins>
      <w:del w:author="toantk" w:date="2022-07-27T09:26:00Z" w:id="12947">
        <w:r w:rsidDel="006A7679" w:rsidR="00076894">
          <w:fldChar w:fldCharType="separate"/>
        </w:r>
        <w:r w:rsidDel="006A7679" w:rsidR="00076894">
          <w:rPr>
            <w:noProof/>
          </w:rPr>
          <w:delText>7</w:delText>
        </w:r>
      </w:del>
      <w:ins w:author="Tran Khanh Toan" w:date="2022-07-01T17:42:00Z" w:id="12948">
        <w:del w:author="toantk" w:date="2022-07-27T09:26:00Z" w:id="12949">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2950">
        <w:r w:rsidDel="006A7679" w:rsidR="00076894">
          <w:fldChar w:fldCharType="separate"/>
        </w:r>
      </w:del>
      <w:ins w:author="Tran Khanh Toan" w:date="2022-07-01T17:42:00Z" w:id="12951">
        <w:del w:author="toantk" w:date="2022-07-27T09:26:00Z" w:id="12952">
          <w:r w:rsidDel="006A7679" w:rsidR="00076894">
            <w:rPr>
              <w:noProof/>
            </w:rPr>
            <w:delText>35</w:delText>
          </w:r>
          <w:r w:rsidDel="006A7679" w:rsidR="00076894">
            <w:fldChar w:fldCharType="end"/>
          </w:r>
        </w:del>
      </w:ins>
      <w:del w:author="toantk" w:date="2022-07-28T14:06:00Z" w:id="12953">
        <w:r w:rsidDel="000409DA" w:rsidR="003F0BD0">
          <w:fldChar w:fldCharType="begin"/>
        </w:r>
        <w:r w:rsidDel="000409DA" w:rsidR="003F0BD0">
          <w:rPr>
            <w:noProof/>
          </w:rPr>
          <w:delInstrText xml:space="preserve"> STYLEREF 1 \s </w:delInstrText>
        </w:r>
        <w:r w:rsidDel="000409DA" w:rsidR="003F0BD0">
          <w:fldChar w:fldCharType="separate"/>
        </w:r>
        <w:r w:rsidDel="000409DA" w:rsidR="00CE3D0F">
          <w:rPr>
            <w:noProof/>
          </w:rPr>
          <w:delText>7</w:delText>
        </w:r>
        <w:r w:rsidDel="000409DA" w:rsidR="003F0BD0">
          <w:fldChar w:fldCharType="end"/>
        </w:r>
        <w:r w:rsidDel="000409DA" w:rsidR="00CE3D0F">
          <w:delText>.</w:delText>
        </w:r>
        <w:r w:rsidDel="000409DA" w:rsidR="003F0BD0">
          <w:fldChar w:fldCharType="begin"/>
        </w:r>
        <w:r w:rsidDel="000409DA" w:rsidR="003F0BD0">
          <w:rPr>
            <w:noProof/>
          </w:rPr>
          <w:delInstrText xml:space="preserve"> SEQ Hình \* ARABIC \s 1 </w:delInstrText>
        </w:r>
        <w:r w:rsidDel="000409DA" w:rsidR="003F0BD0">
          <w:fldChar w:fldCharType="separate"/>
        </w:r>
        <w:r w:rsidDel="000409DA" w:rsidR="00CE3D0F">
          <w:rPr>
            <w:noProof/>
          </w:rPr>
          <w:delText>32</w:delText>
        </w:r>
        <w:r w:rsidDel="000409DA" w:rsidR="003F0BD0">
          <w:fldChar w:fldCharType="end"/>
        </w:r>
        <w:r w:rsidDel="000409DA">
          <w:delText xml:space="preserve"> Luồng điều khiển lấy thông tin thiết bị khách đang kết nối với ONT qua OneLink</w:delText>
        </w:r>
      </w:del>
      <w:ins w:author="Tran Khanh Toan" w:date="2022-07-01T15:42:00Z" w:id="12954">
        <w:del w:author="toantk" w:date="2022-07-28T14:06:00Z" w:id="12955">
          <w:r w:rsidDel="000409DA" w:rsidR="007A6979">
            <w:delText>Mobile App</w:delText>
          </w:r>
        </w:del>
      </w:ins>
    </w:p>
    <w:p w:rsidR="007131F0" w:rsidDel="000409DA" w:rsidP="007131F0" w:rsidRDefault="007131F0" w14:paraId="72447D3E" w14:textId="0E0949A5">
      <w:pPr>
        <w:rPr>
          <w:del w:author="toantk" w:date="2022-07-28T14:06:00Z" w:id="12956"/>
          <w:b/>
          <w:bCs/>
        </w:rPr>
      </w:pPr>
      <w:del w:author="toantk" w:date="2022-07-28T14:06:00Z" w:id="12957">
        <w:r w:rsidRPr="00AB6FAB" w:rsidDel="000409DA">
          <w:rPr>
            <w:b/>
            <w:bCs/>
          </w:rPr>
          <w:delText xml:space="preserve">Cấu trúc dữ liệu </w:delText>
        </w:r>
      </w:del>
      <w:ins w:author="Tran Khanh Toan" w:date="2022-07-04T09:22:00Z" w:id="12958">
        <w:del w:author="toantk" w:date="2022-07-28T14:06:00Z" w:id="12959">
          <w:r w:rsidDel="000409DA" w:rsidR="00F02801">
            <w:rPr>
              <w:b/>
              <w:bCs/>
            </w:rPr>
            <w:delText xml:space="preserve">Cấu trúc payload </w:delText>
          </w:r>
        </w:del>
      </w:ins>
      <w:del w:author="toantk" w:date="2022-07-28T14:06:00Z" w:id="12960">
        <w:r w:rsidRPr="00AB6FAB" w:rsidDel="000409DA">
          <w:rPr>
            <w:b/>
            <w:bCs/>
          </w:rPr>
          <w:delText>của bản tin:</w:delText>
        </w:r>
      </w:del>
    </w:p>
    <w:p w:rsidR="007131F0" w:rsidDel="000409DA" w:rsidP="007131F0" w:rsidRDefault="008B79D4" w14:paraId="4885A989" w14:textId="5DF01A95">
      <w:pPr>
        <w:pStyle w:val="ListParagraph"/>
        <w:numPr>
          <w:ilvl w:val="0"/>
          <w:numId w:val="9"/>
        </w:numPr>
        <w:rPr>
          <w:del w:author="toantk" w:date="2022-07-28T14:06:00Z" w:id="12961"/>
          <w:b/>
          <w:bCs/>
        </w:rPr>
      </w:pPr>
      <w:del w:author="toantk" w:date="2022-07-28T14:06:00Z" w:id="12962">
        <w:r w:rsidDel="000409DA">
          <w:rPr>
            <w:b/>
            <w:bCs/>
          </w:rPr>
          <w:delText>Client</w:delText>
        </w:r>
        <w:r w:rsidDel="000409DA" w:rsidR="007131F0">
          <w:rPr>
            <w:b/>
            <w:bCs/>
          </w:rPr>
          <w:delText xml:space="preserve"> Info view Request:</w:delText>
        </w:r>
      </w:del>
    </w:p>
    <w:p w:rsidR="007131F0" w:rsidDel="000409DA" w:rsidP="00DD1C8F" w:rsidRDefault="007131F0" w14:paraId="4AC5C9E8" w14:textId="61807096">
      <w:pPr>
        <w:pStyle w:val="ListParagraph"/>
        <w:ind w:firstLine="360"/>
        <w:rPr>
          <w:del w:author="toantk" w:date="2022-07-28T14:06:00Z" w:id="12963"/>
        </w:rPr>
      </w:pPr>
      <w:del w:author="toantk" w:date="2022-07-28T14:06:00Z" w:id="12964">
        <w:r w:rsidDel="000409DA">
          <w:delText>{“action” : “</w:delText>
        </w:r>
        <w:r w:rsidDel="000409DA" w:rsidR="008B79D4">
          <w:delText>client</w:delText>
        </w:r>
        <w:r w:rsidDel="000409DA">
          <w:delText>infoView”</w:delText>
        </w:r>
        <w:r w:rsidDel="000409DA" w:rsidR="00DD1C8F">
          <w:delText>, “requestId” : “&lt;requestId&gt;”</w:delText>
        </w:r>
        <w:r w:rsidDel="000409DA">
          <w:delText>}</w:delText>
        </w:r>
      </w:del>
    </w:p>
    <w:p w:rsidR="007131F0" w:rsidDel="000409DA" w:rsidP="007131F0" w:rsidRDefault="008B79D4" w14:paraId="20DF9AA8" w14:textId="2A060F33">
      <w:pPr>
        <w:pStyle w:val="ListParagraph"/>
        <w:numPr>
          <w:ilvl w:val="0"/>
          <w:numId w:val="9"/>
        </w:numPr>
        <w:rPr>
          <w:del w:author="toantk" w:date="2022-07-28T14:06:00Z" w:id="12965"/>
          <w:b/>
          <w:bCs/>
        </w:rPr>
      </w:pPr>
      <w:del w:author="toantk" w:date="2022-07-28T14:06:00Z" w:id="12966">
        <w:r w:rsidDel="000409DA">
          <w:rPr>
            <w:b/>
            <w:bCs/>
          </w:rPr>
          <w:delText>Client</w:delText>
        </w:r>
        <w:r w:rsidDel="000409DA" w:rsidR="007131F0">
          <w:rPr>
            <w:b/>
            <w:bCs/>
          </w:rPr>
          <w:delText xml:space="preserve"> </w:delText>
        </w:r>
        <w:r w:rsidDel="000409DA">
          <w:rPr>
            <w:b/>
            <w:bCs/>
          </w:rPr>
          <w:delText>Info</w:delText>
        </w:r>
        <w:r w:rsidDel="000409DA" w:rsidR="007131F0">
          <w:rPr>
            <w:b/>
            <w:bCs/>
          </w:rPr>
          <w:delText xml:space="preserve"> view Response:</w:delText>
        </w:r>
      </w:del>
    </w:p>
    <w:p w:rsidRPr="00820762" w:rsidR="007131F0" w:rsidDel="000409DA" w:rsidP="007131F0" w:rsidRDefault="007131F0" w14:paraId="3D3CDC8C" w14:textId="76F6AAD7">
      <w:pPr>
        <w:pStyle w:val="ListParagraph"/>
        <w:numPr>
          <w:ilvl w:val="1"/>
          <w:numId w:val="9"/>
        </w:numPr>
        <w:rPr>
          <w:del w:author="toantk" w:date="2022-07-28T14:06:00Z" w:id="12967"/>
        </w:rPr>
      </w:pPr>
      <w:del w:author="toantk" w:date="2022-07-28T14:06:00Z" w:id="12968">
        <w:r w:rsidDel="000409DA">
          <w:delText xml:space="preserve">Lấy thông tin </w:delText>
        </w:r>
        <w:r w:rsidDel="000409DA" w:rsidR="008B79D4">
          <w:delText>Client</w:delText>
        </w:r>
        <w:r w:rsidRPr="00820762" w:rsidDel="000409DA">
          <w:delText xml:space="preserve"> thành công</w:delText>
        </w:r>
        <w:r w:rsidDel="000409DA">
          <w:delText>:</w:delText>
        </w:r>
      </w:del>
    </w:p>
    <w:p w:rsidR="007131F0" w:rsidDel="000409DA" w:rsidP="007131F0" w:rsidRDefault="007131F0" w14:paraId="62E5C591" w14:textId="7004E673">
      <w:pPr>
        <w:pStyle w:val="FirstLevelBullet"/>
        <w:numPr>
          <w:ilvl w:val="0"/>
          <w:numId w:val="0"/>
        </w:numPr>
        <w:ind w:left="1080"/>
        <w:rPr>
          <w:del w:author="toantk" w:date="2022-07-28T14:06:00Z" w:id="12969"/>
        </w:rPr>
      </w:pPr>
      <w:del w:author="toantk" w:date="2022-07-28T14:06:00Z" w:id="12970">
        <w:r w:rsidDel="000409DA">
          <w:delText>{</w:delText>
        </w:r>
      </w:del>
    </w:p>
    <w:p w:rsidR="007131F0" w:rsidDel="000409DA" w:rsidP="007131F0" w:rsidRDefault="007131F0" w14:paraId="23D93C4C" w14:textId="0709BCCC">
      <w:pPr>
        <w:pStyle w:val="FirstLevelBullet"/>
        <w:numPr>
          <w:ilvl w:val="0"/>
          <w:numId w:val="0"/>
        </w:numPr>
        <w:ind w:left="720" w:firstLine="360"/>
        <w:rPr>
          <w:del w:author="toantk" w:date="2022-07-28T14:06:00Z" w:id="12971"/>
        </w:rPr>
      </w:pPr>
      <w:del w:author="toantk" w:date="2022-07-28T14:06:00Z" w:id="12972">
        <w:r w:rsidDel="000409DA">
          <w:delText>"status": 0,</w:delText>
        </w:r>
      </w:del>
    </w:p>
    <w:p w:rsidR="007131F0" w:rsidDel="000409DA" w:rsidP="007131F0" w:rsidRDefault="00B94824" w14:paraId="5FEAE34F" w14:textId="092E70E1">
      <w:pPr>
        <w:pStyle w:val="FirstLevelBullet"/>
        <w:numPr>
          <w:ilvl w:val="0"/>
          <w:numId w:val="0"/>
        </w:numPr>
        <w:ind w:left="720" w:firstLine="360"/>
        <w:rPr>
          <w:del w:author="toantk" w:date="2022-07-28T14:06:00Z" w:id="12973"/>
        </w:rPr>
      </w:pPr>
      <w:del w:author="toantk" w:date="2022-07-28T14:06:00Z" w:id="12974">
        <w:r w:rsidDel="000409DA">
          <w:delText>“message”: “</w:delText>
        </w:r>
        <w:r w:rsidDel="000409DA" w:rsidR="00840E19">
          <w:delText>Success</w:delText>
        </w:r>
        <w:r w:rsidDel="000409DA">
          <w:delText>”</w:delText>
        </w:r>
        <w:r w:rsidDel="000409DA" w:rsidR="007131F0">
          <w:delText>,</w:delText>
        </w:r>
      </w:del>
    </w:p>
    <w:p w:rsidR="00DD1C8F" w:rsidDel="000409DA" w:rsidP="00DD1C8F" w:rsidRDefault="00DD1C8F" w14:paraId="4B7690A7" w14:textId="55AD1E36">
      <w:pPr>
        <w:pStyle w:val="ListParagraph"/>
        <w:ind w:firstLine="360"/>
        <w:rPr>
          <w:del w:author="toantk" w:date="2022-07-28T14:06:00Z" w:id="12975"/>
        </w:rPr>
      </w:pPr>
      <w:del w:author="toantk" w:date="2022-07-28T14:06:00Z" w:id="12976">
        <w:r w:rsidDel="000409DA">
          <w:delText>“requestId” : “&lt;requestId&gt;”,</w:delText>
        </w:r>
      </w:del>
    </w:p>
    <w:p w:rsidR="007131F0" w:rsidDel="000409DA" w:rsidP="007131F0" w:rsidRDefault="007131F0" w14:paraId="511F3446" w14:textId="6D6CD97A">
      <w:pPr>
        <w:pStyle w:val="FirstLevelBullet"/>
        <w:numPr>
          <w:ilvl w:val="0"/>
          <w:numId w:val="0"/>
        </w:numPr>
        <w:ind w:left="720" w:firstLine="360"/>
        <w:rPr>
          <w:del w:author="toantk" w:date="2022-07-28T14:06:00Z" w:id="12977"/>
        </w:rPr>
      </w:pPr>
      <w:del w:author="toantk" w:date="2022-07-28T14:06:00Z" w:id="12978">
        <w:r w:rsidDel="000409DA">
          <w:delText>"data": {</w:delText>
        </w:r>
      </w:del>
    </w:p>
    <w:p w:rsidR="007131F0" w:rsidDel="000409DA" w:rsidP="007131F0" w:rsidRDefault="007131F0" w14:paraId="352554D2" w14:textId="033D6913">
      <w:pPr>
        <w:pStyle w:val="FirstLevelBullet"/>
        <w:numPr>
          <w:ilvl w:val="0"/>
          <w:numId w:val="0"/>
        </w:numPr>
        <w:ind w:left="720" w:firstLine="360"/>
        <w:rPr>
          <w:del w:author="toantk" w:date="2022-07-28T14:06:00Z" w:id="12979"/>
        </w:rPr>
      </w:pPr>
      <w:del w:author="toantk" w:date="2022-07-28T14:06:00Z" w:id="12980">
        <w:r w:rsidDel="000409DA">
          <w:delText>“action” : “</w:delText>
        </w:r>
        <w:r w:rsidDel="000409DA" w:rsidR="008B79D4">
          <w:delText>client</w:delText>
        </w:r>
        <w:r w:rsidDel="000409DA">
          <w:delText>infoView”,</w:delText>
        </w:r>
      </w:del>
    </w:p>
    <w:p w:rsidR="008B79D4" w:rsidDel="000409DA" w:rsidP="007131F0" w:rsidRDefault="008B79D4" w14:paraId="5C432BE3" w14:textId="032EF5BB">
      <w:pPr>
        <w:pStyle w:val="FirstLevelBullet"/>
        <w:numPr>
          <w:ilvl w:val="0"/>
          <w:numId w:val="0"/>
        </w:numPr>
        <w:ind w:left="720" w:firstLine="360"/>
        <w:rPr>
          <w:del w:author="toantk" w:date="2022-07-28T14:06:00Z" w:id="12981"/>
        </w:rPr>
      </w:pPr>
      <w:del w:author="toantk" w:date="2022-07-28T14:06:00Z" w:id="12982">
        <w:r w:rsidDel="000409DA">
          <w:delText>“</w:delText>
        </w:r>
        <w:r w:rsidRPr="00A375C7" w:rsidDel="000409DA" w:rsidR="00A375C7">
          <w:delText>results</w:delText>
        </w:r>
        <w:r w:rsidDel="000409DA">
          <w:delText>” : [</w:delText>
        </w:r>
      </w:del>
    </w:p>
    <w:p w:rsidR="008B79D4" w:rsidDel="000409DA" w:rsidP="007131F0" w:rsidRDefault="008B79D4" w14:paraId="2B0F6E46" w14:textId="3B95C234">
      <w:pPr>
        <w:pStyle w:val="FirstLevelBullet"/>
        <w:numPr>
          <w:ilvl w:val="0"/>
          <w:numId w:val="0"/>
        </w:numPr>
        <w:ind w:left="720" w:firstLine="360"/>
        <w:rPr>
          <w:del w:author="toantk" w:date="2022-07-28T14:06:00Z" w:id="12983"/>
        </w:rPr>
      </w:pPr>
      <w:del w:author="toantk" w:date="2022-07-28T14:06:00Z" w:id="12984">
        <w:r w:rsidDel="000409DA">
          <w:delText>{</w:delText>
        </w:r>
      </w:del>
    </w:p>
    <w:p w:rsidR="008B79D4" w:rsidDel="000409DA" w:rsidP="002C5ABA" w:rsidRDefault="008B79D4" w14:paraId="2C67FD6A" w14:textId="64B9F509">
      <w:pPr>
        <w:pStyle w:val="FirstLevelBullet"/>
        <w:numPr>
          <w:ilvl w:val="0"/>
          <w:numId w:val="0"/>
        </w:numPr>
        <w:ind w:left="720" w:firstLine="720"/>
        <w:rPr>
          <w:del w:author="toantk" w:date="2022-07-28T14:06:00Z" w:id="12985"/>
        </w:rPr>
      </w:pPr>
      <w:del w:author="toantk" w:date="2022-07-28T14:06:00Z" w:id="12986">
        <w:r w:rsidDel="000409DA">
          <w:delText>“status</w:delText>
        </w:r>
        <w:r w:rsidDel="000409DA" w:rsidR="002C5ABA">
          <w:delText>” : “&lt;status&gt;”,</w:delText>
        </w:r>
      </w:del>
    </w:p>
    <w:p w:rsidR="002C5ABA" w:rsidDel="000409DA" w:rsidP="002C5ABA" w:rsidRDefault="002C5ABA" w14:paraId="1D663B15" w14:textId="4CFA383B">
      <w:pPr>
        <w:pStyle w:val="FirstLevelBullet"/>
        <w:numPr>
          <w:ilvl w:val="0"/>
          <w:numId w:val="0"/>
        </w:numPr>
        <w:ind w:left="720" w:firstLine="720"/>
        <w:rPr>
          <w:del w:author="toantk" w:date="2022-07-28T14:06:00Z" w:id="12987"/>
        </w:rPr>
      </w:pPr>
      <w:del w:author="toantk" w:date="2022-07-28T14:06:00Z" w:id="12988">
        <w:r w:rsidDel="000409DA">
          <w:delText>“hostName” : “&lt;hostName &gt;”,</w:delText>
        </w:r>
      </w:del>
    </w:p>
    <w:p w:rsidR="002C5ABA" w:rsidDel="000409DA" w:rsidP="002C5ABA" w:rsidRDefault="002C5ABA" w14:paraId="67B525D7" w14:textId="364C00BB">
      <w:pPr>
        <w:pStyle w:val="FirstLevelBullet"/>
        <w:numPr>
          <w:ilvl w:val="0"/>
          <w:numId w:val="0"/>
        </w:numPr>
        <w:ind w:left="720" w:firstLine="720"/>
        <w:rPr>
          <w:del w:author="toantk" w:date="2022-07-28T14:06:00Z" w:id="12989"/>
        </w:rPr>
      </w:pPr>
      <w:del w:author="toantk" w:date="2022-07-28T14:06:00Z" w:id="12990">
        <w:r w:rsidDel="000409DA">
          <w:delText>“ipAddr” : “&lt;ipAddr &gt;”,</w:delText>
        </w:r>
      </w:del>
    </w:p>
    <w:p w:rsidR="002C5ABA" w:rsidDel="000409DA" w:rsidP="002C5ABA" w:rsidRDefault="002C5ABA" w14:paraId="58FA580F" w14:textId="1CC4E2D9">
      <w:pPr>
        <w:pStyle w:val="FirstLevelBullet"/>
        <w:numPr>
          <w:ilvl w:val="0"/>
          <w:numId w:val="0"/>
        </w:numPr>
        <w:ind w:left="720" w:firstLine="720"/>
        <w:rPr>
          <w:del w:author="toantk" w:date="2022-07-28T14:06:00Z" w:id="12991"/>
        </w:rPr>
      </w:pPr>
      <w:del w:author="toantk" w:date="2022-07-28T14:06:00Z" w:id="12992">
        <w:r w:rsidDel="000409DA">
          <w:delText>“macAddr” : “&lt;macAddr &gt;”,</w:delText>
        </w:r>
      </w:del>
    </w:p>
    <w:p w:rsidR="002C5ABA" w:rsidDel="000409DA" w:rsidP="002C5ABA" w:rsidRDefault="002C5ABA" w14:paraId="6AE2AE45" w14:textId="483F5B4D">
      <w:pPr>
        <w:pStyle w:val="FirstLevelBullet"/>
        <w:numPr>
          <w:ilvl w:val="0"/>
          <w:numId w:val="0"/>
        </w:numPr>
        <w:ind w:left="720" w:firstLine="720"/>
        <w:rPr>
          <w:del w:author="toantk" w:date="2022-07-28T14:06:00Z" w:id="12993"/>
        </w:rPr>
      </w:pPr>
      <w:del w:author="toantk" w:date="2022-07-28T14:06:00Z" w:id="12994">
        <w:r w:rsidDel="000409DA">
          <w:delText>“interfaceType” : “&lt;interfaceType &gt;”,</w:delText>
        </w:r>
      </w:del>
    </w:p>
    <w:p w:rsidR="00F24933" w:rsidDel="000409DA" w:rsidP="002C5ABA" w:rsidRDefault="00F24933" w14:paraId="7BAC45B5" w14:textId="419E62DA">
      <w:pPr>
        <w:pStyle w:val="FirstLevelBullet"/>
        <w:numPr>
          <w:ilvl w:val="0"/>
          <w:numId w:val="0"/>
        </w:numPr>
        <w:ind w:left="720" w:firstLine="720"/>
        <w:rPr>
          <w:del w:author="toantk" w:date="2022-07-28T14:06:00Z" w:id="12995"/>
        </w:rPr>
      </w:pPr>
      <w:del w:author="toantk" w:date="2022-07-28T14:06:00Z" w:id="12996">
        <w:r w:rsidDel="000409DA">
          <w:delText>“leaseTime” : “&lt;leaseTime&gt;”</w:delText>
        </w:r>
      </w:del>
    </w:p>
    <w:p w:rsidR="008B79D4" w:rsidDel="000409DA" w:rsidP="007131F0" w:rsidRDefault="008B79D4" w14:paraId="1DAC9B58" w14:textId="0AE93E7A">
      <w:pPr>
        <w:pStyle w:val="FirstLevelBullet"/>
        <w:numPr>
          <w:ilvl w:val="0"/>
          <w:numId w:val="0"/>
        </w:numPr>
        <w:ind w:left="720" w:firstLine="360"/>
        <w:rPr>
          <w:del w:author="toantk" w:date="2022-07-28T14:06:00Z" w:id="12997"/>
        </w:rPr>
      </w:pPr>
      <w:del w:author="toantk" w:date="2022-07-28T14:06:00Z" w:id="12998">
        <w:r w:rsidDel="000409DA">
          <w:delText>}</w:delText>
        </w:r>
        <w:r w:rsidDel="000409DA" w:rsidR="00F24933">
          <w:delText>,</w:delText>
        </w:r>
      </w:del>
    </w:p>
    <w:p w:rsidR="00F24933" w:rsidDel="000409DA" w:rsidP="007131F0" w:rsidRDefault="00F24933" w14:paraId="493F696D" w14:textId="310E88EA">
      <w:pPr>
        <w:pStyle w:val="FirstLevelBullet"/>
        <w:numPr>
          <w:ilvl w:val="0"/>
          <w:numId w:val="0"/>
        </w:numPr>
        <w:ind w:left="720" w:firstLine="360"/>
        <w:rPr>
          <w:del w:author="toantk" w:date="2022-07-28T14:06:00Z" w:id="12999"/>
        </w:rPr>
      </w:pPr>
      <w:del w:author="toantk" w:date="2022-07-28T14:06:00Z" w:id="13000">
        <w:r w:rsidDel="000409DA">
          <w:delText>…</w:delText>
        </w:r>
      </w:del>
    </w:p>
    <w:p w:rsidR="008B79D4" w:rsidDel="000409DA" w:rsidP="007131F0" w:rsidRDefault="008B79D4" w14:paraId="2871A366" w14:textId="15A75480">
      <w:pPr>
        <w:pStyle w:val="FirstLevelBullet"/>
        <w:numPr>
          <w:ilvl w:val="0"/>
          <w:numId w:val="0"/>
        </w:numPr>
        <w:ind w:left="720" w:firstLine="360"/>
        <w:rPr>
          <w:del w:author="toantk" w:date="2022-07-28T14:06:00Z" w:id="13001"/>
        </w:rPr>
      </w:pPr>
      <w:del w:author="toantk" w:date="2022-07-28T14:06:00Z" w:id="13002">
        <w:r w:rsidDel="000409DA">
          <w:delText>]</w:delText>
        </w:r>
      </w:del>
    </w:p>
    <w:p w:rsidR="007131F0" w:rsidDel="000409DA" w:rsidP="007131F0" w:rsidRDefault="007131F0" w14:paraId="3EDFEDEE" w14:textId="4F615DA8">
      <w:pPr>
        <w:pStyle w:val="FirstLevelBullet"/>
        <w:numPr>
          <w:ilvl w:val="0"/>
          <w:numId w:val="0"/>
        </w:numPr>
        <w:ind w:left="720" w:firstLine="360"/>
        <w:rPr>
          <w:del w:author="toantk" w:date="2022-07-28T14:06:00Z" w:id="13003"/>
        </w:rPr>
      </w:pPr>
      <w:del w:author="toantk" w:date="2022-07-28T14:06:00Z" w:id="13004">
        <w:r w:rsidDel="000409DA">
          <w:delText>}</w:delText>
        </w:r>
      </w:del>
    </w:p>
    <w:p w:rsidR="007131F0" w:rsidDel="000409DA" w:rsidP="007131F0" w:rsidRDefault="007131F0" w14:paraId="2FB79C41" w14:textId="6552E7D8">
      <w:pPr>
        <w:pStyle w:val="FirstLevelBullet"/>
        <w:numPr>
          <w:ilvl w:val="0"/>
          <w:numId w:val="0"/>
        </w:numPr>
        <w:ind w:left="720" w:firstLine="360"/>
        <w:rPr>
          <w:del w:author="toantk" w:date="2022-07-28T14:06:00Z" w:id="13005"/>
        </w:rPr>
      </w:pPr>
      <w:del w:author="toantk" w:date="2022-07-28T14:06:00Z" w:id="13006">
        <w:r w:rsidDel="000409DA">
          <w:delText>}</w:delText>
        </w:r>
      </w:del>
    </w:p>
    <w:p w:rsidRPr="00820762" w:rsidR="007131F0" w:rsidDel="000409DA" w:rsidP="007131F0" w:rsidRDefault="007131F0" w14:paraId="31F22675" w14:textId="46FFF2D6">
      <w:pPr>
        <w:pStyle w:val="ListParagraph"/>
        <w:numPr>
          <w:ilvl w:val="1"/>
          <w:numId w:val="9"/>
        </w:numPr>
        <w:rPr>
          <w:del w:author="toantk" w:date="2022-07-28T14:06:00Z" w:id="13007"/>
        </w:rPr>
      </w:pPr>
      <w:del w:author="toantk" w:date="2022-07-28T14:06:00Z" w:id="13008">
        <w:r w:rsidDel="000409DA">
          <w:delText xml:space="preserve">Lấy thông tin </w:delText>
        </w:r>
        <w:r w:rsidDel="000409DA" w:rsidR="00395A12">
          <w:delText xml:space="preserve">Client </w:delText>
        </w:r>
        <w:r w:rsidDel="000409DA">
          <w:delText xml:space="preserve"> thất bại:</w:delText>
        </w:r>
      </w:del>
    </w:p>
    <w:p w:rsidR="007131F0" w:rsidDel="000409DA" w:rsidP="007131F0" w:rsidRDefault="007131F0" w14:paraId="31BA1CDD" w14:textId="6413CC97">
      <w:pPr>
        <w:pStyle w:val="FirstLevelBullet"/>
        <w:numPr>
          <w:ilvl w:val="0"/>
          <w:numId w:val="0"/>
        </w:numPr>
        <w:ind w:left="1080"/>
        <w:rPr>
          <w:del w:author="toantk" w:date="2022-07-28T14:06:00Z" w:id="13009"/>
        </w:rPr>
      </w:pPr>
      <w:del w:author="toantk" w:date="2022-07-28T14:06:00Z" w:id="13010">
        <w:r w:rsidDel="000409DA">
          <w:delText>{</w:delText>
        </w:r>
      </w:del>
    </w:p>
    <w:p w:rsidR="007131F0" w:rsidDel="000409DA" w:rsidP="007131F0" w:rsidRDefault="00183521" w14:paraId="4BF21344" w14:textId="4376372E">
      <w:pPr>
        <w:pStyle w:val="FirstLevelBullet"/>
        <w:numPr>
          <w:ilvl w:val="0"/>
          <w:numId w:val="0"/>
        </w:numPr>
        <w:ind w:left="1080"/>
        <w:rPr>
          <w:del w:author="toantk" w:date="2022-07-28T14:06:00Z" w:id="13011"/>
        </w:rPr>
      </w:pPr>
      <w:del w:author="toantk" w:date="2022-07-28T14:06:00Z" w:id="13012">
        <w:r w:rsidDel="000409DA">
          <w:delText>“status”: &lt;ErrorCode&gt;</w:delText>
        </w:r>
        <w:r w:rsidDel="000409DA" w:rsidR="007131F0">
          <w:delText>,</w:delText>
        </w:r>
      </w:del>
    </w:p>
    <w:p w:rsidR="007131F0" w:rsidDel="000409DA" w:rsidP="007131F0" w:rsidRDefault="00B94824" w14:paraId="20D9EE66" w14:textId="24E8BF2D">
      <w:pPr>
        <w:pStyle w:val="FirstLevelBullet"/>
        <w:numPr>
          <w:ilvl w:val="0"/>
          <w:numId w:val="0"/>
        </w:numPr>
        <w:ind w:left="1080"/>
        <w:rPr>
          <w:del w:author="toantk" w:date="2022-07-28T14:06:00Z" w:id="13013"/>
        </w:rPr>
      </w:pPr>
      <w:del w:author="toantk" w:date="2022-07-28T14:06:00Z" w:id="13014">
        <w:r w:rsidDel="000409DA">
          <w:delText>“message”: “&lt;message&gt;”</w:delText>
        </w:r>
        <w:r w:rsidDel="000409DA" w:rsidR="007131F0">
          <w:delText>,</w:delText>
        </w:r>
      </w:del>
    </w:p>
    <w:p w:rsidR="00DD1C8F" w:rsidDel="000409DA" w:rsidP="00DD1C8F" w:rsidRDefault="00DD1C8F" w14:paraId="49A409B2" w14:textId="0FFAE144">
      <w:pPr>
        <w:pStyle w:val="ListParagraph"/>
        <w:ind w:firstLine="360"/>
        <w:rPr>
          <w:del w:author="toantk" w:date="2022-07-28T14:06:00Z" w:id="13015"/>
        </w:rPr>
      </w:pPr>
      <w:del w:author="toantk" w:date="2022-07-28T14:06:00Z" w:id="13016">
        <w:r w:rsidDel="000409DA">
          <w:delText>“requestId” : “&lt;requestId&gt;”,</w:delText>
        </w:r>
      </w:del>
    </w:p>
    <w:p w:rsidR="007131F0" w:rsidDel="000409DA" w:rsidP="007131F0" w:rsidRDefault="007131F0" w14:paraId="639B7899" w14:textId="26A09EDC">
      <w:pPr>
        <w:pStyle w:val="FirstLevelBullet"/>
        <w:numPr>
          <w:ilvl w:val="0"/>
          <w:numId w:val="0"/>
        </w:numPr>
        <w:ind w:left="1080"/>
        <w:rPr>
          <w:del w:author="toantk" w:date="2022-07-28T14:06:00Z" w:id="13017"/>
        </w:rPr>
      </w:pPr>
      <w:del w:author="toantk" w:date="2022-07-28T14:06:00Z" w:id="13018">
        <w:r w:rsidDel="000409DA">
          <w:delText>"data": {</w:delText>
        </w:r>
      </w:del>
    </w:p>
    <w:p w:rsidR="007131F0" w:rsidDel="000409DA" w:rsidP="007131F0" w:rsidRDefault="007131F0" w14:paraId="5E6E729A" w14:textId="7AFB1763">
      <w:pPr>
        <w:pStyle w:val="FirstLevelBullet"/>
        <w:numPr>
          <w:ilvl w:val="0"/>
          <w:numId w:val="0"/>
        </w:numPr>
        <w:ind w:left="1080"/>
        <w:rPr>
          <w:del w:author="toantk" w:date="2022-07-28T14:06:00Z" w:id="13019"/>
        </w:rPr>
      </w:pPr>
      <w:del w:author="toantk" w:date="2022-07-28T14:06:00Z" w:id="13020">
        <w:r w:rsidDel="000409DA">
          <w:delText>}</w:delText>
        </w:r>
      </w:del>
    </w:p>
    <w:p w:rsidR="007131F0" w:rsidDel="000409DA" w:rsidP="007131F0" w:rsidRDefault="007131F0" w14:paraId="4E2F62CC" w14:textId="0DBD3D62">
      <w:pPr>
        <w:pStyle w:val="FirstLevelBullet"/>
        <w:numPr>
          <w:ilvl w:val="0"/>
          <w:numId w:val="0"/>
        </w:numPr>
        <w:ind w:left="1080"/>
        <w:rPr>
          <w:del w:author="toantk" w:date="2022-07-28T14:06:00Z" w:id="13021"/>
        </w:rPr>
      </w:pPr>
      <w:del w:author="toantk" w:date="2022-07-28T14:06:00Z" w:id="13022">
        <w:r w:rsidDel="000409DA">
          <w:delText>}</w:delText>
        </w:r>
      </w:del>
    </w:p>
    <w:p w:rsidRPr="00E71A83" w:rsidR="007131F0" w:rsidDel="000409DA" w:rsidP="007131F0" w:rsidRDefault="007131F0" w14:paraId="0AEE18AF" w14:textId="2FE89B5D">
      <w:pPr>
        <w:rPr>
          <w:del w:author="toantk" w:date="2022-07-28T14:06:00Z" w:id="13023"/>
          <w:b/>
          <w:bCs/>
        </w:rPr>
      </w:pPr>
      <w:del w:author="toantk" w:date="2022-07-28T14:06:00Z" w:id="13024">
        <w:r w:rsidRPr="00E71A83" w:rsidDel="000409DA">
          <w:rPr>
            <w:b/>
            <w:bCs/>
          </w:rPr>
          <w:delText>Mô tả tham số:</w:delText>
        </w:r>
      </w:del>
    </w:p>
    <w:p w:rsidR="002958FF" w:rsidDel="000409DA" w:rsidP="002958FF" w:rsidRDefault="002958FF" w14:paraId="4E0BFE8C" w14:textId="37AD5D78">
      <w:pPr>
        <w:pStyle w:val="Caption"/>
        <w:keepNext/>
        <w:rPr>
          <w:del w:author="toantk" w:date="2022-07-28T14:06:00Z" w:id="13025"/>
        </w:rPr>
      </w:pPr>
      <w:del w:author="toantk" w:date="2022-07-28T14:06:00Z" w:id="13026">
        <w:r w:rsidDel="000409DA">
          <w:delText xml:space="preserve">Bảng </w:delText>
        </w:r>
      </w:del>
      <w:ins w:author="Tran Khanh Toan" w:date="2022-07-01T17:36:00Z" w:id="13027">
        <w:del w:author="toantk" w:date="2022-07-27T10:00:00Z" w:id="13028">
          <w:r w:rsidDel="006366F4" w:rsidR="0036606E">
            <w:fldChar w:fldCharType="begin"/>
          </w:r>
          <w:r w:rsidDel="006366F4" w:rsidR="0036606E">
            <w:delInstrText xml:space="preserve"> STYLEREF 1 \s </w:delInstrText>
          </w:r>
        </w:del>
      </w:ins>
      <w:del w:author="toantk" w:date="2022-07-27T10:00:00Z" w:id="13029">
        <w:r w:rsidDel="006366F4" w:rsidR="0036606E">
          <w:fldChar w:fldCharType="separate"/>
        </w:r>
        <w:r w:rsidDel="006366F4" w:rsidR="0036606E">
          <w:rPr>
            <w:noProof/>
          </w:rPr>
          <w:delText>7</w:delText>
        </w:r>
      </w:del>
      <w:ins w:author="Tran Khanh Toan" w:date="2022-07-01T17:36:00Z" w:id="13030">
        <w:del w:author="toantk" w:date="2022-07-27T10:00:00Z" w:id="13031">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13032">
        <w:r w:rsidDel="006366F4" w:rsidR="0036606E">
          <w:fldChar w:fldCharType="separate"/>
        </w:r>
      </w:del>
      <w:ins w:author="Tran Khanh Toan" w:date="2022-07-01T17:36:00Z" w:id="13033">
        <w:del w:author="toantk" w:date="2022-07-27T10:00:00Z" w:id="13034">
          <w:r w:rsidDel="006366F4" w:rsidR="0036606E">
            <w:rPr>
              <w:noProof/>
            </w:rPr>
            <w:delText>32</w:delText>
          </w:r>
          <w:r w:rsidDel="006366F4" w:rsidR="0036606E">
            <w:fldChar w:fldCharType="end"/>
          </w:r>
        </w:del>
      </w:ins>
      <w:del w:author="toantk" w:date="2022-07-28T14:06:00Z" w:id="13035">
        <w:r w:rsidDel="000409DA" w:rsidR="003F0BD0">
          <w:fldChar w:fldCharType="begin"/>
        </w:r>
        <w:r w:rsidDel="000409DA" w:rsidR="003F0BD0">
          <w:rPr>
            <w:noProof/>
          </w:rPr>
          <w:delInstrText xml:space="preserve"> STYLEREF 1 \s </w:delInstrText>
        </w:r>
        <w:r w:rsidDel="000409DA" w:rsidR="003F0BD0">
          <w:fldChar w:fldCharType="separate"/>
        </w:r>
        <w:r w:rsidDel="000409DA">
          <w:rPr>
            <w:noProof/>
          </w:rPr>
          <w:delText>7</w:delText>
        </w:r>
        <w:r w:rsidDel="000409DA" w:rsidR="003F0BD0">
          <w:fldChar w:fldCharType="end"/>
        </w:r>
        <w:r w:rsidDel="000409DA">
          <w:delText>.</w:delText>
        </w:r>
        <w:r w:rsidDel="000409DA" w:rsidR="003F0BD0">
          <w:fldChar w:fldCharType="begin"/>
        </w:r>
        <w:r w:rsidDel="000409DA" w:rsidR="003F0BD0">
          <w:rPr>
            <w:noProof/>
          </w:rPr>
          <w:delInstrText xml:space="preserve"> SEQ Bảng \* ARABIC \s 1 </w:delInstrText>
        </w:r>
        <w:r w:rsidDel="000409DA" w:rsidR="003F0BD0">
          <w:fldChar w:fldCharType="separate"/>
        </w:r>
        <w:r w:rsidDel="000409DA">
          <w:rPr>
            <w:noProof/>
          </w:rPr>
          <w:delText>30</w:delText>
        </w:r>
        <w:r w:rsidDel="000409DA" w:rsidR="003F0BD0">
          <w:fldChar w:fldCharType="end"/>
        </w:r>
        <w:r w:rsidDel="000409DA">
          <w:delText xml:space="preserve"> Bảng mô tả tham số trong luồng điều khiển lấy thông tin thiết bị khách</w:delText>
        </w:r>
      </w:del>
    </w:p>
    <w:tbl>
      <w:tblPr>
        <w:tblStyle w:val="TableGrid"/>
        <w:tblW w:w="0" w:type="auto"/>
        <w:tblInd w:w="175" w:type="dxa"/>
        <w:tblLook w:val="04A0" w:firstRow="1" w:lastRow="0" w:firstColumn="1" w:lastColumn="0" w:noHBand="0" w:noVBand="1"/>
      </w:tblPr>
      <w:tblGrid>
        <w:gridCol w:w="713"/>
        <w:gridCol w:w="1597"/>
        <w:gridCol w:w="1546"/>
        <w:gridCol w:w="1047"/>
        <w:gridCol w:w="2241"/>
        <w:gridCol w:w="1906"/>
      </w:tblGrid>
      <w:tr w:rsidR="007131F0" w:rsidDel="000409DA" w:rsidTr="00E5021C" w14:paraId="6BBC5D7B" w14:textId="4417AD3A">
        <w:trPr>
          <w:del w:author="toantk" w:date="2022-07-28T14:06:00Z" w:id="13036"/>
        </w:trPr>
        <w:tc>
          <w:tcPr>
            <w:tcW w:w="713" w:type="dxa"/>
          </w:tcPr>
          <w:p w:rsidR="007131F0" w:rsidDel="000409DA" w:rsidP="00E5021C" w:rsidRDefault="007131F0" w14:paraId="6B35AC9E" w14:textId="44FEE9B5">
            <w:pPr>
              <w:pStyle w:val="ListParagraph"/>
              <w:ind w:left="0"/>
              <w:rPr>
                <w:del w:author="toantk" w:date="2022-07-28T14:06:00Z" w:id="13037"/>
                <w:b/>
                <w:bCs/>
              </w:rPr>
            </w:pPr>
            <w:del w:author="toantk" w:date="2022-07-28T14:06:00Z" w:id="13038">
              <w:r w:rsidDel="000409DA">
                <w:rPr>
                  <w:b/>
                  <w:bCs/>
                </w:rPr>
                <w:delText>STT</w:delText>
              </w:r>
            </w:del>
          </w:p>
        </w:tc>
        <w:tc>
          <w:tcPr>
            <w:tcW w:w="1597" w:type="dxa"/>
          </w:tcPr>
          <w:p w:rsidR="007131F0" w:rsidDel="000409DA" w:rsidP="00E5021C" w:rsidRDefault="007131F0" w14:paraId="052C0856" w14:textId="025894EE">
            <w:pPr>
              <w:pStyle w:val="ListParagraph"/>
              <w:ind w:left="0"/>
              <w:rPr>
                <w:del w:author="toantk" w:date="2022-07-28T14:06:00Z" w:id="13039"/>
                <w:b/>
                <w:bCs/>
              </w:rPr>
            </w:pPr>
            <w:del w:author="toantk" w:date="2022-07-28T14:06:00Z" w:id="13040">
              <w:r w:rsidDel="000409DA">
                <w:rPr>
                  <w:b/>
                  <w:bCs/>
                </w:rPr>
                <w:delText>Tham số</w:delText>
              </w:r>
            </w:del>
          </w:p>
        </w:tc>
        <w:tc>
          <w:tcPr>
            <w:tcW w:w="1546" w:type="dxa"/>
          </w:tcPr>
          <w:p w:rsidR="007131F0" w:rsidDel="000409DA" w:rsidP="00E5021C" w:rsidRDefault="007131F0" w14:paraId="0548841E" w14:textId="1B562F94">
            <w:pPr>
              <w:pStyle w:val="ListParagraph"/>
              <w:ind w:left="0"/>
              <w:rPr>
                <w:del w:author="toantk" w:date="2022-07-28T14:06:00Z" w:id="13041"/>
                <w:b/>
                <w:bCs/>
              </w:rPr>
            </w:pPr>
            <w:del w:author="toantk" w:date="2022-07-28T14:06:00Z" w:id="13042">
              <w:r w:rsidDel="000409DA">
                <w:rPr>
                  <w:b/>
                  <w:bCs/>
                </w:rPr>
                <w:delText>Mô tả</w:delText>
              </w:r>
            </w:del>
          </w:p>
        </w:tc>
        <w:tc>
          <w:tcPr>
            <w:tcW w:w="1047" w:type="dxa"/>
          </w:tcPr>
          <w:p w:rsidR="007131F0" w:rsidDel="000409DA" w:rsidP="00E5021C" w:rsidRDefault="007131F0" w14:paraId="4A012134" w14:textId="546BEE53">
            <w:pPr>
              <w:pStyle w:val="ListParagraph"/>
              <w:ind w:left="0"/>
              <w:rPr>
                <w:del w:author="toantk" w:date="2022-07-28T14:06:00Z" w:id="13043"/>
                <w:b/>
                <w:bCs/>
              </w:rPr>
            </w:pPr>
            <w:del w:author="toantk" w:date="2022-07-28T14:06:00Z" w:id="13044">
              <w:r w:rsidDel="000409DA">
                <w:rPr>
                  <w:b/>
                  <w:bCs/>
                </w:rPr>
                <w:delText>Kiểu</w:delText>
              </w:r>
            </w:del>
          </w:p>
        </w:tc>
        <w:tc>
          <w:tcPr>
            <w:tcW w:w="2241" w:type="dxa"/>
          </w:tcPr>
          <w:p w:rsidR="007131F0" w:rsidDel="000409DA" w:rsidP="00E5021C" w:rsidRDefault="007131F0" w14:paraId="2863AB79" w14:textId="4BA2C16A">
            <w:pPr>
              <w:pStyle w:val="ListParagraph"/>
              <w:ind w:left="0"/>
              <w:rPr>
                <w:del w:author="toantk" w:date="2022-07-28T14:06:00Z" w:id="13045"/>
                <w:b/>
                <w:bCs/>
              </w:rPr>
            </w:pPr>
            <w:del w:author="toantk" w:date="2022-07-28T14:06:00Z" w:id="13046">
              <w:r w:rsidDel="000409DA">
                <w:rPr>
                  <w:b/>
                  <w:bCs/>
                </w:rPr>
                <w:delText>Giá trị</w:delText>
              </w:r>
            </w:del>
          </w:p>
        </w:tc>
        <w:tc>
          <w:tcPr>
            <w:tcW w:w="1906" w:type="dxa"/>
          </w:tcPr>
          <w:p w:rsidR="007131F0" w:rsidDel="000409DA" w:rsidP="00E5021C" w:rsidRDefault="007131F0" w14:paraId="12B603CC" w14:textId="3DE2E27D">
            <w:pPr>
              <w:pStyle w:val="ListParagraph"/>
              <w:ind w:left="0"/>
              <w:rPr>
                <w:del w:author="toantk" w:date="2022-07-28T14:06:00Z" w:id="13047"/>
                <w:b/>
                <w:bCs/>
              </w:rPr>
            </w:pPr>
            <w:del w:author="toantk" w:date="2022-07-28T14:06:00Z" w:id="13048">
              <w:r w:rsidDel="000409DA">
                <w:rPr>
                  <w:b/>
                  <w:bCs/>
                </w:rPr>
                <w:delText>Json Key</w:delText>
              </w:r>
            </w:del>
          </w:p>
        </w:tc>
      </w:tr>
      <w:tr w:rsidR="007131F0" w:rsidDel="000409DA" w:rsidTr="00E5021C" w14:paraId="377EB09A" w14:textId="563FAFCE">
        <w:trPr>
          <w:trHeight w:val="213"/>
          <w:del w:author="toantk" w:date="2022-07-28T14:06:00Z" w:id="13049"/>
        </w:trPr>
        <w:tc>
          <w:tcPr>
            <w:tcW w:w="713" w:type="dxa"/>
          </w:tcPr>
          <w:p w:rsidRPr="00020A9F" w:rsidR="007131F0" w:rsidDel="000409DA" w:rsidP="00E5021C" w:rsidRDefault="007131F0" w14:paraId="345B369D" w14:textId="5B5D5F6A">
            <w:pPr>
              <w:pStyle w:val="ListParagraph"/>
              <w:ind w:left="0"/>
              <w:rPr>
                <w:del w:author="toantk" w:date="2022-07-28T14:06:00Z" w:id="13050"/>
              </w:rPr>
            </w:pPr>
            <w:del w:author="toantk" w:date="2022-07-28T14:06:00Z" w:id="13051">
              <w:r w:rsidRPr="00020A9F" w:rsidDel="000409DA">
                <w:delText>1</w:delText>
              </w:r>
            </w:del>
          </w:p>
        </w:tc>
        <w:tc>
          <w:tcPr>
            <w:tcW w:w="1597" w:type="dxa"/>
          </w:tcPr>
          <w:p w:rsidRPr="00020A9F" w:rsidR="007131F0" w:rsidDel="000409DA" w:rsidP="00E5021C" w:rsidRDefault="00BD188D" w14:paraId="2A4AF37D" w14:textId="44413260">
            <w:pPr>
              <w:pStyle w:val="ListParagraph"/>
              <w:ind w:left="0"/>
              <w:rPr>
                <w:del w:author="toantk" w:date="2022-07-28T14:06:00Z" w:id="13052"/>
              </w:rPr>
            </w:pPr>
            <w:del w:author="toantk" w:date="2022-07-28T14:06:00Z" w:id="13053">
              <w:r w:rsidDel="000409DA">
                <w:delText>Status</w:delText>
              </w:r>
            </w:del>
          </w:p>
        </w:tc>
        <w:tc>
          <w:tcPr>
            <w:tcW w:w="1546" w:type="dxa"/>
          </w:tcPr>
          <w:p w:rsidRPr="00020A9F" w:rsidR="007131F0" w:rsidDel="000409DA" w:rsidP="00E5021C" w:rsidRDefault="00BD188D" w14:paraId="186BBCB5" w14:textId="2196E154">
            <w:pPr>
              <w:pStyle w:val="ListParagraph"/>
              <w:ind w:left="0"/>
              <w:rPr>
                <w:del w:author="toantk" w:date="2022-07-28T14:06:00Z" w:id="13054"/>
              </w:rPr>
            </w:pPr>
            <w:del w:author="toantk" w:date="2022-07-28T14:06:00Z" w:id="13055">
              <w:r w:rsidDel="000409DA">
                <w:delText>Trạng thái</w:delText>
              </w:r>
              <w:r w:rsidDel="000409DA" w:rsidR="006E1168">
                <w:delText xml:space="preserve"> của client</w:delText>
              </w:r>
            </w:del>
          </w:p>
        </w:tc>
        <w:tc>
          <w:tcPr>
            <w:tcW w:w="1047" w:type="dxa"/>
          </w:tcPr>
          <w:p w:rsidRPr="00020A9F" w:rsidR="007131F0" w:rsidDel="000409DA" w:rsidP="00E5021C" w:rsidRDefault="006E1168" w14:paraId="78332B5D" w14:textId="5841BF22">
            <w:pPr>
              <w:pStyle w:val="ListParagraph"/>
              <w:ind w:left="0"/>
              <w:rPr>
                <w:del w:author="toantk" w:date="2022-07-28T14:06:00Z" w:id="13056"/>
              </w:rPr>
            </w:pPr>
            <w:del w:author="toantk" w:date="2022-07-28T14:06:00Z" w:id="13057">
              <w:r w:rsidDel="000409DA">
                <w:delText>String</w:delText>
              </w:r>
            </w:del>
          </w:p>
        </w:tc>
        <w:tc>
          <w:tcPr>
            <w:tcW w:w="2241" w:type="dxa"/>
          </w:tcPr>
          <w:p w:rsidRPr="00020A9F" w:rsidR="007131F0" w:rsidDel="000409DA" w:rsidP="00E5021C" w:rsidRDefault="007131F0" w14:paraId="5E139727" w14:textId="6D4E5616">
            <w:pPr>
              <w:pStyle w:val="ListParagraph"/>
              <w:ind w:left="0"/>
              <w:rPr>
                <w:del w:author="toantk" w:date="2022-07-28T14:06:00Z" w:id="13058"/>
              </w:rPr>
            </w:pPr>
          </w:p>
        </w:tc>
        <w:tc>
          <w:tcPr>
            <w:tcW w:w="1906" w:type="dxa"/>
          </w:tcPr>
          <w:p w:rsidRPr="00020A9F" w:rsidR="007131F0" w:rsidDel="000409DA" w:rsidP="00E5021C" w:rsidRDefault="006E1168" w14:paraId="309AA37D" w14:textId="2D169430">
            <w:pPr>
              <w:pStyle w:val="ListParagraph"/>
              <w:ind w:left="0"/>
              <w:rPr>
                <w:del w:author="toantk" w:date="2022-07-28T14:06:00Z" w:id="13059"/>
              </w:rPr>
            </w:pPr>
            <w:del w:author="toantk" w:date="2022-07-28T14:06:00Z" w:id="13060">
              <w:r w:rsidDel="000409DA">
                <w:delText>Status</w:delText>
              </w:r>
            </w:del>
          </w:p>
        </w:tc>
      </w:tr>
      <w:tr w:rsidR="007131F0" w:rsidDel="000409DA" w:rsidTr="00E5021C" w14:paraId="36C66E08" w14:textId="0C3BB936">
        <w:trPr>
          <w:del w:author="toantk" w:date="2022-07-28T14:06:00Z" w:id="13061"/>
        </w:trPr>
        <w:tc>
          <w:tcPr>
            <w:tcW w:w="713" w:type="dxa"/>
          </w:tcPr>
          <w:p w:rsidRPr="00020A9F" w:rsidR="007131F0" w:rsidDel="000409DA" w:rsidP="00E5021C" w:rsidRDefault="007131F0" w14:paraId="1249D4A5" w14:textId="4768FC8B">
            <w:pPr>
              <w:pStyle w:val="ListParagraph"/>
              <w:ind w:left="0"/>
              <w:rPr>
                <w:del w:author="toantk" w:date="2022-07-28T14:06:00Z" w:id="13062"/>
              </w:rPr>
            </w:pPr>
            <w:del w:author="toantk" w:date="2022-07-28T14:06:00Z" w:id="13063">
              <w:r w:rsidDel="000409DA">
                <w:delText>2</w:delText>
              </w:r>
            </w:del>
          </w:p>
        </w:tc>
        <w:tc>
          <w:tcPr>
            <w:tcW w:w="1597" w:type="dxa"/>
          </w:tcPr>
          <w:p w:rsidRPr="00020A9F" w:rsidR="007131F0" w:rsidDel="000409DA" w:rsidP="00E5021C" w:rsidRDefault="006E1168" w14:paraId="356F8978" w14:textId="0B50C1B0">
            <w:pPr>
              <w:pStyle w:val="ListParagraph"/>
              <w:ind w:left="0"/>
              <w:rPr>
                <w:del w:author="toantk" w:date="2022-07-28T14:06:00Z" w:id="13064"/>
              </w:rPr>
            </w:pPr>
            <w:del w:author="toantk" w:date="2022-07-28T14:06:00Z" w:id="13065">
              <w:r w:rsidDel="000409DA">
                <w:delText>Host Name</w:delText>
              </w:r>
            </w:del>
          </w:p>
        </w:tc>
        <w:tc>
          <w:tcPr>
            <w:tcW w:w="1546" w:type="dxa"/>
          </w:tcPr>
          <w:p w:rsidR="007131F0" w:rsidDel="000409DA" w:rsidP="00E5021C" w:rsidRDefault="006E1168" w14:paraId="12F99E08" w14:textId="464FB54F">
            <w:pPr>
              <w:pStyle w:val="ListParagraph"/>
              <w:ind w:left="0"/>
              <w:rPr>
                <w:del w:author="toantk" w:date="2022-07-28T14:06:00Z" w:id="13066"/>
              </w:rPr>
            </w:pPr>
            <w:del w:author="toantk" w:date="2022-07-28T14:06:00Z" w:id="13067">
              <w:r w:rsidDel="000409DA">
                <w:delText>Tên của client</w:delText>
              </w:r>
            </w:del>
          </w:p>
        </w:tc>
        <w:tc>
          <w:tcPr>
            <w:tcW w:w="1047" w:type="dxa"/>
          </w:tcPr>
          <w:p w:rsidR="007131F0" w:rsidDel="000409DA" w:rsidP="00E5021C" w:rsidRDefault="006E1168" w14:paraId="0D305FCB" w14:textId="335604FD">
            <w:pPr>
              <w:pStyle w:val="ListParagraph"/>
              <w:ind w:left="0"/>
              <w:rPr>
                <w:del w:author="toantk" w:date="2022-07-28T14:06:00Z" w:id="13068"/>
              </w:rPr>
            </w:pPr>
            <w:del w:author="toantk" w:date="2022-07-28T14:06:00Z" w:id="13069">
              <w:r w:rsidDel="000409DA">
                <w:delText>String</w:delText>
              </w:r>
            </w:del>
          </w:p>
        </w:tc>
        <w:tc>
          <w:tcPr>
            <w:tcW w:w="2241" w:type="dxa"/>
          </w:tcPr>
          <w:p w:rsidR="007131F0" w:rsidDel="000409DA" w:rsidP="00E5021C" w:rsidRDefault="000C6391" w14:paraId="13D79BC8" w14:textId="517C8D40">
            <w:pPr>
              <w:pStyle w:val="ListParagraph"/>
              <w:ind w:left="0"/>
              <w:rPr>
                <w:del w:author="toantk" w:date="2022-07-28T14:06:00Z" w:id="13070"/>
              </w:rPr>
            </w:pPr>
            <w:del w:author="toantk" w:date="2022-07-28T14:06:00Z" w:id="13071">
              <w:r w:rsidDel="000409DA">
                <w:delText>Chuỗi ký tự</w:delText>
              </w:r>
            </w:del>
          </w:p>
        </w:tc>
        <w:tc>
          <w:tcPr>
            <w:tcW w:w="1906" w:type="dxa"/>
          </w:tcPr>
          <w:p w:rsidR="007131F0" w:rsidDel="000409DA" w:rsidP="00E5021C" w:rsidRDefault="006E1168" w14:paraId="51800180" w14:textId="671ADA75">
            <w:pPr>
              <w:pStyle w:val="ListParagraph"/>
              <w:ind w:left="0"/>
              <w:rPr>
                <w:del w:author="toantk" w:date="2022-07-28T14:06:00Z" w:id="13072"/>
              </w:rPr>
            </w:pPr>
            <w:del w:author="toantk" w:date="2022-07-28T14:06:00Z" w:id="13073">
              <w:r w:rsidDel="000409DA">
                <w:delText>hostname</w:delText>
              </w:r>
            </w:del>
          </w:p>
        </w:tc>
      </w:tr>
      <w:tr w:rsidR="007131F0" w:rsidDel="000409DA" w:rsidTr="00E5021C" w14:paraId="3770C52E" w14:textId="599AD11F">
        <w:trPr>
          <w:del w:author="toantk" w:date="2022-07-28T14:06:00Z" w:id="13074"/>
        </w:trPr>
        <w:tc>
          <w:tcPr>
            <w:tcW w:w="713" w:type="dxa"/>
          </w:tcPr>
          <w:p w:rsidRPr="00020A9F" w:rsidR="007131F0" w:rsidDel="000409DA" w:rsidP="00E5021C" w:rsidRDefault="007131F0" w14:paraId="7577FD46" w14:textId="421C802D">
            <w:pPr>
              <w:pStyle w:val="ListParagraph"/>
              <w:ind w:left="0"/>
              <w:rPr>
                <w:del w:author="toantk" w:date="2022-07-28T14:06:00Z" w:id="13075"/>
              </w:rPr>
            </w:pPr>
            <w:del w:author="toantk" w:date="2022-07-28T14:06:00Z" w:id="13076">
              <w:r w:rsidDel="000409DA">
                <w:delText>3</w:delText>
              </w:r>
            </w:del>
          </w:p>
        </w:tc>
        <w:tc>
          <w:tcPr>
            <w:tcW w:w="1597" w:type="dxa"/>
          </w:tcPr>
          <w:p w:rsidRPr="00020A9F" w:rsidR="007131F0" w:rsidDel="000409DA" w:rsidP="00E5021C" w:rsidRDefault="00884B78" w14:paraId="173C5481" w14:textId="49C5BC16">
            <w:pPr>
              <w:pStyle w:val="ListParagraph"/>
              <w:ind w:left="0"/>
              <w:rPr>
                <w:del w:author="toantk" w:date="2022-07-28T14:06:00Z" w:id="13077"/>
              </w:rPr>
            </w:pPr>
            <w:del w:author="toantk" w:date="2022-07-28T14:06:00Z" w:id="13078">
              <w:r w:rsidDel="000409DA">
                <w:delText>IP Address</w:delText>
              </w:r>
            </w:del>
          </w:p>
        </w:tc>
        <w:tc>
          <w:tcPr>
            <w:tcW w:w="1546" w:type="dxa"/>
          </w:tcPr>
          <w:p w:rsidR="007131F0" w:rsidDel="000409DA" w:rsidP="00E5021C" w:rsidRDefault="006E1168" w14:paraId="008285E6" w14:textId="03C550D6">
            <w:pPr>
              <w:pStyle w:val="ListParagraph"/>
              <w:ind w:left="0"/>
              <w:rPr>
                <w:del w:author="toantk" w:date="2022-07-28T14:06:00Z" w:id="13079"/>
              </w:rPr>
            </w:pPr>
            <w:del w:author="toantk" w:date="2022-07-28T14:06:00Z" w:id="13080">
              <w:r w:rsidDel="000409DA">
                <w:delText>Địa chỉ IP của client</w:delText>
              </w:r>
            </w:del>
          </w:p>
        </w:tc>
        <w:tc>
          <w:tcPr>
            <w:tcW w:w="1047" w:type="dxa"/>
          </w:tcPr>
          <w:p w:rsidR="007131F0" w:rsidDel="000409DA" w:rsidP="00E5021C" w:rsidRDefault="006E1168" w14:paraId="2A578267" w14:textId="71CEF44C">
            <w:pPr>
              <w:pStyle w:val="ListParagraph"/>
              <w:ind w:left="0"/>
              <w:rPr>
                <w:del w:author="toantk" w:date="2022-07-28T14:06:00Z" w:id="13081"/>
              </w:rPr>
            </w:pPr>
            <w:del w:author="toantk" w:date="2022-07-28T14:06:00Z" w:id="13082">
              <w:r w:rsidDel="000409DA">
                <w:delText>String</w:delText>
              </w:r>
            </w:del>
          </w:p>
        </w:tc>
        <w:tc>
          <w:tcPr>
            <w:tcW w:w="2241" w:type="dxa"/>
          </w:tcPr>
          <w:p w:rsidR="007131F0" w:rsidDel="000409DA" w:rsidP="00E5021C" w:rsidRDefault="000C6391" w14:paraId="7A326595" w14:textId="25DD53E9">
            <w:pPr>
              <w:pStyle w:val="ListParagraph"/>
              <w:ind w:left="0"/>
              <w:rPr>
                <w:del w:author="toantk" w:date="2022-07-28T14:06:00Z" w:id="13083"/>
              </w:rPr>
            </w:pPr>
            <w:del w:author="toantk" w:date="2022-07-28T14:06:00Z" w:id="13084">
              <w:r w:rsidDel="000409DA">
                <w:delText>Chuỗi ký tự dạng IP</w:delText>
              </w:r>
            </w:del>
          </w:p>
        </w:tc>
        <w:tc>
          <w:tcPr>
            <w:tcW w:w="1906" w:type="dxa"/>
          </w:tcPr>
          <w:p w:rsidR="007131F0" w:rsidDel="000409DA" w:rsidP="00E5021C" w:rsidRDefault="00884B78" w14:paraId="7A700B5C" w14:textId="1BB3BE5E">
            <w:pPr>
              <w:pStyle w:val="ListParagraph"/>
              <w:ind w:left="0"/>
              <w:rPr>
                <w:del w:author="toantk" w:date="2022-07-28T14:06:00Z" w:id="13085"/>
              </w:rPr>
            </w:pPr>
            <w:del w:author="toantk" w:date="2022-07-28T14:06:00Z" w:id="13086">
              <w:r w:rsidDel="000409DA">
                <w:delText>ipAddr</w:delText>
              </w:r>
            </w:del>
          </w:p>
        </w:tc>
      </w:tr>
      <w:tr w:rsidR="00884B78" w:rsidDel="000409DA" w:rsidTr="00E5021C" w14:paraId="5CF9F1FC" w14:textId="60C49C35">
        <w:trPr>
          <w:del w:author="toantk" w:date="2022-07-28T14:06:00Z" w:id="13087"/>
        </w:trPr>
        <w:tc>
          <w:tcPr>
            <w:tcW w:w="713" w:type="dxa"/>
          </w:tcPr>
          <w:p w:rsidR="00884B78" w:rsidDel="000409DA" w:rsidP="00E5021C" w:rsidRDefault="00884B78" w14:paraId="28D8D777" w14:textId="23557C36">
            <w:pPr>
              <w:pStyle w:val="ListParagraph"/>
              <w:ind w:left="0"/>
              <w:rPr>
                <w:del w:author="toantk" w:date="2022-07-28T14:06:00Z" w:id="13088"/>
              </w:rPr>
            </w:pPr>
            <w:del w:author="toantk" w:date="2022-07-28T14:06:00Z" w:id="13089">
              <w:r w:rsidDel="000409DA">
                <w:delText>4</w:delText>
              </w:r>
            </w:del>
          </w:p>
        </w:tc>
        <w:tc>
          <w:tcPr>
            <w:tcW w:w="1597" w:type="dxa"/>
          </w:tcPr>
          <w:p w:rsidR="00884B78" w:rsidDel="000409DA" w:rsidP="00E5021C" w:rsidRDefault="00884B78" w14:paraId="21CEB5EA" w14:textId="218AF750">
            <w:pPr>
              <w:pStyle w:val="ListParagraph"/>
              <w:ind w:left="0"/>
              <w:rPr>
                <w:del w:author="toantk" w:date="2022-07-28T14:06:00Z" w:id="13090"/>
              </w:rPr>
            </w:pPr>
            <w:del w:author="toantk" w:date="2022-07-28T14:06:00Z" w:id="13091">
              <w:r w:rsidDel="000409DA">
                <w:delText>MAC Address</w:delText>
              </w:r>
            </w:del>
          </w:p>
        </w:tc>
        <w:tc>
          <w:tcPr>
            <w:tcW w:w="1546" w:type="dxa"/>
          </w:tcPr>
          <w:p w:rsidR="00884B78" w:rsidDel="000409DA" w:rsidP="00E5021C" w:rsidRDefault="00884B78" w14:paraId="1225A901" w14:textId="6B3E8DC7">
            <w:pPr>
              <w:pStyle w:val="ListParagraph"/>
              <w:ind w:left="0"/>
              <w:rPr>
                <w:del w:author="toantk" w:date="2022-07-28T14:06:00Z" w:id="13092"/>
              </w:rPr>
            </w:pPr>
            <w:del w:author="toantk" w:date="2022-07-28T14:06:00Z" w:id="13093">
              <w:r w:rsidDel="000409DA">
                <w:delText>Địa chỉ MAC Address của Client</w:delText>
              </w:r>
            </w:del>
          </w:p>
        </w:tc>
        <w:tc>
          <w:tcPr>
            <w:tcW w:w="1047" w:type="dxa"/>
          </w:tcPr>
          <w:p w:rsidR="00884B78" w:rsidDel="000409DA" w:rsidP="00E5021C" w:rsidRDefault="00884B78" w14:paraId="49D13A6B" w14:textId="59D203B4">
            <w:pPr>
              <w:pStyle w:val="ListParagraph"/>
              <w:ind w:left="0"/>
              <w:rPr>
                <w:del w:author="toantk" w:date="2022-07-28T14:06:00Z" w:id="13094"/>
              </w:rPr>
            </w:pPr>
            <w:del w:author="toantk" w:date="2022-07-28T14:06:00Z" w:id="13095">
              <w:r w:rsidDel="000409DA">
                <w:delText>String</w:delText>
              </w:r>
            </w:del>
          </w:p>
        </w:tc>
        <w:tc>
          <w:tcPr>
            <w:tcW w:w="2241" w:type="dxa"/>
          </w:tcPr>
          <w:p w:rsidR="00884B78" w:rsidDel="000409DA" w:rsidP="00E5021C" w:rsidRDefault="000C6391" w14:paraId="7ABAF767" w14:textId="306531D5">
            <w:pPr>
              <w:pStyle w:val="ListParagraph"/>
              <w:ind w:left="0"/>
              <w:rPr>
                <w:del w:author="toantk" w:date="2022-07-28T14:06:00Z" w:id="13096"/>
              </w:rPr>
            </w:pPr>
            <w:del w:author="toantk" w:date="2022-07-28T14:06:00Z" w:id="13097">
              <w:r w:rsidDel="000409DA">
                <w:delText>Chuỗi ký tự dạng MAC</w:delText>
              </w:r>
            </w:del>
          </w:p>
        </w:tc>
        <w:tc>
          <w:tcPr>
            <w:tcW w:w="1906" w:type="dxa"/>
          </w:tcPr>
          <w:p w:rsidR="00884B78" w:rsidDel="000409DA" w:rsidP="00E5021C" w:rsidRDefault="00884B78" w14:paraId="71B23721" w14:textId="353581E2">
            <w:pPr>
              <w:pStyle w:val="ListParagraph"/>
              <w:ind w:left="0"/>
              <w:rPr>
                <w:del w:author="toantk" w:date="2022-07-28T14:06:00Z" w:id="13098"/>
              </w:rPr>
            </w:pPr>
            <w:del w:author="toantk" w:date="2022-07-28T14:06:00Z" w:id="13099">
              <w:r w:rsidDel="000409DA">
                <w:delText>macAddr</w:delText>
              </w:r>
            </w:del>
          </w:p>
        </w:tc>
      </w:tr>
      <w:tr w:rsidR="00884B78" w:rsidDel="000409DA" w:rsidTr="00E5021C" w14:paraId="2E958087" w14:textId="432F58D5">
        <w:trPr>
          <w:del w:author="toantk" w:date="2022-07-28T14:06:00Z" w:id="13100"/>
        </w:trPr>
        <w:tc>
          <w:tcPr>
            <w:tcW w:w="713" w:type="dxa"/>
          </w:tcPr>
          <w:p w:rsidR="00884B78" w:rsidDel="000409DA" w:rsidP="00E5021C" w:rsidRDefault="00884B78" w14:paraId="03C71060" w14:textId="71A986AD">
            <w:pPr>
              <w:pStyle w:val="ListParagraph"/>
              <w:ind w:left="0"/>
              <w:rPr>
                <w:del w:author="toantk" w:date="2022-07-28T14:06:00Z" w:id="13101"/>
              </w:rPr>
            </w:pPr>
            <w:del w:author="toantk" w:date="2022-07-28T14:06:00Z" w:id="13102">
              <w:r w:rsidDel="000409DA">
                <w:delText>5</w:delText>
              </w:r>
            </w:del>
          </w:p>
        </w:tc>
        <w:tc>
          <w:tcPr>
            <w:tcW w:w="1597" w:type="dxa"/>
          </w:tcPr>
          <w:p w:rsidR="00884B78" w:rsidDel="000409DA" w:rsidP="00E5021C" w:rsidRDefault="00884B78" w14:paraId="06CBD57F" w14:textId="0FA08A7E">
            <w:pPr>
              <w:pStyle w:val="ListParagraph"/>
              <w:ind w:left="0"/>
              <w:rPr>
                <w:del w:author="toantk" w:date="2022-07-28T14:06:00Z" w:id="13103"/>
              </w:rPr>
            </w:pPr>
            <w:del w:author="toantk" w:date="2022-07-28T14:06:00Z" w:id="13104">
              <w:r w:rsidDel="000409DA">
                <w:delText>Interface Type</w:delText>
              </w:r>
            </w:del>
          </w:p>
        </w:tc>
        <w:tc>
          <w:tcPr>
            <w:tcW w:w="1546" w:type="dxa"/>
          </w:tcPr>
          <w:p w:rsidR="00884B78" w:rsidDel="000409DA" w:rsidP="00E5021C" w:rsidRDefault="00413097" w14:paraId="54CA1977" w14:textId="6A5638FC">
            <w:pPr>
              <w:pStyle w:val="ListParagraph"/>
              <w:ind w:left="0"/>
              <w:rPr>
                <w:del w:author="toantk" w:date="2022-07-28T14:06:00Z" w:id="13105"/>
              </w:rPr>
            </w:pPr>
            <w:del w:author="toantk" w:date="2022-07-28T14:06:00Z" w:id="13106">
              <w:r w:rsidDel="000409DA">
                <w:delText>Loại Interface mà client kết nối đến qua Wifi hay Ethernet</w:delText>
              </w:r>
            </w:del>
          </w:p>
        </w:tc>
        <w:tc>
          <w:tcPr>
            <w:tcW w:w="1047" w:type="dxa"/>
          </w:tcPr>
          <w:p w:rsidR="00884B78" w:rsidDel="000409DA" w:rsidP="00E5021C" w:rsidRDefault="00413097" w14:paraId="683FCA23" w14:textId="6EB3D32B">
            <w:pPr>
              <w:pStyle w:val="ListParagraph"/>
              <w:ind w:left="0"/>
              <w:rPr>
                <w:del w:author="toantk" w:date="2022-07-28T14:06:00Z" w:id="13107"/>
              </w:rPr>
            </w:pPr>
            <w:del w:author="toantk" w:date="2022-07-28T14:06:00Z" w:id="13108">
              <w:r w:rsidDel="000409DA">
                <w:delText>String</w:delText>
              </w:r>
            </w:del>
          </w:p>
        </w:tc>
        <w:tc>
          <w:tcPr>
            <w:tcW w:w="2241" w:type="dxa"/>
          </w:tcPr>
          <w:p w:rsidR="00884B78" w:rsidDel="000409DA" w:rsidP="00E5021C" w:rsidRDefault="000C6391" w14:paraId="723A8DBC" w14:textId="6A206044">
            <w:pPr>
              <w:pStyle w:val="ListParagraph"/>
              <w:ind w:left="0"/>
              <w:rPr>
                <w:del w:author="toantk" w:date="2022-07-28T14:06:00Z" w:id="13109"/>
              </w:rPr>
            </w:pPr>
            <w:del w:author="toantk" w:date="2022-07-28T14:06:00Z" w:id="13110">
              <w:r w:rsidDel="000409DA">
                <w:delText>Ethernet/802.11</w:delText>
              </w:r>
            </w:del>
          </w:p>
        </w:tc>
        <w:tc>
          <w:tcPr>
            <w:tcW w:w="1906" w:type="dxa"/>
          </w:tcPr>
          <w:p w:rsidR="00884B78" w:rsidDel="000409DA" w:rsidP="00E5021C" w:rsidRDefault="00413097" w14:paraId="4B5C4A26" w14:textId="3B97A204">
            <w:pPr>
              <w:pStyle w:val="ListParagraph"/>
              <w:ind w:left="0"/>
              <w:rPr>
                <w:del w:author="toantk" w:date="2022-07-28T14:06:00Z" w:id="13111"/>
              </w:rPr>
            </w:pPr>
            <w:del w:author="toantk" w:date="2022-07-28T14:06:00Z" w:id="13112">
              <w:r w:rsidDel="000409DA">
                <w:delText>interfaceType</w:delText>
              </w:r>
            </w:del>
          </w:p>
        </w:tc>
      </w:tr>
      <w:tr w:rsidR="00413097" w:rsidDel="000409DA" w:rsidTr="00E5021C" w14:paraId="1F42D2BA" w14:textId="413B7424">
        <w:trPr>
          <w:del w:author="toantk" w:date="2022-07-28T14:06:00Z" w:id="13113"/>
        </w:trPr>
        <w:tc>
          <w:tcPr>
            <w:tcW w:w="713" w:type="dxa"/>
          </w:tcPr>
          <w:p w:rsidR="00413097" w:rsidDel="000409DA" w:rsidP="00E5021C" w:rsidRDefault="00413097" w14:paraId="57CA7188" w14:textId="0A6FB401">
            <w:pPr>
              <w:pStyle w:val="ListParagraph"/>
              <w:ind w:left="0"/>
              <w:rPr>
                <w:del w:author="toantk" w:date="2022-07-28T14:06:00Z" w:id="13114"/>
              </w:rPr>
            </w:pPr>
            <w:del w:author="toantk" w:date="2022-07-28T14:06:00Z" w:id="13115">
              <w:r w:rsidDel="000409DA">
                <w:delText>6</w:delText>
              </w:r>
            </w:del>
          </w:p>
        </w:tc>
        <w:tc>
          <w:tcPr>
            <w:tcW w:w="1597" w:type="dxa"/>
          </w:tcPr>
          <w:p w:rsidR="00413097" w:rsidDel="000409DA" w:rsidP="00E5021C" w:rsidRDefault="00413097" w14:paraId="0C7244BA" w14:textId="7A594EEB">
            <w:pPr>
              <w:pStyle w:val="ListParagraph"/>
              <w:ind w:left="0"/>
              <w:rPr>
                <w:del w:author="toantk" w:date="2022-07-28T14:06:00Z" w:id="13116"/>
              </w:rPr>
            </w:pPr>
            <w:del w:author="toantk" w:date="2022-07-28T14:06:00Z" w:id="13117">
              <w:r w:rsidDel="000409DA">
                <w:delText>Lease Time</w:delText>
              </w:r>
            </w:del>
          </w:p>
        </w:tc>
        <w:tc>
          <w:tcPr>
            <w:tcW w:w="1546" w:type="dxa"/>
          </w:tcPr>
          <w:p w:rsidR="00413097" w:rsidDel="000409DA" w:rsidP="00E5021C" w:rsidRDefault="00413097" w14:paraId="16C350A4" w14:textId="55AD24E7">
            <w:pPr>
              <w:pStyle w:val="ListParagraph"/>
              <w:ind w:left="0"/>
              <w:rPr>
                <w:del w:author="toantk" w:date="2022-07-28T14:06:00Z" w:id="13118"/>
              </w:rPr>
            </w:pPr>
            <w:del w:author="toantk" w:date="2022-07-28T14:06:00Z" w:id="13119">
              <w:r w:rsidDel="000409DA">
                <w:delText>Thời gian giữ IP còn lại của client</w:delText>
              </w:r>
            </w:del>
          </w:p>
        </w:tc>
        <w:tc>
          <w:tcPr>
            <w:tcW w:w="1047" w:type="dxa"/>
          </w:tcPr>
          <w:p w:rsidR="00413097" w:rsidDel="000409DA" w:rsidP="00E5021C" w:rsidRDefault="00413097" w14:paraId="5DF9587A" w14:textId="6E6D96C5">
            <w:pPr>
              <w:pStyle w:val="ListParagraph"/>
              <w:ind w:left="0"/>
              <w:rPr>
                <w:del w:author="toantk" w:date="2022-07-28T14:06:00Z" w:id="13120"/>
              </w:rPr>
            </w:pPr>
            <w:del w:author="toantk" w:date="2022-07-28T14:06:00Z" w:id="13121">
              <w:r w:rsidDel="000409DA">
                <w:delText>String</w:delText>
              </w:r>
            </w:del>
          </w:p>
        </w:tc>
        <w:tc>
          <w:tcPr>
            <w:tcW w:w="2241" w:type="dxa"/>
          </w:tcPr>
          <w:p w:rsidR="00413097" w:rsidDel="000409DA" w:rsidP="00E5021C" w:rsidRDefault="00413097" w14:paraId="41C4234D" w14:textId="7D3DF022">
            <w:pPr>
              <w:pStyle w:val="ListParagraph"/>
              <w:ind w:left="0"/>
              <w:rPr>
                <w:del w:author="toantk" w:date="2022-07-28T14:06:00Z" w:id="13122"/>
              </w:rPr>
            </w:pPr>
          </w:p>
        </w:tc>
        <w:tc>
          <w:tcPr>
            <w:tcW w:w="1906" w:type="dxa"/>
          </w:tcPr>
          <w:p w:rsidR="00413097" w:rsidDel="000409DA" w:rsidP="00E5021C" w:rsidRDefault="00413097" w14:paraId="1C8B18CB" w14:textId="4C325032">
            <w:pPr>
              <w:pStyle w:val="ListParagraph"/>
              <w:ind w:left="0"/>
              <w:rPr>
                <w:del w:author="toantk" w:date="2022-07-28T14:06:00Z" w:id="13123"/>
              </w:rPr>
            </w:pPr>
            <w:del w:author="toantk" w:date="2022-07-28T14:06:00Z" w:id="13124">
              <w:r w:rsidDel="000409DA">
                <w:delText>leaseTime</w:delText>
              </w:r>
            </w:del>
          </w:p>
        </w:tc>
      </w:tr>
    </w:tbl>
    <w:p w:rsidR="00111C87" w:rsidP="0043581E" w:rsidRDefault="00111C87" w14:paraId="58390C61" w14:textId="7963119A"/>
    <w:p w:rsidR="0082534C" w:rsidRDefault="633E3513" w14:paraId="1AED96B6" w14:textId="5C1646BE">
      <w:pPr>
        <w:pStyle w:val="Heading2"/>
        <w:rPr/>
      </w:pPr>
      <w:bookmarkStart w:name="_Toc111218038" w:id="13125"/>
      <w:r w:rsidR="09AA4A42">
        <w:rPr/>
        <w:t xml:space="preserve">Tính năng Ping qua </w:t>
      </w:r>
      <w:del w:author="Tran Khanh Toan" w:date="2022-07-01T15:42:00Z" w:id="376444071">
        <w:r w:rsidDel="34232FB0">
          <w:delText>OneLink</w:delText>
        </w:r>
      </w:del>
      <w:ins w:author="Tran Khanh Toan" w:date="2022-07-01T15:42:00Z" w:id="1546374637">
        <w:r w:rsidR="7D3645E9">
          <w:t>Mobile App</w:t>
        </w:r>
      </w:ins>
      <w:bookmarkEnd w:id="13125"/>
    </w:p>
    <w:tbl>
      <w:tblPr>
        <w:tblStyle w:val="TableGrid"/>
        <w:tblW w:w="0" w:type="auto"/>
        <w:tblLook w:val="04A0" w:firstRow="1" w:lastRow="0" w:firstColumn="1" w:lastColumn="0" w:noHBand="0" w:noVBand="1"/>
      </w:tblPr>
      <w:tblGrid>
        <w:gridCol w:w="1885"/>
        <w:gridCol w:w="7340"/>
      </w:tblGrid>
      <w:tr w:rsidR="0082534C" w:rsidTr="00E5021C" w14:paraId="4A640F33" w14:textId="77777777">
        <w:tc>
          <w:tcPr>
            <w:tcW w:w="1885" w:type="dxa"/>
          </w:tcPr>
          <w:p w:rsidR="0082534C" w:rsidP="00E5021C" w:rsidRDefault="0082534C" w14:paraId="27BB9305" w14:textId="77777777">
            <w:r>
              <w:t>ID</w:t>
            </w:r>
          </w:p>
        </w:tc>
        <w:tc>
          <w:tcPr>
            <w:tcW w:w="7340" w:type="dxa"/>
          </w:tcPr>
          <w:p w:rsidR="0082534C" w:rsidP="00E5021C" w:rsidRDefault="0082534C" w14:paraId="6203E48E" w14:textId="4B1E34C4">
            <w:r>
              <w:t>CN-1</w:t>
            </w:r>
            <w:ins w:author="toantk" w:date="2022-07-27T17:31:00Z" w:id="13128">
              <w:r w:rsidR="000409DA">
                <w:t>7</w:t>
              </w:r>
            </w:ins>
            <w:ins w:author="Tran Khanh Toan" w:date="2022-07-01T15:18:00Z" w:id="13129">
              <w:del w:author="toantk" w:date="2022-07-27T17:31:00Z" w:id="13130">
                <w:r w:rsidDel="00EE7D9E" w:rsidR="0021332D">
                  <w:delText>9</w:delText>
                </w:r>
              </w:del>
            </w:ins>
            <w:del w:author="Tran Khanh Toan" w:date="2022-07-01T15:18:00Z" w:id="13131">
              <w:r w:rsidDel="0021332D" w:rsidR="00394013">
                <w:delText>8</w:delText>
              </w:r>
            </w:del>
          </w:p>
        </w:tc>
      </w:tr>
      <w:tr w:rsidR="0082534C" w:rsidTr="00E5021C" w14:paraId="3540F48E" w14:textId="77777777">
        <w:tc>
          <w:tcPr>
            <w:tcW w:w="1885" w:type="dxa"/>
          </w:tcPr>
          <w:p w:rsidR="0082534C" w:rsidP="00E5021C" w:rsidRDefault="0082534C" w14:paraId="7BA7FBC7" w14:textId="77777777">
            <w:r>
              <w:t>Name</w:t>
            </w:r>
          </w:p>
        </w:tc>
        <w:tc>
          <w:tcPr>
            <w:tcW w:w="7340" w:type="dxa"/>
          </w:tcPr>
          <w:p w:rsidR="0082534C" w:rsidP="00E5021C" w:rsidRDefault="0082534C" w14:paraId="767302D7" w14:textId="0B727A9A">
            <w:r>
              <w:t xml:space="preserve">Tính năng Ping qua </w:t>
            </w:r>
            <w:del w:author="Tran Khanh Toan" w:date="2022-07-01T15:42:00Z" w:id="13132">
              <w:r w:rsidDel="007A6979">
                <w:delText>OneLink</w:delText>
              </w:r>
            </w:del>
            <w:ins w:author="Tran Khanh Toan" w:date="2022-07-01T15:42:00Z" w:id="13133">
              <w:r w:rsidR="007A6979">
                <w:t>Mobile App</w:t>
              </w:r>
            </w:ins>
          </w:p>
        </w:tc>
      </w:tr>
      <w:tr w:rsidR="0082534C" w:rsidTr="00E5021C" w14:paraId="5A147F1E" w14:textId="77777777">
        <w:tc>
          <w:tcPr>
            <w:tcW w:w="1885" w:type="dxa"/>
          </w:tcPr>
          <w:p w:rsidR="0082534C" w:rsidP="00E5021C" w:rsidRDefault="0082534C" w14:paraId="17F2CE92" w14:textId="77777777">
            <w:r>
              <w:t>Description</w:t>
            </w:r>
          </w:p>
        </w:tc>
        <w:tc>
          <w:tcPr>
            <w:tcW w:w="7340" w:type="dxa"/>
          </w:tcPr>
          <w:p w:rsidR="0082534C" w:rsidP="00E5021C" w:rsidRDefault="0082534C" w14:paraId="58EB687E" w14:textId="1CA0A0C1">
            <w:r>
              <w:t>Người quản trị điều khiển ONT thực hiện lệnh Ping đến một địa chỉ đích mong muốn</w:t>
            </w:r>
          </w:p>
        </w:tc>
      </w:tr>
      <w:tr w:rsidR="0082534C" w:rsidTr="00E5021C" w14:paraId="2FEAA980" w14:textId="77777777">
        <w:tc>
          <w:tcPr>
            <w:tcW w:w="1885" w:type="dxa"/>
          </w:tcPr>
          <w:p w:rsidR="0082534C" w:rsidP="00E5021C" w:rsidRDefault="0082534C" w14:paraId="5F5D7777" w14:textId="77777777">
            <w:r>
              <w:t>Actor</w:t>
            </w:r>
          </w:p>
        </w:tc>
        <w:tc>
          <w:tcPr>
            <w:tcW w:w="7340" w:type="dxa"/>
          </w:tcPr>
          <w:p w:rsidR="0082534C" w:rsidP="00E5021C" w:rsidRDefault="0082534C" w14:paraId="1FBCFAB5" w14:textId="77777777">
            <w:r>
              <w:t>Admin</w:t>
            </w:r>
          </w:p>
        </w:tc>
      </w:tr>
      <w:tr w:rsidR="0082534C" w:rsidTr="00E5021C" w14:paraId="4677694F" w14:textId="77777777">
        <w:tc>
          <w:tcPr>
            <w:tcW w:w="1885" w:type="dxa"/>
          </w:tcPr>
          <w:p w:rsidR="0082534C" w:rsidP="00E5021C" w:rsidRDefault="0082534C" w14:paraId="587572BC" w14:textId="77777777">
            <w:r>
              <w:t>Pre-condition</w:t>
            </w:r>
          </w:p>
        </w:tc>
        <w:tc>
          <w:tcPr>
            <w:tcW w:w="7340" w:type="dxa"/>
          </w:tcPr>
          <w:p w:rsidR="0082534C" w:rsidP="00E5021C" w:rsidRDefault="0082534C" w14:paraId="2CBF6AF8" w14:textId="3C24B0F7">
            <w:r>
              <w:t xml:space="preserve">Thiết bị hoạt động bình thường, </w:t>
            </w:r>
            <w:del w:author="Tran Khanh Toan" w:date="2022-07-01T15:42:00Z" w:id="13134">
              <w:r w:rsidDel="007A6979">
                <w:delText>OneLink</w:delText>
              </w:r>
            </w:del>
            <w:ins w:author="Tran Khanh Toan" w:date="2022-07-01T15:42:00Z" w:id="13135">
              <w:r w:rsidR="007A6979">
                <w:t>Mobile App</w:t>
              </w:r>
            </w:ins>
            <w:r>
              <w:t xml:space="preserve"> đã đăng nhập thành công vào thiết bị và được cấp phiên truy nhập</w:t>
            </w:r>
          </w:p>
        </w:tc>
      </w:tr>
      <w:tr w:rsidR="0082534C" w:rsidTr="00E5021C" w14:paraId="4342E3E3" w14:textId="77777777">
        <w:tc>
          <w:tcPr>
            <w:tcW w:w="1885" w:type="dxa"/>
          </w:tcPr>
          <w:p w:rsidR="0082534C" w:rsidP="00E5021C" w:rsidRDefault="0082534C" w14:paraId="6E0FE4E5" w14:textId="77777777">
            <w:r>
              <w:t>Post-condition</w:t>
            </w:r>
          </w:p>
        </w:tc>
        <w:tc>
          <w:tcPr>
            <w:tcW w:w="7340" w:type="dxa"/>
          </w:tcPr>
          <w:p w:rsidR="0082534C" w:rsidP="00E5021C" w:rsidRDefault="0082534C" w14:paraId="72CD264A" w14:textId="5334177F">
            <w:r>
              <w:t xml:space="preserve">Thiết bị phản hồi đầy đủ thông tin cho </w:t>
            </w:r>
            <w:del w:author="Tran Khanh Toan" w:date="2022-07-01T15:42:00Z" w:id="13136">
              <w:r w:rsidDel="007A6979">
                <w:delText>OneLink</w:delText>
              </w:r>
            </w:del>
            <w:ins w:author="Tran Khanh Toan" w:date="2022-07-01T15:42:00Z" w:id="13137">
              <w:r w:rsidR="007A6979">
                <w:t>Mobile App</w:t>
              </w:r>
            </w:ins>
            <w:r>
              <w:t xml:space="preserve"> và thực hiện thay đổi cấu hình</w:t>
            </w:r>
          </w:p>
        </w:tc>
      </w:tr>
    </w:tbl>
    <w:p w:rsidR="0082534C" w:rsidP="0082534C" w:rsidRDefault="0082534C" w14:paraId="782D50CE" w14:textId="77777777"/>
    <w:p w:rsidR="0082534C" w:rsidP="0082534C" w:rsidRDefault="0082534C" w14:paraId="7D81EAC4" w14:textId="65368D28">
      <w:pPr>
        <w:pStyle w:val="Heading3"/>
      </w:pPr>
      <w:bookmarkStart w:name="_Toc111218039" w:id="13138"/>
      <w:r>
        <w:t xml:space="preserve">Usecase – Điều khiển Ping qua </w:t>
      </w:r>
      <w:del w:author="Tran Khanh Toan" w:date="2022-07-01T15:42:00Z" w:id="13139">
        <w:r w:rsidDel="007A6979">
          <w:delText>OneLink</w:delText>
        </w:r>
      </w:del>
      <w:ins w:author="Tran Khanh Toan" w:date="2022-07-01T15:42:00Z" w:id="13140">
        <w:r w:rsidR="007A6979">
          <w:t>Mobile App</w:t>
        </w:r>
      </w:ins>
      <w:bookmarkEnd w:id="13138"/>
    </w:p>
    <w:tbl>
      <w:tblPr>
        <w:tblStyle w:val="TableGrid"/>
        <w:tblW w:w="0" w:type="auto"/>
        <w:tblLook w:val="04A0" w:firstRow="1" w:lastRow="0" w:firstColumn="1" w:lastColumn="0" w:noHBand="0" w:noVBand="1"/>
      </w:tblPr>
      <w:tblGrid>
        <w:gridCol w:w="1885"/>
        <w:gridCol w:w="7340"/>
      </w:tblGrid>
      <w:tr w:rsidR="0082534C" w:rsidTr="2ADD6C4A" w14:paraId="6A468EF6" w14:textId="77777777">
        <w:tc>
          <w:tcPr>
            <w:tcW w:w="1885" w:type="dxa"/>
            <w:tcMar/>
          </w:tcPr>
          <w:p w:rsidR="0082534C" w:rsidP="00E5021C" w:rsidRDefault="0082534C" w14:paraId="7C184BD3" w14:textId="77777777">
            <w:r>
              <w:t>ID</w:t>
            </w:r>
          </w:p>
        </w:tc>
        <w:tc>
          <w:tcPr>
            <w:tcW w:w="7340" w:type="dxa"/>
            <w:tcMar/>
          </w:tcPr>
          <w:p w:rsidR="0082534C" w:rsidP="00E5021C" w:rsidRDefault="0082534C" w14:paraId="4B21C9C6" w14:textId="5EEF4B05">
            <w:r>
              <w:t>UC-</w:t>
            </w:r>
            <w:ins w:author="toantk" w:date="2022-07-27T17:31:00Z" w:id="13141">
              <w:r w:rsidR="000409DA">
                <w:t>38</w:t>
              </w:r>
            </w:ins>
            <w:del w:author="toantk" w:date="2022-07-27T17:31:00Z" w:id="13142">
              <w:r w:rsidDel="00EE7D9E" w:rsidR="00B5206E">
                <w:delText>4</w:delText>
              </w:r>
            </w:del>
            <w:ins w:author="Tran Khanh Toan" w:date="2022-07-01T15:18:00Z" w:id="13143">
              <w:del w:author="toantk" w:date="2022-07-27T17:31:00Z" w:id="13144">
                <w:r w:rsidDel="00EE7D9E" w:rsidR="0021332D">
                  <w:delText>5</w:delText>
                </w:r>
              </w:del>
            </w:ins>
            <w:del w:author="Tran Khanh Toan" w:date="2022-07-01T15:18:00Z" w:id="13145">
              <w:r w:rsidDel="0021332D" w:rsidR="00394013">
                <w:delText>2</w:delText>
              </w:r>
            </w:del>
          </w:p>
        </w:tc>
      </w:tr>
      <w:tr w:rsidR="0082534C" w:rsidTr="2ADD6C4A" w14:paraId="5B0864CD" w14:textId="77777777">
        <w:tc>
          <w:tcPr>
            <w:tcW w:w="1885" w:type="dxa"/>
            <w:tcMar/>
          </w:tcPr>
          <w:p w:rsidR="0082534C" w:rsidP="00E5021C" w:rsidRDefault="0082534C" w14:paraId="2FE771FF" w14:textId="77777777">
            <w:r>
              <w:t>Name</w:t>
            </w:r>
          </w:p>
        </w:tc>
        <w:tc>
          <w:tcPr>
            <w:tcW w:w="7340" w:type="dxa"/>
            <w:tcMar/>
          </w:tcPr>
          <w:p w:rsidR="0082534C" w:rsidP="00E5021C" w:rsidRDefault="00863B27" w14:paraId="5D0D1C6D" w14:textId="4523FDB8">
            <w:r>
              <w:t xml:space="preserve">Điều khiển Ping qua </w:t>
            </w:r>
            <w:del w:author="Tran Khanh Toan" w:date="2022-07-01T15:42:00Z" w:id="13146">
              <w:r w:rsidDel="007A6979">
                <w:delText>OneLink</w:delText>
              </w:r>
            </w:del>
            <w:ins w:author="Tran Khanh Toan" w:date="2022-07-01T15:42:00Z" w:id="13147">
              <w:r w:rsidR="007A6979">
                <w:t>Mobile App</w:t>
              </w:r>
            </w:ins>
          </w:p>
        </w:tc>
      </w:tr>
      <w:tr w:rsidR="0082534C" w:rsidTr="2ADD6C4A" w14:paraId="13DA5AC8" w14:textId="77777777">
        <w:tc>
          <w:tcPr>
            <w:tcW w:w="1885" w:type="dxa"/>
            <w:tcMar/>
          </w:tcPr>
          <w:p w:rsidR="0082534C" w:rsidP="00E5021C" w:rsidRDefault="0082534C" w14:paraId="6C0FF931" w14:textId="77777777">
            <w:r>
              <w:t>Description</w:t>
            </w:r>
          </w:p>
        </w:tc>
        <w:tc>
          <w:tcPr>
            <w:tcW w:w="7340" w:type="dxa"/>
            <w:tcMar/>
          </w:tcPr>
          <w:p w:rsidR="0082534C" w:rsidP="00E5021C" w:rsidRDefault="0082534C" w14:paraId="3BD7BC25" w14:textId="47FB780F">
            <w:pPr>
              <w:pStyle w:val="FirstLevelBullet"/>
              <w:rPr>
                <w:ins w:author="Tran Khanh Toan" w:date="2022-07-01T15:18:00Z" w:id="13148"/>
              </w:rPr>
            </w:pPr>
            <w:del w:author="Tran Khanh Toan" w:date="2022-07-01T15:42:00Z" w:id="13149">
              <w:r w:rsidDel="007A6979">
                <w:delText>OneLink</w:delText>
              </w:r>
            </w:del>
            <w:ins w:author="Tran Khanh Toan" w:date="2022-07-01T15:42:00Z" w:id="13150">
              <w:r w:rsidR="007A6979">
                <w:t>Mobile App</w:t>
              </w:r>
            </w:ins>
            <w:r>
              <w:t xml:space="preserve"> gửi yêu cầu thực hiện </w:t>
            </w:r>
            <w:r w:rsidR="00863B27">
              <w:t>Ping đến ONT</w:t>
            </w:r>
          </w:p>
          <w:p w:rsidR="0021332D" w:rsidRDefault="46995312" w14:paraId="625CC92F" w14:textId="71E3DBC6">
            <w:pPr>
              <w:pStyle w:val="FirstLevelBullet"/>
              <w:rPr/>
            </w:pPr>
            <w:ins w:author="Tran Khanh Toan" w:date="2022-07-01T15:18:00Z" w:id="1974611006">
              <w:r w:rsidR="0742365A">
                <w:t xml:space="preserve">Mobile App thực hiện request với định dạng </w:t>
              </w:r>
              <w:r>
                <w:fldChar w:fldCharType="begin"/>
              </w:r>
              <w:r>
                <w:instrText xml:space="preserve"> HYPERLINK "https://&lt;ip&gt;:&lt;port&gt;/onelinkagent" </w:instrText>
              </w:r>
              <w:r>
                <w:fldChar w:fldCharType="separate"/>
              </w:r>
              <w:r w:rsidRPr="2ADD6C4A" w:rsidR="0742365A">
                <w:rPr>
                  <w:rStyle w:val="Hyperlink"/>
                </w:rPr>
                <w:t>https://&lt;ip&gt;:&lt;port&gt;/onelinkagent</w:t>
              </w:r>
              <w:r>
                <w:fldChar w:fldCharType="end"/>
              </w:r>
              <w:r w:rsidR="0742365A">
                <w:t xml:space="preserve"> với cookies đi kèm request được quy định trong mục 7.2.1</w:t>
              </w:r>
            </w:ins>
          </w:p>
          <w:p w:rsidR="00607502" w:rsidRDefault="0082534C" w14:paraId="107F70A8" w14:textId="77777777">
            <w:pPr>
              <w:pStyle w:val="FirstLevelBullet"/>
              <w:rPr>
                <w:ins w:author="Tran Khanh Toan" w:date="2022-08-04T10:44:00Z" w:id="13152"/>
              </w:rPr>
              <w:pPrChange w:author="Tran Khanh Toan" w:date="2022-08-04T10:44:00Z" w:id="13153">
                <w:pPr>
                  <w:pStyle w:val="FirstLevelBullet"/>
                  <w:numPr>
                    <w:numId w:val="0"/>
                  </w:numPr>
                  <w:ind w:left="0" w:firstLine="0"/>
                </w:pPr>
              </w:pPrChange>
            </w:pPr>
            <w:r>
              <w:t xml:space="preserve">ONT nhận yêu cầu, xử lý </w:t>
            </w:r>
            <w:ins w:author="Tran Khanh Toan" w:date="2022-08-04T10:44:00Z" w:id="13154">
              <w:r w:rsidR="00607502">
                <w:t>thực hiện ping. Mobile App cần chờ ONT thực hiện ping xong và trả về kết quả.</w:t>
              </w:r>
            </w:ins>
          </w:p>
          <w:p w:rsidR="0082534C" w:rsidDel="00607502" w:rsidRDefault="00607502" w14:paraId="5E59AE48" w14:textId="60D28095">
            <w:pPr>
              <w:pStyle w:val="FirstLevelBullet"/>
              <w:rPr>
                <w:del w:author="Tran Khanh Toan" w:date="2022-08-04T10:44:00Z" w:id="13155"/>
              </w:rPr>
            </w:pPr>
            <w:ins w:author="Tran Khanh Toan" w:date="2022-08-04T10:47:00Z" w:id="13156">
              <w:r>
                <w:t xml:space="preserve">Trường hợp </w:t>
              </w:r>
            </w:ins>
            <w:ins w:author="Tran Khanh Toan" w:date="2022-08-04T10:44:00Z" w:id="13157">
              <w:r>
                <w:t xml:space="preserve">ONT </w:t>
              </w:r>
            </w:ins>
            <w:ins w:author="Tran Khanh Toan" w:date="2022-08-04T10:47:00Z" w:id="13158">
              <w:r>
                <w:t>xử lý được request</w:t>
              </w:r>
            </w:ins>
            <w:ins w:author="toantk" w:date="2022-08-04T17:53:00Z" w:id="13159">
              <w:r w:rsidR="00EA6B8E">
                <w:t xml:space="preserve"> thành công sẽ</w:t>
              </w:r>
            </w:ins>
            <w:ins w:author="Tran Khanh Toan" w:date="2022-08-04T10:47:00Z" w:id="13160">
              <w:r>
                <w:t xml:space="preserve"> </w:t>
              </w:r>
            </w:ins>
            <w:ins w:author="Tran Khanh Toan" w:date="2022-08-04T10:44:00Z" w:id="13161">
              <w:r>
                <w:t xml:space="preserve">trả về kết quả </w:t>
              </w:r>
            </w:ins>
            <w:del w:author="Tran Khanh Toan" w:date="2022-08-04T10:44:00Z" w:id="13162">
              <w:r w:rsidDel="00607502" w:rsidR="0082534C">
                <w:delText xml:space="preserve">và gửi lại phản hồi thông tin </w:delText>
              </w:r>
            </w:del>
            <w:ins w:author="toantk" w:date="2022-07-27T15:43:00Z" w:id="13163">
              <w:del w:author="Tran Khanh Toan" w:date="2022-08-04T10:44:00Z" w:id="13164">
                <w:r w:rsidDel="00607502" w:rsidR="000B4FF6">
                  <w:delText>nhận request thành công hay gặp lỗi.</w:delText>
                </w:r>
              </w:del>
            </w:ins>
            <w:del w:author="Tran Khanh Toan" w:date="2022-08-04T10:44:00Z" w:id="13165">
              <w:r w:rsidDel="00607502" w:rsidR="0082534C">
                <w:delText>thiết bị khách đang kết nối đến ONT cho OneLink</w:delText>
              </w:r>
            </w:del>
          </w:p>
          <w:p w:rsidR="0082534C" w:rsidDel="00607502" w:rsidRDefault="0082534C" w14:paraId="09DB829E" w14:textId="46AB0F0A">
            <w:pPr>
              <w:pStyle w:val="FirstLevelBullet"/>
              <w:rPr>
                <w:del w:author="Tran Khanh Toan" w:date="2022-08-04T10:44:00Z" w:id="13166"/>
              </w:rPr>
              <w:pPrChange w:author="Tran Khanh Toan" w:date="2022-08-04T10:44:00Z" w:id="13167">
                <w:pPr>
                  <w:pStyle w:val="FirstLevelBullet"/>
                  <w:numPr>
                    <w:numId w:val="0"/>
                  </w:numPr>
                  <w:ind w:left="0" w:firstLine="0"/>
                </w:pPr>
              </w:pPrChange>
            </w:pPr>
            <w:del w:author="Tran Khanh Toan" w:date="2022-08-04T10:44:00Z" w:id="13168">
              <w:r w:rsidDel="00607502">
                <w:delText>Nếu có xảy ra lỗi ONT gửi phản hồi mã lỗi.</w:delText>
              </w:r>
            </w:del>
            <w:ins w:author="toantk" w:date="2022-07-27T15:43:00Z" w:id="13169">
              <w:del w:author="Tran Khanh Toan" w:date="2022-08-04T10:44:00Z" w:id="13170">
                <w:r w:rsidDel="00607502" w:rsidR="000B4FF6">
                  <w:delText xml:space="preserve">nhận request thành công, </w:delText>
                </w:r>
              </w:del>
            </w:ins>
            <w:ins w:author="toantk" w:date="2022-07-27T15:44:00Z" w:id="13171">
              <w:del w:author="Tran Khanh Toan" w:date="2022-08-04T10:44:00Z" w:id="13172">
                <w:r w:rsidDel="00607502" w:rsidR="000B4FF6">
                  <w:delText>ONT thực hiện ping.</w:delText>
                </w:r>
              </w:del>
            </w:ins>
          </w:p>
          <w:p w:rsidR="000B4FF6" w:rsidDel="00607502" w:rsidRDefault="000B4FF6" w14:paraId="15144360" w14:textId="2B6CC0B6">
            <w:pPr>
              <w:pStyle w:val="FirstLevelBullet"/>
              <w:rPr>
                <w:ins w:author="toantk" w:date="2022-07-27T15:44:00Z" w:id="13173"/>
                <w:del w:author="Tran Khanh Toan" w:date="2022-08-04T10:44:00Z" w:id="13174"/>
              </w:rPr>
            </w:pPr>
          </w:p>
          <w:p w:rsidR="006F40D9" w:rsidDel="00607502" w:rsidRDefault="000B4FF6" w14:paraId="2B0BF19D" w14:textId="0B4E7C0C">
            <w:pPr>
              <w:pStyle w:val="FirstLevelBullet"/>
              <w:rPr>
                <w:ins w:author="toantk" w:date="2022-07-27T15:44:00Z" w:id="13175"/>
                <w:del w:author="Tran Khanh Toan" w:date="2022-08-04T10:44:00Z" w:id="13176"/>
              </w:rPr>
              <w:pPrChange w:author="Tran Khanh Toan" w:date="2022-08-04T10:44:00Z" w:id="13177">
                <w:pPr>
                  <w:pStyle w:val="FirstLevelBullet"/>
                  <w:numPr>
                    <w:numId w:val="0"/>
                  </w:numPr>
                  <w:ind w:left="0" w:firstLine="0"/>
                </w:pPr>
              </w:pPrChange>
            </w:pPr>
            <w:ins w:author="toantk" w:date="2022-07-27T15:44:00Z" w:id="13178">
              <w:del w:author="Tran Khanh Toan" w:date="2022-08-04T10:44:00Z" w:id="13179">
                <w:r w:rsidDel="00607502">
                  <w:delText>Mobile App thực hiện lấy kết quả ping bằng request Ping Result.</w:delText>
                </w:r>
              </w:del>
            </w:ins>
          </w:p>
          <w:p w:rsidR="000B4FF6" w:rsidDel="00607502" w:rsidRDefault="000B4FF6" w14:paraId="79EFF2BB" w14:textId="6D67D78C">
            <w:pPr>
              <w:pStyle w:val="FirstLevelBullet"/>
              <w:rPr>
                <w:del w:author="Tran Khanh Toan" w:date="2022-08-04T10:44:00Z" w:id="13180"/>
              </w:rPr>
              <w:pPrChange w:author="Tran Khanh Toan" w:date="2022-08-04T10:44:00Z" w:id="13181">
                <w:pPr>
                  <w:pStyle w:val="FirstLevelBullet"/>
                  <w:numPr>
                    <w:numId w:val="0"/>
                  </w:numPr>
                  <w:ind w:left="0" w:firstLine="0"/>
                </w:pPr>
              </w:pPrChange>
            </w:pPr>
            <w:ins w:author="toantk" w:date="2022-07-27T15:44:00Z" w:id="13182">
              <w:del w:author="Tran Khanh Toan" w:date="2022-08-04T10:44:00Z" w:id="13183">
                <w:r w:rsidDel="00607502">
                  <w:delText>ONT trả về kết quả Ping Result cho Mobile App.</w:delText>
                </w:r>
              </w:del>
            </w:ins>
          </w:p>
          <w:p w:rsidR="006F40D9" w:rsidDel="007E4322" w:rsidRDefault="006F40D9" w14:paraId="3ADB626B" w14:textId="1A02E504">
            <w:pPr>
              <w:pStyle w:val="FirstLevelBullet"/>
              <w:rPr>
                <w:del w:author="toantk" w:date="2022-07-27T15:09:00Z" w:id="13184"/>
              </w:rPr>
              <w:pPrChange w:author="Tran Khanh Toan" w:date="2022-08-04T10:44:00Z" w:id="13185">
                <w:pPr>
                  <w:pStyle w:val="FirstLevelBullet"/>
                  <w:numPr>
                    <w:numId w:val="0"/>
                  </w:numPr>
                  <w:ind w:left="0" w:firstLine="0"/>
                </w:pPr>
              </w:pPrChange>
            </w:pPr>
            <w:del w:author="toantk" w:date="2022-07-27T15:09:00Z" w:id="13186">
              <w:r w:rsidDel="007E4322">
                <w:delText>Lưu ý: Kết quả ping trả về cho OneLink</w:delText>
              </w:r>
            </w:del>
            <w:ins w:author="Tran Khanh Toan" w:date="2022-07-01T15:42:00Z" w:id="13187">
              <w:del w:author="toantk" w:date="2022-07-27T15:09:00Z" w:id="13188">
                <w:r w:rsidDel="007E4322" w:rsidR="007A6979">
                  <w:delText>Mobile App</w:delText>
                </w:r>
              </w:del>
            </w:ins>
            <w:del w:author="toantk" w:date="2022-07-27T15:09:00Z" w:id="13189">
              <w:r w:rsidDel="007E4322">
                <w:delText xml:space="preserve"> sẽ gửi chính output text </w:delText>
              </w:r>
            </w:del>
          </w:p>
          <w:p w:rsidR="006F40D9" w:rsidRDefault="006F40D9" w14:paraId="317FEE01" w14:textId="64FF6BB6">
            <w:pPr>
              <w:pStyle w:val="FirstLevelBullet"/>
              <w:pPrChange w:author="Tran Khanh Toan" w:date="2022-08-04T10:44:00Z" w:id="13190">
                <w:pPr>
                  <w:pStyle w:val="FirstLevelBullet"/>
                  <w:numPr>
                    <w:numId w:val="0"/>
                  </w:numPr>
                  <w:ind w:left="0" w:firstLine="0"/>
                </w:pPr>
              </w:pPrChange>
            </w:pPr>
            <w:del w:author="toantk" w:date="2022-07-27T15:09:00Z" w:id="13191">
              <w:r w:rsidDel="007E4322">
                <w:delText>đầu ra của lệnh ping.</w:delText>
              </w:r>
            </w:del>
            <w:ins w:author="Tran Khanh Toan" w:date="2022-08-04T10:47:00Z" w:id="13192">
              <w:r w:rsidR="00607502">
                <w:t xml:space="preserve">ping cho Mobile App. Trường hợp ONT không xử lý được request hoặc gặp lỗi sẽ trả về mã lỗi. </w:t>
              </w:r>
            </w:ins>
          </w:p>
        </w:tc>
      </w:tr>
      <w:tr w:rsidR="0082534C" w:rsidTr="2ADD6C4A" w14:paraId="0B8B8068" w14:textId="77777777">
        <w:tc>
          <w:tcPr>
            <w:tcW w:w="1885" w:type="dxa"/>
            <w:tcMar/>
          </w:tcPr>
          <w:p w:rsidR="0082534C" w:rsidP="00E5021C" w:rsidRDefault="0082534C" w14:paraId="3AD969E5" w14:textId="77777777">
            <w:r>
              <w:t>Actor</w:t>
            </w:r>
          </w:p>
        </w:tc>
        <w:tc>
          <w:tcPr>
            <w:tcW w:w="7340" w:type="dxa"/>
            <w:tcMar/>
          </w:tcPr>
          <w:p w:rsidR="0082534C" w:rsidP="00E5021C" w:rsidRDefault="0082534C" w14:paraId="41C05BB8" w14:textId="77777777">
            <w:r>
              <w:t>Admin</w:t>
            </w:r>
          </w:p>
        </w:tc>
      </w:tr>
      <w:tr w:rsidR="0082534C" w:rsidTr="2ADD6C4A" w14:paraId="7D8C1ACB" w14:textId="77777777">
        <w:tc>
          <w:tcPr>
            <w:tcW w:w="1885" w:type="dxa"/>
            <w:tcMar/>
          </w:tcPr>
          <w:p w:rsidR="0082534C" w:rsidP="00E5021C" w:rsidRDefault="0082534C" w14:paraId="01C9D21A" w14:textId="77777777">
            <w:r>
              <w:t>Pre-condition</w:t>
            </w:r>
          </w:p>
        </w:tc>
        <w:tc>
          <w:tcPr>
            <w:tcW w:w="7340" w:type="dxa"/>
            <w:tcMar/>
          </w:tcPr>
          <w:p w:rsidR="0082534C" w:rsidP="00E5021C" w:rsidRDefault="0082534C" w14:paraId="368DEB64" w14:textId="15755FF5">
            <w:r>
              <w:t xml:space="preserve">Thiết bị hoạt động bình thường, </w:t>
            </w:r>
            <w:del w:author="Tran Khanh Toan" w:date="2022-07-01T15:42:00Z" w:id="13193">
              <w:r w:rsidDel="007A6979">
                <w:delText>OneLink</w:delText>
              </w:r>
            </w:del>
            <w:ins w:author="Tran Khanh Toan" w:date="2022-07-01T15:42:00Z" w:id="13194">
              <w:r w:rsidR="007A6979">
                <w:t>Mobile App</w:t>
              </w:r>
            </w:ins>
            <w:r>
              <w:t xml:space="preserve"> đã đăng nhập thành công vào thiết bị và được cấp phiên truy nhập</w:t>
            </w:r>
          </w:p>
        </w:tc>
      </w:tr>
      <w:tr w:rsidR="0082534C" w:rsidTr="2ADD6C4A" w14:paraId="5F6A725F" w14:textId="77777777">
        <w:tc>
          <w:tcPr>
            <w:tcW w:w="1885" w:type="dxa"/>
            <w:tcMar/>
          </w:tcPr>
          <w:p w:rsidR="0082534C" w:rsidP="00E5021C" w:rsidRDefault="0082534C" w14:paraId="02ECC8D3" w14:textId="77777777">
            <w:r>
              <w:t>Post-condition</w:t>
            </w:r>
          </w:p>
        </w:tc>
        <w:tc>
          <w:tcPr>
            <w:tcW w:w="7340" w:type="dxa"/>
            <w:tcMar/>
          </w:tcPr>
          <w:p w:rsidR="0082534C" w:rsidP="00E5021C" w:rsidRDefault="0082534C" w14:paraId="50E0E97E" w14:textId="6E1A5311">
            <w:r>
              <w:t xml:space="preserve">Thiết bị phản hồi đầy đủ các thông tin cho </w:t>
            </w:r>
            <w:del w:author="Tran Khanh Toan" w:date="2022-07-01T15:42:00Z" w:id="13195">
              <w:r w:rsidDel="007A6979">
                <w:delText>OneLink</w:delText>
              </w:r>
            </w:del>
            <w:ins w:author="Tran Khanh Toan" w:date="2022-07-01T15:42:00Z" w:id="13196">
              <w:r w:rsidR="007A6979">
                <w:t>Mobile App</w:t>
              </w:r>
            </w:ins>
          </w:p>
        </w:tc>
      </w:tr>
    </w:tbl>
    <w:p w:rsidRPr="00A13CE7" w:rsidR="0082534C" w:rsidP="0082534C" w:rsidRDefault="0082534C" w14:paraId="11B29110" w14:textId="77777777"/>
    <w:p w:rsidR="0082534C" w:rsidP="0082534C" w:rsidRDefault="0082534C" w14:paraId="0A73D188" w14:textId="77777777">
      <w:pPr>
        <w:rPr>
          <w:b/>
          <w:bCs/>
        </w:rPr>
      </w:pPr>
      <w:r w:rsidRPr="003C44BD">
        <w:rPr>
          <w:b/>
          <w:bCs/>
        </w:rPr>
        <w:t>Luồng dữ liệu:</w:t>
      </w:r>
    </w:p>
    <w:p w:rsidR="00881A01" w:rsidP="002611CE" w:rsidRDefault="00607502" w14:paraId="6CF74F70" w14:textId="4F093D52">
      <w:pPr>
        <w:pStyle w:val="ANSVNormal1"/>
        <w:keepNext/>
        <w:jc w:val="center"/>
        <w:rPr>
          <w:ins w:author="toantk" w:date="2022-07-28T09:48:00Z" w:id="13197"/>
        </w:rPr>
      </w:pPr>
      <w:ins w:author="Tran Khanh Toan" w:date="2022-08-04T10:51:00Z" w:id="13198">
        <w:r w:rsidRPr="00607502">
          <w:drawing>
            <wp:inline distT="0" distB="0" distL="0" distR="0" wp14:anchorId="0F7FEAA1" wp14:editId="20EA4FBE">
              <wp:extent cx="5864225" cy="3368643"/>
              <wp:effectExtent l="0" t="0" r="3175" b="3810"/>
              <wp:docPr id="16" name="Picture 16" descr="C:\Users\toantk\Downloads\onelink_new-Trang-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descr="C:\Users\toantk\Downloads\onelink_new-Trang-22.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64225" cy="3368643"/>
                      </a:xfrm>
                      <a:prstGeom prst="rect">
                        <a:avLst/>
                      </a:prstGeom>
                      <a:noFill/>
                      <a:ln>
                        <a:noFill/>
                      </a:ln>
                    </pic:spPr>
                  </pic:pic>
                </a:graphicData>
              </a:graphic>
            </wp:inline>
          </w:drawing>
        </w:r>
      </w:ins>
      <w:del w:author="toantk" w:date="2022-07-27T15:42:00Z" w:id="13199">
        <w:r w:rsidDel="00B1224B" w:rsidR="00863B27">
          <w:object w:dxaOrig="9180" w:dyaOrig="5296" w14:anchorId="43652A7E">
            <v:shape id="_x0000_i1061" style="width:460.5pt;height:265.5pt" o:ole="" type="#_x0000_t75">
              <v:imagedata o:title="" r:id="rId92"/>
            </v:shape>
            <o:OLEObject Type="Embed" ProgID="Visio.Drawing.15" ShapeID="_x0000_i1061" DrawAspect="Content" ObjectID="_1721885986" r:id="rId93"/>
          </w:object>
        </w:r>
      </w:del>
      <w:ins w:author="toantk" w:date="2022-07-27T15:42:00Z" w:id="13200">
        <w:del w:author="Tran Khanh Toan" w:date="2022-08-04T10:50:00Z" w:id="13201">
          <w:r w:rsidRPr="00B1224B" w:rsidDel="00607502" w:rsidR="00B1224B">
            <w:drawing>
              <wp:inline distT="0" distB="0" distL="0" distR="0" wp14:anchorId="4647A8E2" wp14:editId="4BFFC2E2">
                <wp:extent cx="5864225" cy="3387409"/>
                <wp:effectExtent l="0" t="0" r="3175" b="3810"/>
                <wp:docPr id="4" name="Picture 4" descr="C:\Users\toantk\Downloads\onelink-P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oantk\Downloads\onelink-Page-13.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64225" cy="3387409"/>
                        </a:xfrm>
                        <a:prstGeom prst="rect">
                          <a:avLst/>
                        </a:prstGeom>
                        <a:noFill/>
                        <a:ln>
                          <a:noFill/>
                        </a:ln>
                      </pic:spPr>
                    </pic:pic>
                  </a:graphicData>
                </a:graphic>
              </wp:inline>
            </w:drawing>
          </w:r>
        </w:del>
      </w:ins>
    </w:p>
    <w:p w:rsidR="00B1224B" w:rsidRDefault="00881A01" w14:paraId="5F165E66" w14:textId="3CA310D9">
      <w:pPr>
        <w:pStyle w:val="Caption"/>
        <w:rPr>
          <w:ins w:author="toantk" w:date="2022-07-27T15:42:00Z" w:id="13202"/>
        </w:rPr>
        <w:pPrChange w:author="toantk" w:date="2022-07-28T09:48:00Z" w:id="13203">
          <w:pPr>
            <w:pStyle w:val="ANSVNormal1"/>
            <w:keepNext/>
            <w:jc w:val="center"/>
          </w:pPr>
        </w:pPrChange>
      </w:pPr>
      <w:bookmarkStart w:name="_Toc110529222" w:id="13204"/>
      <w:ins w:author="toantk" w:date="2022-07-28T09:48:00Z" w:id="13205">
        <w:r>
          <w:t xml:space="preserve">Hình </w:t>
        </w:r>
      </w:ins>
      <w:ins w:author="toantk" w:date="2022-07-28T09:55:00Z" w:id="13206">
        <w:r>
          <w:fldChar w:fldCharType="begin"/>
        </w:r>
        <w:r>
          <w:instrText xml:space="preserve"> STYLEREF 1 \s </w:instrText>
        </w:r>
      </w:ins>
      <w:r>
        <w:fldChar w:fldCharType="separate"/>
      </w:r>
      <w:r w:rsidR="00533729">
        <w:rPr>
          <w:noProof/>
        </w:rPr>
        <w:t>7</w:t>
      </w:r>
      <w:ins w:author="toantk" w:date="2022-07-28T09:55:00Z" w:id="13207">
        <w:r>
          <w:fldChar w:fldCharType="end"/>
        </w:r>
        <w:r>
          <w:t>.</w:t>
        </w:r>
        <w:r>
          <w:fldChar w:fldCharType="begin"/>
        </w:r>
        <w:r>
          <w:instrText xml:space="preserve"> SEQ Hình \* ARABIC \s 1 </w:instrText>
        </w:r>
      </w:ins>
      <w:r>
        <w:fldChar w:fldCharType="separate"/>
      </w:r>
      <w:r w:rsidR="00533729">
        <w:rPr>
          <w:noProof/>
        </w:rPr>
        <w:t>33</w:t>
      </w:r>
      <w:ins w:author="toantk" w:date="2022-07-28T09:55:00Z" w:id="13208">
        <w:r>
          <w:fldChar w:fldCharType="end"/>
        </w:r>
      </w:ins>
      <w:ins w:author="toantk" w:date="2022-07-28T09:49:00Z" w:id="13209">
        <w:r>
          <w:t xml:space="preserve"> Luồng điều khiển Ping qua Mobile App</w:t>
        </w:r>
      </w:ins>
      <w:bookmarkEnd w:id="13204"/>
    </w:p>
    <w:p w:rsidR="00863B27" w:rsidDel="00B1224B" w:rsidRDefault="00863B27" w14:paraId="27123BCB" w14:textId="25A16596">
      <w:pPr>
        <w:pStyle w:val="Caption"/>
        <w:rPr>
          <w:del w:author="toantk" w:date="2022-07-27T15:42:00Z" w:id="13210"/>
        </w:rPr>
        <w:pPrChange w:author="toantk" w:date="2022-07-27T15:42:00Z" w:id="13211">
          <w:pPr>
            <w:pStyle w:val="ANSVNormal1"/>
            <w:keepNext/>
            <w:jc w:val="center"/>
          </w:pPr>
        </w:pPrChange>
      </w:pPr>
    </w:p>
    <w:p w:rsidR="0082534C" w:rsidDel="00881A01" w:rsidRDefault="00863B27" w14:paraId="183A0329" w14:textId="6AD08215">
      <w:pPr>
        <w:pStyle w:val="Caption"/>
        <w:rPr>
          <w:del w:author="toantk" w:date="2022-07-28T09:49:00Z" w:id="13212"/>
        </w:rPr>
      </w:pPr>
      <w:del w:author="toantk" w:date="2022-07-27T15:42:00Z" w:id="13213">
        <w:r w:rsidDel="00B1224B">
          <w:delText xml:space="preserve">Hình </w:delText>
        </w:r>
      </w:del>
      <w:ins w:author="Tran Khanh Toan" w:date="2022-07-01T17:42:00Z" w:id="13214">
        <w:del w:author="toantk" w:date="2022-07-27T09:26:00Z" w:id="13215">
          <w:r w:rsidDel="006A7679" w:rsidR="00076894">
            <w:fldChar w:fldCharType="begin"/>
          </w:r>
          <w:r w:rsidDel="006A7679" w:rsidR="00076894">
            <w:delInstrText xml:space="preserve"> STYLEREF 1 \s </w:delInstrText>
          </w:r>
        </w:del>
      </w:ins>
      <w:del w:author="toantk" w:date="2022-07-27T09:26:00Z" w:id="13216">
        <w:r w:rsidDel="006A7679" w:rsidR="00076894">
          <w:fldChar w:fldCharType="separate"/>
        </w:r>
        <w:r w:rsidDel="006A7679" w:rsidR="00076894">
          <w:rPr>
            <w:noProof/>
          </w:rPr>
          <w:delText>7</w:delText>
        </w:r>
      </w:del>
      <w:ins w:author="Tran Khanh Toan" w:date="2022-07-01T17:42:00Z" w:id="13217">
        <w:del w:author="toantk" w:date="2022-07-27T09:26:00Z" w:id="13218">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3219">
        <w:r w:rsidDel="006A7679" w:rsidR="00076894">
          <w:fldChar w:fldCharType="separate"/>
        </w:r>
      </w:del>
      <w:ins w:author="Tran Khanh Toan" w:date="2022-07-01T17:42:00Z" w:id="13220">
        <w:del w:author="toantk" w:date="2022-07-27T09:26:00Z" w:id="13221">
          <w:r w:rsidDel="006A7679" w:rsidR="00076894">
            <w:rPr>
              <w:noProof/>
            </w:rPr>
            <w:delText>36</w:delText>
          </w:r>
          <w:r w:rsidDel="006A7679" w:rsidR="00076894">
            <w:fldChar w:fldCharType="end"/>
          </w:r>
        </w:del>
      </w:ins>
      <w:del w:author="toantk" w:date="2022-07-27T15:42:00Z" w:id="13222">
        <w:r w:rsidDel="00B1224B" w:rsidR="003F0BD0">
          <w:fldChar w:fldCharType="begin"/>
        </w:r>
        <w:r w:rsidDel="00B1224B" w:rsidR="003F0BD0">
          <w:rPr>
            <w:noProof/>
          </w:rPr>
          <w:delInstrText xml:space="preserve"> STYLEREF 1 \s </w:delInstrText>
        </w:r>
        <w:r w:rsidDel="00B1224B" w:rsidR="003F0BD0">
          <w:fldChar w:fldCharType="separate"/>
        </w:r>
        <w:r w:rsidDel="00B1224B" w:rsidR="00CE3D0F">
          <w:rPr>
            <w:noProof/>
          </w:rPr>
          <w:delText>7</w:delText>
        </w:r>
        <w:r w:rsidDel="00B1224B" w:rsidR="003F0BD0">
          <w:fldChar w:fldCharType="end"/>
        </w:r>
        <w:r w:rsidDel="00B1224B" w:rsidR="00CE3D0F">
          <w:delText>.</w:delText>
        </w:r>
        <w:r w:rsidDel="00B1224B" w:rsidR="003F0BD0">
          <w:fldChar w:fldCharType="begin"/>
        </w:r>
        <w:r w:rsidDel="00B1224B" w:rsidR="003F0BD0">
          <w:rPr>
            <w:noProof/>
          </w:rPr>
          <w:delInstrText xml:space="preserve"> SEQ Hình \* ARABIC \s 1 </w:delInstrText>
        </w:r>
        <w:r w:rsidDel="00B1224B" w:rsidR="003F0BD0">
          <w:fldChar w:fldCharType="separate"/>
        </w:r>
        <w:r w:rsidDel="00B1224B" w:rsidR="00CE3D0F">
          <w:rPr>
            <w:noProof/>
          </w:rPr>
          <w:delText>33</w:delText>
        </w:r>
        <w:r w:rsidDel="00B1224B" w:rsidR="003F0BD0">
          <w:fldChar w:fldCharType="end"/>
        </w:r>
        <w:r w:rsidDel="00B1224B">
          <w:delText xml:space="preserve"> L</w:delText>
        </w:r>
      </w:del>
      <w:del w:author="toantk" w:date="2022-07-28T09:49:00Z" w:id="13223">
        <w:r w:rsidDel="00881A01">
          <w:delText>uồng điều khiển Ping qua OneLink</w:delText>
        </w:r>
      </w:del>
      <w:ins w:author="Tran Khanh Toan" w:date="2022-07-01T15:42:00Z" w:id="13224">
        <w:del w:author="toantk" w:date="2022-07-28T09:49:00Z" w:id="13225">
          <w:r w:rsidDel="00881A01" w:rsidR="007A6979">
            <w:delText>Mobile App</w:delText>
          </w:r>
        </w:del>
      </w:ins>
    </w:p>
    <w:p w:rsidR="0082534C" w:rsidP="0082534C" w:rsidRDefault="0082534C" w14:paraId="530EE976" w14:textId="70B56A69">
      <w:pPr>
        <w:rPr>
          <w:b/>
          <w:bCs/>
        </w:rPr>
      </w:pPr>
      <w:del w:author="Tran Khanh Toan" w:date="2022-07-04T09:21:00Z" w:id="13226">
        <w:r w:rsidRPr="00AB6FAB" w:rsidDel="00F02801">
          <w:rPr>
            <w:b/>
            <w:bCs/>
          </w:rPr>
          <w:delText xml:space="preserve">Cấu trúc dữ liệu </w:delText>
        </w:r>
      </w:del>
      <w:ins w:author="Tran Khanh Toan" w:date="2022-07-04T09:22:00Z" w:id="13227">
        <w:r w:rsidR="00F02801">
          <w:rPr>
            <w:b/>
            <w:bCs/>
          </w:rPr>
          <w:t xml:space="preserve">Cấu trúc payload </w:t>
        </w:r>
      </w:ins>
      <w:r w:rsidRPr="00AB6FAB">
        <w:rPr>
          <w:b/>
          <w:bCs/>
        </w:rPr>
        <w:t>của bản tin:</w:t>
      </w:r>
    </w:p>
    <w:p w:rsidR="0082534C" w:rsidP="0082534C" w:rsidRDefault="00A97C81" w14:paraId="7E1F2875" w14:textId="24B7F320">
      <w:pPr>
        <w:pStyle w:val="ListParagraph"/>
        <w:numPr>
          <w:ilvl w:val="0"/>
          <w:numId w:val="9"/>
        </w:numPr>
        <w:rPr>
          <w:b/>
          <w:bCs/>
        </w:rPr>
      </w:pPr>
      <w:r>
        <w:rPr>
          <w:b/>
          <w:bCs/>
        </w:rPr>
        <w:t>Ping</w:t>
      </w:r>
      <w:r w:rsidR="0082534C">
        <w:rPr>
          <w:b/>
          <w:bCs/>
        </w:rPr>
        <w:t xml:space="preserve"> Request:</w:t>
      </w:r>
    </w:p>
    <w:p w:rsidR="00E07176" w:rsidP="0082534C" w:rsidRDefault="0082534C" w14:paraId="6D6FDE53" w14:textId="4BA3EF83">
      <w:pPr>
        <w:pStyle w:val="ListParagraph"/>
        <w:rPr>
          <w:ins w:author="toantk" w:date="2022-07-27T15:45:00Z" w:id="13228"/>
        </w:rPr>
      </w:pPr>
      <w:r>
        <w:t>{“action” : “</w:t>
      </w:r>
      <w:r w:rsidR="00E07176">
        <w:t>ping</w:t>
      </w:r>
      <w:r>
        <w:t>”</w:t>
      </w:r>
      <w:r w:rsidR="00E07176">
        <w:t>,</w:t>
      </w:r>
    </w:p>
    <w:p w:rsidR="000B4FF6" w:rsidRDefault="000B4FF6" w14:paraId="6B285758" w14:textId="4DC75818">
      <w:pPr>
        <w:pStyle w:val="ListParagraph"/>
      </w:pPr>
      <w:ins w:author="toantk" w:date="2022-07-27T15:45:00Z" w:id="13229">
        <w:r>
          <w:t xml:space="preserve">  “pingCode”: 1,  </w:t>
        </w:r>
      </w:ins>
    </w:p>
    <w:p w:rsidR="00E07176" w:rsidDel="00CF35F9" w:rsidP="0082534C" w:rsidRDefault="00E07176" w14:paraId="02C49DB3" w14:textId="2F7EE673">
      <w:pPr>
        <w:pStyle w:val="ListParagraph"/>
        <w:rPr>
          <w:del w:author="Tran Khanh Toan" w:date="2022-08-04T14:29:00Z" w:id="13230"/>
        </w:rPr>
      </w:pPr>
      <w:del w:author="Tran Khanh Toan" w:date="2022-08-04T14:29:00Z" w:id="13231">
        <w:r w:rsidDel="00CF35F9">
          <w:delText xml:space="preserve">  “interface</w:delText>
        </w:r>
        <w:r w:rsidDel="00CF35F9" w:rsidR="008F1A9E">
          <w:delText>Type</w:delText>
        </w:r>
        <w:r w:rsidDel="00CF35F9">
          <w:delText>” : “&lt;interface</w:delText>
        </w:r>
        <w:r w:rsidDel="00CF35F9" w:rsidR="008F1A9E">
          <w:delText>Type</w:delText>
        </w:r>
        <w:r w:rsidDel="00CF35F9">
          <w:delText>&gt;”,</w:delText>
        </w:r>
      </w:del>
    </w:p>
    <w:p w:rsidR="00E07176" w:rsidDel="00CF35F9" w:rsidP="0082534C" w:rsidRDefault="00E07176" w14:paraId="44CBB662" w14:textId="7731F80E">
      <w:pPr>
        <w:pStyle w:val="ListParagraph"/>
        <w:rPr>
          <w:del w:author="Tran Khanh Toan" w:date="2022-08-04T14:29:00Z" w:id="13232"/>
        </w:rPr>
      </w:pPr>
      <w:del w:author="Tran Khanh Toan" w:date="2022-08-04T14:29:00Z" w:id="13233">
        <w:r w:rsidDel="00CF35F9">
          <w:delText xml:space="preserve">  “wanIn</w:delText>
        </w:r>
        <w:r w:rsidDel="00CF35F9" w:rsidR="008F1A9E">
          <w:delText>terface</w:delText>
        </w:r>
        <w:r w:rsidDel="00CF35F9">
          <w:delText>” : “</w:delText>
        </w:r>
        <w:r w:rsidDel="00CF35F9" w:rsidR="008F1A9E">
          <w:delText>wanInterface</w:delText>
        </w:r>
        <w:r w:rsidDel="00CF35F9">
          <w:delText>”,</w:delText>
        </w:r>
      </w:del>
    </w:p>
    <w:p w:rsidR="00E07176" w:rsidDel="00CF35F9" w:rsidP="0082534C" w:rsidRDefault="00E07176" w14:paraId="2C7B8218" w14:textId="53063602">
      <w:pPr>
        <w:pStyle w:val="ListParagraph"/>
        <w:rPr>
          <w:del w:author="Tran Khanh Toan" w:date="2022-08-04T14:29:00Z" w:id="13234"/>
        </w:rPr>
      </w:pPr>
      <w:del w:author="Tran Khanh Toan" w:date="2022-08-04T14:29:00Z" w:id="13235">
        <w:r w:rsidDel="00CF35F9">
          <w:delText xml:space="preserve">  “ipVersion” : “&lt;ipVersion&gt;”,</w:delText>
        </w:r>
      </w:del>
    </w:p>
    <w:p w:rsidR="00E07176" w:rsidP="0082534C" w:rsidRDefault="00E07176" w14:paraId="72C8F4C9" w14:textId="2C6E17E5">
      <w:pPr>
        <w:pStyle w:val="ListParagraph"/>
      </w:pPr>
      <w:r>
        <w:t xml:space="preserve">  </w:t>
      </w:r>
      <w:ins w:author="toantk" w:date="2022-07-27T15:46:00Z" w:id="13236">
        <w:r w:rsidR="000B4FF6">
          <w:t>“host” : “&lt;host name or IP address&gt;”,</w:t>
        </w:r>
        <w:r w:rsidDel="000B4FF6" w:rsidR="000B4FF6">
          <w:t xml:space="preserve"> </w:t>
        </w:r>
      </w:ins>
      <w:del w:author="toantk" w:date="2022-07-27T15:46:00Z" w:id="13237">
        <w:r w:rsidDel="000B4FF6">
          <w:delText>“destAddr” : “&lt;</w:delText>
        </w:r>
        <w:r w:rsidDel="000B4FF6" w:rsidR="00A97C81">
          <w:delText xml:space="preserve">destAddr </w:delText>
        </w:r>
        <w:r w:rsidDel="000B4FF6">
          <w:delText>&gt;”</w:delText>
        </w:r>
        <w:r w:rsidDel="000B4FF6" w:rsidR="00DD1C8F">
          <w:delText>,</w:delText>
        </w:r>
      </w:del>
    </w:p>
    <w:p w:rsidR="00DD1C8F" w:rsidP="00DD1C8F" w:rsidRDefault="00DD1C8F" w14:paraId="16BD7855" w14:textId="6675A6D0">
      <w:pPr>
        <w:ind w:firstLine="720"/>
      </w:pPr>
      <w:r>
        <w:t xml:space="preserve">  “requestId” : </w:t>
      </w:r>
      <w:r w:rsidR="003E0981">
        <w:t>&lt;requestId&gt;</w:t>
      </w:r>
    </w:p>
    <w:p w:rsidR="0082534C" w:rsidP="0082534C" w:rsidRDefault="0082534C" w14:paraId="0C60137B" w14:textId="6B9926BC">
      <w:pPr>
        <w:pStyle w:val="ListParagraph"/>
      </w:pPr>
      <w:r>
        <w:t>}</w:t>
      </w:r>
    </w:p>
    <w:p w:rsidR="0082534C" w:rsidP="0082534C" w:rsidRDefault="00A97C81" w14:paraId="5CD81CA4" w14:textId="307CE3D8">
      <w:pPr>
        <w:pStyle w:val="ListParagraph"/>
        <w:numPr>
          <w:ilvl w:val="0"/>
          <w:numId w:val="9"/>
        </w:numPr>
        <w:rPr>
          <w:ins w:author="Tran Khanh Toan" w:date="2022-08-04T11:06:00Z" w:id="13238"/>
          <w:b/>
          <w:bCs/>
        </w:rPr>
      </w:pPr>
      <w:r>
        <w:rPr>
          <w:b/>
          <w:bCs/>
        </w:rPr>
        <w:t>Ping</w:t>
      </w:r>
      <w:r w:rsidR="0082534C">
        <w:rPr>
          <w:b/>
          <w:bCs/>
        </w:rPr>
        <w:t xml:space="preserve"> Response:</w:t>
      </w:r>
    </w:p>
    <w:p w:rsidRPr="00160AE7" w:rsidR="00160AE7" w:rsidRDefault="00160AE7" w14:paraId="423DA26C" w14:textId="4F0802A3">
      <w:pPr>
        <w:pStyle w:val="ListParagraph"/>
        <w:numPr>
          <w:ilvl w:val="1"/>
          <w:numId w:val="9"/>
        </w:numPr>
        <w:rPr>
          <w:bCs/>
          <w:rPrChange w:author="Tran Khanh Toan" w:date="2022-08-04T11:06:00Z" w:id="13239">
            <w:rPr>
              <w:b/>
              <w:bCs/>
            </w:rPr>
          </w:rPrChange>
        </w:rPr>
        <w:pPrChange w:author="Tran Khanh Toan" w:date="2022-08-04T11:06:00Z" w:id="13240">
          <w:pPr>
            <w:pStyle w:val="ListParagraph"/>
            <w:numPr>
              <w:numId w:val="9"/>
            </w:numPr>
            <w:ind w:hanging="360"/>
          </w:pPr>
        </w:pPrChange>
      </w:pPr>
      <w:ins w:author="Tran Khanh Toan" w:date="2022-08-04T11:06:00Z" w:id="13241">
        <w:r w:rsidRPr="00160AE7">
          <w:rPr>
            <w:bCs/>
            <w:rPrChange w:author="Tran Khanh Toan" w:date="2022-08-04T11:06:00Z" w:id="13242">
              <w:rPr>
                <w:b/>
                <w:bCs/>
              </w:rPr>
            </w:rPrChange>
          </w:rPr>
          <w:t>Trường hợp</w:t>
        </w:r>
      </w:ins>
      <w:ins w:author="Tran Khanh Toan" w:date="2022-08-04T11:07:00Z" w:id="13243">
        <w:r>
          <w:rPr>
            <w:bCs/>
          </w:rPr>
          <w:t xml:space="preserve"> ONT xử lý được request:</w:t>
        </w:r>
      </w:ins>
    </w:p>
    <w:p w:rsidRPr="00820762" w:rsidR="0082534C" w:rsidDel="000B4FF6" w:rsidRDefault="00CF4C8A" w14:paraId="69CF99F0" w14:textId="039BF229">
      <w:pPr>
        <w:pStyle w:val="ListParagraph"/>
        <w:numPr>
          <w:ilvl w:val="1"/>
          <w:numId w:val="9"/>
        </w:numPr>
        <w:ind w:left="1800"/>
        <w:rPr>
          <w:del w:author="toantk" w:date="2022-07-27T15:46:00Z" w:id="13244"/>
        </w:rPr>
        <w:pPrChange w:author="Tran Khanh Toan" w:date="2022-08-04T11:07:00Z" w:id="13245">
          <w:pPr>
            <w:pStyle w:val="ListParagraph"/>
            <w:numPr>
              <w:ilvl w:val="1"/>
              <w:numId w:val="9"/>
            </w:numPr>
            <w:ind w:left="1440" w:hanging="360"/>
          </w:pPr>
        </w:pPrChange>
      </w:pPr>
      <w:del w:author="toantk" w:date="2022-07-27T15:46:00Z" w:id="13246">
        <w:r w:rsidDel="000B4FF6">
          <w:delText>Ping</w:delText>
        </w:r>
        <w:r w:rsidRPr="00820762" w:rsidDel="000B4FF6" w:rsidR="0082534C">
          <w:delText xml:space="preserve"> thành công</w:delText>
        </w:r>
        <w:r w:rsidDel="000B4FF6" w:rsidR="0082534C">
          <w:delText>:</w:delText>
        </w:r>
      </w:del>
    </w:p>
    <w:p w:rsidR="0082534C" w:rsidDel="00607502" w:rsidP="2ADD6C4A" w:rsidRDefault="0082534C" w14:paraId="5C518EA3" w14:textId="21ED0C92">
      <w:pPr>
        <w:pStyle w:val="FirstLevelBullet"/>
        <w:numPr>
          <w:numId w:val="0"/>
        </w:numPr>
        <w:ind w:left="1440"/>
        <w:rPr>
          <w:del w:author="Tran Khanh Toan" w:date="2022-08-04T10:53:00Z" w:id="13247"/>
        </w:rPr>
        <w:pPrChange w:author="Tran Khanh Toan" w:date="2022-08-04T11:07:00Z" w:id="13248">
          <w:pPr>
            <w:pStyle w:val="FirstLevelBullet"/>
            <w:numPr>
              <w:numId w:val="0"/>
            </w:numPr>
            <w:ind w:left="1080" w:firstLine="0"/>
          </w:pPr>
        </w:pPrChange>
      </w:pPr>
      <w:del w:author="Tran Khanh Toan" w:date="2022-08-04T10:53:00Z" w:id="1559186449">
        <w:r w:rsidDel="34232FB0">
          <w:delText>{</w:delText>
        </w:r>
      </w:del>
    </w:p>
    <w:p w:rsidR="000B4FF6" w:rsidDel="00607502" w:rsidP="2ADD6C4A" w:rsidRDefault="000B4FF6" w14:paraId="411C1F29" w14:textId="1E07FAA2">
      <w:pPr>
        <w:pStyle w:val="FirstLevelBullet"/>
        <w:numPr>
          <w:numId w:val="0"/>
        </w:numPr>
        <w:ind w:left="1080" w:firstLine="360"/>
        <w:rPr>
          <w:ins w:author="toantk" w:date="2022-07-27T15:46:00Z" w:id="13250"/>
          <w:del w:author="Tran Khanh Toan" w:date="2022-08-04T10:53:00Z" w:id="13251"/>
        </w:rPr>
        <w:pPrChange w:author="Tran Khanh Toan" w:date="2022-08-04T11:07:00Z" w:id="13252">
          <w:pPr>
            <w:pStyle w:val="FirstLevelBullet"/>
            <w:numPr>
              <w:numId w:val="0"/>
            </w:numPr>
            <w:ind w:left="0" w:firstLine="0"/>
          </w:pPr>
        </w:pPrChange>
      </w:pPr>
      <w:del w:author="Tran Khanh Toan" w:date="2022-08-04T10:53:00Z" w:id="195909623">
        <w:r w:rsidDel="16DB593F">
          <w:delText>"status": &lt;0 or error code&gt;,</w:delText>
        </w:r>
      </w:del>
    </w:p>
    <w:p w:rsidR="0082534C" w:rsidDel="00607502" w:rsidP="2ADD6C4A" w:rsidRDefault="0082534C" w14:paraId="3FD9E61F" w14:textId="4A46598D">
      <w:pPr>
        <w:pStyle w:val="FirstLevelBullet"/>
        <w:numPr>
          <w:numId w:val="0"/>
        </w:numPr>
        <w:ind w:left="1080" w:firstLine="360"/>
        <w:rPr>
          <w:del w:author="Tran Khanh Toan" w:date="2022-08-04T10:53:00Z" w:id="13254"/>
        </w:rPr>
        <w:pPrChange w:author="Tran Khanh Toan" w:date="2022-08-04T11:07:00Z" w:id="13255">
          <w:pPr>
            <w:pStyle w:val="FirstLevelBullet"/>
            <w:numPr>
              <w:numId w:val="0"/>
            </w:numPr>
            <w:ind w:left="0" w:firstLine="360"/>
          </w:pPr>
        </w:pPrChange>
      </w:pPr>
      <w:del w:author="Tran Khanh Toan" w:date="2022-08-04T10:53:00Z" w:id="638146863">
        <w:r w:rsidDel="34232FB0">
          <w:delText>"status": 0,</w:delText>
        </w:r>
        <w:r w:rsidDel="34232FB0">
          <w:delText xml:space="preserve"> </w:delText>
        </w:r>
      </w:del>
    </w:p>
    <w:p w:rsidR="0082534C" w:rsidDel="00607502" w:rsidP="2ADD6C4A" w:rsidRDefault="00B94824" w14:paraId="255E041C" w14:textId="08BAED1D">
      <w:pPr>
        <w:pStyle w:val="FirstLevelBullet"/>
        <w:numPr>
          <w:numId w:val="0"/>
        </w:numPr>
        <w:ind w:left="1080" w:firstLine="360"/>
        <w:rPr>
          <w:del w:author="Tran Khanh Toan" w:date="2022-08-04T10:53:00Z" w:id="13257"/>
        </w:rPr>
        <w:pPrChange w:author="Tran Khanh Toan" w:date="2022-08-04T11:07:00Z" w:id="13258">
          <w:pPr>
            <w:pStyle w:val="FirstLevelBullet"/>
            <w:numPr>
              <w:numId w:val="0"/>
            </w:numPr>
            <w:ind w:left="0" w:firstLine="360"/>
          </w:pPr>
        </w:pPrChange>
      </w:pPr>
      <w:del w:author="Tran Khanh Toan" w:date="2022-08-04T10:53:00Z" w:id="428445676">
        <w:r w:rsidDel="7361C997">
          <w:delText>“message”: “</w:delText>
        </w:r>
        <w:r w:rsidDel="7361C997">
          <w:delText>Success</w:delText>
        </w:r>
        <w:r w:rsidDel="7361C997">
          <w:delText>&lt;message&gt;</w:delText>
        </w:r>
        <w:r w:rsidDel="7361C997">
          <w:delText>”</w:delText>
        </w:r>
        <w:r w:rsidDel="7361C997">
          <w:delText>,</w:delText>
        </w:r>
      </w:del>
    </w:p>
    <w:p w:rsidR="00466FAB" w:rsidDel="00607502" w:rsidRDefault="00466FAB" w14:paraId="79EC331E" w14:textId="062730EE">
      <w:pPr>
        <w:pStyle w:val="ListParagraph"/>
        <w:ind w:left="1080" w:firstLine="360"/>
        <w:rPr>
          <w:del w:author="Tran Khanh Toan" w:date="2022-08-04T10:53:00Z" w:id="13260"/>
        </w:rPr>
        <w:pPrChange w:author="Tran Khanh Toan" w:date="2022-08-04T11:07:00Z" w:id="13261">
          <w:pPr>
            <w:pStyle w:val="ListParagraph"/>
            <w:ind w:firstLine="360"/>
          </w:pPr>
        </w:pPrChange>
      </w:pPr>
      <w:del w:author="Tran Khanh Toan" w:date="2022-08-04T10:53:00Z" w:id="13262">
        <w:r w:rsidDel="00607502">
          <w:delText>“requestId” : “&lt;requestId&gt;”,</w:delText>
        </w:r>
      </w:del>
    </w:p>
    <w:p w:rsidR="0082534C" w:rsidDel="00607502" w:rsidP="2ADD6C4A" w:rsidRDefault="0082534C" w14:paraId="22D07FA3" w14:textId="288CC133">
      <w:pPr>
        <w:pStyle w:val="FirstLevelBullet"/>
        <w:numPr>
          <w:numId w:val="0"/>
        </w:numPr>
        <w:ind w:left="1080" w:firstLine="360"/>
        <w:rPr>
          <w:del w:author="Tran Khanh Toan" w:date="2022-08-04T10:53:00Z" w:id="13263"/>
        </w:rPr>
        <w:pPrChange w:author="Tran Khanh Toan" w:date="2022-08-04T11:07:00Z" w:id="13264">
          <w:pPr>
            <w:pStyle w:val="FirstLevelBullet"/>
            <w:numPr>
              <w:numId w:val="0"/>
            </w:numPr>
            <w:ind w:left="0" w:firstLine="360"/>
          </w:pPr>
        </w:pPrChange>
      </w:pPr>
      <w:del w:author="Tran Khanh Toan" w:date="2022-08-04T10:53:00Z" w:id="947214690">
        <w:r w:rsidDel="34232FB0">
          <w:delText>"data": {</w:delText>
        </w:r>
      </w:del>
    </w:p>
    <w:p w:rsidR="000B4FF6" w:rsidDel="00607502" w:rsidP="2ADD6C4A" w:rsidRDefault="000B4FF6" w14:paraId="36D10B56" w14:textId="3ADC97D8">
      <w:pPr>
        <w:pStyle w:val="FirstLevelBullet"/>
        <w:numPr>
          <w:numId w:val="0"/>
        </w:numPr>
        <w:ind w:left="1080"/>
        <w:rPr>
          <w:ins w:author="toantk" w:date="2022-07-27T15:48:00Z" w:id="13266"/>
          <w:del w:author="Tran Khanh Toan" w:date="2022-08-04T10:53:00Z" w:id="13267"/>
        </w:rPr>
        <w:pPrChange w:author="Tran Khanh Toan" w:date="2022-08-04T11:07:00Z" w:id="13268">
          <w:pPr>
            <w:pStyle w:val="FirstLevelBullet"/>
            <w:numPr>
              <w:numId w:val="0"/>
            </w:numPr>
            <w:ind w:left="0" w:firstLine="0"/>
          </w:pPr>
        </w:pPrChange>
      </w:pPr>
      <w:del w:author="Tran Khanh Toan" w:date="2022-08-04T10:53:00Z" w:id="1599000571">
        <w:r w:rsidDel="16DB593F">
          <w:delText xml:space="preserve">        “action”: “ping”</w:delText>
        </w:r>
      </w:del>
    </w:p>
    <w:p w:rsidR="000B4FF6" w:rsidDel="00607502" w:rsidP="2ADD6C4A" w:rsidRDefault="000B4FF6" w14:paraId="0CACB69D" w14:textId="3BBA1CE6">
      <w:pPr>
        <w:pStyle w:val="FirstLevelBullet"/>
        <w:numPr>
          <w:numId w:val="0"/>
        </w:numPr>
        <w:ind w:left="1080"/>
        <w:rPr>
          <w:ins w:author="toantk" w:date="2022-07-27T15:48:00Z" w:id="13270"/>
          <w:del w:author="Tran Khanh Toan" w:date="2022-08-04T10:53:00Z" w:id="13271"/>
        </w:rPr>
        <w:pPrChange w:author="Tran Khanh Toan" w:date="2022-08-04T11:07:00Z" w:id="13272">
          <w:pPr>
            <w:pStyle w:val="FirstLevelBullet"/>
            <w:numPr>
              <w:numId w:val="0"/>
            </w:numPr>
            <w:ind w:left="0" w:firstLine="0"/>
          </w:pPr>
        </w:pPrChange>
      </w:pPr>
      <w:del w:author="Tran Khanh Toan" w:date="2022-08-04T10:53:00Z" w:id="1022393312">
        <w:r w:rsidDel="16DB593F">
          <w:delText xml:space="preserve">        “results”: [{</w:delText>
        </w:r>
      </w:del>
    </w:p>
    <w:p w:rsidR="000B4FF6" w:rsidDel="00607502" w:rsidP="2ADD6C4A" w:rsidRDefault="000B4FF6" w14:paraId="58E66CBE" w14:textId="3154FAE8">
      <w:pPr>
        <w:pStyle w:val="FirstLevelBullet"/>
        <w:numPr>
          <w:numId w:val="0"/>
        </w:numPr>
        <w:ind w:left="1080" w:hanging="360"/>
        <w:rPr>
          <w:ins w:author="toantk" w:date="2022-07-27T15:48:00Z" w:id="13274"/>
          <w:del w:author="Tran Khanh Toan" w:date="2022-08-04T10:53:00Z" w:id="13275"/>
        </w:rPr>
        <w:pPrChange w:author="Tran Khanh Toan" w:date="2022-08-04T11:07:00Z" w:id="13276">
          <w:pPr>
            <w:pStyle w:val="FirstLevelBullet"/>
            <w:numPr>
              <w:numId w:val="0"/>
            </w:numPr>
            <w:ind w:left="0" w:firstLine="0"/>
          </w:pPr>
        </w:pPrChange>
      </w:pPr>
      <w:del w:author="Tran Khanh Toan" w:date="2022-08-04T10:53:00Z" w:id="440451520">
        <w:r w:rsidDel="16DB593F">
          <w:delText xml:space="preserve">                      “pingCode”: &lt;diagnostic code&gt;</w:delText>
        </w:r>
      </w:del>
    </w:p>
    <w:p w:rsidR="000B4FF6" w:rsidDel="00607502" w:rsidP="2ADD6C4A" w:rsidRDefault="000B4FF6" w14:paraId="1AE68859" w14:textId="242A6E2D">
      <w:pPr>
        <w:pStyle w:val="FirstLevelBullet"/>
        <w:numPr>
          <w:numId w:val="0"/>
        </w:numPr>
        <w:ind w:left="1080"/>
        <w:rPr>
          <w:ins w:author="toantk" w:date="2022-07-27T15:48:00Z" w:id="13278"/>
          <w:del w:author="Tran Khanh Toan" w:date="2022-08-04T10:53:00Z" w:id="13279"/>
        </w:rPr>
        <w:pPrChange w:author="Tran Khanh Toan" w:date="2022-08-04T11:07:00Z" w:id="13280">
          <w:pPr>
            <w:pStyle w:val="FirstLevelBullet"/>
            <w:numPr>
              <w:numId w:val="0"/>
            </w:numPr>
            <w:ind w:left="0" w:firstLine="0"/>
          </w:pPr>
        </w:pPrChange>
      </w:pPr>
      <w:del w:author="Tran Khanh Toan" w:date="2022-08-04T10:53:00Z" w:id="1130874321">
        <w:r w:rsidDel="16DB593F">
          <w:delText xml:space="preserve">                 “interfaceType” : “&lt;interfaceType&gt;”,</w:delText>
        </w:r>
      </w:del>
    </w:p>
    <w:p w:rsidR="000B4FF6" w:rsidDel="00607502" w:rsidP="2ADD6C4A" w:rsidRDefault="000B4FF6" w14:paraId="19097136" w14:textId="0AD16A4D">
      <w:pPr>
        <w:pStyle w:val="FirstLevelBullet"/>
        <w:numPr>
          <w:numId w:val="0"/>
        </w:numPr>
        <w:ind w:left="1080"/>
        <w:rPr>
          <w:ins w:author="toantk" w:date="2022-07-27T15:48:00Z" w:id="13282"/>
          <w:del w:author="Tran Khanh Toan" w:date="2022-08-04T10:53:00Z" w:id="13283"/>
        </w:rPr>
        <w:pPrChange w:author="Tran Khanh Toan" w:date="2022-08-04T11:07:00Z" w:id="13284">
          <w:pPr>
            <w:pStyle w:val="FirstLevelBullet"/>
            <w:numPr>
              <w:numId w:val="0"/>
            </w:numPr>
            <w:ind w:left="0" w:firstLine="0"/>
          </w:pPr>
        </w:pPrChange>
      </w:pPr>
      <w:del w:author="Tran Khanh Toan" w:date="2022-08-04T10:53:00Z" w:id="561583886">
        <w:r w:rsidDel="16DB593F">
          <w:delText xml:space="preserve">                 “wanInterface” : “wanInterface”,</w:delText>
        </w:r>
      </w:del>
    </w:p>
    <w:p w:rsidR="000B4FF6" w:rsidDel="00607502" w:rsidP="2ADD6C4A" w:rsidRDefault="000B4FF6" w14:paraId="1A48E4E9" w14:textId="1EE7B70F">
      <w:pPr>
        <w:pStyle w:val="FirstLevelBullet"/>
        <w:numPr>
          <w:numId w:val="0"/>
        </w:numPr>
        <w:ind w:left="1080"/>
        <w:rPr>
          <w:ins w:author="toantk" w:date="2022-07-27T15:48:00Z" w:id="13286"/>
          <w:del w:author="Tran Khanh Toan" w:date="2022-08-04T10:53:00Z" w:id="13287"/>
        </w:rPr>
        <w:pPrChange w:author="Tran Khanh Toan" w:date="2022-08-04T11:07:00Z" w:id="13288">
          <w:pPr>
            <w:pStyle w:val="FirstLevelBullet"/>
            <w:numPr>
              <w:numId w:val="0"/>
            </w:numPr>
            <w:ind w:left="0" w:firstLine="0"/>
          </w:pPr>
        </w:pPrChange>
      </w:pPr>
      <w:del w:author="Tran Khanh Toan" w:date="2022-08-04T10:53:00Z" w:id="148739947">
        <w:r w:rsidDel="16DB593F">
          <w:delText xml:space="preserve">                 “ipVersion” : “&lt;ipVersion&gt;”,</w:delText>
        </w:r>
      </w:del>
    </w:p>
    <w:p w:rsidR="000B4FF6" w:rsidDel="00607502" w:rsidP="2ADD6C4A" w:rsidRDefault="000B4FF6" w14:paraId="79826C46" w14:textId="3A667EEF">
      <w:pPr>
        <w:pStyle w:val="FirstLevelBullet"/>
        <w:numPr>
          <w:numId w:val="0"/>
        </w:numPr>
        <w:ind w:left="1080"/>
        <w:rPr>
          <w:ins w:author="toantk" w:date="2022-07-27T15:48:00Z" w:id="13290"/>
          <w:del w:author="Tran Khanh Toan" w:date="2022-08-04T10:53:00Z" w:id="13291"/>
        </w:rPr>
        <w:pPrChange w:author="Tran Khanh Toan" w:date="2022-08-04T11:07:00Z" w:id="13292">
          <w:pPr>
            <w:pStyle w:val="FirstLevelBullet"/>
            <w:numPr>
              <w:numId w:val="0"/>
            </w:numPr>
            <w:ind w:left="0" w:firstLine="0"/>
          </w:pPr>
        </w:pPrChange>
      </w:pPr>
      <w:del w:author="Tran Khanh Toan" w:date="2022-08-04T10:53:00Z" w:id="1053437793">
        <w:r w:rsidDel="16DB593F">
          <w:delText xml:space="preserve">                 “host” : “&lt;host name or IP address&gt;”</w:delText>
        </w:r>
      </w:del>
    </w:p>
    <w:p w:rsidR="000B4FF6" w:rsidDel="00607502" w:rsidP="2ADD6C4A" w:rsidRDefault="000B4FF6" w14:paraId="322DC6BE" w14:textId="0920716B">
      <w:pPr>
        <w:pStyle w:val="FirstLevelBullet"/>
        <w:numPr>
          <w:numId w:val="0"/>
        </w:numPr>
        <w:ind w:left="1080"/>
        <w:rPr>
          <w:ins w:author="toantk" w:date="2022-07-27T15:48:00Z" w:id="13294"/>
          <w:del w:author="Tran Khanh Toan" w:date="2022-08-04T10:53:00Z" w:id="13295"/>
        </w:rPr>
        <w:pPrChange w:author="Tran Khanh Toan" w:date="2022-08-04T11:07:00Z" w:id="13296">
          <w:pPr>
            <w:pStyle w:val="FirstLevelBullet"/>
            <w:numPr>
              <w:numId w:val="0"/>
            </w:numPr>
            <w:ind w:left="0" w:firstLine="0"/>
          </w:pPr>
        </w:pPrChange>
      </w:pPr>
      <w:del w:author="Tran Khanh Toan" w:date="2022-08-04T10:53:00Z" w:id="1838310677">
        <w:r w:rsidDel="16DB593F">
          <w:delText xml:space="preserve">            }</w:delText>
        </w:r>
      </w:del>
    </w:p>
    <w:p w:rsidR="000B4FF6" w:rsidDel="00607502" w:rsidP="2ADD6C4A" w:rsidRDefault="000B4FF6" w14:paraId="212E3E64" w14:textId="3CABBA23">
      <w:pPr>
        <w:pStyle w:val="FirstLevelBullet"/>
        <w:numPr>
          <w:numId w:val="0"/>
        </w:numPr>
        <w:ind w:left="1080"/>
        <w:rPr>
          <w:ins w:author="toantk" w:date="2022-07-27T15:48:00Z" w:id="13298"/>
          <w:del w:author="Tran Khanh Toan" w:date="2022-08-04T10:53:00Z" w:id="13299"/>
        </w:rPr>
        <w:pPrChange w:author="Tran Khanh Toan" w:date="2022-08-04T11:07:00Z" w:id="13300">
          <w:pPr>
            <w:pStyle w:val="FirstLevelBullet"/>
            <w:numPr>
              <w:numId w:val="0"/>
            </w:numPr>
            <w:ind w:left="0" w:firstLine="0"/>
          </w:pPr>
        </w:pPrChange>
      </w:pPr>
      <w:del w:author="Tran Khanh Toan" w:date="2022-08-04T10:53:00Z" w:id="214737131">
        <w:r w:rsidDel="16DB593F">
          <w:delText xml:space="preserve">         ]</w:delText>
        </w:r>
      </w:del>
    </w:p>
    <w:p w:rsidR="000B4FF6" w:rsidDel="00607502" w:rsidP="2ADD6C4A" w:rsidRDefault="000B4FF6" w14:paraId="061C543B" w14:textId="2310A742">
      <w:pPr>
        <w:pStyle w:val="FirstLevelBullet"/>
        <w:numPr>
          <w:numId w:val="0"/>
        </w:numPr>
        <w:ind w:left="1080"/>
        <w:rPr>
          <w:ins w:author="toantk" w:date="2022-07-27T15:48:00Z" w:id="13302"/>
          <w:del w:author="Tran Khanh Toan" w:date="2022-08-04T10:53:00Z" w:id="13303"/>
        </w:rPr>
        <w:pPrChange w:author="Tran Khanh Toan" w:date="2022-08-04T11:07:00Z" w:id="13304">
          <w:pPr>
            <w:pStyle w:val="FirstLevelBullet"/>
            <w:numPr>
              <w:numId w:val="0"/>
            </w:numPr>
            <w:ind w:left="0" w:firstLine="0"/>
          </w:pPr>
        </w:pPrChange>
      </w:pPr>
      <w:del w:author="Tran Khanh Toan" w:date="2022-08-04T10:53:00Z" w:id="372356888">
        <w:r w:rsidDel="16DB593F">
          <w:delText xml:space="preserve">    }</w:delText>
        </w:r>
      </w:del>
    </w:p>
    <w:p w:rsidR="000B4FF6" w:rsidDel="00607502" w:rsidP="2ADD6C4A" w:rsidRDefault="000B4FF6" w14:paraId="07D7FD01" w14:textId="3DAD192D">
      <w:pPr>
        <w:pStyle w:val="FirstLevelBullet"/>
        <w:numPr>
          <w:numId w:val="0"/>
        </w:numPr>
        <w:ind w:left="1080"/>
        <w:rPr>
          <w:ins w:author="toantk" w:date="2022-07-27T15:50:00Z" w:id="13306"/>
          <w:del w:author="Tran Khanh Toan" w:date="2022-08-04T10:53:00Z" w:id="13307"/>
        </w:rPr>
        <w:pPrChange w:author="Tran Khanh Toan" w:date="2022-08-04T11:07:00Z" w:id="13308">
          <w:pPr>
            <w:pStyle w:val="FirstLevelBullet"/>
            <w:numPr>
              <w:numId w:val="0"/>
            </w:numPr>
            <w:ind w:left="0" w:firstLine="0"/>
          </w:pPr>
        </w:pPrChange>
      </w:pPr>
      <w:del w:author="Tran Khanh Toan" w:date="2022-08-04T10:53:00Z" w:id="475139176">
        <w:r w:rsidDel="16DB593F">
          <w:delText>}</w:delText>
        </w:r>
      </w:del>
    </w:p>
    <w:p w:rsidRPr="000B461F" w:rsidR="000B4FF6" w:rsidDel="00607502" w:rsidRDefault="000B4FF6" w14:paraId="4538611F" w14:textId="19FAA296">
      <w:pPr>
        <w:pStyle w:val="ListParagraph"/>
        <w:numPr>
          <w:ilvl w:val="0"/>
          <w:numId w:val="9"/>
        </w:numPr>
        <w:ind w:left="1080"/>
        <w:rPr>
          <w:ins w:author="toantk" w:date="2022-07-27T15:50:00Z" w:id="13310"/>
          <w:del w:author="Tran Khanh Toan" w:date="2022-08-04T10:53:00Z" w:id="13311"/>
        </w:rPr>
        <w:pPrChange w:author="Tran Khanh Toan" w:date="2022-08-04T11:07:00Z" w:id="13312">
          <w:pPr>
            <w:pStyle w:val="ListParagraph"/>
            <w:numPr>
              <w:numId w:val="9"/>
            </w:numPr>
            <w:ind w:hanging="360"/>
          </w:pPr>
        </w:pPrChange>
      </w:pPr>
      <w:ins w:author="toantk" w:date="2022-07-27T15:50:00Z" w:id="13313">
        <w:del w:author="Tran Khanh Toan" w:date="2022-08-04T10:53:00Z" w:id="13314">
          <w:r w:rsidDel="00607502">
            <w:rPr>
              <w:b/>
            </w:rPr>
            <w:delText>Ping Result Request</w:delText>
          </w:r>
        </w:del>
      </w:ins>
    </w:p>
    <w:p w:rsidR="000B4FF6" w:rsidDel="00607502" w:rsidP="2ADD6C4A" w:rsidRDefault="000B4FF6" w14:paraId="1EF2BFB3" w14:textId="3F3C0951">
      <w:pPr>
        <w:pStyle w:val="FirstLevelBullet"/>
        <w:numPr>
          <w:numId w:val="0"/>
        </w:numPr>
        <w:ind w:left="1080"/>
        <w:rPr>
          <w:ins w:author="toantk" w:date="2022-07-27T15:50:00Z" w:id="13315"/>
          <w:del w:author="Tran Khanh Toan" w:date="2022-08-04T10:53:00Z" w:id="13316"/>
        </w:rPr>
        <w:pPrChange w:author="Tran Khanh Toan" w:date="2022-08-04T11:07:00Z" w:id="13317">
          <w:pPr>
            <w:pStyle w:val="FirstLevelBullet"/>
            <w:numPr>
              <w:numId w:val="0"/>
            </w:numPr>
            <w:ind w:left="0" w:firstLine="0"/>
          </w:pPr>
        </w:pPrChange>
      </w:pPr>
      <w:del w:author="Tran Khanh Toan" w:date="2022-08-04T10:53:00Z" w:id="171120668">
        <w:r w:rsidDel="16DB593F">
          <w:delText>{</w:delText>
        </w:r>
      </w:del>
    </w:p>
    <w:p w:rsidR="000B4FF6" w:rsidDel="00607502" w:rsidP="2ADD6C4A" w:rsidRDefault="000B4FF6" w14:paraId="61B0FCE8" w14:textId="6558C72B">
      <w:pPr>
        <w:pStyle w:val="FirstLevelBullet"/>
        <w:numPr>
          <w:numId w:val="0"/>
        </w:numPr>
        <w:ind w:left="1080"/>
        <w:rPr>
          <w:ins w:author="toantk" w:date="2022-07-27T15:50:00Z" w:id="13319"/>
          <w:del w:author="Tran Khanh Toan" w:date="2022-08-04T10:53:00Z" w:id="13320"/>
        </w:rPr>
        <w:pPrChange w:author="Tran Khanh Toan" w:date="2022-08-04T11:07:00Z" w:id="13321">
          <w:pPr>
            <w:pStyle w:val="FirstLevelBullet"/>
            <w:numPr>
              <w:numId w:val="0"/>
            </w:numPr>
            <w:ind w:left="0" w:firstLine="0"/>
          </w:pPr>
        </w:pPrChange>
      </w:pPr>
      <w:del w:author="Tran Khanh Toan" w:date="2022-08-04T10:53:00Z" w:id="933830763">
        <w:r w:rsidDel="16DB593F">
          <w:delText xml:space="preserve">    “action ” : “pingResult”,</w:delText>
        </w:r>
      </w:del>
    </w:p>
    <w:p w:rsidR="000B4FF6" w:rsidDel="00607502" w:rsidP="2ADD6C4A" w:rsidRDefault="000B4FF6" w14:paraId="5DE34A0A" w14:textId="19DD9CAF">
      <w:pPr>
        <w:pStyle w:val="FirstLevelBullet"/>
        <w:numPr>
          <w:numId w:val="0"/>
        </w:numPr>
        <w:ind w:left="1080"/>
        <w:rPr>
          <w:ins w:author="toantk" w:date="2022-07-27T15:50:00Z" w:id="13323"/>
          <w:del w:author="Tran Khanh Toan" w:date="2022-08-04T10:53:00Z" w:id="13324"/>
        </w:rPr>
        <w:pPrChange w:author="Tran Khanh Toan" w:date="2022-08-04T11:07:00Z" w:id="13325">
          <w:pPr>
            <w:pStyle w:val="FirstLevelBullet"/>
            <w:numPr>
              <w:numId w:val="0"/>
            </w:numPr>
            <w:ind w:left="0" w:firstLine="0"/>
          </w:pPr>
        </w:pPrChange>
      </w:pPr>
      <w:del w:author="Tran Khanh Toan" w:date="2022-08-04T10:53:00Z" w:id="614269017">
        <w:r w:rsidDel="16DB593F">
          <w:delText xml:space="preserve">    “requestId” : “&lt;requestId&gt;”,</w:delText>
        </w:r>
      </w:del>
    </w:p>
    <w:p w:rsidRPr="000B461F" w:rsidR="000B4FF6" w:rsidDel="00607502" w:rsidP="2ADD6C4A" w:rsidRDefault="000B4FF6" w14:paraId="739C41D7" w14:textId="0DC32273">
      <w:pPr>
        <w:pStyle w:val="FirstLevelBullet"/>
        <w:numPr>
          <w:numId w:val="0"/>
        </w:numPr>
        <w:ind w:left="1080"/>
        <w:rPr>
          <w:ins w:author="toantk" w:date="2022-07-27T15:50:00Z" w:id="13327"/>
          <w:del w:author="Tran Khanh Toan" w:date="2022-08-04T10:53:00Z" w:id="13328"/>
        </w:rPr>
        <w:pPrChange w:author="Tran Khanh Toan" w:date="2022-08-04T11:07:00Z" w:id="13329">
          <w:pPr>
            <w:pStyle w:val="FirstLevelBullet"/>
            <w:numPr>
              <w:numId w:val="0"/>
            </w:numPr>
            <w:ind w:left="0" w:firstLine="0"/>
          </w:pPr>
        </w:pPrChange>
      </w:pPr>
      <w:del w:author="Tran Khanh Toan" w:date="2022-08-04T10:53:00Z" w:id="1708005964">
        <w:r w:rsidDel="16DB593F">
          <w:delText>}</w:delText>
        </w:r>
      </w:del>
    </w:p>
    <w:p w:rsidRPr="000B4FF6" w:rsidR="000B4FF6" w:rsidDel="00607502" w:rsidRDefault="000B4FF6" w14:paraId="4C96B7A3" w14:textId="2F2AD91F">
      <w:pPr>
        <w:pStyle w:val="ListParagraph"/>
        <w:numPr>
          <w:ilvl w:val="0"/>
          <w:numId w:val="9"/>
        </w:numPr>
        <w:ind w:left="1080"/>
        <w:rPr>
          <w:ins w:author="toantk" w:date="2022-07-27T15:50:00Z" w:id="13331"/>
          <w:del w:author="Tran Khanh Toan" w:date="2022-08-04T10:53:00Z" w:id="13332"/>
          <w:b/>
          <w:rPrChange w:author="toantk" w:date="2022-07-27T15:50:00Z" w:id="13333">
            <w:rPr>
              <w:ins w:author="toantk" w:date="2022-07-27T15:50:00Z" w:id="13334"/>
              <w:del w:author="Tran Khanh Toan" w:date="2022-08-04T10:53:00Z" w:id="13335"/>
            </w:rPr>
          </w:rPrChange>
        </w:rPr>
        <w:pPrChange w:author="Tran Khanh Toan" w:date="2022-08-04T11:07:00Z" w:id="13336">
          <w:pPr>
            <w:pStyle w:val="ListParagraph"/>
            <w:numPr>
              <w:numId w:val="9"/>
            </w:numPr>
            <w:ind w:hanging="360"/>
          </w:pPr>
        </w:pPrChange>
      </w:pPr>
      <w:ins w:author="toantk" w:date="2022-07-27T15:50:00Z" w:id="13337">
        <w:del w:author="Tran Khanh Toan" w:date="2022-08-04T10:53:00Z" w:id="13338">
          <w:r w:rsidRPr="000B4FF6" w:rsidDel="00607502">
            <w:rPr>
              <w:b/>
              <w:rPrChange w:author="toantk" w:date="2022-07-27T15:50:00Z" w:id="13339">
                <w:rPr/>
              </w:rPrChange>
            </w:rPr>
            <w:delText>Ping Result Response</w:delText>
          </w:r>
        </w:del>
      </w:ins>
    </w:p>
    <w:p w:rsidR="000B4FF6" w:rsidP="2ADD6C4A" w:rsidRDefault="5B120654" w14:paraId="4D0FBCA9" w14:textId="77777777">
      <w:pPr>
        <w:pStyle w:val="FirstLevelBullet"/>
        <w:numPr>
          <w:numId w:val="0"/>
        </w:numPr>
        <w:ind w:left="1080"/>
        <w:rPr>
          <w:ins w:author="toantk" w:date="2022-07-27T15:50:00Z" w:id="13340"/>
        </w:rPr>
        <w:pPrChange w:author="Tran Khanh Toan" w:date="2022-08-04T11:07:00Z" w:id="13341">
          <w:pPr>
            <w:pStyle w:val="FirstLevelBullet"/>
            <w:numPr>
              <w:numId w:val="0"/>
            </w:numPr>
            <w:ind w:left="0" w:firstLine="0"/>
          </w:pPr>
        </w:pPrChange>
      </w:pPr>
      <w:ins w:author="toantk" w:date="2022-07-27T15:50:00Z" w:id="901449156">
        <w:r w:rsidR="50DD2AA3">
          <w:t>{</w:t>
        </w:r>
      </w:ins>
    </w:p>
    <w:p w:rsidR="000B4FF6" w:rsidP="2ADD6C4A" w:rsidRDefault="5B120654" w14:paraId="6FC56E11" w14:textId="6F739B05">
      <w:pPr>
        <w:pStyle w:val="FirstLevelBullet"/>
        <w:numPr>
          <w:numId w:val="0"/>
        </w:numPr>
        <w:ind w:left="1080" w:hanging="360"/>
        <w:rPr>
          <w:ins w:author="toantk" w:date="2022-07-27T15:50:00Z" w:id="13343"/>
        </w:rPr>
        <w:pPrChange w:author="Tran Khanh Toan" w:date="2022-08-04T11:07:00Z" w:id="13344">
          <w:pPr>
            <w:pStyle w:val="FirstLevelBullet"/>
            <w:numPr>
              <w:numId w:val="0"/>
            </w:numPr>
            <w:ind w:left="0" w:firstLine="0"/>
          </w:pPr>
        </w:pPrChange>
      </w:pPr>
      <w:ins w:author="toantk" w:date="2022-07-27T15:50:00Z" w:id="2014345437">
        <w:r w:rsidR="50DD2AA3">
          <w:t xml:space="preserve">          "status": &lt;0 or error code&gt;,</w:t>
        </w:r>
      </w:ins>
    </w:p>
    <w:p w:rsidR="000B4FF6" w:rsidP="2ADD6C4A" w:rsidRDefault="5B120654" w14:paraId="041C77BE" w14:textId="77777777">
      <w:pPr>
        <w:pStyle w:val="FirstLevelBullet"/>
        <w:numPr>
          <w:numId w:val="0"/>
        </w:numPr>
        <w:ind w:left="1080" w:hanging="360"/>
        <w:rPr>
          <w:ins w:author="toantk" w:date="2022-07-27T15:50:00Z" w:id="13346"/>
        </w:rPr>
        <w:pPrChange w:author="Tran Khanh Toan" w:date="2022-08-04T11:07:00Z" w:id="13347">
          <w:pPr>
            <w:pStyle w:val="FirstLevelBullet"/>
            <w:numPr>
              <w:numId w:val="0"/>
            </w:numPr>
            <w:ind w:left="0" w:firstLine="0"/>
          </w:pPr>
        </w:pPrChange>
      </w:pPr>
      <w:ins w:author="toantk" w:date="2022-07-27T15:50:00Z" w:id="408942249">
        <w:r w:rsidR="50DD2AA3">
          <w:t xml:space="preserve">          “message”: “&lt;message&gt;”,</w:t>
        </w:r>
      </w:ins>
    </w:p>
    <w:p w:rsidR="000B4FF6" w:rsidP="2ADD6C4A" w:rsidRDefault="5B120654" w14:paraId="532A6759" w14:textId="2EB37AD4">
      <w:pPr>
        <w:pStyle w:val="FirstLevelBullet"/>
        <w:numPr>
          <w:numId w:val="0"/>
        </w:numPr>
        <w:ind w:left="1080" w:hanging="360"/>
        <w:rPr>
          <w:ins w:author="toantk" w:date="2022-07-27T15:50:00Z" w:id="13349"/>
        </w:rPr>
        <w:pPrChange w:author="Tran Khanh Toan" w:date="2022-08-04T11:07:00Z" w:id="13350">
          <w:pPr>
            <w:pStyle w:val="FirstLevelBullet"/>
            <w:numPr>
              <w:numId w:val="0"/>
            </w:numPr>
            <w:ind w:left="0" w:firstLine="0"/>
          </w:pPr>
        </w:pPrChange>
      </w:pPr>
      <w:ins w:author="toantk" w:date="2022-07-27T15:50:00Z" w:id="1741784030">
        <w:r w:rsidR="50DD2AA3">
          <w:t xml:space="preserve">          “requestId” : </w:t>
        </w:r>
      </w:ins>
      <w:r w:rsidR="43F0A092">
        <w:rPr/>
        <w:t>&lt;requestId&gt;</w:t>
      </w:r>
      <w:ins w:author="toantk" w:date="2022-07-27T15:50:00Z" w:id="606422759">
        <w:r w:rsidR="50DD2AA3">
          <w:t>,</w:t>
        </w:r>
      </w:ins>
    </w:p>
    <w:p w:rsidR="000B4FF6" w:rsidP="2ADD6C4A" w:rsidRDefault="5B120654" w14:paraId="1CCBAB6F" w14:textId="77777777">
      <w:pPr>
        <w:pStyle w:val="FirstLevelBullet"/>
        <w:numPr>
          <w:numId w:val="0"/>
        </w:numPr>
        <w:ind w:left="1080" w:hanging="360"/>
        <w:rPr>
          <w:ins w:author="toantk" w:date="2022-07-27T15:50:00Z" w:id="13353"/>
        </w:rPr>
        <w:pPrChange w:author="Tran Khanh Toan" w:date="2022-08-04T11:07:00Z" w:id="13354">
          <w:pPr>
            <w:pStyle w:val="FirstLevelBullet"/>
            <w:numPr>
              <w:numId w:val="0"/>
            </w:numPr>
            <w:ind w:left="0" w:firstLine="0"/>
          </w:pPr>
        </w:pPrChange>
      </w:pPr>
      <w:ins w:author="toantk" w:date="2022-07-27T15:50:00Z" w:id="1752706465">
        <w:r w:rsidR="50DD2AA3">
          <w:t xml:space="preserve">          “data”: {</w:t>
        </w:r>
      </w:ins>
    </w:p>
    <w:p w:rsidR="000B4FF6" w:rsidP="2ADD6C4A" w:rsidRDefault="5B120654" w14:paraId="4C7C7C98" w14:textId="5BA73C41">
      <w:pPr>
        <w:pStyle w:val="FirstLevelBullet"/>
        <w:numPr>
          <w:numId w:val="0"/>
        </w:numPr>
        <w:ind w:left="1080" w:hanging="360"/>
        <w:rPr>
          <w:ins w:author="toantk" w:date="2022-07-27T15:50:00Z" w:id="13356"/>
        </w:rPr>
        <w:pPrChange w:author="Tran Khanh Toan" w:date="2022-08-04T11:07:00Z" w:id="13357">
          <w:pPr>
            <w:pStyle w:val="FirstLevelBullet"/>
            <w:numPr>
              <w:numId w:val="0"/>
            </w:numPr>
            <w:ind w:left="0" w:firstLine="0"/>
          </w:pPr>
        </w:pPrChange>
      </w:pPr>
      <w:ins w:author="toantk" w:date="2022-07-27T15:50:00Z" w:id="1908173541">
        <w:r w:rsidR="50DD2AA3">
          <w:t xml:space="preserve">              “action”: “</w:t>
        </w:r>
      </w:ins>
      <w:ins w:author="Tran Khanh Toan" w:date="2022-08-04T10:55:00Z" w:id="570424709">
        <w:r w:rsidR="63A320CD">
          <w:t>ping</w:t>
        </w:r>
      </w:ins>
      <w:del w:author="Tran Khanh Toan" w:date="2022-08-04T10:55:00Z" w:id="807656181">
        <w:r w:rsidDel="16DB593F">
          <w:delText>pingResult</w:delText>
        </w:r>
      </w:del>
      <w:ins w:author="toantk" w:date="2022-07-27T15:50:00Z" w:id="1915139572">
        <w:r w:rsidR="50DD2AA3">
          <w:t>”,</w:t>
        </w:r>
      </w:ins>
    </w:p>
    <w:p w:rsidR="000B4FF6" w:rsidP="2ADD6C4A" w:rsidRDefault="5B120654" w14:paraId="5EC4A0B1" w14:textId="77777777">
      <w:pPr>
        <w:pStyle w:val="FirstLevelBullet"/>
        <w:numPr>
          <w:numId w:val="0"/>
        </w:numPr>
        <w:ind w:left="1080" w:hanging="360"/>
        <w:rPr>
          <w:ins w:author="toantk" w:date="2022-07-27T15:50:00Z" w:id="13362"/>
        </w:rPr>
        <w:pPrChange w:author="Tran Khanh Toan" w:date="2022-08-04T11:07:00Z" w:id="13363">
          <w:pPr>
            <w:pStyle w:val="FirstLevelBullet"/>
            <w:numPr>
              <w:numId w:val="0"/>
            </w:numPr>
            <w:ind w:left="0" w:firstLine="0"/>
          </w:pPr>
        </w:pPrChange>
      </w:pPr>
      <w:ins w:author="toantk" w:date="2022-07-27T15:50:00Z" w:id="1588146831">
        <w:r w:rsidR="50DD2AA3">
          <w:t xml:space="preserve">              “results”: [{</w:t>
        </w:r>
      </w:ins>
    </w:p>
    <w:p w:rsidR="000B4FF6" w:rsidP="2ADD6C4A" w:rsidRDefault="5B120654" w14:paraId="38559F76" w14:textId="722C63B8">
      <w:pPr>
        <w:pStyle w:val="FirstLevelBullet"/>
        <w:numPr>
          <w:numId w:val="0"/>
        </w:numPr>
        <w:ind w:left="1080" w:hanging="360"/>
        <w:rPr>
          <w:ins w:author="Tran Khanh Toan" w:date="2022-08-04T14:01:00Z" w:id="13365"/>
        </w:rPr>
        <w:pPrChange w:author="Tran Khanh Toan" w:date="2022-08-04T11:07:00Z" w:id="13366">
          <w:pPr>
            <w:pStyle w:val="FirstLevelBullet"/>
            <w:numPr>
              <w:numId w:val="0"/>
            </w:numPr>
            <w:ind w:left="0" w:firstLine="0"/>
          </w:pPr>
        </w:pPrChange>
      </w:pPr>
      <w:ins w:author="toantk" w:date="2022-07-27T15:50:00Z" w:id="898395767">
        <w:r w:rsidR="50DD2AA3">
          <w:t xml:space="preserve">                      “pingCode”: &lt;diagnostic code&gt;,</w:t>
        </w:r>
      </w:ins>
    </w:p>
    <w:p w:rsidR="00472EC9" w:rsidP="2ADD6C4A" w:rsidRDefault="0B58BBEC" w14:paraId="5A6108CC" w14:textId="0835DEFB">
      <w:pPr>
        <w:pStyle w:val="FirstLevelBullet"/>
        <w:numPr>
          <w:numId w:val="0"/>
        </w:numPr>
        <w:ind w:left="1080"/>
        <w:pPrChange w:author="Tran Khanh Toan" w:date="2022-08-04T14:02:00Z" w:id="13368">
          <w:pPr>
            <w:pStyle w:val="FirstLevelBullet"/>
            <w:numPr>
              <w:numId w:val="0"/>
            </w:numPr>
            <w:ind w:left="0" w:firstLine="0"/>
          </w:pPr>
        </w:pPrChange>
      </w:pPr>
      <w:ins w:author="Tran Khanh Toan" w:date="2022-08-04T14:01:00Z" w:id="762093126">
        <w:r w:rsidR="545A63FA">
          <w:t xml:space="preserve">                 “host” : “&lt;host name or IP address&gt;”,</w:t>
        </w:r>
      </w:ins>
    </w:p>
    <w:p w:rsidR="00741312" w:rsidP="00741312" w:rsidRDefault="00741312" w14:paraId="15B7FADC" w14:textId="74EF8840">
      <w:pPr>
        <w:pStyle w:val="ListParagraph"/>
        <w:ind w:left="1440"/>
        <w:rPr>
          <w:ins w:author="toantk" w:date="2022-07-27T15:50:00Z" w:id="13370"/>
        </w:rPr>
      </w:pPr>
      <w:r>
        <w:tab/>
      </w:r>
      <w:ins w:author="Tran Khanh Toan" w:date="2022-08-04T15:15:00Z" w:id="13371">
        <w:r>
          <w:t>“hostAddress”: “&lt;ip address&gt;”,</w:t>
        </w:r>
      </w:ins>
    </w:p>
    <w:p w:rsidR="00244EEF" w:rsidP="2ADD6C4A" w:rsidRDefault="418FCF1C" w14:paraId="2B402353" w14:textId="77777777">
      <w:pPr>
        <w:pStyle w:val="FirstLevelBullet"/>
        <w:numPr>
          <w:numId w:val="0"/>
        </w:numPr>
        <w:ind w:left="1080" w:hanging="360"/>
        <w:rPr>
          <w:ins w:author="Tran Khanh Toan" w:date="2022-08-04T10:55:00Z" w:id="13372"/>
        </w:rPr>
        <w:pPrChange w:author="Tran Khanh Toan" w:date="2022-08-04T11:07:00Z" w:id="13373">
          <w:pPr>
            <w:pStyle w:val="FirstLevelBullet"/>
            <w:numPr>
              <w:numId w:val="0"/>
            </w:numPr>
            <w:ind w:left="0" w:firstLine="0"/>
          </w:pPr>
        </w:pPrChange>
      </w:pPr>
      <w:ins w:author="Tran Khanh Toan" w:date="2022-08-04T10:55:00Z" w:id="2006641340">
        <w:r w:rsidR="63A320CD">
          <w:t xml:space="preserve">                      “successCount”: &lt;successCount&gt;,</w:t>
        </w:r>
      </w:ins>
    </w:p>
    <w:p w:rsidR="00244EEF" w:rsidP="2ADD6C4A" w:rsidRDefault="418FCF1C" w14:paraId="5697F48D" w14:textId="77777777">
      <w:pPr>
        <w:pStyle w:val="FirstLevelBullet"/>
        <w:numPr>
          <w:numId w:val="0"/>
        </w:numPr>
        <w:ind w:left="1080" w:hanging="360"/>
        <w:rPr>
          <w:ins w:author="Tran Khanh Toan" w:date="2022-08-04T10:55:00Z" w:id="13375"/>
        </w:rPr>
        <w:pPrChange w:author="Tran Khanh Toan" w:date="2022-08-04T11:07:00Z" w:id="13376">
          <w:pPr>
            <w:pStyle w:val="FirstLevelBullet"/>
            <w:numPr>
              <w:numId w:val="0"/>
            </w:numPr>
            <w:ind w:left="0" w:firstLine="0"/>
          </w:pPr>
        </w:pPrChange>
      </w:pPr>
      <w:ins w:author="Tran Khanh Toan" w:date="2022-08-04T10:55:00Z" w:id="390463218">
        <w:r w:rsidR="63A320CD">
          <w:t xml:space="preserve">                      “failureCount”: &lt;failureCount&gt;,</w:t>
        </w:r>
      </w:ins>
    </w:p>
    <w:p w:rsidR="00244EEF" w:rsidP="2ADD6C4A" w:rsidRDefault="418FCF1C" w14:paraId="1E8DB76A" w14:textId="7492C1A3">
      <w:pPr>
        <w:pStyle w:val="FirstLevelBullet"/>
        <w:numPr>
          <w:numId w:val="0"/>
        </w:numPr>
        <w:ind w:left="1080" w:hanging="360"/>
        <w:rPr>
          <w:ins w:author="Tran Khanh Toan" w:date="2022-08-04T10:55:00Z" w:id="13378"/>
        </w:rPr>
        <w:pPrChange w:author="Tran Khanh Toan" w:date="2022-08-04T11:07:00Z" w:id="13379">
          <w:pPr>
            <w:pStyle w:val="FirstLevelBullet"/>
            <w:numPr>
              <w:numId w:val="0"/>
            </w:numPr>
            <w:ind w:left="0" w:firstLine="0"/>
          </w:pPr>
        </w:pPrChange>
      </w:pPr>
      <w:ins w:author="Tran Khanh Toan" w:date="2022-08-04T10:55:00Z" w:id="1500526572">
        <w:r w:rsidR="63A320CD">
          <w:t xml:space="preserve">                      “averageResponseTime”: &lt;averageResponseTime&gt;,</w:t>
        </w:r>
      </w:ins>
    </w:p>
    <w:p w:rsidR="00244EEF" w:rsidP="2ADD6C4A" w:rsidRDefault="418FCF1C" w14:paraId="3DC23074" w14:textId="716E4F94">
      <w:pPr>
        <w:pStyle w:val="FirstLevelBullet"/>
        <w:numPr>
          <w:numId w:val="0"/>
        </w:numPr>
        <w:ind w:left="1080" w:hanging="360"/>
        <w:rPr>
          <w:ins w:author="Tran Khanh Toan" w:date="2022-08-04T10:55:00Z" w:id="13381"/>
        </w:rPr>
        <w:pPrChange w:author="Tran Khanh Toan" w:date="2022-08-04T11:07:00Z" w:id="13382">
          <w:pPr>
            <w:pStyle w:val="FirstLevelBullet"/>
            <w:numPr>
              <w:numId w:val="0"/>
            </w:numPr>
            <w:ind w:left="0" w:firstLine="0"/>
          </w:pPr>
        </w:pPrChange>
      </w:pPr>
      <w:ins w:author="Tran Khanh Toan" w:date="2022-08-04T10:55:00Z" w:id="102732372">
        <w:r w:rsidR="63A320CD">
          <w:t xml:space="preserve">                      “minimumResponseTime”: &lt;minimumResponseTime&gt;,</w:t>
        </w:r>
      </w:ins>
    </w:p>
    <w:p w:rsidR="00244EEF" w:rsidP="2ADD6C4A" w:rsidRDefault="418FCF1C" w14:paraId="5DC9AEE6" w14:textId="3C5051AC">
      <w:pPr>
        <w:pStyle w:val="FirstLevelBullet"/>
        <w:numPr>
          <w:numId w:val="0"/>
        </w:numPr>
        <w:ind w:left="1080" w:hanging="360"/>
        <w:rPr>
          <w:ins w:author="Tran Khanh Toan" w:date="2022-08-04T10:55:00Z" w:id="13384"/>
        </w:rPr>
        <w:pPrChange w:author="Tran Khanh Toan" w:date="2022-08-04T11:07:00Z" w:id="13385">
          <w:pPr>
            <w:pStyle w:val="FirstLevelBullet"/>
            <w:numPr>
              <w:numId w:val="0"/>
            </w:numPr>
            <w:ind w:left="0" w:firstLine="0"/>
          </w:pPr>
        </w:pPrChange>
      </w:pPr>
      <w:ins w:author="Tran Khanh Toan" w:date="2022-08-04T10:55:00Z" w:id="439168776">
        <w:r w:rsidR="63A320CD">
          <w:t xml:space="preserve">                      “maximumResponseTime”: &lt;maximumResponseTime&gt;,</w:t>
        </w:r>
      </w:ins>
    </w:p>
    <w:p w:rsidR="00244EEF" w:rsidP="2ADD6C4A" w:rsidRDefault="418FCF1C" w14:paraId="1D47A8D0" w14:textId="2306FAE3">
      <w:pPr>
        <w:pStyle w:val="FirstLevelBullet"/>
        <w:numPr>
          <w:numId w:val="0"/>
        </w:numPr>
        <w:ind w:left="1080" w:hanging="360"/>
        <w:rPr>
          <w:ins w:author="Tran Khanh Toan" w:date="2022-08-04T10:55:00Z" w:id="13387"/>
        </w:rPr>
        <w:pPrChange w:author="Tran Khanh Toan" w:date="2022-08-04T11:07:00Z" w:id="13388">
          <w:pPr>
            <w:pStyle w:val="FirstLevelBullet"/>
            <w:numPr>
              <w:numId w:val="0"/>
            </w:numPr>
            <w:ind w:left="0" w:firstLine="0"/>
          </w:pPr>
        </w:pPrChange>
      </w:pPr>
      <w:ins w:author="Tran Khanh Toan" w:date="2022-08-04T10:55:00Z" w:id="1076313667">
        <w:r w:rsidR="63A320CD">
          <w:t xml:space="preserve">                      “jitter”: &lt;jitter&gt;</w:t>
        </w:r>
      </w:ins>
    </w:p>
    <w:p w:rsidR="000B4FF6" w:rsidDel="00244EEF" w:rsidP="2ADD6C4A" w:rsidRDefault="000B4FF6" w14:paraId="5EE26C32" w14:textId="3D2ABA76">
      <w:pPr>
        <w:pStyle w:val="FirstLevelBullet"/>
        <w:numPr>
          <w:numId w:val="0"/>
        </w:numPr>
        <w:ind w:left="1080" w:hanging="360"/>
        <w:rPr>
          <w:ins w:author="toantk" w:date="2022-07-27T15:50:00Z" w:id="13390"/>
          <w:del w:author="Tran Khanh Toan" w:date="2022-08-04T10:55:00Z" w:id="13391"/>
        </w:rPr>
        <w:pPrChange w:author="Tran Khanh Toan" w:date="2022-08-04T11:07:00Z" w:id="13392">
          <w:pPr>
            <w:pStyle w:val="FirstLevelBullet"/>
            <w:numPr>
              <w:numId w:val="0"/>
            </w:numPr>
            <w:ind w:left="0" w:firstLine="0"/>
          </w:pPr>
        </w:pPrChange>
      </w:pPr>
      <w:del w:author="Tran Khanh Toan" w:date="2022-08-04T10:55:00Z" w:id="985195168">
        <w:r w:rsidDel="16DB593F">
          <w:delText xml:space="preserve">                </w:delText>
        </w:r>
      </w:del>
      <w:del w:author="Tran Khanh Toan" w:date="2022-08-04T10:54:00Z" w:id="1192005967">
        <w:r w:rsidDel="16DB593F">
          <w:delText xml:space="preserve">      “</w:delText>
        </w:r>
        <w:r w:rsidDel="16DB593F">
          <w:delText>pingR</w:delText>
        </w:r>
        <w:r w:rsidDel="16DB593F">
          <w:delText>esult</w:delText>
        </w:r>
        <w:r w:rsidDel="16DB593F">
          <w:delText>”: &lt;</w:delText>
        </w:r>
        <w:r w:rsidDel="16DB593F">
          <w:delText xml:space="preserve"> pingResult&gt;</w:delText>
        </w:r>
      </w:del>
    </w:p>
    <w:p w:rsidR="000B4FF6" w:rsidP="2ADD6C4A" w:rsidRDefault="5B120654" w14:paraId="2F5D901C" w14:textId="77777777">
      <w:pPr>
        <w:pStyle w:val="FirstLevelBullet"/>
        <w:numPr>
          <w:numId w:val="0"/>
        </w:numPr>
        <w:ind w:left="1080" w:hanging="360"/>
        <w:rPr>
          <w:ins w:author="toantk" w:date="2022-07-27T15:50:00Z" w:id="13395"/>
        </w:rPr>
        <w:pPrChange w:author="Tran Khanh Toan" w:date="2022-08-04T11:07:00Z" w:id="13396">
          <w:pPr>
            <w:pStyle w:val="FirstLevelBullet"/>
            <w:numPr>
              <w:numId w:val="0"/>
            </w:numPr>
            <w:ind w:left="0" w:firstLine="0"/>
          </w:pPr>
        </w:pPrChange>
      </w:pPr>
      <w:ins w:author="toantk" w:date="2022-07-27T15:50:00Z" w:id="2016200064">
        <w:r w:rsidR="50DD2AA3">
          <w:t xml:space="preserve">                  }</w:t>
        </w:r>
      </w:ins>
    </w:p>
    <w:p w:rsidR="000B4FF6" w:rsidP="2ADD6C4A" w:rsidRDefault="5B120654" w14:paraId="336E42C3" w14:textId="77777777">
      <w:pPr>
        <w:pStyle w:val="FirstLevelBullet"/>
        <w:numPr>
          <w:numId w:val="0"/>
        </w:numPr>
        <w:ind w:left="1080" w:hanging="360"/>
        <w:rPr>
          <w:ins w:author="toantk" w:date="2022-07-27T15:50:00Z" w:id="13398"/>
        </w:rPr>
        <w:pPrChange w:author="Tran Khanh Toan" w:date="2022-08-04T11:07:00Z" w:id="13399">
          <w:pPr>
            <w:pStyle w:val="FirstLevelBullet"/>
            <w:numPr>
              <w:numId w:val="0"/>
            </w:numPr>
            <w:ind w:left="0" w:firstLine="0"/>
          </w:pPr>
        </w:pPrChange>
      </w:pPr>
      <w:ins w:author="toantk" w:date="2022-07-27T15:50:00Z" w:id="2098387093">
        <w:r w:rsidR="50DD2AA3">
          <w:t xml:space="preserve">              ]</w:t>
        </w:r>
      </w:ins>
    </w:p>
    <w:p w:rsidR="000B4FF6" w:rsidP="2ADD6C4A" w:rsidRDefault="5B120654" w14:paraId="2803FC59" w14:textId="77777777">
      <w:pPr>
        <w:pStyle w:val="FirstLevelBullet"/>
        <w:numPr>
          <w:numId w:val="0"/>
        </w:numPr>
        <w:ind w:left="1080" w:hanging="360"/>
        <w:rPr>
          <w:ins w:author="toantk" w:date="2022-07-27T15:50:00Z" w:id="13401"/>
        </w:rPr>
        <w:pPrChange w:author="Tran Khanh Toan" w:date="2022-08-04T11:07:00Z" w:id="13402">
          <w:pPr>
            <w:pStyle w:val="FirstLevelBullet"/>
            <w:numPr>
              <w:numId w:val="0"/>
            </w:numPr>
            <w:ind w:left="0" w:firstLine="0"/>
          </w:pPr>
        </w:pPrChange>
      </w:pPr>
      <w:ins w:author="toantk" w:date="2022-07-27T15:50:00Z" w:id="76715420">
        <w:r w:rsidR="50DD2AA3">
          <w:t xml:space="preserve">          } </w:t>
        </w:r>
      </w:ins>
    </w:p>
    <w:p w:rsidR="000B4FF6" w:rsidP="2ADD6C4A" w:rsidRDefault="5B120654" w14:paraId="3BF49D14" w14:textId="77777777">
      <w:pPr>
        <w:pStyle w:val="FirstLevelBullet"/>
        <w:numPr>
          <w:numId w:val="0"/>
        </w:numPr>
        <w:ind w:left="720"/>
        <w:rPr>
          <w:ins w:author="toantk" w:date="2022-07-27T15:50:00Z" w:id="13404"/>
        </w:rPr>
        <w:pPrChange w:author="Tran Khanh Toan" w:date="2022-08-04T11:07:00Z" w:id="13405">
          <w:pPr>
            <w:pStyle w:val="FirstLevelBullet"/>
            <w:numPr>
              <w:numId w:val="0"/>
            </w:numPr>
            <w:ind w:left="360" w:firstLine="0"/>
          </w:pPr>
        </w:pPrChange>
      </w:pPr>
      <w:ins w:author="toantk" w:date="2022-07-27T15:50:00Z" w:id="1166174838">
        <w:r w:rsidR="50DD2AA3">
          <w:t xml:space="preserve">      }</w:t>
        </w:r>
      </w:ins>
    </w:p>
    <w:p w:rsidR="000B4FF6" w:rsidP="2ADD6C4A" w:rsidRDefault="000B4FF6" w14:paraId="0735BB8F" w14:textId="77777777">
      <w:pPr>
        <w:pStyle w:val="FirstLevelBullet"/>
        <w:numPr>
          <w:numId w:val="0"/>
        </w:numPr>
        <w:ind w:left="720" w:hanging="360"/>
        <w:rPr>
          <w:ins w:author="toantk" w:date="2022-07-27T15:48:00Z" w:id="13407"/>
        </w:rPr>
        <w:pPrChange w:author="toantk" w:date="2022-07-27T15:50:00Z" w:id="13408">
          <w:pPr>
            <w:pStyle w:val="FirstLevelBullet"/>
            <w:numPr>
              <w:numId w:val="0"/>
            </w:numPr>
            <w:ind w:left="0" w:firstLine="0"/>
          </w:pPr>
        </w:pPrChange>
      </w:pPr>
    </w:p>
    <w:p w:rsidR="0082534C" w:rsidDel="000B4FF6" w:rsidP="000B4FF6" w:rsidRDefault="000B4FF6" w14:paraId="33BD6569" w14:textId="0411D13B">
      <w:pPr>
        <w:pStyle w:val="FirstLevelBullet"/>
        <w:numPr>
          <w:ilvl w:val="0"/>
          <w:numId w:val="0"/>
        </w:numPr>
        <w:ind w:left="720" w:firstLine="360"/>
        <w:rPr>
          <w:del w:author="toantk" w:date="2022-07-27T15:48:00Z" w:id="13409"/>
        </w:rPr>
      </w:pPr>
      <w:ins w:author="toantk" w:date="2022-07-27T15:48:00Z" w:id="13410">
        <w:r w:rsidDel="000B4FF6">
          <w:t xml:space="preserve"> </w:t>
        </w:r>
      </w:ins>
      <w:del w:author="toantk" w:date="2022-07-27T15:48:00Z" w:id="13411">
        <w:r w:rsidDel="000B4FF6" w:rsidR="0082534C">
          <w:delText>“action” : “</w:delText>
        </w:r>
        <w:r w:rsidDel="000B4FF6" w:rsidR="00A97C81">
          <w:delText>ping</w:delText>
        </w:r>
        <w:r w:rsidDel="000B4FF6" w:rsidR="0082534C">
          <w:delText>”,</w:delText>
        </w:r>
      </w:del>
    </w:p>
    <w:p w:rsidR="00A97C81" w:rsidDel="000B4FF6" w:rsidP="0082534C" w:rsidRDefault="00CF4C8A" w14:paraId="52BD621C" w14:textId="003A459E">
      <w:pPr>
        <w:pStyle w:val="FirstLevelBullet"/>
        <w:numPr>
          <w:ilvl w:val="0"/>
          <w:numId w:val="0"/>
        </w:numPr>
        <w:ind w:left="720" w:firstLine="360"/>
        <w:rPr>
          <w:del w:author="toantk" w:date="2022-07-27T15:48:00Z" w:id="13412"/>
        </w:rPr>
      </w:pPr>
      <w:del w:author="toantk" w:date="2022-07-27T15:48:00Z" w:id="13413">
        <w:r w:rsidDel="000B4FF6">
          <w:delText>“result” : “&lt;result&gt;”</w:delText>
        </w:r>
      </w:del>
    </w:p>
    <w:p w:rsidR="0082534C" w:rsidDel="000B4FF6" w:rsidP="0082534C" w:rsidRDefault="0082534C" w14:paraId="67478B80" w14:textId="0C1CC721">
      <w:pPr>
        <w:pStyle w:val="FirstLevelBullet"/>
        <w:numPr>
          <w:ilvl w:val="0"/>
          <w:numId w:val="0"/>
        </w:numPr>
        <w:ind w:left="720" w:firstLine="360"/>
        <w:rPr>
          <w:del w:author="toantk" w:date="2022-07-27T15:48:00Z" w:id="13414"/>
        </w:rPr>
      </w:pPr>
      <w:del w:author="toantk" w:date="2022-07-27T15:48:00Z" w:id="13415">
        <w:r w:rsidDel="000B4FF6">
          <w:delText>}</w:delText>
        </w:r>
      </w:del>
    </w:p>
    <w:p w:rsidR="0082534C" w:rsidDel="000B4FF6" w:rsidP="0082534C" w:rsidRDefault="0082534C" w14:paraId="3EBF9A39" w14:textId="4940FA23">
      <w:pPr>
        <w:pStyle w:val="FirstLevelBullet"/>
        <w:numPr>
          <w:ilvl w:val="0"/>
          <w:numId w:val="0"/>
        </w:numPr>
        <w:ind w:left="720" w:firstLine="360"/>
        <w:rPr>
          <w:del w:author="toantk" w:date="2022-07-27T15:48:00Z" w:id="13416"/>
        </w:rPr>
      </w:pPr>
      <w:del w:author="toantk" w:date="2022-07-27T15:48:00Z" w:id="13417">
        <w:r w:rsidDel="000B4FF6">
          <w:delText>}</w:delText>
        </w:r>
      </w:del>
    </w:p>
    <w:p w:rsidRPr="00820762" w:rsidR="0082534C" w:rsidDel="000B4FF6" w:rsidP="0082534C" w:rsidRDefault="00CF4C8A" w14:paraId="578C45B0" w14:textId="5AC278A0">
      <w:pPr>
        <w:pStyle w:val="ListParagraph"/>
        <w:numPr>
          <w:ilvl w:val="1"/>
          <w:numId w:val="9"/>
        </w:numPr>
        <w:rPr>
          <w:del w:author="toantk" w:date="2022-07-27T15:48:00Z" w:id="13418"/>
        </w:rPr>
      </w:pPr>
      <w:del w:author="toantk" w:date="2022-07-27T15:48:00Z" w:id="13419">
        <w:r w:rsidDel="000B4FF6">
          <w:delText>Ping</w:delText>
        </w:r>
        <w:r w:rsidDel="000B4FF6" w:rsidR="0082534C">
          <w:delText xml:space="preserve"> thất bại:</w:delText>
        </w:r>
      </w:del>
    </w:p>
    <w:p w:rsidR="0082534C" w:rsidDel="000B4FF6" w:rsidP="0082534C" w:rsidRDefault="0082534C" w14:paraId="3B5A47A1" w14:textId="4C8E7001">
      <w:pPr>
        <w:pStyle w:val="FirstLevelBullet"/>
        <w:numPr>
          <w:ilvl w:val="0"/>
          <w:numId w:val="0"/>
        </w:numPr>
        <w:ind w:left="1080"/>
        <w:rPr>
          <w:del w:author="toantk" w:date="2022-07-27T15:48:00Z" w:id="13420"/>
        </w:rPr>
      </w:pPr>
      <w:del w:author="toantk" w:date="2022-07-27T15:48:00Z" w:id="13421">
        <w:r w:rsidDel="000B4FF6">
          <w:delText>{</w:delText>
        </w:r>
      </w:del>
    </w:p>
    <w:p w:rsidR="0082534C" w:rsidDel="000B4FF6" w:rsidP="0082534C" w:rsidRDefault="00183521" w14:paraId="117ACB66" w14:textId="04936EE6">
      <w:pPr>
        <w:pStyle w:val="FirstLevelBullet"/>
        <w:numPr>
          <w:ilvl w:val="0"/>
          <w:numId w:val="0"/>
        </w:numPr>
        <w:ind w:left="1080"/>
        <w:rPr>
          <w:del w:author="toantk" w:date="2022-07-27T15:48:00Z" w:id="13422"/>
        </w:rPr>
      </w:pPr>
      <w:del w:author="toantk" w:date="2022-07-27T15:48:00Z" w:id="13423">
        <w:r w:rsidDel="000B4FF6">
          <w:delText>“status”: &lt;ErrorCode&gt;</w:delText>
        </w:r>
        <w:r w:rsidDel="000B4FF6" w:rsidR="0082534C">
          <w:delText>,</w:delText>
        </w:r>
      </w:del>
    </w:p>
    <w:p w:rsidR="0082534C" w:rsidDel="000B4FF6" w:rsidP="0082534C" w:rsidRDefault="00B94824" w14:paraId="2ED9CEB7" w14:textId="5581390D">
      <w:pPr>
        <w:pStyle w:val="FirstLevelBullet"/>
        <w:numPr>
          <w:ilvl w:val="0"/>
          <w:numId w:val="0"/>
        </w:numPr>
        <w:ind w:left="1080"/>
        <w:rPr>
          <w:del w:author="toantk" w:date="2022-07-27T15:48:00Z" w:id="13424"/>
        </w:rPr>
      </w:pPr>
      <w:del w:author="toantk" w:date="2022-07-27T15:48:00Z" w:id="13425">
        <w:r w:rsidDel="000B4FF6">
          <w:delText>“message”: “&lt;message&gt;”</w:delText>
        </w:r>
        <w:r w:rsidDel="000B4FF6" w:rsidR="0082534C">
          <w:delText>,</w:delText>
        </w:r>
      </w:del>
    </w:p>
    <w:p w:rsidR="00466FAB" w:rsidDel="000B4FF6" w:rsidP="00466FAB" w:rsidRDefault="00466FAB" w14:paraId="20DBE362" w14:textId="35B39C30">
      <w:pPr>
        <w:pStyle w:val="ListParagraph"/>
        <w:ind w:firstLine="360"/>
        <w:rPr>
          <w:del w:author="toantk" w:date="2022-07-27T15:48:00Z" w:id="13426"/>
        </w:rPr>
      </w:pPr>
      <w:del w:author="toantk" w:date="2022-07-27T15:48:00Z" w:id="13427">
        <w:r w:rsidDel="000B4FF6">
          <w:delText>“requestId” : “&lt;requestId&gt;”,</w:delText>
        </w:r>
      </w:del>
    </w:p>
    <w:p w:rsidR="0082534C" w:rsidDel="000B4FF6" w:rsidP="0082534C" w:rsidRDefault="0082534C" w14:paraId="74DC00F8" w14:textId="11D4403F">
      <w:pPr>
        <w:pStyle w:val="FirstLevelBullet"/>
        <w:numPr>
          <w:ilvl w:val="0"/>
          <w:numId w:val="0"/>
        </w:numPr>
        <w:ind w:left="1080"/>
        <w:rPr>
          <w:del w:author="toantk" w:date="2022-07-27T15:48:00Z" w:id="13428"/>
        </w:rPr>
      </w:pPr>
      <w:del w:author="toantk" w:date="2022-07-27T15:48:00Z" w:id="13429">
        <w:r w:rsidDel="000B4FF6">
          <w:delText>"data": {</w:delText>
        </w:r>
      </w:del>
    </w:p>
    <w:p w:rsidR="0082534C" w:rsidDel="000B4FF6" w:rsidP="0082534C" w:rsidRDefault="0082534C" w14:paraId="371E16AA" w14:textId="2EEE0F40">
      <w:pPr>
        <w:pStyle w:val="FirstLevelBullet"/>
        <w:numPr>
          <w:ilvl w:val="0"/>
          <w:numId w:val="0"/>
        </w:numPr>
        <w:ind w:left="1080"/>
        <w:rPr>
          <w:del w:author="toantk" w:date="2022-07-27T15:48:00Z" w:id="13430"/>
        </w:rPr>
      </w:pPr>
      <w:del w:author="toantk" w:date="2022-07-27T15:48:00Z" w:id="13431">
        <w:r w:rsidDel="000B4FF6">
          <w:delText>}</w:delText>
        </w:r>
      </w:del>
    </w:p>
    <w:p w:rsidR="0082534C" w:rsidDel="000B4FF6" w:rsidP="0082534C" w:rsidRDefault="0082534C" w14:paraId="1858593E" w14:textId="1102E327">
      <w:pPr>
        <w:pStyle w:val="FirstLevelBullet"/>
        <w:numPr>
          <w:ilvl w:val="0"/>
          <w:numId w:val="0"/>
        </w:numPr>
        <w:ind w:left="1080"/>
        <w:rPr>
          <w:del w:author="toantk" w:date="2022-07-27T15:48:00Z" w:id="13432"/>
        </w:rPr>
      </w:pPr>
      <w:del w:author="toantk" w:date="2022-07-27T15:48:00Z" w:id="13433">
        <w:r w:rsidDel="000B4FF6">
          <w:delText>}</w:delText>
        </w:r>
      </w:del>
    </w:p>
    <w:p w:rsidRPr="00E71A83" w:rsidR="0082534C" w:rsidP="0082534C" w:rsidRDefault="0082534C" w14:paraId="10645F11" w14:textId="77777777">
      <w:pPr>
        <w:rPr>
          <w:b/>
          <w:bCs/>
        </w:rPr>
      </w:pPr>
      <w:r w:rsidRPr="00E71A83">
        <w:rPr>
          <w:b/>
          <w:bCs/>
        </w:rPr>
        <w:t>Mô tả tham số:</w:t>
      </w:r>
    </w:p>
    <w:p w:rsidR="002958FF" w:rsidP="002958FF" w:rsidRDefault="002958FF" w14:paraId="23AA174E" w14:textId="40FCFA97">
      <w:pPr>
        <w:pStyle w:val="Caption"/>
        <w:keepNext/>
      </w:pPr>
      <w:bookmarkStart w:name="_Toc110529181" w:id="13434"/>
      <w:r>
        <w:t xml:space="preserve">Bảng </w:t>
      </w:r>
      <w:ins w:author="toantk" w:date="2022-08-04T17:50:00Z" w:id="13435">
        <w:r w:rsidR="0035117C">
          <w:fldChar w:fldCharType="begin"/>
        </w:r>
        <w:r w:rsidR="0035117C">
          <w:instrText xml:space="preserve"> STYLEREF 1 \s </w:instrText>
        </w:r>
      </w:ins>
      <w:r w:rsidR="0035117C">
        <w:fldChar w:fldCharType="separate"/>
      </w:r>
      <w:r w:rsidR="00533729">
        <w:rPr>
          <w:noProof/>
        </w:rPr>
        <w:t>7</w:t>
      </w:r>
      <w:ins w:author="toantk" w:date="2022-08-04T17:50:00Z" w:id="13436">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32</w:t>
      </w:r>
      <w:ins w:author="toantk" w:date="2022-08-04T17:50:00Z" w:id="13437">
        <w:r w:rsidR="0035117C">
          <w:fldChar w:fldCharType="end"/>
        </w:r>
      </w:ins>
      <w:ins w:author="Tran Khanh Toan" w:date="2022-08-04T09:32:00Z" w:id="13438">
        <w:del w:author="toantk" w:date="2022-08-04T17:50:00Z" w:id="13439">
          <w:r w:rsidDel="0035117C" w:rsidR="00F227FB">
            <w:fldChar w:fldCharType="begin"/>
          </w:r>
          <w:r w:rsidDel="0035117C" w:rsidR="00F227FB">
            <w:delInstrText xml:space="preserve"> STYLEREF 1 \s </w:delInstrText>
          </w:r>
        </w:del>
      </w:ins>
      <w:del w:author="toantk" w:date="2022-08-04T17:50:00Z" w:id="13440">
        <w:r w:rsidDel="0035117C" w:rsidR="00F227FB">
          <w:fldChar w:fldCharType="separate"/>
        </w:r>
        <w:r w:rsidDel="0035117C" w:rsidR="00F227FB">
          <w:rPr>
            <w:noProof/>
          </w:rPr>
          <w:delText>7</w:delText>
        </w:r>
      </w:del>
      <w:ins w:author="Tran Khanh Toan" w:date="2022-08-04T09:32:00Z" w:id="13441">
        <w:del w:author="toantk" w:date="2022-08-04T17:50:00Z" w:id="13442">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3443">
        <w:r w:rsidDel="0035117C" w:rsidR="00F227FB">
          <w:fldChar w:fldCharType="separate"/>
        </w:r>
      </w:del>
      <w:ins w:author="Tran Khanh Toan" w:date="2022-08-04T09:32:00Z" w:id="13444">
        <w:del w:author="toantk" w:date="2022-08-04T17:50:00Z" w:id="13445">
          <w:r w:rsidDel="0035117C" w:rsidR="00F227FB">
            <w:rPr>
              <w:noProof/>
            </w:rPr>
            <w:delText>32</w:delText>
          </w:r>
          <w:r w:rsidDel="0035117C" w:rsidR="00F227FB">
            <w:fldChar w:fldCharType="end"/>
          </w:r>
        </w:del>
      </w:ins>
      <w:ins w:author="toantk" w:date="2022-07-28T09:18:00Z" w:id="13446">
        <w:del w:author="Tran Khanh Toan" w:date="2022-08-03T15:31:00Z" w:id="13447">
          <w:r w:rsidDel="0087204C" w:rsidR="005A0D0F">
            <w:fldChar w:fldCharType="begin"/>
          </w:r>
          <w:r w:rsidDel="0087204C" w:rsidR="005A0D0F">
            <w:delInstrText xml:space="preserve"> STYLEREF 1 \s </w:delInstrText>
          </w:r>
        </w:del>
      </w:ins>
      <w:del w:author="Tran Khanh Toan" w:date="2022-08-03T15:31:00Z" w:id="13448">
        <w:r w:rsidDel="0087204C" w:rsidR="005A0D0F">
          <w:fldChar w:fldCharType="separate"/>
        </w:r>
        <w:r w:rsidDel="0087204C" w:rsidR="005A0D0F">
          <w:rPr>
            <w:noProof/>
          </w:rPr>
          <w:delText>7</w:delText>
        </w:r>
      </w:del>
      <w:ins w:author="toantk" w:date="2022-07-28T09:18:00Z" w:id="13449">
        <w:del w:author="Tran Khanh Toan" w:date="2022-08-03T15:31:00Z" w:id="13450">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3451">
        <w:r w:rsidDel="0087204C" w:rsidR="005A0D0F">
          <w:fldChar w:fldCharType="separate"/>
        </w:r>
      </w:del>
      <w:ins w:author="toantk" w:date="2022-07-28T09:18:00Z" w:id="13452">
        <w:del w:author="Tran Khanh Toan" w:date="2022-08-03T15:31:00Z" w:id="13453">
          <w:r w:rsidDel="0087204C" w:rsidR="005A0D0F">
            <w:rPr>
              <w:noProof/>
            </w:rPr>
            <w:delText>33</w:delText>
          </w:r>
          <w:r w:rsidDel="0087204C" w:rsidR="005A0D0F">
            <w:fldChar w:fldCharType="end"/>
          </w:r>
        </w:del>
      </w:ins>
      <w:ins w:author="Tran Khanh Toan" w:date="2022-07-01T17:36:00Z" w:id="13454">
        <w:del w:author="toantk" w:date="2022-07-27T10:00:00Z" w:id="13455">
          <w:r w:rsidDel="006366F4" w:rsidR="0036606E">
            <w:fldChar w:fldCharType="begin"/>
          </w:r>
          <w:r w:rsidDel="006366F4" w:rsidR="0036606E">
            <w:delInstrText xml:space="preserve"> STYLEREF 1 \s </w:delInstrText>
          </w:r>
        </w:del>
      </w:ins>
      <w:del w:author="toantk" w:date="2022-07-27T10:00:00Z" w:id="13456">
        <w:r w:rsidDel="006366F4" w:rsidR="0036606E">
          <w:fldChar w:fldCharType="separate"/>
        </w:r>
        <w:r w:rsidDel="006366F4" w:rsidR="0036606E">
          <w:rPr>
            <w:noProof/>
          </w:rPr>
          <w:delText>7</w:delText>
        </w:r>
      </w:del>
      <w:ins w:author="Tran Khanh Toan" w:date="2022-07-01T17:36:00Z" w:id="13457">
        <w:del w:author="toantk" w:date="2022-07-27T10:00:00Z" w:id="13458">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13459">
        <w:r w:rsidDel="006366F4" w:rsidR="0036606E">
          <w:fldChar w:fldCharType="separate"/>
        </w:r>
      </w:del>
      <w:ins w:author="Tran Khanh Toan" w:date="2022-07-01T17:36:00Z" w:id="13460">
        <w:del w:author="toantk" w:date="2022-07-27T10:00:00Z" w:id="13461">
          <w:r w:rsidDel="006366F4" w:rsidR="0036606E">
            <w:rPr>
              <w:noProof/>
            </w:rPr>
            <w:delText>33</w:delText>
          </w:r>
          <w:r w:rsidDel="006366F4" w:rsidR="0036606E">
            <w:fldChar w:fldCharType="end"/>
          </w:r>
        </w:del>
      </w:ins>
      <w:del w:author="Tran Khanh Toan" w:date="2022-07-01T14:56:00Z" w:id="13462">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Pr>
            <w:noProof/>
          </w:rPr>
          <w:delText>7</w:delText>
        </w:r>
        <w:r w:rsidDel="00A87875" w:rsidR="003F0BD0">
          <w:rPr>
            <w:noProof/>
          </w:rPr>
          <w:fldChar w:fldCharType="end"/>
        </w:r>
        <w:r w:rsidDel="00A87875">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Pr>
            <w:noProof/>
          </w:rPr>
          <w:delText>31</w:delText>
        </w:r>
        <w:r w:rsidDel="00A87875" w:rsidR="003F0BD0">
          <w:rPr>
            <w:noProof/>
          </w:rPr>
          <w:fldChar w:fldCharType="end"/>
        </w:r>
      </w:del>
      <w:r>
        <w:t xml:space="preserve"> Bảng mô tả tham số trong luồng điều khiển Ping</w:t>
      </w:r>
      <w:bookmarkEnd w:id="13434"/>
    </w:p>
    <w:tbl>
      <w:tblPr>
        <w:tblStyle w:val="TableGrid"/>
        <w:tblW w:w="0" w:type="auto"/>
        <w:tblInd w:w="175" w:type="dxa"/>
        <w:tblLook w:val="04A0" w:firstRow="1" w:lastRow="0" w:firstColumn="1" w:lastColumn="0" w:noHBand="0" w:noVBand="1"/>
        <w:tblPrChange w:author="Tran Khanh Toan" w:date="2022-08-04T14:30:00Z" w:id="13463">
          <w:tblPr>
            <w:tblStyle w:val="TableGrid"/>
            <w:tblW w:w="0" w:type="auto"/>
            <w:tblInd w:w="175" w:type="dxa"/>
            <w:tblLook w:val="04A0" w:firstRow="1" w:lastRow="0" w:firstColumn="1" w:lastColumn="0" w:noHBand="0" w:noVBand="1"/>
          </w:tblPr>
        </w:tblPrChange>
      </w:tblPr>
      <w:tblGrid>
        <w:gridCol w:w="667"/>
        <w:gridCol w:w="1766"/>
        <w:gridCol w:w="1250"/>
        <w:gridCol w:w="1383"/>
        <w:gridCol w:w="1343"/>
        <w:gridCol w:w="2641"/>
        <w:tblGridChange w:id="13464">
          <w:tblGrid>
            <w:gridCol w:w="667"/>
            <w:gridCol w:w="40"/>
            <w:gridCol w:w="1726"/>
            <w:gridCol w:w="176"/>
            <w:gridCol w:w="1074"/>
            <w:gridCol w:w="266"/>
            <w:gridCol w:w="850"/>
            <w:gridCol w:w="267"/>
            <w:gridCol w:w="1174"/>
            <w:gridCol w:w="169"/>
            <w:gridCol w:w="2641"/>
          </w:tblGrid>
        </w:tblGridChange>
      </w:tblGrid>
      <w:tr w:rsidR="0082534C" w:rsidTr="00741312" w14:paraId="69E84BA2" w14:textId="77777777">
        <w:tc>
          <w:tcPr>
            <w:tcW w:w="667" w:type="dxa"/>
            <w:tcPrChange w:author="Tran Khanh Toan" w:date="2022-08-04T14:30:00Z" w:id="13465">
              <w:tcPr>
                <w:tcW w:w="713" w:type="dxa"/>
                <w:gridSpan w:val="2"/>
              </w:tcPr>
            </w:tcPrChange>
          </w:tcPr>
          <w:p w:rsidR="0082534C" w:rsidP="00E5021C" w:rsidRDefault="0082534C" w14:paraId="759FC3D9" w14:textId="77777777">
            <w:pPr>
              <w:pStyle w:val="ListParagraph"/>
              <w:ind w:left="0"/>
              <w:rPr>
                <w:b/>
                <w:bCs/>
              </w:rPr>
            </w:pPr>
            <w:r>
              <w:rPr>
                <w:b/>
                <w:bCs/>
              </w:rPr>
              <w:t>STT</w:t>
            </w:r>
          </w:p>
        </w:tc>
        <w:tc>
          <w:tcPr>
            <w:tcW w:w="1766" w:type="dxa"/>
            <w:tcPrChange w:author="Tran Khanh Toan" w:date="2022-08-04T14:30:00Z" w:id="13466">
              <w:tcPr>
                <w:tcW w:w="1597" w:type="dxa"/>
                <w:gridSpan w:val="2"/>
              </w:tcPr>
            </w:tcPrChange>
          </w:tcPr>
          <w:p w:rsidR="0082534C" w:rsidP="00E5021C" w:rsidRDefault="0082534C" w14:paraId="0D295046" w14:textId="77777777">
            <w:pPr>
              <w:pStyle w:val="ListParagraph"/>
              <w:ind w:left="0"/>
              <w:rPr>
                <w:b/>
                <w:bCs/>
              </w:rPr>
            </w:pPr>
            <w:r>
              <w:rPr>
                <w:b/>
                <w:bCs/>
              </w:rPr>
              <w:t>Tham số</w:t>
            </w:r>
          </w:p>
        </w:tc>
        <w:tc>
          <w:tcPr>
            <w:tcW w:w="1250" w:type="dxa"/>
            <w:tcPrChange w:author="Tran Khanh Toan" w:date="2022-08-04T14:30:00Z" w:id="13467">
              <w:tcPr>
                <w:tcW w:w="1546" w:type="dxa"/>
                <w:gridSpan w:val="2"/>
              </w:tcPr>
            </w:tcPrChange>
          </w:tcPr>
          <w:p w:rsidR="0082534C" w:rsidP="00E5021C" w:rsidRDefault="0082534C" w14:paraId="04F94B66" w14:textId="77777777">
            <w:pPr>
              <w:pStyle w:val="ListParagraph"/>
              <w:ind w:left="0"/>
              <w:rPr>
                <w:b/>
                <w:bCs/>
              </w:rPr>
            </w:pPr>
            <w:r>
              <w:rPr>
                <w:b/>
                <w:bCs/>
              </w:rPr>
              <w:t>Mô tả</w:t>
            </w:r>
          </w:p>
        </w:tc>
        <w:tc>
          <w:tcPr>
            <w:tcW w:w="1383" w:type="dxa"/>
            <w:tcPrChange w:author="Tran Khanh Toan" w:date="2022-08-04T14:30:00Z" w:id="13468">
              <w:tcPr>
                <w:tcW w:w="1047" w:type="dxa"/>
              </w:tcPr>
            </w:tcPrChange>
          </w:tcPr>
          <w:p w:rsidR="0082534C" w:rsidP="00E5021C" w:rsidRDefault="0082534C" w14:paraId="6ACE43D8" w14:textId="77777777">
            <w:pPr>
              <w:pStyle w:val="ListParagraph"/>
              <w:ind w:left="0"/>
              <w:rPr>
                <w:b/>
                <w:bCs/>
              </w:rPr>
            </w:pPr>
            <w:r>
              <w:rPr>
                <w:b/>
                <w:bCs/>
              </w:rPr>
              <w:t>Kiểu</w:t>
            </w:r>
          </w:p>
        </w:tc>
        <w:tc>
          <w:tcPr>
            <w:tcW w:w="1343" w:type="dxa"/>
            <w:tcPrChange w:author="Tran Khanh Toan" w:date="2022-08-04T14:30:00Z" w:id="13469">
              <w:tcPr>
                <w:tcW w:w="2241" w:type="dxa"/>
                <w:gridSpan w:val="2"/>
              </w:tcPr>
            </w:tcPrChange>
          </w:tcPr>
          <w:p w:rsidR="0082534C" w:rsidP="00E5021C" w:rsidRDefault="0082534C" w14:paraId="060DB3BA" w14:textId="77777777">
            <w:pPr>
              <w:pStyle w:val="ListParagraph"/>
              <w:ind w:left="0"/>
              <w:rPr>
                <w:b/>
                <w:bCs/>
              </w:rPr>
            </w:pPr>
            <w:r>
              <w:rPr>
                <w:b/>
                <w:bCs/>
              </w:rPr>
              <w:t>Giá trị</w:t>
            </w:r>
          </w:p>
        </w:tc>
        <w:tc>
          <w:tcPr>
            <w:tcW w:w="2641" w:type="dxa"/>
            <w:tcPrChange w:author="Tran Khanh Toan" w:date="2022-08-04T14:30:00Z" w:id="13470">
              <w:tcPr>
                <w:tcW w:w="1906" w:type="dxa"/>
                <w:gridSpan w:val="2"/>
              </w:tcPr>
            </w:tcPrChange>
          </w:tcPr>
          <w:p w:rsidR="0082534C" w:rsidP="00E5021C" w:rsidRDefault="0082534C" w14:paraId="56B49C98" w14:textId="77777777">
            <w:pPr>
              <w:pStyle w:val="ListParagraph"/>
              <w:ind w:left="0"/>
              <w:rPr>
                <w:b/>
                <w:bCs/>
              </w:rPr>
            </w:pPr>
            <w:r>
              <w:rPr>
                <w:b/>
                <w:bCs/>
              </w:rPr>
              <w:t>Json Key</w:t>
            </w:r>
          </w:p>
        </w:tc>
      </w:tr>
      <w:tr w:rsidR="0082534C" w:rsidDel="00CF35F9" w:rsidTr="00741312" w14:paraId="161C4B1A" w14:textId="240ACEB0">
        <w:trPr>
          <w:trHeight w:val="213"/>
          <w:del w:author="Tran Khanh Toan" w:date="2022-08-04T14:30:00Z" w:id="13471"/>
          <w:trPrChange w:author="Tran Khanh Toan" w:date="2022-08-04T14:30:00Z" w:id="13472">
            <w:trPr>
              <w:trHeight w:val="213"/>
            </w:trPr>
          </w:trPrChange>
        </w:trPr>
        <w:tc>
          <w:tcPr>
            <w:tcW w:w="667" w:type="dxa"/>
            <w:tcPrChange w:author="Tran Khanh Toan" w:date="2022-08-04T14:30:00Z" w:id="13473">
              <w:tcPr>
                <w:tcW w:w="713" w:type="dxa"/>
                <w:gridSpan w:val="2"/>
              </w:tcPr>
            </w:tcPrChange>
          </w:tcPr>
          <w:p w:rsidRPr="00020A9F" w:rsidR="0082534C" w:rsidDel="00CF35F9" w:rsidP="00E5021C" w:rsidRDefault="0082534C" w14:paraId="0FAA6C95" w14:textId="63007D4D">
            <w:pPr>
              <w:pStyle w:val="ListParagraph"/>
              <w:ind w:left="0"/>
              <w:rPr>
                <w:del w:author="Tran Khanh Toan" w:date="2022-08-04T14:30:00Z" w:id="13474"/>
              </w:rPr>
            </w:pPr>
            <w:del w:author="Tran Khanh Toan" w:date="2022-08-04T14:30:00Z" w:id="13475">
              <w:r w:rsidRPr="00020A9F" w:rsidDel="00CF35F9">
                <w:delText>1</w:delText>
              </w:r>
            </w:del>
          </w:p>
        </w:tc>
        <w:tc>
          <w:tcPr>
            <w:tcW w:w="1766" w:type="dxa"/>
            <w:tcPrChange w:author="Tran Khanh Toan" w:date="2022-08-04T14:30:00Z" w:id="13476">
              <w:tcPr>
                <w:tcW w:w="1597" w:type="dxa"/>
                <w:gridSpan w:val="2"/>
              </w:tcPr>
            </w:tcPrChange>
          </w:tcPr>
          <w:p w:rsidRPr="00020A9F" w:rsidR="0082534C" w:rsidDel="00CF35F9" w:rsidP="00E5021C" w:rsidRDefault="00CF4C8A" w14:paraId="181444BB" w14:textId="05217C72">
            <w:pPr>
              <w:pStyle w:val="ListParagraph"/>
              <w:ind w:left="0"/>
              <w:rPr>
                <w:del w:author="Tran Khanh Toan" w:date="2022-08-04T14:30:00Z" w:id="13477"/>
              </w:rPr>
            </w:pPr>
            <w:del w:author="Tran Khanh Toan" w:date="2022-08-04T14:30:00Z" w:id="13478">
              <w:r w:rsidDel="00CF35F9">
                <w:delText>Interface</w:delText>
              </w:r>
              <w:r w:rsidDel="00CF35F9" w:rsidR="008F1A9E">
                <w:delText xml:space="preserve"> Type</w:delText>
              </w:r>
            </w:del>
          </w:p>
        </w:tc>
        <w:tc>
          <w:tcPr>
            <w:tcW w:w="1250" w:type="dxa"/>
            <w:tcPrChange w:author="Tran Khanh Toan" w:date="2022-08-04T14:30:00Z" w:id="13479">
              <w:tcPr>
                <w:tcW w:w="1546" w:type="dxa"/>
                <w:gridSpan w:val="2"/>
              </w:tcPr>
            </w:tcPrChange>
          </w:tcPr>
          <w:p w:rsidRPr="00020A9F" w:rsidR="0082534C" w:rsidDel="00CF35F9" w:rsidP="00E5021C" w:rsidRDefault="00CF4C8A" w14:paraId="5C9D810A" w14:textId="25223985">
            <w:pPr>
              <w:pStyle w:val="ListParagraph"/>
              <w:ind w:left="0"/>
              <w:rPr>
                <w:del w:author="Tran Khanh Toan" w:date="2022-08-04T14:30:00Z" w:id="13480"/>
              </w:rPr>
            </w:pPr>
            <w:del w:author="Tran Khanh Toan" w:date="2022-08-04T14:30:00Z" w:id="13481">
              <w:r w:rsidDel="00CF35F9">
                <w:delText>Lựa chọn loại Interface để thực hiện Ping</w:delText>
              </w:r>
            </w:del>
          </w:p>
        </w:tc>
        <w:tc>
          <w:tcPr>
            <w:tcW w:w="1383" w:type="dxa"/>
            <w:tcPrChange w:author="Tran Khanh Toan" w:date="2022-08-04T14:30:00Z" w:id="13482">
              <w:tcPr>
                <w:tcW w:w="1047" w:type="dxa"/>
              </w:tcPr>
            </w:tcPrChange>
          </w:tcPr>
          <w:p w:rsidRPr="00020A9F" w:rsidR="0082534C" w:rsidDel="00CF35F9" w:rsidP="00E5021C" w:rsidRDefault="00CF4C8A" w14:paraId="216C44EF" w14:textId="41F36F01">
            <w:pPr>
              <w:pStyle w:val="ListParagraph"/>
              <w:ind w:left="0"/>
              <w:rPr>
                <w:del w:author="Tran Khanh Toan" w:date="2022-08-04T14:30:00Z" w:id="13483"/>
              </w:rPr>
            </w:pPr>
            <w:del w:author="Tran Khanh Toan" w:date="2022-08-04T14:30:00Z" w:id="13484">
              <w:r w:rsidDel="00CF35F9">
                <w:delText>String</w:delText>
              </w:r>
            </w:del>
          </w:p>
        </w:tc>
        <w:tc>
          <w:tcPr>
            <w:tcW w:w="1343" w:type="dxa"/>
            <w:tcPrChange w:author="Tran Khanh Toan" w:date="2022-08-04T14:30:00Z" w:id="13485">
              <w:tcPr>
                <w:tcW w:w="2241" w:type="dxa"/>
                <w:gridSpan w:val="2"/>
              </w:tcPr>
            </w:tcPrChange>
          </w:tcPr>
          <w:p w:rsidRPr="00020A9F" w:rsidR="0082534C" w:rsidDel="00CF35F9" w:rsidP="00E5021C" w:rsidRDefault="00CF4C8A" w14:paraId="519D58AB" w14:textId="2D059908">
            <w:pPr>
              <w:pStyle w:val="ListParagraph"/>
              <w:ind w:left="0"/>
              <w:rPr>
                <w:del w:author="Tran Khanh Toan" w:date="2022-08-04T14:30:00Z" w:id="13486"/>
              </w:rPr>
            </w:pPr>
            <w:del w:author="Tran Khanh Toan" w:date="2022-08-04T14:30:00Z" w:id="13487">
              <w:r w:rsidDel="00CF35F9">
                <w:delText>WAN/LAN</w:delText>
              </w:r>
            </w:del>
          </w:p>
        </w:tc>
        <w:tc>
          <w:tcPr>
            <w:tcW w:w="2641" w:type="dxa"/>
            <w:tcPrChange w:author="Tran Khanh Toan" w:date="2022-08-04T14:30:00Z" w:id="13488">
              <w:tcPr>
                <w:tcW w:w="1906" w:type="dxa"/>
                <w:gridSpan w:val="2"/>
              </w:tcPr>
            </w:tcPrChange>
          </w:tcPr>
          <w:p w:rsidRPr="00020A9F" w:rsidR="0082534C" w:rsidDel="00CF35F9" w:rsidP="00E5021C" w:rsidRDefault="00374D2E" w14:paraId="1C5F7BC7" w14:textId="3F89C9AD">
            <w:pPr>
              <w:pStyle w:val="ListParagraph"/>
              <w:ind w:left="0"/>
              <w:rPr>
                <w:del w:author="Tran Khanh Toan" w:date="2022-08-04T14:30:00Z" w:id="13489"/>
              </w:rPr>
            </w:pPr>
            <w:del w:author="Tran Khanh Toan" w:date="2022-08-04T14:30:00Z" w:id="13490">
              <w:r w:rsidDel="00CF35F9">
                <w:delText>i</w:delText>
              </w:r>
              <w:r w:rsidDel="00CF35F9" w:rsidR="00CF4C8A">
                <w:delText>nterface</w:delText>
              </w:r>
              <w:r w:rsidDel="00CF35F9" w:rsidR="008F1A9E">
                <w:delText>Type</w:delText>
              </w:r>
            </w:del>
          </w:p>
        </w:tc>
      </w:tr>
      <w:tr w:rsidR="0082534C" w:rsidDel="00CF35F9" w:rsidTr="00741312" w14:paraId="2E4897A7" w14:textId="3AD98C15">
        <w:trPr>
          <w:del w:author="Tran Khanh Toan" w:date="2022-08-04T14:30:00Z" w:id="13491"/>
        </w:trPr>
        <w:tc>
          <w:tcPr>
            <w:tcW w:w="667" w:type="dxa"/>
            <w:tcPrChange w:author="Tran Khanh Toan" w:date="2022-08-04T14:30:00Z" w:id="13492">
              <w:tcPr>
                <w:tcW w:w="713" w:type="dxa"/>
                <w:gridSpan w:val="2"/>
              </w:tcPr>
            </w:tcPrChange>
          </w:tcPr>
          <w:p w:rsidRPr="00020A9F" w:rsidR="0082534C" w:rsidDel="00CF35F9" w:rsidP="00E5021C" w:rsidRDefault="0082534C" w14:paraId="5679D4B3" w14:textId="3DFFF5B0">
            <w:pPr>
              <w:pStyle w:val="ListParagraph"/>
              <w:ind w:left="0"/>
              <w:rPr>
                <w:del w:author="Tran Khanh Toan" w:date="2022-08-04T14:30:00Z" w:id="13493"/>
              </w:rPr>
            </w:pPr>
            <w:del w:author="Tran Khanh Toan" w:date="2022-08-04T14:30:00Z" w:id="13494">
              <w:r w:rsidDel="00CF35F9">
                <w:delText>2</w:delText>
              </w:r>
            </w:del>
          </w:p>
        </w:tc>
        <w:tc>
          <w:tcPr>
            <w:tcW w:w="1766" w:type="dxa"/>
            <w:tcPrChange w:author="Tran Khanh Toan" w:date="2022-08-04T14:30:00Z" w:id="13495">
              <w:tcPr>
                <w:tcW w:w="1597" w:type="dxa"/>
                <w:gridSpan w:val="2"/>
              </w:tcPr>
            </w:tcPrChange>
          </w:tcPr>
          <w:p w:rsidRPr="00020A9F" w:rsidR="0082534C" w:rsidDel="00CF35F9" w:rsidP="00E5021C" w:rsidRDefault="00CF4C8A" w14:paraId="1AE1AFF8" w14:textId="1A8A3B34">
            <w:pPr>
              <w:pStyle w:val="ListParagraph"/>
              <w:ind w:left="0"/>
              <w:rPr>
                <w:del w:author="Tran Khanh Toan" w:date="2022-08-04T14:30:00Z" w:id="13496"/>
              </w:rPr>
            </w:pPr>
            <w:del w:author="Tran Khanh Toan" w:date="2022-08-04T14:30:00Z" w:id="13497">
              <w:r w:rsidDel="00CF35F9">
                <w:delText>WA</w:delText>
              </w:r>
              <w:r w:rsidDel="00CF35F9" w:rsidR="00374D2E">
                <w:delText>N interface</w:delText>
              </w:r>
            </w:del>
          </w:p>
        </w:tc>
        <w:tc>
          <w:tcPr>
            <w:tcW w:w="1250" w:type="dxa"/>
            <w:tcPrChange w:author="Tran Khanh Toan" w:date="2022-08-04T14:30:00Z" w:id="13498">
              <w:tcPr>
                <w:tcW w:w="1546" w:type="dxa"/>
                <w:gridSpan w:val="2"/>
              </w:tcPr>
            </w:tcPrChange>
          </w:tcPr>
          <w:p w:rsidR="0082534C" w:rsidDel="00CF35F9" w:rsidP="00E5021C" w:rsidRDefault="00374D2E" w14:paraId="5F2887DF" w14:textId="23654607">
            <w:pPr>
              <w:pStyle w:val="ListParagraph"/>
              <w:ind w:left="0"/>
              <w:rPr>
                <w:del w:author="Tran Khanh Toan" w:date="2022-08-04T14:30:00Z" w:id="13499"/>
              </w:rPr>
            </w:pPr>
            <w:del w:author="Tran Khanh Toan" w:date="2022-08-04T14:30:00Z" w:id="13500">
              <w:r w:rsidDel="00CF35F9">
                <w:delText>Tên WAN Interface</w:delText>
              </w:r>
              <w:r w:rsidDel="00CF35F9" w:rsidR="008F1A9E">
                <w:delText>. Trường này cần thiết lựa chọn khi interface  = WAN</w:delText>
              </w:r>
            </w:del>
          </w:p>
        </w:tc>
        <w:tc>
          <w:tcPr>
            <w:tcW w:w="1383" w:type="dxa"/>
            <w:tcPrChange w:author="Tran Khanh Toan" w:date="2022-08-04T14:30:00Z" w:id="13501">
              <w:tcPr>
                <w:tcW w:w="1047" w:type="dxa"/>
              </w:tcPr>
            </w:tcPrChange>
          </w:tcPr>
          <w:p w:rsidR="0082534C" w:rsidDel="00CF35F9" w:rsidP="00E5021C" w:rsidRDefault="00374D2E" w14:paraId="30F15A7E" w14:textId="44EECE45">
            <w:pPr>
              <w:pStyle w:val="ListParagraph"/>
              <w:ind w:left="0"/>
              <w:rPr>
                <w:del w:author="Tran Khanh Toan" w:date="2022-08-04T14:30:00Z" w:id="13502"/>
              </w:rPr>
            </w:pPr>
            <w:del w:author="Tran Khanh Toan" w:date="2022-08-04T14:30:00Z" w:id="13503">
              <w:r w:rsidDel="00CF35F9">
                <w:delText>String</w:delText>
              </w:r>
            </w:del>
          </w:p>
        </w:tc>
        <w:tc>
          <w:tcPr>
            <w:tcW w:w="1343" w:type="dxa"/>
            <w:tcPrChange w:author="Tran Khanh Toan" w:date="2022-08-04T14:30:00Z" w:id="13504">
              <w:tcPr>
                <w:tcW w:w="2241" w:type="dxa"/>
                <w:gridSpan w:val="2"/>
              </w:tcPr>
            </w:tcPrChange>
          </w:tcPr>
          <w:p w:rsidR="0082534C" w:rsidDel="00CF35F9" w:rsidP="00E5021C" w:rsidRDefault="00374D2E" w14:paraId="36295D81" w14:textId="0F758298">
            <w:pPr>
              <w:pStyle w:val="ListParagraph"/>
              <w:ind w:left="0"/>
              <w:rPr>
                <w:del w:author="Tran Khanh Toan" w:date="2022-08-04T14:30:00Z" w:id="13505"/>
              </w:rPr>
            </w:pPr>
            <w:del w:author="Tran Khanh Toan" w:date="2022-08-04T14:30:00Z" w:id="13506">
              <w:r w:rsidDel="00CF35F9">
                <w:delText>WAN</w:delText>
              </w:r>
              <w:r w:rsidDel="00CF35F9" w:rsidR="008F1A9E">
                <w:delText>0 – WAN7</w:delText>
              </w:r>
            </w:del>
          </w:p>
        </w:tc>
        <w:tc>
          <w:tcPr>
            <w:tcW w:w="2641" w:type="dxa"/>
            <w:tcPrChange w:author="Tran Khanh Toan" w:date="2022-08-04T14:30:00Z" w:id="13507">
              <w:tcPr>
                <w:tcW w:w="1906" w:type="dxa"/>
                <w:gridSpan w:val="2"/>
              </w:tcPr>
            </w:tcPrChange>
          </w:tcPr>
          <w:p w:rsidR="0082534C" w:rsidDel="00CF35F9" w:rsidP="00E5021C" w:rsidRDefault="008F1A9E" w14:paraId="6BF4ED82" w14:textId="20F03979">
            <w:pPr>
              <w:pStyle w:val="ListParagraph"/>
              <w:ind w:left="0"/>
              <w:rPr>
                <w:del w:author="Tran Khanh Toan" w:date="2022-08-04T14:30:00Z" w:id="13508"/>
              </w:rPr>
            </w:pPr>
            <w:del w:author="Tran Khanh Toan" w:date="2022-08-04T14:30:00Z" w:id="13509">
              <w:r w:rsidDel="00CF35F9">
                <w:delText>wanInterface</w:delText>
              </w:r>
            </w:del>
          </w:p>
        </w:tc>
      </w:tr>
      <w:tr w:rsidR="0082534C" w:rsidDel="00CF35F9" w:rsidTr="00741312" w14:paraId="727DD86E" w14:textId="7ECDB9B9">
        <w:trPr>
          <w:del w:author="Tran Khanh Toan" w:date="2022-08-04T14:30:00Z" w:id="13510"/>
        </w:trPr>
        <w:tc>
          <w:tcPr>
            <w:tcW w:w="667" w:type="dxa"/>
            <w:tcPrChange w:author="Tran Khanh Toan" w:date="2022-08-04T14:30:00Z" w:id="13511">
              <w:tcPr>
                <w:tcW w:w="713" w:type="dxa"/>
                <w:gridSpan w:val="2"/>
              </w:tcPr>
            </w:tcPrChange>
          </w:tcPr>
          <w:p w:rsidRPr="00020A9F" w:rsidR="0082534C" w:rsidDel="00CF35F9" w:rsidP="00E5021C" w:rsidRDefault="0082534C" w14:paraId="31EEAC39" w14:textId="13B44AA0">
            <w:pPr>
              <w:pStyle w:val="ListParagraph"/>
              <w:ind w:left="0"/>
              <w:rPr>
                <w:del w:author="Tran Khanh Toan" w:date="2022-08-04T14:30:00Z" w:id="13512"/>
              </w:rPr>
            </w:pPr>
            <w:del w:author="Tran Khanh Toan" w:date="2022-08-04T14:30:00Z" w:id="13513">
              <w:r w:rsidDel="00CF35F9">
                <w:delText>3</w:delText>
              </w:r>
            </w:del>
          </w:p>
        </w:tc>
        <w:tc>
          <w:tcPr>
            <w:tcW w:w="1766" w:type="dxa"/>
            <w:tcPrChange w:author="Tran Khanh Toan" w:date="2022-08-04T14:30:00Z" w:id="13514">
              <w:tcPr>
                <w:tcW w:w="1597" w:type="dxa"/>
                <w:gridSpan w:val="2"/>
              </w:tcPr>
            </w:tcPrChange>
          </w:tcPr>
          <w:p w:rsidRPr="00020A9F" w:rsidR="0082534C" w:rsidDel="00CF35F9" w:rsidP="00E5021C" w:rsidRDefault="00374D2E" w14:paraId="2C51D648" w14:textId="31D37E70">
            <w:pPr>
              <w:pStyle w:val="ListParagraph"/>
              <w:ind w:left="0"/>
              <w:rPr>
                <w:del w:author="Tran Khanh Toan" w:date="2022-08-04T14:30:00Z" w:id="13515"/>
              </w:rPr>
            </w:pPr>
            <w:del w:author="Tran Khanh Toan" w:date="2022-08-04T14:30:00Z" w:id="13516">
              <w:r w:rsidDel="00CF35F9">
                <w:delText>IP version</w:delText>
              </w:r>
            </w:del>
          </w:p>
        </w:tc>
        <w:tc>
          <w:tcPr>
            <w:tcW w:w="1250" w:type="dxa"/>
            <w:tcPrChange w:author="Tran Khanh Toan" w:date="2022-08-04T14:30:00Z" w:id="13517">
              <w:tcPr>
                <w:tcW w:w="1546" w:type="dxa"/>
                <w:gridSpan w:val="2"/>
              </w:tcPr>
            </w:tcPrChange>
          </w:tcPr>
          <w:p w:rsidR="0082534C" w:rsidDel="00CF35F9" w:rsidP="00E5021C" w:rsidRDefault="00374D2E" w14:paraId="5A965E3F" w14:textId="1EFF407C">
            <w:pPr>
              <w:pStyle w:val="ListParagraph"/>
              <w:ind w:left="0"/>
              <w:rPr>
                <w:del w:author="Tran Khanh Toan" w:date="2022-08-04T14:30:00Z" w:id="13518"/>
              </w:rPr>
            </w:pPr>
            <w:del w:author="Tran Khanh Toan" w:date="2022-08-04T14:30:00Z" w:id="13519">
              <w:r w:rsidDel="00CF35F9">
                <w:delText>Chọn IP version của IP đích muốn ping đến</w:delText>
              </w:r>
            </w:del>
          </w:p>
        </w:tc>
        <w:tc>
          <w:tcPr>
            <w:tcW w:w="1383" w:type="dxa"/>
            <w:tcPrChange w:author="Tran Khanh Toan" w:date="2022-08-04T14:30:00Z" w:id="13520">
              <w:tcPr>
                <w:tcW w:w="1047" w:type="dxa"/>
              </w:tcPr>
            </w:tcPrChange>
          </w:tcPr>
          <w:p w:rsidR="0082534C" w:rsidDel="00CF35F9" w:rsidP="00E5021C" w:rsidRDefault="00374D2E" w14:paraId="55AA8BC6" w14:textId="273B3BC9">
            <w:pPr>
              <w:pStyle w:val="ListParagraph"/>
              <w:ind w:left="0"/>
              <w:rPr>
                <w:del w:author="Tran Khanh Toan" w:date="2022-08-04T14:30:00Z" w:id="13521"/>
              </w:rPr>
            </w:pPr>
            <w:del w:author="Tran Khanh Toan" w:date="2022-08-04T14:30:00Z" w:id="13522">
              <w:r w:rsidDel="00CF35F9">
                <w:delText>int</w:delText>
              </w:r>
            </w:del>
          </w:p>
        </w:tc>
        <w:tc>
          <w:tcPr>
            <w:tcW w:w="1343" w:type="dxa"/>
            <w:tcPrChange w:author="Tran Khanh Toan" w:date="2022-08-04T14:30:00Z" w:id="13523">
              <w:tcPr>
                <w:tcW w:w="2241" w:type="dxa"/>
                <w:gridSpan w:val="2"/>
              </w:tcPr>
            </w:tcPrChange>
          </w:tcPr>
          <w:p w:rsidR="0082534C" w:rsidDel="00CF35F9" w:rsidP="00E5021C" w:rsidRDefault="00374D2E" w14:paraId="0AC1128F" w14:textId="6796157F">
            <w:pPr>
              <w:pStyle w:val="ListParagraph"/>
              <w:ind w:left="0"/>
              <w:rPr>
                <w:del w:author="Tran Khanh Toan" w:date="2022-08-04T14:30:00Z" w:id="13524"/>
              </w:rPr>
            </w:pPr>
            <w:del w:author="Tran Khanh Toan" w:date="2022-08-04T14:30:00Z" w:id="13525">
              <w:r w:rsidDel="00CF35F9">
                <w:delText>4/6</w:delText>
              </w:r>
            </w:del>
          </w:p>
        </w:tc>
        <w:tc>
          <w:tcPr>
            <w:tcW w:w="2641" w:type="dxa"/>
            <w:tcPrChange w:author="Tran Khanh Toan" w:date="2022-08-04T14:30:00Z" w:id="13526">
              <w:tcPr>
                <w:tcW w:w="1906" w:type="dxa"/>
                <w:gridSpan w:val="2"/>
              </w:tcPr>
            </w:tcPrChange>
          </w:tcPr>
          <w:p w:rsidR="0082534C" w:rsidDel="00CF35F9" w:rsidP="00E5021C" w:rsidRDefault="00374D2E" w14:paraId="2BF1B372" w14:textId="02C5F17B">
            <w:pPr>
              <w:pStyle w:val="ListParagraph"/>
              <w:ind w:left="0"/>
              <w:rPr>
                <w:del w:author="Tran Khanh Toan" w:date="2022-08-04T14:30:00Z" w:id="13527"/>
              </w:rPr>
            </w:pPr>
            <w:del w:author="Tran Khanh Toan" w:date="2022-08-04T14:30:00Z" w:id="13528">
              <w:r w:rsidDel="00CF35F9">
                <w:delText>ipVersion</w:delText>
              </w:r>
            </w:del>
          </w:p>
        </w:tc>
      </w:tr>
      <w:tr w:rsidR="000B4FF6" w:rsidTr="00741312" w14:paraId="74649857" w14:textId="77777777">
        <w:tc>
          <w:tcPr>
            <w:tcW w:w="667" w:type="dxa"/>
            <w:tcPrChange w:author="Tran Khanh Toan" w:date="2022-08-04T14:30:00Z" w:id="13529">
              <w:tcPr>
                <w:tcW w:w="713" w:type="dxa"/>
                <w:gridSpan w:val="2"/>
              </w:tcPr>
            </w:tcPrChange>
          </w:tcPr>
          <w:p w:rsidR="000B4FF6" w:rsidP="000B4FF6" w:rsidRDefault="00CF35F9" w14:paraId="60E4E0C1" w14:textId="7C353F23">
            <w:pPr>
              <w:pStyle w:val="ListParagraph"/>
              <w:ind w:left="0"/>
            </w:pPr>
            <w:ins w:author="Tran Khanh Toan" w:date="2022-08-04T14:30:00Z" w:id="13530">
              <w:r>
                <w:t>1</w:t>
              </w:r>
            </w:ins>
            <w:ins w:author="toantk" w:date="2022-07-27T15:52:00Z" w:id="13531">
              <w:del w:author="Tran Khanh Toan" w:date="2022-08-04T14:30:00Z" w:id="13532">
                <w:r w:rsidDel="00CF35F9" w:rsidR="000B4FF6">
                  <w:delText>4</w:delText>
                </w:r>
              </w:del>
            </w:ins>
            <w:del w:author="toantk" w:date="2022-07-27T15:52:00Z" w:id="13533">
              <w:r w:rsidDel="001245D8" w:rsidR="000B4FF6">
                <w:delText>4</w:delText>
              </w:r>
            </w:del>
          </w:p>
        </w:tc>
        <w:tc>
          <w:tcPr>
            <w:tcW w:w="1766" w:type="dxa"/>
            <w:tcPrChange w:author="Tran Khanh Toan" w:date="2022-08-04T14:30:00Z" w:id="13534">
              <w:tcPr>
                <w:tcW w:w="1597" w:type="dxa"/>
                <w:gridSpan w:val="2"/>
              </w:tcPr>
            </w:tcPrChange>
          </w:tcPr>
          <w:p w:rsidR="000B4FF6" w:rsidP="000B4FF6" w:rsidRDefault="000B4FF6" w14:paraId="478F426D" w14:textId="3EE5DF15">
            <w:pPr>
              <w:pStyle w:val="ListParagraph"/>
              <w:ind w:left="0"/>
            </w:pPr>
            <w:ins w:author="toantk" w:date="2022-07-27T15:52:00Z" w:id="13535">
              <w:r>
                <w:t>Host</w:t>
              </w:r>
            </w:ins>
            <w:del w:author="toantk" w:date="2022-07-27T15:52:00Z" w:id="13536">
              <w:r w:rsidDel="001245D8">
                <w:delText>Destination Address</w:delText>
              </w:r>
            </w:del>
          </w:p>
        </w:tc>
        <w:tc>
          <w:tcPr>
            <w:tcW w:w="1250" w:type="dxa"/>
            <w:tcPrChange w:author="Tran Khanh Toan" w:date="2022-08-04T14:30:00Z" w:id="13537">
              <w:tcPr>
                <w:tcW w:w="1546" w:type="dxa"/>
                <w:gridSpan w:val="2"/>
              </w:tcPr>
            </w:tcPrChange>
          </w:tcPr>
          <w:p w:rsidR="000B4FF6" w:rsidP="000B4FF6" w:rsidRDefault="000B4FF6" w14:paraId="5DF4222B" w14:textId="4A8B3462">
            <w:pPr>
              <w:pStyle w:val="ListParagraph"/>
              <w:ind w:left="0"/>
            </w:pPr>
            <w:ins w:author="toantk" w:date="2022-07-27T15:52:00Z" w:id="13538">
              <w:r>
                <w:t>Domain name hoặc địa chỉ IP muốn thực hiện Ping đến</w:t>
              </w:r>
            </w:ins>
            <w:del w:author="toantk" w:date="2022-07-27T15:52:00Z" w:id="13539">
              <w:r w:rsidDel="001245D8">
                <w:delText>Địa chỉ IP muốn thực hiện Ping đến</w:delText>
              </w:r>
            </w:del>
          </w:p>
        </w:tc>
        <w:tc>
          <w:tcPr>
            <w:tcW w:w="1383" w:type="dxa"/>
            <w:tcPrChange w:author="Tran Khanh Toan" w:date="2022-08-04T14:30:00Z" w:id="13540">
              <w:tcPr>
                <w:tcW w:w="1047" w:type="dxa"/>
              </w:tcPr>
            </w:tcPrChange>
          </w:tcPr>
          <w:p w:rsidR="000B4FF6" w:rsidP="000B4FF6" w:rsidRDefault="000B4FF6" w14:paraId="79CFABE7" w14:textId="59657921">
            <w:pPr>
              <w:pStyle w:val="ListParagraph"/>
              <w:ind w:left="0"/>
            </w:pPr>
            <w:ins w:author="toantk" w:date="2022-07-27T15:52:00Z" w:id="13541">
              <w:r>
                <w:t>String</w:t>
              </w:r>
            </w:ins>
          </w:p>
        </w:tc>
        <w:tc>
          <w:tcPr>
            <w:tcW w:w="1343" w:type="dxa"/>
            <w:tcPrChange w:author="Tran Khanh Toan" w:date="2022-08-04T14:30:00Z" w:id="13542">
              <w:tcPr>
                <w:tcW w:w="2241" w:type="dxa"/>
                <w:gridSpan w:val="2"/>
              </w:tcPr>
            </w:tcPrChange>
          </w:tcPr>
          <w:p w:rsidR="000B4FF6" w:rsidP="000B4FF6" w:rsidRDefault="00A04D9B" w14:paraId="2F02A66B" w14:textId="5B230B42">
            <w:pPr>
              <w:pStyle w:val="ListParagraph"/>
              <w:ind w:left="0"/>
            </w:pPr>
            <w:ins w:author="toantk" w:date="2022-07-27T16:08:00Z" w:id="13543">
              <w:r>
                <w:t>Chuỗi ký tự. Các ký tự đọc được bao gồm các ký tự chữ, số, các ký tự đặc biệt. Không chấp nhận ký tự tiếng việt.</w:t>
              </w:r>
            </w:ins>
            <w:del w:author="toantk" w:date="2022-07-27T15:52:00Z" w:id="13544">
              <w:r w:rsidDel="001245D8" w:rsidR="000B4FF6">
                <w:delText>Chuỗi ký tự dạng IPv4 hoặc IPv6 tương ứng với trường ipversion</w:delText>
              </w:r>
            </w:del>
          </w:p>
        </w:tc>
        <w:tc>
          <w:tcPr>
            <w:tcW w:w="2641" w:type="dxa"/>
            <w:tcPrChange w:author="Tran Khanh Toan" w:date="2022-08-04T14:30:00Z" w:id="13545">
              <w:tcPr>
                <w:tcW w:w="1906" w:type="dxa"/>
                <w:gridSpan w:val="2"/>
              </w:tcPr>
            </w:tcPrChange>
          </w:tcPr>
          <w:p w:rsidR="000B4FF6" w:rsidP="000B4FF6" w:rsidRDefault="000B4FF6" w14:paraId="13B7271F" w14:textId="73CE5C83">
            <w:pPr>
              <w:pStyle w:val="ListParagraph"/>
              <w:ind w:left="0"/>
            </w:pPr>
            <w:ins w:author="toantk" w:date="2022-07-27T15:52:00Z" w:id="13546">
              <w:r>
                <w:t>host</w:t>
              </w:r>
            </w:ins>
            <w:del w:author="toantk" w:date="2022-07-27T15:52:00Z" w:id="13547">
              <w:r w:rsidDel="001245D8">
                <w:delText>destAddr</w:delText>
              </w:r>
            </w:del>
          </w:p>
        </w:tc>
      </w:tr>
      <w:tr w:rsidR="00741312" w:rsidTr="00741312" w14:paraId="05A32A78" w14:textId="77777777">
        <w:tc>
          <w:tcPr>
            <w:tcW w:w="667" w:type="dxa"/>
          </w:tcPr>
          <w:p w:rsidR="00741312" w:rsidP="00741312" w:rsidRDefault="00741312" w14:paraId="6A68CF8F" w14:textId="704D1CFA">
            <w:pPr>
              <w:pStyle w:val="ListParagraph"/>
              <w:ind w:left="0"/>
            </w:pPr>
            <w:ins w:author="Tran Khanh Toan" w:date="2022-08-04T14:30:00Z" w:id="13548">
              <w:r>
                <w:t>2</w:t>
              </w:r>
            </w:ins>
            <w:ins w:author="toantk" w:date="2022-07-27T15:52:00Z" w:id="13549">
              <w:del w:author="Tran Khanh Toan" w:date="2022-08-04T14:30:00Z" w:id="13550">
                <w:r w:rsidDel="00CF35F9">
                  <w:delText>5</w:delText>
                </w:r>
              </w:del>
            </w:ins>
          </w:p>
        </w:tc>
        <w:tc>
          <w:tcPr>
            <w:tcW w:w="1766" w:type="dxa"/>
          </w:tcPr>
          <w:p w:rsidR="00741312" w:rsidP="00741312" w:rsidRDefault="00741312" w14:paraId="51EF82F4" w14:textId="4A753EBD">
            <w:pPr>
              <w:pStyle w:val="ListParagraph"/>
              <w:ind w:left="0"/>
            </w:pPr>
            <w:ins w:author="toantk" w:date="2022-08-04T15:17:00Z" w:id="13551">
              <w:r>
                <w:t>Host address</w:t>
              </w:r>
            </w:ins>
            <w:del w:author="toantk" w:date="2022-08-04T15:17:00Z" w:id="13552">
              <w:r w:rsidDel="00AE28E5">
                <w:delText>WAN interface</w:delText>
              </w:r>
            </w:del>
          </w:p>
        </w:tc>
        <w:tc>
          <w:tcPr>
            <w:tcW w:w="1250" w:type="dxa"/>
          </w:tcPr>
          <w:p w:rsidR="00741312" w:rsidP="00741312" w:rsidRDefault="00741312" w14:paraId="6C7FBAF5" w14:textId="546782C6">
            <w:pPr>
              <w:pStyle w:val="ListParagraph"/>
              <w:ind w:left="0"/>
            </w:pPr>
            <w:ins w:author="toantk" w:date="2022-08-04T15:17:00Z" w:id="13553">
              <w:r>
                <w:t xml:space="preserve">IP đích của </w:t>
              </w:r>
            </w:ins>
            <w:r>
              <w:t>ping</w:t>
            </w:r>
            <w:ins w:author="toantk" w:date="2022-08-04T15:17:00Z" w:id="13554">
              <w:r>
                <w:t xml:space="preserve"> sau khi phân giải</w:t>
              </w:r>
            </w:ins>
            <w:del w:author="toantk" w:date="2022-08-04T15:17:00Z" w:id="13555">
              <w:r w:rsidDel="00AE28E5">
                <w:delText>Tên WAN Interface. Trường này cần thiết lựa chọn khi interface  = WAN</w:delText>
              </w:r>
            </w:del>
          </w:p>
        </w:tc>
        <w:tc>
          <w:tcPr>
            <w:tcW w:w="1383" w:type="dxa"/>
          </w:tcPr>
          <w:p w:rsidR="00741312" w:rsidP="00741312" w:rsidRDefault="00741312" w14:paraId="7B342D8E" w14:textId="5B935421">
            <w:pPr>
              <w:pStyle w:val="ListParagraph"/>
              <w:ind w:left="0"/>
            </w:pPr>
            <w:ins w:author="toantk" w:date="2022-08-04T15:17:00Z" w:id="13556">
              <w:r>
                <w:t>String</w:t>
              </w:r>
            </w:ins>
            <w:del w:author="toantk" w:date="2022-08-04T15:17:00Z" w:id="13557">
              <w:r w:rsidDel="00AE28E5">
                <w:delText>String</w:delText>
              </w:r>
            </w:del>
          </w:p>
        </w:tc>
        <w:tc>
          <w:tcPr>
            <w:tcW w:w="1343" w:type="dxa"/>
          </w:tcPr>
          <w:p w:rsidR="00741312" w:rsidP="00741312" w:rsidRDefault="00741312" w14:paraId="1BC497CD" w14:textId="3E0F59CB">
            <w:pPr>
              <w:pStyle w:val="ListParagraph"/>
              <w:ind w:left="0"/>
            </w:pPr>
            <w:del w:author="toantk" w:date="2022-08-04T15:17:00Z" w:id="13558">
              <w:r w:rsidDel="00AE28E5">
                <w:delText>WAN0 – WAN7</w:delText>
              </w:r>
            </w:del>
          </w:p>
        </w:tc>
        <w:tc>
          <w:tcPr>
            <w:tcW w:w="2641" w:type="dxa"/>
          </w:tcPr>
          <w:p w:rsidR="00741312" w:rsidP="00741312" w:rsidRDefault="00741312" w14:paraId="600046A6" w14:textId="25B372F0">
            <w:pPr>
              <w:pStyle w:val="ListParagraph"/>
              <w:ind w:left="0"/>
            </w:pPr>
            <w:ins w:author="toantk" w:date="2022-08-04T15:17:00Z" w:id="13559">
              <w:r>
                <w:t>hostAddress</w:t>
              </w:r>
            </w:ins>
            <w:del w:author="toantk" w:date="2022-08-04T15:17:00Z" w:id="13560">
              <w:r w:rsidDel="00AE28E5">
                <w:delText>wanInterface</w:delText>
              </w:r>
            </w:del>
          </w:p>
        </w:tc>
      </w:tr>
      <w:tr w:rsidR="00741312" w:rsidTr="00741312" w14:paraId="56AC1CD9" w14:textId="77777777">
        <w:trPr>
          <w:ins w:author="toantk" w:date="2022-07-27T15:51:00Z" w:id="13561"/>
        </w:trPr>
        <w:tc>
          <w:tcPr>
            <w:tcW w:w="667" w:type="dxa"/>
            <w:tcPrChange w:author="Tran Khanh Toan" w:date="2022-08-04T14:30:00Z" w:id="13562">
              <w:tcPr>
                <w:tcW w:w="713" w:type="dxa"/>
                <w:gridSpan w:val="2"/>
              </w:tcPr>
            </w:tcPrChange>
          </w:tcPr>
          <w:p w:rsidR="00741312" w:rsidP="00741312" w:rsidRDefault="00741312" w14:paraId="7972C748" w14:textId="45F37798">
            <w:pPr>
              <w:pStyle w:val="ListParagraph"/>
              <w:ind w:left="0"/>
              <w:rPr>
                <w:ins w:author="toantk" w:date="2022-07-27T15:51:00Z" w:id="13563"/>
              </w:rPr>
            </w:pPr>
            <w:ins w:author="Tran Khanh Toan" w:date="2022-08-04T14:30:00Z" w:id="13564">
              <w:r>
                <w:t>3</w:t>
              </w:r>
            </w:ins>
            <w:ins w:author="toantk" w:date="2022-08-04T10:59:00Z" w:id="13565">
              <w:del w:author="Tran Khanh Toan" w:date="2022-08-04T14:30:00Z" w:id="13566">
                <w:r w:rsidDel="00CF35F9">
                  <w:delText>6</w:delText>
                </w:r>
              </w:del>
            </w:ins>
          </w:p>
        </w:tc>
        <w:tc>
          <w:tcPr>
            <w:tcW w:w="1766" w:type="dxa"/>
            <w:tcPrChange w:author="Tran Khanh Toan" w:date="2022-08-04T14:30:00Z" w:id="13567">
              <w:tcPr>
                <w:tcW w:w="1597" w:type="dxa"/>
                <w:gridSpan w:val="2"/>
              </w:tcPr>
            </w:tcPrChange>
          </w:tcPr>
          <w:p w:rsidR="00741312" w:rsidP="00741312" w:rsidRDefault="00741312" w14:paraId="435411E9" w14:textId="3800A087">
            <w:pPr>
              <w:pStyle w:val="ListParagraph"/>
              <w:ind w:left="0"/>
              <w:rPr>
                <w:ins w:author="toantk" w:date="2022-07-27T15:51:00Z" w:id="13568"/>
              </w:rPr>
            </w:pPr>
            <w:ins w:author="toantk" w:date="2022-07-27T15:52:00Z" w:id="13569">
              <w:r>
                <w:t>Ping code</w:t>
              </w:r>
            </w:ins>
          </w:p>
        </w:tc>
        <w:tc>
          <w:tcPr>
            <w:tcW w:w="1250" w:type="dxa"/>
            <w:tcPrChange w:author="Tran Khanh Toan" w:date="2022-08-04T14:30:00Z" w:id="13570">
              <w:tcPr>
                <w:tcW w:w="1546" w:type="dxa"/>
                <w:gridSpan w:val="2"/>
              </w:tcPr>
            </w:tcPrChange>
          </w:tcPr>
          <w:p w:rsidR="00741312" w:rsidP="00741312" w:rsidRDefault="00741312" w14:paraId="0B40021F" w14:textId="0B1B266D">
            <w:pPr>
              <w:pStyle w:val="ListParagraph"/>
              <w:ind w:left="0"/>
              <w:rPr>
                <w:ins w:author="toantk" w:date="2022-07-27T15:51:00Z" w:id="13571"/>
              </w:rPr>
            </w:pPr>
            <w:ins w:author="toantk" w:date="2022-07-27T15:52:00Z" w:id="13572">
              <w:r>
                <w:t>Diagnostic error code</w:t>
              </w:r>
            </w:ins>
          </w:p>
        </w:tc>
        <w:tc>
          <w:tcPr>
            <w:tcW w:w="1383" w:type="dxa"/>
            <w:tcPrChange w:author="Tran Khanh Toan" w:date="2022-08-04T14:30:00Z" w:id="13573">
              <w:tcPr>
                <w:tcW w:w="1047" w:type="dxa"/>
              </w:tcPr>
            </w:tcPrChange>
          </w:tcPr>
          <w:p w:rsidR="00741312" w:rsidP="00741312" w:rsidRDefault="00741312" w14:paraId="319E1702" w14:textId="2B9DCCBC">
            <w:pPr>
              <w:pStyle w:val="ListParagraph"/>
              <w:ind w:left="0"/>
              <w:rPr>
                <w:ins w:author="toantk" w:date="2022-07-27T15:51:00Z" w:id="13574"/>
              </w:rPr>
            </w:pPr>
            <w:ins w:author="toantk" w:date="2022-07-27T15:52:00Z" w:id="13575">
              <w:r>
                <w:t>int</w:t>
              </w:r>
            </w:ins>
          </w:p>
        </w:tc>
        <w:tc>
          <w:tcPr>
            <w:tcW w:w="1343" w:type="dxa"/>
            <w:tcPrChange w:author="Tran Khanh Toan" w:date="2022-08-04T14:30:00Z" w:id="13576">
              <w:tcPr>
                <w:tcW w:w="2241" w:type="dxa"/>
                <w:gridSpan w:val="2"/>
              </w:tcPr>
            </w:tcPrChange>
          </w:tcPr>
          <w:p w:rsidR="00741312" w:rsidP="00741312" w:rsidRDefault="00741312" w14:paraId="18E586F7" w14:textId="62A4FB73">
            <w:pPr>
              <w:pStyle w:val="ListParagraph"/>
              <w:ind w:left="0"/>
              <w:rPr>
                <w:ins w:author="toantk" w:date="2022-07-27T15:51:00Z" w:id="13577"/>
              </w:rPr>
            </w:pPr>
            <w:ins w:author="toantk" w:date="2022-07-27T15:52:00Z" w:id="13578">
              <w:r w:rsidRPr="000B461F">
                <w:rPr>
                  <w:color w:val="FF0000"/>
                </w:rPr>
                <w:t xml:space="preserve">Xem bảng </w:t>
              </w:r>
              <w:r>
                <w:rPr>
                  <w:color w:val="FF0000"/>
                </w:rPr>
                <w:t>Phụ lục 8.2</w:t>
              </w:r>
            </w:ins>
          </w:p>
        </w:tc>
        <w:tc>
          <w:tcPr>
            <w:tcW w:w="2641" w:type="dxa"/>
            <w:tcPrChange w:author="Tran Khanh Toan" w:date="2022-08-04T14:30:00Z" w:id="13579">
              <w:tcPr>
                <w:tcW w:w="1906" w:type="dxa"/>
                <w:gridSpan w:val="2"/>
              </w:tcPr>
            </w:tcPrChange>
          </w:tcPr>
          <w:p w:rsidR="00741312" w:rsidP="00741312" w:rsidRDefault="00741312" w14:paraId="38776009" w14:textId="00C35CE2">
            <w:pPr>
              <w:pStyle w:val="ListParagraph"/>
              <w:ind w:left="0"/>
              <w:rPr>
                <w:ins w:author="toantk" w:date="2022-07-27T15:51:00Z" w:id="13580"/>
              </w:rPr>
            </w:pPr>
            <w:ins w:author="toantk" w:date="2022-07-27T15:52:00Z" w:id="13581">
              <w:r>
                <w:t>pingCode</w:t>
              </w:r>
            </w:ins>
          </w:p>
        </w:tc>
      </w:tr>
      <w:tr w:rsidR="00741312" w:rsidTr="00741312" w14:paraId="5AAC144C" w14:textId="77777777">
        <w:trPr>
          <w:ins w:author="toantk" w:date="2022-07-27T15:51:00Z" w:id="13582"/>
        </w:trPr>
        <w:tc>
          <w:tcPr>
            <w:tcW w:w="667" w:type="dxa"/>
            <w:tcPrChange w:author="Tran Khanh Toan" w:date="2022-08-04T14:30:00Z" w:id="13583">
              <w:tcPr>
                <w:tcW w:w="713" w:type="dxa"/>
                <w:gridSpan w:val="2"/>
              </w:tcPr>
            </w:tcPrChange>
          </w:tcPr>
          <w:p w:rsidR="00741312" w:rsidP="00741312" w:rsidRDefault="00741312" w14:paraId="72BA6576" w14:textId="3687EA80">
            <w:pPr>
              <w:pStyle w:val="ListParagraph"/>
              <w:ind w:left="0"/>
              <w:rPr>
                <w:ins w:author="toantk" w:date="2022-07-27T15:51:00Z" w:id="13584"/>
              </w:rPr>
            </w:pPr>
            <w:ins w:author="Tran Khanh Toan" w:date="2022-08-04T14:30:00Z" w:id="13585">
              <w:r>
                <w:t>4</w:t>
              </w:r>
            </w:ins>
            <w:ins w:author="toantk" w:date="2022-08-04T10:59:00Z" w:id="13586">
              <w:del w:author="Tran Khanh Toan" w:date="2022-08-04T14:30:00Z" w:id="13587">
                <w:r w:rsidDel="00CF35F9">
                  <w:delText>7</w:delText>
                </w:r>
              </w:del>
            </w:ins>
          </w:p>
        </w:tc>
        <w:tc>
          <w:tcPr>
            <w:tcW w:w="1766" w:type="dxa"/>
            <w:tcPrChange w:author="Tran Khanh Toan" w:date="2022-08-04T14:30:00Z" w:id="13588">
              <w:tcPr>
                <w:tcW w:w="1597" w:type="dxa"/>
                <w:gridSpan w:val="2"/>
              </w:tcPr>
            </w:tcPrChange>
          </w:tcPr>
          <w:p w:rsidR="00741312" w:rsidP="00741312" w:rsidRDefault="00741312" w14:paraId="73D3544E" w14:textId="64F27624">
            <w:pPr>
              <w:pStyle w:val="ListParagraph"/>
              <w:ind w:left="0"/>
              <w:rPr>
                <w:ins w:author="toantk" w:date="2022-07-27T15:51:00Z" w:id="13589"/>
              </w:rPr>
            </w:pPr>
            <w:ins w:author="toantk" w:date="2022-08-04T10:59:00Z" w:id="13590">
              <w:r>
                <w:t>S</w:t>
              </w:r>
              <w:r w:rsidRPr="00D20477">
                <w:t>uccess</w:t>
              </w:r>
              <w:r>
                <w:t xml:space="preserve"> c</w:t>
              </w:r>
              <w:r w:rsidRPr="00D20477">
                <w:t>ount</w:t>
              </w:r>
            </w:ins>
          </w:p>
        </w:tc>
        <w:tc>
          <w:tcPr>
            <w:tcW w:w="1250" w:type="dxa"/>
            <w:tcPrChange w:author="Tran Khanh Toan" w:date="2022-08-04T14:30:00Z" w:id="13591">
              <w:tcPr>
                <w:tcW w:w="1546" w:type="dxa"/>
                <w:gridSpan w:val="2"/>
              </w:tcPr>
            </w:tcPrChange>
          </w:tcPr>
          <w:p w:rsidR="00741312" w:rsidP="00741312" w:rsidRDefault="00741312" w14:paraId="0D5618AB" w14:textId="744A6BFD">
            <w:pPr>
              <w:pStyle w:val="ListParagraph"/>
              <w:ind w:left="0"/>
              <w:rPr>
                <w:ins w:author="toantk" w:date="2022-07-27T15:51:00Z" w:id="13592"/>
              </w:rPr>
            </w:pPr>
            <w:ins w:author="toantk" w:date="2022-08-04T10:59:00Z" w:id="13593">
              <w:r>
                <w:t>Đếm số lần ping thành công</w:t>
              </w:r>
            </w:ins>
          </w:p>
        </w:tc>
        <w:tc>
          <w:tcPr>
            <w:tcW w:w="1383" w:type="dxa"/>
            <w:tcPrChange w:author="Tran Khanh Toan" w:date="2022-08-04T14:30:00Z" w:id="13594">
              <w:tcPr>
                <w:tcW w:w="1047" w:type="dxa"/>
              </w:tcPr>
            </w:tcPrChange>
          </w:tcPr>
          <w:p w:rsidR="00741312" w:rsidP="00741312" w:rsidRDefault="00741312" w14:paraId="3AFD13FD" w14:textId="1CAB5276">
            <w:pPr>
              <w:pStyle w:val="ListParagraph"/>
              <w:ind w:left="0"/>
              <w:rPr>
                <w:ins w:author="toantk" w:date="2022-07-27T15:51:00Z" w:id="13595"/>
              </w:rPr>
            </w:pPr>
            <w:ins w:author="toantk" w:date="2022-08-04T10:59:00Z" w:id="13596">
              <w:r>
                <w:t>int</w:t>
              </w:r>
            </w:ins>
          </w:p>
        </w:tc>
        <w:tc>
          <w:tcPr>
            <w:tcW w:w="1343" w:type="dxa"/>
            <w:tcPrChange w:author="Tran Khanh Toan" w:date="2022-08-04T14:30:00Z" w:id="13597">
              <w:tcPr>
                <w:tcW w:w="2241" w:type="dxa"/>
                <w:gridSpan w:val="2"/>
              </w:tcPr>
            </w:tcPrChange>
          </w:tcPr>
          <w:p w:rsidR="00741312" w:rsidP="00741312" w:rsidRDefault="00741312" w14:paraId="19F4AFC6" w14:textId="77777777">
            <w:pPr>
              <w:pStyle w:val="ListParagraph"/>
              <w:ind w:left="0"/>
              <w:rPr>
                <w:ins w:author="toantk" w:date="2022-07-27T15:51:00Z" w:id="13598"/>
              </w:rPr>
            </w:pPr>
          </w:p>
        </w:tc>
        <w:tc>
          <w:tcPr>
            <w:tcW w:w="2641" w:type="dxa"/>
            <w:tcPrChange w:author="Tran Khanh Toan" w:date="2022-08-04T14:30:00Z" w:id="13599">
              <w:tcPr>
                <w:tcW w:w="1906" w:type="dxa"/>
                <w:gridSpan w:val="2"/>
              </w:tcPr>
            </w:tcPrChange>
          </w:tcPr>
          <w:p w:rsidR="00741312" w:rsidP="00741312" w:rsidRDefault="00741312" w14:paraId="5B07F0C1" w14:textId="5D17A648">
            <w:pPr>
              <w:pStyle w:val="ListParagraph"/>
              <w:ind w:left="0"/>
              <w:rPr>
                <w:ins w:author="toantk" w:date="2022-07-27T15:51:00Z" w:id="13600"/>
              </w:rPr>
            </w:pPr>
            <w:ins w:author="toantk" w:date="2022-08-04T10:59:00Z" w:id="13601">
              <w:r w:rsidRPr="00D20477">
                <w:t>successCount</w:t>
              </w:r>
            </w:ins>
          </w:p>
        </w:tc>
      </w:tr>
      <w:tr w:rsidR="00741312" w:rsidTr="00741312" w14:paraId="1DB03A88" w14:textId="77777777">
        <w:trPr>
          <w:ins w:author="Tran Khanh Toan" w:date="2022-08-04T10:58:00Z" w:id="13602"/>
        </w:trPr>
        <w:tc>
          <w:tcPr>
            <w:tcW w:w="667" w:type="dxa"/>
            <w:tcPrChange w:author="Tran Khanh Toan" w:date="2022-08-04T14:30:00Z" w:id="13603">
              <w:tcPr>
                <w:tcW w:w="708" w:type="dxa"/>
                <w:gridSpan w:val="2"/>
              </w:tcPr>
            </w:tcPrChange>
          </w:tcPr>
          <w:p w:rsidR="00741312" w:rsidP="00741312" w:rsidRDefault="00741312" w14:paraId="3DC65AC5" w14:textId="72A25D17">
            <w:pPr>
              <w:pStyle w:val="ListParagraph"/>
              <w:ind w:left="0"/>
              <w:rPr>
                <w:ins w:author="Tran Khanh Toan" w:date="2022-08-04T10:58:00Z" w:id="13604"/>
              </w:rPr>
            </w:pPr>
            <w:ins w:author="Tran Khanh Toan" w:date="2022-08-04T14:30:00Z" w:id="13605">
              <w:r>
                <w:t>5</w:t>
              </w:r>
            </w:ins>
            <w:ins w:author="toantk" w:date="2022-08-04T10:59:00Z" w:id="13606">
              <w:del w:author="Tran Khanh Toan" w:date="2022-08-04T14:30:00Z" w:id="13607">
                <w:r w:rsidDel="00CF35F9">
                  <w:delText>8</w:delText>
                </w:r>
              </w:del>
            </w:ins>
          </w:p>
        </w:tc>
        <w:tc>
          <w:tcPr>
            <w:tcW w:w="1766" w:type="dxa"/>
            <w:tcPrChange w:author="Tran Khanh Toan" w:date="2022-08-04T14:30:00Z" w:id="13608">
              <w:tcPr>
                <w:tcW w:w="1906" w:type="dxa"/>
                <w:gridSpan w:val="2"/>
              </w:tcPr>
            </w:tcPrChange>
          </w:tcPr>
          <w:p w:rsidR="00741312" w:rsidP="00741312" w:rsidRDefault="00741312" w14:paraId="7D94FBBF" w14:textId="258AF2D1">
            <w:pPr>
              <w:pStyle w:val="ListParagraph"/>
              <w:ind w:left="0"/>
              <w:rPr>
                <w:ins w:author="Tran Khanh Toan" w:date="2022-08-04T10:58:00Z" w:id="13609"/>
              </w:rPr>
            </w:pPr>
            <w:ins w:author="toantk" w:date="2022-08-04T10:59:00Z" w:id="13610">
              <w:r>
                <w:t>F</w:t>
              </w:r>
              <w:r w:rsidRPr="00D20477">
                <w:t>ailure</w:t>
              </w:r>
              <w:r>
                <w:t xml:space="preserve"> c</w:t>
              </w:r>
              <w:r w:rsidRPr="00D20477">
                <w:t>ount</w:t>
              </w:r>
            </w:ins>
          </w:p>
        </w:tc>
        <w:tc>
          <w:tcPr>
            <w:tcW w:w="1250" w:type="dxa"/>
            <w:tcPrChange w:author="Tran Khanh Toan" w:date="2022-08-04T14:30:00Z" w:id="13611">
              <w:tcPr>
                <w:tcW w:w="1343" w:type="dxa"/>
                <w:gridSpan w:val="2"/>
              </w:tcPr>
            </w:tcPrChange>
          </w:tcPr>
          <w:p w:rsidR="00741312" w:rsidP="00741312" w:rsidRDefault="00741312" w14:paraId="578AD9D4" w14:textId="5E92111E">
            <w:pPr>
              <w:pStyle w:val="ListParagraph"/>
              <w:ind w:left="0"/>
              <w:rPr>
                <w:ins w:author="Tran Khanh Toan" w:date="2022-08-04T10:58:00Z" w:id="13612"/>
              </w:rPr>
            </w:pPr>
            <w:ins w:author="toantk" w:date="2022-08-04T10:59:00Z" w:id="13613">
              <w:r>
                <w:t>Đếm số lần ping thất bại</w:t>
              </w:r>
            </w:ins>
          </w:p>
        </w:tc>
        <w:tc>
          <w:tcPr>
            <w:tcW w:w="1383" w:type="dxa"/>
            <w:tcPrChange w:author="Tran Khanh Toan" w:date="2022-08-04T14:30:00Z" w:id="13614">
              <w:tcPr>
                <w:tcW w:w="852" w:type="dxa"/>
              </w:tcPr>
            </w:tcPrChange>
          </w:tcPr>
          <w:p w:rsidR="00741312" w:rsidP="00741312" w:rsidRDefault="00741312" w14:paraId="04D37535" w14:textId="24A799E5">
            <w:pPr>
              <w:pStyle w:val="ListParagraph"/>
              <w:ind w:left="0"/>
              <w:rPr>
                <w:ins w:author="Tran Khanh Toan" w:date="2022-08-04T10:58:00Z" w:id="13615"/>
              </w:rPr>
            </w:pPr>
            <w:ins w:author="toantk" w:date="2022-08-04T10:59:00Z" w:id="13616">
              <w:r>
                <w:t>int</w:t>
              </w:r>
            </w:ins>
          </w:p>
        </w:tc>
        <w:tc>
          <w:tcPr>
            <w:tcW w:w="1343" w:type="dxa"/>
            <w:tcPrChange w:author="Tran Khanh Toan" w:date="2022-08-04T14:30:00Z" w:id="13617">
              <w:tcPr>
                <w:tcW w:w="1444" w:type="dxa"/>
                <w:gridSpan w:val="2"/>
              </w:tcPr>
            </w:tcPrChange>
          </w:tcPr>
          <w:p w:rsidR="00741312" w:rsidP="00741312" w:rsidRDefault="00741312" w14:paraId="3F4427E7" w14:textId="77777777">
            <w:pPr>
              <w:pStyle w:val="ListParagraph"/>
              <w:ind w:left="0"/>
              <w:rPr>
                <w:ins w:author="Tran Khanh Toan" w:date="2022-08-04T10:58:00Z" w:id="13618"/>
              </w:rPr>
            </w:pPr>
          </w:p>
        </w:tc>
        <w:tc>
          <w:tcPr>
            <w:tcW w:w="2641" w:type="dxa"/>
            <w:tcPrChange w:author="Tran Khanh Toan" w:date="2022-08-04T14:30:00Z" w:id="13619">
              <w:tcPr>
                <w:tcW w:w="2797" w:type="dxa"/>
                <w:gridSpan w:val="2"/>
              </w:tcPr>
            </w:tcPrChange>
          </w:tcPr>
          <w:p w:rsidR="00741312" w:rsidP="00741312" w:rsidRDefault="00741312" w14:paraId="34BBA4DB" w14:textId="11E02839">
            <w:pPr>
              <w:pStyle w:val="ListParagraph"/>
              <w:ind w:left="0"/>
              <w:rPr>
                <w:ins w:author="Tran Khanh Toan" w:date="2022-08-04T10:58:00Z" w:id="13620"/>
              </w:rPr>
            </w:pPr>
            <w:ins w:author="toantk" w:date="2022-08-04T10:59:00Z" w:id="13621">
              <w:r w:rsidRPr="00D20477">
                <w:t>failureCount</w:t>
              </w:r>
            </w:ins>
          </w:p>
        </w:tc>
      </w:tr>
      <w:tr w:rsidR="00741312" w:rsidTr="00741312" w14:paraId="4E8A3062" w14:textId="77777777">
        <w:trPr>
          <w:ins w:author="Tran Khanh Toan" w:date="2022-08-04T10:58:00Z" w:id="13622"/>
        </w:trPr>
        <w:tc>
          <w:tcPr>
            <w:tcW w:w="667" w:type="dxa"/>
            <w:tcPrChange w:author="Tran Khanh Toan" w:date="2022-08-04T14:30:00Z" w:id="13623">
              <w:tcPr>
                <w:tcW w:w="708" w:type="dxa"/>
                <w:gridSpan w:val="2"/>
              </w:tcPr>
            </w:tcPrChange>
          </w:tcPr>
          <w:p w:rsidR="00741312" w:rsidP="00741312" w:rsidRDefault="00741312" w14:paraId="133DC4E3" w14:textId="20CD557F">
            <w:pPr>
              <w:pStyle w:val="ListParagraph"/>
              <w:ind w:left="0"/>
              <w:rPr>
                <w:ins w:author="Tran Khanh Toan" w:date="2022-08-04T10:58:00Z" w:id="13624"/>
              </w:rPr>
            </w:pPr>
            <w:ins w:author="Tran Khanh Toan" w:date="2022-08-04T14:30:00Z" w:id="13625">
              <w:r>
                <w:t>6</w:t>
              </w:r>
            </w:ins>
            <w:ins w:author="toantk" w:date="2022-08-04T10:59:00Z" w:id="13626">
              <w:del w:author="Tran Khanh Toan" w:date="2022-08-04T14:30:00Z" w:id="13627">
                <w:r w:rsidDel="00CF35F9">
                  <w:delText>9</w:delText>
                </w:r>
              </w:del>
            </w:ins>
          </w:p>
        </w:tc>
        <w:tc>
          <w:tcPr>
            <w:tcW w:w="1766" w:type="dxa"/>
            <w:tcPrChange w:author="Tran Khanh Toan" w:date="2022-08-04T14:30:00Z" w:id="13628">
              <w:tcPr>
                <w:tcW w:w="1906" w:type="dxa"/>
                <w:gridSpan w:val="2"/>
              </w:tcPr>
            </w:tcPrChange>
          </w:tcPr>
          <w:p w:rsidR="00741312" w:rsidP="00741312" w:rsidRDefault="00741312" w14:paraId="43B6F156" w14:textId="4993DECF">
            <w:pPr>
              <w:pStyle w:val="ListParagraph"/>
              <w:ind w:left="0"/>
              <w:rPr>
                <w:ins w:author="Tran Khanh Toan" w:date="2022-08-04T10:58:00Z" w:id="13629"/>
              </w:rPr>
            </w:pPr>
            <w:ins w:author="toantk" w:date="2022-08-04T10:59:00Z" w:id="13630">
              <w:r>
                <w:t>A</w:t>
              </w:r>
              <w:r w:rsidRPr="00D20477">
                <w:t>verage</w:t>
              </w:r>
              <w:r>
                <w:t xml:space="preserve"> r</w:t>
              </w:r>
              <w:r w:rsidRPr="00D20477">
                <w:t>esponse</w:t>
              </w:r>
              <w:r>
                <w:t xml:space="preserve"> t</w:t>
              </w:r>
              <w:r w:rsidRPr="00D20477">
                <w:t>ime</w:t>
              </w:r>
            </w:ins>
          </w:p>
        </w:tc>
        <w:tc>
          <w:tcPr>
            <w:tcW w:w="1250" w:type="dxa"/>
            <w:tcPrChange w:author="Tran Khanh Toan" w:date="2022-08-04T14:30:00Z" w:id="13631">
              <w:tcPr>
                <w:tcW w:w="1343" w:type="dxa"/>
                <w:gridSpan w:val="2"/>
              </w:tcPr>
            </w:tcPrChange>
          </w:tcPr>
          <w:p w:rsidR="00741312" w:rsidP="00741312" w:rsidRDefault="00741312" w14:paraId="5C5544E9" w14:textId="48D79140">
            <w:pPr>
              <w:pStyle w:val="ListParagraph"/>
              <w:ind w:left="0"/>
              <w:rPr>
                <w:ins w:author="Tran Khanh Toan" w:date="2022-08-04T10:58:00Z" w:id="13632"/>
              </w:rPr>
            </w:pPr>
            <w:ins w:author="toantk" w:date="2022-08-04T10:59:00Z" w:id="13633">
              <w:r>
                <w:t>Thời gian phải hổi trung bình</w:t>
              </w:r>
            </w:ins>
          </w:p>
        </w:tc>
        <w:tc>
          <w:tcPr>
            <w:tcW w:w="1383" w:type="dxa"/>
            <w:tcPrChange w:author="Tran Khanh Toan" w:date="2022-08-04T14:30:00Z" w:id="13634">
              <w:tcPr>
                <w:tcW w:w="852" w:type="dxa"/>
              </w:tcPr>
            </w:tcPrChange>
          </w:tcPr>
          <w:p w:rsidR="00741312" w:rsidP="00741312" w:rsidRDefault="006E23B6" w14:paraId="4E418239" w14:textId="6B249A6C">
            <w:pPr>
              <w:pStyle w:val="ListParagraph"/>
              <w:ind w:left="0"/>
              <w:rPr>
                <w:ins w:author="Tran Khanh Toan" w:date="2022-08-04T10:58:00Z" w:id="13635"/>
              </w:rPr>
            </w:pPr>
            <w:r>
              <w:t>Float</w:t>
            </w:r>
          </w:p>
        </w:tc>
        <w:tc>
          <w:tcPr>
            <w:tcW w:w="1343" w:type="dxa"/>
            <w:tcPrChange w:author="Tran Khanh Toan" w:date="2022-08-04T14:30:00Z" w:id="13636">
              <w:tcPr>
                <w:tcW w:w="1444" w:type="dxa"/>
                <w:gridSpan w:val="2"/>
              </w:tcPr>
            </w:tcPrChange>
          </w:tcPr>
          <w:p w:rsidR="00741312" w:rsidP="00741312" w:rsidRDefault="00741312" w14:paraId="422DADE8" w14:textId="77777777">
            <w:pPr>
              <w:pStyle w:val="ListParagraph"/>
              <w:ind w:left="0"/>
              <w:rPr>
                <w:ins w:author="Tran Khanh Toan" w:date="2022-08-04T10:58:00Z" w:id="13637"/>
              </w:rPr>
            </w:pPr>
          </w:p>
        </w:tc>
        <w:tc>
          <w:tcPr>
            <w:tcW w:w="2641" w:type="dxa"/>
            <w:tcPrChange w:author="Tran Khanh Toan" w:date="2022-08-04T14:30:00Z" w:id="13638">
              <w:tcPr>
                <w:tcW w:w="2797" w:type="dxa"/>
                <w:gridSpan w:val="2"/>
              </w:tcPr>
            </w:tcPrChange>
          </w:tcPr>
          <w:p w:rsidR="00741312" w:rsidP="00741312" w:rsidRDefault="00741312" w14:paraId="6D757804" w14:textId="327676B7">
            <w:pPr>
              <w:pStyle w:val="ListParagraph"/>
              <w:ind w:left="0"/>
              <w:rPr>
                <w:ins w:author="Tran Khanh Toan" w:date="2022-08-04T10:58:00Z" w:id="13639"/>
              </w:rPr>
            </w:pPr>
            <w:ins w:author="toantk" w:date="2022-08-04T10:59:00Z" w:id="13640">
              <w:r w:rsidRPr="00D20477">
                <w:t>averageResponseTime</w:t>
              </w:r>
            </w:ins>
          </w:p>
        </w:tc>
      </w:tr>
      <w:tr w:rsidR="00741312" w:rsidTr="00741312" w14:paraId="685D1A41" w14:textId="77777777">
        <w:trPr>
          <w:ins w:author="Tran Khanh Toan" w:date="2022-08-04T10:58:00Z" w:id="13641"/>
        </w:trPr>
        <w:tc>
          <w:tcPr>
            <w:tcW w:w="667" w:type="dxa"/>
            <w:tcPrChange w:author="Tran Khanh Toan" w:date="2022-08-04T14:30:00Z" w:id="13642">
              <w:tcPr>
                <w:tcW w:w="708" w:type="dxa"/>
                <w:gridSpan w:val="2"/>
              </w:tcPr>
            </w:tcPrChange>
          </w:tcPr>
          <w:p w:rsidR="00741312" w:rsidP="00741312" w:rsidRDefault="00741312" w14:paraId="2EDA9565" w14:textId="71AD8A73">
            <w:pPr>
              <w:pStyle w:val="ListParagraph"/>
              <w:ind w:left="0"/>
              <w:rPr>
                <w:ins w:author="Tran Khanh Toan" w:date="2022-08-04T10:58:00Z" w:id="13643"/>
              </w:rPr>
            </w:pPr>
            <w:ins w:author="Tran Khanh Toan" w:date="2022-08-04T14:30:00Z" w:id="13644">
              <w:r>
                <w:t>7</w:t>
              </w:r>
            </w:ins>
            <w:ins w:author="toantk" w:date="2022-08-04T10:59:00Z" w:id="13645">
              <w:del w:author="Tran Khanh Toan" w:date="2022-08-04T14:30:00Z" w:id="13646">
                <w:r w:rsidDel="00CF35F9">
                  <w:delText>10</w:delText>
                </w:r>
              </w:del>
            </w:ins>
          </w:p>
        </w:tc>
        <w:tc>
          <w:tcPr>
            <w:tcW w:w="1766" w:type="dxa"/>
            <w:tcPrChange w:author="Tran Khanh Toan" w:date="2022-08-04T14:30:00Z" w:id="13647">
              <w:tcPr>
                <w:tcW w:w="1906" w:type="dxa"/>
                <w:gridSpan w:val="2"/>
              </w:tcPr>
            </w:tcPrChange>
          </w:tcPr>
          <w:p w:rsidR="00741312" w:rsidP="00741312" w:rsidRDefault="00741312" w14:paraId="12A21F8E" w14:textId="595F7F66">
            <w:pPr>
              <w:pStyle w:val="ListParagraph"/>
              <w:ind w:left="0"/>
              <w:rPr>
                <w:ins w:author="Tran Khanh Toan" w:date="2022-08-04T10:58:00Z" w:id="13648"/>
              </w:rPr>
            </w:pPr>
            <w:ins w:author="toantk" w:date="2022-08-04T10:59:00Z" w:id="13649">
              <w:r>
                <w:t>Minumum r</w:t>
              </w:r>
              <w:r w:rsidRPr="00D20477">
                <w:t>esponse</w:t>
              </w:r>
              <w:r>
                <w:t xml:space="preserve"> t</w:t>
              </w:r>
              <w:r w:rsidRPr="00D20477">
                <w:t>ime</w:t>
              </w:r>
            </w:ins>
          </w:p>
        </w:tc>
        <w:tc>
          <w:tcPr>
            <w:tcW w:w="1250" w:type="dxa"/>
            <w:tcPrChange w:author="Tran Khanh Toan" w:date="2022-08-04T14:30:00Z" w:id="13650">
              <w:tcPr>
                <w:tcW w:w="1343" w:type="dxa"/>
                <w:gridSpan w:val="2"/>
              </w:tcPr>
            </w:tcPrChange>
          </w:tcPr>
          <w:p w:rsidR="00741312" w:rsidP="00741312" w:rsidRDefault="00741312" w14:paraId="70A15895" w14:textId="3FA747B1">
            <w:pPr>
              <w:pStyle w:val="ListParagraph"/>
              <w:ind w:left="0"/>
              <w:rPr>
                <w:ins w:author="Tran Khanh Toan" w:date="2022-08-04T10:58:00Z" w:id="13651"/>
              </w:rPr>
            </w:pPr>
            <w:ins w:author="toantk" w:date="2022-08-04T10:59:00Z" w:id="13652">
              <w:r>
                <w:t>Thời gian phải hổi nhanh nhất</w:t>
              </w:r>
            </w:ins>
          </w:p>
        </w:tc>
        <w:tc>
          <w:tcPr>
            <w:tcW w:w="1383" w:type="dxa"/>
            <w:tcPrChange w:author="Tran Khanh Toan" w:date="2022-08-04T14:30:00Z" w:id="13653">
              <w:tcPr>
                <w:tcW w:w="852" w:type="dxa"/>
              </w:tcPr>
            </w:tcPrChange>
          </w:tcPr>
          <w:p w:rsidR="00741312" w:rsidP="00741312" w:rsidRDefault="006E23B6" w14:paraId="78D04FB3" w14:textId="453D2B44">
            <w:pPr>
              <w:pStyle w:val="ListParagraph"/>
              <w:ind w:left="0"/>
              <w:rPr>
                <w:ins w:author="Tran Khanh Toan" w:date="2022-08-04T10:58:00Z" w:id="13654"/>
              </w:rPr>
            </w:pPr>
            <w:r>
              <w:t>Float</w:t>
            </w:r>
          </w:p>
        </w:tc>
        <w:tc>
          <w:tcPr>
            <w:tcW w:w="1343" w:type="dxa"/>
            <w:tcPrChange w:author="Tran Khanh Toan" w:date="2022-08-04T14:30:00Z" w:id="13655">
              <w:tcPr>
                <w:tcW w:w="1444" w:type="dxa"/>
                <w:gridSpan w:val="2"/>
              </w:tcPr>
            </w:tcPrChange>
          </w:tcPr>
          <w:p w:rsidR="00741312" w:rsidP="00741312" w:rsidRDefault="00741312" w14:paraId="6A8E84BB" w14:textId="77777777">
            <w:pPr>
              <w:pStyle w:val="ListParagraph"/>
              <w:ind w:left="0"/>
              <w:rPr>
                <w:ins w:author="Tran Khanh Toan" w:date="2022-08-04T10:58:00Z" w:id="13656"/>
              </w:rPr>
            </w:pPr>
          </w:p>
        </w:tc>
        <w:tc>
          <w:tcPr>
            <w:tcW w:w="2641" w:type="dxa"/>
            <w:tcPrChange w:author="Tran Khanh Toan" w:date="2022-08-04T14:30:00Z" w:id="13657">
              <w:tcPr>
                <w:tcW w:w="2797" w:type="dxa"/>
                <w:gridSpan w:val="2"/>
              </w:tcPr>
            </w:tcPrChange>
          </w:tcPr>
          <w:p w:rsidR="00741312" w:rsidP="00741312" w:rsidRDefault="00741312" w14:paraId="7886D9C4" w14:textId="56363826">
            <w:pPr>
              <w:pStyle w:val="ListParagraph"/>
              <w:ind w:left="0"/>
              <w:rPr>
                <w:ins w:author="Tran Khanh Toan" w:date="2022-08-04T10:58:00Z" w:id="13658"/>
              </w:rPr>
            </w:pPr>
            <w:ins w:author="toantk" w:date="2022-08-04T10:59:00Z" w:id="13659">
              <w:r w:rsidRPr="00D20477">
                <w:t>minimumResponseTime</w:t>
              </w:r>
            </w:ins>
          </w:p>
        </w:tc>
      </w:tr>
      <w:tr w:rsidR="00741312" w:rsidTr="00741312" w14:paraId="16CD4E30" w14:textId="77777777">
        <w:trPr>
          <w:ins w:author="Tran Khanh Toan" w:date="2022-08-04T10:58:00Z" w:id="13660"/>
        </w:trPr>
        <w:tc>
          <w:tcPr>
            <w:tcW w:w="667" w:type="dxa"/>
            <w:tcPrChange w:author="Tran Khanh Toan" w:date="2022-08-04T14:30:00Z" w:id="13661">
              <w:tcPr>
                <w:tcW w:w="708" w:type="dxa"/>
                <w:gridSpan w:val="2"/>
              </w:tcPr>
            </w:tcPrChange>
          </w:tcPr>
          <w:p w:rsidR="00741312" w:rsidP="00741312" w:rsidRDefault="00741312" w14:paraId="01E73D32" w14:textId="491E9A37">
            <w:pPr>
              <w:pStyle w:val="ListParagraph"/>
              <w:ind w:left="0"/>
              <w:rPr>
                <w:ins w:author="Tran Khanh Toan" w:date="2022-08-04T10:58:00Z" w:id="13662"/>
              </w:rPr>
            </w:pPr>
            <w:ins w:author="Tran Khanh Toan" w:date="2022-08-04T14:30:00Z" w:id="13663">
              <w:r>
                <w:t>8</w:t>
              </w:r>
            </w:ins>
            <w:ins w:author="toantk" w:date="2022-08-04T10:59:00Z" w:id="13664">
              <w:del w:author="Tran Khanh Toan" w:date="2022-08-04T14:30:00Z" w:id="13665">
                <w:r w:rsidDel="00CF35F9">
                  <w:delText>11</w:delText>
                </w:r>
              </w:del>
            </w:ins>
          </w:p>
        </w:tc>
        <w:tc>
          <w:tcPr>
            <w:tcW w:w="1766" w:type="dxa"/>
            <w:tcPrChange w:author="Tran Khanh Toan" w:date="2022-08-04T14:30:00Z" w:id="13666">
              <w:tcPr>
                <w:tcW w:w="1906" w:type="dxa"/>
                <w:gridSpan w:val="2"/>
              </w:tcPr>
            </w:tcPrChange>
          </w:tcPr>
          <w:p w:rsidR="00741312" w:rsidP="00741312" w:rsidRDefault="00741312" w14:paraId="1F235FBD" w14:textId="21DDEF51">
            <w:pPr>
              <w:pStyle w:val="ListParagraph"/>
              <w:ind w:left="0"/>
              <w:rPr>
                <w:ins w:author="Tran Khanh Toan" w:date="2022-08-04T10:58:00Z" w:id="13667"/>
              </w:rPr>
            </w:pPr>
            <w:ins w:author="toantk" w:date="2022-08-04T10:59:00Z" w:id="13668">
              <w:r>
                <w:t>Maximum r</w:t>
              </w:r>
              <w:r w:rsidRPr="00D20477">
                <w:t>esponse</w:t>
              </w:r>
              <w:r>
                <w:t xml:space="preserve"> t</w:t>
              </w:r>
              <w:r w:rsidRPr="00D20477">
                <w:t>ime</w:t>
              </w:r>
            </w:ins>
          </w:p>
        </w:tc>
        <w:tc>
          <w:tcPr>
            <w:tcW w:w="1250" w:type="dxa"/>
            <w:tcPrChange w:author="Tran Khanh Toan" w:date="2022-08-04T14:30:00Z" w:id="13669">
              <w:tcPr>
                <w:tcW w:w="1343" w:type="dxa"/>
                <w:gridSpan w:val="2"/>
              </w:tcPr>
            </w:tcPrChange>
          </w:tcPr>
          <w:p w:rsidR="00741312" w:rsidP="00741312" w:rsidRDefault="00741312" w14:paraId="2B1C8E76" w14:textId="5A32CA58">
            <w:pPr>
              <w:pStyle w:val="ListParagraph"/>
              <w:ind w:left="0"/>
              <w:rPr>
                <w:ins w:author="Tran Khanh Toan" w:date="2022-08-04T10:58:00Z" w:id="13670"/>
              </w:rPr>
            </w:pPr>
            <w:ins w:author="toantk" w:date="2022-08-04T10:59:00Z" w:id="13671">
              <w:r>
                <w:t>Thời gian phải hổi lâu nhất</w:t>
              </w:r>
            </w:ins>
          </w:p>
        </w:tc>
        <w:tc>
          <w:tcPr>
            <w:tcW w:w="1383" w:type="dxa"/>
            <w:tcPrChange w:author="Tran Khanh Toan" w:date="2022-08-04T14:30:00Z" w:id="13672">
              <w:tcPr>
                <w:tcW w:w="852" w:type="dxa"/>
              </w:tcPr>
            </w:tcPrChange>
          </w:tcPr>
          <w:p w:rsidR="00741312" w:rsidP="00741312" w:rsidRDefault="006E23B6" w14:paraId="01920336" w14:textId="4F760F0F">
            <w:pPr>
              <w:pStyle w:val="ListParagraph"/>
              <w:ind w:left="0"/>
              <w:rPr>
                <w:ins w:author="Tran Khanh Toan" w:date="2022-08-04T10:58:00Z" w:id="13673"/>
              </w:rPr>
            </w:pPr>
            <w:r>
              <w:t>Float</w:t>
            </w:r>
          </w:p>
        </w:tc>
        <w:tc>
          <w:tcPr>
            <w:tcW w:w="1343" w:type="dxa"/>
            <w:tcPrChange w:author="Tran Khanh Toan" w:date="2022-08-04T14:30:00Z" w:id="13674">
              <w:tcPr>
                <w:tcW w:w="1444" w:type="dxa"/>
                <w:gridSpan w:val="2"/>
              </w:tcPr>
            </w:tcPrChange>
          </w:tcPr>
          <w:p w:rsidR="00741312" w:rsidP="00741312" w:rsidRDefault="00741312" w14:paraId="5991E6E3" w14:textId="77777777">
            <w:pPr>
              <w:pStyle w:val="ListParagraph"/>
              <w:ind w:left="0"/>
              <w:rPr>
                <w:ins w:author="Tran Khanh Toan" w:date="2022-08-04T10:58:00Z" w:id="13675"/>
              </w:rPr>
            </w:pPr>
          </w:p>
        </w:tc>
        <w:tc>
          <w:tcPr>
            <w:tcW w:w="2641" w:type="dxa"/>
            <w:tcPrChange w:author="Tran Khanh Toan" w:date="2022-08-04T14:30:00Z" w:id="13676">
              <w:tcPr>
                <w:tcW w:w="2797" w:type="dxa"/>
                <w:gridSpan w:val="2"/>
              </w:tcPr>
            </w:tcPrChange>
          </w:tcPr>
          <w:p w:rsidR="00741312" w:rsidP="00741312" w:rsidRDefault="00741312" w14:paraId="4D537C1D" w14:textId="0F37F92B">
            <w:pPr>
              <w:pStyle w:val="ListParagraph"/>
              <w:ind w:left="0"/>
              <w:rPr>
                <w:ins w:author="Tran Khanh Toan" w:date="2022-08-04T10:58:00Z" w:id="13677"/>
              </w:rPr>
            </w:pPr>
            <w:ins w:author="toantk" w:date="2022-08-04T10:59:00Z" w:id="13678">
              <w:r w:rsidRPr="00D20477">
                <w:t>maximumResponseTime</w:t>
              </w:r>
            </w:ins>
          </w:p>
        </w:tc>
      </w:tr>
      <w:tr w:rsidR="00741312" w:rsidTr="00741312" w14:paraId="0733AFA8" w14:textId="77777777">
        <w:trPr>
          <w:ins w:author="Tran Khanh Toan" w:date="2022-08-04T10:59:00Z" w:id="13679"/>
        </w:trPr>
        <w:tc>
          <w:tcPr>
            <w:tcW w:w="667" w:type="dxa"/>
            <w:tcPrChange w:author="Tran Khanh Toan" w:date="2022-08-04T14:30:00Z" w:id="13680">
              <w:tcPr>
                <w:tcW w:w="708" w:type="dxa"/>
                <w:gridSpan w:val="2"/>
              </w:tcPr>
            </w:tcPrChange>
          </w:tcPr>
          <w:p w:rsidR="00741312" w:rsidP="00741312" w:rsidRDefault="00741312" w14:paraId="426722B5" w14:textId="24C7B7C1">
            <w:pPr>
              <w:pStyle w:val="ListParagraph"/>
              <w:ind w:left="0"/>
              <w:rPr>
                <w:ins w:author="Tran Khanh Toan" w:date="2022-08-04T10:59:00Z" w:id="13681"/>
              </w:rPr>
            </w:pPr>
            <w:r>
              <w:t>9</w:t>
            </w:r>
          </w:p>
        </w:tc>
        <w:tc>
          <w:tcPr>
            <w:tcW w:w="1766" w:type="dxa"/>
            <w:tcPrChange w:author="Tran Khanh Toan" w:date="2022-08-04T14:30:00Z" w:id="13682">
              <w:tcPr>
                <w:tcW w:w="1906" w:type="dxa"/>
                <w:gridSpan w:val="2"/>
              </w:tcPr>
            </w:tcPrChange>
          </w:tcPr>
          <w:p w:rsidR="00741312" w:rsidP="00741312" w:rsidRDefault="00741312" w14:paraId="09AB5D43" w14:textId="2BED52B0">
            <w:pPr>
              <w:pStyle w:val="ListParagraph"/>
              <w:ind w:left="0"/>
              <w:rPr>
                <w:ins w:author="Tran Khanh Toan" w:date="2022-08-04T10:59:00Z" w:id="13683"/>
              </w:rPr>
            </w:pPr>
            <w:ins w:author="toantk" w:date="2022-08-04T10:59:00Z" w:id="13684">
              <w:r>
                <w:t>J</w:t>
              </w:r>
              <w:r w:rsidRPr="00D20477">
                <w:t>itter</w:t>
              </w:r>
            </w:ins>
          </w:p>
        </w:tc>
        <w:tc>
          <w:tcPr>
            <w:tcW w:w="1250" w:type="dxa"/>
            <w:tcPrChange w:author="Tran Khanh Toan" w:date="2022-08-04T14:30:00Z" w:id="13685">
              <w:tcPr>
                <w:tcW w:w="1343" w:type="dxa"/>
                <w:gridSpan w:val="2"/>
              </w:tcPr>
            </w:tcPrChange>
          </w:tcPr>
          <w:p w:rsidR="00741312" w:rsidP="00741312" w:rsidRDefault="00741312" w14:paraId="0E258F36" w14:textId="4A89E20F">
            <w:pPr>
              <w:pStyle w:val="ListParagraph"/>
              <w:ind w:left="0"/>
              <w:rPr>
                <w:ins w:author="Tran Khanh Toan" w:date="2022-08-04T10:59:00Z" w:id="13686"/>
              </w:rPr>
            </w:pPr>
            <w:ins w:author="toantk" w:date="2022-08-04T10:59:00Z" w:id="13687">
              <w:r>
                <w:t>J</w:t>
              </w:r>
              <w:r w:rsidRPr="00D20477">
                <w:t>itter</w:t>
              </w:r>
            </w:ins>
          </w:p>
        </w:tc>
        <w:tc>
          <w:tcPr>
            <w:tcW w:w="1383" w:type="dxa"/>
            <w:tcPrChange w:author="Tran Khanh Toan" w:date="2022-08-04T14:30:00Z" w:id="13688">
              <w:tcPr>
                <w:tcW w:w="852" w:type="dxa"/>
              </w:tcPr>
            </w:tcPrChange>
          </w:tcPr>
          <w:p w:rsidR="00741312" w:rsidP="00741312" w:rsidRDefault="006E23B6" w14:paraId="51F3C31D" w14:textId="734F30B3">
            <w:pPr>
              <w:pStyle w:val="ListParagraph"/>
              <w:ind w:left="0"/>
              <w:rPr>
                <w:ins w:author="Tran Khanh Toan" w:date="2022-08-04T10:59:00Z" w:id="13689"/>
              </w:rPr>
            </w:pPr>
            <w:r>
              <w:t>Float</w:t>
            </w:r>
          </w:p>
        </w:tc>
        <w:tc>
          <w:tcPr>
            <w:tcW w:w="1343" w:type="dxa"/>
            <w:tcPrChange w:author="Tran Khanh Toan" w:date="2022-08-04T14:30:00Z" w:id="13690">
              <w:tcPr>
                <w:tcW w:w="1444" w:type="dxa"/>
                <w:gridSpan w:val="2"/>
              </w:tcPr>
            </w:tcPrChange>
          </w:tcPr>
          <w:p w:rsidR="00741312" w:rsidP="00741312" w:rsidRDefault="00741312" w14:paraId="0F9107BB" w14:textId="77777777">
            <w:pPr>
              <w:pStyle w:val="ListParagraph"/>
              <w:ind w:left="0"/>
              <w:rPr>
                <w:ins w:author="Tran Khanh Toan" w:date="2022-08-04T10:59:00Z" w:id="13691"/>
              </w:rPr>
            </w:pPr>
          </w:p>
        </w:tc>
        <w:tc>
          <w:tcPr>
            <w:tcW w:w="2641" w:type="dxa"/>
            <w:tcPrChange w:author="Tran Khanh Toan" w:date="2022-08-04T14:30:00Z" w:id="13692">
              <w:tcPr>
                <w:tcW w:w="2797" w:type="dxa"/>
                <w:gridSpan w:val="2"/>
              </w:tcPr>
            </w:tcPrChange>
          </w:tcPr>
          <w:p w:rsidR="00741312" w:rsidP="00741312" w:rsidRDefault="00741312" w14:paraId="49E23C64" w14:textId="61805D6F">
            <w:pPr>
              <w:pStyle w:val="ListParagraph"/>
              <w:ind w:left="0"/>
              <w:rPr>
                <w:ins w:author="Tran Khanh Toan" w:date="2022-08-04T10:59:00Z" w:id="13693"/>
              </w:rPr>
            </w:pPr>
            <w:ins w:author="toantk" w:date="2022-08-04T10:59:00Z" w:id="13694">
              <w:r>
                <w:t>j</w:t>
              </w:r>
              <w:r w:rsidRPr="00D20477">
                <w:t>itter</w:t>
              </w:r>
            </w:ins>
          </w:p>
        </w:tc>
      </w:tr>
    </w:tbl>
    <w:p w:rsidR="000C6391" w:rsidP="0043581E" w:rsidRDefault="000C6391" w14:paraId="68A73096" w14:textId="55456673"/>
    <w:p w:rsidR="003B44C7" w:rsidRDefault="48079210" w14:paraId="1DB2E0CA" w14:textId="2A89E051">
      <w:pPr>
        <w:pStyle w:val="Heading2"/>
        <w:rPr/>
      </w:pPr>
      <w:bookmarkStart w:name="_Toc111218040" w:id="13695"/>
      <w:r w:rsidR="0108FF3F">
        <w:rPr/>
        <w:t xml:space="preserve">Tính năng Trace qua </w:t>
      </w:r>
      <w:del w:author="Tran Khanh Toan" w:date="2022-07-01T15:42:00Z" w:id="1173605833">
        <w:r w:rsidDel="69E47A21">
          <w:delText>OneLink</w:delText>
        </w:r>
      </w:del>
      <w:ins w:author="Tran Khanh Toan" w:date="2022-07-01T15:42:00Z" w:id="741104884">
        <w:r w:rsidR="7D3645E9">
          <w:t>Mobile App</w:t>
        </w:r>
      </w:ins>
      <w:bookmarkEnd w:id="13695"/>
    </w:p>
    <w:tbl>
      <w:tblPr>
        <w:tblStyle w:val="TableGrid"/>
        <w:tblW w:w="0" w:type="auto"/>
        <w:tblLook w:val="04A0" w:firstRow="1" w:lastRow="0" w:firstColumn="1" w:lastColumn="0" w:noHBand="0" w:noVBand="1"/>
      </w:tblPr>
      <w:tblGrid>
        <w:gridCol w:w="1885"/>
        <w:gridCol w:w="7340"/>
      </w:tblGrid>
      <w:tr w:rsidR="003B44C7" w:rsidTr="00E5021C" w14:paraId="1C89C264" w14:textId="77777777">
        <w:tc>
          <w:tcPr>
            <w:tcW w:w="1885" w:type="dxa"/>
          </w:tcPr>
          <w:p w:rsidR="003B44C7" w:rsidP="00E5021C" w:rsidRDefault="003B44C7" w14:paraId="726660A6" w14:textId="77777777">
            <w:r>
              <w:t>ID</w:t>
            </w:r>
          </w:p>
        </w:tc>
        <w:tc>
          <w:tcPr>
            <w:tcW w:w="7340" w:type="dxa"/>
          </w:tcPr>
          <w:p w:rsidR="003B44C7" w:rsidP="00E5021C" w:rsidRDefault="003B44C7" w14:paraId="5C96B424" w14:textId="2F35F2E9">
            <w:r>
              <w:t>CN-</w:t>
            </w:r>
            <w:ins w:author="toantk" w:date="2022-07-27T17:32:00Z" w:id="13698">
              <w:r w:rsidR="00EE7D9E">
                <w:t>1</w:t>
              </w:r>
              <w:r w:rsidR="000409DA">
                <w:t>8</w:t>
              </w:r>
            </w:ins>
            <w:ins w:author="Tran Khanh Toan" w:date="2022-07-01T15:19:00Z" w:id="13699">
              <w:del w:author="toantk" w:date="2022-07-27T17:32:00Z" w:id="13700">
                <w:r w:rsidDel="00EE7D9E" w:rsidR="0021332D">
                  <w:delText>20</w:delText>
                </w:r>
              </w:del>
            </w:ins>
            <w:del w:author="Tran Khanh Toan" w:date="2022-07-01T15:19:00Z" w:id="13701">
              <w:r w:rsidDel="0021332D" w:rsidR="00394013">
                <w:delText>19</w:delText>
              </w:r>
            </w:del>
          </w:p>
        </w:tc>
      </w:tr>
      <w:tr w:rsidR="003B44C7" w:rsidTr="00E5021C" w14:paraId="2109976E" w14:textId="77777777">
        <w:tc>
          <w:tcPr>
            <w:tcW w:w="1885" w:type="dxa"/>
          </w:tcPr>
          <w:p w:rsidR="003B44C7" w:rsidP="00E5021C" w:rsidRDefault="003B44C7" w14:paraId="6BF32CB9" w14:textId="77777777">
            <w:r>
              <w:t>Name</w:t>
            </w:r>
          </w:p>
        </w:tc>
        <w:tc>
          <w:tcPr>
            <w:tcW w:w="7340" w:type="dxa"/>
          </w:tcPr>
          <w:p w:rsidR="003B44C7" w:rsidP="00E5021C" w:rsidRDefault="003B44C7" w14:paraId="6B07B076" w14:textId="4AF73D35">
            <w:r>
              <w:t xml:space="preserve">Tính năng Trace qua </w:t>
            </w:r>
            <w:del w:author="Tran Khanh Toan" w:date="2022-07-01T15:42:00Z" w:id="13702">
              <w:r w:rsidDel="007A6979">
                <w:delText>OneLink</w:delText>
              </w:r>
            </w:del>
            <w:ins w:author="Tran Khanh Toan" w:date="2022-07-01T15:42:00Z" w:id="13703">
              <w:r w:rsidR="007A6979">
                <w:t>Mobile App</w:t>
              </w:r>
            </w:ins>
          </w:p>
        </w:tc>
      </w:tr>
      <w:tr w:rsidR="003B44C7" w:rsidTr="00E5021C" w14:paraId="1157DC2A" w14:textId="77777777">
        <w:tc>
          <w:tcPr>
            <w:tcW w:w="1885" w:type="dxa"/>
          </w:tcPr>
          <w:p w:rsidR="003B44C7" w:rsidP="00E5021C" w:rsidRDefault="003B44C7" w14:paraId="0803147B" w14:textId="77777777">
            <w:r>
              <w:t>Description</w:t>
            </w:r>
          </w:p>
        </w:tc>
        <w:tc>
          <w:tcPr>
            <w:tcW w:w="7340" w:type="dxa"/>
          </w:tcPr>
          <w:p w:rsidR="003B44C7" w:rsidP="00E5021C" w:rsidRDefault="003B44C7" w14:paraId="79356B07" w14:textId="7AFAEB11">
            <w:r>
              <w:t>Người quản trị điều khiển ONT thực hiện lệnh Trace đến một địa chỉ đích mong muốn</w:t>
            </w:r>
          </w:p>
        </w:tc>
      </w:tr>
      <w:tr w:rsidR="003B44C7" w:rsidTr="00E5021C" w14:paraId="5FC44E32" w14:textId="77777777">
        <w:tc>
          <w:tcPr>
            <w:tcW w:w="1885" w:type="dxa"/>
          </w:tcPr>
          <w:p w:rsidR="003B44C7" w:rsidP="00E5021C" w:rsidRDefault="003B44C7" w14:paraId="72A5EB08" w14:textId="77777777">
            <w:r>
              <w:t>Actor</w:t>
            </w:r>
          </w:p>
        </w:tc>
        <w:tc>
          <w:tcPr>
            <w:tcW w:w="7340" w:type="dxa"/>
          </w:tcPr>
          <w:p w:rsidR="003B44C7" w:rsidP="00E5021C" w:rsidRDefault="003B44C7" w14:paraId="62367F73" w14:textId="77777777">
            <w:r>
              <w:t>Admin</w:t>
            </w:r>
          </w:p>
        </w:tc>
      </w:tr>
      <w:tr w:rsidR="003B44C7" w:rsidTr="00E5021C" w14:paraId="49520115" w14:textId="77777777">
        <w:tc>
          <w:tcPr>
            <w:tcW w:w="1885" w:type="dxa"/>
          </w:tcPr>
          <w:p w:rsidR="003B44C7" w:rsidP="00E5021C" w:rsidRDefault="003B44C7" w14:paraId="08F8B1D4" w14:textId="77777777">
            <w:r>
              <w:t>Pre-condition</w:t>
            </w:r>
          </w:p>
        </w:tc>
        <w:tc>
          <w:tcPr>
            <w:tcW w:w="7340" w:type="dxa"/>
          </w:tcPr>
          <w:p w:rsidR="003B44C7" w:rsidP="00E5021C" w:rsidRDefault="003B44C7" w14:paraId="47CAC770" w14:textId="45172DFB">
            <w:r>
              <w:t xml:space="preserve">Thiết bị hoạt động bình thường, </w:t>
            </w:r>
            <w:del w:author="Tran Khanh Toan" w:date="2022-07-01T15:42:00Z" w:id="13704">
              <w:r w:rsidDel="007A6979">
                <w:delText>OneLink</w:delText>
              </w:r>
            </w:del>
            <w:ins w:author="Tran Khanh Toan" w:date="2022-07-01T15:42:00Z" w:id="13705">
              <w:r w:rsidR="007A6979">
                <w:t>Mobile App</w:t>
              </w:r>
            </w:ins>
            <w:r>
              <w:t xml:space="preserve"> đã đăng nhập thành công vào thiết bị và được cấp phiên truy nhập</w:t>
            </w:r>
          </w:p>
        </w:tc>
      </w:tr>
      <w:tr w:rsidR="003B44C7" w:rsidTr="00E5021C" w14:paraId="3D6B1C29" w14:textId="77777777">
        <w:tc>
          <w:tcPr>
            <w:tcW w:w="1885" w:type="dxa"/>
          </w:tcPr>
          <w:p w:rsidR="003B44C7" w:rsidP="00E5021C" w:rsidRDefault="003B44C7" w14:paraId="6A0063F5" w14:textId="77777777">
            <w:r>
              <w:t>Post-condition</w:t>
            </w:r>
          </w:p>
        </w:tc>
        <w:tc>
          <w:tcPr>
            <w:tcW w:w="7340" w:type="dxa"/>
          </w:tcPr>
          <w:p w:rsidR="003B44C7" w:rsidP="00E5021C" w:rsidRDefault="003B44C7" w14:paraId="2C07AC56" w14:textId="6596AF28">
            <w:r>
              <w:t xml:space="preserve">Thiết bị phản hồi đầy đủ thông tin cho </w:t>
            </w:r>
            <w:del w:author="Tran Khanh Toan" w:date="2022-07-01T15:42:00Z" w:id="13706">
              <w:r w:rsidDel="007A6979">
                <w:delText>OneLink</w:delText>
              </w:r>
            </w:del>
            <w:ins w:author="Tran Khanh Toan" w:date="2022-07-01T15:42:00Z" w:id="13707">
              <w:r w:rsidR="007A6979">
                <w:t>Mobile App</w:t>
              </w:r>
            </w:ins>
            <w:r>
              <w:t xml:space="preserve"> và thực hiện thay đổi cấu hình</w:t>
            </w:r>
          </w:p>
        </w:tc>
      </w:tr>
    </w:tbl>
    <w:p w:rsidR="003B44C7" w:rsidP="003B44C7" w:rsidRDefault="003B44C7" w14:paraId="71A83590" w14:textId="0381220F">
      <w:pPr>
        <w:pStyle w:val="Heading3"/>
      </w:pPr>
      <w:bookmarkStart w:name="_Toc111218041" w:id="13708"/>
      <w:r>
        <w:t xml:space="preserve">Usecase – Điều khiển </w:t>
      </w:r>
      <w:r w:rsidR="007D5AEE">
        <w:t>Trace</w:t>
      </w:r>
      <w:r>
        <w:t xml:space="preserve"> qua </w:t>
      </w:r>
      <w:del w:author="Tran Khanh Toan" w:date="2022-07-01T15:42:00Z" w:id="13709">
        <w:r w:rsidDel="007A6979">
          <w:delText>OneLink</w:delText>
        </w:r>
      </w:del>
      <w:ins w:author="Tran Khanh Toan" w:date="2022-07-01T15:42:00Z" w:id="13710">
        <w:r w:rsidR="007A6979">
          <w:t>Mobile App</w:t>
        </w:r>
      </w:ins>
      <w:bookmarkEnd w:id="13708"/>
    </w:p>
    <w:tbl>
      <w:tblPr>
        <w:tblStyle w:val="TableGrid"/>
        <w:tblW w:w="0" w:type="auto"/>
        <w:tblLook w:val="04A0" w:firstRow="1" w:lastRow="0" w:firstColumn="1" w:lastColumn="0" w:noHBand="0" w:noVBand="1"/>
      </w:tblPr>
      <w:tblGrid>
        <w:gridCol w:w="1885"/>
        <w:gridCol w:w="7340"/>
      </w:tblGrid>
      <w:tr w:rsidR="003B44C7" w:rsidTr="2ADD6C4A" w14:paraId="6EA6174C" w14:textId="77777777">
        <w:tc>
          <w:tcPr>
            <w:tcW w:w="1885" w:type="dxa"/>
            <w:tcMar/>
          </w:tcPr>
          <w:p w:rsidR="003B44C7" w:rsidP="00E5021C" w:rsidRDefault="003B44C7" w14:paraId="5D1BD2BE" w14:textId="77777777">
            <w:r>
              <w:t>ID</w:t>
            </w:r>
          </w:p>
        </w:tc>
        <w:tc>
          <w:tcPr>
            <w:tcW w:w="7340" w:type="dxa"/>
            <w:tcMar/>
          </w:tcPr>
          <w:p w:rsidR="003B44C7" w:rsidP="00E5021C" w:rsidRDefault="003B44C7" w14:paraId="0F709F90" w14:textId="2BC2B03D">
            <w:r>
              <w:t>UC-</w:t>
            </w:r>
            <w:ins w:author="toantk" w:date="2022-07-27T17:32:00Z" w:id="13711">
              <w:r w:rsidR="000409DA">
                <w:t>39</w:t>
              </w:r>
            </w:ins>
            <w:del w:author="toantk" w:date="2022-07-27T17:32:00Z" w:id="13712">
              <w:r w:rsidDel="00EE7D9E" w:rsidR="00B5206E">
                <w:delText>4</w:delText>
              </w:r>
              <w:r w:rsidDel="00EE7D9E" w:rsidR="00394013">
                <w:delText>3</w:delText>
              </w:r>
            </w:del>
          </w:p>
        </w:tc>
      </w:tr>
      <w:tr w:rsidR="003B44C7" w:rsidTr="2ADD6C4A" w14:paraId="3B22735B" w14:textId="77777777">
        <w:tc>
          <w:tcPr>
            <w:tcW w:w="1885" w:type="dxa"/>
            <w:tcMar/>
          </w:tcPr>
          <w:p w:rsidR="003B44C7" w:rsidP="00E5021C" w:rsidRDefault="003B44C7" w14:paraId="74D8C374" w14:textId="77777777">
            <w:r>
              <w:t>Name</w:t>
            </w:r>
          </w:p>
        </w:tc>
        <w:tc>
          <w:tcPr>
            <w:tcW w:w="7340" w:type="dxa"/>
            <w:tcMar/>
          </w:tcPr>
          <w:p w:rsidR="003B44C7" w:rsidP="00E5021C" w:rsidRDefault="003B44C7" w14:paraId="3ACF3B4B" w14:textId="59D0773D">
            <w:r>
              <w:t xml:space="preserve">Điều khiển </w:t>
            </w:r>
            <w:r w:rsidR="007D5AEE">
              <w:t>Trace</w:t>
            </w:r>
            <w:r>
              <w:t xml:space="preserve"> qua </w:t>
            </w:r>
            <w:del w:author="Tran Khanh Toan" w:date="2022-07-01T15:42:00Z" w:id="13713">
              <w:r w:rsidDel="007A6979">
                <w:delText>OneLink</w:delText>
              </w:r>
            </w:del>
            <w:ins w:author="Tran Khanh Toan" w:date="2022-07-01T15:42:00Z" w:id="13714">
              <w:r w:rsidR="007A6979">
                <w:t>Mobile App</w:t>
              </w:r>
            </w:ins>
          </w:p>
        </w:tc>
      </w:tr>
      <w:tr w:rsidR="003B44C7" w:rsidTr="2ADD6C4A" w14:paraId="7BE0E8C2" w14:textId="77777777">
        <w:tc>
          <w:tcPr>
            <w:tcW w:w="1885" w:type="dxa"/>
            <w:tcMar/>
          </w:tcPr>
          <w:p w:rsidR="003B44C7" w:rsidP="00E5021C" w:rsidRDefault="003B44C7" w14:paraId="33B02BFF" w14:textId="77777777">
            <w:r>
              <w:t>Description</w:t>
            </w:r>
          </w:p>
        </w:tc>
        <w:tc>
          <w:tcPr>
            <w:tcW w:w="7340" w:type="dxa"/>
            <w:tcMar/>
          </w:tcPr>
          <w:p w:rsidR="00160AE7" w:rsidP="00160AE7" w:rsidRDefault="00160AE7" w14:paraId="4ED60F71" w14:textId="266FE2A2">
            <w:pPr>
              <w:pStyle w:val="FirstLevelBullet"/>
              <w:rPr>
                <w:ins w:author="Tran Khanh Toan" w:date="2022-08-04T11:23:00Z" w:id="13715"/>
              </w:rPr>
            </w:pPr>
            <w:ins w:author="Tran Khanh Toan" w:date="2022-08-04T11:23:00Z" w:id="13716">
              <w:r>
                <w:t xml:space="preserve">Mobile App gửi yêu cầu thực hiện </w:t>
              </w:r>
            </w:ins>
            <w:ins w:author="Tran Khanh Toan" w:date="2022-08-04T13:31:00Z" w:id="13717">
              <w:r w:rsidR="006862CE">
                <w:t>Trace</w:t>
              </w:r>
            </w:ins>
            <w:ins w:author="Tran Khanh Toan" w:date="2022-08-04T11:23:00Z" w:id="13718">
              <w:r>
                <w:t xml:space="preserve"> đến ONT</w:t>
              </w:r>
            </w:ins>
          </w:p>
          <w:p w:rsidR="00160AE7" w:rsidP="00160AE7" w:rsidRDefault="31BD040B" w14:paraId="051B3E11" w14:textId="77777777">
            <w:pPr>
              <w:pStyle w:val="FirstLevelBullet"/>
              <w:rPr>
                <w:ins w:author="Tran Khanh Toan" w:date="2022-08-04T11:23:00Z" w:id="1880205375"/>
              </w:rPr>
            </w:pPr>
            <w:ins w:author="Tran Khanh Toan" w:date="2022-08-04T11:23:00Z" w:id="1414012171">
              <w:r w:rsidR="06F4E4E4">
                <w:t xml:space="preserve">Mobile App thực hiện request với định dạng </w:t>
              </w:r>
              <w:r>
                <w:fldChar w:fldCharType="begin"/>
              </w:r>
              <w:r>
                <w:instrText xml:space="preserve"> HYPERLINK "https://&lt;ip&gt;:&lt;port&gt;/onelinkagent" </w:instrText>
              </w:r>
              <w:r>
                <w:fldChar w:fldCharType="separate"/>
              </w:r>
              <w:r w:rsidRPr="2ADD6C4A" w:rsidR="06F4E4E4">
                <w:rPr>
                  <w:rStyle w:val="Hyperlink"/>
                </w:rPr>
                <w:t>https://&lt;ip&gt;:&lt;port&gt;/onelinkagent</w:t>
              </w:r>
              <w:r>
                <w:fldChar w:fldCharType="end"/>
              </w:r>
              <w:r w:rsidR="06F4E4E4">
                <w:t xml:space="preserve"> với cookies đi kèm request được quy định trong mục 7.2.1</w:t>
              </w:r>
            </w:ins>
          </w:p>
          <w:p w:rsidR="00160AE7" w:rsidP="00160AE7" w:rsidRDefault="00160AE7" w14:paraId="0128C7C1" w14:textId="7873DFF5">
            <w:pPr>
              <w:pStyle w:val="FirstLevelBullet"/>
              <w:rPr>
                <w:ins w:author="Tran Khanh Toan" w:date="2022-08-04T11:23:00Z" w:id="13721"/>
              </w:rPr>
            </w:pPr>
            <w:ins w:author="Tran Khanh Toan" w:date="2022-08-04T11:23:00Z" w:id="13722">
              <w:r>
                <w:t xml:space="preserve">ONT nhận yêu cầu, xử lý thực hiện </w:t>
              </w:r>
            </w:ins>
            <w:ins w:author="Tran Khanh Toan" w:date="2022-08-04T13:31:00Z" w:id="13723">
              <w:r w:rsidR="006862CE">
                <w:t>Trace</w:t>
              </w:r>
            </w:ins>
            <w:ins w:author="Tran Khanh Toan" w:date="2022-08-04T11:23:00Z" w:id="13724">
              <w:r>
                <w:t>. Mobile App cần chờ ONT thực hiện ping xong và trả về kết quả.</w:t>
              </w:r>
            </w:ins>
          </w:p>
          <w:p w:rsidR="00A04D9B" w:rsidDel="00160AE7" w:rsidRDefault="00160AE7" w14:paraId="3E4B40E6" w14:textId="3AD7B436">
            <w:pPr>
              <w:pStyle w:val="FirstLevelBullet"/>
              <w:rPr>
                <w:ins w:author="toantk" w:date="2022-07-27T16:08:00Z" w:id="13725"/>
                <w:del w:author="Tran Khanh Toan" w:date="2022-08-04T11:23:00Z" w:id="13726"/>
              </w:rPr>
            </w:pPr>
            <w:ins w:author="Tran Khanh Toan" w:date="2022-08-04T11:23:00Z" w:id="13727">
              <w:r>
                <w:t>Trường hợp ONT xử lý được request</w:t>
              </w:r>
            </w:ins>
            <w:ins w:author="toantk" w:date="2022-08-04T17:52:00Z" w:id="13728">
              <w:r w:rsidR="00EA6B8E">
                <w:t xml:space="preserve"> thành công sẽ</w:t>
              </w:r>
            </w:ins>
            <w:ins w:author="Tran Khanh Toan" w:date="2022-08-04T11:23:00Z" w:id="13729">
              <w:r>
                <w:t xml:space="preserve"> trả về kết quả </w:t>
              </w:r>
            </w:ins>
            <w:ins w:author="Tran Khanh Toan" w:date="2022-08-04T13:31:00Z" w:id="13730">
              <w:r w:rsidR="006862CE">
                <w:t>Trace</w:t>
              </w:r>
            </w:ins>
            <w:ins w:author="Tran Khanh Toan" w:date="2022-08-04T11:23:00Z" w:id="13731">
              <w:r>
                <w:t xml:space="preserve"> cho Mobile App. Trường hợp ONT không xử lý được request hoặc gặp lỗi sẽ trả về mã lỗi. </w:t>
              </w:r>
            </w:ins>
            <w:ins w:author="toantk" w:date="2022-07-27T16:08:00Z" w:id="13732">
              <w:del w:author="Tran Khanh Toan" w:date="2022-08-04T11:23:00Z" w:id="13733">
                <w:r w:rsidDel="00160AE7" w:rsidR="00A04D9B">
                  <w:delText>Mobile App gửi yêu cầu thực hiện Trace đến ONT</w:delText>
                </w:r>
              </w:del>
            </w:ins>
          </w:p>
          <w:p w:rsidR="00A04D9B" w:rsidDel="00160AE7" w:rsidRDefault="61FEDA74" w14:paraId="68058B2C" w14:textId="7A608549">
            <w:pPr>
              <w:pStyle w:val="FirstLevelBullet"/>
              <w:rPr>
                <w:ins w:author="toantk" w:date="2022-07-27T16:08:00Z" w:id="330271861"/>
                <w:del w:author="Tran Khanh Toan" w:date="2022-08-04T11:23:00Z" w:id="104679993"/>
              </w:rPr>
            </w:pPr>
            <w:del w:author="Tran Khanh Toan" w:date="2022-08-04T11:23:00Z" w:id="1602091768">
              <w:r w:rsidDel="1D95DE78">
                <w:delText xml:space="preserve">Mobile App thực hiện request với định dạng </w:delText>
              </w:r>
              <w:r>
                <w:fldChar w:fldCharType="begin"/>
              </w:r>
              <w:r>
                <w:delInstrText xml:space="preserve"> HYPERLINK "https://&lt;ip&gt;:&lt;port&gt;/onelinkagent" </w:delInstrText>
              </w:r>
              <w:r>
                <w:fldChar w:fldCharType="separate"/>
              </w:r>
              <w:r w:rsidRPr="2ADD6C4A" w:rsidDel="1D95DE78">
                <w:rPr>
                  <w:rStyle w:val="Hyperlink"/>
                </w:rPr>
                <w:delText>https://&lt;ip&gt;:&lt;port&gt;/onelinkagent</w:delText>
              </w:r>
              <w:r>
                <w:fldChar w:fldCharType="end"/>
              </w:r>
              <w:r w:rsidDel="1D95DE78">
                <w:delText xml:space="preserve"> với cookies đi kèm request được quy định trong mục 7.2.1</w:delText>
              </w:r>
            </w:del>
          </w:p>
          <w:p w:rsidR="00A04D9B" w:rsidDel="00160AE7" w:rsidRDefault="00A04D9B" w14:paraId="37B90C19" w14:textId="63E63907">
            <w:pPr>
              <w:pStyle w:val="FirstLevelBullet"/>
              <w:rPr>
                <w:ins w:author="toantk" w:date="2022-07-27T16:08:00Z" w:id="13737"/>
                <w:del w:author="Tran Khanh Toan" w:date="2022-08-04T11:23:00Z" w:id="13738"/>
              </w:rPr>
            </w:pPr>
            <w:ins w:author="toantk" w:date="2022-07-27T16:08:00Z" w:id="13739">
              <w:del w:author="Tran Khanh Toan" w:date="2022-08-04T11:23:00Z" w:id="13740">
                <w:r w:rsidDel="00160AE7">
                  <w:delText>ONT nhận yêu cầu, xử lý và gửi lại phản hồi nhận request thành công hay gặp lỗi.</w:delText>
                </w:r>
              </w:del>
            </w:ins>
          </w:p>
          <w:p w:rsidR="00A04D9B" w:rsidDel="00160AE7" w:rsidRDefault="00A04D9B" w14:paraId="5111F140" w14:textId="1226B6F5">
            <w:pPr>
              <w:pStyle w:val="FirstLevelBullet"/>
              <w:rPr>
                <w:ins w:author="toantk" w:date="2022-07-27T16:08:00Z" w:id="13741"/>
                <w:del w:author="Tran Khanh Toan" w:date="2022-08-04T11:23:00Z" w:id="13742"/>
              </w:rPr>
            </w:pPr>
            <w:ins w:author="toantk" w:date="2022-07-27T16:08:00Z" w:id="13743">
              <w:del w:author="Tran Khanh Toan" w:date="2022-08-04T11:23:00Z" w:id="13744">
                <w:r w:rsidDel="00160AE7">
                  <w:delText>Nếu nhận request thành công, ONT thực hiện ping.</w:delText>
                </w:r>
              </w:del>
            </w:ins>
          </w:p>
          <w:p w:rsidR="00A04D9B" w:rsidDel="00160AE7" w:rsidRDefault="00A04D9B" w14:paraId="3860F9BE" w14:textId="7245A0AE">
            <w:pPr>
              <w:pStyle w:val="FirstLevelBullet"/>
              <w:rPr>
                <w:ins w:author="toantk" w:date="2022-07-27T16:08:00Z" w:id="13745"/>
                <w:del w:author="Tran Khanh Toan" w:date="2022-08-04T11:23:00Z" w:id="13746"/>
              </w:rPr>
            </w:pPr>
            <w:ins w:author="toantk" w:date="2022-07-27T16:08:00Z" w:id="13747">
              <w:del w:author="Tran Khanh Toan" w:date="2022-08-04T11:23:00Z" w:id="13748">
                <w:r w:rsidDel="00160AE7">
                  <w:delText>Mobile App thực hiện lấy kết quả ping bằng request Trace Result.</w:delText>
                </w:r>
              </w:del>
            </w:ins>
          </w:p>
          <w:p w:rsidR="00A04D9B" w:rsidDel="00160AE7" w:rsidRDefault="00A04D9B" w14:paraId="7B59D186" w14:textId="41CC1F35">
            <w:pPr>
              <w:pStyle w:val="FirstLevelBullet"/>
              <w:rPr>
                <w:ins w:author="toantk" w:date="2022-07-27T16:08:00Z" w:id="13749"/>
                <w:del w:author="Tran Khanh Toan" w:date="2022-08-04T11:23:00Z" w:id="13750"/>
              </w:rPr>
            </w:pPr>
            <w:ins w:author="toantk" w:date="2022-07-27T16:08:00Z" w:id="13751">
              <w:del w:author="Tran Khanh Toan" w:date="2022-08-04T11:23:00Z" w:id="13752">
                <w:r w:rsidDel="00160AE7">
                  <w:delText>ONT trả về kết quả Trace Result cho Mobile App.</w:delText>
                </w:r>
              </w:del>
            </w:ins>
          </w:p>
          <w:p w:rsidR="003B44C7" w:rsidDel="00A04D9B" w:rsidRDefault="003B44C7" w14:paraId="0894A97C" w14:textId="5B680F2D">
            <w:pPr>
              <w:pStyle w:val="FirstLevelBullet"/>
              <w:rPr>
                <w:ins w:author="Tran Khanh Toan" w:date="2022-07-01T15:19:00Z" w:id="13753"/>
                <w:del w:author="toantk" w:date="2022-07-27T16:08:00Z" w:id="13754"/>
              </w:rPr>
            </w:pPr>
            <w:del w:author="toantk" w:date="2022-07-27T16:08:00Z" w:id="13755">
              <w:r w:rsidDel="00A04D9B">
                <w:delText>OneLink</w:delText>
              </w:r>
            </w:del>
            <w:ins w:author="Tran Khanh Toan" w:date="2022-07-01T15:42:00Z" w:id="13756">
              <w:del w:author="toantk" w:date="2022-07-27T16:08:00Z" w:id="13757">
                <w:r w:rsidDel="00A04D9B" w:rsidR="007A6979">
                  <w:delText>Mobile App</w:delText>
                </w:r>
              </w:del>
            </w:ins>
            <w:del w:author="toantk" w:date="2022-07-27T16:08:00Z" w:id="13758">
              <w:r w:rsidDel="00A04D9B">
                <w:delText xml:space="preserve"> gửi yêu cầu thực hiện </w:delText>
              </w:r>
              <w:r w:rsidDel="00A04D9B" w:rsidR="007D5AEE">
                <w:delText>Trace</w:delText>
              </w:r>
              <w:r w:rsidDel="00A04D9B">
                <w:delText xml:space="preserve"> đến ONT</w:delText>
              </w:r>
            </w:del>
          </w:p>
          <w:p w:rsidR="0021332D" w:rsidDel="00A04D9B" w:rsidRDefault="0021332D" w14:paraId="224E4F50" w14:textId="4FD62306">
            <w:pPr>
              <w:pStyle w:val="FirstLevelBullet"/>
              <w:rPr>
                <w:del w:author="toantk" w:date="2022-07-27T16:08:00Z" w:id="1582095180"/>
              </w:rPr>
            </w:pPr>
            <w:del w:author="toantk" w:date="2022-07-27T16:08:00Z" w:id="1702075925">
              <w:r w:rsidDel="7B9170D2">
                <w:delText xml:space="preserve">Mobile App thực hiện request với định dạng </w:delText>
              </w:r>
              <w:r>
                <w:fldChar w:fldCharType="begin"/>
              </w:r>
              <w:r>
                <w:delInstrText xml:space="preserve"> HYPERLINK "https://&lt;ip&gt;:&lt;port&gt;/onelinkagent" </w:delInstrText>
              </w:r>
              <w:r>
                <w:fldChar w:fldCharType="separate"/>
              </w:r>
              <w:r w:rsidRPr="2ADD6C4A" w:rsidDel="7B9170D2">
                <w:rPr>
                  <w:rStyle w:val="Hyperlink"/>
                </w:rPr>
                <w:delText>https://&lt;ip&gt;:&lt;port&gt;/onelinkagent</w:delText>
              </w:r>
              <w:r>
                <w:fldChar w:fldCharType="end"/>
              </w:r>
              <w:r w:rsidDel="7B9170D2">
                <w:delText xml:space="preserve"> với cookies đi kèm request được quy định trong mục 7.2.1</w:delText>
              </w:r>
            </w:del>
          </w:p>
          <w:p w:rsidR="003B44C7" w:rsidDel="00A04D9B" w:rsidRDefault="003B44C7" w14:paraId="4A36B757" w14:textId="015E3001">
            <w:pPr>
              <w:pStyle w:val="FirstLevelBullet"/>
              <w:rPr>
                <w:del w:author="toantk" w:date="2022-07-27T16:08:00Z" w:id="13761"/>
              </w:rPr>
            </w:pPr>
            <w:del w:author="toantk" w:date="2022-07-27T16:08:00Z" w:id="13762">
              <w:r w:rsidDel="00A04D9B">
                <w:delText>ONT nhận yêu cầu, xử lý và gửi lại phản hồi thông tin thiết bị khách đang kết nối đến ONT cho OneLink</w:delText>
              </w:r>
            </w:del>
            <w:ins w:author="Tran Khanh Toan" w:date="2022-07-01T15:42:00Z" w:id="13763">
              <w:del w:author="toantk" w:date="2022-07-27T16:08:00Z" w:id="13764">
                <w:r w:rsidDel="00A04D9B" w:rsidR="007A6979">
                  <w:delText>Mobile App</w:delText>
                </w:r>
              </w:del>
            </w:ins>
          </w:p>
          <w:p w:rsidR="003B44C7" w:rsidDel="00A04D9B" w:rsidRDefault="003B44C7" w14:paraId="04B37876" w14:textId="15644D70">
            <w:pPr>
              <w:pStyle w:val="FirstLevelBullet"/>
              <w:rPr>
                <w:del w:author="toantk" w:date="2022-07-27T16:08:00Z" w:id="13765"/>
              </w:rPr>
            </w:pPr>
            <w:del w:author="toantk" w:date="2022-07-27T16:08:00Z" w:id="13766">
              <w:r w:rsidDel="00A04D9B">
                <w:delText>Nếu có xảy ra lỗi ONT gửi phản hồi mã lỗi.</w:delText>
              </w:r>
            </w:del>
          </w:p>
          <w:p w:rsidR="006F40D9" w:rsidDel="00A04D9B" w:rsidRDefault="006F40D9" w14:paraId="7420F28C" w14:textId="1CAC6817">
            <w:pPr>
              <w:pStyle w:val="FirstLevelBullet"/>
              <w:rPr>
                <w:del w:author="toantk" w:date="2022-07-27T16:08:00Z" w:id="13767"/>
              </w:rPr>
              <w:pPrChange w:author="Tran Khanh Toan" w:date="2022-08-04T11:23:00Z" w:id="13768">
                <w:pPr>
                  <w:pStyle w:val="FirstLevelBullet"/>
                  <w:numPr>
                    <w:numId w:val="0"/>
                  </w:numPr>
                  <w:ind w:left="0" w:firstLine="0"/>
                </w:pPr>
              </w:pPrChange>
            </w:pPr>
            <w:del w:author="toantk" w:date="2022-07-27T16:08:00Z" w:id="13769">
              <w:r w:rsidDel="00A04D9B">
                <w:delText>Lưu ý: Kết quả trace trả về cho OneLink</w:delText>
              </w:r>
            </w:del>
            <w:ins w:author="Tran Khanh Toan" w:date="2022-07-01T15:42:00Z" w:id="13770">
              <w:del w:author="toantk" w:date="2022-07-27T16:08:00Z" w:id="13771">
                <w:r w:rsidDel="00A04D9B" w:rsidR="007A6979">
                  <w:delText>Mobile App</w:delText>
                </w:r>
              </w:del>
            </w:ins>
            <w:del w:author="toantk" w:date="2022-07-27T16:08:00Z" w:id="13772">
              <w:r w:rsidDel="00A04D9B">
                <w:delText xml:space="preserve"> sẽ gửi chính output text </w:delText>
              </w:r>
            </w:del>
          </w:p>
          <w:p w:rsidR="006F40D9" w:rsidRDefault="006F40D9" w14:paraId="30244E69" w14:textId="1D220CA1">
            <w:pPr>
              <w:pStyle w:val="FirstLevelBullet"/>
              <w:pPrChange w:author="Tran Khanh Toan" w:date="2022-08-04T11:23:00Z" w:id="13773">
                <w:pPr>
                  <w:pStyle w:val="FirstLevelBullet"/>
                  <w:numPr>
                    <w:numId w:val="0"/>
                  </w:numPr>
                  <w:ind w:left="0" w:firstLine="0"/>
                </w:pPr>
              </w:pPrChange>
            </w:pPr>
            <w:del w:author="toantk" w:date="2022-07-27T16:08:00Z" w:id="13774">
              <w:r w:rsidDel="00A04D9B">
                <w:delText>đầu ra của lệnh trace.</w:delText>
              </w:r>
            </w:del>
          </w:p>
        </w:tc>
      </w:tr>
      <w:tr w:rsidR="003B44C7" w:rsidTr="2ADD6C4A" w14:paraId="3CD41EC0" w14:textId="77777777">
        <w:tc>
          <w:tcPr>
            <w:tcW w:w="1885" w:type="dxa"/>
            <w:tcMar/>
          </w:tcPr>
          <w:p w:rsidR="003B44C7" w:rsidP="00E5021C" w:rsidRDefault="003B44C7" w14:paraId="7E4E59C7" w14:textId="77777777">
            <w:r>
              <w:t>Actor</w:t>
            </w:r>
          </w:p>
        </w:tc>
        <w:tc>
          <w:tcPr>
            <w:tcW w:w="7340" w:type="dxa"/>
            <w:tcMar/>
          </w:tcPr>
          <w:p w:rsidR="003B44C7" w:rsidP="00E5021C" w:rsidRDefault="003B44C7" w14:paraId="1ED71883" w14:textId="77777777">
            <w:r>
              <w:t>Admin</w:t>
            </w:r>
          </w:p>
        </w:tc>
      </w:tr>
      <w:tr w:rsidR="003B44C7" w:rsidTr="2ADD6C4A" w14:paraId="4BE3B4C9" w14:textId="77777777">
        <w:tc>
          <w:tcPr>
            <w:tcW w:w="1885" w:type="dxa"/>
            <w:tcMar/>
          </w:tcPr>
          <w:p w:rsidR="003B44C7" w:rsidP="00E5021C" w:rsidRDefault="003B44C7" w14:paraId="30AC7854" w14:textId="77777777">
            <w:r>
              <w:t>Pre-condition</w:t>
            </w:r>
          </w:p>
        </w:tc>
        <w:tc>
          <w:tcPr>
            <w:tcW w:w="7340" w:type="dxa"/>
            <w:tcMar/>
          </w:tcPr>
          <w:p w:rsidR="003B44C7" w:rsidP="00E5021C" w:rsidRDefault="003B44C7" w14:paraId="6390FA6B" w14:textId="229C0949">
            <w:r>
              <w:t xml:space="preserve">Thiết bị hoạt động bình thường, </w:t>
            </w:r>
            <w:del w:author="Tran Khanh Toan" w:date="2022-07-01T15:42:00Z" w:id="13775">
              <w:r w:rsidDel="007A6979">
                <w:delText>OneLink</w:delText>
              </w:r>
            </w:del>
            <w:ins w:author="Tran Khanh Toan" w:date="2022-07-01T15:42:00Z" w:id="13776">
              <w:r w:rsidR="007A6979">
                <w:t>Mobile App</w:t>
              </w:r>
            </w:ins>
            <w:r>
              <w:t xml:space="preserve"> đã đăng nhập thành công vào thiết bị và được cấp phiên truy nhập</w:t>
            </w:r>
          </w:p>
        </w:tc>
      </w:tr>
      <w:tr w:rsidR="003B44C7" w:rsidTr="2ADD6C4A" w14:paraId="341C4382" w14:textId="77777777">
        <w:tc>
          <w:tcPr>
            <w:tcW w:w="1885" w:type="dxa"/>
            <w:tcMar/>
          </w:tcPr>
          <w:p w:rsidR="003B44C7" w:rsidP="00E5021C" w:rsidRDefault="003B44C7" w14:paraId="799B5BA8" w14:textId="77777777">
            <w:r>
              <w:t>Post-condition</w:t>
            </w:r>
          </w:p>
        </w:tc>
        <w:tc>
          <w:tcPr>
            <w:tcW w:w="7340" w:type="dxa"/>
            <w:tcMar/>
          </w:tcPr>
          <w:p w:rsidR="003B44C7" w:rsidP="00E5021C" w:rsidRDefault="003B44C7" w14:paraId="581837A9" w14:textId="06AA6560">
            <w:r>
              <w:t xml:space="preserve">Thiết bị phản hồi đầy đủ các thông tin cho </w:t>
            </w:r>
            <w:del w:author="Tran Khanh Toan" w:date="2022-07-01T15:42:00Z" w:id="13777">
              <w:r w:rsidDel="007A6979">
                <w:delText>OneLink</w:delText>
              </w:r>
            </w:del>
            <w:ins w:author="Tran Khanh Toan" w:date="2022-07-01T15:42:00Z" w:id="13778">
              <w:r w:rsidR="007A6979">
                <w:t>Mobile App</w:t>
              </w:r>
            </w:ins>
          </w:p>
        </w:tc>
      </w:tr>
    </w:tbl>
    <w:p w:rsidRPr="00A13CE7" w:rsidR="003B44C7" w:rsidP="003B44C7" w:rsidRDefault="003B44C7" w14:paraId="3B56A865" w14:textId="77777777"/>
    <w:p w:rsidR="003B44C7" w:rsidP="003B44C7" w:rsidRDefault="003B44C7" w14:paraId="06870030" w14:textId="77777777">
      <w:pPr>
        <w:rPr>
          <w:b/>
          <w:bCs/>
        </w:rPr>
      </w:pPr>
      <w:r w:rsidRPr="003C44BD">
        <w:rPr>
          <w:b/>
          <w:bCs/>
        </w:rPr>
        <w:t>Luồng dữ liệu:</w:t>
      </w:r>
    </w:p>
    <w:p w:rsidR="00881A01" w:rsidP="002611CE" w:rsidRDefault="007D5AEE" w14:paraId="598168D1" w14:textId="230D9E62">
      <w:pPr>
        <w:pStyle w:val="ANSVNormal1"/>
        <w:keepNext/>
        <w:jc w:val="center"/>
        <w:rPr>
          <w:ins w:author="toantk" w:date="2022-07-28T09:49:00Z" w:id="13779"/>
        </w:rPr>
      </w:pPr>
      <w:del w:author="toantk" w:date="2022-07-27T16:12:00Z" w:id="13780">
        <w:r w:rsidDel="00826562">
          <w:object w:dxaOrig="9180" w:dyaOrig="5296" w14:anchorId="54169F5B">
            <v:shape id="_x0000_i1062" style="width:460.5pt;height:265.5pt" o:ole="" type="#_x0000_t75">
              <v:imagedata o:title="" r:id="rId95"/>
            </v:shape>
            <o:OLEObject Type="Embed" ProgID="Visio.Drawing.15" ShapeID="_x0000_i1062" DrawAspect="Content" ObjectID="_1721885987" r:id="rId96"/>
          </w:object>
        </w:r>
      </w:del>
      <w:ins w:author="toantk" w:date="2022-07-27T16:12:00Z" w:id="13781">
        <w:r w:rsidRPr="00826562" w:rsidR="00826562">
          <w:rPr>
            <w:rFonts w:ascii="Times New Roman" w:hAnsi="Times New Roman" w:eastAsia="Times New Roman" w:cs="Times New Roman"/>
            <w:snapToGrid w:val="0"/>
            <w:color w:val="000000"/>
            <w:w w:val="0"/>
            <w:sz w:val="0"/>
            <w:szCs w:val="0"/>
            <w:u w:color="000000"/>
            <w:bdr w:val="none" w:color="000000" w:sz="0" w:space="0"/>
            <w:shd w:val="clear" w:color="000000" w:fill="000000"/>
            <w:lang w:val="x-none" w:eastAsia="x-none" w:bidi="x-none"/>
          </w:rPr>
          <w:t xml:space="preserve"> </w:t>
        </w:r>
      </w:ins>
      <w:ins w:author="Tran Khanh Toan" w:date="2022-08-04T13:32:00Z" w:id="13782">
        <w:r w:rsidRPr="006862CE" w:rsidR="006862CE">
          <w:rPr>
            <w:rFonts w:ascii="Times New Roman" w:hAnsi="Times New Roman" w:eastAsia="Times New Roman" w:cs="Times New Roman"/>
            <w:snapToGrid w:val="0"/>
            <w:color w:val="000000"/>
            <w:w w:val="0"/>
            <w:sz w:val="0"/>
            <w:szCs w:val="0"/>
            <w:u w:color="000000"/>
            <w:bdr w:val="none" w:color="000000" w:sz="0" w:space="0"/>
            <w:shd w:val="clear" w:color="000000" w:fill="000000"/>
          </w:rPr>
          <w:drawing>
            <wp:inline distT="0" distB="0" distL="0" distR="0" wp14:anchorId="03EFF514" wp14:editId="6C647347">
              <wp:extent cx="5864225" cy="3368643"/>
              <wp:effectExtent l="0" t="0" r="3175" b="3810"/>
              <wp:docPr id="17" name="Picture 17" descr="C:\Users\toantk\Downloads\onelink_new-Trang-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descr="C:\Users\toantk\Downloads\onelink_new-Trang-23.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64225" cy="3368643"/>
                      </a:xfrm>
                      <a:prstGeom prst="rect">
                        <a:avLst/>
                      </a:prstGeom>
                      <a:noFill/>
                      <a:ln>
                        <a:noFill/>
                      </a:ln>
                    </pic:spPr>
                  </pic:pic>
                </a:graphicData>
              </a:graphic>
            </wp:inline>
          </w:drawing>
        </w:r>
      </w:ins>
      <w:ins w:author="toantk" w:date="2022-07-27T16:12:00Z" w:id="13783">
        <w:del w:author="Tran Khanh Toan" w:date="2022-08-04T13:32:00Z" w:id="13784">
          <w:r w:rsidRPr="00826562" w:rsidDel="006862CE" w:rsidR="00826562">
            <w:drawing>
              <wp:inline distT="0" distB="0" distL="0" distR="0" wp14:anchorId="299B3497" wp14:editId="2DC594E7">
                <wp:extent cx="5864225" cy="3387409"/>
                <wp:effectExtent l="0" t="0" r="3175" b="3810"/>
                <wp:docPr id="8" name="Picture 8" descr="C:\Users\toantk\Downloads\onelink-P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Users\toantk\Downloads\onelink-Page-14.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64225" cy="3387409"/>
                        </a:xfrm>
                        <a:prstGeom prst="rect">
                          <a:avLst/>
                        </a:prstGeom>
                        <a:noFill/>
                        <a:ln>
                          <a:noFill/>
                        </a:ln>
                      </pic:spPr>
                    </pic:pic>
                  </a:graphicData>
                </a:graphic>
              </wp:inline>
            </w:drawing>
          </w:r>
        </w:del>
      </w:ins>
    </w:p>
    <w:p w:rsidR="00826562" w:rsidRDefault="00881A01" w14:paraId="1AE1E99D" w14:textId="0298A869">
      <w:pPr>
        <w:pStyle w:val="Caption"/>
        <w:rPr>
          <w:ins w:author="toantk" w:date="2022-07-27T16:12:00Z" w:id="13785"/>
        </w:rPr>
        <w:pPrChange w:author="toantk" w:date="2022-07-28T09:49:00Z" w:id="13786">
          <w:pPr>
            <w:pStyle w:val="ANSVNormal1"/>
            <w:keepNext/>
            <w:jc w:val="center"/>
          </w:pPr>
        </w:pPrChange>
      </w:pPr>
      <w:bookmarkStart w:name="_Toc110529223" w:id="13787"/>
      <w:ins w:author="toantk" w:date="2022-07-28T09:49:00Z" w:id="13788">
        <w:r>
          <w:t xml:space="preserve">Hình </w:t>
        </w:r>
      </w:ins>
      <w:ins w:author="toantk" w:date="2022-07-28T09:55:00Z" w:id="13789">
        <w:r>
          <w:fldChar w:fldCharType="begin"/>
        </w:r>
        <w:r>
          <w:instrText xml:space="preserve"> STYLEREF 1 \s </w:instrText>
        </w:r>
      </w:ins>
      <w:r>
        <w:fldChar w:fldCharType="separate"/>
      </w:r>
      <w:r w:rsidR="00533729">
        <w:rPr>
          <w:noProof/>
        </w:rPr>
        <w:t>7</w:t>
      </w:r>
      <w:ins w:author="toantk" w:date="2022-07-28T09:55:00Z" w:id="13790">
        <w:r>
          <w:fldChar w:fldCharType="end"/>
        </w:r>
        <w:r>
          <w:t>.</w:t>
        </w:r>
        <w:r>
          <w:fldChar w:fldCharType="begin"/>
        </w:r>
        <w:r>
          <w:instrText xml:space="preserve"> SEQ Hình \* ARABIC \s 1 </w:instrText>
        </w:r>
      </w:ins>
      <w:r>
        <w:fldChar w:fldCharType="separate"/>
      </w:r>
      <w:r w:rsidR="00533729">
        <w:rPr>
          <w:noProof/>
        </w:rPr>
        <w:t>34</w:t>
      </w:r>
      <w:ins w:author="toantk" w:date="2022-07-28T09:55:00Z" w:id="13791">
        <w:r>
          <w:fldChar w:fldCharType="end"/>
        </w:r>
      </w:ins>
      <w:ins w:author="toantk" w:date="2022-07-28T09:49:00Z" w:id="13792">
        <w:r>
          <w:t xml:space="preserve"> Luồng điều khiển Trace qua Mobile App</w:t>
        </w:r>
      </w:ins>
      <w:bookmarkEnd w:id="13787"/>
    </w:p>
    <w:p w:rsidR="007D5AEE" w:rsidDel="00826562" w:rsidRDefault="007D5AEE" w14:paraId="27A983D3" w14:textId="226535B7">
      <w:pPr>
        <w:pStyle w:val="Caption"/>
        <w:rPr>
          <w:del w:author="toantk" w:date="2022-07-27T16:12:00Z" w:id="13793"/>
        </w:rPr>
        <w:pPrChange w:author="toantk" w:date="2022-07-27T16:12:00Z" w:id="13794">
          <w:pPr>
            <w:pStyle w:val="ANSVNormal1"/>
            <w:keepNext/>
            <w:jc w:val="center"/>
          </w:pPr>
        </w:pPrChange>
      </w:pPr>
    </w:p>
    <w:p w:rsidR="003B44C7" w:rsidDel="00881A01" w:rsidRDefault="007D5AEE" w14:paraId="041EEE95" w14:textId="77611EBA">
      <w:pPr>
        <w:pStyle w:val="Caption"/>
        <w:rPr>
          <w:del w:author="toantk" w:date="2022-07-28T09:49:00Z" w:id="13795"/>
        </w:rPr>
      </w:pPr>
      <w:del w:author="toantk" w:date="2022-07-27T16:12:00Z" w:id="13796">
        <w:r w:rsidDel="00826562">
          <w:delText xml:space="preserve">Hình </w:delText>
        </w:r>
      </w:del>
      <w:ins w:author="Tran Khanh Toan" w:date="2022-07-01T17:42:00Z" w:id="13797">
        <w:del w:author="toantk" w:date="2022-07-27T09:26:00Z" w:id="13798">
          <w:r w:rsidDel="006A7679" w:rsidR="00076894">
            <w:fldChar w:fldCharType="begin"/>
          </w:r>
          <w:r w:rsidDel="006A7679" w:rsidR="00076894">
            <w:delInstrText xml:space="preserve"> STYLEREF 1 \s </w:delInstrText>
          </w:r>
        </w:del>
      </w:ins>
      <w:del w:author="toantk" w:date="2022-07-27T09:26:00Z" w:id="13799">
        <w:r w:rsidDel="006A7679" w:rsidR="00076894">
          <w:fldChar w:fldCharType="separate"/>
        </w:r>
        <w:r w:rsidDel="006A7679" w:rsidR="00076894">
          <w:rPr>
            <w:noProof/>
          </w:rPr>
          <w:delText>7</w:delText>
        </w:r>
      </w:del>
      <w:ins w:author="Tran Khanh Toan" w:date="2022-07-01T17:42:00Z" w:id="13800">
        <w:del w:author="toantk" w:date="2022-07-27T09:26:00Z" w:id="13801">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3802">
        <w:r w:rsidDel="006A7679" w:rsidR="00076894">
          <w:fldChar w:fldCharType="separate"/>
        </w:r>
      </w:del>
      <w:ins w:author="Tran Khanh Toan" w:date="2022-07-01T17:42:00Z" w:id="13803">
        <w:del w:author="toantk" w:date="2022-07-27T09:26:00Z" w:id="13804">
          <w:r w:rsidDel="006A7679" w:rsidR="00076894">
            <w:rPr>
              <w:noProof/>
            </w:rPr>
            <w:delText>37</w:delText>
          </w:r>
          <w:r w:rsidDel="006A7679" w:rsidR="00076894">
            <w:fldChar w:fldCharType="end"/>
          </w:r>
        </w:del>
      </w:ins>
      <w:del w:author="toantk" w:date="2022-07-28T09:49:00Z" w:id="13805">
        <w:r w:rsidDel="00881A01" w:rsidR="003F0BD0">
          <w:fldChar w:fldCharType="begin"/>
        </w:r>
        <w:r w:rsidDel="00881A01" w:rsidR="003F0BD0">
          <w:rPr>
            <w:noProof/>
          </w:rPr>
          <w:delInstrText xml:space="preserve"> STYLEREF 1 \s </w:delInstrText>
        </w:r>
        <w:r w:rsidDel="00881A01" w:rsidR="003F0BD0">
          <w:fldChar w:fldCharType="separate"/>
        </w:r>
        <w:r w:rsidDel="00881A01" w:rsidR="00CE3D0F">
          <w:rPr>
            <w:noProof/>
          </w:rPr>
          <w:delText>7</w:delText>
        </w:r>
        <w:r w:rsidDel="00881A01" w:rsidR="003F0BD0">
          <w:fldChar w:fldCharType="end"/>
        </w:r>
        <w:r w:rsidDel="00881A01" w:rsidR="00CE3D0F">
          <w:delText>.</w:delText>
        </w:r>
        <w:r w:rsidDel="00881A01" w:rsidR="003F0BD0">
          <w:fldChar w:fldCharType="begin"/>
        </w:r>
        <w:r w:rsidDel="00881A01" w:rsidR="003F0BD0">
          <w:rPr>
            <w:noProof/>
          </w:rPr>
          <w:delInstrText xml:space="preserve"> SEQ Hình \* ARABIC \s 1 </w:delInstrText>
        </w:r>
        <w:r w:rsidDel="00881A01" w:rsidR="003F0BD0">
          <w:fldChar w:fldCharType="separate"/>
        </w:r>
        <w:r w:rsidDel="00881A01" w:rsidR="00CE3D0F">
          <w:rPr>
            <w:noProof/>
          </w:rPr>
          <w:delText>34</w:delText>
        </w:r>
        <w:r w:rsidDel="00881A01" w:rsidR="003F0BD0">
          <w:fldChar w:fldCharType="end"/>
        </w:r>
        <w:r w:rsidDel="00881A01">
          <w:delText xml:space="preserve"> Luồng điều khiển Trace qua OneLink</w:delText>
        </w:r>
      </w:del>
      <w:ins w:author="Tran Khanh Toan" w:date="2022-07-01T15:42:00Z" w:id="13806">
        <w:del w:author="toantk" w:date="2022-07-28T09:49:00Z" w:id="13807">
          <w:r w:rsidDel="00881A01" w:rsidR="007A6979">
            <w:delText>Mobile App</w:delText>
          </w:r>
        </w:del>
      </w:ins>
    </w:p>
    <w:p w:rsidR="003B44C7" w:rsidP="003B44C7" w:rsidRDefault="003B44C7" w14:paraId="4F28667F" w14:textId="388CD777">
      <w:pPr>
        <w:rPr>
          <w:b/>
          <w:bCs/>
        </w:rPr>
      </w:pPr>
      <w:del w:author="Tran Khanh Toan" w:date="2022-07-04T09:21:00Z" w:id="13808">
        <w:r w:rsidRPr="00AB6FAB" w:rsidDel="00F02801">
          <w:rPr>
            <w:b/>
            <w:bCs/>
          </w:rPr>
          <w:delText xml:space="preserve">Cấu trúc dữ liệu </w:delText>
        </w:r>
      </w:del>
      <w:ins w:author="Tran Khanh Toan" w:date="2022-07-04T09:22:00Z" w:id="13809">
        <w:r w:rsidR="00F02801">
          <w:rPr>
            <w:b/>
            <w:bCs/>
          </w:rPr>
          <w:t xml:space="preserve">Cấu trúc payload </w:t>
        </w:r>
      </w:ins>
      <w:r w:rsidRPr="00AB6FAB">
        <w:rPr>
          <w:b/>
          <w:bCs/>
        </w:rPr>
        <w:t>của bản tin:</w:t>
      </w:r>
    </w:p>
    <w:p w:rsidR="003B44C7" w:rsidP="003B44C7" w:rsidRDefault="006F40D9" w14:paraId="5BF0EE53" w14:textId="73FEF5A0">
      <w:pPr>
        <w:pStyle w:val="ListParagraph"/>
        <w:numPr>
          <w:ilvl w:val="0"/>
          <w:numId w:val="9"/>
        </w:numPr>
        <w:rPr>
          <w:b/>
          <w:bCs/>
        </w:rPr>
      </w:pPr>
      <w:r>
        <w:rPr>
          <w:b/>
          <w:bCs/>
        </w:rPr>
        <w:t>Trace</w:t>
      </w:r>
      <w:r w:rsidR="003B44C7">
        <w:rPr>
          <w:b/>
          <w:bCs/>
        </w:rPr>
        <w:t xml:space="preserve"> Request:</w:t>
      </w:r>
    </w:p>
    <w:p w:rsidR="00826562" w:rsidP="2ADD6C4A" w:rsidRDefault="68A39B0C" w14:paraId="69B5770C" w14:textId="77777777">
      <w:pPr>
        <w:ind w:left="360"/>
        <w:rPr>
          <w:ins w:author="toantk" w:date="2022-07-27T16:13:00Z" w:id="13810"/>
        </w:rPr>
        <w:pPrChange w:author="toantk" w:date="2022-07-27T16:13:00Z" w:id="13811">
          <w:pPr>
            <w:pStyle w:val="ListParagraph"/>
            <w:numPr>
              <w:numId w:val="9"/>
            </w:numPr>
            <w:ind w:hanging="360"/>
          </w:pPr>
        </w:pPrChange>
      </w:pPr>
      <w:ins w:author="toantk" w:date="2022-07-27T16:13:00Z" w:id="1413046590">
        <w:r w:rsidR="44E20629">
          <w:t>{</w:t>
        </w:r>
      </w:ins>
    </w:p>
    <w:p w:rsidR="00826562" w:rsidP="2ADD6C4A" w:rsidRDefault="68A39B0C" w14:paraId="71A4E88A" w14:textId="77777777">
      <w:pPr>
        <w:ind w:left="360"/>
        <w:rPr>
          <w:ins w:author="toantk" w:date="2022-07-27T16:13:00Z" w:id="13813"/>
        </w:rPr>
        <w:pPrChange w:author="toantk" w:date="2022-07-27T16:13:00Z" w:id="13814">
          <w:pPr>
            <w:pStyle w:val="ListParagraph"/>
            <w:numPr>
              <w:numId w:val="9"/>
            </w:numPr>
            <w:ind w:hanging="360"/>
          </w:pPr>
        </w:pPrChange>
      </w:pPr>
      <w:ins w:author="toantk" w:date="2022-07-27T16:13:00Z" w:id="1809785143">
        <w:r w:rsidR="44E20629">
          <w:t xml:space="preserve">    “action” : “traceroute”,</w:t>
        </w:r>
      </w:ins>
    </w:p>
    <w:p w:rsidR="00826562" w:rsidP="2ADD6C4A" w:rsidRDefault="68A39B0C" w14:paraId="5E79E686" w14:textId="77777777">
      <w:pPr>
        <w:ind w:left="360"/>
        <w:rPr>
          <w:ins w:author="toantk" w:date="2022-07-27T16:13:00Z" w:id="13816"/>
        </w:rPr>
        <w:pPrChange w:author="toantk" w:date="2022-07-27T16:13:00Z" w:id="13817">
          <w:pPr>
            <w:pStyle w:val="ListParagraph"/>
            <w:numPr>
              <w:numId w:val="9"/>
            </w:numPr>
            <w:ind w:hanging="360"/>
          </w:pPr>
        </w:pPrChange>
      </w:pPr>
      <w:ins w:author="toantk" w:date="2022-07-27T16:13:00Z" w:id="753266852">
        <w:r w:rsidR="44E20629">
          <w:t xml:space="preserve">    “tracerouteCode”: 1</w:t>
        </w:r>
      </w:ins>
    </w:p>
    <w:p w:rsidR="00826562" w:rsidDel="00CF35F9" w:rsidP="2ADD6C4A" w:rsidRDefault="00826562" w14:paraId="058D8E35" w14:textId="59F871C7">
      <w:pPr>
        <w:ind w:left="360"/>
        <w:rPr>
          <w:ins w:author="toantk" w:date="2022-07-27T16:13:00Z" w:id="13819"/>
          <w:del w:author="Tran Khanh Toan" w:date="2022-08-04T14:31:00Z" w:id="13820"/>
        </w:rPr>
        <w:pPrChange w:author="toantk" w:date="2022-07-27T16:13:00Z" w:id="13821">
          <w:pPr>
            <w:pStyle w:val="ListParagraph"/>
            <w:numPr>
              <w:numId w:val="9"/>
            </w:numPr>
            <w:ind w:hanging="360"/>
          </w:pPr>
        </w:pPrChange>
      </w:pPr>
      <w:del w:author="Tran Khanh Toan" w:date="2022-08-04T14:31:00Z" w:id="1416853560">
        <w:r w:rsidDel="14C56427">
          <w:delText xml:space="preserve">    “interfaceType” : “&lt;interfaceType&gt;”,</w:delText>
        </w:r>
      </w:del>
    </w:p>
    <w:p w:rsidR="00826562" w:rsidDel="00CF35F9" w:rsidP="2ADD6C4A" w:rsidRDefault="00826562" w14:paraId="22952D78" w14:textId="2B31D3BC">
      <w:pPr>
        <w:ind w:left="360"/>
        <w:rPr>
          <w:ins w:author="toantk" w:date="2022-07-27T16:13:00Z" w:id="13823"/>
          <w:del w:author="Tran Khanh Toan" w:date="2022-08-04T14:31:00Z" w:id="13824"/>
        </w:rPr>
        <w:pPrChange w:author="toantk" w:date="2022-07-27T16:13:00Z" w:id="13825">
          <w:pPr>
            <w:pStyle w:val="ListParagraph"/>
            <w:numPr>
              <w:numId w:val="9"/>
            </w:numPr>
            <w:ind w:hanging="360"/>
          </w:pPr>
        </w:pPrChange>
      </w:pPr>
      <w:del w:author="Tran Khanh Toan" w:date="2022-08-04T14:31:00Z" w:id="452236925">
        <w:r w:rsidDel="14C56427">
          <w:delText xml:space="preserve">    “wanInterface” : “wanInterface”,</w:delText>
        </w:r>
      </w:del>
    </w:p>
    <w:p w:rsidR="00826562" w:rsidDel="00CF35F9" w:rsidP="2ADD6C4A" w:rsidRDefault="00826562" w14:paraId="4FFE207F" w14:textId="3194911D">
      <w:pPr>
        <w:ind w:left="360"/>
        <w:rPr>
          <w:ins w:author="toantk" w:date="2022-07-27T16:13:00Z" w:id="13827"/>
          <w:del w:author="Tran Khanh Toan" w:date="2022-08-04T14:31:00Z" w:id="13828"/>
        </w:rPr>
        <w:pPrChange w:author="toantk" w:date="2022-07-27T16:13:00Z" w:id="13829">
          <w:pPr>
            <w:pStyle w:val="ListParagraph"/>
            <w:numPr>
              <w:numId w:val="9"/>
            </w:numPr>
            <w:ind w:hanging="360"/>
          </w:pPr>
        </w:pPrChange>
      </w:pPr>
      <w:del w:author="Tran Khanh Toan" w:date="2022-08-04T14:31:00Z" w:id="311440733">
        <w:r w:rsidDel="14C56427">
          <w:delText xml:space="preserve">    “ipVersion” : “&lt;ipVersion&gt;”,</w:delText>
        </w:r>
      </w:del>
    </w:p>
    <w:p w:rsidR="00826562" w:rsidP="2ADD6C4A" w:rsidRDefault="68A39B0C" w14:paraId="6331820D" w14:textId="23176DD0">
      <w:pPr>
        <w:ind w:left="360"/>
        <w:rPr>
          <w:ins w:author="Tran Khanh Toan" w:date="2022-08-04T14:37:00Z" w:id="13831"/>
        </w:rPr>
        <w:pPrChange w:author="toantk" w:date="2022-07-27T16:13:00Z" w:id="13832">
          <w:pPr>
            <w:pStyle w:val="ListParagraph"/>
            <w:numPr>
              <w:numId w:val="9"/>
            </w:numPr>
            <w:ind w:hanging="360"/>
          </w:pPr>
        </w:pPrChange>
      </w:pPr>
      <w:ins w:author="toantk" w:date="2022-07-27T16:13:00Z" w:id="245635266">
        <w:r w:rsidR="44E20629">
          <w:t xml:space="preserve">    “host” : “&lt;host domain name or IP address&gt;”</w:t>
        </w:r>
      </w:ins>
      <w:ins w:author="Tran Khanh Toan" w:date="2022-08-04T14:37:00Z" w:id="446330239">
        <w:r w:rsidR="1CE545AD">
          <w:t>,</w:t>
        </w:r>
      </w:ins>
    </w:p>
    <w:p w:rsidR="008518B1" w:rsidP="2ADD6C4A" w:rsidRDefault="6E241834" w14:paraId="54DC993B" w14:textId="4852FB94">
      <w:pPr>
        <w:ind w:left="360" w:firstLine="360"/>
        <w:rPr>
          <w:ins w:author="toantk" w:date="2022-07-27T16:13:00Z" w:id="13835"/>
        </w:rPr>
        <w:pPrChange w:author="Tran Khanh Toan" w:date="2022-08-04T14:37:00Z" w:id="13836">
          <w:pPr>
            <w:pStyle w:val="ListParagraph"/>
            <w:numPr>
              <w:numId w:val="9"/>
            </w:numPr>
            <w:ind w:hanging="360"/>
          </w:pPr>
        </w:pPrChange>
      </w:pPr>
      <w:ins w:author="Tran Khanh Toan" w:date="2022-08-04T14:37:00Z" w:id="236230434">
        <w:r w:rsidR="1CE545AD">
          <w:t xml:space="preserve">“requestId” : </w:t>
        </w:r>
      </w:ins>
      <w:r w:rsidR="43F0A092">
        <w:rPr/>
        <w:t>&lt;requestId&gt;</w:t>
      </w:r>
    </w:p>
    <w:p w:rsidR="00826562" w:rsidP="2ADD6C4A" w:rsidRDefault="68A39B0C" w14:paraId="7D57055C" w14:textId="77777777">
      <w:pPr>
        <w:ind w:left="360"/>
        <w:rPr>
          <w:ins w:author="toantk" w:date="2022-07-27T16:13:00Z" w:id="13838"/>
        </w:rPr>
        <w:pPrChange w:author="toantk" w:date="2022-07-27T16:13:00Z" w:id="13839">
          <w:pPr>
            <w:pStyle w:val="ListParagraph"/>
            <w:numPr>
              <w:numId w:val="9"/>
            </w:numPr>
            <w:ind w:hanging="360"/>
          </w:pPr>
        </w:pPrChange>
      </w:pPr>
      <w:ins w:author="toantk" w:date="2022-07-27T16:13:00Z" w:id="531631371">
        <w:r w:rsidR="44E20629">
          <w:t>}</w:t>
        </w:r>
      </w:ins>
    </w:p>
    <w:p w:rsidR="003B44C7" w:rsidDel="00826562" w:rsidP="003B44C7" w:rsidRDefault="003B44C7" w14:paraId="44F3DE56" w14:textId="1AA59C83">
      <w:pPr>
        <w:pStyle w:val="ListParagraph"/>
        <w:rPr>
          <w:del w:author="toantk" w:date="2022-07-27T16:13:00Z" w:id="13841"/>
        </w:rPr>
      </w:pPr>
      <w:del w:author="toantk" w:date="2022-07-27T16:13:00Z" w:id="13842">
        <w:r w:rsidDel="00826562">
          <w:delText>{“action” : “</w:delText>
        </w:r>
        <w:r w:rsidDel="00826562" w:rsidR="007D5AEE">
          <w:delText>trace</w:delText>
        </w:r>
        <w:r w:rsidDel="00826562">
          <w:delText>”,</w:delText>
        </w:r>
      </w:del>
    </w:p>
    <w:p w:rsidR="003B44C7" w:rsidDel="00826562" w:rsidP="003B44C7" w:rsidRDefault="003B44C7" w14:paraId="5AA57091" w14:textId="5E72069C">
      <w:pPr>
        <w:pStyle w:val="ListParagraph"/>
        <w:rPr>
          <w:del w:author="toantk" w:date="2022-07-27T16:13:00Z" w:id="13843"/>
        </w:rPr>
      </w:pPr>
      <w:del w:author="toantk" w:date="2022-07-27T16:13:00Z" w:id="13844">
        <w:r w:rsidDel="00826562">
          <w:delText xml:space="preserve">  “interfaceType” : “&lt;interfaceType&gt;”,</w:delText>
        </w:r>
      </w:del>
    </w:p>
    <w:p w:rsidR="003B44C7" w:rsidDel="00826562" w:rsidP="003B44C7" w:rsidRDefault="003B44C7" w14:paraId="17DC5706" w14:textId="57747147">
      <w:pPr>
        <w:pStyle w:val="ListParagraph"/>
        <w:rPr>
          <w:del w:author="toantk" w:date="2022-07-27T16:13:00Z" w:id="13845"/>
        </w:rPr>
      </w:pPr>
      <w:del w:author="toantk" w:date="2022-07-27T16:13:00Z" w:id="13846">
        <w:r w:rsidDel="00826562">
          <w:delText xml:space="preserve">  “wanInterface” : “wanInterface”,</w:delText>
        </w:r>
      </w:del>
    </w:p>
    <w:p w:rsidR="003B44C7" w:rsidDel="00826562" w:rsidP="003B44C7" w:rsidRDefault="003B44C7" w14:paraId="7B034DAE" w14:textId="292A8C22">
      <w:pPr>
        <w:pStyle w:val="ListParagraph"/>
        <w:rPr>
          <w:del w:author="toantk" w:date="2022-07-27T16:13:00Z" w:id="13847"/>
        </w:rPr>
      </w:pPr>
      <w:del w:author="toantk" w:date="2022-07-27T16:13:00Z" w:id="13848">
        <w:r w:rsidDel="00826562">
          <w:delText xml:space="preserve">  “ipVersion” : “&lt;ipVersion&gt;”,</w:delText>
        </w:r>
      </w:del>
    </w:p>
    <w:p w:rsidR="003B44C7" w:rsidDel="00826562" w:rsidP="003B44C7" w:rsidRDefault="003B44C7" w14:paraId="48C7F782" w14:textId="7DCCC4D1">
      <w:pPr>
        <w:pStyle w:val="ListParagraph"/>
        <w:rPr>
          <w:del w:author="toantk" w:date="2022-07-27T16:13:00Z" w:id="13849"/>
        </w:rPr>
      </w:pPr>
      <w:del w:author="toantk" w:date="2022-07-27T16:13:00Z" w:id="13850">
        <w:r w:rsidDel="00826562">
          <w:delText xml:space="preserve">  “destAddr” : “&lt;destAddr &gt;”</w:delText>
        </w:r>
        <w:r w:rsidDel="00826562" w:rsidR="00466FAB">
          <w:delText>,</w:delText>
        </w:r>
      </w:del>
    </w:p>
    <w:p w:rsidR="00466FAB" w:rsidDel="00826562" w:rsidP="00466FAB" w:rsidRDefault="006F40D9" w14:paraId="59F049D3" w14:textId="3BA67F2F">
      <w:pPr>
        <w:ind w:firstLine="720"/>
        <w:rPr>
          <w:del w:author="toantk" w:date="2022-07-27T16:13:00Z" w:id="13851"/>
        </w:rPr>
      </w:pPr>
      <w:del w:author="toantk" w:date="2022-07-27T16:13:00Z" w:id="13852">
        <w:r w:rsidDel="00826562">
          <w:delText xml:space="preserve"> </w:delText>
        </w:r>
        <w:r w:rsidDel="00826562" w:rsidR="00466FAB">
          <w:delText xml:space="preserve"> “requestId” : “&lt;requestId&gt;”</w:delText>
        </w:r>
      </w:del>
    </w:p>
    <w:p w:rsidR="003B44C7" w:rsidDel="00826562" w:rsidP="003B44C7" w:rsidRDefault="003B44C7" w14:paraId="3A6F1443" w14:textId="7D6A1506">
      <w:pPr>
        <w:pStyle w:val="ListParagraph"/>
        <w:rPr>
          <w:del w:author="toantk" w:date="2022-07-27T16:13:00Z" w:id="13853"/>
        </w:rPr>
      </w:pPr>
      <w:del w:author="toantk" w:date="2022-07-27T16:13:00Z" w:id="13854">
        <w:r w:rsidDel="00826562">
          <w:delText>}</w:delText>
        </w:r>
      </w:del>
    </w:p>
    <w:p w:rsidRPr="00472EC9" w:rsidR="006862CE" w:rsidRDefault="007D5AEE" w14:paraId="3F8075A7" w14:textId="4D618305">
      <w:pPr>
        <w:pStyle w:val="ListParagraph"/>
        <w:numPr>
          <w:ilvl w:val="0"/>
          <w:numId w:val="9"/>
        </w:numPr>
        <w:rPr>
          <w:b/>
          <w:bCs/>
          <w:rPrChange w:author="Tran Khanh Toan" w:date="2022-08-04T14:02:00Z" w:id="13855">
            <w:rPr/>
          </w:rPrChange>
        </w:rPr>
      </w:pPr>
      <w:r>
        <w:rPr>
          <w:b/>
          <w:bCs/>
        </w:rPr>
        <w:t>Trace</w:t>
      </w:r>
      <w:r w:rsidR="003B44C7">
        <w:rPr>
          <w:b/>
          <w:bCs/>
        </w:rPr>
        <w:t xml:space="preserve"> Response:</w:t>
      </w:r>
    </w:p>
    <w:p w:rsidR="00826562" w:rsidDel="006862CE" w:rsidP="2ADD6C4A" w:rsidRDefault="00826562" w14:paraId="2632DF85" w14:textId="5563ADEA">
      <w:pPr>
        <w:ind w:left="2880"/>
        <w:rPr>
          <w:ins w:author="toantk" w:date="2022-07-27T16:13:00Z" w:id="13856"/>
          <w:del w:author="Tran Khanh Toan" w:date="2022-08-04T13:39:00Z" w:id="13857"/>
        </w:rPr>
        <w:pPrChange w:author="Tran Khanh Toan" w:date="2022-08-04T13:40:00Z" w:id="13858">
          <w:pPr>
            <w:pStyle w:val="ListParagraph"/>
            <w:numPr>
              <w:numId w:val="9"/>
            </w:numPr>
            <w:ind w:hanging="360"/>
          </w:pPr>
        </w:pPrChange>
      </w:pPr>
      <w:del w:author="Tran Khanh Toan" w:date="2022-08-04T13:39:00Z" w:id="700575057">
        <w:r w:rsidDel="14C56427">
          <w:delText>{</w:delText>
        </w:r>
      </w:del>
    </w:p>
    <w:p w:rsidR="00826562" w:rsidDel="006862CE" w:rsidP="2ADD6C4A" w:rsidRDefault="00826562" w14:paraId="08B5B9DA" w14:textId="6C13D3F4">
      <w:pPr>
        <w:ind w:left="2880"/>
        <w:rPr>
          <w:ins w:author="toantk" w:date="2022-07-27T16:13:00Z" w:id="13860"/>
          <w:del w:author="Tran Khanh Toan" w:date="2022-08-04T13:39:00Z" w:id="13861"/>
        </w:rPr>
        <w:pPrChange w:author="Tran Khanh Toan" w:date="2022-08-04T13:40:00Z" w:id="13862">
          <w:pPr>
            <w:pStyle w:val="ListParagraph"/>
            <w:numPr>
              <w:numId w:val="9"/>
            </w:numPr>
            <w:ind w:hanging="360"/>
          </w:pPr>
        </w:pPrChange>
      </w:pPr>
      <w:del w:author="Tran Khanh Toan" w:date="2022-08-04T13:39:00Z" w:id="949182624">
        <w:r w:rsidDel="14C56427">
          <w:delText xml:space="preserve">    “status”: &lt;0 or error code&gt;,</w:delText>
        </w:r>
      </w:del>
    </w:p>
    <w:p w:rsidR="00826562" w:rsidDel="006862CE" w:rsidP="2ADD6C4A" w:rsidRDefault="00826562" w14:paraId="3EA78D14" w14:textId="41FA75D2">
      <w:pPr>
        <w:ind w:left="2880"/>
        <w:rPr>
          <w:ins w:author="toantk" w:date="2022-07-27T16:13:00Z" w:id="13864"/>
          <w:del w:author="Tran Khanh Toan" w:date="2022-08-04T13:39:00Z" w:id="13865"/>
        </w:rPr>
        <w:pPrChange w:author="Tran Khanh Toan" w:date="2022-08-04T13:40:00Z" w:id="13866">
          <w:pPr>
            <w:pStyle w:val="ListParagraph"/>
            <w:numPr>
              <w:numId w:val="9"/>
            </w:numPr>
            <w:ind w:hanging="360"/>
          </w:pPr>
        </w:pPrChange>
      </w:pPr>
      <w:del w:author="Tran Khanh Toan" w:date="2022-08-04T13:39:00Z" w:id="1062887555">
        <w:r w:rsidDel="14C56427">
          <w:delText xml:space="preserve">    “message”: “&lt;message&gt;”, </w:delText>
        </w:r>
      </w:del>
    </w:p>
    <w:p w:rsidR="00826562" w:rsidDel="006862CE" w:rsidP="2ADD6C4A" w:rsidRDefault="00826562" w14:paraId="3CDC0A8A" w14:textId="4086D24E">
      <w:pPr>
        <w:ind w:left="2880"/>
        <w:rPr>
          <w:ins w:author="toantk" w:date="2022-07-27T16:13:00Z" w:id="13868"/>
          <w:del w:author="Tran Khanh Toan" w:date="2022-08-04T13:39:00Z" w:id="13869"/>
        </w:rPr>
        <w:pPrChange w:author="Tran Khanh Toan" w:date="2022-08-04T13:40:00Z" w:id="13870">
          <w:pPr>
            <w:pStyle w:val="ListParagraph"/>
            <w:numPr>
              <w:numId w:val="9"/>
            </w:numPr>
            <w:ind w:hanging="360"/>
          </w:pPr>
        </w:pPrChange>
      </w:pPr>
      <w:del w:author="Tran Khanh Toan" w:date="2022-08-04T13:39:00Z" w:id="56956478">
        <w:r w:rsidDel="14C56427">
          <w:delText xml:space="preserve">    “requestId” : “&lt;requestId&gt;”,</w:delText>
        </w:r>
      </w:del>
    </w:p>
    <w:p w:rsidR="00826562" w:rsidDel="006862CE" w:rsidP="2ADD6C4A" w:rsidRDefault="00826562" w14:paraId="608D148A" w14:textId="0F3ECC16">
      <w:pPr>
        <w:ind w:left="2880"/>
        <w:rPr>
          <w:ins w:author="toantk" w:date="2022-07-27T16:13:00Z" w:id="13872"/>
          <w:del w:author="Tran Khanh Toan" w:date="2022-08-04T13:39:00Z" w:id="13873"/>
        </w:rPr>
        <w:pPrChange w:author="Tran Khanh Toan" w:date="2022-08-04T13:40:00Z" w:id="13874">
          <w:pPr>
            <w:pStyle w:val="ListParagraph"/>
            <w:numPr>
              <w:numId w:val="9"/>
            </w:numPr>
            <w:ind w:hanging="360"/>
          </w:pPr>
        </w:pPrChange>
      </w:pPr>
      <w:del w:author="Tran Khanh Toan" w:date="2022-08-04T13:39:00Z" w:id="560789331">
        <w:r w:rsidDel="14C56427">
          <w:delText xml:space="preserve">    “data”: {</w:delText>
        </w:r>
      </w:del>
    </w:p>
    <w:p w:rsidR="00826562" w:rsidDel="006862CE" w:rsidP="2ADD6C4A" w:rsidRDefault="00826562" w14:paraId="1F59EC1E" w14:textId="772821FC">
      <w:pPr>
        <w:ind w:left="2880"/>
        <w:rPr>
          <w:ins w:author="toantk" w:date="2022-07-27T16:13:00Z" w:id="13876"/>
          <w:del w:author="Tran Khanh Toan" w:date="2022-08-04T13:39:00Z" w:id="13877"/>
        </w:rPr>
        <w:pPrChange w:author="Tran Khanh Toan" w:date="2022-08-04T13:40:00Z" w:id="13878">
          <w:pPr>
            <w:pStyle w:val="ListParagraph"/>
            <w:numPr>
              <w:numId w:val="9"/>
            </w:numPr>
            <w:ind w:hanging="360"/>
          </w:pPr>
        </w:pPrChange>
      </w:pPr>
      <w:del w:author="Tran Khanh Toan" w:date="2022-08-04T13:39:00Z" w:id="212353608">
        <w:r w:rsidDel="14C56427">
          <w:delText xml:space="preserve">        “action”: “traceroute”,</w:delText>
        </w:r>
      </w:del>
    </w:p>
    <w:p w:rsidR="00826562" w:rsidDel="006862CE" w:rsidP="2ADD6C4A" w:rsidRDefault="00826562" w14:paraId="57C409A6" w14:textId="59ACB103">
      <w:pPr>
        <w:ind w:left="2880"/>
        <w:rPr>
          <w:ins w:author="toantk" w:date="2022-07-27T16:13:00Z" w:id="13880"/>
          <w:del w:author="Tran Khanh Toan" w:date="2022-08-04T13:39:00Z" w:id="13881"/>
        </w:rPr>
        <w:pPrChange w:author="Tran Khanh Toan" w:date="2022-08-04T13:40:00Z" w:id="13882">
          <w:pPr>
            <w:pStyle w:val="ListParagraph"/>
            <w:numPr>
              <w:numId w:val="9"/>
            </w:numPr>
            <w:ind w:hanging="360"/>
          </w:pPr>
        </w:pPrChange>
      </w:pPr>
      <w:del w:author="Tran Khanh Toan" w:date="2022-08-04T13:39:00Z" w:id="940103600">
        <w:r w:rsidDel="14C56427">
          <w:delText xml:space="preserve">        “result”: [{</w:delText>
        </w:r>
      </w:del>
    </w:p>
    <w:p w:rsidR="00826562" w:rsidDel="006862CE" w:rsidP="2ADD6C4A" w:rsidRDefault="00826562" w14:paraId="16B2FB7A" w14:textId="510FB2A8">
      <w:pPr>
        <w:ind w:left="2880"/>
        <w:rPr>
          <w:ins w:author="toantk" w:date="2022-07-27T16:13:00Z" w:id="13884"/>
          <w:del w:author="Tran Khanh Toan" w:date="2022-08-04T13:39:00Z" w:id="13885"/>
        </w:rPr>
        <w:pPrChange w:author="Tran Khanh Toan" w:date="2022-08-04T13:40:00Z" w:id="13886">
          <w:pPr>
            <w:pStyle w:val="ListParagraph"/>
            <w:numPr>
              <w:numId w:val="9"/>
            </w:numPr>
            <w:ind w:hanging="360"/>
          </w:pPr>
        </w:pPrChange>
      </w:pPr>
      <w:del w:author="Tran Khanh Toan" w:date="2022-08-04T13:39:00Z" w:id="261200189">
        <w:r w:rsidDel="14C56427">
          <w:delText xml:space="preserve">                “tracerouteCode”: &lt;Diagnostic code&gt;</w:delText>
        </w:r>
      </w:del>
    </w:p>
    <w:p w:rsidR="00826562" w:rsidDel="006862CE" w:rsidP="2ADD6C4A" w:rsidRDefault="00826562" w14:paraId="6B662673" w14:textId="6245A674">
      <w:pPr>
        <w:ind w:left="2880"/>
        <w:rPr>
          <w:ins w:author="toantk" w:date="2022-07-27T16:13:00Z" w:id="13888"/>
          <w:del w:author="Tran Khanh Toan" w:date="2022-08-04T13:39:00Z" w:id="13889"/>
        </w:rPr>
        <w:pPrChange w:author="Tran Khanh Toan" w:date="2022-08-04T13:40:00Z" w:id="13890">
          <w:pPr>
            <w:pStyle w:val="ListParagraph"/>
            <w:numPr>
              <w:numId w:val="9"/>
            </w:numPr>
            <w:ind w:hanging="360"/>
          </w:pPr>
        </w:pPrChange>
      </w:pPr>
      <w:del w:author="Tran Khanh Toan" w:date="2022-08-04T13:39:00Z" w:id="1929151753">
        <w:r w:rsidDel="14C56427">
          <w:delText xml:space="preserve">                “interfaceType” : “&lt;interfaceType&gt;”,</w:delText>
        </w:r>
      </w:del>
    </w:p>
    <w:p w:rsidR="00826562" w:rsidDel="006862CE" w:rsidP="2ADD6C4A" w:rsidRDefault="00826562" w14:paraId="48DDED48" w14:textId="63469029">
      <w:pPr>
        <w:ind w:left="2880"/>
        <w:rPr>
          <w:ins w:author="toantk" w:date="2022-07-27T16:13:00Z" w:id="13892"/>
          <w:del w:author="Tran Khanh Toan" w:date="2022-08-04T13:39:00Z" w:id="13893"/>
        </w:rPr>
        <w:pPrChange w:author="Tran Khanh Toan" w:date="2022-08-04T13:40:00Z" w:id="13894">
          <w:pPr>
            <w:pStyle w:val="ListParagraph"/>
            <w:numPr>
              <w:numId w:val="9"/>
            </w:numPr>
            <w:ind w:hanging="360"/>
          </w:pPr>
        </w:pPrChange>
      </w:pPr>
      <w:del w:author="Tran Khanh Toan" w:date="2022-08-04T13:39:00Z" w:id="173682360">
        <w:r w:rsidDel="14C56427">
          <w:delText xml:space="preserve">                “wanInterface” : “wanInterface”,</w:delText>
        </w:r>
      </w:del>
    </w:p>
    <w:p w:rsidR="00826562" w:rsidDel="006862CE" w:rsidP="2ADD6C4A" w:rsidRDefault="00826562" w14:paraId="04E4C564" w14:textId="25155BC6">
      <w:pPr>
        <w:ind w:left="2880"/>
        <w:rPr>
          <w:ins w:author="toantk" w:date="2022-07-27T16:13:00Z" w:id="13896"/>
          <w:del w:author="Tran Khanh Toan" w:date="2022-08-04T13:39:00Z" w:id="13897"/>
        </w:rPr>
        <w:pPrChange w:author="Tran Khanh Toan" w:date="2022-08-04T13:40:00Z" w:id="13898">
          <w:pPr>
            <w:pStyle w:val="ListParagraph"/>
            <w:numPr>
              <w:numId w:val="9"/>
            </w:numPr>
            <w:ind w:hanging="360"/>
          </w:pPr>
        </w:pPrChange>
      </w:pPr>
      <w:del w:author="Tran Khanh Toan" w:date="2022-08-04T13:39:00Z" w:id="529624555">
        <w:r w:rsidDel="14C56427">
          <w:delText xml:space="preserve">                “ipVersion” : “&lt;ipVersion&gt;”,</w:delText>
        </w:r>
      </w:del>
    </w:p>
    <w:p w:rsidR="00826562" w:rsidDel="006862CE" w:rsidP="2ADD6C4A" w:rsidRDefault="00826562" w14:paraId="577545D3" w14:textId="3F6E7D77">
      <w:pPr>
        <w:ind w:left="2880"/>
        <w:rPr>
          <w:ins w:author="toantk" w:date="2022-07-27T16:13:00Z" w:id="13900"/>
          <w:del w:author="Tran Khanh Toan" w:date="2022-08-04T13:39:00Z" w:id="13901"/>
        </w:rPr>
        <w:pPrChange w:author="Tran Khanh Toan" w:date="2022-08-04T13:40:00Z" w:id="13902">
          <w:pPr>
            <w:pStyle w:val="ListParagraph"/>
            <w:numPr>
              <w:numId w:val="9"/>
            </w:numPr>
            <w:ind w:hanging="360"/>
          </w:pPr>
        </w:pPrChange>
      </w:pPr>
      <w:del w:author="Tran Khanh Toan" w:date="2022-08-04T13:39:00Z" w:id="33524667">
        <w:r w:rsidDel="14C56427">
          <w:delText xml:space="preserve">                “host” : “&lt;host domain name or IP address&gt;”</w:delText>
        </w:r>
      </w:del>
    </w:p>
    <w:p w:rsidR="00826562" w:rsidDel="006862CE" w:rsidP="2ADD6C4A" w:rsidRDefault="00826562" w14:paraId="490487D8" w14:textId="0CD02376">
      <w:pPr>
        <w:ind w:left="2880"/>
        <w:rPr>
          <w:ins w:author="toantk" w:date="2022-07-27T16:13:00Z" w:id="13904"/>
          <w:del w:author="Tran Khanh Toan" w:date="2022-08-04T13:39:00Z" w:id="13905"/>
        </w:rPr>
        <w:pPrChange w:author="Tran Khanh Toan" w:date="2022-08-04T13:40:00Z" w:id="13906">
          <w:pPr>
            <w:pStyle w:val="ListParagraph"/>
            <w:numPr>
              <w:numId w:val="9"/>
            </w:numPr>
            <w:ind w:hanging="360"/>
          </w:pPr>
        </w:pPrChange>
      </w:pPr>
      <w:del w:author="Tran Khanh Toan" w:date="2022-08-04T13:39:00Z" w:id="541264536">
        <w:r w:rsidDel="14C56427">
          <w:delText xml:space="preserve">            }</w:delText>
        </w:r>
      </w:del>
    </w:p>
    <w:p w:rsidR="00826562" w:rsidDel="006862CE" w:rsidP="2ADD6C4A" w:rsidRDefault="00826562" w14:paraId="4DDC3B4A" w14:textId="27ED288E">
      <w:pPr>
        <w:ind w:left="2880"/>
        <w:rPr>
          <w:ins w:author="toantk" w:date="2022-07-27T16:13:00Z" w:id="13908"/>
          <w:del w:author="Tran Khanh Toan" w:date="2022-08-04T13:39:00Z" w:id="13909"/>
        </w:rPr>
        <w:pPrChange w:author="Tran Khanh Toan" w:date="2022-08-04T13:40:00Z" w:id="13910">
          <w:pPr>
            <w:pStyle w:val="ListParagraph"/>
            <w:numPr>
              <w:numId w:val="9"/>
            </w:numPr>
            <w:ind w:hanging="360"/>
          </w:pPr>
        </w:pPrChange>
      </w:pPr>
      <w:del w:author="Tran Khanh Toan" w:date="2022-08-04T13:39:00Z" w:id="1586955249">
        <w:r w:rsidDel="14C56427">
          <w:delText xml:space="preserve">        ]</w:delText>
        </w:r>
      </w:del>
    </w:p>
    <w:p w:rsidR="00826562" w:rsidDel="006862CE" w:rsidP="2ADD6C4A" w:rsidRDefault="00826562" w14:paraId="14DB6D36" w14:textId="50399C63">
      <w:pPr>
        <w:ind w:left="2880"/>
        <w:rPr>
          <w:ins w:author="toantk" w:date="2022-07-27T16:13:00Z" w:id="13912"/>
          <w:del w:author="Tran Khanh Toan" w:date="2022-08-04T13:39:00Z" w:id="13913"/>
        </w:rPr>
        <w:pPrChange w:author="Tran Khanh Toan" w:date="2022-08-04T13:40:00Z" w:id="13914">
          <w:pPr>
            <w:pStyle w:val="ListParagraph"/>
            <w:numPr>
              <w:numId w:val="9"/>
            </w:numPr>
            <w:ind w:hanging="360"/>
          </w:pPr>
        </w:pPrChange>
      </w:pPr>
      <w:del w:author="Tran Khanh Toan" w:date="2022-08-04T13:39:00Z" w:id="915733190">
        <w:r w:rsidDel="14C56427">
          <w:delText xml:space="preserve">    }</w:delText>
        </w:r>
      </w:del>
    </w:p>
    <w:p w:rsidR="00C111AD" w:rsidDel="006862CE" w:rsidRDefault="00C111AD" w14:paraId="03651F05" w14:textId="4D3162C6">
      <w:pPr>
        <w:pStyle w:val="ListParagraph"/>
        <w:numPr>
          <w:ilvl w:val="0"/>
          <w:numId w:val="9"/>
        </w:numPr>
        <w:ind w:left="3240"/>
        <w:rPr>
          <w:ins w:author="toantk" w:date="2022-07-27T16:14:00Z" w:id="13916"/>
          <w:del w:author="Tran Khanh Toan" w:date="2022-08-04T13:39:00Z" w:id="13917"/>
          <w:b/>
          <w:bCs/>
        </w:rPr>
        <w:pPrChange w:author="Tran Khanh Toan" w:date="2022-08-04T13:40:00Z" w:id="13918">
          <w:pPr>
            <w:pStyle w:val="ListParagraph"/>
            <w:numPr>
              <w:numId w:val="9"/>
            </w:numPr>
            <w:ind w:hanging="360"/>
          </w:pPr>
        </w:pPrChange>
      </w:pPr>
      <w:ins w:author="toantk" w:date="2022-07-27T16:14:00Z" w:id="13919">
        <w:del w:author="Tran Khanh Toan" w:date="2022-08-04T13:39:00Z" w:id="13920">
          <w:r w:rsidDel="006862CE">
            <w:rPr>
              <w:b/>
              <w:bCs/>
            </w:rPr>
            <w:delText>Trace Result Request:</w:delText>
          </w:r>
        </w:del>
      </w:ins>
    </w:p>
    <w:p w:rsidRPr="002611CE" w:rsidR="00C111AD" w:rsidDel="006862CE" w:rsidP="2ADD6C4A" w:rsidRDefault="00C111AD" w14:paraId="0ADC98A7" w14:textId="7AA7137A">
      <w:pPr>
        <w:ind w:left="2880"/>
        <w:rPr>
          <w:ins w:author="toantk" w:date="2022-07-27T16:14:00Z" w:id="13921"/>
          <w:del w:author="Tran Khanh Toan" w:date="2022-08-04T13:39:00Z" w:id="13922"/>
          <w:bCs/>
        </w:rPr>
        <w:pPrChange w:author="Tran Khanh Toan" w:date="2022-08-04T13:40:00Z" w:id="13923">
          <w:pPr>
            <w:pStyle w:val="ListParagraph"/>
            <w:numPr>
              <w:numId w:val="9"/>
            </w:numPr>
            <w:ind w:hanging="360"/>
          </w:pPr>
        </w:pPrChange>
      </w:pPr>
      <w:del w:author="Tran Khanh Toan" w:date="2022-08-04T13:39:00Z" w:id="122395555">
        <w:r w:rsidDel="62034E33">
          <w:delText>{</w:delText>
        </w:r>
      </w:del>
    </w:p>
    <w:p w:rsidR="00C111AD" w:rsidDel="006862CE" w:rsidP="2ADD6C4A" w:rsidRDefault="00C111AD" w14:paraId="4BD8F777" w14:textId="71333CBD">
      <w:pPr>
        <w:ind w:left="2880"/>
        <w:rPr>
          <w:ins w:author="toantk" w:date="2022-07-27T16:14:00Z" w:id="13925"/>
          <w:del w:author="Tran Khanh Toan" w:date="2022-08-04T13:39:00Z" w:id="13926"/>
        </w:rPr>
        <w:pPrChange w:author="Tran Khanh Toan" w:date="2022-08-04T13:40:00Z" w:id="13927">
          <w:pPr>
            <w:pStyle w:val="ListParagraph"/>
            <w:numPr>
              <w:numId w:val="9"/>
            </w:numPr>
            <w:ind w:hanging="360"/>
          </w:pPr>
        </w:pPrChange>
      </w:pPr>
      <w:del w:author="Tran Khanh Toan" w:date="2022-08-04T13:39:00Z" w:id="336933">
        <w:r w:rsidDel="62034E33">
          <w:delText xml:space="preserve">    “action”: “tracerouteResult”,</w:delText>
        </w:r>
      </w:del>
    </w:p>
    <w:p w:rsidR="00C111AD" w:rsidDel="006862CE" w:rsidP="2ADD6C4A" w:rsidRDefault="00C111AD" w14:paraId="5D9A5DEE" w14:textId="55AE17E5">
      <w:pPr>
        <w:ind w:left="2880"/>
        <w:rPr>
          <w:ins w:author="toantk" w:date="2022-07-27T16:14:00Z" w:id="13929"/>
          <w:del w:author="Tran Khanh Toan" w:date="2022-08-04T13:39:00Z" w:id="13930"/>
        </w:rPr>
        <w:pPrChange w:author="Tran Khanh Toan" w:date="2022-08-04T13:40:00Z" w:id="13931">
          <w:pPr>
            <w:pStyle w:val="ListParagraph"/>
            <w:numPr>
              <w:numId w:val="9"/>
            </w:numPr>
            <w:ind w:hanging="360"/>
          </w:pPr>
        </w:pPrChange>
      </w:pPr>
      <w:del w:author="Tran Khanh Toan" w:date="2022-08-04T13:39:00Z" w:id="548061791">
        <w:r w:rsidDel="62034E33">
          <w:delText xml:space="preserve">    “requestId”: &lt;requestId&gt;</w:delText>
        </w:r>
      </w:del>
    </w:p>
    <w:p w:rsidR="00C111AD" w:rsidDel="006862CE" w:rsidP="2ADD6C4A" w:rsidRDefault="00C111AD" w14:paraId="06125B2A" w14:textId="12D78223">
      <w:pPr>
        <w:ind w:left="2880"/>
        <w:rPr>
          <w:ins w:author="toantk" w:date="2022-07-27T16:14:00Z" w:id="13933"/>
          <w:del w:author="Tran Khanh Toan" w:date="2022-08-04T13:39:00Z" w:id="13934"/>
        </w:rPr>
        <w:pPrChange w:author="Tran Khanh Toan" w:date="2022-08-04T13:40:00Z" w:id="13935">
          <w:pPr>
            <w:pStyle w:val="ListParagraph"/>
            <w:numPr>
              <w:numId w:val="9"/>
            </w:numPr>
            <w:ind w:hanging="360"/>
          </w:pPr>
        </w:pPrChange>
      </w:pPr>
      <w:del w:author="Tran Khanh Toan" w:date="2022-08-04T13:39:00Z" w:id="574553689">
        <w:r w:rsidDel="62034E33">
          <w:delText>}</w:delText>
        </w:r>
      </w:del>
    </w:p>
    <w:p w:rsidR="00C111AD" w:rsidDel="006862CE" w:rsidRDefault="00C111AD" w14:paraId="5419DC14" w14:textId="5C437D5B">
      <w:pPr>
        <w:pStyle w:val="ListParagraph"/>
        <w:numPr>
          <w:ilvl w:val="1"/>
          <w:numId w:val="9"/>
        </w:numPr>
        <w:ind w:left="3960"/>
        <w:rPr>
          <w:ins w:author="toantk" w:date="2022-07-27T16:14:00Z" w:id="13937"/>
          <w:del w:author="Tran Khanh Toan" w:date="2022-08-04T13:40:00Z" w:id="13938"/>
          <w:b/>
          <w:bCs/>
        </w:rPr>
        <w:pPrChange w:author="Tran Khanh Toan" w:date="2022-08-04T13:40:00Z" w:id="13939">
          <w:pPr>
            <w:pStyle w:val="ListParagraph"/>
            <w:numPr>
              <w:numId w:val="9"/>
            </w:numPr>
            <w:ind w:hanging="360"/>
          </w:pPr>
        </w:pPrChange>
      </w:pPr>
      <w:ins w:author="toantk" w:date="2022-07-27T16:14:00Z" w:id="13940">
        <w:del w:author="Tran Khanh Toan" w:date="2022-08-04T13:40:00Z" w:id="13941">
          <w:r w:rsidDel="006862CE">
            <w:rPr>
              <w:b/>
              <w:bCs/>
            </w:rPr>
            <w:delText xml:space="preserve">Trace </w:delText>
          </w:r>
        </w:del>
      </w:ins>
      <w:ins w:author="toantk" w:date="2022-07-27T16:15:00Z" w:id="13942">
        <w:del w:author="Tran Khanh Toan" w:date="2022-08-04T13:40:00Z" w:id="13943">
          <w:r w:rsidDel="006862CE">
            <w:rPr>
              <w:b/>
              <w:bCs/>
            </w:rPr>
            <w:delText xml:space="preserve">Result </w:delText>
          </w:r>
        </w:del>
      </w:ins>
      <w:ins w:author="toantk" w:date="2022-07-27T16:14:00Z" w:id="13944">
        <w:del w:author="Tran Khanh Toan" w:date="2022-08-04T13:40:00Z" w:id="13945">
          <w:r w:rsidDel="006862CE">
            <w:rPr>
              <w:b/>
              <w:bCs/>
            </w:rPr>
            <w:delText>Response:</w:delText>
          </w:r>
        </w:del>
      </w:ins>
    </w:p>
    <w:p w:rsidR="006862CE" w:rsidRDefault="006862CE" w14:paraId="553F55EF" w14:textId="77777777">
      <w:pPr>
        <w:spacing w:after="0"/>
        <w:ind w:left="1440"/>
        <w:rPr>
          <w:ins w:author="Tran Khanh Toan" w:date="2022-08-04T13:40:00Z" w:id="13946"/>
          <w:bCs/>
        </w:rPr>
        <w:pPrChange w:author="Tran Khanh Toan" w:date="2022-08-04T13:40:00Z" w:id="13947">
          <w:pPr>
            <w:spacing w:after="0"/>
          </w:pPr>
        </w:pPrChange>
      </w:pPr>
      <w:ins w:author="Tran Khanh Toan" w:date="2022-08-04T13:40:00Z" w:id="13948">
        <w:r w:rsidRPr="00D665A8">
          <w:rPr>
            <w:bCs/>
          </w:rPr>
          <w:t>{</w:t>
        </w:r>
      </w:ins>
    </w:p>
    <w:p w:rsidR="006862CE" w:rsidRDefault="006862CE" w14:paraId="79D0A2AA" w14:textId="77777777">
      <w:pPr>
        <w:pStyle w:val="ListParagraph"/>
        <w:ind w:left="2160"/>
        <w:rPr>
          <w:ins w:author="Tran Khanh Toan" w:date="2022-08-04T13:40:00Z" w:id="13949"/>
        </w:rPr>
        <w:pPrChange w:author="Tran Khanh Toan" w:date="2022-08-04T13:40:00Z" w:id="13950">
          <w:pPr>
            <w:pStyle w:val="ListParagraph"/>
          </w:pPr>
        </w:pPrChange>
      </w:pPr>
      <w:ins w:author="Tran Khanh Toan" w:date="2022-08-04T13:40:00Z" w:id="13951">
        <w:r>
          <w:rPr>
            <w:bCs/>
          </w:rPr>
          <w:t xml:space="preserve">    </w:t>
        </w:r>
        <w:r>
          <w:t>“status”: &lt;0 or error code&gt;,</w:t>
        </w:r>
      </w:ins>
    </w:p>
    <w:p w:rsidR="006862CE" w:rsidRDefault="006862CE" w14:paraId="53FD42BA" w14:textId="77777777">
      <w:pPr>
        <w:pStyle w:val="ListParagraph"/>
        <w:ind w:left="2160"/>
        <w:rPr>
          <w:ins w:author="Tran Khanh Toan" w:date="2022-08-04T13:40:00Z" w:id="13952"/>
        </w:rPr>
        <w:pPrChange w:author="Tran Khanh Toan" w:date="2022-08-04T13:40:00Z" w:id="13953">
          <w:pPr>
            <w:pStyle w:val="ListParagraph"/>
          </w:pPr>
        </w:pPrChange>
      </w:pPr>
      <w:ins w:author="Tran Khanh Toan" w:date="2022-08-04T13:40:00Z" w:id="13954">
        <w:r>
          <w:t xml:space="preserve">    “message”: “&lt;message&gt;”</w:t>
        </w:r>
      </w:ins>
    </w:p>
    <w:p w:rsidR="006862CE" w:rsidRDefault="006862CE" w14:paraId="35F5B3DC" w14:textId="7E43489C">
      <w:pPr>
        <w:pStyle w:val="ListParagraph"/>
        <w:ind w:left="2160"/>
        <w:rPr>
          <w:ins w:author="Tran Khanh Toan" w:date="2022-08-04T13:40:00Z" w:id="13955"/>
        </w:rPr>
        <w:pPrChange w:author="Tran Khanh Toan" w:date="2022-08-04T13:40:00Z" w:id="13956">
          <w:pPr>
            <w:pStyle w:val="ListParagraph"/>
          </w:pPr>
        </w:pPrChange>
      </w:pPr>
      <w:ins w:author="Tran Khanh Toan" w:date="2022-08-04T13:40:00Z" w:id="13957">
        <w:r>
          <w:t xml:space="preserve">    “requestId” : </w:t>
        </w:r>
      </w:ins>
      <w:r w:rsidR="003E0981">
        <w:t>&lt;requestId&gt;</w:t>
      </w:r>
      <w:ins w:author="Tran Khanh Toan" w:date="2022-08-04T13:40:00Z" w:id="13958">
        <w:r>
          <w:t>,</w:t>
        </w:r>
      </w:ins>
    </w:p>
    <w:p w:rsidR="006862CE" w:rsidRDefault="006862CE" w14:paraId="2E01D40B" w14:textId="77777777">
      <w:pPr>
        <w:pStyle w:val="ListParagraph"/>
        <w:ind w:left="2160"/>
        <w:rPr>
          <w:ins w:author="Tran Khanh Toan" w:date="2022-08-04T13:40:00Z" w:id="13959"/>
        </w:rPr>
        <w:pPrChange w:author="Tran Khanh Toan" w:date="2022-08-04T13:40:00Z" w:id="13960">
          <w:pPr>
            <w:pStyle w:val="ListParagraph"/>
          </w:pPr>
        </w:pPrChange>
      </w:pPr>
      <w:ins w:author="Tran Khanh Toan" w:date="2022-08-04T13:40:00Z" w:id="13961">
        <w:r>
          <w:t xml:space="preserve">    “data”: {</w:t>
        </w:r>
      </w:ins>
    </w:p>
    <w:p w:rsidR="006862CE" w:rsidRDefault="006862CE" w14:paraId="17306AA9" w14:textId="2C5FE96D">
      <w:pPr>
        <w:pStyle w:val="ListParagraph"/>
        <w:ind w:left="2160"/>
        <w:rPr>
          <w:ins w:author="Tran Khanh Toan" w:date="2022-08-04T15:15:00Z" w:id="13962"/>
        </w:rPr>
        <w:pPrChange w:author="Tran Khanh Toan" w:date="2022-08-04T13:40:00Z" w:id="13963">
          <w:pPr>
            <w:pStyle w:val="ListParagraph"/>
          </w:pPr>
        </w:pPrChange>
      </w:pPr>
      <w:ins w:author="Tran Khanh Toan" w:date="2022-08-04T13:40:00Z" w:id="13964">
        <w:r>
          <w:t xml:space="preserve">        “action”: “traceroute”,</w:t>
        </w:r>
      </w:ins>
    </w:p>
    <w:p w:rsidR="0074188E" w:rsidRDefault="0074188E" w14:paraId="6EDC35D5" w14:textId="7C474064">
      <w:pPr>
        <w:pStyle w:val="ListParagraph"/>
        <w:ind w:left="1440"/>
        <w:rPr>
          <w:ins w:author="Tran Khanh Toan" w:date="2022-08-04T15:15:00Z" w:id="13965"/>
        </w:rPr>
        <w:pPrChange w:author="Tran Khanh Toan" w:date="2022-08-04T15:15:00Z" w:id="13966">
          <w:pPr>
            <w:pStyle w:val="ListParagraph"/>
            <w:ind w:left="2880"/>
          </w:pPr>
        </w:pPrChange>
      </w:pPr>
      <w:ins w:author="Tran Khanh Toan" w:date="2022-08-04T15:15:00Z" w:id="13967">
        <w:r>
          <w:t xml:space="preserve">                   “tracerouteCode”: &lt;Diagnostic code&gt;</w:t>
        </w:r>
      </w:ins>
    </w:p>
    <w:p w:rsidR="0074188E" w:rsidRDefault="0074188E" w14:paraId="110A2132" w14:textId="7737895A">
      <w:pPr>
        <w:pStyle w:val="ListParagraph"/>
        <w:ind w:left="1440"/>
        <w:rPr>
          <w:ins w:author="Tran Khanh Toan" w:date="2022-08-04T15:15:00Z" w:id="13968"/>
        </w:rPr>
        <w:pPrChange w:author="Tran Khanh Toan" w:date="2022-08-04T15:15:00Z" w:id="13969">
          <w:pPr>
            <w:pStyle w:val="ListParagraph"/>
            <w:ind w:left="2880"/>
          </w:pPr>
        </w:pPrChange>
      </w:pPr>
      <w:ins w:author="Tran Khanh Toan" w:date="2022-08-04T15:15:00Z" w:id="13970">
        <w:r>
          <w:t xml:space="preserve">                   “host” : “&lt;host domain name or IP address&gt;”,</w:t>
        </w:r>
      </w:ins>
    </w:p>
    <w:p w:rsidR="0074188E" w:rsidRDefault="0074188E" w14:paraId="4CA83588" w14:textId="53FC30EC">
      <w:pPr>
        <w:pStyle w:val="ListParagraph"/>
        <w:ind w:left="1440"/>
        <w:rPr>
          <w:ins w:author="Tran Khanh Toan" w:date="2022-08-04T15:15:00Z" w:id="13971"/>
        </w:rPr>
        <w:pPrChange w:author="Tran Khanh Toan" w:date="2022-08-04T15:15:00Z" w:id="13972">
          <w:pPr>
            <w:pStyle w:val="ListParagraph"/>
            <w:ind w:left="2880"/>
          </w:pPr>
        </w:pPrChange>
      </w:pPr>
      <w:ins w:author="Tran Khanh Toan" w:date="2022-08-04T15:15:00Z" w:id="13973">
        <w:r>
          <w:t xml:space="preserve">                   “hostAddress”: “&lt;ip address&gt;”,</w:t>
        </w:r>
      </w:ins>
    </w:p>
    <w:p w:rsidR="0074188E" w:rsidRDefault="0074188E" w14:paraId="13C6388D" w14:textId="4628BFDE">
      <w:pPr>
        <w:pStyle w:val="ListParagraph"/>
        <w:ind w:left="1440"/>
        <w:rPr>
          <w:ins w:author="Tran Khanh Toan" w:date="2022-08-04T14:42:00Z" w:id="13974"/>
        </w:rPr>
        <w:pPrChange w:author="Tran Khanh Toan" w:date="2022-08-04T15:15:00Z" w:id="13975">
          <w:pPr>
            <w:pStyle w:val="ListParagraph"/>
          </w:pPr>
        </w:pPrChange>
      </w:pPr>
      <w:ins w:author="Tran Khanh Toan" w:date="2022-08-04T15:15:00Z" w:id="13976">
        <w:r>
          <w:t xml:space="preserve">                   “hopCount”: &lt;hopCount&gt;,</w:t>
        </w:r>
      </w:ins>
    </w:p>
    <w:p w:rsidR="00240083" w:rsidRDefault="006862CE" w14:paraId="6096A704" w14:textId="6EC37AF0">
      <w:pPr>
        <w:pStyle w:val="ListParagraph"/>
        <w:ind w:left="2160"/>
        <w:rPr>
          <w:ins w:author="Tran Khanh Toan" w:date="2022-08-04T13:59:00Z" w:id="13977"/>
        </w:rPr>
        <w:pPrChange w:author="Tran Khanh Toan" w:date="2022-08-04T13:40:00Z" w:id="13978">
          <w:pPr>
            <w:pStyle w:val="ListParagraph"/>
          </w:pPr>
        </w:pPrChange>
      </w:pPr>
      <w:ins w:author="Tran Khanh Toan" w:date="2022-08-04T13:40:00Z" w:id="13979">
        <w:r>
          <w:t xml:space="preserve">        “result”: [</w:t>
        </w:r>
      </w:ins>
    </w:p>
    <w:p w:rsidR="006862CE" w:rsidRDefault="006862CE" w14:paraId="3778A5DE" w14:textId="29669CB5">
      <w:pPr>
        <w:pStyle w:val="ListParagraph"/>
        <w:ind w:left="2880" w:firstLine="720"/>
        <w:rPr>
          <w:ins w:author="Tran Khanh Toan" w:date="2022-08-04T13:40:00Z" w:id="13980"/>
        </w:rPr>
        <w:pPrChange w:author="Tran Khanh Toan" w:date="2022-08-04T13:41:00Z" w:id="13981">
          <w:pPr>
            <w:pStyle w:val="ListParagraph"/>
          </w:pPr>
        </w:pPrChange>
      </w:pPr>
      <w:ins w:author="Tran Khanh Toan" w:date="2022-08-04T13:40:00Z" w:id="13982">
        <w:r>
          <w:t>{</w:t>
        </w:r>
      </w:ins>
    </w:p>
    <w:p w:rsidR="006862CE" w:rsidRDefault="006862CE" w14:paraId="2A8012A3" w14:textId="77777777">
      <w:pPr>
        <w:pStyle w:val="ListParagraph"/>
        <w:ind w:left="2880"/>
        <w:rPr>
          <w:ins w:author="Tran Khanh Toan" w:date="2022-08-04T13:40:00Z" w:id="13983"/>
        </w:rPr>
        <w:pPrChange w:author="Tran Khanh Toan" w:date="2022-08-04T13:41:00Z" w:id="13984">
          <w:pPr>
            <w:pStyle w:val="ListParagraph"/>
          </w:pPr>
        </w:pPrChange>
      </w:pPr>
      <w:ins w:author="Tran Khanh Toan" w:date="2022-08-04T13:40:00Z" w:id="13985">
        <w:r>
          <w:t xml:space="preserve">                “hopHost”: “&lt;Host name of hop&gt;”,</w:t>
        </w:r>
      </w:ins>
    </w:p>
    <w:p w:rsidR="006862CE" w:rsidRDefault="006862CE" w14:paraId="0E57BAA7" w14:textId="77777777">
      <w:pPr>
        <w:pStyle w:val="ListParagraph"/>
        <w:ind w:left="2880"/>
        <w:rPr>
          <w:ins w:author="Tran Khanh Toan" w:date="2022-08-04T13:40:00Z" w:id="13986"/>
        </w:rPr>
        <w:pPrChange w:author="Tran Khanh Toan" w:date="2022-08-04T13:41:00Z" w:id="13987">
          <w:pPr>
            <w:pStyle w:val="ListParagraph"/>
          </w:pPr>
        </w:pPrChange>
      </w:pPr>
      <w:ins w:author="Tran Khanh Toan" w:date="2022-08-04T13:40:00Z" w:id="13988">
        <w:r>
          <w:t xml:space="preserve">                “hopAddress”: “&lt;Ip address of hop&gt;”,</w:t>
        </w:r>
      </w:ins>
    </w:p>
    <w:p w:rsidR="006862CE" w:rsidRDefault="006862CE" w14:paraId="56A05E6D" w14:textId="77777777">
      <w:pPr>
        <w:pStyle w:val="ListParagraph"/>
        <w:ind w:left="2880"/>
        <w:rPr>
          <w:ins w:author="Tran Khanh Toan" w:date="2022-08-04T13:40:00Z" w:id="13989"/>
        </w:rPr>
        <w:pPrChange w:author="Tran Khanh Toan" w:date="2022-08-04T13:41:00Z" w:id="13990">
          <w:pPr>
            <w:pStyle w:val="ListParagraph"/>
          </w:pPr>
        </w:pPrChange>
      </w:pPr>
      <w:ins w:author="Tran Khanh Toan" w:date="2022-08-04T13:40:00Z" w:id="13991">
        <w:r>
          <w:t xml:space="preserve">                “hopErrorCode”: &lt;hopErrorCode&gt;,</w:t>
        </w:r>
      </w:ins>
    </w:p>
    <w:p w:rsidR="006862CE" w:rsidRDefault="006862CE" w14:paraId="6153598E" w14:textId="77777777">
      <w:pPr>
        <w:pStyle w:val="ListParagraph"/>
        <w:ind w:left="2880"/>
        <w:rPr>
          <w:ins w:author="Tran Khanh Toan" w:date="2022-08-04T13:40:00Z" w:id="13992"/>
        </w:rPr>
        <w:pPrChange w:author="Tran Khanh Toan" w:date="2022-08-04T13:41:00Z" w:id="13993">
          <w:pPr>
            <w:pStyle w:val="ListParagraph"/>
          </w:pPr>
        </w:pPrChange>
      </w:pPr>
      <w:ins w:author="Tran Khanh Toan" w:date="2022-08-04T13:40:00Z" w:id="13994">
        <w:r>
          <w:t xml:space="preserve">                “</w:t>
        </w:r>
        <w:bookmarkStart w:name="D.InternetGatewayDevice:1.InternetGatewa" w:id="13995"/>
        <w:r>
          <w:rPr>
            <w:color w:val="000000"/>
            <w:sz w:val="27"/>
            <w:szCs w:val="27"/>
          </w:rPr>
          <w:t>hopRTTimes</w:t>
        </w:r>
        <w:bookmarkEnd w:id="13995"/>
        <w:r>
          <w:rPr>
            <w:color w:val="000000"/>
            <w:sz w:val="27"/>
            <w:szCs w:val="27"/>
          </w:rPr>
          <w:t>”: “&lt;hopRTTimes&gt;”</w:t>
        </w:r>
      </w:ins>
    </w:p>
    <w:p w:rsidR="006862CE" w:rsidRDefault="006862CE" w14:paraId="559F943F" w14:textId="1D81313B">
      <w:pPr>
        <w:pStyle w:val="ListParagraph"/>
        <w:ind w:left="2160"/>
        <w:rPr>
          <w:ins w:author="Tran Khanh Toan" w:date="2022-08-04T14:00:00Z" w:id="13996"/>
        </w:rPr>
        <w:pPrChange w:author="Tran Khanh Toan" w:date="2022-08-04T13:40:00Z" w:id="13997">
          <w:pPr>
            <w:pStyle w:val="ListParagraph"/>
          </w:pPr>
        </w:pPrChange>
      </w:pPr>
      <w:ins w:author="Tran Khanh Toan" w:date="2022-08-04T13:40:00Z" w:id="13998">
        <w:r>
          <w:t xml:space="preserve">            </w:t>
        </w:r>
      </w:ins>
      <w:ins w:author="Tran Khanh Toan" w:date="2022-08-04T13:41:00Z" w:id="13999">
        <w:r w:rsidR="00240083">
          <w:tab/>
        </w:r>
      </w:ins>
      <w:ins w:author="Tran Khanh Toan" w:date="2022-08-04T13:40:00Z" w:id="14000">
        <w:r>
          <w:t>},</w:t>
        </w:r>
      </w:ins>
    </w:p>
    <w:p w:rsidR="00472EC9" w:rsidP="00472EC9" w:rsidRDefault="00472EC9" w14:paraId="13C4044E" w14:textId="77777777">
      <w:pPr>
        <w:pStyle w:val="ListParagraph"/>
        <w:ind w:left="2880" w:firstLine="720"/>
        <w:rPr>
          <w:ins w:author="Tran Khanh Toan" w:date="2022-08-04T14:00:00Z" w:id="14001"/>
        </w:rPr>
      </w:pPr>
      <w:ins w:author="Tran Khanh Toan" w:date="2022-08-04T14:00:00Z" w:id="14002">
        <w:r>
          <w:t>{</w:t>
        </w:r>
      </w:ins>
    </w:p>
    <w:p w:rsidR="00472EC9" w:rsidP="00472EC9" w:rsidRDefault="00472EC9" w14:paraId="61E5E05A" w14:textId="77777777">
      <w:pPr>
        <w:pStyle w:val="ListParagraph"/>
        <w:ind w:left="2880"/>
        <w:rPr>
          <w:ins w:author="Tran Khanh Toan" w:date="2022-08-04T14:00:00Z" w:id="14003"/>
        </w:rPr>
      </w:pPr>
      <w:ins w:author="Tran Khanh Toan" w:date="2022-08-04T14:00:00Z" w:id="14004">
        <w:r>
          <w:t xml:space="preserve">                “hopHost”: “&lt;Host name of hop&gt;”,</w:t>
        </w:r>
      </w:ins>
    </w:p>
    <w:p w:rsidR="00472EC9" w:rsidP="00472EC9" w:rsidRDefault="00472EC9" w14:paraId="4ADCC97E" w14:textId="77777777">
      <w:pPr>
        <w:pStyle w:val="ListParagraph"/>
        <w:ind w:left="2880"/>
        <w:rPr>
          <w:ins w:author="Tran Khanh Toan" w:date="2022-08-04T14:00:00Z" w:id="14005"/>
        </w:rPr>
      </w:pPr>
      <w:ins w:author="Tran Khanh Toan" w:date="2022-08-04T14:00:00Z" w:id="14006">
        <w:r>
          <w:t xml:space="preserve">                “hopAddress”: “&lt;Ip address of hop&gt;”,</w:t>
        </w:r>
      </w:ins>
    </w:p>
    <w:p w:rsidR="00472EC9" w:rsidP="00472EC9" w:rsidRDefault="00472EC9" w14:paraId="132AB6BA" w14:textId="77777777">
      <w:pPr>
        <w:pStyle w:val="ListParagraph"/>
        <w:ind w:left="2880"/>
        <w:rPr>
          <w:ins w:author="Tran Khanh Toan" w:date="2022-08-04T14:00:00Z" w:id="14007"/>
        </w:rPr>
      </w:pPr>
      <w:ins w:author="Tran Khanh Toan" w:date="2022-08-04T14:00:00Z" w:id="14008">
        <w:r>
          <w:t xml:space="preserve">                “hopErrorCode”: &lt;hopErrorCode&gt;,</w:t>
        </w:r>
      </w:ins>
    </w:p>
    <w:p w:rsidR="00472EC9" w:rsidP="00472EC9" w:rsidRDefault="00472EC9" w14:paraId="68B0A9C7" w14:textId="12BE9117">
      <w:pPr>
        <w:pStyle w:val="ListParagraph"/>
        <w:ind w:left="2880"/>
        <w:rPr>
          <w:ins w:author="Tran Khanh Toan" w:date="2022-08-04T14:00:00Z" w:id="14009"/>
        </w:rPr>
      </w:pPr>
      <w:ins w:author="Tran Khanh Toan" w:date="2022-08-04T14:00:00Z" w:id="14010">
        <w:r>
          <w:t xml:space="preserve">                “</w:t>
        </w:r>
        <w:r>
          <w:rPr>
            <w:color w:val="000000"/>
            <w:sz w:val="27"/>
            <w:szCs w:val="27"/>
          </w:rPr>
          <w:t>hopRTTimes”: &lt;hopRTTimes&gt;</w:t>
        </w:r>
      </w:ins>
    </w:p>
    <w:p w:rsidR="00472EC9" w:rsidRDefault="00472EC9" w14:paraId="004A6912" w14:textId="63ADA82A">
      <w:pPr>
        <w:pStyle w:val="ListParagraph"/>
        <w:ind w:left="2160"/>
        <w:rPr>
          <w:ins w:author="Tran Khanh Toan" w:date="2022-08-04T13:40:00Z" w:id="14011"/>
        </w:rPr>
        <w:pPrChange w:author="Tran Khanh Toan" w:date="2022-08-04T14:00:00Z" w:id="14012">
          <w:pPr>
            <w:pStyle w:val="ListParagraph"/>
          </w:pPr>
        </w:pPrChange>
      </w:pPr>
      <w:ins w:author="Tran Khanh Toan" w:date="2022-08-04T14:00:00Z" w:id="14013">
        <w:r>
          <w:t xml:space="preserve">            </w:t>
        </w:r>
        <w:r>
          <w:tab/>
        </w:r>
        <w:r>
          <w:t>},</w:t>
        </w:r>
      </w:ins>
    </w:p>
    <w:p w:rsidR="006862CE" w:rsidRDefault="006862CE" w14:paraId="660711CC" w14:textId="77777777">
      <w:pPr>
        <w:pStyle w:val="ListParagraph"/>
        <w:ind w:left="2160"/>
        <w:rPr>
          <w:ins w:author="Tran Khanh Toan" w:date="2022-08-04T13:40:00Z" w:id="14014"/>
        </w:rPr>
        <w:pPrChange w:author="Tran Khanh Toan" w:date="2022-08-04T13:40:00Z" w:id="14015">
          <w:pPr>
            <w:pStyle w:val="ListParagraph"/>
          </w:pPr>
        </w:pPrChange>
      </w:pPr>
      <w:ins w:author="Tran Khanh Toan" w:date="2022-08-04T13:40:00Z" w:id="14016">
        <w:r>
          <w:t xml:space="preserve">            …</w:t>
        </w:r>
      </w:ins>
    </w:p>
    <w:p w:rsidR="006862CE" w:rsidRDefault="006862CE" w14:paraId="3842A1F1" w14:textId="77777777">
      <w:pPr>
        <w:pStyle w:val="ListParagraph"/>
        <w:ind w:left="2160"/>
        <w:rPr>
          <w:ins w:author="Tran Khanh Toan" w:date="2022-08-04T13:40:00Z" w:id="14017"/>
        </w:rPr>
        <w:pPrChange w:author="Tran Khanh Toan" w:date="2022-08-04T13:40:00Z" w:id="14018">
          <w:pPr>
            <w:pStyle w:val="ListParagraph"/>
          </w:pPr>
        </w:pPrChange>
      </w:pPr>
      <w:ins w:author="Tran Khanh Toan" w:date="2022-08-04T13:40:00Z" w:id="14019">
        <w:r>
          <w:t xml:space="preserve">        ]</w:t>
        </w:r>
      </w:ins>
    </w:p>
    <w:p w:rsidR="006862CE" w:rsidRDefault="006862CE" w14:paraId="6F4B646D" w14:textId="77777777">
      <w:pPr>
        <w:pStyle w:val="ListParagraph"/>
        <w:ind w:left="2160"/>
        <w:rPr>
          <w:ins w:author="Tran Khanh Toan" w:date="2022-08-04T13:40:00Z" w:id="14020"/>
        </w:rPr>
        <w:pPrChange w:author="Tran Khanh Toan" w:date="2022-08-04T13:40:00Z" w:id="14021">
          <w:pPr>
            <w:pStyle w:val="ListParagraph"/>
          </w:pPr>
        </w:pPrChange>
      </w:pPr>
      <w:ins w:author="Tran Khanh Toan" w:date="2022-08-04T13:40:00Z" w:id="14022">
        <w:r>
          <w:t xml:space="preserve">    }</w:t>
        </w:r>
      </w:ins>
    </w:p>
    <w:p w:rsidRPr="00D665A8" w:rsidR="006862CE" w:rsidRDefault="006862CE" w14:paraId="3A58AD8C" w14:textId="77777777">
      <w:pPr>
        <w:pStyle w:val="ListParagraph"/>
        <w:ind w:left="2160"/>
        <w:rPr>
          <w:ins w:author="Tran Khanh Toan" w:date="2022-08-04T13:40:00Z" w:id="14023"/>
        </w:rPr>
        <w:pPrChange w:author="Tran Khanh Toan" w:date="2022-08-04T13:40:00Z" w:id="14024">
          <w:pPr>
            <w:pStyle w:val="ListParagraph"/>
          </w:pPr>
        </w:pPrChange>
      </w:pPr>
      <w:ins w:author="Tran Khanh Toan" w:date="2022-08-04T13:40:00Z" w:id="14025">
        <w:r>
          <w:t>}</w:t>
        </w:r>
      </w:ins>
    </w:p>
    <w:p w:rsidR="00A56532" w:rsidP="2ADD6C4A" w:rsidRDefault="00A56532" w14:paraId="1972BA90" w14:textId="77777777">
      <w:pPr>
        <w:pStyle w:val="FirstLevelBullet"/>
        <w:numPr>
          <w:numId w:val="0"/>
        </w:numPr>
        <w:ind w:left="1440"/>
        <w:rPr>
          <w:ins w:author="Tran Khanh Toan" w:date="2022-08-04T15:16:00Z" w:id="14026"/>
        </w:rPr>
        <w:pPrChange w:author="Tran Khanh Toan" w:date="2022-08-04T14:02:00Z" w:id="14027">
          <w:pPr>
            <w:pStyle w:val="ListParagraph"/>
            <w:numPr>
              <w:numId w:val="9"/>
            </w:numPr>
            <w:ind w:hanging="360"/>
          </w:pPr>
        </w:pPrChange>
      </w:pPr>
    </w:p>
    <w:p w:rsidR="00A56532" w:rsidP="2ADD6C4A" w:rsidRDefault="00A56532" w14:paraId="1EA3500F" w14:textId="77777777">
      <w:pPr>
        <w:pStyle w:val="FirstLevelBullet"/>
        <w:numPr>
          <w:numId w:val="0"/>
        </w:numPr>
        <w:ind w:left="1440"/>
        <w:rPr>
          <w:ins w:author="Tran Khanh Toan" w:date="2022-08-04T15:16:00Z" w:id="14028"/>
        </w:rPr>
        <w:pPrChange w:author="Tran Khanh Toan" w:date="2022-08-04T14:02:00Z" w:id="14029">
          <w:pPr>
            <w:pStyle w:val="ListParagraph"/>
            <w:numPr>
              <w:numId w:val="9"/>
            </w:numPr>
            <w:ind w:hanging="360"/>
          </w:pPr>
        </w:pPrChange>
      </w:pPr>
    </w:p>
    <w:p w:rsidR="00C111AD" w:rsidDel="006862CE" w:rsidP="2ADD6C4A" w:rsidRDefault="00C111AD" w14:paraId="7FC879E2" w14:textId="4DC085AB">
      <w:pPr>
        <w:pStyle w:val="FirstLevelBullet"/>
        <w:numPr>
          <w:numId w:val="0"/>
        </w:numPr>
        <w:ind w:left="720" w:hanging="360"/>
        <w:rPr>
          <w:ins w:author="toantk" w:date="2022-07-27T16:15:00Z" w:id="14030"/>
          <w:del w:author="Tran Khanh Toan" w:date="2022-08-04T13:40:00Z" w:id="14031"/>
        </w:rPr>
        <w:pPrChange w:author="Tran Khanh Toan" w:date="2022-08-04T13:40:00Z" w:id="14032">
          <w:pPr>
            <w:pStyle w:val="FirstLevelBullet"/>
            <w:numPr>
              <w:numId w:val="9"/>
            </w:numPr>
          </w:pPr>
        </w:pPrChange>
      </w:pPr>
      <w:del w:author="Tran Khanh Toan" w:date="2022-08-04T13:40:00Z" w:id="1388542112">
        <w:r w:rsidDel="62034E33">
          <w:delText>{</w:delText>
        </w:r>
      </w:del>
    </w:p>
    <w:p w:rsidR="00C111AD" w:rsidDel="006862CE" w:rsidP="2ADD6C4A" w:rsidRDefault="00C111AD" w14:paraId="48F8CDAF" w14:textId="06FAA0D8">
      <w:pPr>
        <w:pStyle w:val="FirstLevelBullet"/>
        <w:numPr>
          <w:numId w:val="0"/>
        </w:numPr>
        <w:ind w:left="720" w:hanging="360"/>
        <w:rPr>
          <w:ins w:author="toantk" w:date="2022-07-27T16:15:00Z" w:id="14034"/>
          <w:del w:author="Tran Khanh Toan" w:date="2022-08-04T13:40:00Z" w:id="14035"/>
        </w:rPr>
        <w:pPrChange w:author="Tran Khanh Toan" w:date="2022-08-04T13:40:00Z" w:id="14036">
          <w:pPr>
            <w:pStyle w:val="FirstLevelBullet"/>
            <w:numPr>
              <w:numId w:val="9"/>
            </w:numPr>
          </w:pPr>
        </w:pPrChange>
      </w:pPr>
      <w:del w:author="Tran Khanh Toan" w:date="2022-08-04T13:40:00Z" w:id="1761532965">
        <w:r w:rsidDel="62034E33">
          <w:delText xml:space="preserve">          "status": &lt;0 or error code&gt;,</w:delText>
        </w:r>
      </w:del>
    </w:p>
    <w:p w:rsidR="00C111AD" w:rsidDel="006862CE" w:rsidP="2ADD6C4A" w:rsidRDefault="00C111AD" w14:paraId="0BF792B6" w14:textId="57F94174">
      <w:pPr>
        <w:pStyle w:val="FirstLevelBullet"/>
        <w:numPr>
          <w:numId w:val="0"/>
        </w:numPr>
        <w:ind w:left="720" w:hanging="360"/>
        <w:rPr>
          <w:ins w:author="toantk" w:date="2022-07-27T16:15:00Z" w:id="14038"/>
          <w:del w:author="Tran Khanh Toan" w:date="2022-08-04T13:40:00Z" w:id="14039"/>
        </w:rPr>
        <w:pPrChange w:author="Tran Khanh Toan" w:date="2022-08-04T13:40:00Z" w:id="14040">
          <w:pPr>
            <w:pStyle w:val="FirstLevelBullet"/>
            <w:numPr>
              <w:numId w:val="9"/>
            </w:numPr>
          </w:pPr>
        </w:pPrChange>
      </w:pPr>
      <w:del w:author="Tran Khanh Toan" w:date="2022-08-04T13:40:00Z" w:id="761754334">
        <w:r w:rsidDel="62034E33">
          <w:delText xml:space="preserve">          “message”: “&lt;message&gt;”,</w:delText>
        </w:r>
      </w:del>
    </w:p>
    <w:p w:rsidR="00C111AD" w:rsidDel="006862CE" w:rsidP="2ADD6C4A" w:rsidRDefault="00C111AD" w14:paraId="33C40551" w14:textId="1050E7D2">
      <w:pPr>
        <w:pStyle w:val="FirstLevelBullet"/>
        <w:numPr>
          <w:numId w:val="0"/>
        </w:numPr>
        <w:ind w:left="720" w:hanging="360"/>
        <w:rPr>
          <w:ins w:author="toantk" w:date="2022-07-27T16:15:00Z" w:id="14042"/>
          <w:del w:author="Tran Khanh Toan" w:date="2022-08-04T13:40:00Z" w:id="14043"/>
        </w:rPr>
        <w:pPrChange w:author="Tran Khanh Toan" w:date="2022-08-04T13:40:00Z" w:id="14044">
          <w:pPr>
            <w:pStyle w:val="FirstLevelBullet"/>
            <w:numPr>
              <w:numId w:val="9"/>
            </w:numPr>
          </w:pPr>
        </w:pPrChange>
      </w:pPr>
      <w:del w:author="Tran Khanh Toan" w:date="2022-08-04T13:40:00Z" w:id="1874299756">
        <w:r w:rsidDel="62034E33">
          <w:delText xml:space="preserve">          “requestId” : “&lt;requestId&gt;”,</w:delText>
        </w:r>
      </w:del>
    </w:p>
    <w:p w:rsidR="00C111AD" w:rsidDel="006862CE" w:rsidP="2ADD6C4A" w:rsidRDefault="00C111AD" w14:paraId="020CCCEC" w14:textId="0ADA0D41">
      <w:pPr>
        <w:pStyle w:val="FirstLevelBullet"/>
        <w:numPr>
          <w:numId w:val="0"/>
        </w:numPr>
        <w:ind w:left="720" w:hanging="360"/>
        <w:rPr>
          <w:ins w:author="toantk" w:date="2022-07-27T16:15:00Z" w:id="14046"/>
          <w:del w:author="Tran Khanh Toan" w:date="2022-08-04T13:40:00Z" w:id="14047"/>
        </w:rPr>
        <w:pPrChange w:author="Tran Khanh Toan" w:date="2022-08-04T13:40:00Z" w:id="14048">
          <w:pPr>
            <w:pStyle w:val="FirstLevelBullet"/>
            <w:numPr>
              <w:numId w:val="9"/>
            </w:numPr>
          </w:pPr>
        </w:pPrChange>
      </w:pPr>
      <w:del w:author="Tran Khanh Toan" w:date="2022-08-04T13:40:00Z" w:id="1993319618">
        <w:r w:rsidDel="62034E33">
          <w:delText xml:space="preserve">          “data”: {</w:delText>
        </w:r>
      </w:del>
    </w:p>
    <w:p w:rsidR="00C111AD" w:rsidDel="006862CE" w:rsidP="2ADD6C4A" w:rsidRDefault="00C111AD" w14:paraId="401E1AB4" w14:textId="6A3B1F4C">
      <w:pPr>
        <w:pStyle w:val="FirstLevelBullet"/>
        <w:numPr>
          <w:numId w:val="0"/>
        </w:numPr>
        <w:ind w:left="720" w:hanging="360"/>
        <w:rPr>
          <w:ins w:author="toantk" w:date="2022-07-27T16:15:00Z" w:id="14050"/>
          <w:del w:author="Tran Khanh Toan" w:date="2022-08-04T13:40:00Z" w:id="14051"/>
        </w:rPr>
        <w:pPrChange w:author="Tran Khanh Toan" w:date="2022-08-04T13:40:00Z" w:id="14052">
          <w:pPr>
            <w:pStyle w:val="FirstLevelBullet"/>
            <w:numPr>
              <w:numId w:val="9"/>
            </w:numPr>
          </w:pPr>
        </w:pPrChange>
      </w:pPr>
      <w:del w:author="Tran Khanh Toan" w:date="2022-08-04T13:40:00Z" w:id="95726137">
        <w:r w:rsidDel="62034E33">
          <w:delText xml:space="preserve">              “action”: “tracerouteResult”,</w:delText>
        </w:r>
      </w:del>
    </w:p>
    <w:p w:rsidR="00C111AD" w:rsidDel="006862CE" w:rsidP="2ADD6C4A" w:rsidRDefault="00C111AD" w14:paraId="5DF3423C" w14:textId="792C98A6">
      <w:pPr>
        <w:pStyle w:val="FirstLevelBullet"/>
        <w:numPr>
          <w:numId w:val="0"/>
        </w:numPr>
        <w:ind w:left="720" w:hanging="360"/>
        <w:rPr>
          <w:ins w:author="toantk" w:date="2022-07-27T16:15:00Z" w:id="14054"/>
          <w:del w:author="Tran Khanh Toan" w:date="2022-08-04T13:40:00Z" w:id="14055"/>
        </w:rPr>
        <w:pPrChange w:author="Tran Khanh Toan" w:date="2022-08-04T13:40:00Z" w:id="14056">
          <w:pPr>
            <w:pStyle w:val="FirstLevelBullet"/>
            <w:numPr>
              <w:numId w:val="9"/>
            </w:numPr>
          </w:pPr>
        </w:pPrChange>
      </w:pPr>
      <w:del w:author="Tran Khanh Toan" w:date="2022-08-04T13:40:00Z" w:id="474650376">
        <w:r w:rsidDel="62034E33">
          <w:delText xml:space="preserve">              “results”: [{</w:delText>
        </w:r>
      </w:del>
    </w:p>
    <w:p w:rsidR="00C111AD" w:rsidDel="006862CE" w:rsidP="2ADD6C4A" w:rsidRDefault="00C111AD" w14:paraId="5840D648" w14:textId="0C3EE8EE">
      <w:pPr>
        <w:pStyle w:val="FirstLevelBullet"/>
        <w:numPr>
          <w:numId w:val="0"/>
        </w:numPr>
        <w:ind w:left="720" w:hanging="360"/>
        <w:rPr>
          <w:ins w:author="toantk" w:date="2022-07-27T16:15:00Z" w:id="14058"/>
          <w:del w:author="Tran Khanh Toan" w:date="2022-08-04T13:40:00Z" w:id="14059"/>
        </w:rPr>
        <w:pPrChange w:author="Tran Khanh Toan" w:date="2022-08-04T13:40:00Z" w:id="14060">
          <w:pPr>
            <w:pStyle w:val="FirstLevelBullet"/>
            <w:numPr>
              <w:numId w:val="9"/>
            </w:numPr>
          </w:pPr>
        </w:pPrChange>
      </w:pPr>
      <w:del w:author="Tran Khanh Toan" w:date="2022-08-04T13:40:00Z" w:id="234626653">
        <w:r w:rsidDel="62034E33">
          <w:delText xml:space="preserve">                      “tracerouteCode”: &lt;diagnostic code&gt;,</w:delText>
        </w:r>
      </w:del>
    </w:p>
    <w:p w:rsidR="00C111AD" w:rsidDel="006862CE" w:rsidP="2ADD6C4A" w:rsidRDefault="00C111AD" w14:paraId="4A6963DE" w14:textId="17600E75">
      <w:pPr>
        <w:pStyle w:val="FirstLevelBullet"/>
        <w:numPr>
          <w:numId w:val="0"/>
        </w:numPr>
        <w:ind w:left="720" w:hanging="360"/>
        <w:rPr>
          <w:ins w:author="toantk" w:date="2022-07-27T16:15:00Z" w:id="14062"/>
          <w:del w:author="Tran Khanh Toan" w:date="2022-08-04T13:40:00Z" w:id="14063"/>
        </w:rPr>
        <w:pPrChange w:author="Tran Khanh Toan" w:date="2022-08-04T13:40:00Z" w:id="14064">
          <w:pPr>
            <w:pStyle w:val="FirstLevelBullet"/>
            <w:numPr>
              <w:numId w:val="9"/>
            </w:numPr>
          </w:pPr>
        </w:pPrChange>
      </w:pPr>
      <w:del w:author="Tran Khanh Toan" w:date="2022-08-04T13:40:00Z" w:id="1119297502">
        <w:r w:rsidDel="62034E33">
          <w:delText xml:space="preserve">                      “tracerouteResult”: &lt; pingResult&gt;</w:delText>
        </w:r>
      </w:del>
    </w:p>
    <w:p w:rsidR="00C111AD" w:rsidDel="006862CE" w:rsidP="2ADD6C4A" w:rsidRDefault="00C111AD" w14:paraId="48292213" w14:textId="5B174CBC">
      <w:pPr>
        <w:pStyle w:val="FirstLevelBullet"/>
        <w:numPr>
          <w:numId w:val="0"/>
        </w:numPr>
        <w:ind w:left="720" w:hanging="360"/>
        <w:rPr>
          <w:ins w:author="toantk" w:date="2022-07-27T16:15:00Z" w:id="14066"/>
          <w:del w:author="Tran Khanh Toan" w:date="2022-08-04T13:40:00Z" w:id="14067"/>
        </w:rPr>
        <w:pPrChange w:author="Tran Khanh Toan" w:date="2022-08-04T13:40:00Z" w:id="14068">
          <w:pPr>
            <w:pStyle w:val="FirstLevelBullet"/>
            <w:numPr>
              <w:numId w:val="9"/>
            </w:numPr>
          </w:pPr>
        </w:pPrChange>
      </w:pPr>
      <w:del w:author="Tran Khanh Toan" w:date="2022-08-04T13:40:00Z" w:id="1902722809">
        <w:r w:rsidDel="62034E33">
          <w:delText xml:space="preserve">                  }</w:delText>
        </w:r>
      </w:del>
    </w:p>
    <w:p w:rsidR="00C111AD" w:rsidDel="006862CE" w:rsidP="2ADD6C4A" w:rsidRDefault="00C111AD" w14:paraId="6D0D185A" w14:textId="27E7A4E9">
      <w:pPr>
        <w:pStyle w:val="FirstLevelBullet"/>
        <w:numPr>
          <w:numId w:val="0"/>
        </w:numPr>
        <w:ind w:left="720" w:hanging="360"/>
        <w:rPr>
          <w:ins w:author="toantk" w:date="2022-07-27T16:15:00Z" w:id="14070"/>
          <w:del w:author="Tran Khanh Toan" w:date="2022-08-04T13:40:00Z" w:id="14071"/>
        </w:rPr>
        <w:pPrChange w:author="Tran Khanh Toan" w:date="2022-08-04T13:40:00Z" w:id="14072">
          <w:pPr>
            <w:pStyle w:val="FirstLevelBullet"/>
            <w:numPr>
              <w:numId w:val="9"/>
            </w:numPr>
          </w:pPr>
        </w:pPrChange>
      </w:pPr>
      <w:del w:author="Tran Khanh Toan" w:date="2022-08-04T13:40:00Z" w:id="669835218">
        <w:r w:rsidDel="62034E33">
          <w:delText xml:space="preserve">              ]</w:delText>
        </w:r>
      </w:del>
    </w:p>
    <w:p w:rsidR="00C111AD" w:rsidDel="006862CE" w:rsidP="2ADD6C4A" w:rsidRDefault="00C111AD" w14:paraId="2A6C32A7" w14:textId="7CAE4599">
      <w:pPr>
        <w:pStyle w:val="FirstLevelBullet"/>
        <w:numPr>
          <w:numId w:val="0"/>
        </w:numPr>
        <w:ind w:left="720" w:hanging="360"/>
        <w:rPr>
          <w:ins w:author="toantk" w:date="2022-07-27T16:15:00Z" w:id="14074"/>
          <w:del w:author="Tran Khanh Toan" w:date="2022-08-04T13:40:00Z" w:id="14075"/>
        </w:rPr>
        <w:pPrChange w:author="Tran Khanh Toan" w:date="2022-08-04T13:40:00Z" w:id="14076">
          <w:pPr>
            <w:pStyle w:val="FirstLevelBullet"/>
            <w:numPr>
              <w:numId w:val="9"/>
            </w:numPr>
          </w:pPr>
        </w:pPrChange>
      </w:pPr>
      <w:del w:author="Tran Khanh Toan" w:date="2022-08-04T13:40:00Z" w:id="2121173857">
        <w:r w:rsidDel="62034E33">
          <w:delText xml:space="preserve">          } </w:delText>
        </w:r>
      </w:del>
    </w:p>
    <w:p w:rsidR="00C111AD" w:rsidDel="00472EC9" w:rsidP="2ADD6C4A" w:rsidRDefault="00C111AD" w14:paraId="13DFF12F" w14:textId="44B0FF4F">
      <w:pPr>
        <w:pStyle w:val="FirstLevelBullet"/>
        <w:numPr>
          <w:numId w:val="0"/>
        </w:numPr>
        <w:ind w:left="720" w:hanging="360"/>
        <w:rPr>
          <w:ins w:author="toantk" w:date="2022-07-27T16:15:00Z" w:id="14078"/>
          <w:del w:author="Tran Khanh Toan" w:date="2022-08-04T14:02:00Z" w:id="14079"/>
        </w:rPr>
        <w:pPrChange w:author="Tran Khanh Toan" w:date="2022-08-04T13:40:00Z" w:id="14080">
          <w:pPr>
            <w:pStyle w:val="FirstLevelBullet"/>
            <w:numPr>
              <w:numId w:val="9"/>
            </w:numPr>
          </w:pPr>
        </w:pPrChange>
      </w:pPr>
      <w:del w:author="Tran Khanh Toan" w:date="2022-08-04T13:40:00Z" w:id="1917849360">
        <w:r w:rsidDel="62034E33">
          <w:delText xml:space="preserve">      }</w:delText>
        </w:r>
      </w:del>
    </w:p>
    <w:p w:rsidR="00C111AD" w:rsidDel="00472EC9" w:rsidP="2ADD6C4A" w:rsidRDefault="00C111AD" w14:paraId="0835DEA0" w14:textId="77777777">
      <w:pPr>
        <w:ind w:left="720" w:hanging="360"/>
        <w:rPr>
          <w:ins w:author="toantk" w:date="2022-07-27T16:14:00Z" w:id="14082"/>
          <w:del w:author="Tran Khanh Toan" w:date="2022-08-04T14:00:00Z" w:id="14083"/>
        </w:rPr>
        <w:pPrChange w:author="toantk" w:date="2022-07-27T16:14:00Z" w:id="14084">
          <w:pPr>
            <w:pStyle w:val="ListParagraph"/>
            <w:numPr>
              <w:numId w:val="9"/>
            </w:numPr>
            <w:ind w:hanging="360"/>
          </w:pPr>
        </w:pPrChange>
      </w:pPr>
    </w:p>
    <w:p w:rsidR="00C111AD" w:rsidDel="00472EC9" w:rsidP="2ADD6C4A" w:rsidRDefault="00C111AD" w14:paraId="3CE88662" w14:textId="0EEA3F5C">
      <w:pPr>
        <w:ind w:left="720" w:hanging="360"/>
        <w:rPr>
          <w:ins w:author="toantk" w:date="2022-07-27T16:16:00Z" w:id="14085"/>
          <w:del w:author="Tran Khanh Toan" w:date="2022-08-04T14:00:00Z" w:id="14086"/>
        </w:rPr>
        <w:pPrChange w:author="toantk" w:date="2022-07-27T16:13:00Z" w:id="14087">
          <w:pPr>
            <w:pStyle w:val="ListParagraph"/>
            <w:numPr>
              <w:numId w:val="9"/>
            </w:numPr>
            <w:ind w:hanging="360"/>
          </w:pPr>
        </w:pPrChange>
      </w:pPr>
    </w:p>
    <w:p w:rsidR="00C111AD" w:rsidDel="00472EC9" w:rsidP="2ADD6C4A" w:rsidRDefault="00C111AD" w14:paraId="4B8D6A9D" w14:textId="17C9304B">
      <w:pPr>
        <w:ind w:left="720" w:hanging="360"/>
        <w:rPr>
          <w:ins w:author="toantk" w:date="2022-07-27T16:16:00Z" w:id="14088"/>
          <w:del w:author="Tran Khanh Toan" w:date="2022-08-04T14:00:00Z" w:id="14089"/>
        </w:rPr>
        <w:pPrChange w:author="toantk" w:date="2022-07-27T16:13:00Z" w:id="14090">
          <w:pPr>
            <w:pStyle w:val="ListParagraph"/>
            <w:numPr>
              <w:numId w:val="9"/>
            </w:numPr>
            <w:ind w:hanging="360"/>
          </w:pPr>
        </w:pPrChange>
      </w:pPr>
    </w:p>
    <w:p w:rsidR="00C111AD" w:rsidP="2ADD6C4A" w:rsidRDefault="00C111AD" w14:paraId="1C4E7448" w14:textId="77777777">
      <w:pPr>
        <w:pStyle w:val="FirstLevelBullet"/>
        <w:numPr>
          <w:numId w:val="0"/>
        </w:numPr>
        <w:ind w:left="720" w:hanging="360"/>
        <w:rPr>
          <w:ins w:author="toantk" w:date="2022-07-27T16:13:00Z" w:id="14091"/>
        </w:rPr>
        <w:pPrChange w:author="Tran Khanh Toan" w:date="2022-08-04T14:02:00Z" w:id="14092">
          <w:pPr>
            <w:pStyle w:val="ListParagraph"/>
            <w:numPr>
              <w:numId w:val="9"/>
            </w:numPr>
            <w:ind w:hanging="360"/>
          </w:pPr>
        </w:pPrChange>
      </w:pPr>
    </w:p>
    <w:p w:rsidRPr="00820762" w:rsidR="003B44C7" w:rsidDel="00826562" w:rsidP="003B44C7" w:rsidRDefault="006F40D9" w14:paraId="26FAE11A" w14:textId="5F67700B">
      <w:pPr>
        <w:pStyle w:val="ListParagraph"/>
        <w:numPr>
          <w:ilvl w:val="1"/>
          <w:numId w:val="9"/>
        </w:numPr>
        <w:rPr>
          <w:del w:author="toantk" w:date="2022-07-27T16:13:00Z" w:id="14093"/>
        </w:rPr>
      </w:pPr>
      <w:del w:author="toantk" w:date="2022-07-27T16:13:00Z" w:id="14094">
        <w:r w:rsidDel="00826562">
          <w:delText>Trace</w:delText>
        </w:r>
        <w:r w:rsidRPr="00820762" w:rsidDel="00826562" w:rsidR="003B44C7">
          <w:delText xml:space="preserve"> thành công</w:delText>
        </w:r>
        <w:r w:rsidDel="00826562" w:rsidR="003B44C7">
          <w:delText>:</w:delText>
        </w:r>
      </w:del>
    </w:p>
    <w:p w:rsidR="003B44C7" w:rsidDel="00826562" w:rsidP="003B44C7" w:rsidRDefault="003B44C7" w14:paraId="019A5F4B" w14:textId="1E424232">
      <w:pPr>
        <w:pStyle w:val="FirstLevelBullet"/>
        <w:numPr>
          <w:ilvl w:val="0"/>
          <w:numId w:val="0"/>
        </w:numPr>
        <w:ind w:left="1080"/>
        <w:rPr>
          <w:del w:author="toantk" w:date="2022-07-27T16:13:00Z" w:id="14095"/>
        </w:rPr>
      </w:pPr>
      <w:del w:author="toantk" w:date="2022-07-27T16:13:00Z" w:id="14096">
        <w:r w:rsidDel="00826562">
          <w:delText>{</w:delText>
        </w:r>
      </w:del>
    </w:p>
    <w:p w:rsidR="003B44C7" w:rsidDel="00826562" w:rsidP="003B44C7" w:rsidRDefault="003B44C7" w14:paraId="1A46603E" w14:textId="6EF236BA">
      <w:pPr>
        <w:pStyle w:val="FirstLevelBullet"/>
        <w:numPr>
          <w:ilvl w:val="0"/>
          <w:numId w:val="0"/>
        </w:numPr>
        <w:ind w:left="720" w:firstLine="360"/>
        <w:rPr>
          <w:del w:author="toantk" w:date="2022-07-27T16:13:00Z" w:id="14097"/>
        </w:rPr>
      </w:pPr>
      <w:del w:author="toantk" w:date="2022-07-27T16:13:00Z" w:id="14098">
        <w:r w:rsidDel="00826562">
          <w:delText>"status": 0,</w:delText>
        </w:r>
      </w:del>
    </w:p>
    <w:p w:rsidR="003B44C7" w:rsidDel="00826562" w:rsidP="003B44C7" w:rsidRDefault="00B94824" w14:paraId="18E6F382" w14:textId="1ACA1A65">
      <w:pPr>
        <w:pStyle w:val="FirstLevelBullet"/>
        <w:numPr>
          <w:ilvl w:val="0"/>
          <w:numId w:val="0"/>
        </w:numPr>
        <w:ind w:left="720" w:firstLine="360"/>
        <w:rPr>
          <w:del w:author="toantk" w:date="2022-07-27T16:13:00Z" w:id="14099"/>
        </w:rPr>
      </w:pPr>
      <w:del w:author="toantk" w:date="2022-07-27T16:13:00Z" w:id="14100">
        <w:r w:rsidDel="00826562">
          <w:delText>“message”: “</w:delText>
        </w:r>
        <w:r w:rsidDel="00826562" w:rsidR="00840E19">
          <w:delText>Success</w:delText>
        </w:r>
        <w:r w:rsidDel="00826562">
          <w:delText>”</w:delText>
        </w:r>
        <w:r w:rsidDel="00826562" w:rsidR="003B44C7">
          <w:delText>,</w:delText>
        </w:r>
      </w:del>
    </w:p>
    <w:p w:rsidR="00466FAB" w:rsidDel="00826562" w:rsidP="00466FAB" w:rsidRDefault="00466FAB" w14:paraId="1957A6EF" w14:textId="566350DC">
      <w:pPr>
        <w:pStyle w:val="ListParagraph"/>
        <w:ind w:firstLine="360"/>
        <w:rPr>
          <w:del w:author="toantk" w:date="2022-07-27T16:13:00Z" w:id="14101"/>
        </w:rPr>
      </w:pPr>
      <w:del w:author="toantk" w:date="2022-07-27T16:13:00Z" w:id="14102">
        <w:r w:rsidDel="00826562">
          <w:delText>“requestId” : “&lt;requestId&gt;”,</w:delText>
        </w:r>
      </w:del>
    </w:p>
    <w:p w:rsidR="003B44C7" w:rsidDel="00826562" w:rsidP="003B44C7" w:rsidRDefault="003B44C7" w14:paraId="6F187E0E" w14:textId="3B21DC4B">
      <w:pPr>
        <w:pStyle w:val="FirstLevelBullet"/>
        <w:numPr>
          <w:ilvl w:val="0"/>
          <w:numId w:val="0"/>
        </w:numPr>
        <w:ind w:left="720" w:firstLine="360"/>
        <w:rPr>
          <w:del w:author="toantk" w:date="2022-07-27T16:13:00Z" w:id="14103"/>
        </w:rPr>
      </w:pPr>
      <w:del w:author="toantk" w:date="2022-07-27T16:13:00Z" w:id="14104">
        <w:r w:rsidDel="00826562">
          <w:delText>"data": {</w:delText>
        </w:r>
      </w:del>
    </w:p>
    <w:p w:rsidR="003B44C7" w:rsidDel="00826562" w:rsidP="003B44C7" w:rsidRDefault="003B44C7" w14:paraId="19A8CDA5" w14:textId="3D2D1D9B">
      <w:pPr>
        <w:pStyle w:val="FirstLevelBullet"/>
        <w:numPr>
          <w:ilvl w:val="0"/>
          <w:numId w:val="0"/>
        </w:numPr>
        <w:ind w:left="720" w:firstLine="360"/>
        <w:rPr>
          <w:del w:author="toantk" w:date="2022-07-27T16:13:00Z" w:id="14105"/>
        </w:rPr>
      </w:pPr>
      <w:del w:author="toantk" w:date="2022-07-27T16:13:00Z" w:id="14106">
        <w:r w:rsidDel="00826562">
          <w:delText>“action” : “</w:delText>
        </w:r>
        <w:r w:rsidDel="00826562" w:rsidR="007D5AEE">
          <w:delText>trace</w:delText>
        </w:r>
        <w:r w:rsidDel="00826562">
          <w:delText>”,</w:delText>
        </w:r>
      </w:del>
    </w:p>
    <w:p w:rsidR="003B44C7" w:rsidDel="00826562" w:rsidP="003B44C7" w:rsidRDefault="003B44C7" w14:paraId="7BE5FA0C" w14:textId="06D5A9F7">
      <w:pPr>
        <w:pStyle w:val="FirstLevelBullet"/>
        <w:numPr>
          <w:ilvl w:val="0"/>
          <w:numId w:val="0"/>
        </w:numPr>
        <w:ind w:left="720" w:firstLine="360"/>
        <w:rPr>
          <w:del w:author="toantk" w:date="2022-07-27T16:13:00Z" w:id="14107"/>
        </w:rPr>
      </w:pPr>
      <w:del w:author="toantk" w:date="2022-07-27T16:13:00Z" w:id="14108">
        <w:r w:rsidDel="00826562">
          <w:delText>“result” : “&lt;result&gt;”</w:delText>
        </w:r>
      </w:del>
    </w:p>
    <w:p w:rsidR="003B44C7" w:rsidDel="00826562" w:rsidP="003B44C7" w:rsidRDefault="003B44C7" w14:paraId="40B686A9" w14:textId="4DE6165C">
      <w:pPr>
        <w:pStyle w:val="FirstLevelBullet"/>
        <w:numPr>
          <w:ilvl w:val="0"/>
          <w:numId w:val="0"/>
        </w:numPr>
        <w:ind w:left="720" w:firstLine="360"/>
        <w:rPr>
          <w:del w:author="toantk" w:date="2022-07-27T16:13:00Z" w:id="14109"/>
        </w:rPr>
      </w:pPr>
      <w:del w:author="toantk" w:date="2022-07-27T16:13:00Z" w:id="14110">
        <w:r w:rsidDel="00826562">
          <w:delText>}</w:delText>
        </w:r>
      </w:del>
    </w:p>
    <w:p w:rsidR="003B44C7" w:rsidDel="00826562" w:rsidP="003B44C7" w:rsidRDefault="003B44C7" w14:paraId="3558D53E" w14:textId="0EF4B904">
      <w:pPr>
        <w:pStyle w:val="FirstLevelBullet"/>
        <w:numPr>
          <w:ilvl w:val="0"/>
          <w:numId w:val="0"/>
        </w:numPr>
        <w:ind w:left="720" w:firstLine="360"/>
        <w:rPr>
          <w:del w:author="toantk" w:date="2022-07-27T16:13:00Z" w:id="14111"/>
        </w:rPr>
      </w:pPr>
      <w:del w:author="toantk" w:date="2022-07-27T16:13:00Z" w:id="14112">
        <w:r w:rsidDel="00826562">
          <w:delText>}</w:delText>
        </w:r>
      </w:del>
    </w:p>
    <w:p w:rsidRPr="00820762" w:rsidR="003B44C7" w:rsidDel="00826562" w:rsidP="003B44C7" w:rsidRDefault="006F40D9" w14:paraId="2BF968D1" w14:textId="62A90A2F">
      <w:pPr>
        <w:pStyle w:val="ListParagraph"/>
        <w:numPr>
          <w:ilvl w:val="1"/>
          <w:numId w:val="9"/>
        </w:numPr>
        <w:rPr>
          <w:del w:author="toantk" w:date="2022-07-27T16:13:00Z" w:id="14113"/>
        </w:rPr>
      </w:pPr>
      <w:del w:author="toantk" w:date="2022-07-27T16:13:00Z" w:id="14114">
        <w:r w:rsidDel="00826562">
          <w:delText>Trace</w:delText>
        </w:r>
        <w:r w:rsidDel="00826562" w:rsidR="003B44C7">
          <w:delText xml:space="preserve"> thất bại:</w:delText>
        </w:r>
      </w:del>
    </w:p>
    <w:p w:rsidR="003B44C7" w:rsidDel="00826562" w:rsidP="003B44C7" w:rsidRDefault="003B44C7" w14:paraId="1A36E3BC" w14:textId="09F89B5F">
      <w:pPr>
        <w:pStyle w:val="FirstLevelBullet"/>
        <w:numPr>
          <w:ilvl w:val="0"/>
          <w:numId w:val="0"/>
        </w:numPr>
        <w:ind w:left="1080"/>
        <w:rPr>
          <w:del w:author="toantk" w:date="2022-07-27T16:13:00Z" w:id="14115"/>
        </w:rPr>
      </w:pPr>
      <w:del w:author="toantk" w:date="2022-07-27T16:13:00Z" w:id="14116">
        <w:r w:rsidDel="00826562">
          <w:delText>{</w:delText>
        </w:r>
      </w:del>
    </w:p>
    <w:p w:rsidR="003B44C7" w:rsidDel="00826562" w:rsidP="003B44C7" w:rsidRDefault="00183521" w14:paraId="46CB538D" w14:textId="793E28C0">
      <w:pPr>
        <w:pStyle w:val="FirstLevelBullet"/>
        <w:numPr>
          <w:ilvl w:val="0"/>
          <w:numId w:val="0"/>
        </w:numPr>
        <w:ind w:left="1080"/>
        <w:rPr>
          <w:del w:author="toantk" w:date="2022-07-27T16:13:00Z" w:id="14117"/>
        </w:rPr>
      </w:pPr>
      <w:del w:author="toantk" w:date="2022-07-27T16:13:00Z" w:id="14118">
        <w:r w:rsidDel="00826562">
          <w:delText>“status”: &lt;ErrorCode&gt;</w:delText>
        </w:r>
        <w:r w:rsidDel="00826562" w:rsidR="003B44C7">
          <w:delText>,</w:delText>
        </w:r>
      </w:del>
    </w:p>
    <w:p w:rsidR="003B44C7" w:rsidDel="00826562" w:rsidP="003B44C7" w:rsidRDefault="00B94824" w14:paraId="0151212B" w14:textId="1648458D">
      <w:pPr>
        <w:pStyle w:val="FirstLevelBullet"/>
        <w:numPr>
          <w:ilvl w:val="0"/>
          <w:numId w:val="0"/>
        </w:numPr>
        <w:ind w:left="1080"/>
        <w:rPr>
          <w:del w:author="toantk" w:date="2022-07-27T16:13:00Z" w:id="14119"/>
        </w:rPr>
      </w:pPr>
      <w:del w:author="toantk" w:date="2022-07-27T16:13:00Z" w:id="14120">
        <w:r w:rsidDel="00826562">
          <w:delText>“message”: “&lt;message&gt;”</w:delText>
        </w:r>
        <w:r w:rsidDel="00826562" w:rsidR="003B44C7">
          <w:delText>,</w:delText>
        </w:r>
      </w:del>
    </w:p>
    <w:p w:rsidR="00466FAB" w:rsidDel="00826562" w:rsidP="00466FAB" w:rsidRDefault="00466FAB" w14:paraId="3C4E38A2" w14:textId="6DA0ECF7">
      <w:pPr>
        <w:pStyle w:val="ListParagraph"/>
        <w:ind w:firstLine="360"/>
        <w:rPr>
          <w:del w:author="toantk" w:date="2022-07-27T16:13:00Z" w:id="14121"/>
        </w:rPr>
      </w:pPr>
      <w:del w:author="toantk" w:date="2022-07-27T16:13:00Z" w:id="14122">
        <w:r w:rsidDel="00826562">
          <w:delText>“requestId” : “&lt;requestId&gt;”,</w:delText>
        </w:r>
      </w:del>
    </w:p>
    <w:p w:rsidR="003B44C7" w:rsidDel="00826562" w:rsidP="003B44C7" w:rsidRDefault="003B44C7" w14:paraId="2072130A" w14:textId="51AFA927">
      <w:pPr>
        <w:pStyle w:val="FirstLevelBullet"/>
        <w:numPr>
          <w:ilvl w:val="0"/>
          <w:numId w:val="0"/>
        </w:numPr>
        <w:ind w:left="1080"/>
        <w:rPr>
          <w:del w:author="toantk" w:date="2022-07-27T16:13:00Z" w:id="14123"/>
        </w:rPr>
      </w:pPr>
      <w:del w:author="toantk" w:date="2022-07-27T16:13:00Z" w:id="14124">
        <w:r w:rsidDel="00826562">
          <w:delText>"data": {</w:delText>
        </w:r>
      </w:del>
    </w:p>
    <w:p w:rsidR="003B44C7" w:rsidDel="00826562" w:rsidP="003B44C7" w:rsidRDefault="003B44C7" w14:paraId="535124C0" w14:textId="5AF92CE2">
      <w:pPr>
        <w:pStyle w:val="FirstLevelBullet"/>
        <w:numPr>
          <w:ilvl w:val="0"/>
          <w:numId w:val="0"/>
        </w:numPr>
        <w:ind w:left="1080"/>
        <w:rPr>
          <w:del w:author="toantk" w:date="2022-07-27T16:13:00Z" w:id="14125"/>
        </w:rPr>
      </w:pPr>
      <w:del w:author="toantk" w:date="2022-07-27T16:13:00Z" w:id="14126">
        <w:r w:rsidDel="00826562">
          <w:delText>}</w:delText>
        </w:r>
      </w:del>
    </w:p>
    <w:p w:rsidR="003B44C7" w:rsidDel="00826562" w:rsidP="003B44C7" w:rsidRDefault="003B44C7" w14:paraId="6AFBAEFB" w14:textId="243BD3A3">
      <w:pPr>
        <w:pStyle w:val="FirstLevelBullet"/>
        <w:numPr>
          <w:ilvl w:val="0"/>
          <w:numId w:val="0"/>
        </w:numPr>
        <w:ind w:left="1080"/>
        <w:rPr>
          <w:del w:author="toantk" w:date="2022-07-27T16:13:00Z" w:id="14127"/>
        </w:rPr>
      </w:pPr>
      <w:del w:author="toantk" w:date="2022-07-27T16:13:00Z" w:id="14128">
        <w:r w:rsidDel="00826562">
          <w:delText>}</w:delText>
        </w:r>
      </w:del>
    </w:p>
    <w:p w:rsidRPr="00E71A83" w:rsidR="003B44C7" w:rsidP="003B44C7" w:rsidRDefault="003B44C7" w14:paraId="5474B171" w14:textId="77777777">
      <w:pPr>
        <w:rPr>
          <w:b/>
          <w:bCs/>
        </w:rPr>
      </w:pPr>
      <w:r w:rsidRPr="00E71A83">
        <w:rPr>
          <w:b/>
          <w:bCs/>
        </w:rPr>
        <w:t>Mô tả tham số:</w:t>
      </w:r>
    </w:p>
    <w:p w:rsidR="002958FF" w:rsidP="002958FF" w:rsidRDefault="002958FF" w14:paraId="41369249" w14:textId="5F4CDCF7">
      <w:pPr>
        <w:pStyle w:val="Caption"/>
        <w:keepNext/>
      </w:pPr>
      <w:bookmarkStart w:name="_Toc110529182" w:id="14129"/>
      <w:r>
        <w:t xml:space="preserve">Bảng </w:t>
      </w:r>
      <w:ins w:author="toantk" w:date="2022-08-04T17:50:00Z" w:id="14130">
        <w:r w:rsidR="0035117C">
          <w:fldChar w:fldCharType="begin"/>
        </w:r>
        <w:r w:rsidR="0035117C">
          <w:instrText xml:space="preserve"> STYLEREF 1 \s </w:instrText>
        </w:r>
      </w:ins>
      <w:r w:rsidR="0035117C">
        <w:fldChar w:fldCharType="separate"/>
      </w:r>
      <w:r w:rsidR="00533729">
        <w:rPr>
          <w:noProof/>
        </w:rPr>
        <w:t>7</w:t>
      </w:r>
      <w:ins w:author="toantk" w:date="2022-08-04T17:50:00Z" w:id="14131">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33</w:t>
      </w:r>
      <w:ins w:author="toantk" w:date="2022-08-04T17:50:00Z" w:id="14132">
        <w:r w:rsidR="0035117C">
          <w:fldChar w:fldCharType="end"/>
        </w:r>
      </w:ins>
      <w:ins w:author="Tran Khanh Toan" w:date="2022-08-04T09:32:00Z" w:id="14133">
        <w:del w:author="toantk" w:date="2022-08-04T17:50:00Z" w:id="14134">
          <w:r w:rsidDel="0035117C" w:rsidR="00F227FB">
            <w:fldChar w:fldCharType="begin"/>
          </w:r>
          <w:r w:rsidDel="0035117C" w:rsidR="00F227FB">
            <w:delInstrText xml:space="preserve"> STYLEREF 1 \s </w:delInstrText>
          </w:r>
        </w:del>
      </w:ins>
      <w:del w:author="toantk" w:date="2022-08-04T17:50:00Z" w:id="14135">
        <w:r w:rsidDel="0035117C" w:rsidR="00F227FB">
          <w:fldChar w:fldCharType="separate"/>
        </w:r>
        <w:r w:rsidDel="0035117C" w:rsidR="00F227FB">
          <w:rPr>
            <w:noProof/>
          </w:rPr>
          <w:delText>7</w:delText>
        </w:r>
      </w:del>
      <w:ins w:author="Tran Khanh Toan" w:date="2022-08-04T09:32:00Z" w:id="14136">
        <w:del w:author="toantk" w:date="2022-08-04T17:50:00Z" w:id="14137">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4138">
        <w:r w:rsidDel="0035117C" w:rsidR="00F227FB">
          <w:fldChar w:fldCharType="separate"/>
        </w:r>
      </w:del>
      <w:ins w:author="Tran Khanh Toan" w:date="2022-08-04T09:32:00Z" w:id="14139">
        <w:del w:author="toantk" w:date="2022-08-04T17:50:00Z" w:id="14140">
          <w:r w:rsidDel="0035117C" w:rsidR="00F227FB">
            <w:rPr>
              <w:noProof/>
            </w:rPr>
            <w:delText>33</w:delText>
          </w:r>
          <w:r w:rsidDel="0035117C" w:rsidR="00F227FB">
            <w:fldChar w:fldCharType="end"/>
          </w:r>
        </w:del>
      </w:ins>
      <w:ins w:author="toantk" w:date="2022-07-28T09:18:00Z" w:id="14141">
        <w:del w:author="Tran Khanh Toan" w:date="2022-08-03T15:31:00Z" w:id="14142">
          <w:r w:rsidDel="0087204C" w:rsidR="005A0D0F">
            <w:fldChar w:fldCharType="begin"/>
          </w:r>
          <w:r w:rsidDel="0087204C" w:rsidR="005A0D0F">
            <w:delInstrText xml:space="preserve"> STYLEREF 1 \s </w:delInstrText>
          </w:r>
        </w:del>
      </w:ins>
      <w:del w:author="Tran Khanh Toan" w:date="2022-08-03T15:31:00Z" w:id="14143">
        <w:r w:rsidDel="0087204C" w:rsidR="005A0D0F">
          <w:fldChar w:fldCharType="separate"/>
        </w:r>
        <w:r w:rsidDel="0087204C" w:rsidR="005A0D0F">
          <w:rPr>
            <w:noProof/>
          </w:rPr>
          <w:delText>7</w:delText>
        </w:r>
      </w:del>
      <w:ins w:author="toantk" w:date="2022-07-28T09:18:00Z" w:id="14144">
        <w:del w:author="Tran Khanh Toan" w:date="2022-08-03T15:31:00Z" w:id="14145">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4146">
        <w:r w:rsidDel="0087204C" w:rsidR="005A0D0F">
          <w:fldChar w:fldCharType="separate"/>
        </w:r>
      </w:del>
      <w:ins w:author="toantk" w:date="2022-07-28T09:18:00Z" w:id="14147">
        <w:del w:author="Tran Khanh Toan" w:date="2022-08-03T15:31:00Z" w:id="14148">
          <w:r w:rsidDel="0087204C" w:rsidR="005A0D0F">
            <w:rPr>
              <w:noProof/>
            </w:rPr>
            <w:delText>34</w:delText>
          </w:r>
          <w:r w:rsidDel="0087204C" w:rsidR="005A0D0F">
            <w:fldChar w:fldCharType="end"/>
          </w:r>
        </w:del>
      </w:ins>
      <w:ins w:author="Tran Khanh Toan" w:date="2022-07-01T17:36:00Z" w:id="14149">
        <w:del w:author="toantk" w:date="2022-07-27T10:00:00Z" w:id="14150">
          <w:r w:rsidDel="006366F4" w:rsidR="0036606E">
            <w:fldChar w:fldCharType="begin"/>
          </w:r>
          <w:r w:rsidDel="006366F4" w:rsidR="0036606E">
            <w:delInstrText xml:space="preserve"> STYLEREF 1 \s </w:delInstrText>
          </w:r>
        </w:del>
      </w:ins>
      <w:del w:author="toantk" w:date="2022-07-27T10:00:00Z" w:id="14151">
        <w:r w:rsidDel="006366F4" w:rsidR="0036606E">
          <w:fldChar w:fldCharType="separate"/>
        </w:r>
        <w:r w:rsidDel="006366F4" w:rsidR="0036606E">
          <w:rPr>
            <w:noProof/>
          </w:rPr>
          <w:delText>7</w:delText>
        </w:r>
      </w:del>
      <w:ins w:author="Tran Khanh Toan" w:date="2022-07-01T17:36:00Z" w:id="14152">
        <w:del w:author="toantk" w:date="2022-07-27T10:00:00Z" w:id="14153">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14154">
        <w:r w:rsidDel="006366F4" w:rsidR="0036606E">
          <w:fldChar w:fldCharType="separate"/>
        </w:r>
      </w:del>
      <w:ins w:author="Tran Khanh Toan" w:date="2022-07-01T17:36:00Z" w:id="14155">
        <w:del w:author="toantk" w:date="2022-07-27T10:00:00Z" w:id="14156">
          <w:r w:rsidDel="006366F4" w:rsidR="0036606E">
            <w:rPr>
              <w:noProof/>
            </w:rPr>
            <w:delText>34</w:delText>
          </w:r>
          <w:r w:rsidDel="006366F4" w:rsidR="0036606E">
            <w:fldChar w:fldCharType="end"/>
          </w:r>
        </w:del>
      </w:ins>
      <w:del w:author="Tran Khanh Toan" w:date="2022-07-01T14:56:00Z" w:id="14157">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Pr>
            <w:noProof/>
          </w:rPr>
          <w:delText>7</w:delText>
        </w:r>
        <w:r w:rsidDel="00A87875" w:rsidR="003F0BD0">
          <w:rPr>
            <w:noProof/>
          </w:rPr>
          <w:fldChar w:fldCharType="end"/>
        </w:r>
        <w:r w:rsidDel="00A87875">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Pr>
            <w:noProof/>
          </w:rPr>
          <w:delText>32</w:delText>
        </w:r>
        <w:r w:rsidDel="00A87875" w:rsidR="003F0BD0">
          <w:rPr>
            <w:noProof/>
          </w:rPr>
          <w:fldChar w:fldCharType="end"/>
        </w:r>
      </w:del>
      <w:r>
        <w:t xml:space="preserve"> Bảng mô tả tham số trong luồng điều khiển Trace</w:t>
      </w:r>
      <w:bookmarkEnd w:id="14129"/>
    </w:p>
    <w:tbl>
      <w:tblPr>
        <w:tblStyle w:val="TableGrid"/>
        <w:tblW w:w="0" w:type="auto"/>
        <w:tblInd w:w="175" w:type="dxa"/>
        <w:tblLook w:val="04A0" w:firstRow="1" w:lastRow="0" w:firstColumn="1" w:lastColumn="0" w:noHBand="0" w:noVBand="1"/>
      </w:tblPr>
      <w:tblGrid>
        <w:gridCol w:w="618"/>
        <w:gridCol w:w="1597"/>
        <w:gridCol w:w="1526"/>
        <w:gridCol w:w="1255"/>
        <w:gridCol w:w="1679"/>
        <w:gridCol w:w="2375"/>
      </w:tblGrid>
      <w:tr w:rsidR="003B44C7" w:rsidTr="00180ED0" w14:paraId="04AD93AD" w14:textId="77777777">
        <w:tc>
          <w:tcPr>
            <w:tcW w:w="712" w:type="dxa"/>
          </w:tcPr>
          <w:p w:rsidR="003B44C7" w:rsidP="00E5021C" w:rsidRDefault="003B44C7" w14:paraId="1BC82960" w14:textId="77777777">
            <w:pPr>
              <w:pStyle w:val="ListParagraph"/>
              <w:ind w:left="0"/>
              <w:rPr>
                <w:b/>
                <w:bCs/>
              </w:rPr>
            </w:pPr>
            <w:r>
              <w:rPr>
                <w:b/>
                <w:bCs/>
              </w:rPr>
              <w:t>STT</w:t>
            </w:r>
          </w:p>
        </w:tc>
        <w:tc>
          <w:tcPr>
            <w:tcW w:w="1920" w:type="dxa"/>
          </w:tcPr>
          <w:p w:rsidR="003B44C7" w:rsidP="00E5021C" w:rsidRDefault="003B44C7" w14:paraId="68E7FBE0" w14:textId="77777777">
            <w:pPr>
              <w:pStyle w:val="ListParagraph"/>
              <w:ind w:left="0"/>
              <w:rPr>
                <w:b/>
                <w:bCs/>
              </w:rPr>
            </w:pPr>
            <w:r>
              <w:rPr>
                <w:b/>
                <w:bCs/>
              </w:rPr>
              <w:t>Tham số</w:t>
            </w:r>
          </w:p>
        </w:tc>
        <w:tc>
          <w:tcPr>
            <w:tcW w:w="1476" w:type="dxa"/>
          </w:tcPr>
          <w:p w:rsidR="003B44C7" w:rsidP="00E5021C" w:rsidRDefault="003B44C7" w14:paraId="26B69C77" w14:textId="77777777">
            <w:pPr>
              <w:pStyle w:val="ListParagraph"/>
              <w:ind w:left="0"/>
              <w:rPr>
                <w:b/>
                <w:bCs/>
              </w:rPr>
            </w:pPr>
            <w:r>
              <w:rPr>
                <w:b/>
                <w:bCs/>
              </w:rPr>
              <w:t>Mô tả</w:t>
            </w:r>
          </w:p>
        </w:tc>
        <w:tc>
          <w:tcPr>
            <w:tcW w:w="995" w:type="dxa"/>
          </w:tcPr>
          <w:p w:rsidR="003B44C7" w:rsidP="00E5021C" w:rsidRDefault="003B44C7" w14:paraId="469D3DC6" w14:textId="77777777">
            <w:pPr>
              <w:pStyle w:val="ListParagraph"/>
              <w:ind w:left="0"/>
              <w:rPr>
                <w:b/>
                <w:bCs/>
              </w:rPr>
            </w:pPr>
            <w:r>
              <w:rPr>
                <w:b/>
                <w:bCs/>
              </w:rPr>
              <w:t>Kiểu</w:t>
            </w:r>
          </w:p>
        </w:tc>
        <w:tc>
          <w:tcPr>
            <w:tcW w:w="2027" w:type="dxa"/>
          </w:tcPr>
          <w:p w:rsidR="003B44C7" w:rsidP="00E5021C" w:rsidRDefault="003B44C7" w14:paraId="1957A5C8" w14:textId="77777777">
            <w:pPr>
              <w:pStyle w:val="ListParagraph"/>
              <w:ind w:left="0"/>
              <w:rPr>
                <w:b/>
                <w:bCs/>
              </w:rPr>
            </w:pPr>
            <w:r>
              <w:rPr>
                <w:b/>
                <w:bCs/>
              </w:rPr>
              <w:t>Giá trị</w:t>
            </w:r>
          </w:p>
        </w:tc>
        <w:tc>
          <w:tcPr>
            <w:tcW w:w="1920" w:type="dxa"/>
          </w:tcPr>
          <w:p w:rsidR="003B44C7" w:rsidP="00E5021C" w:rsidRDefault="003B44C7" w14:paraId="527F9CC2" w14:textId="77777777">
            <w:pPr>
              <w:pStyle w:val="ListParagraph"/>
              <w:ind w:left="0"/>
              <w:rPr>
                <w:b/>
                <w:bCs/>
              </w:rPr>
            </w:pPr>
            <w:r>
              <w:rPr>
                <w:b/>
                <w:bCs/>
              </w:rPr>
              <w:t>Json Key</w:t>
            </w:r>
          </w:p>
        </w:tc>
      </w:tr>
      <w:tr w:rsidR="00A56532" w:rsidTr="00180ED0" w14:paraId="41E2C9D1" w14:textId="77777777">
        <w:trPr>
          <w:trHeight w:val="213"/>
        </w:trPr>
        <w:tc>
          <w:tcPr>
            <w:tcW w:w="712" w:type="dxa"/>
          </w:tcPr>
          <w:p w:rsidRPr="00020A9F" w:rsidR="00A56532" w:rsidP="00A56532" w:rsidRDefault="00A56532" w14:paraId="1206F51E" w14:textId="77777777">
            <w:pPr>
              <w:pStyle w:val="ListParagraph"/>
              <w:ind w:left="0"/>
            </w:pPr>
            <w:r w:rsidRPr="00020A9F">
              <w:t>1</w:t>
            </w:r>
          </w:p>
        </w:tc>
        <w:tc>
          <w:tcPr>
            <w:tcW w:w="1920" w:type="dxa"/>
          </w:tcPr>
          <w:p w:rsidRPr="00020A9F" w:rsidR="00A56532" w:rsidP="00A56532" w:rsidRDefault="00A56532" w14:paraId="2FF64C40" w14:textId="120CBF1E">
            <w:pPr>
              <w:pStyle w:val="ListParagraph"/>
              <w:ind w:left="0"/>
            </w:pPr>
            <w:ins w:author="toantk" w:date="2022-08-04T15:17:00Z" w:id="14158">
              <w:r>
                <w:t>Host</w:t>
              </w:r>
            </w:ins>
            <w:del w:author="toantk" w:date="2022-08-04T15:17:00Z" w:id="14159">
              <w:r w:rsidDel="00AE28E5">
                <w:delText>Interface Type</w:delText>
              </w:r>
            </w:del>
          </w:p>
        </w:tc>
        <w:tc>
          <w:tcPr>
            <w:tcW w:w="1476" w:type="dxa"/>
          </w:tcPr>
          <w:p w:rsidRPr="00020A9F" w:rsidR="00A56532" w:rsidP="00A56532" w:rsidRDefault="00A56532" w14:paraId="16D8109D" w14:textId="16DEF21D">
            <w:pPr>
              <w:pStyle w:val="ListParagraph"/>
              <w:ind w:left="0"/>
            </w:pPr>
            <w:ins w:author="toantk" w:date="2022-08-04T15:17:00Z" w:id="14160">
              <w:r>
                <w:t xml:space="preserve">Domain name hoặc IP đích của traceroute </w:t>
              </w:r>
            </w:ins>
            <w:del w:author="toantk" w:date="2022-08-04T15:17:00Z" w:id="14161">
              <w:r w:rsidDel="00AE28E5">
                <w:delText>Lựa chọn loại Interface để thực hiện Ping</w:delText>
              </w:r>
            </w:del>
          </w:p>
        </w:tc>
        <w:tc>
          <w:tcPr>
            <w:tcW w:w="995" w:type="dxa"/>
          </w:tcPr>
          <w:p w:rsidRPr="00020A9F" w:rsidR="00A56532" w:rsidP="00A56532" w:rsidRDefault="00A56532" w14:paraId="7A0216F2" w14:textId="16ECFE09">
            <w:pPr>
              <w:pStyle w:val="ListParagraph"/>
              <w:ind w:left="0"/>
            </w:pPr>
            <w:ins w:author="toantk" w:date="2022-08-04T15:17:00Z" w:id="14162">
              <w:r>
                <w:t>String</w:t>
              </w:r>
            </w:ins>
            <w:del w:author="toantk" w:date="2022-08-04T15:17:00Z" w:id="14163">
              <w:r w:rsidDel="00AE28E5">
                <w:delText>String</w:delText>
              </w:r>
            </w:del>
          </w:p>
        </w:tc>
        <w:tc>
          <w:tcPr>
            <w:tcW w:w="2027" w:type="dxa"/>
          </w:tcPr>
          <w:p w:rsidR="00A56532" w:rsidP="00A56532" w:rsidRDefault="00A56532" w14:paraId="1EF3C13E" w14:textId="77777777">
            <w:pPr>
              <w:pStyle w:val="ListParagraph"/>
              <w:ind w:left="0"/>
              <w:rPr>
                <w:ins w:author="toantk" w:date="2022-08-04T15:17:00Z" w:id="14164"/>
              </w:rPr>
            </w:pPr>
            <w:ins w:author="toantk" w:date="2022-08-04T15:17:00Z" w:id="14165">
              <w:r>
                <w:t>Chuỗi ký tự.</w:t>
              </w:r>
            </w:ins>
          </w:p>
          <w:p w:rsidRPr="00020A9F" w:rsidR="00A56532" w:rsidP="00A56532" w:rsidRDefault="00A56532" w14:paraId="3D373FCB" w14:textId="08491FA6">
            <w:pPr>
              <w:pStyle w:val="ListParagraph"/>
              <w:ind w:left="0"/>
            </w:pPr>
            <w:ins w:author="toantk" w:date="2022-08-04T15:17:00Z" w:id="14166">
              <w:r>
                <w:t>Valid IPv4 hoặc valid IPv6 hoặc valid domain name</w:t>
              </w:r>
            </w:ins>
            <w:del w:author="toantk" w:date="2022-08-04T15:17:00Z" w:id="14167">
              <w:r w:rsidDel="00AE28E5">
                <w:delText>WAN/LAN</w:delText>
              </w:r>
            </w:del>
          </w:p>
        </w:tc>
        <w:tc>
          <w:tcPr>
            <w:tcW w:w="1920" w:type="dxa"/>
          </w:tcPr>
          <w:p w:rsidRPr="00020A9F" w:rsidR="00A56532" w:rsidP="00A56532" w:rsidRDefault="00A56532" w14:paraId="0B972E95" w14:textId="2BF0A13F">
            <w:pPr>
              <w:pStyle w:val="ListParagraph"/>
              <w:ind w:left="0"/>
            </w:pPr>
            <w:ins w:author="toantk" w:date="2022-08-04T15:17:00Z" w:id="14168">
              <w:r>
                <w:t>host</w:t>
              </w:r>
            </w:ins>
            <w:del w:author="toantk" w:date="2022-08-04T15:17:00Z" w:id="14169">
              <w:r w:rsidDel="00AE28E5">
                <w:delText>interfaceType</w:delText>
              </w:r>
            </w:del>
          </w:p>
        </w:tc>
      </w:tr>
      <w:tr w:rsidR="00A56532" w:rsidTr="00180ED0" w14:paraId="2587AA97" w14:textId="77777777">
        <w:tc>
          <w:tcPr>
            <w:tcW w:w="712" w:type="dxa"/>
          </w:tcPr>
          <w:p w:rsidRPr="00020A9F" w:rsidR="00A56532" w:rsidP="00A56532" w:rsidRDefault="00A56532" w14:paraId="34653FE7" w14:textId="77777777">
            <w:pPr>
              <w:pStyle w:val="ListParagraph"/>
              <w:ind w:left="0"/>
            </w:pPr>
            <w:r>
              <w:t>2</w:t>
            </w:r>
          </w:p>
        </w:tc>
        <w:tc>
          <w:tcPr>
            <w:tcW w:w="1920" w:type="dxa"/>
          </w:tcPr>
          <w:p w:rsidRPr="00020A9F" w:rsidR="00A56532" w:rsidP="00A56532" w:rsidRDefault="00A56532" w14:paraId="2B5146C1" w14:textId="031AE983">
            <w:pPr>
              <w:pStyle w:val="ListParagraph"/>
              <w:ind w:left="0"/>
            </w:pPr>
            <w:ins w:author="toantk" w:date="2022-08-04T15:17:00Z" w:id="14170">
              <w:r>
                <w:t>Host address</w:t>
              </w:r>
            </w:ins>
            <w:del w:author="toantk" w:date="2022-08-04T15:17:00Z" w:id="14171">
              <w:r w:rsidDel="00AE28E5">
                <w:delText>WAN interface</w:delText>
              </w:r>
            </w:del>
          </w:p>
        </w:tc>
        <w:tc>
          <w:tcPr>
            <w:tcW w:w="1476" w:type="dxa"/>
          </w:tcPr>
          <w:p w:rsidR="00A56532" w:rsidP="00A56532" w:rsidRDefault="00A56532" w14:paraId="681418AD" w14:textId="6530CB44">
            <w:pPr>
              <w:pStyle w:val="ListParagraph"/>
              <w:ind w:left="0"/>
            </w:pPr>
            <w:ins w:author="toantk" w:date="2022-08-04T15:17:00Z" w:id="14172">
              <w:r>
                <w:t>IP đích của traceroute sau khi phân giải</w:t>
              </w:r>
            </w:ins>
            <w:del w:author="toantk" w:date="2022-08-04T15:17:00Z" w:id="14173">
              <w:r w:rsidDel="00AE28E5">
                <w:delText>Tên WAN Interface. Trường này cần thiết lựa chọn khi interface  = WAN</w:delText>
              </w:r>
            </w:del>
          </w:p>
        </w:tc>
        <w:tc>
          <w:tcPr>
            <w:tcW w:w="995" w:type="dxa"/>
          </w:tcPr>
          <w:p w:rsidR="00A56532" w:rsidP="00A56532" w:rsidRDefault="00A56532" w14:paraId="66039863" w14:textId="4E3E733E">
            <w:pPr>
              <w:pStyle w:val="ListParagraph"/>
              <w:ind w:left="0"/>
            </w:pPr>
            <w:ins w:author="toantk" w:date="2022-08-04T15:17:00Z" w:id="14174">
              <w:r>
                <w:t>String</w:t>
              </w:r>
            </w:ins>
            <w:del w:author="toantk" w:date="2022-08-04T15:17:00Z" w:id="14175">
              <w:r w:rsidDel="00AE28E5">
                <w:delText>String</w:delText>
              </w:r>
            </w:del>
          </w:p>
        </w:tc>
        <w:tc>
          <w:tcPr>
            <w:tcW w:w="2027" w:type="dxa"/>
          </w:tcPr>
          <w:p w:rsidR="00A56532" w:rsidP="00A56532" w:rsidRDefault="00A56532" w14:paraId="32F9EB40" w14:textId="4CD7EFC8">
            <w:pPr>
              <w:pStyle w:val="ListParagraph"/>
              <w:ind w:left="0"/>
            </w:pPr>
            <w:del w:author="toantk" w:date="2022-08-04T15:17:00Z" w:id="14176">
              <w:r w:rsidDel="00AE28E5">
                <w:delText>WAN0 – WAN7</w:delText>
              </w:r>
            </w:del>
          </w:p>
        </w:tc>
        <w:tc>
          <w:tcPr>
            <w:tcW w:w="1920" w:type="dxa"/>
          </w:tcPr>
          <w:p w:rsidR="00A56532" w:rsidP="00A56532" w:rsidRDefault="00A56532" w14:paraId="38C2D58F" w14:textId="69BD6971">
            <w:pPr>
              <w:pStyle w:val="ListParagraph"/>
              <w:ind w:left="0"/>
            </w:pPr>
            <w:ins w:author="toantk" w:date="2022-08-04T15:17:00Z" w:id="14177">
              <w:r>
                <w:t>hostAddress</w:t>
              </w:r>
            </w:ins>
            <w:del w:author="toantk" w:date="2022-08-04T15:17:00Z" w:id="14178">
              <w:r w:rsidDel="00AE28E5">
                <w:delText>wanInterface</w:delText>
              </w:r>
            </w:del>
          </w:p>
        </w:tc>
      </w:tr>
      <w:tr w:rsidR="00A56532" w:rsidTr="00180ED0" w14:paraId="01E5FC07" w14:textId="77777777">
        <w:tc>
          <w:tcPr>
            <w:tcW w:w="712" w:type="dxa"/>
          </w:tcPr>
          <w:p w:rsidRPr="00020A9F" w:rsidR="00A56532" w:rsidP="00A56532" w:rsidRDefault="00A56532" w14:paraId="60A81BF3" w14:textId="77777777">
            <w:pPr>
              <w:pStyle w:val="ListParagraph"/>
              <w:ind w:left="0"/>
            </w:pPr>
            <w:r>
              <w:t>3</w:t>
            </w:r>
          </w:p>
        </w:tc>
        <w:tc>
          <w:tcPr>
            <w:tcW w:w="1920" w:type="dxa"/>
          </w:tcPr>
          <w:p w:rsidRPr="00020A9F" w:rsidR="00A56532" w:rsidP="00A56532" w:rsidRDefault="00A56532" w14:paraId="2C4522DA" w14:textId="157F8366">
            <w:pPr>
              <w:pStyle w:val="ListParagraph"/>
              <w:ind w:left="0"/>
            </w:pPr>
            <w:ins w:author="toantk" w:date="2022-08-04T15:17:00Z" w:id="14179">
              <w:r>
                <w:t>Hop count</w:t>
              </w:r>
            </w:ins>
            <w:del w:author="toantk" w:date="2022-08-04T15:17:00Z" w:id="14180">
              <w:r w:rsidDel="00AE28E5">
                <w:delText>IP version</w:delText>
              </w:r>
            </w:del>
          </w:p>
        </w:tc>
        <w:tc>
          <w:tcPr>
            <w:tcW w:w="1476" w:type="dxa"/>
          </w:tcPr>
          <w:p w:rsidR="00A56532" w:rsidP="00A56532" w:rsidRDefault="00A56532" w14:paraId="7356DC69" w14:textId="5D3DDD70">
            <w:pPr>
              <w:pStyle w:val="ListParagraph"/>
              <w:ind w:left="0"/>
            </w:pPr>
            <w:ins w:author="toantk" w:date="2022-08-04T15:17:00Z" w:id="14181">
              <w:r>
                <w:t>Số lượng kết quả của traceroute</w:t>
              </w:r>
            </w:ins>
            <w:del w:author="toantk" w:date="2022-08-04T15:17:00Z" w:id="14182">
              <w:r w:rsidDel="00AE28E5">
                <w:delText>Chọn IP version của IP đích muốn ping đến</w:delText>
              </w:r>
            </w:del>
          </w:p>
        </w:tc>
        <w:tc>
          <w:tcPr>
            <w:tcW w:w="995" w:type="dxa"/>
          </w:tcPr>
          <w:p w:rsidR="00A56532" w:rsidP="00A56532" w:rsidRDefault="00A56532" w14:paraId="66529277" w14:textId="242A37FD">
            <w:pPr>
              <w:pStyle w:val="ListParagraph"/>
              <w:ind w:left="0"/>
            </w:pPr>
            <w:ins w:author="toantk" w:date="2022-08-04T15:17:00Z" w:id="14183">
              <w:r>
                <w:t>Int</w:t>
              </w:r>
            </w:ins>
            <w:del w:author="toantk" w:date="2022-08-04T15:17:00Z" w:id="14184">
              <w:r w:rsidDel="00AE28E5">
                <w:delText>int</w:delText>
              </w:r>
            </w:del>
          </w:p>
        </w:tc>
        <w:tc>
          <w:tcPr>
            <w:tcW w:w="2027" w:type="dxa"/>
          </w:tcPr>
          <w:p w:rsidR="00A56532" w:rsidP="00A56532" w:rsidRDefault="00A56532" w14:paraId="08C9D5D8" w14:textId="18A99E59">
            <w:pPr>
              <w:pStyle w:val="ListParagraph"/>
              <w:ind w:left="0"/>
            </w:pPr>
            <w:ins w:author="toantk" w:date="2022-08-04T15:17:00Z" w:id="14185">
              <w:r>
                <w:t>0-30</w:t>
              </w:r>
            </w:ins>
            <w:del w:author="toantk" w:date="2022-08-04T15:17:00Z" w:id="14186">
              <w:r w:rsidDel="00AE28E5">
                <w:delText>4/6</w:delText>
              </w:r>
            </w:del>
          </w:p>
        </w:tc>
        <w:tc>
          <w:tcPr>
            <w:tcW w:w="1920" w:type="dxa"/>
          </w:tcPr>
          <w:p w:rsidR="00A56532" w:rsidP="00A56532" w:rsidRDefault="00A56532" w14:paraId="421D878D" w14:textId="494BC690">
            <w:pPr>
              <w:pStyle w:val="ListParagraph"/>
              <w:ind w:left="0"/>
            </w:pPr>
            <w:ins w:author="toantk" w:date="2022-08-04T15:17:00Z" w:id="14187">
              <w:r>
                <w:t>hopCount</w:t>
              </w:r>
            </w:ins>
            <w:del w:author="toantk" w:date="2022-08-04T15:17:00Z" w:id="14188">
              <w:r w:rsidDel="00AE28E5">
                <w:delText>ipVersion</w:delText>
              </w:r>
            </w:del>
          </w:p>
        </w:tc>
      </w:tr>
      <w:tr w:rsidR="00A56532" w:rsidTr="00180ED0" w14:paraId="3E5B5F4E" w14:textId="77777777">
        <w:tc>
          <w:tcPr>
            <w:tcW w:w="712" w:type="dxa"/>
          </w:tcPr>
          <w:p w:rsidR="00A56532" w:rsidP="00A56532" w:rsidRDefault="00A56532" w14:paraId="6F0236D0" w14:textId="4FBD4756">
            <w:pPr>
              <w:pStyle w:val="ListParagraph"/>
              <w:ind w:left="0"/>
            </w:pPr>
            <w:ins w:author="toantk" w:date="2022-07-27T16:17:00Z" w:id="14189">
              <w:r>
                <w:t>4</w:t>
              </w:r>
            </w:ins>
            <w:del w:author="toantk" w:date="2022-07-27T16:17:00Z" w:id="14190">
              <w:r w:rsidDel="009D0143">
                <w:delText>4</w:delText>
              </w:r>
            </w:del>
          </w:p>
        </w:tc>
        <w:tc>
          <w:tcPr>
            <w:tcW w:w="1920" w:type="dxa"/>
          </w:tcPr>
          <w:p w:rsidR="00A56532" w:rsidP="00A56532" w:rsidRDefault="00A56532" w14:paraId="42FDB217" w14:textId="54BDDDEF">
            <w:pPr>
              <w:pStyle w:val="ListParagraph"/>
              <w:ind w:left="0"/>
            </w:pPr>
            <w:ins w:author="toantk" w:date="2022-08-04T15:17:00Z" w:id="14191">
              <w:r>
                <w:t>Trace Route code</w:t>
              </w:r>
            </w:ins>
            <w:del w:author="toantk" w:date="2022-08-04T15:17:00Z" w:id="14192">
              <w:r w:rsidDel="00AE28E5">
                <w:delText>Destination Address</w:delText>
              </w:r>
            </w:del>
          </w:p>
        </w:tc>
        <w:tc>
          <w:tcPr>
            <w:tcW w:w="1476" w:type="dxa"/>
          </w:tcPr>
          <w:p w:rsidR="00A56532" w:rsidP="00A56532" w:rsidRDefault="00A56532" w14:paraId="19A5F5BF" w14:textId="3694937C">
            <w:pPr>
              <w:pStyle w:val="ListParagraph"/>
              <w:ind w:left="0"/>
            </w:pPr>
            <w:ins w:author="toantk" w:date="2022-08-04T15:17:00Z" w:id="14193">
              <w:r>
                <w:t>Diagnostic code</w:t>
              </w:r>
            </w:ins>
            <w:del w:author="toantk" w:date="2022-08-04T15:17:00Z" w:id="14194">
              <w:r w:rsidDel="00AE28E5">
                <w:delText>Địa chỉ IP muốn thực hiện Ping đến</w:delText>
              </w:r>
            </w:del>
          </w:p>
        </w:tc>
        <w:tc>
          <w:tcPr>
            <w:tcW w:w="995" w:type="dxa"/>
          </w:tcPr>
          <w:p w:rsidR="00A56532" w:rsidP="00A56532" w:rsidRDefault="00A56532" w14:paraId="0ED16E9D" w14:textId="3503E12D">
            <w:pPr>
              <w:pStyle w:val="ListParagraph"/>
              <w:ind w:left="0"/>
            </w:pPr>
            <w:ins w:author="toantk" w:date="2022-08-04T15:17:00Z" w:id="14195">
              <w:r>
                <w:t>Int</w:t>
              </w:r>
            </w:ins>
          </w:p>
        </w:tc>
        <w:tc>
          <w:tcPr>
            <w:tcW w:w="2027" w:type="dxa"/>
          </w:tcPr>
          <w:p w:rsidR="00A56532" w:rsidP="00A56532" w:rsidRDefault="00A56532" w14:paraId="138D48CA" w14:textId="6D20153B">
            <w:pPr>
              <w:pStyle w:val="ListParagraph"/>
              <w:ind w:left="0"/>
            </w:pPr>
            <w:ins w:author="toantk" w:date="2022-08-04T15:17:00Z" w:id="14196">
              <w:r w:rsidRPr="00497199">
                <w:rPr>
                  <w:color w:val="FF0000"/>
                </w:rPr>
                <w:t xml:space="preserve">Xem bảng </w:t>
              </w:r>
              <w:r>
                <w:rPr>
                  <w:color w:val="FF0000"/>
                </w:rPr>
                <w:t>Phụ lục 8.2</w:t>
              </w:r>
            </w:ins>
            <w:del w:author="toantk" w:date="2022-08-04T15:17:00Z" w:id="14197">
              <w:r w:rsidDel="00AE28E5">
                <w:delText>Chuỗi ký tự dạng IPv4 hoặc IPv6 tương ứng với trường ipversion</w:delText>
              </w:r>
            </w:del>
          </w:p>
        </w:tc>
        <w:tc>
          <w:tcPr>
            <w:tcW w:w="1920" w:type="dxa"/>
          </w:tcPr>
          <w:p w:rsidR="00A56532" w:rsidP="00A56532" w:rsidRDefault="00A56532" w14:paraId="2E2E395D" w14:textId="7BB3471B">
            <w:pPr>
              <w:pStyle w:val="ListParagraph"/>
              <w:ind w:left="0"/>
            </w:pPr>
            <w:ins w:author="toantk" w:date="2022-08-04T15:17:00Z" w:id="14198">
              <w:r>
                <w:t>tracerouteCode</w:t>
              </w:r>
            </w:ins>
            <w:del w:author="toantk" w:date="2022-08-04T15:17:00Z" w:id="14199">
              <w:r w:rsidDel="00AE28E5">
                <w:delText>destAddr</w:delText>
              </w:r>
            </w:del>
          </w:p>
        </w:tc>
      </w:tr>
      <w:tr w:rsidR="00A56532" w:rsidTr="00180ED0" w14:paraId="55E5AF87" w14:textId="77777777">
        <w:trPr>
          <w:ins w:author="Tran Khanh Toan" w:date="2022-08-04T14:03:00Z" w:id="14200"/>
        </w:trPr>
        <w:tc>
          <w:tcPr>
            <w:tcW w:w="712" w:type="dxa"/>
          </w:tcPr>
          <w:p w:rsidR="00A56532" w:rsidP="00A56532" w:rsidRDefault="00A56532" w14:paraId="1EC3272F" w14:textId="56D4C912">
            <w:pPr>
              <w:pStyle w:val="ListParagraph"/>
              <w:ind w:left="0"/>
              <w:rPr>
                <w:ins w:author="Tran Khanh Toan" w:date="2022-08-04T14:03:00Z" w:id="14201"/>
              </w:rPr>
            </w:pPr>
            <w:ins w:author="toantk" w:date="2022-08-04T14:03:00Z" w:id="14202">
              <w:r>
                <w:t>5</w:t>
              </w:r>
            </w:ins>
          </w:p>
        </w:tc>
        <w:tc>
          <w:tcPr>
            <w:tcW w:w="1920" w:type="dxa"/>
          </w:tcPr>
          <w:p w:rsidR="00A56532" w:rsidP="00A56532" w:rsidRDefault="00A56532" w14:paraId="3FC2F191" w14:textId="5C374CD1">
            <w:pPr>
              <w:pStyle w:val="ListParagraph"/>
              <w:ind w:left="0"/>
              <w:rPr>
                <w:ins w:author="Tran Khanh Toan" w:date="2022-08-04T14:03:00Z" w:id="14203"/>
              </w:rPr>
            </w:pPr>
            <w:ins w:author="toantk" w:date="2022-08-04T15:17:00Z" w:id="14204">
              <w:r>
                <w:t>Hop Host</w:t>
              </w:r>
            </w:ins>
          </w:p>
        </w:tc>
        <w:tc>
          <w:tcPr>
            <w:tcW w:w="1476" w:type="dxa"/>
          </w:tcPr>
          <w:p w:rsidR="00A56532" w:rsidP="00A56532" w:rsidRDefault="00A56532" w14:paraId="34BA2A0F" w14:textId="6DA57279">
            <w:pPr>
              <w:pStyle w:val="ListParagraph"/>
              <w:ind w:left="0"/>
              <w:rPr>
                <w:ins w:author="Tran Khanh Toan" w:date="2022-08-04T14:03:00Z" w:id="14205"/>
              </w:rPr>
            </w:pPr>
            <w:ins w:author="toantk" w:date="2022-08-04T15:17:00Z" w:id="14206">
              <w:r>
                <w:t>Host name của hop. Có thể trống</w:t>
              </w:r>
            </w:ins>
          </w:p>
        </w:tc>
        <w:tc>
          <w:tcPr>
            <w:tcW w:w="995" w:type="dxa"/>
          </w:tcPr>
          <w:p w:rsidR="00A56532" w:rsidP="00A56532" w:rsidRDefault="00A56532" w14:paraId="64EC47E1" w14:textId="4A5FF79E">
            <w:pPr>
              <w:pStyle w:val="ListParagraph"/>
              <w:ind w:left="0"/>
              <w:rPr>
                <w:ins w:author="Tran Khanh Toan" w:date="2022-08-04T14:03:00Z" w:id="14207"/>
              </w:rPr>
            </w:pPr>
            <w:ins w:author="toantk" w:date="2022-08-04T15:17:00Z" w:id="14208">
              <w:r>
                <w:t>String</w:t>
              </w:r>
            </w:ins>
          </w:p>
        </w:tc>
        <w:tc>
          <w:tcPr>
            <w:tcW w:w="2027" w:type="dxa"/>
          </w:tcPr>
          <w:p w:rsidR="00A56532" w:rsidP="00A56532" w:rsidRDefault="00A56532" w14:paraId="578E790D" w14:textId="77777777">
            <w:pPr>
              <w:pStyle w:val="ListParagraph"/>
              <w:ind w:left="0"/>
              <w:rPr>
                <w:ins w:author="Tran Khanh Toan" w:date="2022-08-04T14:03:00Z" w:id="14209"/>
              </w:rPr>
            </w:pPr>
          </w:p>
        </w:tc>
        <w:tc>
          <w:tcPr>
            <w:tcW w:w="1920" w:type="dxa"/>
          </w:tcPr>
          <w:p w:rsidR="00A56532" w:rsidP="00A56532" w:rsidRDefault="00A56532" w14:paraId="0FC6BA4C" w14:textId="0A25B23D">
            <w:pPr>
              <w:pStyle w:val="ListParagraph"/>
              <w:ind w:left="0"/>
              <w:rPr>
                <w:ins w:author="Tran Khanh Toan" w:date="2022-08-04T14:03:00Z" w:id="14210"/>
              </w:rPr>
            </w:pPr>
            <w:ins w:author="toantk" w:date="2022-08-04T15:17:00Z" w:id="14211">
              <w:r>
                <w:t>hopHost</w:t>
              </w:r>
            </w:ins>
          </w:p>
        </w:tc>
      </w:tr>
      <w:tr w:rsidR="00A56532" w:rsidTr="00180ED0" w14:paraId="7AB18C1B" w14:textId="77777777">
        <w:trPr>
          <w:ins w:author="Tran Khanh Toan" w:date="2022-08-04T14:03:00Z" w:id="14212"/>
        </w:trPr>
        <w:tc>
          <w:tcPr>
            <w:tcW w:w="712" w:type="dxa"/>
          </w:tcPr>
          <w:p w:rsidR="00A56532" w:rsidP="00A56532" w:rsidRDefault="00A56532" w14:paraId="702D817E" w14:textId="194DA1B5">
            <w:pPr>
              <w:pStyle w:val="ListParagraph"/>
              <w:ind w:left="0"/>
              <w:rPr>
                <w:ins w:author="Tran Khanh Toan" w:date="2022-08-04T14:03:00Z" w:id="14213"/>
              </w:rPr>
            </w:pPr>
            <w:ins w:author="toantk" w:date="2022-08-04T14:04:00Z" w:id="14214">
              <w:r>
                <w:t>6</w:t>
              </w:r>
            </w:ins>
          </w:p>
        </w:tc>
        <w:tc>
          <w:tcPr>
            <w:tcW w:w="1920" w:type="dxa"/>
          </w:tcPr>
          <w:p w:rsidR="00A56532" w:rsidP="00A56532" w:rsidRDefault="00A56532" w14:paraId="1CCDB83C" w14:textId="413F5B50">
            <w:pPr>
              <w:pStyle w:val="ListParagraph"/>
              <w:ind w:left="0"/>
              <w:rPr>
                <w:ins w:author="Tran Khanh Toan" w:date="2022-08-04T14:03:00Z" w:id="14215"/>
              </w:rPr>
            </w:pPr>
            <w:ins w:author="toantk" w:date="2022-08-04T15:17:00Z" w:id="14216">
              <w:r>
                <w:t>Hop Address</w:t>
              </w:r>
            </w:ins>
          </w:p>
        </w:tc>
        <w:tc>
          <w:tcPr>
            <w:tcW w:w="1476" w:type="dxa"/>
          </w:tcPr>
          <w:p w:rsidR="00A56532" w:rsidP="00A56532" w:rsidRDefault="00A56532" w14:paraId="1B219A35" w14:textId="7771DEDB">
            <w:pPr>
              <w:pStyle w:val="ListParagraph"/>
              <w:ind w:left="0"/>
              <w:rPr>
                <w:ins w:author="Tran Khanh Toan" w:date="2022-08-04T14:03:00Z" w:id="14217"/>
              </w:rPr>
            </w:pPr>
            <w:ins w:author="toantk" w:date="2022-08-04T15:17:00Z" w:id="14218">
              <w:r>
                <w:t>IP address of hop</w:t>
              </w:r>
            </w:ins>
          </w:p>
        </w:tc>
        <w:tc>
          <w:tcPr>
            <w:tcW w:w="995" w:type="dxa"/>
          </w:tcPr>
          <w:p w:rsidR="00A56532" w:rsidP="00A56532" w:rsidRDefault="00A56532" w14:paraId="7325B6DF" w14:textId="4D1653A4">
            <w:pPr>
              <w:pStyle w:val="ListParagraph"/>
              <w:ind w:left="0"/>
              <w:rPr>
                <w:ins w:author="Tran Khanh Toan" w:date="2022-08-04T14:03:00Z" w:id="14219"/>
              </w:rPr>
            </w:pPr>
          </w:p>
        </w:tc>
        <w:tc>
          <w:tcPr>
            <w:tcW w:w="2027" w:type="dxa"/>
          </w:tcPr>
          <w:p w:rsidR="00A56532" w:rsidP="00A56532" w:rsidRDefault="00A56532" w14:paraId="08E57E21" w14:textId="28C8AB63">
            <w:pPr>
              <w:pStyle w:val="ListParagraph"/>
              <w:ind w:left="0"/>
              <w:rPr>
                <w:ins w:author="Tran Khanh Toan" w:date="2022-08-04T14:03:00Z" w:id="14220"/>
              </w:rPr>
            </w:pPr>
          </w:p>
        </w:tc>
        <w:tc>
          <w:tcPr>
            <w:tcW w:w="1920" w:type="dxa"/>
          </w:tcPr>
          <w:p w:rsidR="00A56532" w:rsidP="00A56532" w:rsidRDefault="00A56532" w14:paraId="672467DE" w14:textId="6E0C1A72">
            <w:pPr>
              <w:pStyle w:val="ListParagraph"/>
              <w:ind w:left="0"/>
              <w:rPr>
                <w:ins w:author="Tran Khanh Toan" w:date="2022-08-04T14:03:00Z" w:id="14221"/>
              </w:rPr>
            </w:pPr>
            <w:ins w:author="toantk" w:date="2022-08-04T15:17:00Z" w:id="14222">
              <w:r>
                <w:t>hopAddress</w:t>
              </w:r>
            </w:ins>
          </w:p>
        </w:tc>
      </w:tr>
      <w:tr w:rsidR="00A56532" w:rsidTr="00180ED0" w14:paraId="31A221A5" w14:textId="77777777">
        <w:trPr>
          <w:ins w:author="toantk" w:date="2022-07-27T16:16:00Z" w:id="14223"/>
        </w:trPr>
        <w:tc>
          <w:tcPr>
            <w:tcW w:w="712" w:type="dxa"/>
          </w:tcPr>
          <w:p w:rsidR="00A56532" w:rsidP="00A56532" w:rsidRDefault="00A56532" w14:paraId="6982109B" w14:textId="397B76F3">
            <w:pPr>
              <w:pStyle w:val="ListParagraph"/>
              <w:ind w:left="0"/>
              <w:rPr>
                <w:ins w:author="toantk" w:date="2022-07-27T16:16:00Z" w:id="14224"/>
              </w:rPr>
            </w:pPr>
            <w:ins w:author="Tran Khanh Toan" w:date="2022-08-04T14:04:00Z" w:id="14225">
              <w:r>
                <w:t>7</w:t>
              </w:r>
            </w:ins>
            <w:ins w:author="toantk" w:date="2022-07-27T16:18:00Z" w:id="14226">
              <w:del w:author="Tran Khanh Toan" w:date="2022-08-04T14:04:00Z" w:id="14227">
                <w:r w:rsidDel="00180ED0">
                  <w:delText>5</w:delText>
                </w:r>
              </w:del>
            </w:ins>
          </w:p>
        </w:tc>
        <w:tc>
          <w:tcPr>
            <w:tcW w:w="1920" w:type="dxa"/>
          </w:tcPr>
          <w:p w:rsidR="00A56532" w:rsidP="00A56532" w:rsidRDefault="00A56532" w14:paraId="3DC40724" w14:textId="71263A0B">
            <w:pPr>
              <w:pStyle w:val="ListParagraph"/>
              <w:ind w:left="0"/>
              <w:rPr>
                <w:ins w:author="toantk" w:date="2022-07-27T16:16:00Z" w:id="14228"/>
              </w:rPr>
            </w:pPr>
            <w:ins w:author="toantk" w:date="2022-08-04T15:17:00Z" w:id="14229">
              <w:r>
                <w:t>Hop Error Code</w:t>
              </w:r>
            </w:ins>
          </w:p>
        </w:tc>
        <w:tc>
          <w:tcPr>
            <w:tcW w:w="1476" w:type="dxa"/>
          </w:tcPr>
          <w:p w:rsidR="00A56532" w:rsidP="00A56532" w:rsidRDefault="00A56532" w14:paraId="2452BB15" w14:textId="4762A1E4">
            <w:pPr>
              <w:pStyle w:val="ListParagraph"/>
              <w:ind w:left="0"/>
              <w:rPr>
                <w:ins w:author="toantk" w:date="2022-07-27T16:16:00Z" w:id="14230"/>
              </w:rPr>
            </w:pPr>
            <w:ins w:author="toantk" w:date="2022-08-04T15:17:00Z" w:id="14231">
              <w:r>
                <w:t>ICMP /ICMPv6 code nếu hop unreachable</w:t>
              </w:r>
            </w:ins>
          </w:p>
        </w:tc>
        <w:tc>
          <w:tcPr>
            <w:tcW w:w="995" w:type="dxa"/>
          </w:tcPr>
          <w:p w:rsidR="00A56532" w:rsidP="00A56532" w:rsidRDefault="00A56532" w14:paraId="14DFE7A7" w14:textId="6061324B">
            <w:pPr>
              <w:pStyle w:val="ListParagraph"/>
              <w:ind w:left="0"/>
              <w:rPr>
                <w:ins w:author="toantk" w:date="2022-07-27T16:16:00Z" w:id="14232"/>
              </w:rPr>
            </w:pPr>
            <w:ins w:author="toantk" w:date="2022-08-04T15:17:00Z" w:id="14233">
              <w:r>
                <w:t>Int</w:t>
              </w:r>
            </w:ins>
          </w:p>
        </w:tc>
        <w:tc>
          <w:tcPr>
            <w:tcW w:w="2027" w:type="dxa"/>
          </w:tcPr>
          <w:p w:rsidR="00A56532" w:rsidP="00A56532" w:rsidRDefault="00A56532" w14:paraId="17D915EE" w14:textId="35D50FEB">
            <w:pPr>
              <w:pStyle w:val="ListParagraph"/>
              <w:ind w:left="0"/>
              <w:rPr>
                <w:ins w:author="toantk" w:date="2022-08-04T15:17:00Z" w:id="14234"/>
                <w:color w:val="FF0000"/>
              </w:rPr>
            </w:pPr>
            <w:ins w:author="toantk" w:date="2022-08-04T15:17:00Z" w:id="14235">
              <w:r>
                <w:rPr>
                  <w:color w:val="FF0000"/>
                </w:rPr>
                <w:t xml:space="preserve">ICMPv6 code: RFC </w:t>
              </w:r>
              <w:r w:rsidRPr="007D5E7D">
                <w:rPr>
                  <w:color w:val="FF0000"/>
                </w:rPr>
                <w:t>4443</w:t>
              </w:r>
              <w:r>
                <w:rPr>
                  <w:color w:val="FF0000"/>
                </w:rPr>
                <w:t>, section 3.1</w:t>
              </w:r>
            </w:ins>
          </w:p>
          <w:p w:rsidR="00A56532" w:rsidP="00A56532" w:rsidRDefault="00A56532" w14:paraId="6CC6AF08" w14:textId="21A79A3E">
            <w:pPr>
              <w:pStyle w:val="ListParagraph"/>
              <w:ind w:left="0"/>
              <w:rPr>
                <w:ins w:author="toantk" w:date="2022-07-27T16:16:00Z" w:id="14236"/>
              </w:rPr>
            </w:pPr>
            <w:ins w:author="toantk" w:date="2022-08-04T15:17:00Z" w:id="14237">
              <w:r>
                <w:rPr>
                  <w:color w:val="FF0000"/>
                </w:rPr>
                <w:t>ICMP code: RFC 792, section "Destination Unreachable Message”</w:t>
              </w:r>
            </w:ins>
          </w:p>
        </w:tc>
        <w:tc>
          <w:tcPr>
            <w:tcW w:w="1920" w:type="dxa"/>
          </w:tcPr>
          <w:p w:rsidR="00A56532" w:rsidP="00A56532" w:rsidRDefault="00A56532" w14:paraId="1D35BD0B" w14:textId="127EB30C">
            <w:pPr>
              <w:pStyle w:val="ListParagraph"/>
              <w:ind w:left="0"/>
              <w:rPr>
                <w:ins w:author="toantk" w:date="2022-07-27T16:16:00Z" w:id="14238"/>
              </w:rPr>
            </w:pPr>
            <w:ins w:author="toantk" w:date="2022-08-04T15:17:00Z" w:id="14239">
              <w:r>
                <w:t>hopErrorCode</w:t>
              </w:r>
            </w:ins>
          </w:p>
        </w:tc>
      </w:tr>
      <w:tr w:rsidR="00A56532" w:rsidTr="00180ED0" w14:paraId="6249D4B9" w14:textId="77777777">
        <w:trPr>
          <w:ins w:author="toantk" w:date="2022-07-27T16:16:00Z" w:id="14240"/>
        </w:trPr>
        <w:tc>
          <w:tcPr>
            <w:tcW w:w="712" w:type="dxa"/>
          </w:tcPr>
          <w:p w:rsidR="00A56532" w:rsidP="00A56532" w:rsidRDefault="00A56532" w14:paraId="4973CE14" w14:textId="227A5ECC">
            <w:pPr>
              <w:pStyle w:val="ListParagraph"/>
              <w:ind w:left="0"/>
              <w:rPr>
                <w:ins w:author="toantk" w:date="2022-07-27T16:16:00Z" w:id="14241"/>
              </w:rPr>
            </w:pPr>
            <w:ins w:author="toantk" w:date="2022-08-04T14:04:00Z" w:id="14242">
              <w:r>
                <w:t>8</w:t>
              </w:r>
            </w:ins>
          </w:p>
        </w:tc>
        <w:tc>
          <w:tcPr>
            <w:tcW w:w="1920" w:type="dxa"/>
          </w:tcPr>
          <w:p w:rsidR="00A56532" w:rsidP="00A56532" w:rsidRDefault="00A56532" w14:paraId="7AB5BEC3" w14:textId="7FA491AA">
            <w:pPr>
              <w:pStyle w:val="ListParagraph"/>
              <w:ind w:left="0"/>
              <w:rPr>
                <w:ins w:author="toantk" w:date="2022-07-27T16:16:00Z" w:id="14243"/>
              </w:rPr>
            </w:pPr>
            <w:ins w:author="toantk" w:date="2022-08-04T15:17:00Z" w:id="14244">
              <w:r>
                <w:rPr>
                  <w:color w:val="000000"/>
                  <w:sz w:val="27"/>
                  <w:szCs w:val="27"/>
                </w:rPr>
                <w:t>Hop Roundtrip Times</w:t>
              </w:r>
            </w:ins>
          </w:p>
        </w:tc>
        <w:tc>
          <w:tcPr>
            <w:tcW w:w="1476" w:type="dxa"/>
          </w:tcPr>
          <w:p w:rsidR="00A56532" w:rsidP="00A56532" w:rsidRDefault="00A56532" w14:paraId="29643574" w14:textId="32757AEC">
            <w:pPr>
              <w:pStyle w:val="ListParagraph"/>
              <w:ind w:left="0"/>
              <w:rPr>
                <w:ins w:author="toantk" w:date="2022-07-27T16:16:00Z" w:id="14245"/>
              </w:rPr>
            </w:pPr>
            <w:ins w:author="toantk" w:date="2022-08-04T15:17:00Z" w:id="14246">
              <w:r>
                <w:t>1 hoặc nhiều round trip time, ngăn cách bằng dấu ‘,’</w:t>
              </w:r>
            </w:ins>
          </w:p>
        </w:tc>
        <w:tc>
          <w:tcPr>
            <w:tcW w:w="995" w:type="dxa"/>
          </w:tcPr>
          <w:p w:rsidR="00A56532" w:rsidP="00A56532" w:rsidRDefault="006E23B6" w14:paraId="04636B4D" w14:textId="00767CBF">
            <w:pPr>
              <w:pStyle w:val="ListParagraph"/>
              <w:ind w:left="0"/>
              <w:rPr>
                <w:ins w:author="toantk" w:date="2022-07-27T16:16:00Z" w:id="14247"/>
              </w:rPr>
            </w:pPr>
            <w:r>
              <w:t>Float</w:t>
            </w:r>
          </w:p>
        </w:tc>
        <w:tc>
          <w:tcPr>
            <w:tcW w:w="2027" w:type="dxa"/>
          </w:tcPr>
          <w:p w:rsidR="00A56532" w:rsidP="00A56532" w:rsidRDefault="00A56532" w14:paraId="75181960" w14:textId="77777777">
            <w:pPr>
              <w:pStyle w:val="ListParagraph"/>
              <w:ind w:left="0"/>
              <w:rPr>
                <w:ins w:author="toantk" w:date="2022-07-27T16:16:00Z" w:id="14248"/>
              </w:rPr>
            </w:pPr>
          </w:p>
        </w:tc>
        <w:tc>
          <w:tcPr>
            <w:tcW w:w="1920" w:type="dxa"/>
          </w:tcPr>
          <w:p w:rsidR="00A56532" w:rsidP="00A56532" w:rsidRDefault="00A56532" w14:paraId="38925EC1" w14:textId="097C15AB">
            <w:pPr>
              <w:pStyle w:val="ListParagraph"/>
              <w:ind w:left="0"/>
              <w:rPr>
                <w:ins w:author="toantk" w:date="2022-07-27T16:16:00Z" w:id="14249"/>
              </w:rPr>
            </w:pPr>
            <w:ins w:author="toantk" w:date="2022-08-04T15:17:00Z" w:id="14250">
              <w:r>
                <w:rPr>
                  <w:color w:val="000000"/>
                  <w:sz w:val="27"/>
                  <w:szCs w:val="27"/>
                </w:rPr>
                <w:t>hopRTTimes</w:t>
              </w:r>
            </w:ins>
          </w:p>
        </w:tc>
      </w:tr>
    </w:tbl>
    <w:p w:rsidR="00180ED0" w:rsidDel="00A56532" w:rsidP="00180ED0" w:rsidRDefault="00180ED0" w14:paraId="3B6AD8BB" w14:textId="09C42208">
      <w:pPr>
        <w:pStyle w:val="ListParagraph"/>
        <w:ind w:left="0"/>
        <w:rPr>
          <w:ins w:author="toantk" w:date="2022-08-04T14:04:00Z" w:id="14251"/>
          <w:del w:author="Tran Khanh Toan" w:date="2022-08-04T15:16:00Z" w:id="14252"/>
          <w:color w:val="FF0000"/>
        </w:rPr>
      </w:pPr>
      <w:ins w:author="toantk" w:date="2022-08-04T14:04:00Z" w:id="14253">
        <w:del w:author="Tran Khanh Toan" w:date="2022-08-04T15:17:00Z" w:id="14254">
          <w:r w:rsidDel="00A56532">
            <w:delText>9</w:delText>
          </w:r>
        </w:del>
        <w:del w:author="Tran Khanh Toan" w:date="2022-08-04T14:05:00Z" w:id="14255">
          <w:r w:rsidDel="00180ED0">
            <w:delText>hopAddress</w:delText>
          </w:r>
        </w:del>
        <w:del w:author="Tran Khanh Toan" w:date="2022-08-04T15:16:00Z" w:id="14256">
          <w:r w:rsidDel="00A56532">
            <w:delText>IP address of hop</w:delText>
          </w:r>
        </w:del>
        <w:del w:author="Tran Khanh Toan" w:date="2022-08-04T15:17:00Z" w:id="14257">
          <w:r w:rsidDel="00A56532">
            <w:delText>10</w:delText>
          </w:r>
        </w:del>
        <w:del w:author="Tran Khanh Toan" w:date="2022-08-04T14:05:00Z" w:id="14258">
          <w:r w:rsidDel="00180ED0">
            <w:delText>hopErrorCode</w:delText>
          </w:r>
        </w:del>
        <w:del w:author="Tran Khanh Toan" w:date="2022-08-04T15:16:00Z" w:id="14259">
          <w:r w:rsidDel="00A56532">
            <w:delText>ICMP /ICMPv6 code nếu hop unreachableInt</w:delText>
          </w:r>
          <w:r w:rsidDel="00A56532">
            <w:rPr>
              <w:color w:val="FF0000"/>
            </w:rPr>
            <w:delText xml:space="preserve">ICMPv6 code: RFC </w:delText>
          </w:r>
          <w:r w:rsidRPr="007D5E7D" w:rsidDel="00A56532">
            <w:rPr>
              <w:color w:val="FF0000"/>
            </w:rPr>
            <w:delText>4443</w:delText>
          </w:r>
          <w:r w:rsidDel="00A56532">
            <w:rPr>
              <w:color w:val="FF0000"/>
            </w:rPr>
            <w:delText>, section 3.1</w:delText>
          </w:r>
        </w:del>
      </w:ins>
    </w:p>
    <w:p w:rsidR="003B44C7" w:rsidP="0043581E" w:rsidRDefault="00180ED0" w14:paraId="62782437" w14:textId="4AA45BC2">
      <w:ins w:author="toantk" w:date="2022-08-04T14:04:00Z" w:id="14260">
        <w:del w:author="Tran Khanh Toan" w:date="2022-08-04T15:16:00Z" w:id="14261">
          <w:r w:rsidDel="00A56532">
            <w:rPr>
              <w:color w:val="FF0000"/>
            </w:rPr>
            <w:delText>ICMP code: RFC 792, section "Destination Unreachable Message”</w:delText>
          </w:r>
          <w:r w:rsidDel="00A56532">
            <w:delText>hopErrorCode</w:delText>
          </w:r>
        </w:del>
        <w:del w:author="Tran Khanh Toan" w:date="2022-08-04T15:17:00Z" w:id="14262">
          <w:r w:rsidDel="00A56532">
            <w:delText>11</w:delText>
          </w:r>
        </w:del>
        <w:del w:author="Tran Khanh Toan" w:date="2022-08-04T14:05:00Z" w:id="14263">
          <w:r w:rsidDel="00180ED0">
            <w:rPr>
              <w:color w:val="000000"/>
              <w:sz w:val="27"/>
              <w:szCs w:val="27"/>
            </w:rPr>
            <w:delText>hopRTTimes</w:delText>
          </w:r>
        </w:del>
        <w:del w:author="Tran Khanh Toan" w:date="2022-08-04T15:16:00Z" w:id="14264">
          <w:r w:rsidDel="00A56532">
            <w:delText>1 hoặc nhiều round trip time, ngăn cách bằng dấu ‘,’String</w:delText>
          </w:r>
          <w:r w:rsidDel="00A56532">
            <w:rPr>
              <w:color w:val="000000"/>
              <w:sz w:val="27"/>
              <w:szCs w:val="27"/>
            </w:rPr>
            <w:delText>hopRTTimes</w:delText>
          </w:r>
        </w:del>
      </w:ins>
    </w:p>
    <w:p w:rsidRPr="00485550" w:rsidR="00D953D0" w:rsidRDefault="2DB00AA2" w14:paraId="4B03F0FE" w14:textId="098F2CD2">
      <w:pPr>
        <w:pStyle w:val="Heading2"/>
        <w:rPr/>
      </w:pPr>
      <w:bookmarkStart w:name="_Toc111218042" w:id="14265"/>
      <w:r w:rsidR="7801F43C">
        <w:rPr/>
        <w:t xml:space="preserve">Tính năng Speedtest qua </w:t>
      </w:r>
      <w:del w:author="Tran Khanh Toan" w:date="2022-07-01T15:42:00Z" w:id="2140028373">
        <w:r w:rsidDel="68CB92D7">
          <w:delText>OneLink</w:delText>
        </w:r>
      </w:del>
      <w:ins w:author="Tran Khanh Toan" w:date="2022-07-01T15:42:00Z" w:id="1642382236">
        <w:r w:rsidR="7D3645E9">
          <w:t>Mobile App</w:t>
        </w:r>
      </w:ins>
      <w:bookmarkEnd w:id="14265"/>
    </w:p>
    <w:tbl>
      <w:tblPr>
        <w:tblStyle w:val="TableGrid"/>
        <w:tblW w:w="0" w:type="auto"/>
        <w:tblLook w:val="04A0" w:firstRow="1" w:lastRow="0" w:firstColumn="1" w:lastColumn="0" w:noHBand="0" w:noVBand="1"/>
      </w:tblPr>
      <w:tblGrid>
        <w:gridCol w:w="1885"/>
        <w:gridCol w:w="7340"/>
      </w:tblGrid>
      <w:tr w:rsidR="00D953D0" w:rsidTr="00E5021C" w14:paraId="314B44A6" w14:textId="77777777">
        <w:tc>
          <w:tcPr>
            <w:tcW w:w="1885" w:type="dxa"/>
          </w:tcPr>
          <w:p w:rsidR="00D953D0" w:rsidP="00E5021C" w:rsidRDefault="00D953D0" w14:paraId="71412520" w14:textId="77777777">
            <w:r>
              <w:t>ID</w:t>
            </w:r>
          </w:p>
        </w:tc>
        <w:tc>
          <w:tcPr>
            <w:tcW w:w="7340" w:type="dxa"/>
          </w:tcPr>
          <w:p w:rsidR="00D953D0" w:rsidP="00E5021C" w:rsidRDefault="00D953D0" w14:paraId="6B3A2932" w14:textId="4D50233A">
            <w:r>
              <w:t>CN-</w:t>
            </w:r>
            <w:ins w:author="toantk" w:date="2022-07-28T14:07:00Z" w:id="14268">
              <w:r w:rsidR="000409DA">
                <w:t>19</w:t>
              </w:r>
            </w:ins>
            <w:del w:author="toantk" w:date="2022-07-28T14:07:00Z" w:id="14269">
              <w:r w:rsidDel="000409DA" w:rsidR="00D87653">
                <w:delText>2</w:delText>
              </w:r>
            </w:del>
            <w:ins w:author="Tran Khanh Toan" w:date="2022-07-01T15:19:00Z" w:id="14270">
              <w:del w:author="toantk" w:date="2022-07-27T17:32:00Z" w:id="14271">
                <w:r w:rsidDel="00EE7D9E" w:rsidR="0021332D">
                  <w:delText>1</w:delText>
                </w:r>
              </w:del>
            </w:ins>
            <w:del w:author="Tran Khanh Toan" w:date="2022-07-01T15:19:00Z" w:id="14272">
              <w:r w:rsidDel="0021332D" w:rsidR="00394013">
                <w:delText>0</w:delText>
              </w:r>
            </w:del>
          </w:p>
        </w:tc>
      </w:tr>
      <w:tr w:rsidR="00D953D0" w:rsidTr="00E5021C" w14:paraId="26CF9332" w14:textId="77777777">
        <w:tc>
          <w:tcPr>
            <w:tcW w:w="1885" w:type="dxa"/>
          </w:tcPr>
          <w:p w:rsidR="00D953D0" w:rsidP="00E5021C" w:rsidRDefault="00D953D0" w14:paraId="2F9553EC" w14:textId="77777777">
            <w:r>
              <w:t>Name</w:t>
            </w:r>
          </w:p>
        </w:tc>
        <w:tc>
          <w:tcPr>
            <w:tcW w:w="7340" w:type="dxa"/>
          </w:tcPr>
          <w:p w:rsidR="00D953D0" w:rsidP="00E5021C" w:rsidRDefault="00D953D0" w14:paraId="0EC14061" w14:textId="438C6B02">
            <w:r>
              <w:t xml:space="preserve">Tính năng Speedtest qua </w:t>
            </w:r>
            <w:del w:author="Tran Khanh Toan" w:date="2022-07-01T15:42:00Z" w:id="14273">
              <w:r w:rsidDel="007A6979">
                <w:delText>OneLink</w:delText>
              </w:r>
            </w:del>
            <w:ins w:author="Tran Khanh Toan" w:date="2022-07-01T15:42:00Z" w:id="14274">
              <w:r w:rsidR="007A6979">
                <w:t>Mobile App</w:t>
              </w:r>
            </w:ins>
          </w:p>
        </w:tc>
      </w:tr>
      <w:tr w:rsidR="00D953D0" w:rsidTr="00E5021C" w14:paraId="6DECA000" w14:textId="77777777">
        <w:tc>
          <w:tcPr>
            <w:tcW w:w="1885" w:type="dxa"/>
          </w:tcPr>
          <w:p w:rsidR="00D953D0" w:rsidP="00E5021C" w:rsidRDefault="00D953D0" w14:paraId="044EA35C" w14:textId="77777777">
            <w:r>
              <w:t>Description</w:t>
            </w:r>
          </w:p>
        </w:tc>
        <w:tc>
          <w:tcPr>
            <w:tcW w:w="7340" w:type="dxa"/>
          </w:tcPr>
          <w:p w:rsidR="00D953D0" w:rsidP="00E5021C" w:rsidRDefault="00D953D0" w14:paraId="57DDAAC1" w14:textId="39502BF3">
            <w:r>
              <w:t>Người quản trị điều khiển ONT thực hiện lệnh Speedtest</w:t>
            </w:r>
          </w:p>
        </w:tc>
      </w:tr>
      <w:tr w:rsidR="00D953D0" w:rsidTr="00E5021C" w14:paraId="66D1F453" w14:textId="77777777">
        <w:tc>
          <w:tcPr>
            <w:tcW w:w="1885" w:type="dxa"/>
          </w:tcPr>
          <w:p w:rsidR="00D953D0" w:rsidP="00E5021C" w:rsidRDefault="00D953D0" w14:paraId="29C323CD" w14:textId="77777777">
            <w:r>
              <w:t>Actor</w:t>
            </w:r>
          </w:p>
        </w:tc>
        <w:tc>
          <w:tcPr>
            <w:tcW w:w="7340" w:type="dxa"/>
          </w:tcPr>
          <w:p w:rsidR="00D953D0" w:rsidP="00E5021C" w:rsidRDefault="00D953D0" w14:paraId="3E41366E" w14:textId="77777777">
            <w:r>
              <w:t>Admin</w:t>
            </w:r>
          </w:p>
        </w:tc>
      </w:tr>
      <w:tr w:rsidR="00D953D0" w:rsidTr="00E5021C" w14:paraId="03CC5807" w14:textId="77777777">
        <w:tc>
          <w:tcPr>
            <w:tcW w:w="1885" w:type="dxa"/>
          </w:tcPr>
          <w:p w:rsidR="00D953D0" w:rsidP="00E5021C" w:rsidRDefault="00D953D0" w14:paraId="1F96F03E" w14:textId="77777777">
            <w:r>
              <w:t>Pre-condition</w:t>
            </w:r>
          </w:p>
        </w:tc>
        <w:tc>
          <w:tcPr>
            <w:tcW w:w="7340" w:type="dxa"/>
          </w:tcPr>
          <w:p w:rsidR="00D953D0" w:rsidP="00E5021C" w:rsidRDefault="00D953D0" w14:paraId="7C8B3710" w14:textId="1CDC140F">
            <w:r>
              <w:t xml:space="preserve">Thiết bị hoạt động bình thường, </w:t>
            </w:r>
            <w:del w:author="Tran Khanh Toan" w:date="2022-07-01T15:42:00Z" w:id="14275">
              <w:r w:rsidDel="007A6979">
                <w:delText>OneLink</w:delText>
              </w:r>
            </w:del>
            <w:ins w:author="Tran Khanh Toan" w:date="2022-07-01T15:42:00Z" w:id="14276">
              <w:r w:rsidR="007A6979">
                <w:t>Mobile App</w:t>
              </w:r>
            </w:ins>
            <w:r>
              <w:t xml:space="preserve"> đã đăng nhập thành công vào thiết bị và được cấp phiên truy nhập</w:t>
            </w:r>
          </w:p>
        </w:tc>
      </w:tr>
      <w:tr w:rsidR="00D953D0" w:rsidTr="00E5021C" w14:paraId="1DC3123D" w14:textId="77777777">
        <w:tc>
          <w:tcPr>
            <w:tcW w:w="1885" w:type="dxa"/>
          </w:tcPr>
          <w:p w:rsidR="00D953D0" w:rsidP="00E5021C" w:rsidRDefault="00D953D0" w14:paraId="5159B7B8" w14:textId="77777777">
            <w:r>
              <w:t>Post-condition</w:t>
            </w:r>
          </w:p>
        </w:tc>
        <w:tc>
          <w:tcPr>
            <w:tcW w:w="7340" w:type="dxa"/>
          </w:tcPr>
          <w:p w:rsidR="00D953D0" w:rsidP="00E5021C" w:rsidRDefault="00D953D0" w14:paraId="79E9EA01" w14:textId="3008F7DE">
            <w:r>
              <w:t xml:space="preserve">Thiết bị phản hồi đầy đủ thông tin cho </w:t>
            </w:r>
            <w:del w:author="Tran Khanh Toan" w:date="2022-07-01T15:42:00Z" w:id="14277">
              <w:r w:rsidDel="007A6979">
                <w:delText>OneLink</w:delText>
              </w:r>
            </w:del>
            <w:ins w:author="Tran Khanh Toan" w:date="2022-07-01T15:42:00Z" w:id="14278">
              <w:r w:rsidR="007A6979">
                <w:t>Mobile App</w:t>
              </w:r>
            </w:ins>
            <w:r>
              <w:t xml:space="preserve"> và thực hiện thay đổi cấu hình</w:t>
            </w:r>
          </w:p>
        </w:tc>
      </w:tr>
    </w:tbl>
    <w:p w:rsidR="00D953D0" w:rsidP="00D953D0" w:rsidRDefault="00D953D0" w14:paraId="5F9F7AF6" w14:textId="77777777"/>
    <w:p w:rsidR="00D953D0" w:rsidP="00D953D0" w:rsidRDefault="00D953D0" w14:paraId="043D102E" w14:textId="5C2A644B">
      <w:pPr>
        <w:pStyle w:val="Heading3"/>
      </w:pPr>
      <w:bookmarkStart w:name="_Toc111218043" w:id="14279"/>
      <w:r>
        <w:t xml:space="preserve">Usecase – Điều khiển Speedtest qua </w:t>
      </w:r>
      <w:del w:author="Tran Khanh Toan" w:date="2022-07-01T15:42:00Z" w:id="14280">
        <w:r w:rsidDel="007A6979">
          <w:delText>OneLink</w:delText>
        </w:r>
      </w:del>
      <w:ins w:author="Tran Khanh Toan" w:date="2022-07-01T15:42:00Z" w:id="14281">
        <w:r w:rsidR="007A6979">
          <w:t>Mobile App</w:t>
        </w:r>
      </w:ins>
      <w:bookmarkEnd w:id="14279"/>
    </w:p>
    <w:tbl>
      <w:tblPr>
        <w:tblStyle w:val="TableGrid"/>
        <w:tblW w:w="0" w:type="auto"/>
        <w:tblLook w:val="04A0" w:firstRow="1" w:lastRow="0" w:firstColumn="1" w:lastColumn="0" w:noHBand="0" w:noVBand="1"/>
      </w:tblPr>
      <w:tblGrid>
        <w:gridCol w:w="1885"/>
        <w:gridCol w:w="7340"/>
      </w:tblGrid>
      <w:tr w:rsidR="00D953D0" w:rsidTr="2ADD6C4A" w14:paraId="5FF7F47E" w14:textId="77777777">
        <w:tc>
          <w:tcPr>
            <w:tcW w:w="1885" w:type="dxa"/>
            <w:tcMar/>
          </w:tcPr>
          <w:p w:rsidR="00D953D0" w:rsidP="00E5021C" w:rsidRDefault="00D953D0" w14:paraId="35A25BE6" w14:textId="77777777">
            <w:r>
              <w:t>ID</w:t>
            </w:r>
          </w:p>
        </w:tc>
        <w:tc>
          <w:tcPr>
            <w:tcW w:w="7340" w:type="dxa"/>
            <w:tcMar/>
          </w:tcPr>
          <w:p w:rsidR="00D953D0" w:rsidP="00E5021C" w:rsidRDefault="00D953D0" w14:paraId="30AC6052" w14:textId="1B1DFCFE">
            <w:r>
              <w:t>UC-</w:t>
            </w:r>
            <w:r w:rsidR="00D87653">
              <w:t>4</w:t>
            </w:r>
            <w:ins w:author="toantk" w:date="2022-07-27T17:32:00Z" w:id="14282">
              <w:r w:rsidR="000409DA">
                <w:t>0</w:t>
              </w:r>
            </w:ins>
            <w:ins w:author="Tran Khanh Toan" w:date="2022-07-01T15:19:00Z" w:id="14283">
              <w:del w:author="toantk" w:date="2022-07-27T17:32:00Z" w:id="14284">
                <w:r w:rsidDel="00EE7D9E" w:rsidR="0021332D">
                  <w:delText>6</w:delText>
                </w:r>
              </w:del>
            </w:ins>
            <w:del w:author="Tran Khanh Toan" w:date="2022-07-01T15:19:00Z" w:id="14285">
              <w:r w:rsidDel="0021332D" w:rsidR="00394013">
                <w:delText>4</w:delText>
              </w:r>
            </w:del>
          </w:p>
        </w:tc>
      </w:tr>
      <w:tr w:rsidR="00D953D0" w:rsidTr="2ADD6C4A" w14:paraId="6856CCC9" w14:textId="77777777">
        <w:tc>
          <w:tcPr>
            <w:tcW w:w="1885" w:type="dxa"/>
            <w:tcMar/>
          </w:tcPr>
          <w:p w:rsidR="00D953D0" w:rsidP="00E5021C" w:rsidRDefault="00D953D0" w14:paraId="466B6349" w14:textId="77777777">
            <w:r>
              <w:t>Name</w:t>
            </w:r>
          </w:p>
        </w:tc>
        <w:tc>
          <w:tcPr>
            <w:tcW w:w="7340" w:type="dxa"/>
            <w:tcMar/>
          </w:tcPr>
          <w:p w:rsidR="00D953D0" w:rsidRDefault="00D953D0" w14:paraId="20CCB55F" w14:textId="422768DF">
            <w:r>
              <w:t xml:space="preserve">Điều khiển </w:t>
            </w:r>
            <w:del w:author="Tran Khanh Toan" w:date="2022-08-04T10:00:00Z" w:id="14286">
              <w:r w:rsidDel="000065BC">
                <w:delText xml:space="preserve">Trace </w:delText>
              </w:r>
            </w:del>
            <w:ins w:author="Tran Khanh Toan" w:date="2022-08-04T10:00:00Z" w:id="14287">
              <w:r w:rsidR="000065BC">
                <w:t xml:space="preserve">Speedtest </w:t>
              </w:r>
            </w:ins>
            <w:r>
              <w:t xml:space="preserve">qua </w:t>
            </w:r>
            <w:del w:author="Tran Khanh Toan" w:date="2022-07-01T15:42:00Z" w:id="14288">
              <w:r w:rsidDel="007A6979">
                <w:delText>OneLink</w:delText>
              </w:r>
            </w:del>
            <w:ins w:author="Tran Khanh Toan" w:date="2022-07-01T15:42:00Z" w:id="14289">
              <w:r w:rsidR="007A6979">
                <w:t>Mobile App</w:t>
              </w:r>
            </w:ins>
          </w:p>
        </w:tc>
      </w:tr>
      <w:tr w:rsidR="00D953D0" w:rsidTr="2ADD6C4A" w14:paraId="14C09185" w14:textId="77777777">
        <w:tc>
          <w:tcPr>
            <w:tcW w:w="1885" w:type="dxa"/>
            <w:tcMar/>
          </w:tcPr>
          <w:p w:rsidR="00D953D0" w:rsidP="00E5021C" w:rsidRDefault="00D953D0" w14:paraId="64FB1B9A" w14:textId="77777777">
            <w:r>
              <w:t>Description</w:t>
            </w:r>
          </w:p>
        </w:tc>
        <w:tc>
          <w:tcPr>
            <w:tcW w:w="7340" w:type="dxa"/>
            <w:tcMar/>
          </w:tcPr>
          <w:p w:rsidR="00D953D0" w:rsidP="00E5021C" w:rsidRDefault="00D953D0" w14:paraId="105EC1F5" w14:textId="449EADB8">
            <w:pPr>
              <w:pStyle w:val="FirstLevelBullet"/>
              <w:rPr>
                <w:ins w:author="Tran Khanh Toan" w:date="2022-07-01T15:19:00Z" w:id="14290"/>
              </w:rPr>
            </w:pPr>
            <w:del w:author="Tran Khanh Toan" w:date="2022-07-01T15:42:00Z" w:id="14291">
              <w:r w:rsidDel="007A6979">
                <w:delText>OneLink</w:delText>
              </w:r>
            </w:del>
            <w:ins w:author="Tran Khanh Toan" w:date="2022-07-01T15:42:00Z" w:id="14292">
              <w:r w:rsidR="007A6979">
                <w:t>Mobile App</w:t>
              </w:r>
            </w:ins>
            <w:r>
              <w:t xml:space="preserve"> gửi yêu cầu thực hiện Speedtest đến ONT</w:t>
            </w:r>
          </w:p>
          <w:p w:rsidR="0021332D" w:rsidRDefault="46995312" w14:paraId="7B03A264" w14:textId="2C90872E">
            <w:pPr>
              <w:pStyle w:val="FirstLevelBullet"/>
              <w:rPr/>
            </w:pPr>
            <w:ins w:author="Tran Khanh Toan" w:date="2022-07-01T15:19:00Z" w:id="1550837411">
              <w:r w:rsidR="0742365A">
                <w:t xml:space="preserve">Mobile App thực hiện request với định dạng </w:t>
              </w:r>
              <w:r>
                <w:fldChar w:fldCharType="begin"/>
              </w:r>
              <w:r>
                <w:instrText xml:space="preserve"> HYPERLINK "https://&lt;ip&gt;:&lt;port&gt;/onelinkagent" </w:instrText>
              </w:r>
              <w:r>
                <w:fldChar w:fldCharType="separate"/>
              </w:r>
              <w:r w:rsidRPr="2ADD6C4A" w:rsidR="0742365A">
                <w:rPr>
                  <w:rStyle w:val="Hyperlink"/>
                </w:rPr>
                <w:t>https://&lt;ip&gt;:&lt;port&gt;/onelinkagent</w:t>
              </w:r>
              <w:r>
                <w:fldChar w:fldCharType="end"/>
              </w:r>
              <w:r w:rsidR="0742365A">
                <w:t xml:space="preserve"> với cookies đi kèm request được quy định trong mục 7.2.1</w:t>
              </w:r>
            </w:ins>
          </w:p>
          <w:p w:rsidR="000065BC" w:rsidRDefault="00D953D0" w14:paraId="0F58BDBE" w14:textId="77777777">
            <w:pPr>
              <w:pStyle w:val="FirstLevelBullet"/>
              <w:rPr>
                <w:ins w:author="Tran Khanh Toan" w:date="2022-08-04T10:00:00Z" w:id="14294"/>
              </w:rPr>
            </w:pPr>
            <w:r>
              <w:t xml:space="preserve">ONT nhận yêu cầu, </w:t>
            </w:r>
            <w:del w:author="toantk" w:date="2022-07-27T14:47:00Z" w:id="14295">
              <w:r w:rsidDel="00C61DA3">
                <w:delText>xử lý và</w:delText>
              </w:r>
            </w:del>
            <w:ins w:author="Tran Khanh Toan" w:date="2022-08-04T10:00:00Z" w:id="14296">
              <w:r w:rsidR="000065BC">
                <w:t>và thực hiện speedtest. Mobile App cần chờ ONT thực hiện speedtest và trả về kết quả.</w:t>
              </w:r>
            </w:ins>
          </w:p>
          <w:p w:rsidR="00D953D0" w:rsidDel="000065BC" w:rsidRDefault="000065BC" w14:paraId="1E4393C5" w14:textId="6F5705C2">
            <w:pPr>
              <w:pStyle w:val="FirstLevelBullet"/>
              <w:rPr>
                <w:ins w:author="toantk" w:date="2022-07-27T14:47:00Z" w:id="14297"/>
                <w:del w:author="Tran Khanh Toan" w:date="2022-08-04T10:00:00Z" w:id="14298"/>
              </w:rPr>
            </w:pPr>
            <w:ins w:author="Tran Khanh Toan" w:date="2022-08-04T10:01:00Z" w:id="14299">
              <w:r>
                <w:t>ONT trả về kết quả đo speedtest cho Mobile App. Trường hợp ONT không xử lý được request hoặc gặp lỗi sẽ trả về mã lỗi cho Mobile App.</w:t>
              </w:r>
            </w:ins>
            <w:ins w:author="toantk" w:date="2022-07-27T14:47:00Z" w:id="14300">
              <w:del w:author="Tran Khanh Toan" w:date="2022-08-04T10:00:00Z" w:id="14301">
                <w:r w:rsidDel="000065BC" w:rsidR="00C61DA3">
                  <w:delText>và</w:delText>
                </w:r>
              </w:del>
            </w:ins>
            <w:del w:author="Tran Khanh Toan" w:date="2022-08-04T10:00:00Z" w:id="14302">
              <w:r w:rsidDel="000065BC" w:rsidR="00D953D0">
                <w:delText xml:space="preserve"> gửi lại phản hồi thông tin </w:delText>
              </w:r>
            </w:del>
            <w:del w:author="Tran Khanh Toan" w:date="2022-07-01T17:01:00Z" w:id="14303">
              <w:r w:rsidDel="00E92B06" w:rsidR="00D953D0">
                <w:delText xml:space="preserve">thiết bị khách đang kết nối </w:delText>
              </w:r>
            </w:del>
            <w:del w:author="Tran Khanh Toan" w:date="2022-07-01T17:16:00Z" w:id="14304">
              <w:r w:rsidDel="002C63C8" w:rsidR="00D953D0">
                <w:delText xml:space="preserve">đến </w:delText>
              </w:r>
            </w:del>
            <w:del w:author="Tran Khanh Toan" w:date="2022-07-01T17:01:00Z" w:id="14305">
              <w:r w:rsidDel="00E92B06" w:rsidR="00D953D0">
                <w:delText xml:space="preserve">ONT </w:delText>
              </w:r>
            </w:del>
            <w:del w:author="Tran Khanh Toan" w:date="2022-07-01T17:16:00Z" w:id="14306">
              <w:r w:rsidDel="002C63C8" w:rsidR="00D953D0">
                <w:delText xml:space="preserve">cho </w:delText>
              </w:r>
            </w:del>
            <w:del w:author="Tran Khanh Toan" w:date="2022-07-01T15:42:00Z" w:id="14307">
              <w:r w:rsidDel="007A6979" w:rsidR="00D953D0">
                <w:delText>OneLink</w:delText>
              </w:r>
            </w:del>
            <w:ins w:author="toantk" w:date="2022-07-27T14:47:00Z" w:id="14308">
              <w:del w:author="Tran Khanh Toan" w:date="2022-08-04T10:00:00Z" w:id="14309">
                <w:r w:rsidDel="000065BC" w:rsidR="00C61DA3">
                  <w:delText xml:space="preserve">thánh công hay gặp lỗi </w:delText>
                </w:r>
              </w:del>
            </w:ins>
          </w:p>
          <w:p w:rsidR="002C63C8" w:rsidDel="000065BC" w:rsidRDefault="00B1176E" w14:paraId="44A1961E" w14:textId="51B08D63">
            <w:pPr>
              <w:pStyle w:val="FirstLevelBullet"/>
              <w:rPr>
                <w:del w:author="Tran Khanh Toan" w:date="2022-08-04T10:00:00Z" w:id="14310"/>
              </w:rPr>
            </w:pPr>
            <w:ins w:author="toantk" w:date="2022-07-27T14:47:00Z" w:id="14311">
              <w:del w:author="Tran Khanh Toan" w:date="2022-08-04T10:00:00Z" w:id="14312">
                <w:r w:rsidDel="000065BC">
                  <w:delText>ONT thực hiện speedtest.</w:delText>
                </w:r>
              </w:del>
            </w:ins>
          </w:p>
          <w:p w:rsidR="00D953D0" w:rsidRDefault="00D953D0" w14:paraId="2188B626" w14:textId="3F2855CB">
            <w:pPr>
              <w:pStyle w:val="FirstLevelBullet"/>
            </w:pPr>
            <w:del w:author="Tran Khanh Toan" w:date="2022-08-04T10:00:00Z" w:id="14313">
              <w:r w:rsidDel="000065BC">
                <w:delText>Nếu có xảy ra lỗi ONT gửi phản hồi mã lỗi.</w:delText>
              </w:r>
            </w:del>
          </w:p>
        </w:tc>
      </w:tr>
      <w:tr w:rsidR="00D953D0" w:rsidTr="2ADD6C4A" w14:paraId="2B7B9289" w14:textId="77777777">
        <w:tc>
          <w:tcPr>
            <w:tcW w:w="1885" w:type="dxa"/>
            <w:tcMar/>
          </w:tcPr>
          <w:p w:rsidR="00D953D0" w:rsidP="00E5021C" w:rsidRDefault="00D953D0" w14:paraId="3A9B5A42" w14:textId="77777777">
            <w:r>
              <w:t>Actor</w:t>
            </w:r>
          </w:p>
        </w:tc>
        <w:tc>
          <w:tcPr>
            <w:tcW w:w="7340" w:type="dxa"/>
            <w:tcMar/>
          </w:tcPr>
          <w:p w:rsidR="00D953D0" w:rsidP="00E5021C" w:rsidRDefault="00D953D0" w14:paraId="74E25FA1" w14:textId="77777777">
            <w:r>
              <w:t>Admin</w:t>
            </w:r>
          </w:p>
        </w:tc>
      </w:tr>
      <w:tr w:rsidR="00D953D0" w:rsidTr="2ADD6C4A" w14:paraId="67A5CB67" w14:textId="77777777">
        <w:tc>
          <w:tcPr>
            <w:tcW w:w="1885" w:type="dxa"/>
            <w:tcMar/>
          </w:tcPr>
          <w:p w:rsidR="00D953D0" w:rsidP="00E5021C" w:rsidRDefault="00D953D0" w14:paraId="3EB14CBD" w14:textId="77777777">
            <w:r>
              <w:t>Pre-condition</w:t>
            </w:r>
          </w:p>
        </w:tc>
        <w:tc>
          <w:tcPr>
            <w:tcW w:w="7340" w:type="dxa"/>
            <w:tcMar/>
          </w:tcPr>
          <w:p w:rsidR="00D953D0" w:rsidP="00E5021C" w:rsidRDefault="00D953D0" w14:paraId="32D9C6A1" w14:textId="6D099DFD">
            <w:r>
              <w:t xml:space="preserve">Thiết bị hoạt động bình thường, </w:t>
            </w:r>
            <w:del w:author="Tran Khanh Toan" w:date="2022-07-01T15:42:00Z" w:id="14314">
              <w:r w:rsidDel="007A6979">
                <w:delText>OneLink</w:delText>
              </w:r>
            </w:del>
            <w:ins w:author="Tran Khanh Toan" w:date="2022-07-01T15:42:00Z" w:id="14315">
              <w:r w:rsidR="007A6979">
                <w:t>Mobile App</w:t>
              </w:r>
            </w:ins>
            <w:r>
              <w:t xml:space="preserve"> đã đăng nhập thành công vào thiết bị và được cấp phiên truy nhập</w:t>
            </w:r>
          </w:p>
        </w:tc>
      </w:tr>
      <w:tr w:rsidR="00D953D0" w:rsidTr="2ADD6C4A" w14:paraId="6E1776F8" w14:textId="77777777">
        <w:tc>
          <w:tcPr>
            <w:tcW w:w="1885" w:type="dxa"/>
            <w:tcMar/>
          </w:tcPr>
          <w:p w:rsidR="00D953D0" w:rsidP="00E5021C" w:rsidRDefault="00D953D0" w14:paraId="5E79221B" w14:textId="77777777">
            <w:r>
              <w:t>Post-condition</w:t>
            </w:r>
          </w:p>
        </w:tc>
        <w:tc>
          <w:tcPr>
            <w:tcW w:w="7340" w:type="dxa"/>
            <w:tcMar/>
          </w:tcPr>
          <w:p w:rsidR="00D953D0" w:rsidP="00E5021C" w:rsidRDefault="00D953D0" w14:paraId="681E5107" w14:textId="04CF6483">
            <w:r>
              <w:t xml:space="preserve">Thiết bị phản hồi đầy đủ các thông tin cho </w:t>
            </w:r>
            <w:del w:author="Tran Khanh Toan" w:date="2022-07-01T15:42:00Z" w:id="14316">
              <w:r w:rsidDel="007A6979">
                <w:delText>OneLink</w:delText>
              </w:r>
            </w:del>
            <w:ins w:author="Tran Khanh Toan" w:date="2022-07-01T15:42:00Z" w:id="14317">
              <w:r w:rsidR="007A6979">
                <w:t>Mobile App</w:t>
              </w:r>
            </w:ins>
          </w:p>
        </w:tc>
      </w:tr>
    </w:tbl>
    <w:p w:rsidRPr="00A13CE7" w:rsidR="00D953D0" w:rsidP="00D953D0" w:rsidRDefault="00D953D0" w14:paraId="153C0AD9" w14:textId="77777777"/>
    <w:p w:rsidR="00D953D0" w:rsidP="00D953D0" w:rsidRDefault="00D953D0" w14:paraId="3B78D8F6" w14:textId="77777777">
      <w:pPr>
        <w:rPr>
          <w:b/>
          <w:bCs/>
        </w:rPr>
      </w:pPr>
      <w:r w:rsidRPr="003C44BD">
        <w:rPr>
          <w:b/>
          <w:bCs/>
        </w:rPr>
        <w:t>Luồng dữ liệu:</w:t>
      </w:r>
    </w:p>
    <w:p w:rsidR="00881A01" w:rsidP="002611CE" w:rsidRDefault="00D953D0" w14:paraId="5DF00C98" w14:textId="67CFE5C7">
      <w:pPr>
        <w:pStyle w:val="ANSVNormal1"/>
        <w:keepNext/>
        <w:rPr>
          <w:ins w:author="toantk" w:date="2022-07-28T09:53:00Z" w:id="14318"/>
        </w:rPr>
      </w:pPr>
      <w:del w:author="Tran Khanh Toan" w:date="2022-07-01T17:02:00Z" w:id="14319">
        <w:r w:rsidDel="00320BE6">
          <w:object w:dxaOrig="9180" w:dyaOrig="5296" w14:anchorId="0F7DF342">
            <v:shape id="_x0000_i1063" style="width:460.5pt;height:265.5pt" o:ole="" type="#_x0000_t75">
              <v:imagedata o:title="" r:id="rId99"/>
            </v:shape>
            <o:OLEObject Type="Embed" ProgID="Visio.Drawing.15" ShapeID="_x0000_i1063" DrawAspect="Content" ObjectID="_1721885988" r:id="rId100"/>
          </w:object>
        </w:r>
      </w:del>
      <w:ins w:author="Tran Khanh Toan" w:date="2022-07-01T17:05:00Z" w:id="14320">
        <w:del w:author="toantk" w:date="2022-07-28T09:53:00Z" w:id="14321">
          <w:r w:rsidDel="00881A01" w:rsidR="00320BE6">
            <w:object w:dxaOrig="6646" w:dyaOrig="6151" w14:anchorId="64043F87">
              <v:shape id="_x0000_i1064" style="width:332.25pt;height:309.75pt" o:ole="" type="#_x0000_t75">
                <v:imagedata o:title="" r:id="rId101"/>
              </v:shape>
              <o:OLEObject Type="Embed" ProgID="Visio.Drawing.15" ShapeID="_x0000_i1064" DrawAspect="Content" ObjectID="_1721885989" r:id="rId102"/>
            </w:object>
          </w:r>
        </w:del>
      </w:ins>
      <w:ins w:author="toantk" w:date="2022-07-28T09:53:00Z" w:id="14322">
        <w:r w:rsidRPr="00881A01" w:rsidR="00881A01">
          <w:rPr>
            <w:rFonts w:ascii="Times New Roman" w:hAnsi="Times New Roman" w:eastAsia="Times New Roman" w:cs="Times New Roman"/>
            <w:snapToGrid w:val="0"/>
            <w:color w:val="000000"/>
            <w:w w:val="0"/>
            <w:sz w:val="0"/>
            <w:szCs w:val="0"/>
            <w:u w:color="000000"/>
            <w:bdr w:val="none" w:color="000000" w:sz="0" w:space="0"/>
            <w:shd w:val="clear" w:color="000000" w:fill="000000"/>
            <w:lang w:val="x-none" w:eastAsia="x-none" w:bidi="x-none"/>
          </w:rPr>
          <w:t xml:space="preserve"> </w:t>
        </w:r>
      </w:ins>
      <w:ins w:author="Tran Khanh Toan" w:date="2022-08-04T10:02:00Z" w:id="14323">
        <w:r w:rsidRPr="000065BC" w:rsidR="000065BC">
          <w:rPr>
            <w:rFonts w:ascii="Times New Roman" w:hAnsi="Times New Roman" w:eastAsia="Times New Roman" w:cs="Times New Roman"/>
            <w:snapToGrid w:val="0"/>
            <w:color w:val="000000"/>
            <w:w w:val="0"/>
            <w:sz w:val="0"/>
            <w:szCs w:val="0"/>
            <w:u w:color="000000"/>
            <w:bdr w:val="none" w:color="000000" w:sz="0" w:space="0"/>
            <w:shd w:val="clear" w:color="000000" w:fill="000000"/>
          </w:rPr>
          <w:drawing>
            <wp:inline distT="0" distB="0" distL="0" distR="0" wp14:anchorId="58A67DF2" wp14:editId="4146CD23">
              <wp:extent cx="5864225" cy="3379251"/>
              <wp:effectExtent l="0" t="0" r="3175" b="0"/>
              <wp:docPr id="15" name="Picture 15" descr="C:\Users\toantk\Downloads\onelink_new-Tran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toantk\Downloads\onelink_new-Trang-2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64225" cy="3379251"/>
                      </a:xfrm>
                      <a:prstGeom prst="rect">
                        <a:avLst/>
                      </a:prstGeom>
                      <a:noFill/>
                      <a:ln>
                        <a:noFill/>
                      </a:ln>
                    </pic:spPr>
                  </pic:pic>
                </a:graphicData>
              </a:graphic>
            </wp:inline>
          </w:drawing>
        </w:r>
      </w:ins>
      <w:ins w:author="toantk" w:date="2022-07-28T09:53:00Z" w:id="14324">
        <w:del w:author="Tran Khanh Toan" w:date="2022-08-04T10:02:00Z" w:id="14325">
          <w:r w:rsidRPr="00881A01" w:rsidDel="000065BC" w:rsidR="00881A01">
            <w:drawing>
              <wp:inline distT="0" distB="0" distL="0" distR="0" wp14:anchorId="5A066BD6" wp14:editId="1D6A9234">
                <wp:extent cx="5864225" cy="3387409"/>
                <wp:effectExtent l="0" t="0" r="3175" b="3810"/>
                <wp:docPr id="10" name="Picture 10" descr="C:\Users\toantk\Downloads\onelink-P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descr="C:\Users\toantk\Downloads\onelink-Page-17.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64225" cy="3387409"/>
                        </a:xfrm>
                        <a:prstGeom prst="rect">
                          <a:avLst/>
                        </a:prstGeom>
                        <a:noFill/>
                        <a:ln>
                          <a:noFill/>
                        </a:ln>
                      </pic:spPr>
                    </pic:pic>
                  </a:graphicData>
                </a:graphic>
              </wp:inline>
            </w:drawing>
          </w:r>
        </w:del>
      </w:ins>
    </w:p>
    <w:p w:rsidR="00D170E2" w:rsidRDefault="00881A01" w14:paraId="14D2BE0F" w14:textId="54C60E39">
      <w:pPr>
        <w:pStyle w:val="Caption"/>
        <w:pPrChange w:author="toantk" w:date="2022-07-28T09:53:00Z" w:id="14326">
          <w:pPr>
            <w:pStyle w:val="ANSVNormal1"/>
            <w:keepNext/>
            <w:jc w:val="center"/>
          </w:pPr>
        </w:pPrChange>
      </w:pPr>
      <w:bookmarkStart w:name="_Toc110529224" w:id="14327"/>
      <w:ins w:author="toantk" w:date="2022-07-28T09:53:00Z" w:id="14328">
        <w:r>
          <w:t xml:space="preserve">Hình </w:t>
        </w:r>
      </w:ins>
      <w:ins w:author="toantk" w:date="2022-07-28T09:55:00Z" w:id="14329">
        <w:r>
          <w:fldChar w:fldCharType="begin"/>
        </w:r>
        <w:r>
          <w:instrText xml:space="preserve"> STYLEREF 1 \s </w:instrText>
        </w:r>
      </w:ins>
      <w:r>
        <w:fldChar w:fldCharType="separate"/>
      </w:r>
      <w:r w:rsidR="00533729">
        <w:rPr>
          <w:noProof/>
        </w:rPr>
        <w:t>7</w:t>
      </w:r>
      <w:ins w:author="toantk" w:date="2022-07-28T09:55:00Z" w:id="14330">
        <w:r>
          <w:fldChar w:fldCharType="end"/>
        </w:r>
        <w:r>
          <w:t>.</w:t>
        </w:r>
        <w:r>
          <w:fldChar w:fldCharType="begin"/>
        </w:r>
        <w:r>
          <w:instrText xml:space="preserve"> SEQ Hình \* ARABIC \s 1 </w:instrText>
        </w:r>
      </w:ins>
      <w:r>
        <w:fldChar w:fldCharType="separate"/>
      </w:r>
      <w:r w:rsidR="00533729">
        <w:rPr>
          <w:noProof/>
        </w:rPr>
        <w:t>35</w:t>
      </w:r>
      <w:ins w:author="toantk" w:date="2022-07-28T09:55:00Z" w:id="14331">
        <w:r>
          <w:fldChar w:fldCharType="end"/>
        </w:r>
      </w:ins>
      <w:ins w:author="toantk" w:date="2022-07-28T09:53:00Z" w:id="14332">
        <w:r>
          <w:t xml:space="preserve"> Luồng điều khiển Speedtest qua Mobile App</w:t>
        </w:r>
      </w:ins>
      <w:bookmarkEnd w:id="14327"/>
    </w:p>
    <w:p w:rsidR="00D953D0" w:rsidDel="00881A01" w:rsidP="00D170E2" w:rsidRDefault="00D170E2" w14:paraId="26281CB3" w14:textId="2A63DE80">
      <w:pPr>
        <w:pStyle w:val="Caption"/>
        <w:rPr>
          <w:del w:author="toantk" w:date="2022-07-28T09:49:00Z" w:id="14333"/>
        </w:rPr>
      </w:pPr>
      <w:del w:author="toantk" w:date="2022-07-28T09:49:00Z" w:id="14334">
        <w:r w:rsidDel="00881A01">
          <w:delText xml:space="preserve">Hình </w:delText>
        </w:r>
      </w:del>
      <w:ins w:author="Tran Khanh Toan" w:date="2022-07-01T17:42:00Z" w:id="14335">
        <w:del w:author="toantk" w:date="2022-07-27T09:26:00Z" w:id="14336">
          <w:r w:rsidDel="006A7679" w:rsidR="00076894">
            <w:fldChar w:fldCharType="begin"/>
          </w:r>
          <w:r w:rsidDel="006A7679" w:rsidR="00076894">
            <w:delInstrText xml:space="preserve"> STYLEREF 1 \s </w:delInstrText>
          </w:r>
        </w:del>
      </w:ins>
      <w:del w:author="toantk" w:date="2022-07-27T09:26:00Z" w:id="14337">
        <w:r w:rsidDel="006A7679" w:rsidR="00076894">
          <w:fldChar w:fldCharType="separate"/>
        </w:r>
        <w:r w:rsidDel="006A7679" w:rsidR="00076894">
          <w:rPr>
            <w:noProof/>
          </w:rPr>
          <w:delText>7</w:delText>
        </w:r>
      </w:del>
      <w:ins w:author="Tran Khanh Toan" w:date="2022-07-01T17:42:00Z" w:id="14338">
        <w:del w:author="toantk" w:date="2022-07-27T09:26:00Z" w:id="14339">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4340">
        <w:r w:rsidDel="006A7679" w:rsidR="00076894">
          <w:fldChar w:fldCharType="separate"/>
        </w:r>
      </w:del>
      <w:ins w:author="Tran Khanh Toan" w:date="2022-07-01T17:42:00Z" w:id="14341">
        <w:del w:author="toantk" w:date="2022-07-27T09:26:00Z" w:id="14342">
          <w:r w:rsidDel="006A7679" w:rsidR="00076894">
            <w:rPr>
              <w:noProof/>
            </w:rPr>
            <w:delText>38</w:delText>
          </w:r>
          <w:r w:rsidDel="006A7679" w:rsidR="00076894">
            <w:fldChar w:fldCharType="end"/>
          </w:r>
        </w:del>
      </w:ins>
      <w:del w:author="toantk" w:date="2022-07-28T09:49:00Z" w:id="14343">
        <w:r w:rsidDel="00881A01" w:rsidR="003F0BD0">
          <w:fldChar w:fldCharType="begin"/>
        </w:r>
        <w:r w:rsidDel="00881A01" w:rsidR="003F0BD0">
          <w:rPr>
            <w:noProof/>
          </w:rPr>
          <w:delInstrText xml:space="preserve"> STYLEREF 1 \s </w:delInstrText>
        </w:r>
        <w:r w:rsidDel="00881A01" w:rsidR="003F0BD0">
          <w:fldChar w:fldCharType="separate"/>
        </w:r>
        <w:r w:rsidDel="00881A01" w:rsidR="00CE3D0F">
          <w:rPr>
            <w:noProof/>
          </w:rPr>
          <w:delText>7</w:delText>
        </w:r>
        <w:r w:rsidDel="00881A01" w:rsidR="003F0BD0">
          <w:fldChar w:fldCharType="end"/>
        </w:r>
        <w:r w:rsidDel="00881A01" w:rsidR="00CE3D0F">
          <w:delText>.</w:delText>
        </w:r>
        <w:r w:rsidDel="00881A01" w:rsidR="003F0BD0">
          <w:fldChar w:fldCharType="begin"/>
        </w:r>
        <w:r w:rsidDel="00881A01" w:rsidR="003F0BD0">
          <w:rPr>
            <w:noProof/>
          </w:rPr>
          <w:delInstrText xml:space="preserve"> SEQ Hình \* ARABIC \s 1 </w:delInstrText>
        </w:r>
        <w:r w:rsidDel="00881A01" w:rsidR="003F0BD0">
          <w:fldChar w:fldCharType="separate"/>
        </w:r>
        <w:r w:rsidDel="00881A01" w:rsidR="00CE3D0F">
          <w:rPr>
            <w:noProof/>
          </w:rPr>
          <w:delText>35</w:delText>
        </w:r>
        <w:r w:rsidDel="00881A01" w:rsidR="003F0BD0">
          <w:fldChar w:fldCharType="end"/>
        </w:r>
        <w:r w:rsidDel="00881A01">
          <w:delText xml:space="preserve"> Luồng điều khiển Speedtest qua OneLink</w:delText>
        </w:r>
      </w:del>
      <w:ins w:author="Tran Khanh Toan" w:date="2022-07-01T15:42:00Z" w:id="14344">
        <w:del w:author="toantk" w:date="2022-07-28T09:49:00Z" w:id="14345">
          <w:r w:rsidDel="00881A01" w:rsidR="007A6979">
            <w:delText>Mobile App</w:delText>
          </w:r>
        </w:del>
      </w:ins>
    </w:p>
    <w:p w:rsidR="00D953D0" w:rsidP="00D953D0" w:rsidRDefault="00D953D0" w14:paraId="51D6937E" w14:textId="4AE40437">
      <w:pPr>
        <w:rPr>
          <w:b/>
          <w:bCs/>
        </w:rPr>
      </w:pPr>
      <w:del w:author="Tran Khanh Toan" w:date="2022-07-04T09:21:00Z" w:id="14346">
        <w:r w:rsidRPr="00AB6FAB" w:rsidDel="00F02801">
          <w:rPr>
            <w:b/>
            <w:bCs/>
          </w:rPr>
          <w:delText xml:space="preserve">Cấu trúc dữ liệu </w:delText>
        </w:r>
      </w:del>
      <w:ins w:author="Tran Khanh Toan" w:date="2022-07-04T09:22:00Z" w:id="14347">
        <w:r w:rsidR="00F02801">
          <w:rPr>
            <w:b/>
            <w:bCs/>
          </w:rPr>
          <w:t xml:space="preserve">Cấu trúc payload </w:t>
        </w:r>
      </w:ins>
      <w:r w:rsidRPr="00AB6FAB">
        <w:rPr>
          <w:b/>
          <w:bCs/>
        </w:rPr>
        <w:t>của bản tin:</w:t>
      </w:r>
    </w:p>
    <w:p w:rsidR="00D953D0" w:rsidP="00D953D0" w:rsidRDefault="00D170E2" w14:paraId="2FE52DB4" w14:textId="3A029A96">
      <w:pPr>
        <w:pStyle w:val="ListParagraph"/>
        <w:numPr>
          <w:ilvl w:val="0"/>
          <w:numId w:val="9"/>
        </w:numPr>
        <w:rPr>
          <w:b/>
          <w:bCs/>
        </w:rPr>
      </w:pPr>
      <w:r>
        <w:rPr>
          <w:b/>
          <w:bCs/>
        </w:rPr>
        <w:t>Speedtest</w:t>
      </w:r>
      <w:r w:rsidR="00D953D0">
        <w:rPr>
          <w:b/>
          <w:bCs/>
        </w:rPr>
        <w:t xml:space="preserve"> Request:</w:t>
      </w:r>
    </w:p>
    <w:p w:rsidR="00D953D0" w:rsidP="00466FAB" w:rsidRDefault="00D953D0" w14:paraId="44E31070" w14:textId="66333904">
      <w:pPr>
        <w:pStyle w:val="ListParagraph"/>
        <w:ind w:firstLine="360"/>
      </w:pPr>
      <w:r>
        <w:t>{“action” : “</w:t>
      </w:r>
      <w:r w:rsidR="00D170E2">
        <w:t>speedtest</w:t>
      </w:r>
      <w:r>
        <w:t>”</w:t>
      </w:r>
      <w:r w:rsidR="00466FAB">
        <w:t xml:space="preserve">, “requestId” : </w:t>
      </w:r>
      <w:r w:rsidR="003E0981">
        <w:t>&lt;requestId&gt;</w:t>
      </w:r>
      <w:r>
        <w:t>}</w:t>
      </w:r>
    </w:p>
    <w:p w:rsidR="00D953D0" w:rsidP="00D953D0" w:rsidRDefault="00D170E2" w14:paraId="55FA6FE7" w14:textId="78FD9766">
      <w:pPr>
        <w:pStyle w:val="ListParagraph"/>
        <w:numPr>
          <w:ilvl w:val="0"/>
          <w:numId w:val="9"/>
        </w:numPr>
        <w:rPr>
          <w:ins w:author="Tran Khanh Toan" w:date="2022-08-04T10:23:00Z" w:id="14348"/>
          <w:b/>
          <w:bCs/>
        </w:rPr>
      </w:pPr>
      <w:r>
        <w:rPr>
          <w:b/>
          <w:bCs/>
        </w:rPr>
        <w:t>Speedtest</w:t>
      </w:r>
      <w:r w:rsidR="00D953D0">
        <w:rPr>
          <w:b/>
          <w:bCs/>
        </w:rPr>
        <w:t xml:space="preserve"> Response:</w:t>
      </w:r>
    </w:p>
    <w:p w:rsidRPr="009707D5" w:rsidR="009707D5" w:rsidRDefault="009707D5" w14:paraId="33A61B57" w14:textId="4EFE022E">
      <w:pPr>
        <w:pStyle w:val="ListParagraph"/>
        <w:numPr>
          <w:ilvl w:val="1"/>
          <w:numId w:val="9"/>
        </w:numPr>
        <w:rPr>
          <w:bCs/>
          <w:rPrChange w:author="Tran Khanh Toan" w:date="2022-08-04T10:23:00Z" w:id="14349">
            <w:rPr>
              <w:b/>
              <w:bCs/>
            </w:rPr>
          </w:rPrChange>
        </w:rPr>
        <w:pPrChange w:author="Tran Khanh Toan" w:date="2022-08-04T10:23:00Z" w:id="14350">
          <w:pPr>
            <w:pStyle w:val="ListParagraph"/>
            <w:numPr>
              <w:numId w:val="9"/>
            </w:numPr>
            <w:ind w:hanging="360"/>
          </w:pPr>
        </w:pPrChange>
      </w:pPr>
      <w:ins w:author="Tran Khanh Toan" w:date="2022-08-04T10:23:00Z" w:id="14351">
        <w:r w:rsidRPr="009707D5">
          <w:rPr>
            <w:bCs/>
            <w:rPrChange w:author="Tran Khanh Toan" w:date="2022-08-04T10:23:00Z" w:id="14352">
              <w:rPr>
                <w:b/>
                <w:bCs/>
              </w:rPr>
            </w:rPrChange>
          </w:rPr>
          <w:t>Trường hợp</w:t>
        </w:r>
        <w:r>
          <w:rPr>
            <w:bCs/>
          </w:rPr>
          <w:t xml:space="preserve"> </w:t>
        </w:r>
      </w:ins>
      <w:ins w:author="Tran Khanh Toan" w:date="2022-08-04T10:26:00Z" w:id="14353">
        <w:r>
          <w:rPr>
            <w:bCs/>
          </w:rPr>
          <w:t>ONT nhận được request và xử lý được:</w:t>
        </w:r>
      </w:ins>
    </w:p>
    <w:p w:rsidRPr="00820762" w:rsidR="00D953D0" w:rsidDel="007B3DEB" w:rsidP="00D953D0" w:rsidRDefault="00D170E2" w14:paraId="03A3DB3F" w14:textId="317AF812">
      <w:pPr>
        <w:pStyle w:val="ListParagraph"/>
        <w:numPr>
          <w:ilvl w:val="1"/>
          <w:numId w:val="9"/>
        </w:numPr>
        <w:rPr>
          <w:del w:author="Tran Khanh Toan" w:date="2022-07-01T17:18:00Z" w:id="14354"/>
        </w:rPr>
      </w:pPr>
      <w:del w:author="Tran Khanh Toan" w:date="2022-07-01T17:18:00Z" w:id="14355">
        <w:r w:rsidDel="007B3DEB">
          <w:delText>Speedtest</w:delText>
        </w:r>
        <w:r w:rsidRPr="00820762" w:rsidDel="007B3DEB" w:rsidR="00D953D0">
          <w:delText xml:space="preserve"> thành công</w:delText>
        </w:r>
        <w:r w:rsidDel="007B3DEB" w:rsidR="00D953D0">
          <w:delText>:</w:delText>
        </w:r>
      </w:del>
    </w:p>
    <w:p w:rsidR="00D953D0" w:rsidDel="000065BC" w:rsidP="00D953D0" w:rsidRDefault="00D953D0" w14:paraId="401EA9B2" w14:textId="357DF9CF">
      <w:pPr>
        <w:pStyle w:val="FirstLevelBullet"/>
        <w:numPr>
          <w:ilvl w:val="0"/>
          <w:numId w:val="0"/>
        </w:numPr>
        <w:ind w:left="1080"/>
        <w:rPr>
          <w:del w:author="Tran Khanh Toan" w:date="2022-08-04T10:03:00Z" w:id="14356"/>
        </w:rPr>
      </w:pPr>
      <w:del w:author="Tran Khanh Toan" w:date="2022-08-04T10:03:00Z" w:id="14357">
        <w:r w:rsidDel="000065BC">
          <w:delText>{</w:delText>
        </w:r>
      </w:del>
    </w:p>
    <w:p w:rsidR="00D953D0" w:rsidDel="000065BC" w:rsidP="00D953D0" w:rsidRDefault="00D953D0" w14:paraId="7360F923" w14:textId="3CE54281">
      <w:pPr>
        <w:pStyle w:val="FirstLevelBullet"/>
        <w:numPr>
          <w:ilvl w:val="0"/>
          <w:numId w:val="0"/>
        </w:numPr>
        <w:ind w:left="720" w:firstLine="360"/>
        <w:rPr>
          <w:del w:author="Tran Khanh Toan" w:date="2022-08-04T10:03:00Z" w:id="14358"/>
        </w:rPr>
      </w:pPr>
      <w:del w:author="Tran Khanh Toan" w:date="2022-08-04T10:03:00Z" w:id="14359">
        <w:r w:rsidDel="000065BC">
          <w:delText>"status": 0,</w:delText>
        </w:r>
      </w:del>
    </w:p>
    <w:p w:rsidR="00D953D0" w:rsidDel="000065BC" w:rsidP="00D953D0" w:rsidRDefault="00B94824" w14:paraId="6A42ADFF" w14:textId="03991485">
      <w:pPr>
        <w:pStyle w:val="FirstLevelBullet"/>
        <w:numPr>
          <w:ilvl w:val="0"/>
          <w:numId w:val="0"/>
        </w:numPr>
        <w:ind w:left="720" w:firstLine="360"/>
        <w:rPr>
          <w:del w:author="Tran Khanh Toan" w:date="2022-08-04T10:03:00Z" w:id="14360"/>
        </w:rPr>
      </w:pPr>
      <w:del w:author="Tran Khanh Toan" w:date="2022-08-04T10:03:00Z" w:id="14361">
        <w:r w:rsidDel="000065BC">
          <w:delText>“message”: “</w:delText>
        </w:r>
        <w:r w:rsidDel="000065BC" w:rsidR="00840E19">
          <w:delText>Success</w:delText>
        </w:r>
        <w:r w:rsidDel="000065BC">
          <w:delText>”</w:delText>
        </w:r>
        <w:r w:rsidDel="000065BC" w:rsidR="00D953D0">
          <w:delText>,</w:delText>
        </w:r>
      </w:del>
    </w:p>
    <w:p w:rsidR="00466FAB" w:rsidDel="000065BC" w:rsidP="00466FAB" w:rsidRDefault="00466FAB" w14:paraId="18D6653E" w14:textId="12BAB915">
      <w:pPr>
        <w:pStyle w:val="ListParagraph"/>
        <w:ind w:firstLine="360"/>
        <w:rPr>
          <w:del w:author="Tran Khanh Toan" w:date="2022-08-04T10:03:00Z" w:id="14362"/>
        </w:rPr>
      </w:pPr>
      <w:del w:author="Tran Khanh Toan" w:date="2022-08-04T10:03:00Z" w:id="14363">
        <w:r w:rsidDel="000065BC">
          <w:delText>“requestId” : “&lt;requestId&gt;”,</w:delText>
        </w:r>
      </w:del>
    </w:p>
    <w:p w:rsidR="00D953D0" w:rsidDel="000065BC" w:rsidP="00D953D0" w:rsidRDefault="00D953D0" w14:paraId="1B19FA43" w14:textId="205B1839">
      <w:pPr>
        <w:pStyle w:val="FirstLevelBullet"/>
        <w:numPr>
          <w:ilvl w:val="0"/>
          <w:numId w:val="0"/>
        </w:numPr>
        <w:ind w:left="720" w:firstLine="360"/>
        <w:rPr>
          <w:del w:author="Tran Khanh Toan" w:date="2022-08-04T10:03:00Z" w:id="14364"/>
        </w:rPr>
      </w:pPr>
      <w:del w:author="Tran Khanh Toan" w:date="2022-08-04T10:03:00Z" w:id="14365">
        <w:r w:rsidDel="000065BC">
          <w:delText>"data": {</w:delText>
        </w:r>
      </w:del>
    </w:p>
    <w:p w:rsidR="007B3DEB" w:rsidDel="000065BC" w:rsidP="00D953D0" w:rsidRDefault="00D953D0" w14:paraId="38F0773E" w14:textId="476BD016">
      <w:pPr>
        <w:pStyle w:val="FirstLevelBullet"/>
        <w:numPr>
          <w:ilvl w:val="0"/>
          <w:numId w:val="0"/>
        </w:numPr>
        <w:ind w:left="720" w:firstLine="360"/>
        <w:rPr>
          <w:del w:author="Tran Khanh Toan" w:date="2022-08-04T10:03:00Z" w:id="14366"/>
        </w:rPr>
      </w:pPr>
      <w:del w:author="Tran Khanh Toan" w:date="2022-08-04T10:03:00Z" w:id="14367">
        <w:r w:rsidDel="000065BC">
          <w:delText>“</w:delText>
        </w:r>
      </w:del>
      <w:del w:author="Tran Khanh Toan" w:date="2022-07-01T17:18:00Z" w:id="14368">
        <w:r w:rsidDel="007B3DEB">
          <w:delText>action</w:delText>
        </w:r>
      </w:del>
      <w:del w:author="Tran Khanh Toan" w:date="2022-08-04T10:03:00Z" w:id="14369">
        <w:r w:rsidDel="000065BC">
          <w:delText>” : “</w:delText>
        </w:r>
        <w:r w:rsidDel="000065BC" w:rsidR="00D170E2">
          <w:delText>speedtest</w:delText>
        </w:r>
        <w:r w:rsidDel="000065BC">
          <w:delText>”,</w:delText>
        </w:r>
      </w:del>
    </w:p>
    <w:p w:rsidR="00D953D0" w:rsidDel="007B3DEB" w:rsidP="00D953D0" w:rsidRDefault="00D170E2" w14:paraId="502E972C" w14:textId="166033B7">
      <w:pPr>
        <w:pStyle w:val="FirstLevelBullet"/>
        <w:numPr>
          <w:ilvl w:val="0"/>
          <w:numId w:val="0"/>
        </w:numPr>
        <w:ind w:left="720" w:firstLine="360"/>
        <w:rPr>
          <w:del w:author="Tran Khanh Toan" w:date="2022-07-01T17:18:00Z" w:id="14370"/>
        </w:rPr>
      </w:pPr>
      <w:del w:author="Tran Khanh Toan" w:date="2022-07-01T17:18:00Z" w:id="14371">
        <w:r w:rsidDel="007B3DEB">
          <w:delText>“downSpeed” : “&lt;downSpeed&gt;”,</w:delText>
        </w:r>
      </w:del>
    </w:p>
    <w:p w:rsidR="00D170E2" w:rsidDel="007B3DEB" w:rsidP="00D953D0" w:rsidRDefault="00D170E2" w14:paraId="16A66A8B" w14:textId="03ACACBB">
      <w:pPr>
        <w:pStyle w:val="FirstLevelBullet"/>
        <w:numPr>
          <w:ilvl w:val="0"/>
          <w:numId w:val="0"/>
        </w:numPr>
        <w:ind w:left="720" w:firstLine="360"/>
        <w:rPr>
          <w:del w:author="Tran Khanh Toan" w:date="2022-07-01T17:18:00Z" w:id="14372"/>
        </w:rPr>
      </w:pPr>
      <w:del w:author="Tran Khanh Toan" w:date="2022-07-01T17:18:00Z" w:id="14373">
        <w:r w:rsidDel="007B3DEB">
          <w:delText>“upSpeed” : “upSpeed”,</w:delText>
        </w:r>
      </w:del>
    </w:p>
    <w:p w:rsidR="00D170E2" w:rsidDel="007B3DEB" w:rsidP="00D953D0" w:rsidRDefault="00D170E2" w14:paraId="4935406F" w14:textId="126B2CB9">
      <w:pPr>
        <w:pStyle w:val="FirstLevelBullet"/>
        <w:numPr>
          <w:ilvl w:val="0"/>
          <w:numId w:val="0"/>
        </w:numPr>
        <w:ind w:left="720" w:firstLine="360"/>
        <w:rPr>
          <w:del w:author="Tran Khanh Toan" w:date="2022-07-01T17:18:00Z" w:id="14374"/>
        </w:rPr>
      </w:pPr>
      <w:del w:author="Tran Khanh Toan" w:date="2022-07-01T17:18:00Z" w:id="14375">
        <w:r w:rsidDel="007B3DEB">
          <w:delText>“latency” : “latency”</w:delText>
        </w:r>
      </w:del>
    </w:p>
    <w:p w:rsidR="00D953D0" w:rsidDel="000065BC" w:rsidP="00D953D0" w:rsidRDefault="00D953D0" w14:paraId="266A4868" w14:textId="45B6017B">
      <w:pPr>
        <w:pStyle w:val="FirstLevelBullet"/>
        <w:numPr>
          <w:ilvl w:val="0"/>
          <w:numId w:val="0"/>
        </w:numPr>
        <w:ind w:left="720" w:firstLine="360"/>
        <w:rPr>
          <w:del w:author="Tran Khanh Toan" w:date="2022-08-04T10:03:00Z" w:id="14376"/>
        </w:rPr>
      </w:pPr>
      <w:del w:author="Tran Khanh Toan" w:date="2022-08-04T10:03:00Z" w:id="14377">
        <w:r w:rsidDel="000065BC">
          <w:delText>}</w:delText>
        </w:r>
      </w:del>
    </w:p>
    <w:p w:rsidR="00B82DFD" w:rsidP="00B82DFD" w:rsidRDefault="00D953D0" w14:paraId="0395B170" w14:textId="238A3E79">
      <w:pPr>
        <w:pStyle w:val="FirstLevelBullet"/>
        <w:numPr>
          <w:ilvl w:val="0"/>
          <w:numId w:val="0"/>
        </w:numPr>
        <w:ind w:left="1080"/>
        <w:rPr>
          <w:ins w:author="Tran Khanh Toan" w:date="2022-07-01T17:22:00Z" w:id="14378"/>
        </w:rPr>
      </w:pPr>
      <w:del w:author="Tran Khanh Toan" w:date="2022-08-04T10:03:00Z" w:id="14379">
        <w:r w:rsidDel="000065BC">
          <w:delText>}</w:delText>
        </w:r>
      </w:del>
      <w:ins w:author="Tran Khanh Toan" w:date="2022-07-01T17:22:00Z" w:id="14380">
        <w:r w:rsidR="00B82DFD">
          <w:t>{</w:t>
        </w:r>
      </w:ins>
    </w:p>
    <w:p w:rsidR="00B82DFD" w:rsidP="00B82DFD" w:rsidRDefault="00B82DFD" w14:paraId="206D8674" w14:textId="77777777">
      <w:pPr>
        <w:pStyle w:val="FirstLevelBullet"/>
        <w:numPr>
          <w:ilvl w:val="0"/>
          <w:numId w:val="0"/>
        </w:numPr>
        <w:ind w:left="720" w:firstLine="360"/>
        <w:rPr>
          <w:ins w:author="Tran Khanh Toan" w:date="2022-07-01T17:29:00Z" w:id="14381"/>
        </w:rPr>
      </w:pPr>
      <w:ins w:author="Tran Khanh Toan" w:date="2022-07-01T17:22:00Z" w:id="14382">
        <w:r>
          <w:t xml:space="preserve">     </w:t>
        </w:r>
      </w:ins>
      <w:ins w:author="Tran Khanh Toan" w:date="2022-07-01T17:29:00Z" w:id="14383">
        <w:r>
          <w:t>"status": 0,</w:t>
        </w:r>
      </w:ins>
    </w:p>
    <w:p w:rsidR="00B82DFD" w:rsidP="2ADD6C4A" w:rsidRDefault="02339AEA" w14:paraId="24CBD082" w14:textId="77777777">
      <w:pPr>
        <w:pStyle w:val="FirstLevelBullet"/>
        <w:numPr>
          <w:numId w:val="0"/>
        </w:numPr>
        <w:ind w:left="720" w:firstLine="720"/>
        <w:rPr>
          <w:ins w:author="Tran Khanh Toan" w:date="2022-07-01T17:29:00Z" w:id="14384"/>
        </w:rPr>
        <w:pPrChange w:author="Tran Khanh Toan" w:date="2022-07-01T17:29:00Z" w:id="14385">
          <w:pPr>
            <w:pStyle w:val="FirstLevelBullet"/>
            <w:numPr>
              <w:numId w:val="0"/>
            </w:numPr>
            <w:ind w:left="0" w:firstLine="360"/>
          </w:pPr>
        </w:pPrChange>
      </w:pPr>
      <w:ins w:author="Tran Khanh Toan" w:date="2022-07-01T17:29:00Z" w:id="1153915459">
        <w:r w:rsidR="0571EF81">
          <w:t>“message”: “Success”,</w:t>
        </w:r>
      </w:ins>
    </w:p>
    <w:p w:rsidR="00B82DFD" w:rsidP="00B82DFD" w:rsidRDefault="00B82DFD" w14:paraId="257801FF" w14:textId="7CAD539C">
      <w:pPr>
        <w:pStyle w:val="FirstLevelBullet"/>
        <w:numPr>
          <w:ilvl w:val="0"/>
          <w:numId w:val="0"/>
        </w:numPr>
        <w:ind w:left="720" w:firstLine="360"/>
        <w:rPr>
          <w:ins w:author="Tran Khanh Toan" w:date="2022-07-01T17:22:00Z" w:id="14387"/>
        </w:rPr>
      </w:pPr>
      <w:ins w:author="Tran Khanh Toan" w:date="2022-07-01T17:22:00Z" w:id="14388">
        <w:r>
          <w:t xml:space="preserve">     “data”: </w:t>
        </w:r>
      </w:ins>
    </w:p>
    <w:p w:rsidR="00B82DFD" w:rsidP="00B82DFD" w:rsidRDefault="00B82DFD" w14:paraId="07F159D9" w14:textId="77777777">
      <w:pPr>
        <w:pStyle w:val="FirstLevelBullet"/>
        <w:numPr>
          <w:ilvl w:val="0"/>
          <w:numId w:val="0"/>
        </w:numPr>
        <w:ind w:left="720" w:firstLine="360"/>
        <w:rPr>
          <w:ins w:author="Tran Khanh Toan" w:date="2022-07-01T17:22:00Z" w:id="14389"/>
        </w:rPr>
      </w:pPr>
      <w:ins w:author="Tran Khanh Toan" w:date="2022-07-01T17:22:00Z" w:id="14390">
        <w:r>
          <w:t xml:space="preserve">     {</w:t>
        </w:r>
      </w:ins>
    </w:p>
    <w:p w:rsidR="00B82DFD" w:rsidP="00B82DFD" w:rsidRDefault="00B82DFD" w14:paraId="511094E0" w14:textId="716306E2">
      <w:pPr>
        <w:pStyle w:val="FirstLevelBullet"/>
        <w:numPr>
          <w:ilvl w:val="0"/>
          <w:numId w:val="0"/>
        </w:numPr>
        <w:ind w:left="720" w:firstLine="360"/>
        <w:rPr>
          <w:ins w:author="Tran Khanh Toan" w:date="2022-07-01T17:29:00Z" w:id="14391"/>
        </w:rPr>
      </w:pPr>
      <w:ins w:author="Tran Khanh Toan" w:date="2022-07-01T17:22:00Z" w:id="14392">
        <w:r>
          <w:t xml:space="preserve">          “action” : “</w:t>
        </w:r>
      </w:ins>
      <w:ins w:author="Tran Khanh Toan" w:date="2022-08-04T10:03:00Z" w:id="14393">
        <w:r w:rsidR="000065BC">
          <w:t>speedtest</w:t>
        </w:r>
      </w:ins>
      <w:ins w:author="Tran Khanh Toan" w:date="2022-07-01T17:22:00Z" w:id="14394">
        <w:r>
          <w:t>”,</w:t>
        </w:r>
      </w:ins>
    </w:p>
    <w:p w:rsidR="00B82DFD" w:rsidP="2ADD6C4A" w:rsidRDefault="00B82DFD" w14:paraId="67040E19" w14:textId="7730EBE9">
      <w:pPr>
        <w:pStyle w:val="FirstLevelBullet"/>
        <w:numPr>
          <w:numId w:val="0"/>
        </w:numPr>
        <w:ind w:left="720" w:firstLine="360"/>
        <w:rPr>
          <w:ins w:author="Tran Khanh Toan" w:date="2022-07-01T17:22:00Z" w:id="14395"/>
        </w:rPr>
        <w:pPrChange w:author="Tran Khanh Toan" w:date="2022-07-01T17:32:00Z" w:id="14396">
          <w:pPr>
            <w:pStyle w:val="FirstLevelBullet"/>
            <w:numPr>
              <w:numId w:val="0"/>
            </w:numPr>
            <w:ind w:left="0" w:firstLine="360"/>
          </w:pPr>
        </w:pPrChange>
      </w:pPr>
      <w:ins w:author="Tran Khanh Toan" w:date="2022-07-01T17:29:00Z" w:id="14397">
        <w:r>
          <w:tab/>
        </w:r>
      </w:ins>
      <w:ins w:author="Tran Khanh Toan" w:date="2022-07-01T17:30:00Z" w:id="715859768">
        <w:r w:rsidR="0B0CD734">
          <w:t xml:space="preserve">    “results</w:t>
        </w:r>
      </w:ins>
      <w:ins w:author="Tran Khanh Toan" w:date="2022-07-01T17:31:00Z" w:id="642235463">
        <w:r w:rsidR="0B0CD734">
          <w:t>” : [</w:t>
        </w:r>
      </w:ins>
    </w:p>
    <w:p w:rsidR="00E723E8" w:rsidP="2ADD6C4A" w:rsidRDefault="0A0E8A9B" w14:paraId="3DD0AEFC" w14:textId="75347AD1">
      <w:pPr>
        <w:pStyle w:val="FirstLevelBullet"/>
        <w:numPr>
          <w:numId w:val="0"/>
        </w:numPr>
        <w:ind w:left="1800" w:firstLine="360"/>
        <w:rPr>
          <w:ins w:author="Tran Khanh Toan" w:date="2022-07-01T17:32:00Z" w:id="14400"/>
        </w:rPr>
        <w:pPrChange w:author="Tran Khanh Toan" w:date="2022-07-01T17:31:00Z" w:id="14401">
          <w:pPr>
            <w:pStyle w:val="FirstLevelBullet"/>
            <w:numPr>
              <w:numId w:val="0"/>
            </w:numPr>
            <w:ind w:left="0" w:firstLine="360"/>
          </w:pPr>
        </w:pPrChange>
      </w:pPr>
      <w:ins w:author="Tran Khanh Toan" w:date="2022-07-01T17:22:00Z" w:id="1693252806">
        <w:r w:rsidR="0B0CD734">
          <w:t xml:space="preserve">          </w:t>
        </w:r>
      </w:ins>
      <w:ins w:author="Tran Khanh Toan" w:date="2022-07-01T17:31:00Z" w:id="1006515172">
        <w:r w:rsidR="0B0CD734">
          <w:t>{</w:t>
        </w:r>
      </w:ins>
    </w:p>
    <w:p w:rsidR="00E723E8" w:rsidP="2ADD6C4A" w:rsidRDefault="0A0E8A9B" w14:paraId="795897D6" w14:textId="55E62DF5">
      <w:pPr>
        <w:pStyle w:val="FirstLevelBullet"/>
        <w:numPr>
          <w:numId w:val="0"/>
        </w:numPr>
        <w:ind w:left="720" w:hanging="360"/>
        <w:rPr>
          <w:ins w:author="Tran Khanh Toan" w:date="2022-07-01T17:31:00Z" w:id="14404"/>
        </w:rPr>
        <w:pPrChange w:author="Tran Khanh Toan" w:date="2022-07-01T17:33:00Z" w:id="14405">
          <w:pPr>
            <w:pStyle w:val="FirstLevelBullet"/>
            <w:numPr>
              <w:numId w:val="0"/>
            </w:numPr>
            <w:ind w:left="0" w:firstLine="360"/>
          </w:pPr>
        </w:pPrChange>
      </w:pPr>
      <w:ins w:author="Tran Khanh Toan" w:date="2022-07-01T17:33:00Z" w:id="1068293686">
        <w:r w:rsidR="0B0CD734">
          <w:t xml:space="preserve">                                                 </w:t>
        </w:r>
      </w:ins>
      <w:ins w:author="Tran Khanh Toan" w:date="2022-07-01T17:32:00Z" w:id="1204464538">
        <w:r w:rsidR="0B0CD734">
          <w:t>“speedtestCode” : &lt;speedtestCode&gt;,</w:t>
        </w:r>
      </w:ins>
    </w:p>
    <w:p w:rsidR="00B82DFD" w:rsidP="2ADD6C4A" w:rsidRDefault="0A0E8A9B" w14:paraId="042C3450" w14:textId="01E5AC31">
      <w:pPr>
        <w:pStyle w:val="FirstLevelBullet"/>
        <w:numPr>
          <w:numId w:val="0"/>
        </w:numPr>
        <w:ind w:left="2880"/>
        <w:rPr>
          <w:ins w:author="Tran Khanh Toan" w:date="2022-07-01T17:22:00Z" w:id="14408"/>
        </w:rPr>
        <w:pPrChange w:author="Tran Khanh Toan" w:date="2022-07-01T17:32:00Z" w:id="14409">
          <w:pPr>
            <w:pStyle w:val="FirstLevelBullet"/>
            <w:numPr>
              <w:numId w:val="0"/>
            </w:numPr>
            <w:ind w:left="0" w:firstLine="360"/>
          </w:pPr>
        </w:pPrChange>
      </w:pPr>
      <w:ins w:author="Tran Khanh Toan" w:date="2022-07-01T17:32:00Z" w:id="584088617">
        <w:r w:rsidR="0B0CD734">
          <w:t xml:space="preserve">          </w:t>
        </w:r>
      </w:ins>
      <w:ins w:author="Tran Khanh Toan" w:date="2022-07-01T17:22:00Z" w:id="2019629408">
        <w:r w:rsidR="0571EF81">
          <w:t>“downloadSpeed” : “&lt;downloadSpeed&gt;”,</w:t>
        </w:r>
      </w:ins>
    </w:p>
    <w:p w:rsidR="00B82DFD" w:rsidP="2ADD6C4A" w:rsidRDefault="02339AEA" w14:paraId="2EDF99DC" w14:textId="77777777">
      <w:pPr>
        <w:pStyle w:val="FirstLevelBullet"/>
        <w:numPr>
          <w:numId w:val="0"/>
        </w:numPr>
        <w:ind w:left="2520" w:firstLine="360"/>
        <w:rPr>
          <w:ins w:author="Tran Khanh Toan" w:date="2022-07-01T17:22:00Z" w:id="14412"/>
        </w:rPr>
        <w:pPrChange w:author="Tran Khanh Toan" w:date="2022-07-01T17:32:00Z" w:id="14413">
          <w:pPr>
            <w:pStyle w:val="FirstLevelBullet"/>
            <w:numPr>
              <w:numId w:val="0"/>
            </w:numPr>
            <w:ind w:left="0" w:firstLine="360"/>
          </w:pPr>
        </w:pPrChange>
      </w:pPr>
      <w:ins w:author="Tran Khanh Toan" w:date="2022-07-01T17:22:00Z" w:id="342710065">
        <w:r w:rsidR="0571EF81">
          <w:t xml:space="preserve">          “uploadSpeed” : “&lt;uploadSpeed&gt;”,</w:t>
        </w:r>
      </w:ins>
    </w:p>
    <w:p w:rsidR="00B82DFD" w:rsidP="2ADD6C4A" w:rsidRDefault="02339AEA" w14:paraId="531E5A9F" w14:textId="653DEA72">
      <w:pPr>
        <w:pStyle w:val="FirstLevelBullet"/>
        <w:numPr>
          <w:numId w:val="0"/>
        </w:numPr>
        <w:ind w:left="2520" w:firstLine="360"/>
        <w:rPr>
          <w:ins w:author="Tran Khanh Toan" w:date="2022-07-01T17:32:00Z" w:id="14415"/>
        </w:rPr>
        <w:pPrChange w:author="Tran Khanh Toan" w:date="2022-07-01T17:32:00Z" w:id="14416">
          <w:pPr>
            <w:pStyle w:val="FirstLevelBullet"/>
            <w:numPr>
              <w:numId w:val="0"/>
            </w:numPr>
            <w:ind w:left="0" w:firstLine="360"/>
          </w:pPr>
        </w:pPrChange>
      </w:pPr>
      <w:ins w:author="Tran Khanh Toan" w:date="2022-07-01T17:22:00Z" w:id="1642660955">
        <w:r w:rsidR="0571EF81">
          <w:t xml:space="preserve">          “latency” : “&lt;latency&gt;”</w:t>
        </w:r>
      </w:ins>
    </w:p>
    <w:p w:rsidR="00E723E8" w:rsidP="2ADD6C4A" w:rsidRDefault="00E723E8" w14:paraId="13580E41" w14:textId="1FE603D6">
      <w:pPr>
        <w:pStyle w:val="FirstLevelBullet"/>
        <w:numPr>
          <w:numId w:val="0"/>
        </w:numPr>
        <w:ind w:left="1800" w:firstLine="360"/>
        <w:rPr>
          <w:ins w:author="Tran Khanh Toan" w:date="2022-07-01T17:32:00Z" w:id="14418"/>
        </w:rPr>
        <w:pPrChange w:author="Tran Khanh Toan" w:date="2022-07-01T17:31:00Z" w:id="14419">
          <w:pPr>
            <w:pStyle w:val="FirstLevelBullet"/>
            <w:numPr>
              <w:numId w:val="0"/>
            </w:numPr>
            <w:ind w:left="0" w:firstLine="360"/>
          </w:pPr>
        </w:pPrChange>
      </w:pPr>
      <w:ins w:author="Tran Khanh Toan" w:date="2022-07-01T17:32:00Z" w:id="14420">
        <w:r>
          <w:tab/>
        </w:r>
        <w:r w:rsidR="0B0CD734">
          <w:t>}</w:t>
        </w:r>
      </w:ins>
    </w:p>
    <w:p w:rsidR="00E723E8" w:rsidP="2ADD6C4A" w:rsidRDefault="0A0E8A9B" w14:paraId="562DF638" w14:textId="7A31917D">
      <w:pPr>
        <w:pStyle w:val="FirstLevelBullet"/>
        <w:numPr>
          <w:numId w:val="0"/>
        </w:numPr>
        <w:ind w:left="2520" w:firstLine="360"/>
        <w:rPr>
          <w:ins w:author="Tran Khanh Toan" w:date="2022-07-01T17:22:00Z" w:id="14421"/>
        </w:rPr>
        <w:pPrChange w:author="Tran Khanh Toan" w:date="2022-07-01T17:32:00Z" w:id="14422">
          <w:pPr>
            <w:pStyle w:val="FirstLevelBullet"/>
            <w:numPr>
              <w:numId w:val="0"/>
            </w:numPr>
            <w:ind w:left="0" w:firstLine="360"/>
          </w:pPr>
        </w:pPrChange>
      </w:pPr>
      <w:ins w:author="Tran Khanh Toan" w:date="2022-07-01T17:32:00Z" w:id="1303693203">
        <w:r w:rsidR="0B0CD734">
          <w:t>]</w:t>
        </w:r>
      </w:ins>
    </w:p>
    <w:p w:rsidR="00B82DFD" w:rsidP="00B82DFD" w:rsidRDefault="00B82DFD" w14:paraId="4E876D76" w14:textId="77777777">
      <w:pPr>
        <w:pStyle w:val="FirstLevelBullet"/>
        <w:numPr>
          <w:ilvl w:val="0"/>
          <w:numId w:val="0"/>
        </w:numPr>
        <w:ind w:left="720" w:firstLine="360"/>
        <w:rPr>
          <w:ins w:author="Tran Khanh Toan" w:date="2022-07-01T17:22:00Z" w:id="14424"/>
        </w:rPr>
      </w:pPr>
      <w:ins w:author="Tran Khanh Toan" w:date="2022-07-01T17:22:00Z" w:id="14425">
        <w:r>
          <w:t xml:space="preserve">     }</w:t>
        </w:r>
      </w:ins>
    </w:p>
    <w:p w:rsidR="00B82DFD" w:rsidP="00B82DFD" w:rsidRDefault="00B82DFD" w14:paraId="3C7F30B1" w14:textId="77777777">
      <w:pPr>
        <w:pStyle w:val="FirstLevelBullet"/>
        <w:numPr>
          <w:ilvl w:val="0"/>
          <w:numId w:val="0"/>
        </w:numPr>
        <w:ind w:left="720" w:firstLine="360"/>
        <w:rPr>
          <w:ins w:author="Tran Khanh Toan" w:date="2022-07-01T17:22:00Z" w:id="14426"/>
        </w:rPr>
      </w:pPr>
      <w:ins w:author="Tran Khanh Toan" w:date="2022-07-01T17:22:00Z" w:id="14427">
        <w:r>
          <w:t>}</w:t>
        </w:r>
      </w:ins>
    </w:p>
    <w:p w:rsidRPr="00D665A8" w:rsidR="009707D5" w:rsidP="009707D5" w:rsidRDefault="009707D5" w14:paraId="542D2060" w14:textId="6E599C8C">
      <w:pPr>
        <w:pStyle w:val="ListParagraph"/>
        <w:numPr>
          <w:ilvl w:val="1"/>
          <w:numId w:val="9"/>
        </w:numPr>
        <w:rPr>
          <w:ins w:author="Tran Khanh Toan" w:date="2022-08-04T10:26:00Z" w:id="14428"/>
          <w:bCs/>
        </w:rPr>
      </w:pPr>
      <w:ins w:author="Tran Khanh Toan" w:date="2022-08-04T10:26:00Z" w:id="14429">
        <w:r w:rsidRPr="00D665A8">
          <w:rPr>
            <w:bCs/>
          </w:rPr>
          <w:t>Trường hợp</w:t>
        </w:r>
        <w:r>
          <w:rPr>
            <w:bCs/>
          </w:rPr>
          <w:t xml:space="preserve"> ONT </w:t>
        </w:r>
      </w:ins>
      <w:ins w:author="Tran Khanh Toan" w:date="2022-08-04T10:27:00Z" w:id="14430">
        <w:r>
          <w:rPr>
            <w:bCs/>
          </w:rPr>
          <w:t>không xử lý được request hoặc gặp lỗi</w:t>
        </w:r>
      </w:ins>
      <w:ins w:author="Tran Khanh Toan" w:date="2022-08-04T10:26:00Z" w:id="14431">
        <w:r>
          <w:rPr>
            <w:bCs/>
          </w:rPr>
          <w:t>:</w:t>
        </w:r>
      </w:ins>
    </w:p>
    <w:p w:rsidR="009707D5" w:rsidP="2ADD6C4A" w:rsidRDefault="02B52700" w14:paraId="46E947A3" w14:textId="77777777">
      <w:pPr>
        <w:pStyle w:val="FirstLevelBullet"/>
        <w:numPr>
          <w:numId w:val="0"/>
        </w:numPr>
        <w:ind w:left="1080"/>
        <w:rPr>
          <w:ins w:author="Tran Khanh Toan" w:date="2022-08-04T10:28:00Z" w:id="14432"/>
        </w:rPr>
        <w:pPrChange w:author="Tran Khanh Toan" w:date="2022-08-04T10:28:00Z" w:id="14433">
          <w:pPr>
            <w:pStyle w:val="FirstLevelBullet"/>
            <w:numPr>
              <w:numId w:val="9"/>
            </w:numPr>
          </w:pPr>
        </w:pPrChange>
      </w:pPr>
      <w:ins w:author="Tran Khanh Toan" w:date="2022-08-04T10:28:00Z" w:id="308462962">
        <w:r w:rsidR="0A55EEE9">
          <w:t>{</w:t>
        </w:r>
      </w:ins>
    </w:p>
    <w:p w:rsidR="009707D5" w:rsidP="2ADD6C4A" w:rsidRDefault="02B52700" w14:paraId="7E6E1A5E" w14:textId="77777777">
      <w:pPr>
        <w:pStyle w:val="FirstLevelBullet"/>
        <w:numPr>
          <w:numId w:val="0"/>
        </w:numPr>
        <w:ind w:left="1080"/>
        <w:rPr>
          <w:ins w:author="Tran Khanh Toan" w:date="2022-08-04T10:28:00Z" w:id="14435"/>
        </w:rPr>
        <w:pPrChange w:author="Tran Khanh Toan" w:date="2022-08-04T10:28:00Z" w:id="14436">
          <w:pPr>
            <w:pStyle w:val="FirstLevelBullet"/>
            <w:numPr>
              <w:numId w:val="9"/>
            </w:numPr>
          </w:pPr>
        </w:pPrChange>
      </w:pPr>
      <w:ins w:author="Tran Khanh Toan" w:date="2022-08-04T10:28:00Z" w:id="1126752776">
        <w:r w:rsidR="0A55EEE9">
          <w:t>“status”: &lt;ErrorCode&gt;,</w:t>
        </w:r>
      </w:ins>
    </w:p>
    <w:p w:rsidR="009707D5" w:rsidP="2ADD6C4A" w:rsidRDefault="02B52700" w14:paraId="60F68667" w14:textId="77777777">
      <w:pPr>
        <w:pStyle w:val="FirstLevelBullet"/>
        <w:numPr>
          <w:numId w:val="0"/>
        </w:numPr>
        <w:ind w:left="1080"/>
        <w:rPr>
          <w:ins w:author="Tran Khanh Toan" w:date="2022-08-04T10:28:00Z" w:id="14438"/>
        </w:rPr>
        <w:pPrChange w:author="Tran Khanh Toan" w:date="2022-08-04T10:28:00Z" w:id="14439">
          <w:pPr>
            <w:pStyle w:val="FirstLevelBullet"/>
            <w:numPr>
              <w:numId w:val="9"/>
            </w:numPr>
          </w:pPr>
        </w:pPrChange>
      </w:pPr>
      <w:ins w:author="Tran Khanh Toan" w:date="2022-08-04T10:28:00Z" w:id="1621402589">
        <w:r w:rsidR="0A55EEE9">
          <w:t>“message”: “&lt;message&gt;”,</w:t>
        </w:r>
      </w:ins>
    </w:p>
    <w:p w:rsidR="009707D5" w:rsidP="2ADD6C4A" w:rsidRDefault="02B52700" w14:paraId="6C8EF9CD" w14:textId="051D0E21">
      <w:pPr>
        <w:ind w:left="1080"/>
        <w:rPr>
          <w:ins w:author="Tran Khanh Toan" w:date="2022-08-04T10:28:00Z" w:id="14441"/>
        </w:rPr>
        <w:pPrChange w:author="Tran Khanh Toan" w:date="2022-08-04T10:28:00Z" w:id="14442">
          <w:pPr>
            <w:pStyle w:val="ListParagraph"/>
            <w:numPr>
              <w:numId w:val="9"/>
            </w:numPr>
            <w:ind w:hanging="360"/>
          </w:pPr>
        </w:pPrChange>
      </w:pPr>
      <w:ins w:author="Tran Khanh Toan" w:date="2022-08-04T10:28:00Z" w:id="489364901">
        <w:r w:rsidR="0A55EEE9">
          <w:t xml:space="preserve">“requestId” : </w:t>
        </w:r>
      </w:ins>
      <w:r w:rsidR="43F0A092">
        <w:rPr/>
        <w:t>&lt;requestId&gt;</w:t>
      </w:r>
      <w:ins w:author="Tran Khanh Toan" w:date="2022-08-04T10:28:00Z" w:id="1571047270">
        <w:r w:rsidR="0A55EEE9">
          <w:t>,</w:t>
        </w:r>
      </w:ins>
    </w:p>
    <w:p w:rsidR="009707D5" w:rsidP="2ADD6C4A" w:rsidRDefault="02B52700" w14:paraId="44122C40" w14:textId="77777777">
      <w:pPr>
        <w:pStyle w:val="FirstLevelBullet"/>
        <w:numPr>
          <w:numId w:val="0"/>
        </w:numPr>
        <w:ind w:left="1080"/>
        <w:rPr>
          <w:ins w:author="Tran Khanh Toan" w:date="2022-08-04T10:28:00Z" w:id="14445"/>
        </w:rPr>
        <w:pPrChange w:author="Tran Khanh Toan" w:date="2022-08-04T10:28:00Z" w:id="14446">
          <w:pPr>
            <w:pStyle w:val="FirstLevelBullet"/>
            <w:numPr>
              <w:numId w:val="9"/>
            </w:numPr>
          </w:pPr>
        </w:pPrChange>
      </w:pPr>
      <w:ins w:author="Tran Khanh Toan" w:date="2022-08-04T10:28:00Z" w:id="1899817688">
        <w:r w:rsidR="0A55EEE9">
          <w:t>"data": {</w:t>
        </w:r>
      </w:ins>
    </w:p>
    <w:p w:rsidR="009707D5" w:rsidP="2ADD6C4A" w:rsidRDefault="02B52700" w14:paraId="083879FB" w14:textId="77777777">
      <w:pPr>
        <w:pStyle w:val="FirstLevelBullet"/>
        <w:numPr>
          <w:numId w:val="0"/>
        </w:numPr>
        <w:ind w:left="1080"/>
        <w:rPr>
          <w:ins w:author="Tran Khanh Toan" w:date="2022-08-04T10:28:00Z" w:id="14448"/>
        </w:rPr>
        <w:pPrChange w:author="Tran Khanh Toan" w:date="2022-08-04T10:28:00Z" w:id="14449">
          <w:pPr>
            <w:pStyle w:val="FirstLevelBullet"/>
            <w:numPr>
              <w:numId w:val="9"/>
            </w:numPr>
          </w:pPr>
        </w:pPrChange>
      </w:pPr>
      <w:ins w:author="Tran Khanh Toan" w:date="2022-08-04T10:28:00Z" w:id="612931890">
        <w:r w:rsidR="0A55EEE9">
          <w:t>}</w:t>
        </w:r>
      </w:ins>
    </w:p>
    <w:p w:rsidR="009707D5" w:rsidP="2ADD6C4A" w:rsidRDefault="02B52700" w14:paraId="79AC46C8" w14:textId="77777777">
      <w:pPr>
        <w:pStyle w:val="FirstLevelBullet"/>
        <w:numPr>
          <w:numId w:val="0"/>
        </w:numPr>
        <w:ind w:left="1080"/>
        <w:rPr>
          <w:ins w:author="Tran Khanh Toan" w:date="2022-08-04T10:28:00Z" w:id="14451"/>
        </w:rPr>
        <w:pPrChange w:author="Tran Khanh Toan" w:date="2022-08-04T10:28:00Z" w:id="14452">
          <w:pPr>
            <w:pStyle w:val="FirstLevelBullet"/>
            <w:numPr>
              <w:numId w:val="9"/>
            </w:numPr>
          </w:pPr>
        </w:pPrChange>
      </w:pPr>
      <w:ins w:author="Tran Khanh Toan" w:date="2022-08-04T10:28:00Z" w:id="720144541">
        <w:r w:rsidR="0A55EEE9">
          <w:t>}</w:t>
        </w:r>
      </w:ins>
    </w:p>
    <w:p w:rsidR="00B82DFD" w:rsidP="2ADD6C4A" w:rsidRDefault="00B82DFD" w14:paraId="5149AE6C" w14:textId="13BEDBC1">
      <w:pPr>
        <w:pStyle w:val="FirstLevelBullet"/>
        <w:numPr>
          <w:numId w:val="0"/>
        </w:numPr>
        <w:pPrChange w:author="Tran Khanh Toan" w:date="2022-07-01T17:22:00Z" w:id="14454">
          <w:pPr>
            <w:pStyle w:val="FirstLevelBullet"/>
            <w:numPr>
              <w:numId w:val="0"/>
            </w:numPr>
            <w:ind w:left="0" w:firstLine="360"/>
          </w:pPr>
        </w:pPrChange>
      </w:pPr>
    </w:p>
    <w:p w:rsidRPr="00820762" w:rsidR="00D953D0" w:rsidDel="00B82DFD" w:rsidP="00D953D0" w:rsidRDefault="00542309" w14:paraId="00353DFF" w14:textId="475B303B">
      <w:pPr>
        <w:pStyle w:val="ListParagraph"/>
        <w:numPr>
          <w:ilvl w:val="1"/>
          <w:numId w:val="9"/>
        </w:numPr>
        <w:rPr>
          <w:del w:author="Tran Khanh Toan" w:date="2022-07-01T17:21:00Z" w:id="14455"/>
        </w:rPr>
      </w:pPr>
      <w:del w:author="Tran Khanh Toan" w:date="2022-07-01T17:21:00Z" w:id="14456">
        <w:r w:rsidDel="00B82DFD">
          <w:delText>Speedtest</w:delText>
        </w:r>
        <w:r w:rsidDel="00B82DFD" w:rsidR="00D953D0">
          <w:delText xml:space="preserve"> thất bại:</w:delText>
        </w:r>
      </w:del>
    </w:p>
    <w:p w:rsidR="00D953D0" w:rsidDel="00B82DFD" w:rsidP="00D953D0" w:rsidRDefault="00D953D0" w14:paraId="159817C3" w14:textId="10560FE4">
      <w:pPr>
        <w:pStyle w:val="FirstLevelBullet"/>
        <w:numPr>
          <w:ilvl w:val="0"/>
          <w:numId w:val="0"/>
        </w:numPr>
        <w:ind w:left="1080"/>
        <w:rPr>
          <w:del w:author="Tran Khanh Toan" w:date="2022-07-01T17:21:00Z" w:id="14457"/>
        </w:rPr>
      </w:pPr>
      <w:del w:author="Tran Khanh Toan" w:date="2022-07-01T17:21:00Z" w:id="14458">
        <w:r w:rsidDel="00B82DFD">
          <w:delText>{</w:delText>
        </w:r>
      </w:del>
    </w:p>
    <w:p w:rsidR="00D953D0" w:rsidDel="00B82DFD" w:rsidP="00D953D0" w:rsidRDefault="00183521" w14:paraId="06D44932" w14:textId="2963E2ED">
      <w:pPr>
        <w:pStyle w:val="FirstLevelBullet"/>
        <w:numPr>
          <w:ilvl w:val="0"/>
          <w:numId w:val="0"/>
        </w:numPr>
        <w:ind w:left="1080"/>
        <w:rPr>
          <w:del w:author="Tran Khanh Toan" w:date="2022-07-01T17:21:00Z" w:id="14459"/>
        </w:rPr>
      </w:pPr>
      <w:del w:author="Tran Khanh Toan" w:date="2022-07-01T17:21:00Z" w:id="14460">
        <w:r w:rsidDel="00B82DFD">
          <w:delText>“status”: &lt;ErrorCode&gt;</w:delText>
        </w:r>
        <w:r w:rsidDel="00B82DFD" w:rsidR="00D953D0">
          <w:delText>,</w:delText>
        </w:r>
      </w:del>
    </w:p>
    <w:p w:rsidR="00D953D0" w:rsidDel="00B82DFD" w:rsidP="00D953D0" w:rsidRDefault="00B94824" w14:paraId="1908AB3C" w14:textId="046F9405">
      <w:pPr>
        <w:pStyle w:val="FirstLevelBullet"/>
        <w:numPr>
          <w:ilvl w:val="0"/>
          <w:numId w:val="0"/>
        </w:numPr>
        <w:ind w:left="1080"/>
        <w:rPr>
          <w:del w:author="Tran Khanh Toan" w:date="2022-07-01T17:21:00Z" w:id="14461"/>
        </w:rPr>
      </w:pPr>
      <w:del w:author="Tran Khanh Toan" w:date="2022-07-01T17:21:00Z" w:id="14462">
        <w:r w:rsidDel="00B82DFD">
          <w:delText>“message”: “&lt;message&gt;”</w:delText>
        </w:r>
        <w:r w:rsidDel="00B82DFD" w:rsidR="00D953D0">
          <w:delText>,</w:delText>
        </w:r>
      </w:del>
    </w:p>
    <w:p w:rsidR="00466FAB" w:rsidDel="00B82DFD" w:rsidP="00466FAB" w:rsidRDefault="00466FAB" w14:paraId="1C4A8F60" w14:textId="478E406F">
      <w:pPr>
        <w:pStyle w:val="ListParagraph"/>
        <w:ind w:firstLine="360"/>
        <w:rPr>
          <w:del w:author="Tran Khanh Toan" w:date="2022-07-01T17:21:00Z" w:id="14463"/>
        </w:rPr>
      </w:pPr>
      <w:del w:author="Tran Khanh Toan" w:date="2022-07-01T17:21:00Z" w:id="14464">
        <w:r w:rsidDel="00B82DFD">
          <w:delText>“requestId” : “&lt;requestId&gt;”,</w:delText>
        </w:r>
      </w:del>
    </w:p>
    <w:p w:rsidR="00D953D0" w:rsidDel="00B82DFD" w:rsidP="00D953D0" w:rsidRDefault="00D953D0" w14:paraId="7C9DDEF0" w14:textId="374ABA24">
      <w:pPr>
        <w:pStyle w:val="FirstLevelBullet"/>
        <w:numPr>
          <w:ilvl w:val="0"/>
          <w:numId w:val="0"/>
        </w:numPr>
        <w:ind w:left="1080"/>
        <w:rPr>
          <w:del w:author="Tran Khanh Toan" w:date="2022-07-01T17:21:00Z" w:id="14465"/>
        </w:rPr>
      </w:pPr>
      <w:del w:author="Tran Khanh Toan" w:date="2022-07-01T17:21:00Z" w:id="14466">
        <w:r w:rsidDel="00B82DFD">
          <w:delText>"data": {</w:delText>
        </w:r>
      </w:del>
    </w:p>
    <w:p w:rsidR="00D953D0" w:rsidDel="00B82DFD" w:rsidP="00D953D0" w:rsidRDefault="00D953D0" w14:paraId="4F7E8DC9" w14:textId="48D3CC6C">
      <w:pPr>
        <w:pStyle w:val="FirstLevelBullet"/>
        <w:numPr>
          <w:ilvl w:val="0"/>
          <w:numId w:val="0"/>
        </w:numPr>
        <w:ind w:left="1080"/>
        <w:rPr>
          <w:del w:author="Tran Khanh Toan" w:date="2022-07-01T17:21:00Z" w:id="14467"/>
        </w:rPr>
      </w:pPr>
      <w:del w:author="Tran Khanh Toan" w:date="2022-07-01T17:21:00Z" w:id="14468">
        <w:r w:rsidDel="00B82DFD">
          <w:delText>}</w:delText>
        </w:r>
      </w:del>
    </w:p>
    <w:p w:rsidR="00D953D0" w:rsidDel="00B82DFD" w:rsidP="00D953D0" w:rsidRDefault="00D953D0" w14:paraId="451239F3" w14:textId="005620CF">
      <w:pPr>
        <w:pStyle w:val="FirstLevelBullet"/>
        <w:numPr>
          <w:ilvl w:val="0"/>
          <w:numId w:val="0"/>
        </w:numPr>
        <w:ind w:left="1080"/>
        <w:rPr>
          <w:del w:author="Tran Khanh Toan" w:date="2022-07-01T17:21:00Z" w:id="14469"/>
        </w:rPr>
      </w:pPr>
      <w:del w:author="Tran Khanh Toan" w:date="2022-07-01T17:21:00Z" w:id="14470">
        <w:r w:rsidDel="00B82DFD">
          <w:delText>}</w:delText>
        </w:r>
      </w:del>
    </w:p>
    <w:p w:rsidRPr="00E71A83" w:rsidR="00D953D0" w:rsidP="00D953D0" w:rsidRDefault="00D953D0" w14:paraId="674608A0" w14:textId="77777777">
      <w:pPr>
        <w:rPr>
          <w:b/>
          <w:bCs/>
        </w:rPr>
      </w:pPr>
      <w:r w:rsidRPr="00E71A83">
        <w:rPr>
          <w:b/>
          <w:bCs/>
        </w:rPr>
        <w:t>Mô tả tham số:</w:t>
      </w:r>
    </w:p>
    <w:p w:rsidR="002958FF" w:rsidP="002958FF" w:rsidRDefault="002958FF" w14:paraId="2CFA7FEC" w14:textId="243526D4">
      <w:pPr>
        <w:pStyle w:val="Caption"/>
        <w:keepNext/>
      </w:pPr>
      <w:bookmarkStart w:name="_Toc110529183" w:id="14471"/>
      <w:r>
        <w:t xml:space="preserve">Bảng </w:t>
      </w:r>
      <w:ins w:author="toantk" w:date="2022-08-04T17:50:00Z" w:id="14472">
        <w:r w:rsidR="0035117C">
          <w:fldChar w:fldCharType="begin"/>
        </w:r>
        <w:r w:rsidR="0035117C">
          <w:instrText xml:space="preserve"> STYLEREF 1 \s </w:instrText>
        </w:r>
      </w:ins>
      <w:r w:rsidR="0035117C">
        <w:fldChar w:fldCharType="separate"/>
      </w:r>
      <w:r w:rsidR="00533729">
        <w:rPr>
          <w:noProof/>
        </w:rPr>
        <w:t>7</w:t>
      </w:r>
      <w:ins w:author="toantk" w:date="2022-08-04T17:50:00Z" w:id="14473">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34</w:t>
      </w:r>
      <w:ins w:author="toantk" w:date="2022-08-04T17:50:00Z" w:id="14474">
        <w:r w:rsidR="0035117C">
          <w:fldChar w:fldCharType="end"/>
        </w:r>
      </w:ins>
      <w:ins w:author="Tran Khanh Toan" w:date="2022-08-04T09:32:00Z" w:id="14475">
        <w:del w:author="toantk" w:date="2022-08-04T17:50:00Z" w:id="14476">
          <w:r w:rsidDel="0035117C" w:rsidR="00F227FB">
            <w:fldChar w:fldCharType="begin"/>
          </w:r>
          <w:r w:rsidDel="0035117C" w:rsidR="00F227FB">
            <w:delInstrText xml:space="preserve"> STYLEREF 1 \s </w:delInstrText>
          </w:r>
        </w:del>
      </w:ins>
      <w:del w:author="toantk" w:date="2022-08-04T17:50:00Z" w:id="14477">
        <w:r w:rsidDel="0035117C" w:rsidR="00F227FB">
          <w:fldChar w:fldCharType="separate"/>
        </w:r>
        <w:r w:rsidDel="0035117C" w:rsidR="00F227FB">
          <w:rPr>
            <w:noProof/>
          </w:rPr>
          <w:delText>7</w:delText>
        </w:r>
      </w:del>
      <w:ins w:author="Tran Khanh Toan" w:date="2022-08-04T09:32:00Z" w:id="14478">
        <w:del w:author="toantk" w:date="2022-08-04T17:50:00Z" w:id="14479">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4480">
        <w:r w:rsidDel="0035117C" w:rsidR="00F227FB">
          <w:fldChar w:fldCharType="separate"/>
        </w:r>
      </w:del>
      <w:ins w:author="Tran Khanh Toan" w:date="2022-08-04T09:32:00Z" w:id="14481">
        <w:del w:author="toantk" w:date="2022-08-04T17:50:00Z" w:id="14482">
          <w:r w:rsidDel="0035117C" w:rsidR="00F227FB">
            <w:rPr>
              <w:noProof/>
            </w:rPr>
            <w:delText>34</w:delText>
          </w:r>
          <w:r w:rsidDel="0035117C" w:rsidR="00F227FB">
            <w:fldChar w:fldCharType="end"/>
          </w:r>
        </w:del>
      </w:ins>
      <w:ins w:author="toantk" w:date="2022-07-28T09:18:00Z" w:id="14483">
        <w:del w:author="Tran Khanh Toan" w:date="2022-08-03T15:31:00Z" w:id="14484">
          <w:r w:rsidDel="0087204C" w:rsidR="005A0D0F">
            <w:fldChar w:fldCharType="begin"/>
          </w:r>
          <w:r w:rsidDel="0087204C" w:rsidR="005A0D0F">
            <w:delInstrText xml:space="preserve"> STYLEREF 1 \s </w:delInstrText>
          </w:r>
        </w:del>
      </w:ins>
      <w:del w:author="Tran Khanh Toan" w:date="2022-08-03T15:31:00Z" w:id="14485">
        <w:r w:rsidDel="0087204C" w:rsidR="005A0D0F">
          <w:fldChar w:fldCharType="separate"/>
        </w:r>
        <w:r w:rsidDel="0087204C" w:rsidR="005A0D0F">
          <w:rPr>
            <w:noProof/>
          </w:rPr>
          <w:delText>7</w:delText>
        </w:r>
      </w:del>
      <w:ins w:author="toantk" w:date="2022-07-28T09:18:00Z" w:id="14486">
        <w:del w:author="Tran Khanh Toan" w:date="2022-08-03T15:31:00Z" w:id="14487">
          <w:r w:rsidDel="0087204C" w:rsidR="005A0D0F">
            <w:fldChar w:fldCharType="end"/>
          </w:r>
          <w:r w:rsidDel="0087204C" w:rsidR="005A0D0F">
            <w:delText>.</w:delText>
          </w:r>
          <w:r w:rsidDel="0087204C" w:rsidR="005A0D0F">
            <w:fldChar w:fldCharType="begin"/>
          </w:r>
          <w:r w:rsidDel="0087204C" w:rsidR="005A0D0F">
            <w:delInstrText xml:space="preserve"> SEQ Bảng \* ARABIC \s 1 </w:delInstrText>
          </w:r>
        </w:del>
      </w:ins>
      <w:del w:author="Tran Khanh Toan" w:date="2022-08-03T15:31:00Z" w:id="14488">
        <w:r w:rsidDel="0087204C" w:rsidR="005A0D0F">
          <w:fldChar w:fldCharType="separate"/>
        </w:r>
      </w:del>
      <w:ins w:author="toantk" w:date="2022-07-28T09:18:00Z" w:id="14489">
        <w:del w:author="Tran Khanh Toan" w:date="2022-08-03T15:31:00Z" w:id="14490">
          <w:r w:rsidDel="0087204C" w:rsidR="005A0D0F">
            <w:rPr>
              <w:noProof/>
            </w:rPr>
            <w:delText>35</w:delText>
          </w:r>
          <w:r w:rsidDel="0087204C" w:rsidR="005A0D0F">
            <w:fldChar w:fldCharType="end"/>
          </w:r>
        </w:del>
      </w:ins>
      <w:ins w:author="Tran Khanh Toan" w:date="2022-07-01T17:36:00Z" w:id="14491">
        <w:del w:author="toantk" w:date="2022-07-27T10:00:00Z" w:id="14492">
          <w:r w:rsidDel="006366F4" w:rsidR="0036606E">
            <w:fldChar w:fldCharType="begin"/>
          </w:r>
          <w:r w:rsidDel="006366F4" w:rsidR="0036606E">
            <w:delInstrText xml:space="preserve"> STYLEREF 1 \s </w:delInstrText>
          </w:r>
        </w:del>
      </w:ins>
      <w:del w:author="toantk" w:date="2022-07-27T10:00:00Z" w:id="14493">
        <w:r w:rsidDel="006366F4" w:rsidR="0036606E">
          <w:fldChar w:fldCharType="separate"/>
        </w:r>
        <w:r w:rsidDel="006366F4" w:rsidR="0036606E">
          <w:rPr>
            <w:noProof/>
          </w:rPr>
          <w:delText>7</w:delText>
        </w:r>
      </w:del>
      <w:ins w:author="Tran Khanh Toan" w:date="2022-07-01T17:36:00Z" w:id="14494">
        <w:del w:author="toantk" w:date="2022-07-27T10:00:00Z" w:id="14495">
          <w:r w:rsidDel="006366F4" w:rsidR="0036606E">
            <w:fldChar w:fldCharType="end"/>
          </w:r>
          <w:r w:rsidDel="006366F4" w:rsidR="0036606E">
            <w:delText>.</w:delText>
          </w:r>
          <w:r w:rsidDel="006366F4" w:rsidR="0036606E">
            <w:fldChar w:fldCharType="begin"/>
          </w:r>
          <w:r w:rsidDel="006366F4" w:rsidR="0036606E">
            <w:delInstrText xml:space="preserve"> SEQ Bảng \* ARABIC \s 1 </w:delInstrText>
          </w:r>
        </w:del>
      </w:ins>
      <w:del w:author="toantk" w:date="2022-07-27T10:00:00Z" w:id="14496">
        <w:r w:rsidDel="006366F4" w:rsidR="0036606E">
          <w:fldChar w:fldCharType="separate"/>
        </w:r>
      </w:del>
      <w:ins w:author="Tran Khanh Toan" w:date="2022-07-01T17:36:00Z" w:id="14497">
        <w:del w:author="toantk" w:date="2022-07-27T10:00:00Z" w:id="14498">
          <w:r w:rsidDel="006366F4" w:rsidR="0036606E">
            <w:rPr>
              <w:noProof/>
            </w:rPr>
            <w:delText>35</w:delText>
          </w:r>
          <w:r w:rsidDel="006366F4" w:rsidR="0036606E">
            <w:fldChar w:fldCharType="end"/>
          </w:r>
        </w:del>
      </w:ins>
      <w:del w:author="Tran Khanh Toan" w:date="2022-07-01T14:56:00Z" w:id="14499">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Pr>
            <w:noProof/>
          </w:rPr>
          <w:delText>7</w:delText>
        </w:r>
        <w:r w:rsidDel="00A87875" w:rsidR="003F0BD0">
          <w:rPr>
            <w:noProof/>
          </w:rPr>
          <w:fldChar w:fldCharType="end"/>
        </w:r>
        <w:r w:rsidDel="00A87875">
          <w:delText>.</w:delText>
        </w:r>
        <w:r w:rsidDel="00A87875" w:rsidR="003F0BD0">
          <w:rPr>
            <w:noProof/>
          </w:rPr>
          <w:fldChar w:fldCharType="begin"/>
        </w:r>
        <w:r w:rsidDel="00A87875" w:rsidR="003F0BD0">
          <w:rPr>
            <w:noProof/>
          </w:rPr>
          <w:delInstrText xml:space="preserve"> SEQ Bảng \* ARABIC \s 1 </w:delInstrText>
        </w:r>
        <w:r w:rsidDel="00A87875" w:rsidR="003F0BD0">
          <w:rPr>
            <w:noProof/>
          </w:rPr>
          <w:fldChar w:fldCharType="separate"/>
        </w:r>
        <w:r w:rsidDel="00A87875">
          <w:rPr>
            <w:noProof/>
          </w:rPr>
          <w:delText>33</w:delText>
        </w:r>
        <w:r w:rsidDel="00A87875" w:rsidR="003F0BD0">
          <w:rPr>
            <w:noProof/>
          </w:rPr>
          <w:fldChar w:fldCharType="end"/>
        </w:r>
      </w:del>
      <w:r>
        <w:t xml:space="preserve"> Bảng mô tả tham số trong luồng điều khiển Speedtest</w:t>
      </w:r>
      <w:bookmarkEnd w:id="14471"/>
    </w:p>
    <w:tbl>
      <w:tblPr>
        <w:tblStyle w:val="TableGrid"/>
        <w:tblW w:w="0" w:type="auto"/>
        <w:tblInd w:w="175" w:type="dxa"/>
        <w:tblLook w:val="04A0" w:firstRow="1" w:lastRow="0" w:firstColumn="1" w:lastColumn="0" w:noHBand="0" w:noVBand="1"/>
      </w:tblPr>
      <w:tblGrid>
        <w:gridCol w:w="713"/>
        <w:gridCol w:w="1597"/>
        <w:gridCol w:w="1546"/>
        <w:gridCol w:w="1047"/>
        <w:gridCol w:w="2241"/>
        <w:gridCol w:w="1906"/>
      </w:tblGrid>
      <w:tr w:rsidR="00D953D0" w:rsidTr="00E5021C" w14:paraId="55CA659A" w14:textId="77777777">
        <w:tc>
          <w:tcPr>
            <w:tcW w:w="713" w:type="dxa"/>
          </w:tcPr>
          <w:p w:rsidR="00D953D0" w:rsidP="00E5021C" w:rsidRDefault="00D953D0" w14:paraId="04C5CACE" w14:textId="77777777">
            <w:pPr>
              <w:pStyle w:val="ListParagraph"/>
              <w:ind w:left="0"/>
              <w:rPr>
                <w:b/>
                <w:bCs/>
              </w:rPr>
            </w:pPr>
            <w:r>
              <w:rPr>
                <w:b/>
                <w:bCs/>
              </w:rPr>
              <w:t>STT</w:t>
            </w:r>
          </w:p>
        </w:tc>
        <w:tc>
          <w:tcPr>
            <w:tcW w:w="1597" w:type="dxa"/>
          </w:tcPr>
          <w:p w:rsidR="00D953D0" w:rsidP="00E5021C" w:rsidRDefault="00D953D0" w14:paraId="3301EACC" w14:textId="77777777">
            <w:pPr>
              <w:pStyle w:val="ListParagraph"/>
              <w:ind w:left="0"/>
              <w:rPr>
                <w:b/>
                <w:bCs/>
              </w:rPr>
            </w:pPr>
            <w:r>
              <w:rPr>
                <w:b/>
                <w:bCs/>
              </w:rPr>
              <w:t>Tham số</w:t>
            </w:r>
          </w:p>
        </w:tc>
        <w:tc>
          <w:tcPr>
            <w:tcW w:w="1546" w:type="dxa"/>
          </w:tcPr>
          <w:p w:rsidR="00D953D0" w:rsidP="00E5021C" w:rsidRDefault="00D953D0" w14:paraId="6B996328" w14:textId="77777777">
            <w:pPr>
              <w:pStyle w:val="ListParagraph"/>
              <w:ind w:left="0"/>
              <w:rPr>
                <w:b/>
                <w:bCs/>
              </w:rPr>
            </w:pPr>
            <w:r>
              <w:rPr>
                <w:b/>
                <w:bCs/>
              </w:rPr>
              <w:t>Mô tả</w:t>
            </w:r>
          </w:p>
        </w:tc>
        <w:tc>
          <w:tcPr>
            <w:tcW w:w="1047" w:type="dxa"/>
          </w:tcPr>
          <w:p w:rsidR="00D953D0" w:rsidP="00E5021C" w:rsidRDefault="00D953D0" w14:paraId="767DE792" w14:textId="77777777">
            <w:pPr>
              <w:pStyle w:val="ListParagraph"/>
              <w:ind w:left="0"/>
              <w:rPr>
                <w:b/>
                <w:bCs/>
              </w:rPr>
            </w:pPr>
            <w:r>
              <w:rPr>
                <w:b/>
                <w:bCs/>
              </w:rPr>
              <w:t>Kiểu</w:t>
            </w:r>
          </w:p>
        </w:tc>
        <w:tc>
          <w:tcPr>
            <w:tcW w:w="2241" w:type="dxa"/>
          </w:tcPr>
          <w:p w:rsidR="00D953D0" w:rsidP="00E5021C" w:rsidRDefault="00D953D0" w14:paraId="5729B78F" w14:textId="77777777">
            <w:pPr>
              <w:pStyle w:val="ListParagraph"/>
              <w:ind w:left="0"/>
              <w:rPr>
                <w:b/>
                <w:bCs/>
              </w:rPr>
            </w:pPr>
            <w:r>
              <w:rPr>
                <w:b/>
                <w:bCs/>
              </w:rPr>
              <w:t>Giá trị</w:t>
            </w:r>
          </w:p>
        </w:tc>
        <w:tc>
          <w:tcPr>
            <w:tcW w:w="1906" w:type="dxa"/>
          </w:tcPr>
          <w:p w:rsidR="00D953D0" w:rsidP="00E5021C" w:rsidRDefault="00D953D0" w14:paraId="7673DBF6" w14:textId="77777777">
            <w:pPr>
              <w:pStyle w:val="ListParagraph"/>
              <w:ind w:left="0"/>
              <w:rPr>
                <w:b/>
                <w:bCs/>
              </w:rPr>
            </w:pPr>
            <w:r>
              <w:rPr>
                <w:b/>
                <w:bCs/>
              </w:rPr>
              <w:t>Json Key</w:t>
            </w:r>
          </w:p>
        </w:tc>
      </w:tr>
      <w:tr w:rsidR="00E723E8" w:rsidTr="00E5021C" w14:paraId="163D4781" w14:textId="77777777">
        <w:trPr>
          <w:trHeight w:val="213"/>
          <w:ins w:author="Tran Khanh Toan" w:date="2022-07-01T17:33:00Z" w:id="14500"/>
        </w:trPr>
        <w:tc>
          <w:tcPr>
            <w:tcW w:w="713" w:type="dxa"/>
          </w:tcPr>
          <w:p w:rsidRPr="00020A9F" w:rsidR="00E723E8" w:rsidP="00E5021C" w:rsidRDefault="00E723E8" w14:paraId="3241394B" w14:textId="16416E1E">
            <w:pPr>
              <w:pStyle w:val="ListParagraph"/>
              <w:ind w:left="0"/>
              <w:rPr>
                <w:ins w:author="Tran Khanh Toan" w:date="2022-07-01T17:33:00Z" w:id="14501"/>
              </w:rPr>
            </w:pPr>
            <w:ins w:author="Tran Khanh Toan" w:date="2022-07-01T17:34:00Z" w:id="14502">
              <w:r>
                <w:t>1</w:t>
              </w:r>
            </w:ins>
          </w:p>
        </w:tc>
        <w:tc>
          <w:tcPr>
            <w:tcW w:w="1597" w:type="dxa"/>
          </w:tcPr>
          <w:p w:rsidR="00E723E8" w:rsidP="00E5021C" w:rsidRDefault="00E723E8" w14:paraId="0B3FCD96" w14:textId="6C63B1D4">
            <w:pPr>
              <w:pStyle w:val="ListParagraph"/>
              <w:ind w:left="0"/>
              <w:rPr>
                <w:ins w:author="Tran Khanh Toan" w:date="2022-07-01T17:33:00Z" w:id="14503"/>
              </w:rPr>
            </w:pPr>
            <w:ins w:author="Tran Khanh Toan" w:date="2022-07-01T17:34:00Z" w:id="14504">
              <w:r>
                <w:t>Speedtest Code</w:t>
              </w:r>
            </w:ins>
          </w:p>
        </w:tc>
        <w:tc>
          <w:tcPr>
            <w:tcW w:w="1546" w:type="dxa"/>
          </w:tcPr>
          <w:p w:rsidR="00E723E8" w:rsidRDefault="00E723E8" w14:paraId="29BEB714" w14:textId="30E38BD2">
            <w:pPr>
              <w:pStyle w:val="ListParagraph"/>
              <w:ind w:left="0"/>
              <w:rPr>
                <w:ins w:author="Tran Khanh Toan" w:date="2022-07-01T17:33:00Z" w:id="14505"/>
              </w:rPr>
            </w:pPr>
            <w:ins w:author="Tran Khanh Toan" w:date="2022-07-01T17:33:00Z" w:id="14506">
              <w:r>
                <w:t>Mã status code của tính năng Speedtest</w:t>
              </w:r>
            </w:ins>
            <w:ins w:author="Tran Khanh Toan" w:date="2022-07-01T17:34:00Z" w:id="14507">
              <w:r>
                <w:t xml:space="preserve">. Thông tin chi tiết về ý nghĩa của Speedtest Code được mô tả trong bảng </w:t>
              </w:r>
              <w:del w:author="toantk" w:date="2022-07-27T15:17:00Z" w:id="14508">
                <w:r w:rsidDel="0028472D">
                  <w:delText>phía dưới</w:delText>
                </w:r>
              </w:del>
            </w:ins>
            <w:ins w:author="toantk" w:date="2022-07-27T15:17:00Z" w:id="14509">
              <w:r w:rsidR="0028472D">
                <w:t>Phụ lục 8.2</w:t>
              </w:r>
            </w:ins>
          </w:p>
        </w:tc>
        <w:tc>
          <w:tcPr>
            <w:tcW w:w="1047" w:type="dxa"/>
          </w:tcPr>
          <w:p w:rsidR="00E723E8" w:rsidP="00E5021C" w:rsidRDefault="00E723E8" w14:paraId="14824DF7" w14:textId="320B6B0A">
            <w:pPr>
              <w:pStyle w:val="ListParagraph"/>
              <w:ind w:left="0"/>
              <w:rPr>
                <w:ins w:author="Tran Khanh Toan" w:date="2022-07-01T17:33:00Z" w:id="14510"/>
              </w:rPr>
            </w:pPr>
            <w:ins w:author="Tran Khanh Toan" w:date="2022-07-01T17:33:00Z" w:id="14511">
              <w:r>
                <w:t>Int</w:t>
              </w:r>
            </w:ins>
          </w:p>
        </w:tc>
        <w:tc>
          <w:tcPr>
            <w:tcW w:w="2241" w:type="dxa"/>
          </w:tcPr>
          <w:p w:rsidRPr="00020A9F" w:rsidR="00E723E8" w:rsidP="00E5021C" w:rsidRDefault="00E723E8" w14:paraId="65F5AC15" w14:textId="77777777">
            <w:pPr>
              <w:pStyle w:val="ListParagraph"/>
              <w:ind w:left="0"/>
              <w:rPr>
                <w:ins w:author="Tran Khanh Toan" w:date="2022-07-01T17:33:00Z" w:id="14512"/>
              </w:rPr>
            </w:pPr>
          </w:p>
        </w:tc>
        <w:tc>
          <w:tcPr>
            <w:tcW w:w="1906" w:type="dxa"/>
          </w:tcPr>
          <w:p w:rsidR="00E723E8" w:rsidP="00E5021C" w:rsidRDefault="00E723E8" w14:paraId="1CD79A0B" w14:textId="6296DF70">
            <w:pPr>
              <w:pStyle w:val="ListParagraph"/>
              <w:ind w:left="0"/>
              <w:rPr>
                <w:ins w:author="Tran Khanh Toan" w:date="2022-07-01T17:33:00Z" w:id="14513"/>
              </w:rPr>
            </w:pPr>
            <w:ins w:author="Tran Khanh Toan" w:date="2022-07-01T17:34:00Z" w:id="14514">
              <w:r>
                <w:t>speedtestCode</w:t>
              </w:r>
            </w:ins>
          </w:p>
        </w:tc>
      </w:tr>
      <w:tr w:rsidR="00D953D0" w:rsidTr="00E5021C" w14:paraId="3AD0220C" w14:textId="77777777">
        <w:trPr>
          <w:trHeight w:val="213"/>
        </w:trPr>
        <w:tc>
          <w:tcPr>
            <w:tcW w:w="713" w:type="dxa"/>
          </w:tcPr>
          <w:p w:rsidRPr="00020A9F" w:rsidR="00D953D0" w:rsidP="00E5021C" w:rsidRDefault="00E723E8" w14:paraId="50A89AE3" w14:textId="3ADC8D82">
            <w:pPr>
              <w:pStyle w:val="ListParagraph"/>
              <w:ind w:left="0"/>
            </w:pPr>
            <w:ins w:author="Tran Khanh Toan" w:date="2022-07-01T17:34:00Z" w:id="14515">
              <w:r>
                <w:t>2</w:t>
              </w:r>
            </w:ins>
            <w:del w:author="Tran Khanh Toan" w:date="2022-07-01T17:34:00Z" w:id="14516">
              <w:r w:rsidRPr="00020A9F" w:rsidDel="00E723E8" w:rsidR="00D953D0">
                <w:delText>1</w:delText>
              </w:r>
            </w:del>
          </w:p>
        </w:tc>
        <w:tc>
          <w:tcPr>
            <w:tcW w:w="1597" w:type="dxa"/>
          </w:tcPr>
          <w:p w:rsidRPr="00020A9F" w:rsidR="00D953D0" w:rsidP="00E5021C" w:rsidRDefault="007F2059" w14:paraId="6F4ADD6A" w14:textId="7AA07308">
            <w:pPr>
              <w:pStyle w:val="ListParagraph"/>
              <w:ind w:left="0"/>
            </w:pPr>
            <w:r>
              <w:t>Download Speed</w:t>
            </w:r>
          </w:p>
        </w:tc>
        <w:tc>
          <w:tcPr>
            <w:tcW w:w="1546" w:type="dxa"/>
          </w:tcPr>
          <w:p w:rsidRPr="00020A9F" w:rsidR="00D953D0" w:rsidP="00E5021C" w:rsidRDefault="007F2059" w14:paraId="261D1B61" w14:textId="1E9B2A1C">
            <w:pPr>
              <w:pStyle w:val="ListParagraph"/>
              <w:ind w:left="0"/>
            </w:pPr>
            <w:r>
              <w:t>Tốc độ Download</w:t>
            </w:r>
          </w:p>
        </w:tc>
        <w:tc>
          <w:tcPr>
            <w:tcW w:w="1047" w:type="dxa"/>
          </w:tcPr>
          <w:p w:rsidRPr="00020A9F" w:rsidR="00D953D0" w:rsidP="00E5021C" w:rsidRDefault="009B5B60" w14:paraId="45B0130F" w14:textId="51F316DE">
            <w:pPr>
              <w:pStyle w:val="ListParagraph"/>
              <w:ind w:left="0"/>
            </w:pPr>
            <w:r>
              <w:t>Float</w:t>
            </w:r>
          </w:p>
        </w:tc>
        <w:tc>
          <w:tcPr>
            <w:tcW w:w="2241" w:type="dxa"/>
          </w:tcPr>
          <w:p w:rsidRPr="00020A9F" w:rsidR="00D953D0" w:rsidP="00E5021C" w:rsidRDefault="00D953D0" w14:paraId="0ED7F07B" w14:textId="41AB3CED">
            <w:pPr>
              <w:pStyle w:val="ListParagraph"/>
              <w:ind w:left="0"/>
            </w:pPr>
          </w:p>
        </w:tc>
        <w:tc>
          <w:tcPr>
            <w:tcW w:w="1906" w:type="dxa"/>
          </w:tcPr>
          <w:p w:rsidRPr="00020A9F" w:rsidR="00D953D0" w:rsidP="00E5021C" w:rsidRDefault="007F2059" w14:paraId="0D3163D9" w14:textId="3DD9B505">
            <w:pPr>
              <w:pStyle w:val="ListParagraph"/>
              <w:ind w:left="0"/>
            </w:pPr>
            <w:r>
              <w:t>downSpeed</w:t>
            </w:r>
          </w:p>
        </w:tc>
      </w:tr>
      <w:tr w:rsidR="00D953D0" w:rsidTr="00E5021C" w14:paraId="5446E07F" w14:textId="77777777">
        <w:tc>
          <w:tcPr>
            <w:tcW w:w="713" w:type="dxa"/>
          </w:tcPr>
          <w:p w:rsidRPr="00020A9F" w:rsidR="00D953D0" w:rsidP="00E5021C" w:rsidRDefault="00E723E8" w14:paraId="5DB6F243" w14:textId="0CE0290B">
            <w:pPr>
              <w:pStyle w:val="ListParagraph"/>
              <w:ind w:left="0"/>
            </w:pPr>
            <w:ins w:author="Tran Khanh Toan" w:date="2022-07-01T17:34:00Z" w:id="14517">
              <w:r>
                <w:t>3</w:t>
              </w:r>
            </w:ins>
            <w:del w:author="Tran Khanh Toan" w:date="2022-07-01T17:34:00Z" w:id="14518">
              <w:r w:rsidDel="00E723E8" w:rsidR="00D953D0">
                <w:delText>2</w:delText>
              </w:r>
            </w:del>
          </w:p>
        </w:tc>
        <w:tc>
          <w:tcPr>
            <w:tcW w:w="1597" w:type="dxa"/>
          </w:tcPr>
          <w:p w:rsidRPr="00020A9F" w:rsidR="00D953D0" w:rsidP="00E5021C" w:rsidRDefault="007F2059" w14:paraId="4E78CE41" w14:textId="403D413F">
            <w:pPr>
              <w:pStyle w:val="ListParagraph"/>
              <w:ind w:left="0"/>
            </w:pPr>
            <w:r>
              <w:t>Upload Speed</w:t>
            </w:r>
          </w:p>
        </w:tc>
        <w:tc>
          <w:tcPr>
            <w:tcW w:w="1546" w:type="dxa"/>
          </w:tcPr>
          <w:p w:rsidR="00D953D0" w:rsidP="00E5021C" w:rsidRDefault="007F2059" w14:paraId="0B8D6C42" w14:textId="0953924C">
            <w:pPr>
              <w:pStyle w:val="ListParagraph"/>
              <w:ind w:left="0"/>
            </w:pPr>
            <w:r>
              <w:t>Tốc độ Upload</w:t>
            </w:r>
          </w:p>
        </w:tc>
        <w:tc>
          <w:tcPr>
            <w:tcW w:w="1047" w:type="dxa"/>
          </w:tcPr>
          <w:p w:rsidR="00D953D0" w:rsidP="00E5021C" w:rsidRDefault="009B5B60" w14:paraId="4B7ECEE2" w14:textId="2541A0B5">
            <w:pPr>
              <w:pStyle w:val="ListParagraph"/>
              <w:ind w:left="0"/>
            </w:pPr>
            <w:r>
              <w:t>Float</w:t>
            </w:r>
          </w:p>
        </w:tc>
        <w:tc>
          <w:tcPr>
            <w:tcW w:w="2241" w:type="dxa"/>
          </w:tcPr>
          <w:p w:rsidR="00D953D0" w:rsidP="00E5021C" w:rsidRDefault="00D953D0" w14:paraId="5AD382B3" w14:textId="662027E7">
            <w:pPr>
              <w:pStyle w:val="ListParagraph"/>
              <w:ind w:left="0"/>
            </w:pPr>
          </w:p>
        </w:tc>
        <w:tc>
          <w:tcPr>
            <w:tcW w:w="1906" w:type="dxa"/>
          </w:tcPr>
          <w:p w:rsidR="00D953D0" w:rsidP="00E5021C" w:rsidRDefault="007F2059" w14:paraId="7F49FB9E" w14:textId="2D8053E0">
            <w:pPr>
              <w:pStyle w:val="ListParagraph"/>
              <w:ind w:left="0"/>
            </w:pPr>
            <w:r>
              <w:t>upSpeed</w:t>
            </w:r>
          </w:p>
        </w:tc>
      </w:tr>
      <w:tr w:rsidR="00D953D0" w:rsidTr="00E5021C" w14:paraId="5317AC32" w14:textId="77777777">
        <w:tc>
          <w:tcPr>
            <w:tcW w:w="713" w:type="dxa"/>
          </w:tcPr>
          <w:p w:rsidRPr="00020A9F" w:rsidR="00D953D0" w:rsidP="00E5021C" w:rsidRDefault="00E723E8" w14:paraId="3E1F4AF8" w14:textId="4F0844A4">
            <w:pPr>
              <w:pStyle w:val="ListParagraph"/>
              <w:ind w:left="0"/>
            </w:pPr>
            <w:ins w:author="Tran Khanh Toan" w:date="2022-07-01T17:34:00Z" w:id="14519">
              <w:r>
                <w:t>4</w:t>
              </w:r>
            </w:ins>
            <w:del w:author="Tran Khanh Toan" w:date="2022-07-01T17:34:00Z" w:id="14520">
              <w:r w:rsidDel="00E723E8" w:rsidR="00D953D0">
                <w:delText>3</w:delText>
              </w:r>
            </w:del>
          </w:p>
        </w:tc>
        <w:tc>
          <w:tcPr>
            <w:tcW w:w="1597" w:type="dxa"/>
          </w:tcPr>
          <w:p w:rsidRPr="00020A9F" w:rsidR="00D953D0" w:rsidP="00E5021C" w:rsidRDefault="007F2059" w14:paraId="518BD5F9" w14:textId="12B2E4EB">
            <w:pPr>
              <w:pStyle w:val="ListParagraph"/>
              <w:ind w:left="0"/>
            </w:pPr>
            <w:r>
              <w:t>Latency</w:t>
            </w:r>
          </w:p>
        </w:tc>
        <w:tc>
          <w:tcPr>
            <w:tcW w:w="1546" w:type="dxa"/>
          </w:tcPr>
          <w:p w:rsidR="00D953D0" w:rsidP="00E5021C" w:rsidRDefault="007F2059" w14:paraId="7C9C8F0A" w14:textId="68BD4704">
            <w:pPr>
              <w:pStyle w:val="ListParagraph"/>
              <w:ind w:left="0"/>
            </w:pPr>
            <w:r>
              <w:t>Độ trễ</w:t>
            </w:r>
          </w:p>
        </w:tc>
        <w:tc>
          <w:tcPr>
            <w:tcW w:w="1047" w:type="dxa"/>
          </w:tcPr>
          <w:p w:rsidR="00D953D0" w:rsidP="00E5021C" w:rsidRDefault="009B5B60" w14:paraId="1D286DD1" w14:textId="0A70C980">
            <w:pPr>
              <w:pStyle w:val="ListParagraph"/>
              <w:ind w:left="0"/>
            </w:pPr>
            <w:r>
              <w:t>Float</w:t>
            </w:r>
          </w:p>
        </w:tc>
        <w:tc>
          <w:tcPr>
            <w:tcW w:w="2241" w:type="dxa"/>
          </w:tcPr>
          <w:p w:rsidR="00D953D0" w:rsidP="00E5021C" w:rsidRDefault="00D953D0" w14:paraId="3309B614" w14:textId="57C7E7EC">
            <w:pPr>
              <w:pStyle w:val="ListParagraph"/>
              <w:ind w:left="0"/>
            </w:pPr>
          </w:p>
        </w:tc>
        <w:tc>
          <w:tcPr>
            <w:tcW w:w="1906" w:type="dxa"/>
          </w:tcPr>
          <w:p w:rsidR="00D953D0" w:rsidP="00E5021C" w:rsidRDefault="007F2059" w14:paraId="169AFE3A" w14:textId="1610EB2F">
            <w:pPr>
              <w:pStyle w:val="ListParagraph"/>
              <w:ind w:left="0"/>
            </w:pPr>
            <w:r>
              <w:t>latency</w:t>
            </w:r>
          </w:p>
        </w:tc>
      </w:tr>
    </w:tbl>
    <w:p w:rsidR="00E723E8" w:rsidP="0043581E" w:rsidRDefault="00E723E8" w14:paraId="3154B6D2" w14:textId="3F05BFB6">
      <w:pPr>
        <w:rPr>
          <w:ins w:author="Tran Khanh Toan" w:date="2022-07-01T17:34:00Z" w:id="14521"/>
        </w:rPr>
      </w:pPr>
    </w:p>
    <w:p w:rsidR="0036606E" w:rsidDel="00357BF0" w:rsidRDefault="0036606E" w14:paraId="2A19EE5A" w14:textId="484C1BA0">
      <w:pPr>
        <w:pStyle w:val="Caption"/>
        <w:keepNext/>
        <w:rPr>
          <w:ins w:author="Tran Khanh Toan" w:date="2022-07-01T17:36:00Z" w:id="14522"/>
          <w:del w:author="toantk" w:date="2022-07-27T17:36:00Z" w:id="14523"/>
        </w:rPr>
        <w:pPrChange w:author="Tran Khanh Toan" w:date="2022-07-01T17:36:00Z" w:id="14524">
          <w:pPr/>
        </w:pPrChange>
      </w:pPr>
      <w:ins w:author="Tran Khanh Toan" w:date="2022-07-01T17:36:00Z" w:id="14525">
        <w:del w:author="toantk" w:date="2022-07-27T17:36:00Z" w:id="14526">
          <w:r w:rsidDel="00357BF0">
            <w:delText xml:space="preserve">Bảng </w:delText>
          </w:r>
        </w:del>
        <w:del w:author="toantk" w:date="2022-07-27T10:00:00Z" w:id="14527">
          <w:r w:rsidDel="006366F4">
            <w:fldChar w:fldCharType="begin"/>
          </w:r>
          <w:r w:rsidDel="006366F4">
            <w:delInstrText xml:space="preserve"> STYLEREF 1 \s </w:delInstrText>
          </w:r>
        </w:del>
      </w:ins>
      <w:del w:author="toantk" w:date="2022-07-27T10:00:00Z" w:id="14528">
        <w:r w:rsidDel="006366F4">
          <w:fldChar w:fldCharType="separate"/>
        </w:r>
        <w:r w:rsidDel="006366F4">
          <w:rPr>
            <w:noProof/>
          </w:rPr>
          <w:delText>7</w:delText>
        </w:r>
      </w:del>
      <w:ins w:author="Tran Khanh Toan" w:date="2022-07-01T17:36:00Z" w:id="14529">
        <w:del w:author="toantk" w:date="2022-07-27T10:00:00Z" w:id="14530">
          <w:r w:rsidDel="006366F4">
            <w:fldChar w:fldCharType="end"/>
          </w:r>
          <w:r w:rsidDel="006366F4">
            <w:delText>.</w:delText>
          </w:r>
          <w:r w:rsidDel="006366F4">
            <w:fldChar w:fldCharType="begin"/>
          </w:r>
          <w:r w:rsidDel="006366F4">
            <w:delInstrText xml:space="preserve"> SEQ Bảng \* ARABIC \s 1 </w:delInstrText>
          </w:r>
        </w:del>
      </w:ins>
      <w:del w:author="toantk" w:date="2022-07-27T10:00:00Z" w:id="14531">
        <w:r w:rsidDel="006366F4">
          <w:fldChar w:fldCharType="separate"/>
        </w:r>
      </w:del>
      <w:ins w:author="Tran Khanh Toan" w:date="2022-07-01T17:36:00Z" w:id="14532">
        <w:del w:author="toantk" w:date="2022-07-27T10:00:00Z" w:id="14533">
          <w:r w:rsidDel="006366F4">
            <w:rPr>
              <w:noProof/>
            </w:rPr>
            <w:delText>36</w:delText>
          </w:r>
          <w:r w:rsidDel="006366F4">
            <w:fldChar w:fldCharType="end"/>
          </w:r>
        </w:del>
        <w:del w:author="toantk" w:date="2022-07-27T17:36:00Z" w:id="14534">
          <w:r w:rsidDel="00357BF0">
            <w:delText xml:space="preserve"> Bảng mô tả ý nghĩa Status code của tính năng Speedtest</w:delText>
          </w:r>
        </w:del>
      </w:ins>
    </w:p>
    <w:tbl>
      <w:tblPr>
        <w:tblStyle w:val="TableGrid"/>
        <w:tblW w:w="9540" w:type="dxa"/>
        <w:tblInd w:w="175" w:type="dxa"/>
        <w:tblLook w:val="04A0" w:firstRow="1" w:lastRow="0" w:firstColumn="1" w:lastColumn="0" w:noHBand="0" w:noVBand="1"/>
      </w:tblPr>
      <w:tblGrid>
        <w:gridCol w:w="1709"/>
        <w:gridCol w:w="2701"/>
        <w:gridCol w:w="5130"/>
      </w:tblGrid>
      <w:tr w:rsidR="00E723E8" w:rsidDel="00357BF0" w:rsidTr="00FC4A27" w14:paraId="0820E93A" w14:textId="51BA145D">
        <w:trPr>
          <w:ins w:author="Tran Khanh Toan" w:date="2022-07-01T17:34:00Z" w:id="14535"/>
          <w:del w:author="toantk" w:date="2022-07-27T17:36:00Z" w:id="14536"/>
        </w:trPr>
        <w:tc>
          <w:tcPr>
            <w:tcW w:w="1709" w:type="dxa"/>
          </w:tcPr>
          <w:p w:rsidR="00E723E8" w:rsidDel="00357BF0" w:rsidP="00FC4A27" w:rsidRDefault="0036606E" w14:paraId="6CFC62FB" w14:textId="3A9E2C48">
            <w:pPr>
              <w:pStyle w:val="ListParagraph"/>
              <w:ind w:left="0"/>
              <w:rPr>
                <w:ins w:author="Tran Khanh Toan" w:date="2022-07-01T17:34:00Z" w:id="14537"/>
                <w:del w:author="toantk" w:date="2022-07-27T15:16:00Z" w:id="14538"/>
                <w:b/>
                <w:bCs/>
              </w:rPr>
            </w:pPr>
            <w:ins w:author="Tran Khanh Toan" w:date="2022-07-01T17:36:00Z" w:id="14539">
              <w:del w:author="toantk" w:date="2022-07-27T17:36:00Z" w:id="14540">
                <w:r w:rsidDel="00357BF0">
                  <w:rPr>
                    <w:b/>
                    <w:bCs/>
                  </w:rPr>
                  <w:delText>Speedtest Code</w:delText>
                </w:r>
              </w:del>
            </w:ins>
          </w:p>
        </w:tc>
        <w:tc>
          <w:tcPr>
            <w:tcW w:w="2701" w:type="dxa"/>
          </w:tcPr>
          <w:p w:rsidR="00E723E8" w:rsidDel="00357BF0" w:rsidP="00FC4A27" w:rsidRDefault="00E723E8" w14:paraId="296E3165" w14:textId="61159428">
            <w:pPr>
              <w:pStyle w:val="ListParagraph"/>
              <w:ind w:left="0"/>
              <w:rPr>
                <w:ins w:author="Tran Khanh Toan" w:date="2022-07-01T17:34:00Z" w:id="14541"/>
                <w:del w:author="toantk" w:date="2022-07-27T15:16:00Z" w:id="14542"/>
                <w:b/>
                <w:bCs/>
              </w:rPr>
            </w:pPr>
            <w:ins w:author="Tran Khanh Toan" w:date="2022-07-01T17:34:00Z" w:id="14543">
              <w:del w:author="toantk" w:date="2022-07-27T17:36:00Z" w:id="14544">
                <w:r w:rsidDel="00357BF0">
                  <w:rPr>
                    <w:b/>
                    <w:bCs/>
                  </w:rPr>
                  <w:delText>Mô tả</w:delText>
                </w:r>
              </w:del>
            </w:ins>
          </w:p>
        </w:tc>
        <w:tc>
          <w:tcPr>
            <w:tcW w:w="5130" w:type="dxa"/>
          </w:tcPr>
          <w:p w:rsidR="00E723E8" w:rsidDel="00357BF0" w:rsidP="00FC4A27" w:rsidRDefault="00E723E8" w14:paraId="0369AD10" w14:textId="13E19FBF">
            <w:pPr>
              <w:pStyle w:val="ListParagraph"/>
              <w:ind w:left="0"/>
              <w:rPr>
                <w:ins w:author="Tran Khanh Toan" w:date="2022-07-01T17:34:00Z" w:id="14545"/>
                <w:del w:author="toantk" w:date="2022-07-27T15:16:00Z" w:id="14546"/>
                <w:b/>
                <w:bCs/>
              </w:rPr>
            </w:pPr>
            <w:ins w:author="Tran Khanh Toan" w:date="2022-07-01T17:34:00Z" w:id="14547">
              <w:del w:author="toantk" w:date="2022-07-27T17:36:00Z" w:id="14548">
                <w:r w:rsidDel="00357BF0">
                  <w:rPr>
                    <w:b/>
                    <w:bCs/>
                  </w:rPr>
                  <w:delText>Ý nghĩa</w:delText>
                </w:r>
              </w:del>
            </w:ins>
          </w:p>
        </w:tc>
      </w:tr>
      <w:tr w:rsidR="00E723E8" w:rsidDel="00357BF0" w:rsidTr="00FC4A27" w14:paraId="40F01777" w14:textId="32F7979C">
        <w:trPr>
          <w:trHeight w:val="213"/>
          <w:ins w:author="Tran Khanh Toan" w:date="2022-07-01T17:34:00Z" w:id="14549"/>
          <w:del w:author="toantk" w:date="2022-07-27T17:36:00Z" w:id="14550"/>
        </w:trPr>
        <w:tc>
          <w:tcPr>
            <w:tcW w:w="1709" w:type="dxa"/>
          </w:tcPr>
          <w:p w:rsidRPr="00020A9F" w:rsidR="00E723E8" w:rsidDel="00357BF0" w:rsidP="00FC4A27" w:rsidRDefault="00E723E8" w14:paraId="71A00233" w14:textId="66769A94">
            <w:pPr>
              <w:pStyle w:val="ListParagraph"/>
              <w:ind w:left="0"/>
              <w:rPr>
                <w:ins w:author="Tran Khanh Toan" w:date="2022-07-01T17:34:00Z" w:id="14551"/>
                <w:del w:author="toantk" w:date="2022-07-27T15:16:00Z" w:id="14552"/>
              </w:rPr>
            </w:pPr>
            <w:ins w:author="Tran Khanh Toan" w:date="2022-07-01T17:34:00Z" w:id="14553">
              <w:del w:author="toantk" w:date="2022-07-27T17:36:00Z" w:id="14554">
                <w:r w:rsidDel="00357BF0">
                  <w:delText>0</w:delText>
                </w:r>
              </w:del>
            </w:ins>
          </w:p>
        </w:tc>
        <w:tc>
          <w:tcPr>
            <w:tcW w:w="2701" w:type="dxa"/>
          </w:tcPr>
          <w:p w:rsidRPr="00020A9F" w:rsidR="00E723E8" w:rsidDel="00357BF0" w:rsidP="00FC4A27" w:rsidRDefault="00E723E8" w14:paraId="22815E35" w14:textId="159B3FBF">
            <w:pPr>
              <w:pStyle w:val="ListParagraph"/>
              <w:ind w:left="0"/>
              <w:rPr>
                <w:ins w:author="Tran Khanh Toan" w:date="2022-07-01T17:34:00Z" w:id="14555"/>
                <w:del w:author="toantk" w:date="2022-07-27T15:16:00Z" w:id="14556"/>
              </w:rPr>
            </w:pPr>
            <w:ins w:author="Tran Khanh Toan" w:date="2022-07-01T17:34:00Z" w:id="14557">
              <w:del w:author="toantk" w:date="2022-07-27T17:36:00Z" w:id="14558">
                <w:r w:rsidDel="00357BF0">
                  <w:delText xml:space="preserve">None </w:delText>
                </w:r>
              </w:del>
            </w:ins>
          </w:p>
        </w:tc>
        <w:tc>
          <w:tcPr>
            <w:tcW w:w="5130" w:type="dxa"/>
          </w:tcPr>
          <w:p w:rsidR="00E723E8" w:rsidDel="00357BF0" w:rsidP="00FC4A27" w:rsidRDefault="00E723E8" w14:paraId="5807DE82" w14:textId="7FE9448B">
            <w:pPr>
              <w:pStyle w:val="ListParagraph"/>
              <w:ind w:left="0"/>
              <w:rPr>
                <w:ins w:author="Tran Khanh Toan" w:date="2022-07-01T17:34:00Z" w:id="14559"/>
                <w:del w:author="toantk" w:date="2022-07-27T15:16:00Z" w:id="14560"/>
              </w:rPr>
            </w:pPr>
            <w:ins w:author="Tran Khanh Toan" w:date="2022-07-01T17:34:00Z" w:id="14561">
              <w:del w:author="toantk" w:date="2022-07-27T17:36:00Z" w:id="14562">
                <w:r w:rsidDel="00357BF0">
                  <w:delText>Chưa nhận được SpeedtestRequest</w:delText>
                </w:r>
              </w:del>
            </w:ins>
          </w:p>
        </w:tc>
      </w:tr>
      <w:tr w:rsidR="00E723E8" w:rsidDel="00357BF0" w:rsidTr="00FC4A27" w14:paraId="0502F76E" w14:textId="0652A7D8">
        <w:trPr>
          <w:ins w:author="Tran Khanh Toan" w:date="2022-07-01T17:34:00Z" w:id="14563"/>
          <w:del w:author="toantk" w:date="2022-07-27T17:36:00Z" w:id="14564"/>
        </w:trPr>
        <w:tc>
          <w:tcPr>
            <w:tcW w:w="1709" w:type="dxa"/>
          </w:tcPr>
          <w:p w:rsidRPr="00020A9F" w:rsidR="00E723E8" w:rsidDel="00357BF0" w:rsidP="00FC4A27" w:rsidRDefault="00E723E8" w14:paraId="55C0FBD5" w14:textId="4F6A1866">
            <w:pPr>
              <w:pStyle w:val="ListParagraph"/>
              <w:ind w:left="0"/>
              <w:rPr>
                <w:ins w:author="Tran Khanh Toan" w:date="2022-07-01T17:34:00Z" w:id="14565"/>
                <w:del w:author="toantk" w:date="2022-07-27T15:16:00Z" w:id="14566"/>
              </w:rPr>
            </w:pPr>
            <w:ins w:author="Tran Khanh Toan" w:date="2022-07-01T17:34:00Z" w:id="14567">
              <w:del w:author="toantk" w:date="2022-07-27T17:36:00Z" w:id="14568">
                <w:r w:rsidDel="00357BF0">
                  <w:delText>1</w:delText>
                </w:r>
              </w:del>
            </w:ins>
          </w:p>
        </w:tc>
        <w:tc>
          <w:tcPr>
            <w:tcW w:w="2701" w:type="dxa"/>
          </w:tcPr>
          <w:p w:rsidR="00E723E8" w:rsidDel="00357BF0" w:rsidP="00FC4A27" w:rsidRDefault="00E723E8" w14:paraId="6789FEC8" w14:textId="3436EB3B">
            <w:pPr>
              <w:pStyle w:val="ListParagraph"/>
              <w:ind w:left="0"/>
              <w:rPr>
                <w:ins w:author="Tran Khanh Toan" w:date="2022-07-01T17:34:00Z" w:id="14569"/>
                <w:del w:author="toantk" w:date="2022-07-27T15:16:00Z" w:id="14570"/>
              </w:rPr>
            </w:pPr>
            <w:ins w:author="Tran Khanh Toan" w:date="2022-07-01T17:34:00Z" w:id="14571">
              <w:del w:author="toantk" w:date="2022-07-27T17:36:00Z" w:id="14572">
                <w:r w:rsidDel="00357BF0">
                  <w:delText>Requested</w:delText>
                </w:r>
              </w:del>
            </w:ins>
          </w:p>
        </w:tc>
        <w:tc>
          <w:tcPr>
            <w:tcW w:w="5130" w:type="dxa"/>
          </w:tcPr>
          <w:p w:rsidR="00E723E8" w:rsidDel="00357BF0" w:rsidP="00FC4A27" w:rsidRDefault="00E723E8" w14:paraId="340027C8" w14:textId="39EAF8AC">
            <w:pPr>
              <w:pStyle w:val="ListParagraph"/>
              <w:ind w:left="0"/>
              <w:rPr>
                <w:ins w:author="Tran Khanh Toan" w:date="2022-07-01T17:34:00Z" w:id="14573"/>
                <w:del w:author="toantk" w:date="2022-07-27T15:16:00Z" w:id="14574"/>
              </w:rPr>
            </w:pPr>
            <w:ins w:author="Tran Khanh Toan" w:date="2022-07-01T17:34:00Z" w:id="14575">
              <w:del w:author="toantk" w:date="2022-07-27T17:36:00Z" w:id="14576">
                <w:r w:rsidDel="00357BF0">
                  <w:delText>Nhận SpeedtestRequest thành công</w:delText>
                </w:r>
              </w:del>
            </w:ins>
          </w:p>
        </w:tc>
      </w:tr>
      <w:tr w:rsidR="00E723E8" w:rsidDel="00357BF0" w:rsidTr="00FC4A27" w14:paraId="2A3F377F" w14:textId="1AD60E6E">
        <w:trPr>
          <w:ins w:author="Tran Khanh Toan" w:date="2022-07-01T17:34:00Z" w:id="14577"/>
          <w:del w:author="toantk" w:date="2022-07-27T17:36:00Z" w:id="14578"/>
        </w:trPr>
        <w:tc>
          <w:tcPr>
            <w:tcW w:w="1709" w:type="dxa"/>
          </w:tcPr>
          <w:p w:rsidR="00E723E8" w:rsidDel="00357BF0" w:rsidP="00FC4A27" w:rsidRDefault="00E723E8" w14:paraId="5DDAED48" w14:textId="2BFDB647">
            <w:pPr>
              <w:pStyle w:val="ListParagraph"/>
              <w:ind w:left="0"/>
              <w:rPr>
                <w:ins w:author="Tran Khanh Toan" w:date="2022-07-01T17:34:00Z" w:id="14579"/>
                <w:del w:author="toantk" w:date="2022-07-27T15:16:00Z" w:id="14580"/>
              </w:rPr>
            </w:pPr>
            <w:ins w:author="Tran Khanh Toan" w:date="2022-07-01T17:34:00Z" w:id="14581">
              <w:del w:author="toantk" w:date="2022-07-27T17:36:00Z" w:id="14582">
                <w:r w:rsidDel="00357BF0">
                  <w:delText>2</w:delText>
                </w:r>
              </w:del>
            </w:ins>
          </w:p>
        </w:tc>
        <w:tc>
          <w:tcPr>
            <w:tcW w:w="2701" w:type="dxa"/>
          </w:tcPr>
          <w:p w:rsidRPr="00BB7273" w:rsidR="00E723E8" w:rsidDel="00357BF0" w:rsidP="00FC4A27" w:rsidRDefault="00E723E8" w14:paraId="32CDD772" w14:textId="109FC09E">
            <w:pPr>
              <w:pStyle w:val="ListParagraph"/>
              <w:ind w:left="0"/>
              <w:rPr>
                <w:ins w:author="Tran Khanh Toan" w:date="2022-07-01T17:34:00Z" w:id="14583"/>
                <w:del w:author="toantk" w:date="2022-07-27T15:16:00Z" w:id="14584"/>
              </w:rPr>
            </w:pPr>
            <w:ins w:author="Tran Khanh Toan" w:date="2022-07-01T17:34:00Z" w:id="14585">
              <w:del w:author="toantk" w:date="2022-07-27T17:36:00Z" w:id="14586">
                <w:r w:rsidDel="00357BF0">
                  <w:delText>Inprogress</w:delText>
                </w:r>
              </w:del>
            </w:ins>
          </w:p>
        </w:tc>
        <w:tc>
          <w:tcPr>
            <w:tcW w:w="5130" w:type="dxa"/>
          </w:tcPr>
          <w:p w:rsidR="00E723E8" w:rsidDel="00357BF0" w:rsidP="00FC4A27" w:rsidRDefault="00E723E8" w14:paraId="1DCF06A9" w14:textId="5BAD1A47">
            <w:pPr>
              <w:pStyle w:val="ListParagraph"/>
              <w:ind w:left="0"/>
              <w:rPr>
                <w:ins w:author="Tran Khanh Toan" w:date="2022-07-01T17:34:00Z" w:id="14587"/>
                <w:del w:author="toantk" w:date="2022-07-27T15:16:00Z" w:id="14588"/>
              </w:rPr>
            </w:pPr>
            <w:ins w:author="Tran Khanh Toan" w:date="2022-07-01T17:34:00Z" w:id="14589">
              <w:del w:author="toantk" w:date="2022-07-27T17:36:00Z" w:id="14590">
                <w:r w:rsidDel="00357BF0">
                  <w:delText>Đang thực hiện Speedtest</w:delText>
                </w:r>
              </w:del>
            </w:ins>
          </w:p>
        </w:tc>
      </w:tr>
      <w:tr w:rsidR="00E723E8" w:rsidDel="00357BF0" w:rsidTr="00FC4A27" w14:paraId="6791A3AB" w14:textId="579A7317">
        <w:trPr>
          <w:ins w:author="Tran Khanh Toan" w:date="2022-07-01T17:34:00Z" w:id="14591"/>
          <w:del w:author="toantk" w:date="2022-07-27T17:36:00Z" w:id="14592"/>
        </w:trPr>
        <w:tc>
          <w:tcPr>
            <w:tcW w:w="1709" w:type="dxa"/>
          </w:tcPr>
          <w:p w:rsidRPr="00020A9F" w:rsidR="00E723E8" w:rsidDel="00357BF0" w:rsidP="00FC4A27" w:rsidRDefault="00E723E8" w14:paraId="5640BC28" w14:textId="58A24E21">
            <w:pPr>
              <w:pStyle w:val="ListParagraph"/>
              <w:ind w:left="0"/>
              <w:rPr>
                <w:ins w:author="Tran Khanh Toan" w:date="2022-07-01T17:34:00Z" w:id="14593"/>
                <w:del w:author="toantk" w:date="2022-07-27T15:16:00Z" w:id="14594"/>
              </w:rPr>
            </w:pPr>
            <w:ins w:author="Tran Khanh Toan" w:date="2022-07-01T17:34:00Z" w:id="14595">
              <w:del w:author="toantk" w:date="2022-07-27T17:36:00Z" w:id="14596">
                <w:r w:rsidDel="00357BF0">
                  <w:delText>3</w:delText>
                </w:r>
              </w:del>
            </w:ins>
          </w:p>
        </w:tc>
        <w:tc>
          <w:tcPr>
            <w:tcW w:w="2701" w:type="dxa"/>
          </w:tcPr>
          <w:p w:rsidR="00E723E8" w:rsidDel="00357BF0" w:rsidP="00FC4A27" w:rsidRDefault="00E723E8" w14:paraId="0C7F2D24" w14:textId="35E0E49D">
            <w:pPr>
              <w:pStyle w:val="ListParagraph"/>
              <w:ind w:left="0"/>
              <w:rPr>
                <w:ins w:author="Tran Khanh Toan" w:date="2022-07-01T17:34:00Z" w:id="14597"/>
                <w:del w:author="toantk" w:date="2022-07-27T15:16:00Z" w:id="14598"/>
              </w:rPr>
            </w:pPr>
            <w:ins w:author="Tran Khanh Toan" w:date="2022-07-01T17:34:00Z" w:id="14599">
              <w:del w:author="toantk" w:date="2022-07-27T17:36:00Z" w:id="14600">
                <w:r w:rsidRPr="00BB7273" w:rsidDel="00357BF0">
                  <w:delText>Success</w:delText>
                </w:r>
              </w:del>
            </w:ins>
          </w:p>
        </w:tc>
        <w:tc>
          <w:tcPr>
            <w:tcW w:w="5130" w:type="dxa"/>
          </w:tcPr>
          <w:p w:rsidR="00E723E8" w:rsidDel="00357BF0" w:rsidP="00FC4A27" w:rsidRDefault="00E723E8" w14:paraId="05F3730E" w14:textId="4EE58E8C">
            <w:pPr>
              <w:pStyle w:val="ListParagraph"/>
              <w:ind w:left="0"/>
              <w:rPr>
                <w:ins w:author="Tran Khanh Toan" w:date="2022-07-01T17:34:00Z" w:id="14601"/>
                <w:del w:author="toantk" w:date="2022-07-27T15:16:00Z" w:id="14602"/>
              </w:rPr>
            </w:pPr>
            <w:ins w:author="Tran Khanh Toan" w:date="2022-07-01T17:34:00Z" w:id="14603">
              <w:del w:author="toantk" w:date="2022-07-27T17:36:00Z" w:id="14604">
                <w:r w:rsidDel="00357BF0">
                  <w:delText>Thực hiện Speedtest thành công</w:delText>
                </w:r>
              </w:del>
            </w:ins>
          </w:p>
        </w:tc>
      </w:tr>
      <w:tr w:rsidR="00E723E8" w:rsidDel="00357BF0" w:rsidTr="00FC4A27" w14:paraId="0BA19799" w14:textId="03137652">
        <w:trPr>
          <w:ins w:author="Tran Khanh Toan" w:date="2022-07-01T17:34:00Z" w:id="14605"/>
          <w:del w:author="toantk" w:date="2022-07-27T17:36:00Z" w:id="14606"/>
        </w:trPr>
        <w:tc>
          <w:tcPr>
            <w:tcW w:w="1709" w:type="dxa"/>
          </w:tcPr>
          <w:p w:rsidR="00E723E8" w:rsidDel="00357BF0" w:rsidP="00FC4A27" w:rsidRDefault="00E723E8" w14:paraId="5940D12E" w14:textId="5B3E1837">
            <w:pPr>
              <w:pStyle w:val="ListParagraph"/>
              <w:ind w:left="0"/>
              <w:rPr>
                <w:ins w:author="Tran Khanh Toan" w:date="2022-07-01T17:34:00Z" w:id="14607"/>
                <w:del w:author="toantk" w:date="2022-07-27T15:16:00Z" w:id="14608"/>
              </w:rPr>
            </w:pPr>
            <w:ins w:author="Tran Khanh Toan" w:date="2022-07-01T17:34:00Z" w:id="14609">
              <w:del w:author="toantk" w:date="2022-07-27T17:36:00Z" w:id="14610">
                <w:r w:rsidDel="00357BF0">
                  <w:delText>4</w:delText>
                </w:r>
              </w:del>
            </w:ins>
          </w:p>
        </w:tc>
        <w:tc>
          <w:tcPr>
            <w:tcW w:w="2701" w:type="dxa"/>
          </w:tcPr>
          <w:p w:rsidR="00E723E8" w:rsidDel="00357BF0" w:rsidP="00FC4A27" w:rsidRDefault="00E723E8" w14:paraId="26A5A76E" w14:textId="7833CE2B">
            <w:pPr>
              <w:pStyle w:val="ListParagraph"/>
              <w:ind w:left="0"/>
              <w:rPr>
                <w:ins w:author="Tran Khanh Toan" w:date="2022-07-01T17:34:00Z" w:id="14611"/>
                <w:del w:author="toantk" w:date="2022-07-27T15:16:00Z" w:id="14612"/>
              </w:rPr>
            </w:pPr>
            <w:ins w:author="Tran Khanh Toan" w:date="2022-07-01T17:34:00Z" w:id="14613">
              <w:del w:author="toantk" w:date="2022-07-27T17:36:00Z" w:id="14614">
                <w:r w:rsidDel="00357BF0">
                  <w:delText>Error, Invalid  Interface</w:delText>
                </w:r>
              </w:del>
            </w:ins>
          </w:p>
        </w:tc>
        <w:tc>
          <w:tcPr>
            <w:tcW w:w="5130" w:type="dxa"/>
          </w:tcPr>
          <w:p w:rsidR="00E723E8" w:rsidDel="00357BF0" w:rsidRDefault="00E723E8" w14:paraId="3C14F902" w14:textId="2491A92A">
            <w:pPr>
              <w:pStyle w:val="ListParagraph"/>
              <w:ind w:left="0"/>
              <w:rPr>
                <w:ins w:author="Tran Khanh Toan" w:date="2022-07-01T17:34:00Z" w:id="14615"/>
                <w:del w:author="toantk" w:date="2022-07-27T15:16:00Z" w:id="14616"/>
              </w:rPr>
            </w:pPr>
            <w:ins w:author="Tran Khanh Toan" w:date="2022-07-01T17:35:00Z" w:id="14617">
              <w:del w:author="toantk" w:date="2022-07-27T17:36:00Z" w:id="14618">
                <w:r w:rsidDel="00357BF0">
                  <w:delText>I</w:delText>
                </w:r>
              </w:del>
            </w:ins>
            <w:ins w:author="Tran Khanh Toan" w:date="2022-07-01T17:34:00Z" w:id="14619">
              <w:del w:author="toantk" w:date="2022-07-27T17:36:00Z" w:id="14620">
                <w:r w:rsidDel="00357BF0">
                  <w:delText>nterface chưa được tạo</w:delText>
                </w:r>
              </w:del>
            </w:ins>
          </w:p>
        </w:tc>
      </w:tr>
      <w:tr w:rsidR="00E723E8" w:rsidDel="00357BF0" w:rsidTr="00FC4A27" w14:paraId="182F1086" w14:textId="5ADA0727">
        <w:trPr>
          <w:ins w:author="Tran Khanh Toan" w:date="2022-07-01T17:34:00Z" w:id="14621"/>
          <w:del w:author="toantk" w:date="2022-07-27T17:36:00Z" w:id="14622"/>
        </w:trPr>
        <w:tc>
          <w:tcPr>
            <w:tcW w:w="1709" w:type="dxa"/>
          </w:tcPr>
          <w:p w:rsidR="00E723E8" w:rsidDel="00357BF0" w:rsidP="00FC4A27" w:rsidRDefault="00E723E8" w14:paraId="51418233" w14:textId="1CAED4E6">
            <w:pPr>
              <w:pStyle w:val="ListParagraph"/>
              <w:ind w:left="0"/>
              <w:rPr>
                <w:ins w:author="Tran Khanh Toan" w:date="2022-07-01T17:34:00Z" w:id="14623"/>
                <w:del w:author="toantk" w:date="2022-07-27T15:16:00Z" w:id="14624"/>
              </w:rPr>
            </w:pPr>
            <w:ins w:author="Tran Khanh Toan" w:date="2022-07-01T17:34:00Z" w:id="14625">
              <w:del w:author="toantk" w:date="2022-07-27T17:36:00Z" w:id="14626">
                <w:r w:rsidDel="00357BF0">
                  <w:delText>5</w:delText>
                </w:r>
              </w:del>
            </w:ins>
          </w:p>
        </w:tc>
        <w:tc>
          <w:tcPr>
            <w:tcW w:w="2701" w:type="dxa"/>
          </w:tcPr>
          <w:p w:rsidR="00E723E8" w:rsidDel="00357BF0" w:rsidP="00FC4A27" w:rsidRDefault="00E723E8" w14:paraId="592CD284" w14:textId="415AD790">
            <w:pPr>
              <w:pStyle w:val="ListParagraph"/>
              <w:ind w:left="0"/>
              <w:rPr>
                <w:ins w:author="Tran Khanh Toan" w:date="2022-07-01T17:34:00Z" w:id="14627"/>
                <w:del w:author="toantk" w:date="2022-07-27T15:16:00Z" w:id="14628"/>
              </w:rPr>
            </w:pPr>
            <w:ins w:author="Tran Khanh Toan" w:date="2022-07-01T17:34:00Z" w:id="14629">
              <w:del w:author="toantk" w:date="2022-07-27T17:36:00Z" w:id="14630">
                <w:r w:rsidRPr="00BB7273" w:rsidDel="00357BF0">
                  <w:delText>Error</w:delText>
                </w:r>
                <w:r w:rsidDel="00357BF0">
                  <w:delText>, Interface Down</w:delText>
                </w:r>
              </w:del>
            </w:ins>
          </w:p>
        </w:tc>
        <w:tc>
          <w:tcPr>
            <w:tcW w:w="5130" w:type="dxa"/>
          </w:tcPr>
          <w:p w:rsidR="00E723E8" w:rsidDel="00357BF0" w:rsidP="00FC4A27" w:rsidRDefault="00E723E8" w14:paraId="2794F2B0" w14:textId="550C7B10">
            <w:pPr>
              <w:pStyle w:val="ListParagraph"/>
              <w:ind w:left="0"/>
              <w:rPr>
                <w:ins w:author="Tran Khanh Toan" w:date="2022-07-01T17:34:00Z" w:id="14631"/>
                <w:del w:author="toantk" w:date="2022-07-27T15:16:00Z" w:id="14632"/>
              </w:rPr>
            </w:pPr>
            <w:ins w:author="Tran Khanh Toan" w:date="2022-07-01T17:34:00Z" w:id="14633">
              <w:del w:author="toantk" w:date="2022-07-27T17:36:00Z" w:id="14634">
                <w:r w:rsidDel="00357BF0">
                  <w:delText>wanInterface down</w:delText>
                </w:r>
              </w:del>
            </w:ins>
          </w:p>
        </w:tc>
      </w:tr>
      <w:tr w:rsidR="00E723E8" w:rsidDel="00357BF0" w:rsidTr="00FC4A27" w14:paraId="331D5F55" w14:textId="1B820005">
        <w:trPr>
          <w:ins w:author="Tran Khanh Toan" w:date="2022-07-01T17:34:00Z" w:id="14635"/>
          <w:del w:author="toantk" w:date="2022-07-27T17:36:00Z" w:id="14636"/>
        </w:trPr>
        <w:tc>
          <w:tcPr>
            <w:tcW w:w="1709" w:type="dxa"/>
          </w:tcPr>
          <w:p w:rsidR="00E723E8" w:rsidDel="00357BF0" w:rsidP="00FC4A27" w:rsidRDefault="00E723E8" w14:paraId="60999C33" w14:textId="7951440C">
            <w:pPr>
              <w:pStyle w:val="ListParagraph"/>
              <w:ind w:left="0"/>
              <w:rPr>
                <w:ins w:author="Tran Khanh Toan" w:date="2022-07-01T17:34:00Z" w:id="14637"/>
                <w:del w:author="toantk" w:date="2022-07-27T15:16:00Z" w:id="14638"/>
              </w:rPr>
            </w:pPr>
            <w:ins w:author="Tran Khanh Toan" w:date="2022-07-01T17:34:00Z" w:id="14639">
              <w:del w:author="toantk" w:date="2022-07-27T17:36:00Z" w:id="14640">
                <w:r w:rsidDel="00357BF0">
                  <w:delText>6</w:delText>
                </w:r>
              </w:del>
            </w:ins>
          </w:p>
        </w:tc>
        <w:tc>
          <w:tcPr>
            <w:tcW w:w="2701" w:type="dxa"/>
          </w:tcPr>
          <w:p w:rsidR="00E723E8" w:rsidDel="00357BF0" w:rsidP="00FC4A27" w:rsidRDefault="00E723E8" w14:paraId="000A4139" w14:textId="1D00CF2B">
            <w:pPr>
              <w:pStyle w:val="ListParagraph"/>
              <w:ind w:left="0"/>
              <w:rPr>
                <w:ins w:author="Tran Khanh Toan" w:date="2022-07-01T17:34:00Z" w:id="14641"/>
                <w:del w:author="toantk" w:date="2022-07-27T15:16:00Z" w:id="14642"/>
              </w:rPr>
            </w:pPr>
            <w:ins w:author="Tran Khanh Toan" w:date="2022-07-01T17:34:00Z" w:id="14643">
              <w:del w:author="toantk" w:date="2022-07-27T17:36:00Z" w:id="14644">
                <w:r w:rsidRPr="00BB7273" w:rsidDel="00357BF0">
                  <w:delText>Error, Cannot resolve host name</w:delText>
                </w:r>
              </w:del>
            </w:ins>
          </w:p>
        </w:tc>
        <w:tc>
          <w:tcPr>
            <w:tcW w:w="5130" w:type="dxa"/>
          </w:tcPr>
          <w:p w:rsidR="00E723E8" w:rsidDel="00357BF0" w:rsidP="00FC4A27" w:rsidRDefault="00E723E8" w14:paraId="2474E261" w14:textId="43186FB3">
            <w:pPr>
              <w:pStyle w:val="ListParagraph"/>
              <w:ind w:left="0"/>
              <w:rPr>
                <w:ins w:author="Tran Khanh Toan" w:date="2022-07-01T17:34:00Z" w:id="14645"/>
                <w:del w:author="toantk" w:date="2022-07-27T15:16:00Z" w:id="14646"/>
              </w:rPr>
            </w:pPr>
            <w:ins w:author="Tran Khanh Toan" w:date="2022-07-01T17:34:00Z" w:id="14647">
              <w:del w:author="toantk" w:date="2022-07-27T17:36:00Z" w:id="14648">
                <w:r w:rsidDel="00357BF0">
                  <w:delText>Không phân giải được địa chỉ DNS</w:delText>
                </w:r>
              </w:del>
            </w:ins>
          </w:p>
        </w:tc>
      </w:tr>
      <w:tr w:rsidR="00E723E8" w:rsidDel="00357BF0" w:rsidTr="00FC4A27" w14:paraId="560D7F83" w14:textId="2B6A33AF">
        <w:trPr>
          <w:ins w:author="Tran Khanh Toan" w:date="2022-07-01T17:34:00Z" w:id="14649"/>
          <w:del w:author="toantk" w:date="2022-07-27T17:36:00Z" w:id="14650"/>
        </w:trPr>
        <w:tc>
          <w:tcPr>
            <w:tcW w:w="1709" w:type="dxa"/>
          </w:tcPr>
          <w:p w:rsidR="00E723E8" w:rsidDel="00357BF0" w:rsidP="00FC4A27" w:rsidRDefault="00E723E8" w14:paraId="08DF1AEC" w14:textId="6547790F">
            <w:pPr>
              <w:pStyle w:val="ListParagraph"/>
              <w:ind w:left="0"/>
              <w:rPr>
                <w:ins w:author="Tran Khanh Toan" w:date="2022-07-01T17:34:00Z" w:id="14651"/>
                <w:del w:author="toantk" w:date="2022-07-27T15:16:00Z" w:id="14652"/>
              </w:rPr>
            </w:pPr>
            <w:ins w:author="Tran Khanh Toan" w:date="2022-07-01T17:34:00Z" w:id="14653">
              <w:del w:author="toantk" w:date="2022-07-27T17:36:00Z" w:id="14654">
                <w:r w:rsidDel="00357BF0">
                  <w:delText>7</w:delText>
                </w:r>
              </w:del>
            </w:ins>
          </w:p>
        </w:tc>
        <w:tc>
          <w:tcPr>
            <w:tcW w:w="2701" w:type="dxa"/>
          </w:tcPr>
          <w:p w:rsidRPr="00A7779E" w:rsidR="00E723E8" w:rsidDel="00357BF0" w:rsidP="00FC4A27" w:rsidRDefault="00E723E8" w14:paraId="72187772" w14:textId="01FC2BF7">
            <w:pPr>
              <w:pStyle w:val="ListParagraph"/>
              <w:ind w:left="0"/>
              <w:rPr>
                <w:ins w:author="Tran Khanh Toan" w:date="2022-07-01T17:34:00Z" w:id="14655"/>
                <w:del w:author="toantk" w:date="2022-07-27T15:16:00Z" w:id="14656"/>
              </w:rPr>
            </w:pPr>
            <w:ins w:author="Tran Khanh Toan" w:date="2022-07-01T17:34:00Z" w:id="14657">
              <w:del w:author="toantk" w:date="2022-07-27T17:36:00Z" w:id="14658">
                <w:r w:rsidRPr="00A7779E" w:rsidDel="00357BF0">
                  <w:delText>Error, No route to host</w:delText>
                </w:r>
              </w:del>
            </w:ins>
          </w:p>
        </w:tc>
        <w:tc>
          <w:tcPr>
            <w:tcW w:w="5130" w:type="dxa"/>
          </w:tcPr>
          <w:p w:rsidR="00E723E8" w:rsidDel="00357BF0" w:rsidP="00FC4A27" w:rsidRDefault="00E723E8" w14:paraId="2FAB3498" w14:textId="422F4B58">
            <w:pPr>
              <w:pStyle w:val="ListParagraph"/>
              <w:ind w:left="0"/>
              <w:rPr>
                <w:ins w:author="Tran Khanh Toan" w:date="2022-07-01T17:34:00Z" w:id="14659"/>
                <w:del w:author="toantk" w:date="2022-07-27T15:16:00Z" w:id="14660"/>
              </w:rPr>
            </w:pPr>
          </w:p>
        </w:tc>
      </w:tr>
      <w:tr w:rsidR="00E723E8" w:rsidDel="00357BF0" w:rsidTr="00FC4A27" w14:paraId="78C8B7A3" w14:textId="661BF8E2">
        <w:trPr>
          <w:ins w:author="Tran Khanh Toan" w:date="2022-07-01T17:34:00Z" w:id="14661"/>
          <w:del w:author="toantk" w:date="2022-07-27T17:36:00Z" w:id="14662"/>
        </w:trPr>
        <w:tc>
          <w:tcPr>
            <w:tcW w:w="1709" w:type="dxa"/>
          </w:tcPr>
          <w:p w:rsidR="00E723E8" w:rsidDel="00357BF0" w:rsidP="00FC4A27" w:rsidRDefault="00E723E8" w14:paraId="5EE1ABB1" w14:textId="244D7A59">
            <w:pPr>
              <w:pStyle w:val="ListParagraph"/>
              <w:ind w:left="0"/>
              <w:rPr>
                <w:ins w:author="Tran Khanh Toan" w:date="2022-07-01T17:34:00Z" w:id="14663"/>
                <w:del w:author="toantk" w:date="2022-07-27T15:16:00Z" w:id="14664"/>
              </w:rPr>
            </w:pPr>
            <w:ins w:author="Tran Khanh Toan" w:date="2022-07-01T17:34:00Z" w:id="14665">
              <w:del w:author="toantk" w:date="2022-07-27T17:36:00Z" w:id="14666">
                <w:r w:rsidDel="00357BF0">
                  <w:delText>8</w:delText>
                </w:r>
              </w:del>
            </w:ins>
          </w:p>
        </w:tc>
        <w:tc>
          <w:tcPr>
            <w:tcW w:w="2701" w:type="dxa"/>
          </w:tcPr>
          <w:p w:rsidR="00E723E8" w:rsidDel="00357BF0" w:rsidP="00FC4A27" w:rsidRDefault="00E723E8" w14:paraId="12847CBF" w14:textId="4B5B5D88">
            <w:pPr>
              <w:pStyle w:val="ListParagraph"/>
              <w:ind w:left="0"/>
              <w:rPr>
                <w:ins w:author="Tran Khanh Toan" w:date="2022-07-01T17:34:00Z" w:id="14667"/>
                <w:del w:author="toantk" w:date="2022-07-27T15:16:00Z" w:id="14668"/>
              </w:rPr>
            </w:pPr>
            <w:ins w:author="Tran Khanh Toan" w:date="2022-07-01T17:34:00Z" w:id="14669">
              <w:del w:author="toantk" w:date="2022-07-27T17:36:00Z" w:id="14670">
                <w:r w:rsidDel="00357BF0">
                  <w:delText>Error, Timeout</w:delText>
                </w:r>
              </w:del>
            </w:ins>
          </w:p>
        </w:tc>
        <w:tc>
          <w:tcPr>
            <w:tcW w:w="5130" w:type="dxa"/>
          </w:tcPr>
          <w:p w:rsidR="00E723E8" w:rsidDel="00357BF0" w:rsidP="00FC4A27" w:rsidRDefault="00E723E8" w14:paraId="7FB25DE3" w14:textId="0B2002E6">
            <w:pPr>
              <w:pStyle w:val="ListParagraph"/>
              <w:ind w:left="0"/>
              <w:rPr>
                <w:ins w:author="Tran Khanh Toan" w:date="2022-07-01T17:34:00Z" w:id="14671"/>
                <w:del w:author="toantk" w:date="2022-07-27T15:16:00Z" w:id="14672"/>
              </w:rPr>
            </w:pPr>
          </w:p>
        </w:tc>
      </w:tr>
      <w:tr w:rsidR="00E723E8" w:rsidDel="00357BF0" w:rsidTr="00FC4A27" w14:paraId="6EBF67E9" w14:textId="55244F8E">
        <w:trPr>
          <w:ins w:author="Tran Khanh Toan" w:date="2022-07-01T17:34:00Z" w:id="14673"/>
          <w:del w:author="toantk" w:date="2022-07-27T17:36:00Z" w:id="14674"/>
        </w:trPr>
        <w:tc>
          <w:tcPr>
            <w:tcW w:w="1709" w:type="dxa"/>
          </w:tcPr>
          <w:p w:rsidR="00E723E8" w:rsidDel="00357BF0" w:rsidP="00FC4A27" w:rsidRDefault="00E723E8" w14:paraId="4739D0E4" w14:textId="5A27F34E">
            <w:pPr>
              <w:pStyle w:val="ListParagraph"/>
              <w:ind w:left="0"/>
              <w:rPr>
                <w:ins w:author="Tran Khanh Toan" w:date="2022-07-01T17:34:00Z" w:id="14675"/>
                <w:del w:author="toantk" w:date="2022-07-27T15:16:00Z" w:id="14676"/>
              </w:rPr>
            </w:pPr>
            <w:ins w:author="Tran Khanh Toan" w:date="2022-07-01T17:34:00Z" w:id="14677">
              <w:del w:author="toantk" w:date="2022-07-27T17:36:00Z" w:id="14678">
                <w:r w:rsidDel="00357BF0">
                  <w:delText>9</w:delText>
                </w:r>
              </w:del>
            </w:ins>
          </w:p>
        </w:tc>
        <w:tc>
          <w:tcPr>
            <w:tcW w:w="2701" w:type="dxa"/>
          </w:tcPr>
          <w:p w:rsidR="00E723E8" w:rsidDel="00357BF0" w:rsidP="00FC4A27" w:rsidRDefault="00E723E8" w14:paraId="100F8B3B" w14:textId="77BF7303">
            <w:pPr>
              <w:pStyle w:val="ListParagraph"/>
              <w:ind w:left="0"/>
              <w:rPr>
                <w:ins w:author="Tran Khanh Toan" w:date="2022-07-01T17:34:00Z" w:id="14679"/>
                <w:del w:author="toantk" w:date="2022-07-27T15:16:00Z" w:id="14680"/>
              </w:rPr>
            </w:pPr>
            <w:ins w:author="Tran Khanh Toan" w:date="2022-07-01T17:34:00Z" w:id="14681">
              <w:del w:author="toantk" w:date="2022-07-27T17:36:00Z" w:id="14682">
                <w:r w:rsidDel="00357BF0">
                  <w:delText xml:space="preserve">Error, </w:delText>
                </w:r>
                <w:r w:rsidRPr="00A7779E" w:rsidDel="00357BF0">
                  <w:delText>Init connection failed</w:delText>
                </w:r>
              </w:del>
            </w:ins>
          </w:p>
        </w:tc>
        <w:tc>
          <w:tcPr>
            <w:tcW w:w="5130" w:type="dxa"/>
          </w:tcPr>
          <w:p w:rsidR="00E723E8" w:rsidDel="00357BF0" w:rsidP="00FC4A27" w:rsidRDefault="00E723E8" w14:paraId="3F5D0617" w14:textId="1445CF09">
            <w:pPr>
              <w:pStyle w:val="ListParagraph"/>
              <w:ind w:left="0"/>
              <w:rPr>
                <w:ins w:author="Tran Khanh Toan" w:date="2022-07-01T17:34:00Z" w:id="14683"/>
                <w:del w:author="toantk" w:date="2022-07-27T15:16:00Z" w:id="14684"/>
              </w:rPr>
            </w:pPr>
            <w:ins w:author="Tran Khanh Toan" w:date="2022-07-01T17:34:00Z" w:id="14685">
              <w:del w:author="toantk" w:date="2022-07-27T17:36:00Z" w:id="14686">
                <w:r w:rsidDel="00357BF0">
                  <w:delText>Không kết nối được tới speedtest.net hoặc server test</w:delText>
                </w:r>
              </w:del>
            </w:ins>
          </w:p>
        </w:tc>
      </w:tr>
      <w:tr w:rsidR="00E723E8" w:rsidDel="00357BF0" w:rsidTr="00FC4A27" w14:paraId="2F50BD44" w14:textId="347DD290">
        <w:trPr>
          <w:ins w:author="Tran Khanh Toan" w:date="2022-07-01T17:34:00Z" w:id="14687"/>
          <w:del w:author="toantk" w:date="2022-07-27T17:36:00Z" w:id="14688"/>
        </w:trPr>
        <w:tc>
          <w:tcPr>
            <w:tcW w:w="1709" w:type="dxa"/>
          </w:tcPr>
          <w:p w:rsidR="00E723E8" w:rsidDel="00357BF0" w:rsidP="00FC4A27" w:rsidRDefault="00E723E8" w14:paraId="40024164" w14:textId="6D0CD8C5">
            <w:pPr>
              <w:pStyle w:val="ListParagraph"/>
              <w:ind w:left="0"/>
              <w:rPr>
                <w:ins w:author="Tran Khanh Toan" w:date="2022-07-01T17:34:00Z" w:id="14689"/>
                <w:del w:author="toantk" w:date="2022-07-27T15:16:00Z" w:id="14690"/>
              </w:rPr>
            </w:pPr>
            <w:ins w:author="Tran Khanh Toan" w:date="2022-07-01T17:34:00Z" w:id="14691">
              <w:del w:author="toantk" w:date="2022-07-27T17:36:00Z" w:id="14692">
                <w:r w:rsidDel="00357BF0">
                  <w:delText>10</w:delText>
                </w:r>
              </w:del>
            </w:ins>
          </w:p>
        </w:tc>
        <w:tc>
          <w:tcPr>
            <w:tcW w:w="2701" w:type="dxa"/>
          </w:tcPr>
          <w:p w:rsidR="00E723E8" w:rsidDel="00357BF0" w:rsidP="00FC4A27" w:rsidRDefault="00E723E8" w14:paraId="31937AF6" w14:textId="6E83B57D">
            <w:pPr>
              <w:pStyle w:val="ListParagraph"/>
              <w:ind w:left="0"/>
              <w:rPr>
                <w:ins w:author="Tran Khanh Toan" w:date="2022-07-01T17:34:00Z" w:id="14693"/>
                <w:del w:author="toantk" w:date="2022-07-27T15:16:00Z" w:id="14694"/>
              </w:rPr>
            </w:pPr>
            <w:ins w:author="Tran Khanh Toan" w:date="2022-07-01T17:34:00Z" w:id="14695">
              <w:del w:author="toantk" w:date="2022-07-27T17:36:00Z" w:id="14696">
                <w:r w:rsidDel="00357BF0">
                  <w:delText xml:space="preserve">Error, </w:delText>
                </w:r>
                <w:r w:rsidRPr="00A7779E" w:rsidDel="00357BF0">
                  <w:delText>No Response</w:delText>
                </w:r>
              </w:del>
            </w:ins>
          </w:p>
        </w:tc>
        <w:tc>
          <w:tcPr>
            <w:tcW w:w="5130" w:type="dxa"/>
          </w:tcPr>
          <w:p w:rsidR="00E723E8" w:rsidDel="00357BF0" w:rsidP="00FC4A27" w:rsidRDefault="00E723E8" w14:paraId="01E0FCD9" w14:textId="4DD66216">
            <w:pPr>
              <w:pStyle w:val="ListParagraph"/>
              <w:ind w:left="0"/>
              <w:rPr>
                <w:ins w:author="Tran Khanh Toan" w:date="2022-07-01T17:34:00Z" w:id="14697"/>
                <w:del w:author="toantk" w:date="2022-07-27T15:16:00Z" w:id="14698"/>
              </w:rPr>
            </w:pPr>
          </w:p>
        </w:tc>
      </w:tr>
      <w:tr w:rsidR="00E723E8" w:rsidDel="00357BF0" w:rsidTr="00FC4A27" w14:paraId="290243F2" w14:textId="0FE75A89">
        <w:trPr>
          <w:ins w:author="Tran Khanh Toan" w:date="2022-07-01T17:34:00Z" w:id="14699"/>
          <w:del w:author="toantk" w:date="2022-07-27T17:36:00Z" w:id="14700"/>
        </w:trPr>
        <w:tc>
          <w:tcPr>
            <w:tcW w:w="1709" w:type="dxa"/>
          </w:tcPr>
          <w:p w:rsidR="00E723E8" w:rsidDel="00357BF0" w:rsidP="00FC4A27" w:rsidRDefault="00E723E8" w14:paraId="4779A888" w14:textId="5A03BFB8">
            <w:pPr>
              <w:pStyle w:val="ListParagraph"/>
              <w:ind w:left="0"/>
              <w:rPr>
                <w:ins w:author="Tran Khanh Toan" w:date="2022-07-01T17:34:00Z" w:id="14701"/>
                <w:del w:author="toantk" w:date="2022-07-27T15:16:00Z" w:id="14702"/>
              </w:rPr>
            </w:pPr>
            <w:ins w:author="Tran Khanh Toan" w:date="2022-07-01T17:34:00Z" w:id="14703">
              <w:del w:author="toantk" w:date="2022-07-27T17:36:00Z" w:id="14704">
                <w:r w:rsidDel="00357BF0">
                  <w:delText>11</w:delText>
                </w:r>
              </w:del>
            </w:ins>
          </w:p>
        </w:tc>
        <w:tc>
          <w:tcPr>
            <w:tcW w:w="2701" w:type="dxa"/>
          </w:tcPr>
          <w:p w:rsidR="00E723E8" w:rsidDel="00357BF0" w:rsidP="00FC4A27" w:rsidRDefault="00E723E8" w14:paraId="2143372F" w14:textId="695EF0D7">
            <w:pPr>
              <w:pStyle w:val="ListParagraph"/>
              <w:ind w:left="0"/>
              <w:rPr>
                <w:ins w:author="Tran Khanh Toan" w:date="2022-07-01T17:34:00Z" w:id="14705"/>
                <w:del w:author="toantk" w:date="2022-07-27T15:16:00Z" w:id="14706"/>
              </w:rPr>
            </w:pPr>
            <w:ins w:author="Tran Khanh Toan" w:date="2022-07-01T17:34:00Z" w:id="14707">
              <w:del w:author="toantk" w:date="2022-07-27T17:36:00Z" w:id="14708">
                <w:r w:rsidDel="00357BF0">
                  <w:delText>Error, Transfer F</w:delText>
                </w:r>
                <w:r w:rsidRPr="00A7779E" w:rsidDel="00357BF0">
                  <w:delText>ailed</w:delText>
                </w:r>
              </w:del>
            </w:ins>
          </w:p>
        </w:tc>
        <w:tc>
          <w:tcPr>
            <w:tcW w:w="5130" w:type="dxa"/>
          </w:tcPr>
          <w:p w:rsidR="00E723E8" w:rsidDel="00357BF0" w:rsidP="00FC4A27" w:rsidRDefault="00E723E8" w14:paraId="2AA8CE62" w14:textId="7A4A4FE1">
            <w:pPr>
              <w:pStyle w:val="ListParagraph"/>
              <w:ind w:left="0"/>
              <w:rPr>
                <w:ins w:author="Tran Khanh Toan" w:date="2022-07-01T17:34:00Z" w:id="14709"/>
                <w:del w:author="toantk" w:date="2022-07-27T15:16:00Z" w:id="14710"/>
              </w:rPr>
            </w:pPr>
          </w:p>
        </w:tc>
      </w:tr>
      <w:tr w:rsidR="00E723E8" w:rsidDel="00357BF0" w:rsidTr="00FC4A27" w14:paraId="4DB5F088" w14:textId="7A75B59B">
        <w:trPr>
          <w:ins w:author="Tran Khanh Toan" w:date="2022-07-01T17:34:00Z" w:id="14711"/>
          <w:del w:author="toantk" w:date="2022-07-27T17:36:00Z" w:id="14712"/>
        </w:trPr>
        <w:tc>
          <w:tcPr>
            <w:tcW w:w="1709" w:type="dxa"/>
          </w:tcPr>
          <w:p w:rsidR="00E723E8" w:rsidDel="00357BF0" w:rsidP="00FC4A27" w:rsidRDefault="00E723E8" w14:paraId="56F5532F" w14:textId="3988ED8C">
            <w:pPr>
              <w:pStyle w:val="ListParagraph"/>
              <w:ind w:left="0"/>
              <w:rPr>
                <w:ins w:author="Tran Khanh Toan" w:date="2022-07-01T17:34:00Z" w:id="14713"/>
                <w:del w:author="toantk" w:date="2022-07-27T15:16:00Z" w:id="14714"/>
              </w:rPr>
            </w:pPr>
            <w:ins w:author="Tran Khanh Toan" w:date="2022-07-01T17:34:00Z" w:id="14715">
              <w:del w:author="toantk" w:date="2022-07-27T17:36:00Z" w:id="14716">
                <w:r w:rsidDel="00357BF0">
                  <w:delText>12</w:delText>
                </w:r>
              </w:del>
            </w:ins>
          </w:p>
        </w:tc>
        <w:tc>
          <w:tcPr>
            <w:tcW w:w="2701" w:type="dxa"/>
          </w:tcPr>
          <w:p w:rsidR="00E723E8" w:rsidDel="00357BF0" w:rsidP="00FC4A27" w:rsidRDefault="00E723E8" w14:paraId="1C851BBA" w14:textId="0F98FDE8">
            <w:pPr>
              <w:pStyle w:val="ListParagraph"/>
              <w:ind w:left="0"/>
              <w:rPr>
                <w:ins w:author="Tran Khanh Toan" w:date="2022-07-01T17:34:00Z" w:id="14717"/>
                <w:del w:author="toantk" w:date="2022-07-27T15:16:00Z" w:id="14718"/>
              </w:rPr>
            </w:pPr>
            <w:ins w:author="Tran Khanh Toan" w:date="2022-07-01T17:34:00Z" w:id="14719">
              <w:del w:author="toantk" w:date="2022-07-27T17:36:00Z" w:id="14720">
                <w:r w:rsidRPr="00A7779E" w:rsidDel="00357BF0">
                  <w:delText>Error, Internal</w:delText>
                </w:r>
              </w:del>
            </w:ins>
          </w:p>
        </w:tc>
        <w:tc>
          <w:tcPr>
            <w:tcW w:w="5130" w:type="dxa"/>
          </w:tcPr>
          <w:p w:rsidR="00E723E8" w:rsidDel="00357BF0" w:rsidP="00FC4A27" w:rsidRDefault="00E723E8" w14:paraId="39856665" w14:textId="7B5156A3">
            <w:pPr>
              <w:pStyle w:val="ListParagraph"/>
              <w:ind w:left="0"/>
              <w:rPr>
                <w:ins w:author="Tran Khanh Toan" w:date="2022-07-01T17:34:00Z" w:id="14721"/>
                <w:del w:author="toantk" w:date="2022-07-27T15:16:00Z" w:id="14722"/>
              </w:rPr>
            </w:pPr>
          </w:p>
        </w:tc>
      </w:tr>
    </w:tbl>
    <w:p w:rsidR="00E723E8" w:rsidDel="00B800F3" w:rsidP="0043581E" w:rsidRDefault="00E723E8" w14:paraId="3B871BA5" w14:textId="789B91C9">
      <w:pPr>
        <w:rPr>
          <w:ins w:author="Tran Khanh Toan" w:date="2022-07-01T17:35:00Z" w:id="14723"/>
          <w:del w:author="toantk" w:date="2022-07-26T14:42:00Z" w:id="14724"/>
        </w:rPr>
      </w:pPr>
    </w:p>
    <w:p w:rsidR="00F842EB" w:rsidP="0043581E" w:rsidRDefault="00F842EB" w14:paraId="0334B453" w14:textId="77777777"/>
    <w:p w:rsidRPr="00485550" w:rsidR="008A7EE9" w:rsidRDefault="5B088E56" w14:paraId="160BBA62" w14:textId="2E4AB486">
      <w:pPr>
        <w:pStyle w:val="Heading2"/>
        <w:rPr>
          <w:rPrChange w:author="toantk" w:date="2022-07-27T13:47:00Z" w:id="14725">
            <w:rPr>
              <w:highlight w:val="green"/>
            </w:rPr>
          </w:rPrChange>
        </w:rPr>
      </w:pPr>
      <w:bookmarkStart w:name="_Toc111218044" w:id="14726"/>
      <w:r w:rsidRPr="2ADD6C4A" w:rsidR="383331D4">
        <w:rPr>
          <w:rPrChange w:author="toantk" w:date="2022-07-27T13:47:00Z" w:id="438391630">
            <w:rPr>
              <w:highlight w:val="green"/>
            </w:rPr>
          </w:rPrChange>
        </w:rPr>
        <w:t xml:space="preserve">Tính năng reboot thiết bị qua </w:t>
      </w:r>
      <w:del w:author="Tran Khanh Toan" w:date="2022-07-01T15:42:00Z" w:id="326015015">
        <w:r w:rsidRPr="2ADD6C4A" w:rsidDel="68984FA2">
          <w:rPr>
            <w:rPrChange w:author="toantk" w:date="2022-07-27T13:47:00Z" w:id="152489720">
              <w:rPr>
                <w:highlight w:val="green"/>
              </w:rPr>
            </w:rPrChange>
          </w:rPr>
          <w:delText>OneLink</w:delText>
        </w:r>
      </w:del>
      <w:ins w:author="Tran Khanh Toan" w:date="2022-07-01T15:42:00Z" w:id="401733563">
        <w:r w:rsidRPr="2ADD6C4A" w:rsidR="7D3645E9">
          <w:rPr>
            <w:rPrChange w:author="toantk" w:date="2022-07-27T13:47:00Z" w:id="1365406126">
              <w:rPr>
                <w:highlight w:val="green"/>
              </w:rPr>
            </w:rPrChange>
          </w:rPr>
          <w:t>Mobile App</w:t>
        </w:r>
      </w:ins>
      <w:bookmarkEnd w:id="14726"/>
    </w:p>
    <w:tbl>
      <w:tblPr>
        <w:tblStyle w:val="TableGrid"/>
        <w:tblW w:w="0" w:type="auto"/>
        <w:tblLook w:val="04A0" w:firstRow="1" w:lastRow="0" w:firstColumn="1" w:lastColumn="0" w:noHBand="0" w:noVBand="1"/>
      </w:tblPr>
      <w:tblGrid>
        <w:gridCol w:w="1885"/>
        <w:gridCol w:w="7340"/>
      </w:tblGrid>
      <w:tr w:rsidR="008A7EE9" w:rsidTr="00E5021C" w14:paraId="707778EF" w14:textId="77777777">
        <w:tc>
          <w:tcPr>
            <w:tcW w:w="1885" w:type="dxa"/>
          </w:tcPr>
          <w:p w:rsidR="008A7EE9" w:rsidP="00E5021C" w:rsidRDefault="008A7EE9" w14:paraId="5AF9F168" w14:textId="77777777">
            <w:r>
              <w:t>ID</w:t>
            </w:r>
          </w:p>
        </w:tc>
        <w:tc>
          <w:tcPr>
            <w:tcW w:w="7340" w:type="dxa"/>
          </w:tcPr>
          <w:p w:rsidR="008A7EE9" w:rsidP="00E5021C" w:rsidRDefault="008A7EE9" w14:paraId="41AEF846" w14:textId="40A8214A">
            <w:r>
              <w:t>CN-</w:t>
            </w:r>
            <w:r w:rsidR="00D87653">
              <w:t>2</w:t>
            </w:r>
            <w:ins w:author="toantk" w:date="2022-07-27T17:33:00Z" w:id="14732">
              <w:r w:rsidR="000409DA">
                <w:t>0</w:t>
              </w:r>
            </w:ins>
            <w:ins w:author="Tran Khanh Toan" w:date="2022-07-01T15:19:00Z" w:id="14733">
              <w:del w:author="toantk" w:date="2022-07-27T17:33:00Z" w:id="14734">
                <w:r w:rsidDel="00EE7D9E" w:rsidR="0021332D">
                  <w:delText>2</w:delText>
                </w:r>
              </w:del>
            </w:ins>
            <w:del w:author="Tran Khanh Toan" w:date="2022-07-01T15:19:00Z" w:id="14735">
              <w:r w:rsidDel="0021332D" w:rsidR="00394013">
                <w:delText>1</w:delText>
              </w:r>
            </w:del>
          </w:p>
        </w:tc>
      </w:tr>
      <w:tr w:rsidR="008A7EE9" w:rsidTr="00E5021C" w14:paraId="72C699F9" w14:textId="77777777">
        <w:tc>
          <w:tcPr>
            <w:tcW w:w="1885" w:type="dxa"/>
          </w:tcPr>
          <w:p w:rsidR="008A7EE9" w:rsidP="00E5021C" w:rsidRDefault="008A7EE9" w14:paraId="32674B0E" w14:textId="77777777">
            <w:r>
              <w:t>Name</w:t>
            </w:r>
          </w:p>
        </w:tc>
        <w:tc>
          <w:tcPr>
            <w:tcW w:w="7340" w:type="dxa"/>
          </w:tcPr>
          <w:p w:rsidR="008A7EE9" w:rsidP="00E5021C" w:rsidRDefault="008A7EE9" w14:paraId="3FB73705" w14:textId="306104E3">
            <w:r>
              <w:t xml:space="preserve">Tính năng reboot thiết bị qua </w:t>
            </w:r>
            <w:del w:author="Tran Khanh Toan" w:date="2022-07-01T15:42:00Z" w:id="14736">
              <w:r w:rsidDel="007A6979">
                <w:delText>OneLink</w:delText>
              </w:r>
            </w:del>
            <w:ins w:author="Tran Khanh Toan" w:date="2022-07-01T15:42:00Z" w:id="14737">
              <w:r w:rsidR="007A6979">
                <w:t>Mobile App</w:t>
              </w:r>
            </w:ins>
          </w:p>
        </w:tc>
      </w:tr>
      <w:tr w:rsidR="008A7EE9" w:rsidTr="00E5021C" w14:paraId="08D68127" w14:textId="77777777">
        <w:tc>
          <w:tcPr>
            <w:tcW w:w="1885" w:type="dxa"/>
          </w:tcPr>
          <w:p w:rsidR="008A7EE9" w:rsidP="00E5021C" w:rsidRDefault="008A7EE9" w14:paraId="480DD985" w14:textId="77777777">
            <w:r>
              <w:t>Description</w:t>
            </w:r>
          </w:p>
        </w:tc>
        <w:tc>
          <w:tcPr>
            <w:tcW w:w="7340" w:type="dxa"/>
          </w:tcPr>
          <w:p w:rsidR="008A7EE9" w:rsidP="00E5021C" w:rsidRDefault="008A7EE9" w14:paraId="565EAB17" w14:textId="2E11739E">
            <w:r>
              <w:t>Người quản trị điều khiển ONT thực hiện reboot</w:t>
            </w:r>
          </w:p>
        </w:tc>
      </w:tr>
      <w:tr w:rsidR="008A7EE9" w:rsidTr="00E5021C" w14:paraId="7EAA2EFC" w14:textId="77777777">
        <w:tc>
          <w:tcPr>
            <w:tcW w:w="1885" w:type="dxa"/>
          </w:tcPr>
          <w:p w:rsidR="008A7EE9" w:rsidP="00E5021C" w:rsidRDefault="008A7EE9" w14:paraId="282568F2" w14:textId="77777777">
            <w:r>
              <w:t>Actor</w:t>
            </w:r>
          </w:p>
        </w:tc>
        <w:tc>
          <w:tcPr>
            <w:tcW w:w="7340" w:type="dxa"/>
          </w:tcPr>
          <w:p w:rsidR="008A7EE9" w:rsidP="00E5021C" w:rsidRDefault="008A7EE9" w14:paraId="3E37D319" w14:textId="77777777">
            <w:r>
              <w:t>Admin</w:t>
            </w:r>
          </w:p>
        </w:tc>
      </w:tr>
      <w:tr w:rsidR="008A7EE9" w:rsidTr="00E5021C" w14:paraId="27960D63" w14:textId="77777777">
        <w:tc>
          <w:tcPr>
            <w:tcW w:w="1885" w:type="dxa"/>
          </w:tcPr>
          <w:p w:rsidR="008A7EE9" w:rsidP="00E5021C" w:rsidRDefault="008A7EE9" w14:paraId="61D96FA2" w14:textId="77777777">
            <w:r>
              <w:t>Pre-condition</w:t>
            </w:r>
          </w:p>
        </w:tc>
        <w:tc>
          <w:tcPr>
            <w:tcW w:w="7340" w:type="dxa"/>
          </w:tcPr>
          <w:p w:rsidR="008A7EE9" w:rsidP="00E5021C" w:rsidRDefault="008A7EE9" w14:paraId="6D9C7DE1" w14:textId="64CF601C">
            <w:r>
              <w:t xml:space="preserve">Thiết bị hoạt động bình thường, </w:t>
            </w:r>
            <w:del w:author="Tran Khanh Toan" w:date="2022-07-01T15:42:00Z" w:id="14738">
              <w:r w:rsidDel="007A6979">
                <w:delText>OneLink</w:delText>
              </w:r>
            </w:del>
            <w:ins w:author="Tran Khanh Toan" w:date="2022-07-01T15:42:00Z" w:id="14739">
              <w:r w:rsidR="007A6979">
                <w:t>Mobile App</w:t>
              </w:r>
            </w:ins>
            <w:r>
              <w:t xml:space="preserve"> đã đăng nhập thành công vào thiết bị và được cấp phiên truy nhập</w:t>
            </w:r>
          </w:p>
        </w:tc>
      </w:tr>
      <w:tr w:rsidR="008A7EE9" w:rsidTr="00E5021C" w14:paraId="583A372A" w14:textId="77777777">
        <w:tc>
          <w:tcPr>
            <w:tcW w:w="1885" w:type="dxa"/>
          </w:tcPr>
          <w:p w:rsidR="008A7EE9" w:rsidP="00E5021C" w:rsidRDefault="008A7EE9" w14:paraId="428C5120" w14:textId="77777777">
            <w:r>
              <w:t>Post-condition</w:t>
            </w:r>
          </w:p>
        </w:tc>
        <w:tc>
          <w:tcPr>
            <w:tcW w:w="7340" w:type="dxa"/>
          </w:tcPr>
          <w:p w:rsidR="008A7EE9" w:rsidP="00E5021C" w:rsidRDefault="008A7EE9" w14:paraId="1C112161" w14:textId="1C94702D">
            <w:r>
              <w:t xml:space="preserve">Thiết bị phản hồi đầy đủ thông tin cho </w:t>
            </w:r>
            <w:del w:author="Tran Khanh Toan" w:date="2022-07-01T15:42:00Z" w:id="14740">
              <w:r w:rsidDel="007A6979">
                <w:delText>OneLink</w:delText>
              </w:r>
            </w:del>
            <w:ins w:author="Tran Khanh Toan" w:date="2022-07-01T15:42:00Z" w:id="14741">
              <w:r w:rsidR="007A6979">
                <w:t>Mobile App</w:t>
              </w:r>
            </w:ins>
            <w:r>
              <w:t xml:space="preserve"> </w:t>
            </w:r>
          </w:p>
        </w:tc>
      </w:tr>
    </w:tbl>
    <w:p w:rsidR="008A7EE9" w:rsidP="008A7EE9" w:rsidRDefault="008A7EE9" w14:paraId="4C63378D" w14:textId="77777777"/>
    <w:p w:rsidR="008A7EE9" w:rsidP="008A7EE9" w:rsidRDefault="008A7EE9" w14:paraId="1556E847" w14:textId="4AFA20E3">
      <w:pPr>
        <w:pStyle w:val="Heading3"/>
      </w:pPr>
      <w:bookmarkStart w:name="_Toc111218045" w:id="14742"/>
      <w:r>
        <w:t xml:space="preserve">Usecase – Điều khiển </w:t>
      </w:r>
      <w:r w:rsidR="00FA5E0F">
        <w:t>reboot thiết bị</w:t>
      </w:r>
      <w:r>
        <w:t xml:space="preserve"> qua </w:t>
      </w:r>
      <w:del w:author="Tran Khanh Toan" w:date="2022-07-01T15:42:00Z" w:id="14743">
        <w:r w:rsidDel="007A6979">
          <w:delText>OneLink</w:delText>
        </w:r>
      </w:del>
      <w:ins w:author="Tran Khanh Toan" w:date="2022-07-01T15:42:00Z" w:id="14744">
        <w:r w:rsidR="007A6979">
          <w:t>Mobile App</w:t>
        </w:r>
      </w:ins>
      <w:bookmarkEnd w:id="14742"/>
    </w:p>
    <w:tbl>
      <w:tblPr>
        <w:tblStyle w:val="TableGrid"/>
        <w:tblW w:w="0" w:type="auto"/>
        <w:tblLook w:val="04A0" w:firstRow="1" w:lastRow="0" w:firstColumn="1" w:lastColumn="0" w:noHBand="0" w:noVBand="1"/>
      </w:tblPr>
      <w:tblGrid>
        <w:gridCol w:w="1885"/>
        <w:gridCol w:w="7340"/>
      </w:tblGrid>
      <w:tr w:rsidR="008A7EE9" w:rsidTr="2ADD6C4A" w14:paraId="6172E49A" w14:textId="77777777">
        <w:tc>
          <w:tcPr>
            <w:tcW w:w="1885" w:type="dxa"/>
            <w:tcMar/>
          </w:tcPr>
          <w:p w:rsidR="008A7EE9" w:rsidP="00E5021C" w:rsidRDefault="008A7EE9" w14:paraId="4219AD48" w14:textId="77777777">
            <w:r>
              <w:t>ID</w:t>
            </w:r>
          </w:p>
        </w:tc>
        <w:tc>
          <w:tcPr>
            <w:tcW w:w="7340" w:type="dxa"/>
            <w:tcMar/>
          </w:tcPr>
          <w:p w:rsidR="008A7EE9" w:rsidP="00E5021C" w:rsidRDefault="008A7EE9" w14:paraId="6E19738D" w14:textId="4769698B">
            <w:r>
              <w:t>UC-</w:t>
            </w:r>
            <w:r w:rsidR="007F743B">
              <w:t>4</w:t>
            </w:r>
            <w:ins w:author="toantk" w:date="2022-07-27T17:33:00Z" w:id="14745">
              <w:r w:rsidR="000409DA">
                <w:t>1</w:t>
              </w:r>
            </w:ins>
            <w:ins w:author="Tran Khanh Toan" w:date="2022-07-01T15:19:00Z" w:id="14746">
              <w:del w:author="toantk" w:date="2022-07-27T17:33:00Z" w:id="14747">
                <w:r w:rsidDel="00EE7D9E" w:rsidR="0021332D">
                  <w:delText>7</w:delText>
                </w:r>
              </w:del>
            </w:ins>
            <w:del w:author="Tran Khanh Toan" w:date="2022-07-01T15:19:00Z" w:id="14748">
              <w:r w:rsidDel="0021332D" w:rsidR="00394013">
                <w:delText>5</w:delText>
              </w:r>
            </w:del>
          </w:p>
        </w:tc>
      </w:tr>
      <w:tr w:rsidR="008A7EE9" w:rsidTr="2ADD6C4A" w14:paraId="08A3F364" w14:textId="77777777">
        <w:tc>
          <w:tcPr>
            <w:tcW w:w="1885" w:type="dxa"/>
            <w:tcMar/>
          </w:tcPr>
          <w:p w:rsidR="008A7EE9" w:rsidP="00E5021C" w:rsidRDefault="008A7EE9" w14:paraId="0FB8D5DE" w14:textId="77777777">
            <w:r>
              <w:t>Name</w:t>
            </w:r>
          </w:p>
        </w:tc>
        <w:tc>
          <w:tcPr>
            <w:tcW w:w="7340" w:type="dxa"/>
            <w:tcMar/>
          </w:tcPr>
          <w:p w:rsidR="008A7EE9" w:rsidP="00E5021C" w:rsidRDefault="008A7EE9" w14:paraId="40F16B08" w14:textId="223C7132">
            <w:r>
              <w:t xml:space="preserve">Điều khiển </w:t>
            </w:r>
            <w:r w:rsidR="00FA5E0F">
              <w:t>Reboot thiết bị</w:t>
            </w:r>
            <w:r>
              <w:t xml:space="preserve"> qua </w:t>
            </w:r>
            <w:del w:author="Tran Khanh Toan" w:date="2022-07-01T15:42:00Z" w:id="14749">
              <w:r w:rsidDel="007A6979">
                <w:delText>OneLink</w:delText>
              </w:r>
            </w:del>
            <w:ins w:author="Tran Khanh Toan" w:date="2022-07-01T15:42:00Z" w:id="14750">
              <w:r w:rsidR="007A6979">
                <w:t>Mobile App</w:t>
              </w:r>
            </w:ins>
          </w:p>
        </w:tc>
      </w:tr>
      <w:tr w:rsidR="008A7EE9" w:rsidTr="2ADD6C4A" w14:paraId="6BDFCDA6" w14:textId="77777777">
        <w:tc>
          <w:tcPr>
            <w:tcW w:w="1885" w:type="dxa"/>
            <w:tcMar/>
          </w:tcPr>
          <w:p w:rsidR="008A7EE9" w:rsidP="00E5021C" w:rsidRDefault="008A7EE9" w14:paraId="14BD02DF" w14:textId="77777777">
            <w:r>
              <w:t>Description</w:t>
            </w:r>
          </w:p>
        </w:tc>
        <w:tc>
          <w:tcPr>
            <w:tcW w:w="7340" w:type="dxa"/>
            <w:tcMar/>
          </w:tcPr>
          <w:p w:rsidR="008A7EE9" w:rsidP="00E5021C" w:rsidRDefault="008A7EE9" w14:paraId="3223D9B0" w14:textId="61A6F893">
            <w:pPr>
              <w:pStyle w:val="FirstLevelBullet"/>
              <w:rPr>
                <w:ins w:author="Tran Khanh Toan" w:date="2022-07-01T15:19:00Z" w:id="14751"/>
              </w:rPr>
            </w:pPr>
            <w:del w:author="Tran Khanh Toan" w:date="2022-07-01T15:42:00Z" w:id="14752">
              <w:r w:rsidDel="007A6979">
                <w:delText>OneLink</w:delText>
              </w:r>
            </w:del>
            <w:ins w:author="Tran Khanh Toan" w:date="2022-07-01T15:42:00Z" w:id="14753">
              <w:r w:rsidR="007A6979">
                <w:t>Mobile App</w:t>
              </w:r>
            </w:ins>
            <w:r>
              <w:t xml:space="preserve"> gửi yêu cầu </w:t>
            </w:r>
            <w:r w:rsidR="00FA5E0F">
              <w:t>reboot thiết bị</w:t>
            </w:r>
            <w:r>
              <w:t xml:space="preserve"> đến ONT</w:t>
            </w:r>
            <w:ins w:author="Tran Khanh Toan" w:date="2022-08-03T17:12:00Z" w:id="14754">
              <w:r w:rsidR="00E137DB">
                <w:t>. M</w:t>
              </w:r>
            </w:ins>
            <w:ins w:author="Tran Khanh Toan" w:date="2022-08-03T17:13:00Z" w:id="14755">
              <w:r w:rsidR="00E137DB">
                <w:t>obile App có thể yêu cầu thực hiện reboot một hoặc nhiều thiết bị trong mạng Mesh.</w:t>
              </w:r>
            </w:ins>
          </w:p>
          <w:p w:rsidR="0021332D" w:rsidRDefault="46995312" w14:paraId="12F24D8C" w14:textId="5B04BF55">
            <w:pPr>
              <w:pStyle w:val="FirstLevelBullet"/>
              <w:rPr/>
            </w:pPr>
            <w:ins w:author="Tran Khanh Toan" w:date="2022-07-01T15:19:00Z" w:id="1870974341">
              <w:r w:rsidR="0742365A">
                <w:t xml:space="preserve">Mobile App thực hiện request với định dạng </w:t>
              </w:r>
              <w:r>
                <w:fldChar w:fldCharType="begin"/>
              </w:r>
              <w:r>
                <w:instrText xml:space="preserve"> HYPERLINK "https://&lt;ip&gt;:&lt;port&gt;/onelinkagent" </w:instrText>
              </w:r>
              <w:r>
                <w:fldChar w:fldCharType="separate"/>
              </w:r>
              <w:r w:rsidRPr="2ADD6C4A" w:rsidR="0742365A">
                <w:rPr>
                  <w:rStyle w:val="Hyperlink"/>
                </w:rPr>
                <w:t>https://&lt;ip&gt;:&lt;port&gt;/onelinkagent</w:t>
              </w:r>
              <w:r>
                <w:fldChar w:fldCharType="end"/>
              </w:r>
              <w:r w:rsidR="0742365A">
                <w:t xml:space="preserve"> với cookies đi kèm request được quy định trong mục 7.2.1</w:t>
              </w:r>
            </w:ins>
          </w:p>
          <w:p w:rsidR="00C61DA3" w:rsidDel="00E137DB" w:rsidP="00C61DA3" w:rsidRDefault="00C61DA3" w14:paraId="1C544DD2" w14:textId="5B453FB4">
            <w:pPr>
              <w:pStyle w:val="FirstLevelBullet"/>
              <w:rPr>
                <w:ins w:author="toantk" w:date="2022-07-27T14:46:00Z" w:id="14757"/>
                <w:del w:author="Tran Khanh Toan" w:date="2022-08-03T17:14:00Z" w:id="14758"/>
              </w:rPr>
            </w:pPr>
            <w:ins w:author="toantk" w:date="2022-07-27T14:46:00Z" w:id="14759">
              <w:del w:author="Tran Khanh Toan" w:date="2022-08-03T17:14:00Z" w:id="14760">
                <w:r w:rsidDel="00E137DB">
                  <w:delText>ONT nhận yêu cầu, và gửi phản hồi cho Mobile App nhận được yêu cầu thánh công hay gặp lỗi.</w:delText>
                </w:r>
              </w:del>
            </w:ins>
          </w:p>
          <w:p w:rsidR="00E137DB" w:rsidRDefault="00C61DA3" w14:paraId="42597FD3" w14:textId="59BA7A6E">
            <w:pPr>
              <w:pStyle w:val="FirstLevelBullet"/>
              <w:rPr>
                <w:ins w:author="Tran Khanh Toan" w:date="2022-08-03T17:16:00Z" w:id="14761"/>
              </w:rPr>
            </w:pPr>
            <w:ins w:author="toantk" w:date="2022-07-27T14:46:00Z" w:id="14762">
              <w:del w:author="Tran Khanh Toan" w:date="2022-08-03T17:14:00Z" w:id="14763">
                <w:r w:rsidDel="00E137DB">
                  <w:delText>ONT thực hiện đưa thiết bị về cấu hình gốc.</w:delText>
                </w:r>
              </w:del>
            </w:ins>
            <w:ins w:author="Tran Khanh Toan" w:date="2022-08-03T17:14:00Z" w:id="14764">
              <w:r w:rsidR="00E137DB">
                <w:t xml:space="preserve">ONT nhận yêu cầu </w:t>
              </w:r>
            </w:ins>
            <w:ins w:author="Tran Khanh Toan" w:date="2022-08-03T17:15:00Z" w:id="14765">
              <w:r w:rsidR="00E137DB">
                <w:t>và xử lý:</w:t>
              </w:r>
            </w:ins>
          </w:p>
          <w:p w:rsidR="00F040C5" w:rsidRDefault="00E137DB" w14:paraId="6B9326C1" w14:textId="77777777">
            <w:pPr>
              <w:pStyle w:val="FirstLevelBullet"/>
              <w:numPr>
                <w:ilvl w:val="0"/>
                <w:numId w:val="0"/>
              </w:numPr>
              <w:ind w:left="720"/>
              <w:rPr>
                <w:ins w:author="Tran Khanh Toan" w:date="2022-08-03T17:19:00Z" w:id="14766"/>
              </w:rPr>
              <w:pPrChange w:author="Tran Khanh Toan" w:date="2022-08-03T17:18:00Z" w:id="14767">
                <w:pPr>
                  <w:pStyle w:val="FirstLevelBullet"/>
                </w:pPr>
              </w:pPrChange>
            </w:pPr>
            <w:ins w:author="Tran Khanh Toan" w:date="2022-08-03T17:18:00Z" w:id="14768">
              <w:r>
                <w:t xml:space="preserve">+ Trường hợp </w:t>
              </w:r>
              <w:r w:rsidR="00F040C5">
                <w:t xml:space="preserve">yêu cầu ONT reboot. ONT sẽ phản hồi bản tin nhận được yêu cầu reboot thành công hay thất bại. </w:t>
              </w:r>
            </w:ins>
            <w:ins w:author="toantk" w:date="2022-07-27T14:46:00Z" w:id="14769">
              <w:del w:author="Tran Khanh Toan" w:date="2022-08-03T17:15:00Z" w:id="14770">
                <w:r w:rsidDel="00E137DB" w:rsidR="00C61DA3">
                  <w:delText xml:space="preserve"> </w:delText>
                </w:r>
              </w:del>
              <w:r w:rsidR="00C61DA3">
                <w:t xml:space="preserve">Trong quá trình này ONT sẽ thực hiện reboot và phiên đăng nhập hiện tại của Mobile App sẽ không còn hiệu lực. Mobile App cần thực hiện thiết lập kết nối lại khi ONT khởi động xong. </w:t>
              </w:r>
            </w:ins>
          </w:p>
          <w:p w:rsidR="008A7EE9" w:rsidDel="00C61DA3" w:rsidRDefault="00F040C5" w14:paraId="24630304" w14:textId="1E9B2448">
            <w:pPr>
              <w:pStyle w:val="FirstLevelBullet"/>
              <w:numPr>
                <w:ilvl w:val="0"/>
                <w:numId w:val="0"/>
              </w:numPr>
              <w:ind w:left="720"/>
              <w:rPr>
                <w:del w:author="toantk" w:date="2022-07-27T14:46:00Z" w:id="14771"/>
              </w:rPr>
              <w:pPrChange w:author="Tran Khanh Toan" w:date="2022-08-03T17:18:00Z" w:id="14772">
                <w:pPr>
                  <w:pStyle w:val="FirstLevelBullet"/>
                </w:pPr>
              </w:pPrChange>
            </w:pPr>
            <w:ins w:author="Tran Khanh Toan" w:date="2022-08-03T17:19:00Z" w:id="14773">
              <w:r>
                <w:t xml:space="preserve">+ Trường hợp yêu cầu </w:t>
              </w:r>
            </w:ins>
            <w:ins w:author="Tran Khanh Toan" w:date="2022-08-03T17:27:00Z" w:id="14774">
              <w:r>
                <w:t xml:space="preserve">các Mesh node reboot. ONT sẽ gửi yêu cầu reboot đến các </w:t>
              </w:r>
            </w:ins>
            <w:ins w:author="Tran Khanh Toan" w:date="2022-08-03T17:28:00Z" w:id="14775">
              <w:r>
                <w:t>Mesh node thông qua IEEE1905</w:t>
              </w:r>
              <w:r w:rsidR="00B62AB3">
                <w:t xml:space="preserve"> stack.</w:t>
              </w:r>
            </w:ins>
            <w:del w:author="toantk" w:date="2022-07-27T14:46:00Z" w:id="14776">
              <w:r w:rsidDel="00C61DA3" w:rsidR="008A7EE9">
                <w:delText>ONT nhận yêu cầu, xử lý và gửi lại phản hồi cho OneLink</w:delText>
              </w:r>
            </w:del>
            <w:ins w:author="Tran Khanh Toan" w:date="2022-07-01T15:42:00Z" w:id="14777">
              <w:del w:author="toantk" w:date="2022-07-27T14:46:00Z" w:id="14778">
                <w:r w:rsidDel="00C61DA3" w:rsidR="007A6979">
                  <w:delText>Mobile App</w:delText>
                </w:r>
              </w:del>
            </w:ins>
          </w:p>
          <w:p w:rsidR="008A7EE9" w:rsidDel="00C61DA3" w:rsidRDefault="008A7EE9" w14:paraId="05776E46" w14:textId="65237535">
            <w:pPr>
              <w:pStyle w:val="FirstLevelBullet"/>
              <w:numPr>
                <w:ilvl w:val="0"/>
                <w:numId w:val="0"/>
              </w:numPr>
              <w:ind w:left="720"/>
              <w:rPr>
                <w:del w:author="toantk" w:date="2022-07-27T14:46:00Z" w:id="14779"/>
              </w:rPr>
              <w:pPrChange w:author="Tran Khanh Toan" w:date="2022-08-03T17:18:00Z" w:id="14780">
                <w:pPr>
                  <w:pStyle w:val="FirstLevelBullet"/>
                </w:pPr>
              </w:pPrChange>
            </w:pPr>
            <w:del w:author="toantk" w:date="2022-07-27T14:46:00Z" w:id="14781">
              <w:r w:rsidDel="00C61DA3">
                <w:delText>Nếu có xảy ra lỗi ONT gửi phản hồi mã lỗi.</w:delText>
              </w:r>
            </w:del>
          </w:p>
          <w:p w:rsidR="008A7EE9" w:rsidRDefault="00B62AB3" w14:paraId="51CE2149" w14:textId="76D9BD53">
            <w:pPr>
              <w:pStyle w:val="FirstLevelBullet"/>
              <w:numPr>
                <w:ilvl w:val="0"/>
                <w:numId w:val="0"/>
              </w:numPr>
              <w:ind w:left="720"/>
              <w:pPrChange w:author="Tran Khanh Toan" w:date="2022-08-04T09:07:00Z" w:id="14782">
                <w:pPr>
                  <w:pStyle w:val="FirstLevelBullet"/>
                </w:pPr>
              </w:pPrChange>
            </w:pPr>
            <w:ins w:author="Tran Khanh Toan" w:date="2022-08-03T17:28:00Z" w:id="14783">
              <w:r>
                <w:t xml:space="preserve"> Các Mesh node </w:t>
              </w:r>
            </w:ins>
            <w:ins w:author="Tran Khanh Toan" w:date="2022-08-03T17:30:00Z" w:id="14784">
              <w:r>
                <w:t xml:space="preserve">phản hồi nhận yêu cầu thành công hay thất bại đến ONT. </w:t>
              </w:r>
            </w:ins>
            <w:ins w:author="Tran Khanh Toan" w:date="2022-08-04T09:05:00Z" w:id="14785">
              <w:r w:rsidR="00DC3A0F">
                <w:t>Trường hợp ONT xử lý được request</w:t>
              </w:r>
            </w:ins>
            <w:ins w:author="Tran Khanh Toan" w:date="2022-08-04T09:06:00Z" w:id="14786">
              <w:r w:rsidR="00DC3A0F">
                <w:t xml:space="preserve"> và phân phối yêu cầu đến các node sẽ trả về cho Mobile App </w:t>
              </w:r>
            </w:ins>
            <w:ins w:author="Tran Khanh Toan" w:date="2022-08-04T09:07:00Z" w:id="14787">
              <w:r w:rsidR="00DC3A0F">
                <w:t>trạng thái</w:t>
              </w:r>
            </w:ins>
            <w:ins w:author="Tran Khanh Toan" w:date="2022-08-04T09:06:00Z" w:id="14788">
              <w:r w:rsidR="00DC3A0F">
                <w:t xml:space="preserve"> xử lý reboot c</w:t>
              </w:r>
            </w:ins>
            <w:ins w:author="Tran Khanh Toan" w:date="2022-08-04T09:07:00Z" w:id="14789">
              <w:r w:rsidR="00DC3A0F">
                <w:t>ủa từng node. Trường hợp ONT chưa xử lý được request hoặc gặp lỗi ONT trả về mã lỗi cho Mobile App.</w:t>
              </w:r>
            </w:ins>
          </w:p>
        </w:tc>
      </w:tr>
      <w:tr w:rsidR="008A7EE9" w:rsidTr="2ADD6C4A" w14:paraId="7B30112B" w14:textId="77777777">
        <w:tc>
          <w:tcPr>
            <w:tcW w:w="1885" w:type="dxa"/>
            <w:tcMar/>
          </w:tcPr>
          <w:p w:rsidR="008A7EE9" w:rsidP="00E5021C" w:rsidRDefault="008A7EE9" w14:paraId="03E15B3C" w14:textId="77777777">
            <w:r>
              <w:t>Actor</w:t>
            </w:r>
          </w:p>
        </w:tc>
        <w:tc>
          <w:tcPr>
            <w:tcW w:w="7340" w:type="dxa"/>
            <w:tcMar/>
          </w:tcPr>
          <w:p w:rsidR="008A7EE9" w:rsidP="00E5021C" w:rsidRDefault="008A7EE9" w14:paraId="7775BF12" w14:textId="77777777">
            <w:r>
              <w:t>Admin</w:t>
            </w:r>
          </w:p>
        </w:tc>
      </w:tr>
      <w:tr w:rsidR="008A7EE9" w:rsidTr="2ADD6C4A" w14:paraId="3614AFAC" w14:textId="77777777">
        <w:tc>
          <w:tcPr>
            <w:tcW w:w="1885" w:type="dxa"/>
            <w:tcMar/>
          </w:tcPr>
          <w:p w:rsidR="008A7EE9" w:rsidP="00E5021C" w:rsidRDefault="008A7EE9" w14:paraId="7E0F93BB" w14:textId="77777777">
            <w:r>
              <w:t>Pre-condition</w:t>
            </w:r>
          </w:p>
        </w:tc>
        <w:tc>
          <w:tcPr>
            <w:tcW w:w="7340" w:type="dxa"/>
            <w:tcMar/>
          </w:tcPr>
          <w:p w:rsidR="008A7EE9" w:rsidP="00E5021C" w:rsidRDefault="008A7EE9" w14:paraId="36A3698A" w14:textId="40446ACB">
            <w:r>
              <w:t xml:space="preserve">Thiết bị hoạt động bình thường, </w:t>
            </w:r>
            <w:del w:author="Tran Khanh Toan" w:date="2022-07-01T15:42:00Z" w:id="14790">
              <w:r w:rsidDel="007A6979">
                <w:delText>OneLink</w:delText>
              </w:r>
            </w:del>
            <w:ins w:author="Tran Khanh Toan" w:date="2022-07-01T15:42:00Z" w:id="14791">
              <w:r w:rsidR="007A6979">
                <w:t>Mobile App</w:t>
              </w:r>
            </w:ins>
            <w:r>
              <w:t xml:space="preserve"> đã đăng nhập thành công vào thiết bị và được cấp phiên truy nhập</w:t>
            </w:r>
          </w:p>
        </w:tc>
      </w:tr>
      <w:tr w:rsidR="008A7EE9" w:rsidTr="2ADD6C4A" w14:paraId="3FAD6BC3" w14:textId="77777777">
        <w:tc>
          <w:tcPr>
            <w:tcW w:w="1885" w:type="dxa"/>
            <w:tcMar/>
          </w:tcPr>
          <w:p w:rsidR="008A7EE9" w:rsidP="00E5021C" w:rsidRDefault="008A7EE9" w14:paraId="52A41979" w14:textId="77777777">
            <w:r>
              <w:t>Post-condition</w:t>
            </w:r>
          </w:p>
        </w:tc>
        <w:tc>
          <w:tcPr>
            <w:tcW w:w="7340" w:type="dxa"/>
            <w:tcMar/>
          </w:tcPr>
          <w:p w:rsidR="008A7EE9" w:rsidP="00E5021C" w:rsidRDefault="008A7EE9" w14:paraId="7C721570" w14:textId="0963952C">
            <w:r>
              <w:t xml:space="preserve">Thiết bị phản hồi đầy đủ các thông tin cho </w:t>
            </w:r>
            <w:del w:author="Tran Khanh Toan" w:date="2022-07-01T15:42:00Z" w:id="14792">
              <w:r w:rsidDel="007A6979">
                <w:delText>OneLink</w:delText>
              </w:r>
            </w:del>
            <w:ins w:author="Tran Khanh Toan" w:date="2022-07-01T15:42:00Z" w:id="14793">
              <w:r w:rsidR="007A6979">
                <w:t>Mobile App</w:t>
              </w:r>
            </w:ins>
          </w:p>
        </w:tc>
      </w:tr>
    </w:tbl>
    <w:p w:rsidRPr="00A13CE7" w:rsidR="008A7EE9" w:rsidP="008A7EE9" w:rsidRDefault="008A7EE9" w14:paraId="7B0BFE43" w14:textId="77777777"/>
    <w:p w:rsidR="008A7EE9" w:rsidP="008A7EE9" w:rsidRDefault="008A7EE9" w14:paraId="16265C29" w14:textId="77777777">
      <w:pPr>
        <w:rPr>
          <w:b/>
          <w:bCs/>
        </w:rPr>
      </w:pPr>
      <w:r w:rsidRPr="003C44BD">
        <w:rPr>
          <w:b/>
          <w:bCs/>
        </w:rPr>
        <w:t>Luồng dữ liệu:</w:t>
      </w:r>
    </w:p>
    <w:p w:rsidR="00F24307" w:rsidP="00F24307" w:rsidRDefault="00DC3A0F" w14:paraId="4D4C9835" w14:textId="4620CE9C">
      <w:pPr>
        <w:pStyle w:val="ANSVNormal1"/>
        <w:keepNext/>
        <w:jc w:val="center"/>
      </w:pPr>
      <w:ins w:author="Tran Khanh Toan" w:date="2022-08-04T09:08:00Z" w:id="14794">
        <w:r w:rsidRPr="00DC3A0F">
          <w:drawing>
            <wp:inline distT="0" distB="0" distL="0" distR="0" wp14:anchorId="28EB3AD1" wp14:editId="1F64BB8B">
              <wp:extent cx="5864225" cy="2320597"/>
              <wp:effectExtent l="0" t="0" r="3175" b="3810"/>
              <wp:docPr id="13" name="Picture 13" descr="C:\Users\toantk\Downloads\onelink_new-Tran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C:\Users\toantk\Downloads\onelink_new-Trang-19.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864225" cy="2320597"/>
                      </a:xfrm>
                      <a:prstGeom prst="rect">
                        <a:avLst/>
                      </a:prstGeom>
                      <a:noFill/>
                      <a:ln>
                        <a:noFill/>
                      </a:ln>
                    </pic:spPr>
                  </pic:pic>
                </a:graphicData>
              </a:graphic>
            </wp:inline>
          </w:drawing>
        </w:r>
      </w:ins>
      <w:del w:author="Tran Khanh Toan" w:date="2022-08-04T09:08:00Z" w:id="14795">
        <w:r w:rsidDel="00DC3A0F" w:rsidR="00F24307">
          <w:object w:dxaOrig="9180" w:dyaOrig="5296" w14:anchorId="6F406456">
            <v:shape id="_x0000_i1065" style="width:460.5pt;height:265.5pt" o:ole="" type="#_x0000_t75">
              <v:imagedata o:title="" r:id="rId106"/>
            </v:shape>
            <o:OLEObject Type="Embed" ProgID="Visio.Drawing.15" ShapeID="_x0000_i1065" DrawAspect="Content" ObjectID="_1721885990" r:id="rId107"/>
          </w:object>
        </w:r>
      </w:del>
    </w:p>
    <w:p w:rsidR="008A7EE9" w:rsidP="00F24307" w:rsidRDefault="00F24307" w14:paraId="58AA4245" w14:textId="2C6DBF07">
      <w:pPr>
        <w:pStyle w:val="Caption"/>
      </w:pPr>
      <w:bookmarkStart w:name="_Toc110529225" w:id="14796"/>
      <w:r>
        <w:t xml:space="preserve">Hình </w:t>
      </w:r>
      <w:ins w:author="toantk" w:date="2022-07-28T09:55:00Z" w:id="14797">
        <w:r w:rsidR="00881A01">
          <w:fldChar w:fldCharType="begin"/>
        </w:r>
        <w:r w:rsidR="00881A01">
          <w:instrText xml:space="preserve"> STYLEREF 1 \s </w:instrText>
        </w:r>
      </w:ins>
      <w:r w:rsidR="00881A01">
        <w:fldChar w:fldCharType="separate"/>
      </w:r>
      <w:r w:rsidR="00533729">
        <w:rPr>
          <w:noProof/>
        </w:rPr>
        <w:t>7</w:t>
      </w:r>
      <w:ins w:author="toantk" w:date="2022-07-28T09:55:00Z" w:id="14798">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36</w:t>
      </w:r>
      <w:ins w:author="toantk" w:date="2022-07-28T09:55:00Z" w:id="14799">
        <w:r w:rsidR="00881A01">
          <w:fldChar w:fldCharType="end"/>
        </w:r>
      </w:ins>
      <w:ins w:author="Tran Khanh Toan" w:date="2022-07-01T17:42:00Z" w:id="14800">
        <w:del w:author="toantk" w:date="2022-07-27T09:26:00Z" w:id="14801">
          <w:r w:rsidDel="006A7679" w:rsidR="00076894">
            <w:fldChar w:fldCharType="begin"/>
          </w:r>
          <w:r w:rsidDel="006A7679" w:rsidR="00076894">
            <w:delInstrText xml:space="preserve"> STYLEREF 1 \s </w:delInstrText>
          </w:r>
        </w:del>
      </w:ins>
      <w:del w:author="toantk" w:date="2022-07-27T09:26:00Z" w:id="14802">
        <w:r w:rsidDel="006A7679" w:rsidR="00076894">
          <w:fldChar w:fldCharType="separate"/>
        </w:r>
        <w:r w:rsidDel="006A7679" w:rsidR="00076894">
          <w:rPr>
            <w:noProof/>
          </w:rPr>
          <w:delText>7</w:delText>
        </w:r>
      </w:del>
      <w:ins w:author="Tran Khanh Toan" w:date="2022-07-01T17:42:00Z" w:id="14803">
        <w:del w:author="toantk" w:date="2022-07-27T09:26:00Z" w:id="14804">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4805">
        <w:r w:rsidDel="006A7679" w:rsidR="00076894">
          <w:fldChar w:fldCharType="separate"/>
        </w:r>
      </w:del>
      <w:ins w:author="Tran Khanh Toan" w:date="2022-07-01T17:42:00Z" w:id="14806">
        <w:del w:author="toantk" w:date="2022-07-27T09:26:00Z" w:id="14807">
          <w:r w:rsidDel="006A7679" w:rsidR="00076894">
            <w:rPr>
              <w:noProof/>
            </w:rPr>
            <w:delText>39</w:delText>
          </w:r>
          <w:r w:rsidDel="006A7679" w:rsidR="00076894">
            <w:fldChar w:fldCharType="end"/>
          </w:r>
        </w:del>
      </w:ins>
      <w:del w:author="Tran Khanh Toan" w:date="2022-07-01T14:55:00Z" w:id="14808">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36</w:delText>
        </w:r>
        <w:r w:rsidDel="00A87875" w:rsidR="003F0BD0">
          <w:rPr>
            <w:noProof/>
          </w:rPr>
          <w:fldChar w:fldCharType="end"/>
        </w:r>
      </w:del>
      <w:r>
        <w:t xml:space="preserve"> Luồng điều khiển reboot thiết bị qua </w:t>
      </w:r>
      <w:del w:author="Tran Khanh Toan" w:date="2022-07-01T15:42:00Z" w:id="14809">
        <w:r w:rsidDel="007A6979">
          <w:delText>OneLink</w:delText>
        </w:r>
      </w:del>
      <w:ins w:author="Tran Khanh Toan" w:date="2022-07-01T15:42:00Z" w:id="14810">
        <w:r w:rsidR="007A6979">
          <w:t>Mobile App</w:t>
        </w:r>
      </w:ins>
      <w:bookmarkEnd w:id="14796"/>
    </w:p>
    <w:p w:rsidR="008A7EE9" w:rsidP="008A7EE9" w:rsidRDefault="008A7EE9" w14:paraId="762BC986" w14:textId="209557CA">
      <w:pPr>
        <w:rPr>
          <w:b/>
          <w:bCs/>
        </w:rPr>
      </w:pPr>
      <w:del w:author="Tran Khanh Toan" w:date="2022-07-04T09:21:00Z" w:id="14811">
        <w:r w:rsidRPr="00AB6FAB" w:rsidDel="00F02801">
          <w:rPr>
            <w:b/>
            <w:bCs/>
          </w:rPr>
          <w:delText xml:space="preserve">Cấu trúc dữ liệu </w:delText>
        </w:r>
      </w:del>
      <w:ins w:author="Tran Khanh Toan" w:date="2022-07-04T09:22:00Z" w:id="14812">
        <w:r w:rsidR="00F02801">
          <w:rPr>
            <w:b/>
            <w:bCs/>
          </w:rPr>
          <w:t xml:space="preserve">Cấu trúc payload </w:t>
        </w:r>
      </w:ins>
      <w:r w:rsidRPr="00AB6FAB">
        <w:rPr>
          <w:b/>
          <w:bCs/>
        </w:rPr>
        <w:t>của bản tin:</w:t>
      </w:r>
    </w:p>
    <w:p w:rsidR="008A7EE9" w:rsidP="008A7EE9" w:rsidRDefault="00F24307" w14:paraId="08DF03C8" w14:textId="36657A40">
      <w:pPr>
        <w:pStyle w:val="FirstLevelBullet"/>
        <w:numPr>
          <w:ilvl w:val="0"/>
          <w:numId w:val="9"/>
        </w:numPr>
      </w:pPr>
      <w:r>
        <w:t>Reboot</w:t>
      </w:r>
      <w:r w:rsidR="008A7EE9">
        <w:t xml:space="preserve"> Request:</w:t>
      </w:r>
    </w:p>
    <w:p w:rsidR="00E9269D" w:rsidP="00466FAB" w:rsidRDefault="008A7EE9" w14:paraId="75FFE45D" w14:textId="77777777">
      <w:pPr>
        <w:pStyle w:val="ListParagraph"/>
        <w:ind w:firstLine="360"/>
        <w:rPr>
          <w:ins w:author="Tran Khanh Toan" w:date="2022-08-03T17:07:00Z" w:id="14813"/>
        </w:rPr>
      </w:pPr>
      <w:r>
        <w:t>{“action” : “</w:t>
      </w:r>
      <w:r w:rsidR="00FA5E0F">
        <w:t>reboot”</w:t>
      </w:r>
      <w:r w:rsidR="00466FAB">
        <w:t xml:space="preserve">, </w:t>
      </w:r>
    </w:p>
    <w:p w:rsidR="00E9269D" w:rsidP="00466FAB" w:rsidRDefault="00E9269D" w14:paraId="053137AD" w14:textId="460EE394">
      <w:pPr>
        <w:pStyle w:val="ListParagraph"/>
        <w:ind w:firstLine="360"/>
        <w:rPr>
          <w:ins w:author="Tran Khanh Toan" w:date="2022-08-03T17:07:00Z" w:id="14814"/>
        </w:rPr>
      </w:pPr>
      <w:ins w:author="Tran Khanh Toan" w:date="2022-08-03T17:07:00Z" w:id="14815">
        <w:r>
          <w:t xml:space="preserve"> “macList” : “&lt;macList&gt;”,</w:t>
        </w:r>
      </w:ins>
    </w:p>
    <w:p w:rsidR="008A7EE9" w:rsidP="00466FAB" w:rsidRDefault="00E9269D" w14:paraId="6EA0CAEC" w14:textId="7659EADA">
      <w:pPr>
        <w:pStyle w:val="ListParagraph"/>
        <w:ind w:firstLine="360"/>
      </w:pPr>
      <w:ins w:author="Tran Khanh Toan" w:date="2022-08-03T17:07:00Z" w:id="14816">
        <w:r>
          <w:t xml:space="preserve"> </w:t>
        </w:r>
      </w:ins>
      <w:r w:rsidR="00466FAB">
        <w:t xml:space="preserve">“requestId” : </w:t>
      </w:r>
      <w:r w:rsidR="003E0981">
        <w:t>&lt;requestId&gt;</w:t>
      </w:r>
      <w:r w:rsidR="00FA5E0F">
        <w:t>}</w:t>
      </w:r>
    </w:p>
    <w:p w:rsidR="008A7EE9" w:rsidP="008A7EE9" w:rsidRDefault="00F24307" w14:paraId="2995B393" w14:textId="659B048E">
      <w:pPr>
        <w:pStyle w:val="FirstLevelBullet"/>
        <w:numPr>
          <w:ilvl w:val="0"/>
          <w:numId w:val="9"/>
        </w:numPr>
      </w:pPr>
      <w:r>
        <w:t>Reboot</w:t>
      </w:r>
      <w:r w:rsidR="008A7EE9">
        <w:t xml:space="preserve"> Response:</w:t>
      </w:r>
    </w:p>
    <w:p w:rsidR="008A7EE9" w:rsidP="008A7EE9" w:rsidRDefault="00DC3A0F" w14:paraId="6F16E158" w14:textId="41FF5F67">
      <w:pPr>
        <w:pStyle w:val="FirstLevelBullet"/>
        <w:numPr>
          <w:ilvl w:val="1"/>
          <w:numId w:val="9"/>
        </w:numPr>
      </w:pPr>
      <w:ins w:author="Tran Khanh Toan" w:date="2022-08-04T08:59:00Z" w:id="14817">
        <w:r>
          <w:t>ONT xử lý thành công request</w:t>
        </w:r>
      </w:ins>
      <w:del w:author="Tran Khanh Toan" w:date="2022-08-04T08:59:00Z" w:id="14818">
        <w:r w:rsidDel="00DC3A0F" w:rsidR="00F24307">
          <w:delText>Reboot</w:delText>
        </w:r>
        <w:r w:rsidDel="00DC3A0F" w:rsidR="008A7EE9">
          <w:delText xml:space="preserve"> thành công:</w:delText>
        </w:r>
      </w:del>
      <w:ins w:author="Tran Khanh Toan" w:date="2022-08-04T08:59:00Z" w:id="14819">
        <w:r>
          <w:t xml:space="preserve"> và phân phối được yêu cầu reboot đến các node</w:t>
        </w:r>
      </w:ins>
      <w:ins w:author="Tran Khanh Toan" w:date="2022-08-04T09:00:00Z" w:id="14820">
        <w:r>
          <w:t>:</w:t>
        </w:r>
      </w:ins>
    </w:p>
    <w:p w:rsidR="008A7EE9" w:rsidP="008A7EE9" w:rsidRDefault="008A7EE9" w14:paraId="5BCFF018" w14:textId="77777777">
      <w:pPr>
        <w:pStyle w:val="FirstLevelBullet"/>
        <w:numPr>
          <w:ilvl w:val="0"/>
          <w:numId w:val="0"/>
        </w:numPr>
        <w:ind w:left="1080"/>
      </w:pPr>
      <w:r>
        <w:t>{</w:t>
      </w:r>
    </w:p>
    <w:p w:rsidR="008A7EE9" w:rsidP="008A7EE9" w:rsidRDefault="008A7EE9" w14:paraId="533A9DC3" w14:textId="77777777">
      <w:pPr>
        <w:pStyle w:val="FirstLevelBullet"/>
        <w:numPr>
          <w:ilvl w:val="0"/>
          <w:numId w:val="0"/>
        </w:numPr>
        <w:ind w:left="1080"/>
      </w:pPr>
      <w:r>
        <w:t>"status": 0,</w:t>
      </w:r>
    </w:p>
    <w:p w:rsidR="008A7EE9" w:rsidP="008A7EE9" w:rsidRDefault="00B94824" w14:paraId="0AC321E7" w14:textId="2D14E6A7">
      <w:pPr>
        <w:pStyle w:val="FirstLevelBullet"/>
        <w:numPr>
          <w:ilvl w:val="0"/>
          <w:numId w:val="0"/>
        </w:numPr>
        <w:ind w:left="1080"/>
      </w:pPr>
      <w:r>
        <w:t>“message”: “</w:t>
      </w:r>
      <w:r w:rsidR="00840E19">
        <w:t>Success</w:t>
      </w:r>
      <w:r>
        <w:t>”</w:t>
      </w:r>
      <w:r w:rsidR="008A7EE9">
        <w:t>,</w:t>
      </w:r>
    </w:p>
    <w:p w:rsidR="00466FAB" w:rsidP="00466FAB" w:rsidRDefault="00466FAB" w14:paraId="56C4F46D" w14:textId="22EF1C27">
      <w:pPr>
        <w:pStyle w:val="ListParagraph"/>
        <w:ind w:firstLine="360"/>
      </w:pPr>
      <w:r>
        <w:t xml:space="preserve">“requestId” : </w:t>
      </w:r>
      <w:r w:rsidR="003E0981">
        <w:t>&lt;requestId&gt;</w:t>
      </w:r>
      <w:r>
        <w:t>,</w:t>
      </w:r>
    </w:p>
    <w:p w:rsidR="008A7EE9" w:rsidP="008A7EE9" w:rsidRDefault="008A7EE9" w14:paraId="7AF84925" w14:textId="5D313CA7">
      <w:pPr>
        <w:pStyle w:val="FirstLevelBullet"/>
        <w:numPr>
          <w:ilvl w:val="0"/>
          <w:numId w:val="0"/>
        </w:numPr>
        <w:ind w:left="1080"/>
        <w:rPr>
          <w:ins w:author="Tran Khanh Toan" w:date="2022-08-03T17:08:00Z" w:id="14821"/>
        </w:rPr>
      </w:pPr>
      <w:r>
        <w:t>"data": {</w:t>
      </w:r>
    </w:p>
    <w:p w:rsidR="00E137DB" w:rsidP="008A7EE9" w:rsidRDefault="00E137DB" w14:paraId="44F0AA7C" w14:textId="29712FBF">
      <w:pPr>
        <w:pStyle w:val="FirstLevelBullet"/>
        <w:numPr>
          <w:ilvl w:val="0"/>
          <w:numId w:val="0"/>
        </w:numPr>
        <w:ind w:left="1080"/>
        <w:rPr>
          <w:ins w:author="Tran Khanh Toan" w:date="2022-08-03T17:08:00Z" w:id="14822"/>
        </w:rPr>
      </w:pPr>
      <w:ins w:author="Tran Khanh Toan" w:date="2022-08-03T17:08:00Z" w:id="14823">
        <w:r>
          <w:tab/>
        </w:r>
        <w:r>
          <w:tab/>
        </w:r>
        <w:r>
          <w:t>“action” : “reboot”,</w:t>
        </w:r>
      </w:ins>
    </w:p>
    <w:p w:rsidR="00E137DB" w:rsidP="008A7EE9" w:rsidRDefault="00E137DB" w14:paraId="5E693D4D" w14:textId="77777777">
      <w:pPr>
        <w:pStyle w:val="FirstLevelBullet"/>
        <w:numPr>
          <w:ilvl w:val="0"/>
          <w:numId w:val="0"/>
        </w:numPr>
        <w:ind w:left="1080"/>
        <w:rPr>
          <w:ins w:author="Tran Khanh Toan" w:date="2022-08-03T17:10:00Z" w:id="14824"/>
        </w:rPr>
      </w:pPr>
      <w:ins w:author="Tran Khanh Toan" w:date="2022-08-03T17:08:00Z" w:id="14825">
        <w:r>
          <w:tab/>
        </w:r>
        <w:r>
          <w:tab/>
        </w:r>
        <w:r>
          <w:t>“results” :</w:t>
        </w:r>
      </w:ins>
      <w:ins w:author="Tran Khanh Toan" w:date="2022-08-03T17:10:00Z" w:id="14826">
        <w:r>
          <w:t xml:space="preserve"> [</w:t>
        </w:r>
      </w:ins>
    </w:p>
    <w:p w:rsidR="00E137DB" w:rsidP="008A7EE9" w:rsidRDefault="00E137DB" w14:paraId="2A2C44E1" w14:textId="77777777">
      <w:pPr>
        <w:pStyle w:val="FirstLevelBullet"/>
        <w:numPr>
          <w:ilvl w:val="0"/>
          <w:numId w:val="0"/>
        </w:numPr>
        <w:ind w:left="1080"/>
        <w:rPr>
          <w:ins w:author="Tran Khanh Toan" w:date="2022-08-03T17:10:00Z" w:id="14827"/>
        </w:rPr>
      </w:pPr>
      <w:ins w:author="Tran Khanh Toan" w:date="2022-08-03T17:10:00Z" w:id="14828">
        <w:r>
          <w:tab/>
        </w:r>
        <w:r>
          <w:tab/>
        </w:r>
        <w:r>
          <w:tab/>
        </w:r>
        <w:r>
          <w:tab/>
        </w:r>
        <w:r>
          <w:t>{</w:t>
        </w:r>
      </w:ins>
    </w:p>
    <w:p w:rsidR="00E137DB" w:rsidP="2ADD6C4A" w:rsidRDefault="00E137DB" w14:paraId="6DC575C8" w14:textId="78E8673A">
      <w:pPr>
        <w:pStyle w:val="FirstLevelBullet"/>
        <w:numPr>
          <w:numId w:val="0"/>
        </w:numPr>
        <w:ind w:left="2880" w:firstLine="720"/>
        <w:rPr>
          <w:ins w:author="Tran Khanh Toan" w:date="2022-08-03T17:10:00Z" w:id="14829"/>
        </w:rPr>
        <w:pPrChange w:author="Tran Khanh Toan" w:date="2022-08-03T17:10:00Z" w:id="14830">
          <w:pPr>
            <w:pStyle w:val="FirstLevelBullet"/>
            <w:numPr>
              <w:numId w:val="0"/>
            </w:numPr>
            <w:ind w:left="1080" w:firstLine="0"/>
          </w:pPr>
        </w:pPrChange>
      </w:pPr>
      <w:ins w:author="Tran Khanh Toan" w:date="2022-08-03T17:10:00Z" w:id="14831">
        <w:r>
          <w:tab/>
        </w:r>
        <w:r w:rsidR="761B9B0F">
          <w:t>“macAddr” : “&lt;macAddr &gt;”,</w:t>
        </w:r>
      </w:ins>
    </w:p>
    <w:p w:rsidR="00E137DB" w:rsidP="2ADD6C4A" w:rsidRDefault="00E137DB" w14:paraId="06CD0905" w14:textId="2434C5F7">
      <w:pPr>
        <w:pStyle w:val="FirstLevelBullet"/>
        <w:numPr>
          <w:numId w:val="0"/>
        </w:numPr>
        <w:ind w:left="2880" w:firstLine="720"/>
        <w:rPr>
          <w:ins w:author="Tran Khanh Toan" w:date="2022-08-03T17:10:00Z" w:id="14832"/>
        </w:rPr>
        <w:pPrChange w:author="Tran Khanh Toan" w:date="2022-08-03T17:10:00Z" w:id="14833">
          <w:pPr>
            <w:pStyle w:val="FirstLevelBullet"/>
            <w:numPr>
              <w:numId w:val="0"/>
            </w:numPr>
            <w:ind w:left="1080" w:firstLine="0"/>
          </w:pPr>
        </w:pPrChange>
      </w:pPr>
      <w:ins w:author="Tran Khanh Toan" w:date="2022-08-03T17:10:00Z" w:id="14834">
        <w:r>
          <w:tab/>
        </w:r>
        <w:r w:rsidR="761B9B0F">
          <w:t>“</w:t>
        </w:r>
      </w:ins>
      <w:ins w:author="Tran Khanh Toan" w:date="2022-08-03T17:11:00Z" w:id="204548764">
        <w:r w:rsidR="761B9B0F">
          <w:t>status” : “&lt;status &gt;”</w:t>
        </w:r>
      </w:ins>
    </w:p>
    <w:p w:rsidR="00E137DB" w:rsidP="2ADD6C4A" w:rsidRDefault="156AF104" w14:paraId="538484C4" w14:textId="25A32B38">
      <w:pPr>
        <w:pStyle w:val="FirstLevelBullet"/>
        <w:numPr>
          <w:numId w:val="0"/>
        </w:numPr>
        <w:ind w:left="2880" w:firstLine="720"/>
        <w:rPr>
          <w:ins w:author="Tran Khanh Toan" w:date="2022-08-03T17:11:00Z" w:id="14836"/>
        </w:rPr>
        <w:pPrChange w:author="Tran Khanh Toan" w:date="2022-08-03T17:10:00Z" w:id="14837">
          <w:pPr>
            <w:pStyle w:val="FirstLevelBullet"/>
            <w:numPr>
              <w:numId w:val="0"/>
            </w:numPr>
            <w:ind w:left="1080" w:firstLine="0"/>
          </w:pPr>
        </w:pPrChange>
      </w:pPr>
      <w:ins w:author="Tran Khanh Toan" w:date="2022-08-03T17:10:00Z" w:id="129314430">
        <w:r w:rsidR="761B9B0F">
          <w:t>}</w:t>
        </w:r>
      </w:ins>
      <w:ins w:author="Tran Khanh Toan" w:date="2022-08-03T17:11:00Z" w:id="37412930">
        <w:r w:rsidR="761B9B0F">
          <w:t>,</w:t>
        </w:r>
      </w:ins>
    </w:p>
    <w:p w:rsidR="00E137DB" w:rsidP="2ADD6C4A" w:rsidRDefault="156AF104" w14:paraId="322D75AE" w14:textId="77777777">
      <w:pPr>
        <w:pStyle w:val="FirstLevelBullet"/>
        <w:numPr>
          <w:numId w:val="0"/>
        </w:numPr>
        <w:ind w:left="3240" w:firstLine="360"/>
        <w:rPr>
          <w:ins w:author="Tran Khanh Toan" w:date="2022-08-03T17:11:00Z" w:id="14840"/>
        </w:rPr>
        <w:pPrChange w:author="Tran Khanh Toan" w:date="2022-08-03T17:11:00Z" w:id="14841">
          <w:pPr>
            <w:pStyle w:val="FirstLevelBullet"/>
            <w:numPr>
              <w:numId w:val="0"/>
            </w:numPr>
            <w:ind w:left="1080" w:firstLine="0"/>
          </w:pPr>
        </w:pPrChange>
      </w:pPr>
      <w:ins w:author="Tran Khanh Toan" w:date="2022-08-03T17:11:00Z" w:id="1853241586">
        <w:r w:rsidR="761B9B0F">
          <w:t>{</w:t>
        </w:r>
      </w:ins>
    </w:p>
    <w:p w:rsidR="00E137DB" w:rsidP="00E137DB" w:rsidRDefault="00E137DB" w14:paraId="15087013" w14:textId="77777777">
      <w:pPr>
        <w:pStyle w:val="FirstLevelBullet"/>
        <w:numPr>
          <w:ilvl w:val="0"/>
          <w:numId w:val="0"/>
        </w:numPr>
        <w:ind w:left="2880" w:firstLine="720"/>
        <w:rPr>
          <w:ins w:author="Tran Khanh Toan" w:date="2022-08-03T17:11:00Z" w:id="14843"/>
        </w:rPr>
      </w:pPr>
      <w:ins w:author="Tran Khanh Toan" w:date="2022-08-03T17:11:00Z" w:id="14844">
        <w:r>
          <w:tab/>
        </w:r>
        <w:r>
          <w:t>“macAddr” : “&lt;macAddr &gt;”,</w:t>
        </w:r>
      </w:ins>
    </w:p>
    <w:p w:rsidR="00E137DB" w:rsidP="00E137DB" w:rsidRDefault="00E137DB" w14:paraId="7FC056E6" w14:textId="77777777">
      <w:pPr>
        <w:pStyle w:val="FirstLevelBullet"/>
        <w:numPr>
          <w:ilvl w:val="0"/>
          <w:numId w:val="0"/>
        </w:numPr>
        <w:ind w:left="2880" w:firstLine="720"/>
        <w:rPr>
          <w:ins w:author="Tran Khanh Toan" w:date="2022-08-03T17:11:00Z" w:id="14845"/>
        </w:rPr>
      </w:pPr>
      <w:ins w:author="Tran Khanh Toan" w:date="2022-08-03T17:11:00Z" w:id="14846">
        <w:r>
          <w:tab/>
        </w:r>
        <w:r>
          <w:t>“status” : “&lt;status &gt;”</w:t>
        </w:r>
      </w:ins>
    </w:p>
    <w:p w:rsidR="00E137DB" w:rsidP="00E137DB" w:rsidRDefault="00E137DB" w14:paraId="10D2B922" w14:textId="74E63160">
      <w:pPr>
        <w:pStyle w:val="FirstLevelBullet"/>
        <w:numPr>
          <w:ilvl w:val="0"/>
          <w:numId w:val="0"/>
        </w:numPr>
        <w:ind w:left="2880" w:firstLine="720"/>
        <w:rPr>
          <w:ins w:author="Tran Khanh Toan" w:date="2022-08-03T17:11:00Z" w:id="14847"/>
        </w:rPr>
      </w:pPr>
      <w:ins w:author="Tran Khanh Toan" w:date="2022-08-03T17:11:00Z" w:id="14848">
        <w:r>
          <w:t>}</w:t>
        </w:r>
      </w:ins>
      <w:ins w:author="Tran Khanh Toan" w:date="2022-08-03T17:12:00Z" w:id="14849">
        <w:r>
          <w:t>,</w:t>
        </w:r>
      </w:ins>
    </w:p>
    <w:p w:rsidR="00E137DB" w:rsidP="2ADD6C4A" w:rsidRDefault="156AF104" w14:paraId="7FBDD9E2" w14:textId="0FE9E99B">
      <w:pPr>
        <w:pStyle w:val="FirstLevelBullet"/>
        <w:numPr>
          <w:numId w:val="0"/>
        </w:numPr>
        <w:ind w:left="2880" w:firstLine="720"/>
        <w:rPr>
          <w:ins w:author="Tran Khanh Toan" w:date="2022-08-03T17:10:00Z" w:id="14850"/>
        </w:rPr>
        <w:pPrChange w:author="Tran Khanh Toan" w:date="2022-08-03T17:10:00Z" w:id="14851">
          <w:pPr>
            <w:pStyle w:val="FirstLevelBullet"/>
            <w:numPr>
              <w:numId w:val="0"/>
            </w:numPr>
            <w:ind w:left="1080" w:firstLine="0"/>
          </w:pPr>
        </w:pPrChange>
      </w:pPr>
      <w:ins w:author="Tran Khanh Toan" w:date="2022-08-03T17:12:00Z" w:id="1489655430">
        <w:r w:rsidR="761B9B0F">
          <w:t>…</w:t>
        </w:r>
      </w:ins>
    </w:p>
    <w:p w:rsidR="00E137DB" w:rsidP="2ADD6C4A" w:rsidRDefault="156AF104" w14:paraId="764181BC" w14:textId="023F5AA1">
      <w:pPr>
        <w:pStyle w:val="FirstLevelBullet"/>
        <w:numPr>
          <w:numId w:val="0"/>
        </w:numPr>
        <w:ind w:left="3240" w:firstLine="360"/>
        <w:pPrChange w:author="Tran Khanh Toan" w:date="2022-08-03T17:10:00Z" w:id="14853">
          <w:pPr>
            <w:pStyle w:val="FirstLevelBullet"/>
            <w:numPr>
              <w:numId w:val="0"/>
            </w:numPr>
            <w:ind w:left="1080" w:firstLine="0"/>
          </w:pPr>
        </w:pPrChange>
      </w:pPr>
      <w:ins w:author="Tran Khanh Toan" w:date="2022-08-03T17:10:00Z" w:id="795775615">
        <w:r w:rsidR="761B9B0F">
          <w:t>]</w:t>
        </w:r>
      </w:ins>
    </w:p>
    <w:p w:rsidR="008A7EE9" w:rsidP="008A7EE9" w:rsidRDefault="008A7EE9" w14:paraId="221B136B" w14:textId="77777777">
      <w:pPr>
        <w:pStyle w:val="FirstLevelBullet"/>
        <w:numPr>
          <w:ilvl w:val="0"/>
          <w:numId w:val="0"/>
        </w:numPr>
        <w:ind w:left="1080"/>
      </w:pPr>
      <w:r>
        <w:t>}</w:t>
      </w:r>
    </w:p>
    <w:p w:rsidR="008A7EE9" w:rsidP="008A7EE9" w:rsidRDefault="008A7EE9" w14:paraId="03C4B6D5" w14:textId="77777777">
      <w:pPr>
        <w:pStyle w:val="FirstLevelBullet"/>
        <w:numPr>
          <w:ilvl w:val="0"/>
          <w:numId w:val="0"/>
        </w:numPr>
        <w:ind w:left="1080"/>
      </w:pPr>
      <w:r>
        <w:t>}</w:t>
      </w:r>
    </w:p>
    <w:p w:rsidR="008A7EE9" w:rsidP="008A7EE9" w:rsidRDefault="00F24307" w14:paraId="2CA6BD61" w14:textId="17D94C32">
      <w:pPr>
        <w:pStyle w:val="FirstLevelBullet"/>
        <w:numPr>
          <w:ilvl w:val="0"/>
          <w:numId w:val="10"/>
        </w:numPr>
      </w:pPr>
      <w:del w:author="Tran Khanh Toan" w:date="2022-08-03T17:35:00Z" w:id="14855">
        <w:r w:rsidDel="00B62AB3">
          <w:delText>Reboot thất bại</w:delText>
        </w:r>
      </w:del>
      <w:ins w:author="Tran Khanh Toan" w:date="2022-08-03T17:35:00Z" w:id="14856">
        <w:r w:rsidR="00B62AB3">
          <w:t>Chưa xử lý được request hoặc gặp lỗi</w:t>
        </w:r>
      </w:ins>
      <w:r w:rsidR="008A7EE9">
        <w:t>:</w:t>
      </w:r>
    </w:p>
    <w:p w:rsidR="008A7EE9" w:rsidP="008A7EE9" w:rsidRDefault="008A7EE9" w14:paraId="13BC0E54" w14:textId="77777777">
      <w:pPr>
        <w:pStyle w:val="FirstLevelBullet"/>
        <w:numPr>
          <w:ilvl w:val="0"/>
          <w:numId w:val="0"/>
        </w:numPr>
        <w:ind w:left="1080"/>
      </w:pPr>
      <w:r>
        <w:t>{</w:t>
      </w:r>
    </w:p>
    <w:p w:rsidR="008A7EE9" w:rsidP="008A7EE9" w:rsidRDefault="00183521" w14:paraId="307E690F" w14:textId="4C95F3D9">
      <w:pPr>
        <w:pStyle w:val="FirstLevelBullet"/>
        <w:numPr>
          <w:ilvl w:val="0"/>
          <w:numId w:val="0"/>
        </w:numPr>
        <w:ind w:left="720" w:firstLine="360"/>
      </w:pPr>
      <w:r>
        <w:t>“status”: &lt;ErrorCode&gt;</w:t>
      </w:r>
      <w:r w:rsidR="008A7EE9">
        <w:t>,</w:t>
      </w:r>
    </w:p>
    <w:p w:rsidR="008A7EE9" w:rsidP="008A7EE9" w:rsidRDefault="00B94824" w14:paraId="7C91354B" w14:textId="394647F9">
      <w:pPr>
        <w:pStyle w:val="FirstLevelBullet"/>
        <w:numPr>
          <w:ilvl w:val="0"/>
          <w:numId w:val="0"/>
        </w:numPr>
        <w:ind w:left="1080"/>
      </w:pPr>
      <w:r>
        <w:t>“message”: “&lt;message&gt;”</w:t>
      </w:r>
      <w:r w:rsidR="00FA5E0F">
        <w:t>,</w:t>
      </w:r>
    </w:p>
    <w:p w:rsidR="00466FAB" w:rsidP="00466FAB" w:rsidRDefault="00466FAB" w14:paraId="2D54BD40" w14:textId="0EE0D918">
      <w:pPr>
        <w:pStyle w:val="ListParagraph"/>
        <w:ind w:firstLine="360"/>
      </w:pPr>
      <w:r>
        <w:t xml:space="preserve">“requestId” : </w:t>
      </w:r>
      <w:r w:rsidR="003E0981">
        <w:t>&lt;requestId&gt;</w:t>
      </w:r>
      <w:r>
        <w:t>,</w:t>
      </w:r>
    </w:p>
    <w:p w:rsidR="008A7EE9" w:rsidP="008A7EE9" w:rsidRDefault="008A7EE9" w14:paraId="69B67E12" w14:textId="77777777">
      <w:pPr>
        <w:pStyle w:val="FirstLevelBullet"/>
        <w:numPr>
          <w:ilvl w:val="0"/>
          <w:numId w:val="0"/>
        </w:numPr>
        <w:ind w:left="720" w:firstLine="360"/>
      </w:pPr>
      <w:r>
        <w:t>"data": {</w:t>
      </w:r>
    </w:p>
    <w:p w:rsidR="008A7EE9" w:rsidP="008A7EE9" w:rsidRDefault="008A7EE9" w14:paraId="190F7440" w14:textId="77777777">
      <w:pPr>
        <w:pStyle w:val="FirstLevelBullet"/>
        <w:numPr>
          <w:ilvl w:val="0"/>
          <w:numId w:val="0"/>
        </w:numPr>
        <w:ind w:left="720" w:firstLine="360"/>
      </w:pPr>
      <w:r>
        <w:t>}</w:t>
      </w:r>
    </w:p>
    <w:p w:rsidR="008A7EE9" w:rsidP="008A7EE9" w:rsidRDefault="008A7EE9" w14:paraId="00EB6A76" w14:textId="3380F136">
      <w:pPr>
        <w:pStyle w:val="FirstLevelBullet"/>
        <w:numPr>
          <w:ilvl w:val="0"/>
          <w:numId w:val="0"/>
        </w:numPr>
        <w:ind w:left="720" w:firstLine="360"/>
        <w:rPr>
          <w:ins w:author="Tran Khanh Toan" w:date="2022-08-03T17:39:00Z" w:id="14857"/>
        </w:rPr>
      </w:pPr>
      <w:r>
        <w:t>}</w:t>
      </w:r>
    </w:p>
    <w:p w:rsidR="00F227FB" w:rsidRDefault="00F227FB" w14:paraId="49617D14" w14:textId="0BB3F7C4">
      <w:pPr>
        <w:pStyle w:val="Caption"/>
        <w:keepNext/>
        <w:rPr>
          <w:ins w:author="Tran Khanh Toan" w:date="2022-08-04T09:27:00Z" w:id="14858"/>
        </w:rPr>
        <w:pPrChange w:author="Tran Khanh Toan" w:date="2022-08-04T09:27:00Z" w:id="14859">
          <w:pPr/>
        </w:pPrChange>
      </w:pPr>
      <w:bookmarkStart w:name="_Toc110529184" w:id="14860"/>
      <w:ins w:author="Tran Khanh Toan" w:date="2022-08-04T09:27:00Z" w:id="14861">
        <w:r>
          <w:t xml:space="preserve">Bảng </w:t>
        </w:r>
      </w:ins>
      <w:ins w:author="toantk" w:date="2022-08-04T17:50:00Z" w:id="14862">
        <w:r w:rsidR="0035117C">
          <w:fldChar w:fldCharType="begin"/>
        </w:r>
        <w:r w:rsidR="0035117C">
          <w:instrText xml:space="preserve"> STYLEREF 1 \s </w:instrText>
        </w:r>
      </w:ins>
      <w:r w:rsidR="0035117C">
        <w:fldChar w:fldCharType="separate"/>
      </w:r>
      <w:r w:rsidR="00533729">
        <w:rPr>
          <w:noProof/>
        </w:rPr>
        <w:t>7</w:t>
      </w:r>
      <w:ins w:author="toantk" w:date="2022-08-04T17:50:00Z" w:id="14863">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35</w:t>
      </w:r>
      <w:ins w:author="toantk" w:date="2022-08-04T17:50:00Z" w:id="14864">
        <w:r w:rsidR="0035117C">
          <w:fldChar w:fldCharType="end"/>
        </w:r>
      </w:ins>
      <w:ins w:author="Tran Khanh Toan" w:date="2022-08-04T09:32:00Z" w:id="14865">
        <w:del w:author="toantk" w:date="2022-08-04T17:50:00Z" w:id="14866">
          <w:r w:rsidDel="0035117C">
            <w:fldChar w:fldCharType="begin"/>
          </w:r>
          <w:r w:rsidDel="0035117C">
            <w:delInstrText xml:space="preserve"> STYLEREF 1 \s </w:delInstrText>
          </w:r>
        </w:del>
      </w:ins>
      <w:del w:author="toantk" w:date="2022-08-04T17:50:00Z" w:id="14867">
        <w:r w:rsidDel="0035117C">
          <w:fldChar w:fldCharType="separate"/>
        </w:r>
        <w:r w:rsidDel="0035117C">
          <w:rPr>
            <w:noProof/>
          </w:rPr>
          <w:delText>7</w:delText>
        </w:r>
      </w:del>
      <w:ins w:author="Tran Khanh Toan" w:date="2022-08-04T09:32:00Z" w:id="14868">
        <w:del w:author="toantk" w:date="2022-08-04T17:50:00Z" w:id="14869">
          <w:r w:rsidDel="0035117C">
            <w:fldChar w:fldCharType="end"/>
          </w:r>
          <w:r w:rsidDel="0035117C">
            <w:delText>.</w:delText>
          </w:r>
          <w:r w:rsidDel="0035117C">
            <w:fldChar w:fldCharType="begin"/>
          </w:r>
          <w:r w:rsidDel="0035117C">
            <w:delInstrText xml:space="preserve"> SEQ Bảng \* ARABIC \s 1 </w:delInstrText>
          </w:r>
        </w:del>
      </w:ins>
      <w:del w:author="toantk" w:date="2022-08-04T17:50:00Z" w:id="14870">
        <w:r w:rsidDel="0035117C">
          <w:fldChar w:fldCharType="separate"/>
        </w:r>
      </w:del>
      <w:ins w:author="Tran Khanh Toan" w:date="2022-08-04T09:32:00Z" w:id="14871">
        <w:del w:author="toantk" w:date="2022-08-04T17:50:00Z" w:id="14872">
          <w:r w:rsidDel="0035117C">
            <w:rPr>
              <w:noProof/>
            </w:rPr>
            <w:delText>35</w:delText>
          </w:r>
          <w:r w:rsidDel="0035117C">
            <w:fldChar w:fldCharType="end"/>
          </w:r>
        </w:del>
      </w:ins>
      <w:ins w:author="Tran Khanh Toan" w:date="2022-08-04T09:27:00Z" w:id="14873">
        <w:r>
          <w:t xml:space="preserve"> </w:t>
        </w:r>
      </w:ins>
      <w:ins w:author="Tran Khanh Toan" w:date="2022-08-04T09:28:00Z" w:id="14874">
        <w:r>
          <w:t>Bảng mô tả tham số trong luồng điều khiển reboot thiết bị</w:t>
        </w:r>
      </w:ins>
      <w:bookmarkEnd w:id="14860"/>
    </w:p>
    <w:tbl>
      <w:tblPr>
        <w:tblStyle w:val="TableGrid"/>
        <w:tblW w:w="0" w:type="auto"/>
        <w:tblInd w:w="175" w:type="dxa"/>
        <w:tblLook w:val="04A0" w:firstRow="1" w:lastRow="0" w:firstColumn="1" w:lastColumn="0" w:noHBand="0" w:noVBand="1"/>
        <w:tblPrChange w:author="toantk" w:date="2022-08-04T17:47:00Z" w:id="14875">
          <w:tblPr>
            <w:tblStyle w:val="TableGrid"/>
            <w:tblW w:w="0" w:type="auto"/>
            <w:tblInd w:w="175" w:type="dxa"/>
            <w:tblLook w:val="04A0" w:firstRow="1" w:lastRow="0" w:firstColumn="1" w:lastColumn="0" w:noHBand="0" w:noVBand="1"/>
          </w:tblPr>
        </w:tblPrChange>
      </w:tblPr>
      <w:tblGrid>
        <w:gridCol w:w="708"/>
        <w:gridCol w:w="1069"/>
        <w:gridCol w:w="881"/>
        <w:gridCol w:w="911"/>
        <w:gridCol w:w="4297"/>
        <w:gridCol w:w="1184"/>
        <w:tblGridChange w:id="14876">
          <w:tblGrid>
            <w:gridCol w:w="708"/>
            <w:gridCol w:w="1084"/>
            <w:gridCol w:w="900"/>
            <w:gridCol w:w="857"/>
            <w:gridCol w:w="4297"/>
            <w:gridCol w:w="1204"/>
          </w:tblGrid>
        </w:tblGridChange>
      </w:tblGrid>
      <w:tr w:rsidR="00B50F70" w:rsidTr="00DE5CD4" w14:paraId="65E94C21" w14:textId="77777777">
        <w:trPr>
          <w:ins w:author="Tran Khanh Toan" w:date="2022-08-04T09:19:00Z" w:id="14877"/>
        </w:trPr>
        <w:tc>
          <w:tcPr>
            <w:tcW w:w="708" w:type="dxa"/>
            <w:tcPrChange w:author="toantk" w:date="2022-08-04T17:47:00Z" w:id="14878">
              <w:tcPr>
                <w:tcW w:w="708" w:type="dxa"/>
              </w:tcPr>
            </w:tcPrChange>
          </w:tcPr>
          <w:p w:rsidR="00B50F70" w:rsidP="00607502" w:rsidRDefault="00B50F70" w14:paraId="3833161C" w14:textId="5A4699F5">
            <w:pPr>
              <w:pStyle w:val="ListParagraph"/>
              <w:ind w:left="0"/>
              <w:rPr>
                <w:ins w:author="Tran Khanh Toan" w:date="2022-08-04T09:19:00Z" w:id="14879"/>
                <w:b/>
                <w:bCs/>
              </w:rPr>
            </w:pPr>
            <w:ins w:author="Tran Khanh Toan" w:date="2022-08-04T09:19:00Z" w:id="14880">
              <w:r>
                <w:rPr>
                  <w:b/>
                  <w:bCs/>
                </w:rPr>
                <w:t>STT</w:t>
              </w:r>
            </w:ins>
          </w:p>
        </w:tc>
        <w:tc>
          <w:tcPr>
            <w:tcW w:w="1069" w:type="dxa"/>
            <w:tcPrChange w:author="toantk" w:date="2022-08-04T17:47:00Z" w:id="14881">
              <w:tcPr>
                <w:tcW w:w="1084" w:type="dxa"/>
              </w:tcPr>
            </w:tcPrChange>
          </w:tcPr>
          <w:p w:rsidR="00B50F70" w:rsidP="00607502" w:rsidRDefault="00B50F70" w14:paraId="1AE3F38A" w14:textId="77777777">
            <w:pPr>
              <w:pStyle w:val="ListParagraph"/>
              <w:ind w:left="0"/>
              <w:rPr>
                <w:ins w:author="Tran Khanh Toan" w:date="2022-08-04T09:19:00Z" w:id="14882"/>
                <w:b/>
                <w:bCs/>
              </w:rPr>
            </w:pPr>
            <w:ins w:author="Tran Khanh Toan" w:date="2022-08-04T09:19:00Z" w:id="14883">
              <w:r>
                <w:rPr>
                  <w:b/>
                  <w:bCs/>
                </w:rPr>
                <w:t>Tham số</w:t>
              </w:r>
            </w:ins>
          </w:p>
        </w:tc>
        <w:tc>
          <w:tcPr>
            <w:tcW w:w="881" w:type="dxa"/>
            <w:tcPrChange w:author="toantk" w:date="2022-08-04T17:47:00Z" w:id="14884">
              <w:tcPr>
                <w:tcW w:w="900" w:type="dxa"/>
              </w:tcPr>
            </w:tcPrChange>
          </w:tcPr>
          <w:p w:rsidR="00B50F70" w:rsidP="00607502" w:rsidRDefault="00B50F70" w14:paraId="3602A490" w14:textId="77777777">
            <w:pPr>
              <w:pStyle w:val="ListParagraph"/>
              <w:ind w:left="0"/>
              <w:rPr>
                <w:ins w:author="Tran Khanh Toan" w:date="2022-08-04T09:19:00Z" w:id="14885"/>
                <w:b/>
                <w:bCs/>
              </w:rPr>
            </w:pPr>
            <w:ins w:author="Tran Khanh Toan" w:date="2022-08-04T09:19:00Z" w:id="14886">
              <w:r>
                <w:rPr>
                  <w:b/>
                  <w:bCs/>
                </w:rPr>
                <w:t>Mô tả</w:t>
              </w:r>
            </w:ins>
          </w:p>
        </w:tc>
        <w:tc>
          <w:tcPr>
            <w:tcW w:w="911" w:type="dxa"/>
            <w:tcPrChange w:author="toantk" w:date="2022-08-04T17:47:00Z" w:id="14887">
              <w:tcPr>
                <w:tcW w:w="857" w:type="dxa"/>
              </w:tcPr>
            </w:tcPrChange>
          </w:tcPr>
          <w:p w:rsidR="00B50F70" w:rsidP="00607502" w:rsidRDefault="00B50F70" w14:paraId="1E700154" w14:textId="77777777">
            <w:pPr>
              <w:pStyle w:val="ListParagraph"/>
              <w:ind w:left="0"/>
              <w:rPr>
                <w:ins w:author="Tran Khanh Toan" w:date="2022-08-04T09:19:00Z" w:id="14888"/>
                <w:b/>
                <w:bCs/>
              </w:rPr>
            </w:pPr>
            <w:ins w:author="Tran Khanh Toan" w:date="2022-08-04T09:19:00Z" w:id="14889">
              <w:r>
                <w:rPr>
                  <w:b/>
                  <w:bCs/>
                </w:rPr>
                <w:t>Kiểu</w:t>
              </w:r>
            </w:ins>
          </w:p>
        </w:tc>
        <w:tc>
          <w:tcPr>
            <w:tcW w:w="4297" w:type="dxa"/>
            <w:tcPrChange w:author="toantk" w:date="2022-08-04T17:47:00Z" w:id="14890">
              <w:tcPr>
                <w:tcW w:w="4297" w:type="dxa"/>
              </w:tcPr>
            </w:tcPrChange>
          </w:tcPr>
          <w:p w:rsidR="00B50F70" w:rsidP="00607502" w:rsidRDefault="00B50F70" w14:paraId="49EFC543" w14:textId="77777777">
            <w:pPr>
              <w:pStyle w:val="ListParagraph"/>
              <w:ind w:left="0"/>
              <w:rPr>
                <w:ins w:author="Tran Khanh Toan" w:date="2022-08-04T09:19:00Z" w:id="14891"/>
                <w:b/>
                <w:bCs/>
              </w:rPr>
            </w:pPr>
            <w:ins w:author="Tran Khanh Toan" w:date="2022-08-04T09:19:00Z" w:id="14892">
              <w:r>
                <w:rPr>
                  <w:b/>
                  <w:bCs/>
                </w:rPr>
                <w:t>Giá trị</w:t>
              </w:r>
            </w:ins>
          </w:p>
        </w:tc>
        <w:tc>
          <w:tcPr>
            <w:tcW w:w="1184" w:type="dxa"/>
            <w:tcPrChange w:author="toantk" w:date="2022-08-04T17:47:00Z" w:id="14893">
              <w:tcPr>
                <w:tcW w:w="1204" w:type="dxa"/>
              </w:tcPr>
            </w:tcPrChange>
          </w:tcPr>
          <w:p w:rsidR="00B50F70" w:rsidP="00607502" w:rsidRDefault="00B50F70" w14:paraId="0E6F7BB3" w14:textId="77777777">
            <w:pPr>
              <w:pStyle w:val="ListParagraph"/>
              <w:ind w:left="0"/>
              <w:rPr>
                <w:ins w:author="Tran Khanh Toan" w:date="2022-08-04T09:19:00Z" w:id="14894"/>
                <w:b/>
                <w:bCs/>
              </w:rPr>
            </w:pPr>
            <w:ins w:author="Tran Khanh Toan" w:date="2022-08-04T09:19:00Z" w:id="14895">
              <w:r>
                <w:rPr>
                  <w:b/>
                  <w:bCs/>
                </w:rPr>
                <w:t>Json Key</w:t>
              </w:r>
            </w:ins>
          </w:p>
        </w:tc>
      </w:tr>
      <w:tr w:rsidR="00B50F70" w:rsidTr="00DE5CD4" w14:paraId="239275C4" w14:textId="77777777">
        <w:trPr>
          <w:trHeight w:val="213"/>
          <w:ins w:author="Tran Khanh Toan" w:date="2022-08-04T09:19:00Z" w:id="14896"/>
          <w:trPrChange w:author="toantk" w:date="2022-08-04T17:47:00Z" w:id="14897">
            <w:trPr>
              <w:trHeight w:val="213"/>
            </w:trPr>
          </w:trPrChange>
        </w:trPr>
        <w:tc>
          <w:tcPr>
            <w:tcW w:w="708" w:type="dxa"/>
            <w:tcPrChange w:author="toantk" w:date="2022-08-04T17:47:00Z" w:id="14898">
              <w:tcPr>
                <w:tcW w:w="708" w:type="dxa"/>
              </w:tcPr>
            </w:tcPrChange>
          </w:tcPr>
          <w:p w:rsidRPr="00020A9F" w:rsidR="00B50F70" w:rsidP="00607502" w:rsidRDefault="00B50F70" w14:paraId="421A807B" w14:textId="77777777">
            <w:pPr>
              <w:pStyle w:val="ListParagraph"/>
              <w:ind w:left="0"/>
              <w:rPr>
                <w:ins w:author="Tran Khanh Toan" w:date="2022-08-04T09:19:00Z" w:id="14899"/>
              </w:rPr>
            </w:pPr>
            <w:ins w:author="Tran Khanh Toan" w:date="2022-08-04T09:19:00Z" w:id="14900">
              <w:r>
                <w:t>1</w:t>
              </w:r>
            </w:ins>
          </w:p>
        </w:tc>
        <w:tc>
          <w:tcPr>
            <w:tcW w:w="1069" w:type="dxa"/>
            <w:tcPrChange w:author="toantk" w:date="2022-08-04T17:47:00Z" w:id="14901">
              <w:tcPr>
                <w:tcW w:w="1084" w:type="dxa"/>
              </w:tcPr>
            </w:tcPrChange>
          </w:tcPr>
          <w:p w:rsidR="00B50F70" w:rsidP="00607502" w:rsidRDefault="00B50F70" w14:paraId="0DBFB725" w14:textId="2E74B61C">
            <w:pPr>
              <w:pStyle w:val="ListParagraph"/>
              <w:ind w:left="0"/>
              <w:rPr>
                <w:ins w:author="Tran Khanh Toan" w:date="2022-08-04T09:19:00Z" w:id="14902"/>
              </w:rPr>
            </w:pPr>
            <w:ins w:author="Tran Khanh Toan" w:date="2022-08-04T09:20:00Z" w:id="14903">
              <w:r>
                <w:t>MAC List</w:t>
              </w:r>
            </w:ins>
          </w:p>
        </w:tc>
        <w:tc>
          <w:tcPr>
            <w:tcW w:w="881" w:type="dxa"/>
            <w:tcPrChange w:author="toantk" w:date="2022-08-04T17:47:00Z" w:id="14904">
              <w:tcPr>
                <w:tcW w:w="900" w:type="dxa"/>
              </w:tcPr>
            </w:tcPrChange>
          </w:tcPr>
          <w:p w:rsidR="00B50F70" w:rsidP="00607502" w:rsidRDefault="00B50F70" w14:paraId="0EE1AC5C" w14:textId="1840D2A6">
            <w:pPr>
              <w:pStyle w:val="ListParagraph"/>
              <w:ind w:left="0"/>
              <w:rPr>
                <w:ins w:author="Tran Khanh Toan" w:date="2022-08-04T09:19:00Z" w:id="14905"/>
              </w:rPr>
            </w:pPr>
            <w:ins w:author="Tran Khanh Toan" w:date="2022-08-04T09:20:00Z" w:id="14906">
              <w:r>
                <w:t>Danh sách địa chỉ MAC các thiết bị muốn thực hiện reboot</w:t>
              </w:r>
            </w:ins>
          </w:p>
        </w:tc>
        <w:tc>
          <w:tcPr>
            <w:tcW w:w="911" w:type="dxa"/>
            <w:tcPrChange w:author="toantk" w:date="2022-08-04T17:47:00Z" w:id="14907">
              <w:tcPr>
                <w:tcW w:w="857" w:type="dxa"/>
              </w:tcPr>
            </w:tcPrChange>
          </w:tcPr>
          <w:p w:rsidR="00B50F70" w:rsidP="00607502" w:rsidRDefault="00B50F70" w14:paraId="029DF574" w14:textId="5F0BDDB4">
            <w:pPr>
              <w:pStyle w:val="ListParagraph"/>
              <w:ind w:left="0"/>
              <w:rPr>
                <w:ins w:author="Tran Khanh Toan" w:date="2022-08-04T09:19:00Z" w:id="14908"/>
              </w:rPr>
            </w:pPr>
            <w:ins w:author="Tran Khanh Toan" w:date="2022-08-04T09:20:00Z" w:id="14909">
              <w:r>
                <w:t>String</w:t>
              </w:r>
            </w:ins>
          </w:p>
        </w:tc>
        <w:tc>
          <w:tcPr>
            <w:tcW w:w="4297" w:type="dxa"/>
            <w:tcPrChange w:author="toantk" w:date="2022-08-04T17:47:00Z" w:id="14910">
              <w:tcPr>
                <w:tcW w:w="4297" w:type="dxa"/>
              </w:tcPr>
            </w:tcPrChange>
          </w:tcPr>
          <w:p w:rsidR="00B50F70" w:rsidP="00607502" w:rsidRDefault="00B50F70" w14:paraId="487A9AD8" w14:textId="0B787230">
            <w:pPr>
              <w:pStyle w:val="ListParagraph"/>
              <w:ind w:left="0"/>
              <w:rPr>
                <w:ins w:author="Tran Khanh Toan" w:date="2022-08-04T09:24:00Z" w:id="14911"/>
              </w:rPr>
            </w:pPr>
            <w:ins w:author="Tran Khanh Toan" w:date="2022-08-04T09:25:00Z" w:id="14912">
              <w:r>
                <w:t>Chuỗi ký tự m</w:t>
              </w:r>
            </w:ins>
            <w:ins w:author="Tran Khanh Toan" w:date="2022-08-04T09:24:00Z" w:id="14913">
              <w:r>
                <w:t>ột hoặc nhiều địa chỉ MAC cách nhau bởi dấu phẩy. Ví dụ:</w:t>
              </w:r>
            </w:ins>
          </w:p>
          <w:p w:rsidRPr="00020A9F" w:rsidR="00B50F70" w:rsidP="00607502" w:rsidRDefault="00B50F70" w14:paraId="00DE272E" w14:textId="64F64A53">
            <w:pPr>
              <w:pStyle w:val="ListParagraph"/>
              <w:ind w:left="0"/>
              <w:rPr>
                <w:ins w:author="Tran Khanh Toan" w:date="2022-08-04T09:19:00Z" w:id="14914"/>
              </w:rPr>
            </w:pPr>
            <w:ins w:author="Tran Khanh Toan" w:date="2022-08-04T09:24:00Z" w:id="14915">
              <w:r>
                <w:t>A0:65:18:00:01:02,A4:F4:C2:00:01:02</w:t>
              </w:r>
            </w:ins>
          </w:p>
        </w:tc>
        <w:tc>
          <w:tcPr>
            <w:tcW w:w="1184" w:type="dxa"/>
            <w:tcPrChange w:author="toantk" w:date="2022-08-04T17:47:00Z" w:id="14916">
              <w:tcPr>
                <w:tcW w:w="1204" w:type="dxa"/>
              </w:tcPr>
            </w:tcPrChange>
          </w:tcPr>
          <w:p w:rsidR="00B50F70" w:rsidP="00607502" w:rsidRDefault="00B50F70" w14:paraId="6591C07D" w14:textId="1732D5ED">
            <w:pPr>
              <w:pStyle w:val="ListParagraph"/>
              <w:ind w:left="0"/>
              <w:rPr>
                <w:ins w:author="Tran Khanh Toan" w:date="2022-08-04T09:19:00Z" w:id="14917"/>
              </w:rPr>
            </w:pPr>
            <w:ins w:author="Tran Khanh Toan" w:date="2022-08-04T09:24:00Z" w:id="14918">
              <w:r>
                <w:t>macList</w:t>
              </w:r>
            </w:ins>
          </w:p>
        </w:tc>
      </w:tr>
      <w:tr w:rsidR="00B50F70" w:rsidTr="00DE5CD4" w14:paraId="4AA75DD0" w14:textId="77777777">
        <w:trPr>
          <w:trHeight w:val="213"/>
          <w:ins w:author="Tran Khanh Toan" w:date="2022-08-04T09:19:00Z" w:id="14919"/>
          <w:trPrChange w:author="toantk" w:date="2022-08-04T17:47:00Z" w:id="14920">
            <w:trPr>
              <w:trHeight w:val="213"/>
            </w:trPr>
          </w:trPrChange>
        </w:trPr>
        <w:tc>
          <w:tcPr>
            <w:tcW w:w="708" w:type="dxa"/>
            <w:tcPrChange w:author="toantk" w:date="2022-08-04T17:47:00Z" w:id="14921">
              <w:tcPr>
                <w:tcW w:w="708" w:type="dxa"/>
              </w:tcPr>
            </w:tcPrChange>
          </w:tcPr>
          <w:p w:rsidRPr="00020A9F" w:rsidR="00B50F70" w:rsidP="00607502" w:rsidRDefault="00B50F70" w14:paraId="44BC9853" w14:textId="77777777">
            <w:pPr>
              <w:pStyle w:val="ListParagraph"/>
              <w:ind w:left="0"/>
              <w:rPr>
                <w:ins w:author="Tran Khanh Toan" w:date="2022-08-04T09:19:00Z" w:id="14922"/>
              </w:rPr>
            </w:pPr>
            <w:ins w:author="Tran Khanh Toan" w:date="2022-08-04T09:19:00Z" w:id="14923">
              <w:r>
                <w:t>2</w:t>
              </w:r>
            </w:ins>
          </w:p>
        </w:tc>
        <w:tc>
          <w:tcPr>
            <w:tcW w:w="1069" w:type="dxa"/>
            <w:tcPrChange w:author="toantk" w:date="2022-08-04T17:47:00Z" w:id="14924">
              <w:tcPr>
                <w:tcW w:w="1084" w:type="dxa"/>
              </w:tcPr>
            </w:tcPrChange>
          </w:tcPr>
          <w:p w:rsidRPr="00020A9F" w:rsidR="00B50F70" w:rsidP="00607502" w:rsidRDefault="00B50F70" w14:paraId="122C83DE" w14:textId="4C5975BD">
            <w:pPr>
              <w:pStyle w:val="ListParagraph"/>
              <w:ind w:left="0"/>
              <w:rPr>
                <w:ins w:author="Tran Khanh Toan" w:date="2022-08-04T09:19:00Z" w:id="14925"/>
              </w:rPr>
            </w:pPr>
            <w:ins w:author="Tran Khanh Toan" w:date="2022-08-04T09:25:00Z" w:id="14926">
              <w:r>
                <w:t>MAC Address</w:t>
              </w:r>
            </w:ins>
          </w:p>
        </w:tc>
        <w:tc>
          <w:tcPr>
            <w:tcW w:w="881" w:type="dxa"/>
            <w:tcPrChange w:author="toantk" w:date="2022-08-04T17:47:00Z" w:id="14927">
              <w:tcPr>
                <w:tcW w:w="900" w:type="dxa"/>
              </w:tcPr>
            </w:tcPrChange>
          </w:tcPr>
          <w:p w:rsidRPr="00020A9F" w:rsidR="00B50F70" w:rsidP="00607502" w:rsidRDefault="00B50F70" w14:paraId="50CB9BB6" w14:textId="14A4508D">
            <w:pPr>
              <w:pStyle w:val="ListParagraph"/>
              <w:ind w:left="0"/>
              <w:rPr>
                <w:ins w:author="Tran Khanh Toan" w:date="2022-08-04T09:19:00Z" w:id="14928"/>
              </w:rPr>
            </w:pPr>
            <w:ins w:author="Tran Khanh Toan" w:date="2022-08-04T09:25:00Z" w:id="14929">
              <w:r>
                <w:t xml:space="preserve">Địa chỉ MAC của từng thiết bị </w:t>
              </w:r>
            </w:ins>
          </w:p>
        </w:tc>
        <w:tc>
          <w:tcPr>
            <w:tcW w:w="911" w:type="dxa"/>
            <w:tcPrChange w:author="toantk" w:date="2022-08-04T17:47:00Z" w:id="14930">
              <w:tcPr>
                <w:tcW w:w="857" w:type="dxa"/>
              </w:tcPr>
            </w:tcPrChange>
          </w:tcPr>
          <w:p w:rsidRPr="00020A9F" w:rsidR="00B50F70" w:rsidP="00607502" w:rsidRDefault="00B50F70" w14:paraId="2E217A92" w14:textId="5699554F">
            <w:pPr>
              <w:pStyle w:val="ListParagraph"/>
              <w:ind w:left="0"/>
              <w:rPr>
                <w:ins w:author="Tran Khanh Toan" w:date="2022-08-04T09:19:00Z" w:id="14931"/>
              </w:rPr>
            </w:pPr>
            <w:ins w:author="Tran Khanh Toan" w:date="2022-08-04T09:25:00Z" w:id="14932">
              <w:r>
                <w:t>String</w:t>
              </w:r>
            </w:ins>
          </w:p>
        </w:tc>
        <w:tc>
          <w:tcPr>
            <w:tcW w:w="4297" w:type="dxa"/>
            <w:tcPrChange w:author="toantk" w:date="2022-08-04T17:47:00Z" w:id="14933">
              <w:tcPr>
                <w:tcW w:w="4297" w:type="dxa"/>
              </w:tcPr>
            </w:tcPrChange>
          </w:tcPr>
          <w:p w:rsidRPr="00020A9F" w:rsidR="00B50F70" w:rsidP="00607502" w:rsidRDefault="00B50F70" w14:paraId="55680AA1" w14:textId="4ED69780">
            <w:pPr>
              <w:pStyle w:val="ListParagraph"/>
              <w:ind w:left="0"/>
              <w:rPr>
                <w:ins w:author="Tran Khanh Toan" w:date="2022-08-04T09:19:00Z" w:id="14934"/>
              </w:rPr>
            </w:pPr>
            <w:ins w:author="Tran Khanh Toan" w:date="2022-08-04T09:25:00Z" w:id="14935">
              <w:r>
                <w:t>Chuỗi ký tự địa chỉ MAC</w:t>
              </w:r>
            </w:ins>
          </w:p>
        </w:tc>
        <w:tc>
          <w:tcPr>
            <w:tcW w:w="1184" w:type="dxa"/>
            <w:tcPrChange w:author="toantk" w:date="2022-08-04T17:47:00Z" w:id="14936">
              <w:tcPr>
                <w:tcW w:w="1204" w:type="dxa"/>
              </w:tcPr>
            </w:tcPrChange>
          </w:tcPr>
          <w:p w:rsidRPr="00020A9F" w:rsidR="00B50F70" w:rsidP="00607502" w:rsidRDefault="00B50F70" w14:paraId="136CA94B" w14:textId="40306D96">
            <w:pPr>
              <w:pStyle w:val="ListParagraph"/>
              <w:ind w:left="0"/>
              <w:rPr>
                <w:ins w:author="Tran Khanh Toan" w:date="2022-08-04T09:19:00Z" w:id="14937"/>
              </w:rPr>
            </w:pPr>
            <w:ins w:author="Tran Khanh Toan" w:date="2022-08-04T09:25:00Z" w:id="14938">
              <w:r>
                <w:t>macAddr</w:t>
              </w:r>
            </w:ins>
          </w:p>
        </w:tc>
      </w:tr>
      <w:tr w:rsidR="00B50F70" w:rsidTr="00DE5CD4" w14:paraId="453B4047" w14:textId="77777777">
        <w:trPr>
          <w:ins w:author="Tran Khanh Toan" w:date="2022-08-04T09:19:00Z" w:id="14939"/>
        </w:trPr>
        <w:tc>
          <w:tcPr>
            <w:tcW w:w="708" w:type="dxa"/>
            <w:tcPrChange w:author="toantk" w:date="2022-08-04T17:47:00Z" w:id="14940">
              <w:tcPr>
                <w:tcW w:w="708" w:type="dxa"/>
              </w:tcPr>
            </w:tcPrChange>
          </w:tcPr>
          <w:p w:rsidRPr="00020A9F" w:rsidR="00B50F70" w:rsidP="00607502" w:rsidRDefault="00B50F70" w14:paraId="11C6DDEA" w14:textId="77777777">
            <w:pPr>
              <w:pStyle w:val="ListParagraph"/>
              <w:ind w:left="0"/>
              <w:rPr>
                <w:ins w:author="Tran Khanh Toan" w:date="2022-08-04T09:19:00Z" w:id="14941"/>
              </w:rPr>
            </w:pPr>
            <w:ins w:author="Tran Khanh Toan" w:date="2022-08-04T09:19:00Z" w:id="14942">
              <w:r>
                <w:t>3</w:t>
              </w:r>
            </w:ins>
          </w:p>
        </w:tc>
        <w:tc>
          <w:tcPr>
            <w:tcW w:w="1069" w:type="dxa"/>
            <w:tcPrChange w:author="toantk" w:date="2022-08-04T17:47:00Z" w:id="14943">
              <w:tcPr>
                <w:tcW w:w="1084" w:type="dxa"/>
              </w:tcPr>
            </w:tcPrChange>
          </w:tcPr>
          <w:p w:rsidRPr="00020A9F" w:rsidR="00B50F70" w:rsidP="00607502" w:rsidRDefault="00B50F70" w14:paraId="153C1C53" w14:textId="04BAC066">
            <w:pPr>
              <w:pStyle w:val="ListParagraph"/>
              <w:ind w:left="0"/>
              <w:rPr>
                <w:ins w:author="Tran Khanh Toan" w:date="2022-08-04T09:19:00Z" w:id="14944"/>
              </w:rPr>
            </w:pPr>
            <w:ins w:author="Tran Khanh Toan" w:date="2022-08-04T09:26:00Z" w:id="14945">
              <w:r>
                <w:t>Status</w:t>
              </w:r>
            </w:ins>
          </w:p>
        </w:tc>
        <w:tc>
          <w:tcPr>
            <w:tcW w:w="881" w:type="dxa"/>
            <w:tcPrChange w:author="toantk" w:date="2022-08-04T17:47:00Z" w:id="14946">
              <w:tcPr>
                <w:tcW w:w="900" w:type="dxa"/>
              </w:tcPr>
            </w:tcPrChange>
          </w:tcPr>
          <w:p w:rsidR="00B50F70" w:rsidP="00607502" w:rsidRDefault="00B50F70" w14:paraId="3E17461D" w14:textId="43B785AF">
            <w:pPr>
              <w:pStyle w:val="ListParagraph"/>
              <w:ind w:left="0"/>
              <w:rPr>
                <w:ins w:author="Tran Khanh Toan" w:date="2022-08-04T09:19:00Z" w:id="14947"/>
              </w:rPr>
            </w:pPr>
            <w:ins w:author="Tran Khanh Toan" w:date="2022-08-04T09:26:00Z" w:id="14948">
              <w:r>
                <w:t>Trạng thái xử lý reboot của từng thiết bị</w:t>
              </w:r>
            </w:ins>
          </w:p>
        </w:tc>
        <w:tc>
          <w:tcPr>
            <w:tcW w:w="911" w:type="dxa"/>
            <w:tcPrChange w:author="toantk" w:date="2022-08-04T17:47:00Z" w:id="14949">
              <w:tcPr>
                <w:tcW w:w="857" w:type="dxa"/>
              </w:tcPr>
            </w:tcPrChange>
          </w:tcPr>
          <w:p w:rsidR="00B50F70" w:rsidP="00607502" w:rsidRDefault="00B50F70" w14:paraId="1DE99596" w14:textId="27C174B8">
            <w:pPr>
              <w:pStyle w:val="ListParagraph"/>
              <w:ind w:left="0"/>
              <w:rPr>
                <w:ins w:author="Tran Khanh Toan" w:date="2022-08-04T09:19:00Z" w:id="14950"/>
              </w:rPr>
            </w:pPr>
          </w:p>
        </w:tc>
        <w:tc>
          <w:tcPr>
            <w:tcW w:w="4297" w:type="dxa"/>
            <w:tcPrChange w:author="toantk" w:date="2022-08-04T17:47:00Z" w:id="14951">
              <w:tcPr>
                <w:tcW w:w="4297" w:type="dxa"/>
              </w:tcPr>
            </w:tcPrChange>
          </w:tcPr>
          <w:p w:rsidR="00B50F70" w:rsidP="00607502" w:rsidRDefault="00B50F70" w14:paraId="251C672C" w14:textId="70C780A4">
            <w:pPr>
              <w:pStyle w:val="ListParagraph"/>
              <w:ind w:left="0"/>
              <w:rPr>
                <w:ins w:author="Tran Khanh Toan" w:date="2022-08-04T09:19:00Z" w:id="14952"/>
              </w:rPr>
            </w:pPr>
            <w:ins w:author="Tran Khanh Toan" w:date="2022-08-04T09:26:00Z" w:id="14953">
              <w:r>
                <w:t>Success/Fail</w:t>
              </w:r>
            </w:ins>
          </w:p>
        </w:tc>
        <w:tc>
          <w:tcPr>
            <w:tcW w:w="1184" w:type="dxa"/>
            <w:tcPrChange w:author="toantk" w:date="2022-08-04T17:47:00Z" w:id="14954">
              <w:tcPr>
                <w:tcW w:w="1204" w:type="dxa"/>
              </w:tcPr>
            </w:tcPrChange>
          </w:tcPr>
          <w:p w:rsidR="00B50F70" w:rsidP="00607502" w:rsidRDefault="00B50F70" w14:paraId="4DAEC7FE" w14:textId="281FF852">
            <w:pPr>
              <w:pStyle w:val="ListParagraph"/>
              <w:ind w:left="0"/>
              <w:rPr>
                <w:ins w:author="Tran Khanh Toan" w:date="2022-08-04T09:19:00Z" w:id="14955"/>
              </w:rPr>
            </w:pPr>
            <w:ins w:author="Tran Khanh Toan" w:date="2022-08-04T09:26:00Z" w:id="14956">
              <w:r>
                <w:t>status</w:t>
              </w:r>
            </w:ins>
          </w:p>
        </w:tc>
      </w:tr>
    </w:tbl>
    <w:p w:rsidR="00824795" w:rsidP="2ADD6C4A" w:rsidRDefault="00824795" w14:paraId="74B27F5A" w14:textId="1E3E341C">
      <w:pPr>
        <w:pStyle w:val="FirstLevelBullet"/>
        <w:numPr>
          <w:numId w:val="0"/>
        </w:numPr>
        <w:ind w:left="720" w:hanging="360"/>
        <w:pPrChange w:author="Tran Khanh Toan" w:date="2022-08-03T17:39:00Z" w:id="14957">
          <w:pPr>
            <w:pStyle w:val="FirstLevelBullet"/>
            <w:numPr>
              <w:numId w:val="0"/>
            </w:numPr>
            <w:ind w:left="0" w:firstLine="360"/>
          </w:pPr>
        </w:pPrChange>
      </w:pPr>
    </w:p>
    <w:p w:rsidRPr="00485550" w:rsidR="003D62C8" w:rsidRDefault="0BDC00AE" w14:paraId="34FE3FA6" w14:textId="05D46F1F">
      <w:pPr>
        <w:pStyle w:val="Heading2"/>
        <w:rPr>
          <w:rPrChange w:author="toantk" w:date="2022-07-27T13:47:00Z" w:id="14958">
            <w:rPr>
              <w:highlight w:val="green"/>
            </w:rPr>
          </w:rPrChange>
        </w:rPr>
      </w:pPr>
      <w:bookmarkStart w:name="_Toc111218046" w:id="14959"/>
      <w:r w:rsidRPr="2ADD6C4A" w:rsidR="608E3044">
        <w:rPr>
          <w:rPrChange w:author="toantk" w:date="2022-07-27T13:47:00Z" w:id="1819405940">
            <w:rPr>
              <w:highlight w:val="green"/>
            </w:rPr>
          </w:rPrChange>
        </w:rPr>
        <w:t xml:space="preserve">Tính năng reset factory thiết bị qua </w:t>
      </w:r>
      <w:del w:author="Tran Khanh Toan" w:date="2022-07-01T15:42:00Z" w:id="70243166">
        <w:r w:rsidRPr="2ADD6C4A" w:rsidDel="42CFD479">
          <w:rPr>
            <w:rPrChange w:author="toantk" w:date="2022-07-27T13:47:00Z" w:id="1406697518">
              <w:rPr>
                <w:highlight w:val="green"/>
              </w:rPr>
            </w:rPrChange>
          </w:rPr>
          <w:delText>OneLink</w:delText>
        </w:r>
      </w:del>
      <w:ins w:author="Tran Khanh Toan" w:date="2022-07-01T15:42:00Z" w:id="1628537189">
        <w:r w:rsidRPr="2ADD6C4A" w:rsidR="7D3645E9">
          <w:rPr>
            <w:rPrChange w:author="toantk" w:date="2022-07-27T13:47:00Z" w:id="895952275">
              <w:rPr>
                <w:highlight w:val="green"/>
              </w:rPr>
            </w:rPrChange>
          </w:rPr>
          <w:t>Mobile App</w:t>
        </w:r>
      </w:ins>
      <w:bookmarkEnd w:id="14959"/>
    </w:p>
    <w:tbl>
      <w:tblPr>
        <w:tblStyle w:val="TableGrid"/>
        <w:tblW w:w="0" w:type="auto"/>
        <w:tblLook w:val="04A0" w:firstRow="1" w:lastRow="0" w:firstColumn="1" w:lastColumn="0" w:noHBand="0" w:noVBand="1"/>
      </w:tblPr>
      <w:tblGrid>
        <w:gridCol w:w="1885"/>
        <w:gridCol w:w="7340"/>
      </w:tblGrid>
      <w:tr w:rsidR="003D62C8" w:rsidTr="00E5021C" w14:paraId="353D4414" w14:textId="77777777">
        <w:tc>
          <w:tcPr>
            <w:tcW w:w="1885" w:type="dxa"/>
          </w:tcPr>
          <w:p w:rsidR="003D62C8" w:rsidP="00E5021C" w:rsidRDefault="003D62C8" w14:paraId="18DC850F" w14:textId="77777777">
            <w:r>
              <w:t>ID</w:t>
            </w:r>
          </w:p>
        </w:tc>
        <w:tc>
          <w:tcPr>
            <w:tcW w:w="7340" w:type="dxa"/>
          </w:tcPr>
          <w:p w:rsidR="003D62C8" w:rsidP="00E5021C" w:rsidRDefault="003D62C8" w14:paraId="5EE93FB1" w14:textId="213DC37B">
            <w:r>
              <w:t>CN-2</w:t>
            </w:r>
            <w:ins w:author="toantk" w:date="2022-07-27T17:33:00Z" w:id="14965">
              <w:r w:rsidR="000409DA">
                <w:t>1</w:t>
              </w:r>
            </w:ins>
            <w:ins w:author="Tran Khanh Toan" w:date="2022-07-01T15:19:00Z" w:id="14966">
              <w:del w:author="toantk" w:date="2022-07-27T17:33:00Z" w:id="14967">
                <w:r w:rsidDel="00EE7D9E" w:rsidR="0021332D">
                  <w:delText>3</w:delText>
                </w:r>
              </w:del>
            </w:ins>
            <w:del w:author="Tran Khanh Toan" w:date="2022-07-01T15:19:00Z" w:id="14968">
              <w:r w:rsidDel="0021332D" w:rsidR="00394013">
                <w:delText>2</w:delText>
              </w:r>
            </w:del>
          </w:p>
        </w:tc>
      </w:tr>
      <w:tr w:rsidR="003D62C8" w:rsidTr="00E5021C" w14:paraId="759660E4" w14:textId="77777777">
        <w:tc>
          <w:tcPr>
            <w:tcW w:w="1885" w:type="dxa"/>
          </w:tcPr>
          <w:p w:rsidR="003D62C8" w:rsidP="00E5021C" w:rsidRDefault="003D62C8" w14:paraId="0A697C19" w14:textId="77777777">
            <w:r>
              <w:t>Name</w:t>
            </w:r>
          </w:p>
        </w:tc>
        <w:tc>
          <w:tcPr>
            <w:tcW w:w="7340" w:type="dxa"/>
          </w:tcPr>
          <w:p w:rsidR="003D62C8" w:rsidP="00E5021C" w:rsidRDefault="003D62C8" w14:paraId="0BCA93D7" w14:textId="78EFD935">
            <w:r>
              <w:t xml:space="preserve">Tính năng reset factory thiết bị qua </w:t>
            </w:r>
            <w:del w:author="Tran Khanh Toan" w:date="2022-07-01T15:42:00Z" w:id="14969">
              <w:r w:rsidDel="007A6979">
                <w:delText>OneLink</w:delText>
              </w:r>
            </w:del>
            <w:ins w:author="Tran Khanh Toan" w:date="2022-07-01T15:42:00Z" w:id="14970">
              <w:r w:rsidR="007A6979">
                <w:t>Mobile App</w:t>
              </w:r>
            </w:ins>
          </w:p>
        </w:tc>
      </w:tr>
      <w:tr w:rsidR="003D62C8" w:rsidTr="00E5021C" w14:paraId="1562F71D" w14:textId="77777777">
        <w:tc>
          <w:tcPr>
            <w:tcW w:w="1885" w:type="dxa"/>
          </w:tcPr>
          <w:p w:rsidR="003D62C8" w:rsidP="00E5021C" w:rsidRDefault="003D62C8" w14:paraId="250FF71A" w14:textId="77777777">
            <w:r>
              <w:t>Description</w:t>
            </w:r>
          </w:p>
        </w:tc>
        <w:tc>
          <w:tcPr>
            <w:tcW w:w="7340" w:type="dxa"/>
          </w:tcPr>
          <w:p w:rsidR="003D62C8" w:rsidP="00E5021C" w:rsidRDefault="003D62C8" w14:paraId="7087660D" w14:textId="2741F69E">
            <w:r>
              <w:t>Người quản trị điều khiển ONT thực hiện reset factory</w:t>
            </w:r>
          </w:p>
        </w:tc>
      </w:tr>
      <w:tr w:rsidR="003D62C8" w:rsidTr="00E5021C" w14:paraId="491F5DAB" w14:textId="77777777">
        <w:tc>
          <w:tcPr>
            <w:tcW w:w="1885" w:type="dxa"/>
          </w:tcPr>
          <w:p w:rsidR="003D62C8" w:rsidP="00E5021C" w:rsidRDefault="003D62C8" w14:paraId="10AEC6B7" w14:textId="77777777">
            <w:r>
              <w:t>Actor</w:t>
            </w:r>
          </w:p>
        </w:tc>
        <w:tc>
          <w:tcPr>
            <w:tcW w:w="7340" w:type="dxa"/>
          </w:tcPr>
          <w:p w:rsidR="003D62C8" w:rsidP="00E5021C" w:rsidRDefault="003D62C8" w14:paraId="1C0A1048" w14:textId="77777777">
            <w:r>
              <w:t>Admin</w:t>
            </w:r>
          </w:p>
        </w:tc>
      </w:tr>
      <w:tr w:rsidR="003D62C8" w:rsidTr="00E5021C" w14:paraId="0EC15B29" w14:textId="77777777">
        <w:tc>
          <w:tcPr>
            <w:tcW w:w="1885" w:type="dxa"/>
          </w:tcPr>
          <w:p w:rsidR="003D62C8" w:rsidP="00E5021C" w:rsidRDefault="003D62C8" w14:paraId="535935D9" w14:textId="77777777">
            <w:r>
              <w:t>Pre-condition</w:t>
            </w:r>
          </w:p>
        </w:tc>
        <w:tc>
          <w:tcPr>
            <w:tcW w:w="7340" w:type="dxa"/>
          </w:tcPr>
          <w:p w:rsidR="003D62C8" w:rsidP="00E5021C" w:rsidRDefault="003D62C8" w14:paraId="20739FAC" w14:textId="209AB29F">
            <w:r>
              <w:t xml:space="preserve">Thiết bị hoạt động bình thường, </w:t>
            </w:r>
            <w:del w:author="Tran Khanh Toan" w:date="2022-07-01T15:42:00Z" w:id="14971">
              <w:r w:rsidDel="007A6979">
                <w:delText>OneLink</w:delText>
              </w:r>
            </w:del>
            <w:ins w:author="Tran Khanh Toan" w:date="2022-07-01T15:42:00Z" w:id="14972">
              <w:r w:rsidR="007A6979">
                <w:t>Mobile App</w:t>
              </w:r>
            </w:ins>
            <w:r>
              <w:t xml:space="preserve"> đã đăng nhập thành công vào thiết bị và được cấp phiên truy nhập</w:t>
            </w:r>
          </w:p>
        </w:tc>
      </w:tr>
      <w:tr w:rsidR="003D62C8" w:rsidTr="00E5021C" w14:paraId="0F77DE1F" w14:textId="77777777">
        <w:tc>
          <w:tcPr>
            <w:tcW w:w="1885" w:type="dxa"/>
          </w:tcPr>
          <w:p w:rsidR="003D62C8" w:rsidP="00E5021C" w:rsidRDefault="003D62C8" w14:paraId="2AD2E6EC" w14:textId="77777777">
            <w:r>
              <w:t>Post-condition</w:t>
            </w:r>
          </w:p>
        </w:tc>
        <w:tc>
          <w:tcPr>
            <w:tcW w:w="7340" w:type="dxa"/>
          </w:tcPr>
          <w:p w:rsidR="003D62C8" w:rsidP="00E5021C" w:rsidRDefault="003D62C8" w14:paraId="77F1B9F5" w14:textId="178D4EEC">
            <w:r>
              <w:t xml:space="preserve">Thiết bị phản hồi đầy đủ thông tin cho </w:t>
            </w:r>
            <w:del w:author="Tran Khanh Toan" w:date="2022-07-01T15:43:00Z" w:id="14973">
              <w:r w:rsidDel="007A6979">
                <w:delText>OneLink</w:delText>
              </w:r>
            </w:del>
            <w:ins w:author="Tran Khanh Toan" w:date="2022-07-01T15:43:00Z" w:id="14974">
              <w:r w:rsidR="007A6979">
                <w:t>Mobile App</w:t>
              </w:r>
            </w:ins>
            <w:r>
              <w:t xml:space="preserve"> </w:t>
            </w:r>
          </w:p>
        </w:tc>
      </w:tr>
    </w:tbl>
    <w:p w:rsidR="003D62C8" w:rsidP="003D62C8" w:rsidRDefault="003D62C8" w14:paraId="04911751" w14:textId="77777777"/>
    <w:p w:rsidR="003D62C8" w:rsidP="003D62C8" w:rsidRDefault="003D62C8" w14:paraId="4D383FEA" w14:textId="5F7C9D56">
      <w:pPr>
        <w:pStyle w:val="Heading3"/>
      </w:pPr>
      <w:bookmarkStart w:name="_Toc111218047" w:id="14975"/>
      <w:r>
        <w:t xml:space="preserve">Usecase – Điều khiển đưa thiết bị về cấu hình gốc qua </w:t>
      </w:r>
      <w:del w:author="Tran Khanh Toan" w:date="2022-07-01T15:43:00Z" w:id="14976">
        <w:r w:rsidDel="007A6979">
          <w:delText>OneLink</w:delText>
        </w:r>
      </w:del>
      <w:ins w:author="Tran Khanh Toan" w:date="2022-07-01T15:43:00Z" w:id="14977">
        <w:r w:rsidR="007A6979">
          <w:t>Mobile App</w:t>
        </w:r>
      </w:ins>
      <w:bookmarkEnd w:id="14975"/>
    </w:p>
    <w:tbl>
      <w:tblPr>
        <w:tblStyle w:val="TableGrid"/>
        <w:tblW w:w="0" w:type="auto"/>
        <w:tblLook w:val="04A0" w:firstRow="1" w:lastRow="0" w:firstColumn="1" w:lastColumn="0" w:noHBand="0" w:noVBand="1"/>
      </w:tblPr>
      <w:tblGrid>
        <w:gridCol w:w="1885"/>
        <w:gridCol w:w="7340"/>
      </w:tblGrid>
      <w:tr w:rsidR="003D62C8" w:rsidTr="2ADD6C4A" w14:paraId="1D664309" w14:textId="77777777">
        <w:tc>
          <w:tcPr>
            <w:tcW w:w="1885" w:type="dxa"/>
            <w:tcMar/>
          </w:tcPr>
          <w:p w:rsidR="003D62C8" w:rsidP="00E5021C" w:rsidRDefault="003D62C8" w14:paraId="01F8C469" w14:textId="77777777">
            <w:r>
              <w:t>ID</w:t>
            </w:r>
          </w:p>
        </w:tc>
        <w:tc>
          <w:tcPr>
            <w:tcW w:w="7340" w:type="dxa"/>
            <w:tcMar/>
          </w:tcPr>
          <w:p w:rsidR="003D62C8" w:rsidP="00E5021C" w:rsidRDefault="003D62C8" w14:paraId="3F939FCD" w14:textId="5EDDD97F">
            <w:r>
              <w:t>UC-4</w:t>
            </w:r>
            <w:ins w:author="toantk" w:date="2022-07-27T17:33:00Z" w:id="14978">
              <w:r w:rsidR="000409DA">
                <w:t>2</w:t>
              </w:r>
            </w:ins>
            <w:ins w:author="Tran Khanh Toan" w:date="2022-07-01T15:20:00Z" w:id="14979">
              <w:del w:author="toantk" w:date="2022-07-27T17:33:00Z" w:id="14980">
                <w:r w:rsidDel="00EE7D9E" w:rsidR="0021332D">
                  <w:delText>8</w:delText>
                </w:r>
              </w:del>
            </w:ins>
            <w:del w:author="Tran Khanh Toan" w:date="2022-07-01T15:20:00Z" w:id="14981">
              <w:r w:rsidDel="0021332D" w:rsidR="00394013">
                <w:delText>6</w:delText>
              </w:r>
            </w:del>
          </w:p>
        </w:tc>
      </w:tr>
      <w:tr w:rsidR="003D62C8" w:rsidTr="2ADD6C4A" w14:paraId="0677F120" w14:textId="77777777">
        <w:tc>
          <w:tcPr>
            <w:tcW w:w="1885" w:type="dxa"/>
            <w:tcMar/>
          </w:tcPr>
          <w:p w:rsidR="003D62C8" w:rsidP="00E5021C" w:rsidRDefault="003D62C8" w14:paraId="7726664A" w14:textId="77777777">
            <w:r>
              <w:t>Name</w:t>
            </w:r>
          </w:p>
        </w:tc>
        <w:tc>
          <w:tcPr>
            <w:tcW w:w="7340" w:type="dxa"/>
            <w:tcMar/>
          </w:tcPr>
          <w:p w:rsidR="003D62C8" w:rsidP="00E5021C" w:rsidRDefault="003D62C8" w14:paraId="172F23AA" w14:textId="610021DF">
            <w:r>
              <w:t xml:space="preserve">Điều khiển đưa thiết bị về cấu hình gốc qua </w:t>
            </w:r>
            <w:del w:author="Tran Khanh Toan" w:date="2022-07-01T15:43:00Z" w:id="14982">
              <w:r w:rsidDel="007A6979">
                <w:delText>OneLink</w:delText>
              </w:r>
            </w:del>
            <w:ins w:author="Tran Khanh Toan" w:date="2022-07-01T15:43:00Z" w:id="14983">
              <w:r w:rsidR="007A6979">
                <w:t>Mobile App</w:t>
              </w:r>
            </w:ins>
          </w:p>
        </w:tc>
      </w:tr>
      <w:tr w:rsidR="003D62C8" w:rsidTr="2ADD6C4A" w14:paraId="4C162CAC" w14:textId="77777777">
        <w:tc>
          <w:tcPr>
            <w:tcW w:w="1885" w:type="dxa"/>
            <w:tcMar/>
          </w:tcPr>
          <w:p w:rsidR="003D62C8" w:rsidP="00E5021C" w:rsidRDefault="003D62C8" w14:paraId="426A0D3A" w14:textId="77777777">
            <w:r>
              <w:t>Description</w:t>
            </w:r>
          </w:p>
        </w:tc>
        <w:tc>
          <w:tcPr>
            <w:tcW w:w="7340" w:type="dxa"/>
            <w:tcMar/>
          </w:tcPr>
          <w:p w:rsidR="0076383F" w:rsidP="0076383F" w:rsidRDefault="0076383F" w14:paraId="3CF16AE7" w14:textId="15129074">
            <w:pPr>
              <w:pStyle w:val="FirstLevelBullet"/>
              <w:rPr>
                <w:ins w:author="Tran Khanh Toan" w:date="2022-08-04T09:12:00Z" w:id="14984"/>
              </w:rPr>
            </w:pPr>
            <w:ins w:author="Tran Khanh Toan" w:date="2022-08-04T09:12:00Z" w:id="14985">
              <w:r>
                <w:t>Mobile App gửi yêu cầu reset thiết bị đến ONT. Mobile App có thể yêu cầu thực hiện reset một hoặc nhiều thiết bị trong mạng Mesh.</w:t>
              </w:r>
            </w:ins>
          </w:p>
          <w:p w:rsidR="0076383F" w:rsidP="0076383F" w:rsidRDefault="755CD01A" w14:paraId="149EE694" w14:textId="77777777">
            <w:pPr>
              <w:pStyle w:val="FirstLevelBullet"/>
              <w:rPr>
                <w:ins w:author="Tran Khanh Toan" w:date="2022-08-04T09:12:00Z" w:id="1006125456"/>
              </w:rPr>
            </w:pPr>
            <w:ins w:author="Tran Khanh Toan" w:date="2022-08-04T09:12:00Z" w:id="1270854479">
              <w:r w:rsidR="0A422DE6">
                <w:t xml:space="preserve">Mobile App thực hiện request với định dạng </w:t>
              </w:r>
              <w:r>
                <w:fldChar w:fldCharType="begin"/>
              </w:r>
              <w:r>
                <w:instrText xml:space="preserve"> HYPERLINK "https://&lt;ip&gt;:&lt;port&gt;/onelinkagent" </w:instrText>
              </w:r>
              <w:r>
                <w:fldChar w:fldCharType="separate"/>
              </w:r>
              <w:r w:rsidRPr="2ADD6C4A" w:rsidR="0A422DE6">
                <w:rPr>
                  <w:rStyle w:val="Hyperlink"/>
                </w:rPr>
                <w:t>https://&lt;ip&gt;:&lt;port&gt;/onelinkagent</w:t>
              </w:r>
              <w:r>
                <w:fldChar w:fldCharType="end"/>
              </w:r>
              <w:r w:rsidR="0A422DE6">
                <w:t xml:space="preserve"> với cookies đi kèm request được quy định trong mục 7.2.1</w:t>
              </w:r>
            </w:ins>
          </w:p>
          <w:p w:rsidR="0076383F" w:rsidP="0076383F" w:rsidRDefault="0076383F" w14:paraId="2F007A42" w14:textId="77777777">
            <w:pPr>
              <w:pStyle w:val="FirstLevelBullet"/>
              <w:rPr>
                <w:ins w:author="Tran Khanh Toan" w:date="2022-08-04T09:12:00Z" w:id="14988"/>
              </w:rPr>
            </w:pPr>
            <w:ins w:author="Tran Khanh Toan" w:date="2022-08-04T09:12:00Z" w:id="14989">
              <w:r>
                <w:t>ONT nhận yêu cầu và xử lý:</w:t>
              </w:r>
            </w:ins>
          </w:p>
          <w:p w:rsidR="0076383F" w:rsidP="0076383F" w:rsidRDefault="0076383F" w14:paraId="405EFC2F" w14:textId="3B71A404">
            <w:pPr>
              <w:pStyle w:val="FirstLevelBullet"/>
              <w:numPr>
                <w:ilvl w:val="0"/>
                <w:numId w:val="0"/>
              </w:numPr>
              <w:ind w:left="720"/>
              <w:rPr>
                <w:ins w:author="Tran Khanh Toan" w:date="2022-08-04T09:12:00Z" w:id="14990"/>
              </w:rPr>
            </w:pPr>
            <w:ins w:author="Tran Khanh Toan" w:date="2022-08-04T09:12:00Z" w:id="14991">
              <w:r>
                <w:t xml:space="preserve">+ Trường hợp yêu cầu ONT reset. ONT sẽ phản hồi bản tin nhận được và xử lý yêu cầu reset thành công hay thất bại. Trong quá trình này ONT sẽ thực hiện reboot và phiên đăng nhập hiện tại của Mobile App sẽ không còn hiệu lực. Mobile App cần thực hiện thiết lập kết nối lại khi ONT khởi động xong. </w:t>
              </w:r>
            </w:ins>
          </w:p>
          <w:p w:rsidR="0021332D" w:rsidDel="0076383F" w:rsidRDefault="0076383F" w14:paraId="18F1EED3" w14:textId="78B94561">
            <w:pPr>
              <w:pStyle w:val="FirstLevelBullet"/>
              <w:numPr>
                <w:ilvl w:val="0"/>
                <w:numId w:val="0"/>
              </w:numPr>
              <w:ind w:left="720"/>
              <w:rPr>
                <w:del w:author="Tran Khanh Toan" w:date="2022-08-04T09:12:00Z" w:id="14992"/>
              </w:rPr>
              <w:pPrChange w:author="Tran Khanh Toan" w:date="2022-08-04T09:12:00Z" w:id="14993">
                <w:pPr>
                  <w:pStyle w:val="FirstLevelBullet"/>
                </w:pPr>
              </w:pPrChange>
            </w:pPr>
            <w:ins w:author="Tran Khanh Toan" w:date="2022-08-04T09:12:00Z" w:id="14994">
              <w:r>
                <w:t xml:space="preserve">+ Trường hợp yêu cầu các Mesh node reset. ONT sẽ gửi yêu cầu </w:t>
              </w:r>
            </w:ins>
            <w:ins w:author="Tran Khanh Toan" w:date="2022-08-04T09:13:00Z" w:id="14995">
              <w:r>
                <w:t>reset</w:t>
              </w:r>
            </w:ins>
            <w:ins w:author="Tran Khanh Toan" w:date="2022-08-04T09:12:00Z" w:id="14996">
              <w:r>
                <w:t xml:space="preserve"> đến các Mesh node thông qua IEEE1905 stack. Các Mesh node phản hồi nhận yêu cầu thành công hay thất bại đến ONT. Trường hợp ONT xử lý được request và phân phối yêu cầu đến các node sẽ trả về cho Mobile App trạng thái xử lý </w:t>
              </w:r>
            </w:ins>
            <w:ins w:author="Tran Khanh Toan" w:date="2022-08-04T09:13:00Z" w:id="14997">
              <w:r>
                <w:t>reset</w:t>
              </w:r>
            </w:ins>
            <w:ins w:author="Tran Khanh Toan" w:date="2022-08-04T09:12:00Z" w:id="14998">
              <w:r>
                <w:t xml:space="preserve"> của từng node. Trường hợp ONT chưa xử lý được request hoặc gặp lỗi ONT trả về mã lỗi cho Mobile App.</w:t>
              </w:r>
            </w:ins>
            <w:del w:author="Tran Khanh Toan" w:date="2022-07-01T15:43:00Z" w:id="14999">
              <w:r w:rsidDel="007A6979" w:rsidR="003D62C8">
                <w:delText>OneLink</w:delText>
              </w:r>
            </w:del>
            <w:del w:author="Tran Khanh Toan" w:date="2022-08-04T09:12:00Z" w:id="15000">
              <w:r w:rsidDel="0076383F" w:rsidR="003D62C8">
                <w:delText xml:space="preserve"> gửi yêu cầu reset factory thiết bị đến ONT</w:delText>
              </w:r>
            </w:del>
          </w:p>
          <w:p w:rsidR="003D62C8" w:rsidDel="0076383F" w:rsidRDefault="003D62C8" w14:paraId="458D73A6" w14:textId="235A73B7">
            <w:pPr>
              <w:pStyle w:val="FirstLevelBullet"/>
              <w:numPr>
                <w:ilvl w:val="0"/>
                <w:numId w:val="0"/>
              </w:numPr>
              <w:ind w:left="720"/>
              <w:rPr>
                <w:del w:author="Tran Khanh Toan" w:date="2022-08-04T09:12:00Z" w:id="15001"/>
              </w:rPr>
              <w:pPrChange w:author="Tran Khanh Toan" w:date="2022-08-04T09:12:00Z" w:id="15002">
                <w:pPr>
                  <w:pStyle w:val="FirstLevelBullet"/>
                </w:pPr>
              </w:pPrChange>
            </w:pPr>
            <w:del w:author="Tran Khanh Toan" w:date="2022-08-04T09:12:00Z" w:id="15003">
              <w:r w:rsidDel="0076383F">
                <w:delText>ONT nhận yêu cầu, xử lý và gửi lại phản hồi cho OneLink</w:delText>
              </w:r>
            </w:del>
            <w:ins w:author="toantk" w:date="2022-07-27T14:43:00Z" w:id="15004">
              <w:del w:author="Tran Khanh Toan" w:date="2022-08-04T09:12:00Z" w:id="15005">
                <w:r w:rsidDel="0076383F" w:rsidR="00C61DA3">
                  <w:delText xml:space="preserve">và gửi phản hồi cho Mobile App </w:delText>
                </w:r>
              </w:del>
            </w:ins>
            <w:ins w:author="toantk" w:date="2022-07-27T14:46:00Z" w:id="15006">
              <w:del w:author="Tran Khanh Toan" w:date="2022-08-04T09:12:00Z" w:id="15007">
                <w:r w:rsidDel="0076383F" w:rsidR="00C61DA3">
                  <w:delText xml:space="preserve">nhận được </w:delText>
                </w:r>
              </w:del>
            </w:ins>
            <w:ins w:author="toantk" w:date="2022-07-27T14:43:00Z" w:id="15008">
              <w:del w:author="Tran Khanh Toan" w:date="2022-08-04T09:12:00Z" w:id="15009">
                <w:r w:rsidDel="0076383F" w:rsidR="00C61DA3">
                  <w:delText xml:space="preserve">yêu cầu </w:delText>
                </w:r>
              </w:del>
            </w:ins>
            <w:ins w:author="toantk" w:date="2022-07-27T14:46:00Z" w:id="15010">
              <w:del w:author="Tran Khanh Toan" w:date="2022-08-04T09:12:00Z" w:id="15011">
                <w:r w:rsidDel="0076383F" w:rsidR="00C61DA3">
                  <w:delText>thánh công</w:delText>
                </w:r>
              </w:del>
            </w:ins>
            <w:ins w:author="toantk" w:date="2022-07-27T14:43:00Z" w:id="15012">
              <w:del w:author="Tran Khanh Toan" w:date="2022-08-04T09:12:00Z" w:id="15013">
                <w:r w:rsidDel="0076383F" w:rsidR="00C61DA3">
                  <w:delText xml:space="preserve"> hay gặp lỗi.</w:delText>
                </w:r>
              </w:del>
            </w:ins>
          </w:p>
          <w:p w:rsidR="003D62C8" w:rsidRDefault="003D62C8" w14:paraId="67734475" w14:textId="78A06937">
            <w:pPr>
              <w:pStyle w:val="FirstLevelBullet"/>
              <w:numPr>
                <w:ilvl w:val="0"/>
                <w:numId w:val="0"/>
              </w:numPr>
              <w:ind w:left="720"/>
              <w:pPrChange w:author="Tran Khanh Toan" w:date="2022-08-04T09:12:00Z" w:id="15014">
                <w:pPr>
                  <w:pStyle w:val="FirstLevelBullet"/>
                </w:pPr>
              </w:pPrChange>
            </w:pPr>
            <w:del w:author="Tran Khanh Toan" w:date="2022-08-04T09:12:00Z" w:id="15015">
              <w:r w:rsidDel="0076383F">
                <w:delText>Nếu có xảy ra lỗi ONT gửi phản hồi mã lỗi.</w:delText>
              </w:r>
            </w:del>
            <w:ins w:author="toantk" w:date="2022-07-27T14:43:00Z" w:id="15016">
              <w:del w:author="Tran Khanh Toan" w:date="2022-08-04T09:12:00Z" w:id="15017">
                <w:r w:rsidDel="0076383F" w:rsidR="00C61DA3">
                  <w:delText xml:space="preserve">ONT thực hiện đưa thiết bị về cấu hình gốc. </w:delText>
                </w:r>
              </w:del>
            </w:ins>
            <w:ins w:author="toantk" w:date="2022-07-27T14:44:00Z" w:id="15018">
              <w:del w:author="Tran Khanh Toan" w:date="2022-08-04T09:12:00Z" w:id="15019">
                <w:r w:rsidDel="0076383F" w:rsidR="00C61DA3">
                  <w:delText xml:space="preserve">Trong quá trình này ONT sẽ thực hiện reboot và phiên đăng nhập hiện tại của Mobile App sẽ không còn hiệu lực. </w:delText>
                </w:r>
              </w:del>
            </w:ins>
            <w:ins w:author="toantk" w:date="2022-07-27T14:45:00Z" w:id="15020">
              <w:del w:author="Tran Khanh Toan" w:date="2022-08-04T09:12:00Z" w:id="15021">
                <w:r w:rsidDel="0076383F" w:rsidR="00C61DA3">
                  <w:delText xml:space="preserve">Mobile App cần thực hiện thiết lập kết nối lại khi ONT khởi động xong. </w:delText>
                </w:r>
              </w:del>
            </w:ins>
          </w:p>
        </w:tc>
      </w:tr>
      <w:tr w:rsidR="003D62C8" w:rsidTr="2ADD6C4A" w14:paraId="756DC7BE" w14:textId="77777777">
        <w:tc>
          <w:tcPr>
            <w:tcW w:w="1885" w:type="dxa"/>
            <w:tcMar/>
          </w:tcPr>
          <w:p w:rsidR="003D62C8" w:rsidP="00E5021C" w:rsidRDefault="003D62C8" w14:paraId="09BC991B" w14:textId="77777777">
            <w:r>
              <w:t>Actor</w:t>
            </w:r>
          </w:p>
        </w:tc>
        <w:tc>
          <w:tcPr>
            <w:tcW w:w="7340" w:type="dxa"/>
            <w:tcMar/>
          </w:tcPr>
          <w:p w:rsidR="003D62C8" w:rsidP="00E5021C" w:rsidRDefault="003D62C8" w14:paraId="234A5363" w14:textId="77777777">
            <w:r>
              <w:t>Admin</w:t>
            </w:r>
          </w:p>
        </w:tc>
      </w:tr>
      <w:tr w:rsidR="003D62C8" w:rsidTr="2ADD6C4A" w14:paraId="0E0544BE" w14:textId="77777777">
        <w:tc>
          <w:tcPr>
            <w:tcW w:w="1885" w:type="dxa"/>
            <w:tcMar/>
          </w:tcPr>
          <w:p w:rsidR="003D62C8" w:rsidP="00E5021C" w:rsidRDefault="003D62C8" w14:paraId="0F94A881" w14:textId="77777777">
            <w:r>
              <w:t>Pre-condition</w:t>
            </w:r>
          </w:p>
        </w:tc>
        <w:tc>
          <w:tcPr>
            <w:tcW w:w="7340" w:type="dxa"/>
            <w:tcMar/>
          </w:tcPr>
          <w:p w:rsidR="003D62C8" w:rsidP="00E5021C" w:rsidRDefault="003D62C8" w14:paraId="551126AB" w14:textId="7EF207FE">
            <w:r>
              <w:t xml:space="preserve">Thiết bị hoạt động bình thường, </w:t>
            </w:r>
            <w:del w:author="Tran Khanh Toan" w:date="2022-07-01T15:43:00Z" w:id="15022">
              <w:r w:rsidDel="007A6979">
                <w:delText>OneLink</w:delText>
              </w:r>
            </w:del>
            <w:ins w:author="Tran Khanh Toan" w:date="2022-07-01T15:43:00Z" w:id="15023">
              <w:r w:rsidR="007A6979">
                <w:t>Mobile App</w:t>
              </w:r>
            </w:ins>
            <w:r>
              <w:t xml:space="preserve"> đã đăng nhập thành công vào thiết bị và được cấp phiên truy nhập</w:t>
            </w:r>
          </w:p>
        </w:tc>
      </w:tr>
      <w:tr w:rsidR="003D62C8" w:rsidTr="2ADD6C4A" w14:paraId="06705AD7" w14:textId="77777777">
        <w:tc>
          <w:tcPr>
            <w:tcW w:w="1885" w:type="dxa"/>
            <w:tcMar/>
          </w:tcPr>
          <w:p w:rsidR="003D62C8" w:rsidP="00E5021C" w:rsidRDefault="003D62C8" w14:paraId="7B2ADF99" w14:textId="77777777">
            <w:r>
              <w:t>Post-condition</w:t>
            </w:r>
          </w:p>
        </w:tc>
        <w:tc>
          <w:tcPr>
            <w:tcW w:w="7340" w:type="dxa"/>
            <w:tcMar/>
          </w:tcPr>
          <w:p w:rsidR="003D62C8" w:rsidP="00E5021C" w:rsidRDefault="003D62C8" w14:paraId="36D0E1BA" w14:textId="1F28CCDF">
            <w:r>
              <w:t xml:space="preserve">Thiết bị phản hồi đầy đủ các thông tin cho </w:t>
            </w:r>
            <w:del w:author="Tran Khanh Toan" w:date="2022-07-01T15:43:00Z" w:id="15024">
              <w:r w:rsidDel="007A6979">
                <w:delText>OneLink</w:delText>
              </w:r>
            </w:del>
            <w:ins w:author="Tran Khanh Toan" w:date="2022-07-01T15:43:00Z" w:id="15025">
              <w:r w:rsidR="007A6979">
                <w:t>Mobile App</w:t>
              </w:r>
            </w:ins>
          </w:p>
        </w:tc>
      </w:tr>
    </w:tbl>
    <w:p w:rsidRPr="00A13CE7" w:rsidR="003D62C8" w:rsidP="003D62C8" w:rsidRDefault="003D62C8" w14:paraId="1F599B69" w14:textId="77777777"/>
    <w:p w:rsidR="003D62C8" w:rsidP="003D62C8" w:rsidRDefault="003D62C8" w14:paraId="4BABD28D" w14:textId="77777777">
      <w:pPr>
        <w:rPr>
          <w:b/>
          <w:bCs/>
        </w:rPr>
      </w:pPr>
      <w:r w:rsidRPr="003C44BD">
        <w:rPr>
          <w:b/>
          <w:bCs/>
        </w:rPr>
        <w:t>Luồng dữ liệu:</w:t>
      </w:r>
    </w:p>
    <w:p w:rsidR="00C12C43" w:rsidP="00C12C43" w:rsidRDefault="00B50F70" w14:paraId="1D5046B3" w14:textId="06FFD882">
      <w:pPr>
        <w:pStyle w:val="ANSVNormal1"/>
        <w:keepNext/>
        <w:jc w:val="center"/>
      </w:pPr>
      <w:ins w:author="Tran Khanh Toan" w:date="2022-08-04T09:18:00Z" w:id="15026">
        <w:r w:rsidRPr="00B50F70">
          <w:drawing>
            <wp:inline distT="0" distB="0" distL="0" distR="0" wp14:anchorId="73BE147E" wp14:editId="0EF4D4FD">
              <wp:extent cx="5864225" cy="2321159"/>
              <wp:effectExtent l="0" t="0" r="3175" b="3175"/>
              <wp:docPr id="14" name="Picture 14" descr="C:\Users\toantk\Downloads\onelink_new-Tran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toantk\Downloads\onelink_new-Trang-20.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864225" cy="2321159"/>
                      </a:xfrm>
                      <a:prstGeom prst="rect">
                        <a:avLst/>
                      </a:prstGeom>
                      <a:noFill/>
                      <a:ln>
                        <a:noFill/>
                      </a:ln>
                    </pic:spPr>
                  </pic:pic>
                </a:graphicData>
              </a:graphic>
            </wp:inline>
          </w:drawing>
        </w:r>
      </w:ins>
      <w:del w:author="Tran Khanh Toan" w:date="2022-08-04T09:18:00Z" w:id="15027">
        <w:r w:rsidDel="00B50F70" w:rsidR="00C12C43">
          <w:object w:dxaOrig="9180" w:dyaOrig="5296" w14:anchorId="6F857489">
            <v:shape id="_x0000_i1066" style="width:460.5pt;height:265.5pt" o:ole="" type="#_x0000_t75">
              <v:imagedata o:title="" r:id="rId109"/>
            </v:shape>
            <o:OLEObject Type="Embed" ProgID="Visio.Drawing.15" ShapeID="_x0000_i1066" DrawAspect="Content" ObjectID="_1721885991" r:id="rId110"/>
          </w:object>
        </w:r>
      </w:del>
    </w:p>
    <w:p w:rsidR="003D62C8" w:rsidP="00C12C43" w:rsidRDefault="00C12C43" w14:paraId="19B94909" w14:textId="49D05DAC">
      <w:pPr>
        <w:pStyle w:val="Caption"/>
      </w:pPr>
      <w:bookmarkStart w:name="_Toc110529226" w:id="15028"/>
      <w:r>
        <w:t xml:space="preserve">Hình </w:t>
      </w:r>
      <w:ins w:author="toantk" w:date="2022-07-28T09:55:00Z" w:id="15029">
        <w:r w:rsidR="00881A01">
          <w:fldChar w:fldCharType="begin"/>
        </w:r>
        <w:r w:rsidR="00881A01">
          <w:instrText xml:space="preserve"> STYLEREF 1 \s </w:instrText>
        </w:r>
      </w:ins>
      <w:r w:rsidR="00881A01">
        <w:fldChar w:fldCharType="separate"/>
      </w:r>
      <w:r w:rsidR="00533729">
        <w:rPr>
          <w:noProof/>
        </w:rPr>
        <w:t>7</w:t>
      </w:r>
      <w:ins w:author="toantk" w:date="2022-07-28T09:55:00Z" w:id="15030">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37</w:t>
      </w:r>
      <w:ins w:author="toantk" w:date="2022-07-28T09:55:00Z" w:id="15031">
        <w:r w:rsidR="00881A01">
          <w:fldChar w:fldCharType="end"/>
        </w:r>
      </w:ins>
      <w:ins w:author="Tran Khanh Toan" w:date="2022-07-01T17:42:00Z" w:id="15032">
        <w:del w:author="toantk" w:date="2022-07-27T09:26:00Z" w:id="15033">
          <w:r w:rsidDel="006A7679" w:rsidR="00076894">
            <w:fldChar w:fldCharType="begin"/>
          </w:r>
          <w:r w:rsidDel="006A7679" w:rsidR="00076894">
            <w:delInstrText xml:space="preserve"> STYLEREF 1 \s </w:delInstrText>
          </w:r>
        </w:del>
      </w:ins>
      <w:del w:author="toantk" w:date="2022-07-27T09:26:00Z" w:id="15034">
        <w:r w:rsidDel="006A7679" w:rsidR="00076894">
          <w:fldChar w:fldCharType="separate"/>
        </w:r>
        <w:r w:rsidDel="006A7679" w:rsidR="00076894">
          <w:rPr>
            <w:noProof/>
          </w:rPr>
          <w:delText>7</w:delText>
        </w:r>
      </w:del>
      <w:ins w:author="Tran Khanh Toan" w:date="2022-07-01T17:42:00Z" w:id="15035">
        <w:del w:author="toantk" w:date="2022-07-27T09:26:00Z" w:id="15036">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5037">
        <w:r w:rsidDel="006A7679" w:rsidR="00076894">
          <w:fldChar w:fldCharType="separate"/>
        </w:r>
      </w:del>
      <w:ins w:author="Tran Khanh Toan" w:date="2022-07-01T17:42:00Z" w:id="15038">
        <w:del w:author="toantk" w:date="2022-07-27T09:26:00Z" w:id="15039">
          <w:r w:rsidDel="006A7679" w:rsidR="00076894">
            <w:rPr>
              <w:noProof/>
            </w:rPr>
            <w:delText>40</w:delText>
          </w:r>
          <w:r w:rsidDel="006A7679" w:rsidR="00076894">
            <w:fldChar w:fldCharType="end"/>
          </w:r>
        </w:del>
      </w:ins>
      <w:del w:author="Tran Khanh Toan" w:date="2022-07-01T14:55:00Z" w:id="15040">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37</w:delText>
        </w:r>
        <w:r w:rsidDel="00A87875" w:rsidR="003F0BD0">
          <w:rPr>
            <w:noProof/>
          </w:rPr>
          <w:fldChar w:fldCharType="end"/>
        </w:r>
      </w:del>
      <w:r>
        <w:t xml:space="preserve"> Luồng điều khiển Reset thiết bị qua </w:t>
      </w:r>
      <w:del w:author="Tran Khanh Toan" w:date="2022-07-01T15:43:00Z" w:id="15041">
        <w:r w:rsidDel="007A6979">
          <w:delText>OneLink</w:delText>
        </w:r>
      </w:del>
      <w:ins w:author="Tran Khanh Toan" w:date="2022-07-01T15:43:00Z" w:id="15042">
        <w:r w:rsidR="007A6979">
          <w:t>Mobile App</w:t>
        </w:r>
      </w:ins>
      <w:bookmarkEnd w:id="15028"/>
    </w:p>
    <w:p w:rsidR="003D62C8" w:rsidP="003D62C8" w:rsidRDefault="003D62C8" w14:paraId="7BCC82A3" w14:textId="1B83402C">
      <w:pPr>
        <w:rPr>
          <w:b/>
          <w:bCs/>
        </w:rPr>
      </w:pPr>
      <w:del w:author="Tran Khanh Toan" w:date="2022-07-04T09:21:00Z" w:id="15043">
        <w:r w:rsidRPr="00AB6FAB" w:rsidDel="00F02801">
          <w:rPr>
            <w:b/>
            <w:bCs/>
          </w:rPr>
          <w:delText xml:space="preserve">Cấu trúc dữ liệu </w:delText>
        </w:r>
      </w:del>
      <w:ins w:author="Tran Khanh Toan" w:date="2022-07-04T09:22:00Z" w:id="15044">
        <w:r w:rsidR="00F02801">
          <w:rPr>
            <w:b/>
            <w:bCs/>
          </w:rPr>
          <w:t xml:space="preserve">Cấu trúc payload </w:t>
        </w:r>
      </w:ins>
      <w:r w:rsidRPr="00AB6FAB">
        <w:rPr>
          <w:b/>
          <w:bCs/>
        </w:rPr>
        <w:t>của bản tin:</w:t>
      </w:r>
    </w:p>
    <w:p w:rsidR="003D62C8" w:rsidP="003D62C8" w:rsidRDefault="00C12C43" w14:paraId="6FBCAFCE" w14:textId="122230F6">
      <w:pPr>
        <w:pStyle w:val="FirstLevelBullet"/>
        <w:numPr>
          <w:ilvl w:val="0"/>
          <w:numId w:val="9"/>
        </w:numPr>
      </w:pPr>
      <w:r>
        <w:t>Reset</w:t>
      </w:r>
      <w:r w:rsidR="003D62C8">
        <w:t xml:space="preserve"> Request:</w:t>
      </w:r>
    </w:p>
    <w:p w:rsidR="00B50F70" w:rsidP="2ADD6C4A" w:rsidRDefault="731C8F16" w14:paraId="5AFA5D18" w14:textId="376D9302">
      <w:pPr>
        <w:ind w:left="720"/>
        <w:rPr>
          <w:ins w:author="Tran Khanh Toan" w:date="2022-08-04T09:19:00Z" w:id="15045"/>
        </w:rPr>
        <w:pPrChange w:author="Tran Khanh Toan" w:date="2022-08-04T09:19:00Z" w:id="15046">
          <w:pPr>
            <w:pStyle w:val="ListParagraph"/>
            <w:numPr>
              <w:numId w:val="9"/>
            </w:numPr>
            <w:ind w:hanging="360"/>
          </w:pPr>
        </w:pPrChange>
      </w:pPr>
      <w:ins w:author="Tran Khanh Toan" w:date="2022-08-04T09:19:00Z" w:id="1776236057">
        <w:r w:rsidR="0C293772">
          <w:t xml:space="preserve">{“action” : “reset”, </w:t>
        </w:r>
      </w:ins>
    </w:p>
    <w:p w:rsidR="00B50F70" w:rsidP="2ADD6C4A" w:rsidRDefault="731C8F16" w14:paraId="51D24AC5" w14:textId="77777777">
      <w:pPr>
        <w:ind w:left="720"/>
        <w:rPr>
          <w:ins w:author="Tran Khanh Toan" w:date="2022-08-04T09:19:00Z" w:id="15048"/>
        </w:rPr>
        <w:pPrChange w:author="Tran Khanh Toan" w:date="2022-08-04T09:19:00Z" w:id="15049">
          <w:pPr>
            <w:pStyle w:val="ListParagraph"/>
            <w:numPr>
              <w:numId w:val="9"/>
            </w:numPr>
            <w:ind w:hanging="360"/>
          </w:pPr>
        </w:pPrChange>
      </w:pPr>
      <w:ins w:author="Tran Khanh Toan" w:date="2022-08-04T09:19:00Z" w:id="1768674034">
        <w:r w:rsidR="0C293772">
          <w:t xml:space="preserve"> “macList” : “&lt;macList&gt;”,</w:t>
        </w:r>
      </w:ins>
    </w:p>
    <w:p w:rsidR="00B50F70" w:rsidP="2ADD6C4A" w:rsidRDefault="731C8F16" w14:paraId="0B8B4B60" w14:textId="720A0132">
      <w:pPr>
        <w:ind w:left="720"/>
        <w:rPr>
          <w:ins w:author="Tran Khanh Toan" w:date="2022-08-04T09:19:00Z" w:id="15051"/>
        </w:rPr>
        <w:pPrChange w:author="Tran Khanh Toan" w:date="2022-08-04T09:19:00Z" w:id="15052">
          <w:pPr>
            <w:pStyle w:val="ListParagraph"/>
            <w:numPr>
              <w:numId w:val="9"/>
            </w:numPr>
            <w:ind w:hanging="360"/>
          </w:pPr>
        </w:pPrChange>
      </w:pPr>
      <w:ins w:author="Tran Khanh Toan" w:date="2022-08-04T09:19:00Z" w:id="1030817223">
        <w:r w:rsidR="0C293772">
          <w:t xml:space="preserve"> “requestId” : </w:t>
        </w:r>
      </w:ins>
      <w:r w:rsidR="43F0A092">
        <w:rPr/>
        <w:t>&lt;requestId&gt;</w:t>
      </w:r>
      <w:ins w:author="Tran Khanh Toan" w:date="2022-08-04T09:19:00Z" w:id="783236759">
        <w:r w:rsidR="0C293772">
          <w:t>}</w:t>
        </w:r>
      </w:ins>
    </w:p>
    <w:p w:rsidR="003D62C8" w:rsidDel="00B50F70" w:rsidP="00466FAB" w:rsidRDefault="003D62C8" w14:paraId="34B17722" w14:textId="02DC5D77">
      <w:pPr>
        <w:pStyle w:val="ListParagraph"/>
        <w:ind w:firstLine="360"/>
        <w:rPr>
          <w:del w:author="Tran Khanh Toan" w:date="2022-08-04T09:19:00Z" w:id="15055"/>
        </w:rPr>
      </w:pPr>
      <w:del w:author="Tran Khanh Toan" w:date="2022-08-04T09:19:00Z" w:id="15056">
        <w:r w:rsidDel="00B50F70">
          <w:delText>{“action” : “</w:delText>
        </w:r>
        <w:r w:rsidDel="00B50F70" w:rsidR="00C12C43">
          <w:delText>reset</w:delText>
        </w:r>
        <w:r w:rsidDel="00B50F70">
          <w:delText>”</w:delText>
        </w:r>
        <w:r w:rsidDel="00B50F70" w:rsidR="00466FAB">
          <w:delText>, “requestId” : “&lt;requestId&gt;”</w:delText>
        </w:r>
        <w:r w:rsidDel="00B50F70">
          <w:delText>}</w:delText>
        </w:r>
      </w:del>
    </w:p>
    <w:p w:rsidR="003D62C8" w:rsidP="003D62C8" w:rsidRDefault="00C12C43" w14:paraId="17343297" w14:textId="2E731E9D">
      <w:pPr>
        <w:pStyle w:val="FirstLevelBullet"/>
        <w:numPr>
          <w:ilvl w:val="0"/>
          <w:numId w:val="9"/>
        </w:numPr>
      </w:pPr>
      <w:r>
        <w:t>Reset</w:t>
      </w:r>
      <w:r w:rsidR="003D62C8">
        <w:t xml:space="preserve"> Response:</w:t>
      </w:r>
    </w:p>
    <w:p w:rsidR="003D62C8" w:rsidP="003D62C8" w:rsidRDefault="00F227FB" w14:paraId="48857929" w14:textId="68B2483B">
      <w:pPr>
        <w:pStyle w:val="FirstLevelBullet"/>
        <w:numPr>
          <w:ilvl w:val="1"/>
          <w:numId w:val="9"/>
        </w:numPr>
      </w:pPr>
      <w:ins w:author="Tran Khanh Toan" w:date="2022-08-04T09:29:00Z" w:id="15057">
        <w:r>
          <w:t xml:space="preserve">ONT xử lý yêu cầu </w:t>
        </w:r>
      </w:ins>
      <w:r w:rsidR="00C12C43">
        <w:t>Reset</w:t>
      </w:r>
      <w:r w:rsidR="003D62C8">
        <w:t xml:space="preserve"> thành công</w:t>
      </w:r>
      <w:ins w:author="Tran Khanh Toan" w:date="2022-08-04T09:29:00Z" w:id="15058">
        <w:r>
          <w:t xml:space="preserve"> và phân phối được yêu cầu đến các node:</w:t>
        </w:r>
      </w:ins>
      <w:del w:author="Tran Khanh Toan" w:date="2022-08-04T09:29:00Z" w:id="15059">
        <w:r w:rsidDel="00F227FB" w:rsidR="003D62C8">
          <w:delText>:</w:delText>
        </w:r>
      </w:del>
    </w:p>
    <w:p w:rsidR="00F227FB" w:rsidP="2ADD6C4A" w:rsidRDefault="71EB280E" w14:paraId="2115F7C4" w14:textId="77777777">
      <w:pPr>
        <w:pStyle w:val="FirstLevelBullet"/>
        <w:numPr>
          <w:numId w:val="0"/>
        </w:numPr>
        <w:ind w:left="1080"/>
        <w:rPr>
          <w:ins w:author="Tran Khanh Toan" w:date="2022-08-04T09:28:00Z" w:id="15060"/>
        </w:rPr>
        <w:pPrChange w:author="Tran Khanh Toan" w:date="2022-08-04T09:29:00Z" w:id="15061">
          <w:pPr>
            <w:pStyle w:val="FirstLevelBullet"/>
            <w:numPr>
              <w:numId w:val="9"/>
            </w:numPr>
          </w:pPr>
        </w:pPrChange>
      </w:pPr>
      <w:ins w:author="Tran Khanh Toan" w:date="2022-08-04T09:28:00Z" w:id="562789957">
        <w:r w:rsidR="679D70AE">
          <w:t>{</w:t>
        </w:r>
      </w:ins>
    </w:p>
    <w:p w:rsidR="00F227FB" w:rsidP="2ADD6C4A" w:rsidRDefault="71EB280E" w14:paraId="62CEE02F" w14:textId="77777777">
      <w:pPr>
        <w:pStyle w:val="FirstLevelBullet"/>
        <w:numPr>
          <w:numId w:val="0"/>
        </w:numPr>
        <w:ind w:left="1080"/>
        <w:rPr>
          <w:ins w:author="Tran Khanh Toan" w:date="2022-08-04T09:28:00Z" w:id="15063"/>
        </w:rPr>
        <w:pPrChange w:author="Tran Khanh Toan" w:date="2022-08-04T09:29:00Z" w:id="15064">
          <w:pPr>
            <w:pStyle w:val="FirstLevelBullet"/>
            <w:numPr>
              <w:numId w:val="9"/>
            </w:numPr>
          </w:pPr>
        </w:pPrChange>
      </w:pPr>
      <w:ins w:author="Tran Khanh Toan" w:date="2022-08-04T09:28:00Z" w:id="505427402">
        <w:r w:rsidR="679D70AE">
          <w:t>"status": 0,</w:t>
        </w:r>
      </w:ins>
    </w:p>
    <w:p w:rsidR="00F227FB" w:rsidP="2ADD6C4A" w:rsidRDefault="71EB280E" w14:paraId="357B5DF1" w14:textId="77777777">
      <w:pPr>
        <w:pStyle w:val="FirstLevelBullet"/>
        <w:numPr>
          <w:numId w:val="0"/>
        </w:numPr>
        <w:ind w:left="1080"/>
        <w:rPr>
          <w:ins w:author="Tran Khanh Toan" w:date="2022-08-04T09:28:00Z" w:id="15066"/>
        </w:rPr>
        <w:pPrChange w:author="Tran Khanh Toan" w:date="2022-08-04T09:29:00Z" w:id="15067">
          <w:pPr>
            <w:pStyle w:val="FirstLevelBullet"/>
            <w:numPr>
              <w:numId w:val="9"/>
            </w:numPr>
          </w:pPr>
        </w:pPrChange>
      </w:pPr>
      <w:ins w:author="Tran Khanh Toan" w:date="2022-08-04T09:28:00Z" w:id="1164576662">
        <w:r w:rsidR="679D70AE">
          <w:t>“message”: “Success”,</w:t>
        </w:r>
      </w:ins>
    </w:p>
    <w:p w:rsidR="00F227FB" w:rsidP="2ADD6C4A" w:rsidRDefault="71EB280E" w14:paraId="58CFAB7C" w14:textId="23F023E7">
      <w:pPr>
        <w:ind w:left="1080"/>
        <w:rPr>
          <w:ins w:author="Tran Khanh Toan" w:date="2022-08-04T09:28:00Z" w:id="15069"/>
        </w:rPr>
        <w:pPrChange w:author="Tran Khanh Toan" w:date="2022-08-04T09:29:00Z" w:id="15070">
          <w:pPr>
            <w:pStyle w:val="ListParagraph"/>
            <w:numPr>
              <w:numId w:val="9"/>
            </w:numPr>
            <w:ind w:hanging="360"/>
          </w:pPr>
        </w:pPrChange>
      </w:pPr>
      <w:ins w:author="Tran Khanh Toan" w:date="2022-08-04T09:28:00Z" w:id="620257076">
        <w:r w:rsidR="679D70AE">
          <w:t xml:space="preserve">“requestId” : </w:t>
        </w:r>
      </w:ins>
      <w:r w:rsidR="43F0A092">
        <w:rPr/>
        <w:t>&lt;requestId&gt;</w:t>
      </w:r>
      <w:ins w:author="Tran Khanh Toan" w:date="2022-08-04T09:28:00Z" w:id="366541413">
        <w:r w:rsidR="679D70AE">
          <w:t>,</w:t>
        </w:r>
      </w:ins>
    </w:p>
    <w:p w:rsidR="00F227FB" w:rsidP="2ADD6C4A" w:rsidRDefault="71EB280E" w14:paraId="31F29215" w14:textId="77777777">
      <w:pPr>
        <w:pStyle w:val="FirstLevelBullet"/>
        <w:numPr>
          <w:numId w:val="0"/>
        </w:numPr>
        <w:ind w:left="1080"/>
        <w:rPr>
          <w:ins w:author="Tran Khanh Toan" w:date="2022-08-04T09:28:00Z" w:id="15073"/>
        </w:rPr>
        <w:pPrChange w:author="Tran Khanh Toan" w:date="2022-08-04T09:29:00Z" w:id="15074">
          <w:pPr>
            <w:pStyle w:val="FirstLevelBullet"/>
            <w:numPr>
              <w:numId w:val="9"/>
            </w:numPr>
          </w:pPr>
        </w:pPrChange>
      </w:pPr>
      <w:ins w:author="Tran Khanh Toan" w:date="2022-08-04T09:28:00Z" w:id="569630511">
        <w:r w:rsidR="679D70AE">
          <w:t>"data": {</w:t>
        </w:r>
      </w:ins>
    </w:p>
    <w:p w:rsidR="00F227FB" w:rsidP="2ADD6C4A" w:rsidRDefault="00F227FB" w14:paraId="41DB07E5" w14:textId="2A343D82">
      <w:pPr>
        <w:pStyle w:val="FirstLevelBullet"/>
        <w:numPr>
          <w:numId w:val="0"/>
        </w:numPr>
        <w:ind w:left="1080"/>
        <w:rPr>
          <w:ins w:author="Tran Khanh Toan" w:date="2022-08-04T09:28:00Z" w:id="15076"/>
        </w:rPr>
        <w:pPrChange w:author="Tran Khanh Toan" w:date="2022-08-04T09:29:00Z" w:id="15077">
          <w:pPr>
            <w:pStyle w:val="FirstLevelBullet"/>
            <w:numPr>
              <w:numId w:val="9"/>
            </w:numPr>
          </w:pPr>
        </w:pPrChange>
      </w:pPr>
      <w:ins w:author="Tran Khanh Toan" w:date="2022-08-04T09:28:00Z" w:id="15078">
        <w:r>
          <w:tab/>
        </w:r>
        <w:r>
          <w:tab/>
        </w:r>
        <w:r w:rsidR="679D70AE">
          <w:t>“action” : “</w:t>
        </w:r>
      </w:ins>
      <w:ins w:author="Tran Khanh Toan" w:date="2022-08-04T09:29:00Z" w:id="1749561863">
        <w:r w:rsidR="679D70AE">
          <w:t>reset</w:t>
        </w:r>
      </w:ins>
      <w:ins w:author="Tran Khanh Toan" w:date="2022-08-04T09:28:00Z" w:id="1884017463">
        <w:r w:rsidR="679D70AE">
          <w:t>”,</w:t>
        </w:r>
      </w:ins>
    </w:p>
    <w:p w:rsidR="00F227FB" w:rsidP="2ADD6C4A" w:rsidRDefault="00F227FB" w14:paraId="0ACAB4FC" w14:textId="77777777">
      <w:pPr>
        <w:pStyle w:val="FirstLevelBullet"/>
        <w:numPr>
          <w:numId w:val="0"/>
        </w:numPr>
        <w:ind w:left="1080"/>
        <w:rPr>
          <w:ins w:author="Tran Khanh Toan" w:date="2022-08-04T09:28:00Z" w:id="15081"/>
        </w:rPr>
        <w:pPrChange w:author="Tran Khanh Toan" w:date="2022-08-04T09:29:00Z" w:id="15082">
          <w:pPr>
            <w:pStyle w:val="FirstLevelBullet"/>
            <w:numPr>
              <w:numId w:val="9"/>
            </w:numPr>
          </w:pPr>
        </w:pPrChange>
      </w:pPr>
      <w:ins w:author="Tran Khanh Toan" w:date="2022-08-04T09:28:00Z" w:id="15083">
        <w:r>
          <w:tab/>
        </w:r>
        <w:r>
          <w:tab/>
        </w:r>
        <w:r w:rsidR="679D70AE">
          <w:t>“results” : [</w:t>
        </w:r>
      </w:ins>
    </w:p>
    <w:p w:rsidR="00F227FB" w:rsidP="2ADD6C4A" w:rsidRDefault="00F227FB" w14:paraId="1D8DE464" w14:textId="77777777">
      <w:pPr>
        <w:pStyle w:val="FirstLevelBullet"/>
        <w:numPr>
          <w:numId w:val="0"/>
        </w:numPr>
        <w:ind w:left="1080"/>
        <w:rPr>
          <w:ins w:author="Tran Khanh Toan" w:date="2022-08-04T09:28:00Z" w:id="15084"/>
        </w:rPr>
        <w:pPrChange w:author="Tran Khanh Toan" w:date="2022-08-04T09:29:00Z" w:id="15085">
          <w:pPr>
            <w:pStyle w:val="FirstLevelBullet"/>
            <w:numPr>
              <w:numId w:val="9"/>
            </w:numPr>
          </w:pPr>
        </w:pPrChange>
      </w:pPr>
      <w:ins w:author="Tran Khanh Toan" w:date="2022-08-04T09:28:00Z" w:id="15086">
        <w:r>
          <w:tab/>
        </w:r>
        <w:r>
          <w:tab/>
        </w:r>
        <w:r>
          <w:tab/>
        </w:r>
        <w:r>
          <w:tab/>
        </w:r>
        <w:r w:rsidR="679D70AE">
          <w:t>{</w:t>
        </w:r>
      </w:ins>
    </w:p>
    <w:p w:rsidR="00F227FB" w:rsidP="2ADD6C4A" w:rsidRDefault="00F227FB" w14:paraId="677F96AF" w14:textId="741C7171">
      <w:pPr>
        <w:pStyle w:val="FirstLevelBullet"/>
        <w:numPr>
          <w:numId w:val="0"/>
        </w:numPr>
        <w:ind w:left="3600"/>
        <w:rPr>
          <w:ins w:author="Tran Khanh Toan" w:date="2022-08-04T09:28:00Z" w:id="15087"/>
        </w:rPr>
        <w:pPrChange w:author="toantk" w:date="2022-08-04T18:07:00Z" w:id="15088">
          <w:pPr>
            <w:pStyle w:val="FirstLevelBullet"/>
            <w:numPr>
              <w:numId w:val="9"/>
            </w:numPr>
          </w:pPr>
        </w:pPrChange>
      </w:pPr>
      <w:ins w:author="Tran Khanh Toan" w:date="2022-08-04T09:28:00Z" w:id="15089">
        <w:r>
          <w:tab/>
        </w:r>
        <w:r w:rsidR="679D70AE">
          <w:t>“macAddr” : “&lt;macAddr &gt;”,</w:t>
        </w:r>
      </w:ins>
    </w:p>
    <w:p w:rsidR="00F227FB" w:rsidP="2ADD6C4A" w:rsidRDefault="00F227FB" w14:paraId="24C4A6EB" w14:textId="77777777">
      <w:pPr>
        <w:pStyle w:val="FirstLevelBullet"/>
        <w:numPr>
          <w:numId w:val="0"/>
        </w:numPr>
        <w:ind w:left="3600"/>
        <w:rPr>
          <w:ins w:author="Tran Khanh Toan" w:date="2022-08-04T09:28:00Z" w:id="15090"/>
        </w:rPr>
        <w:pPrChange w:author="toantk" w:date="2022-08-04T18:07:00Z" w:id="15091">
          <w:pPr>
            <w:pStyle w:val="FirstLevelBullet"/>
            <w:numPr>
              <w:numId w:val="9"/>
            </w:numPr>
          </w:pPr>
        </w:pPrChange>
      </w:pPr>
      <w:ins w:author="Tran Khanh Toan" w:date="2022-08-04T09:28:00Z" w:id="15092">
        <w:r>
          <w:tab/>
        </w:r>
        <w:r w:rsidR="679D70AE">
          <w:t>“status” : “&lt;status &gt;”</w:t>
        </w:r>
      </w:ins>
    </w:p>
    <w:p w:rsidR="00F227FB" w:rsidP="2ADD6C4A" w:rsidRDefault="71EB280E" w14:paraId="27445C11" w14:textId="77777777">
      <w:pPr>
        <w:pStyle w:val="FirstLevelBullet"/>
        <w:numPr>
          <w:numId w:val="0"/>
        </w:numPr>
        <w:ind w:left="3600"/>
        <w:rPr>
          <w:ins w:author="Tran Khanh Toan" w:date="2022-08-04T09:28:00Z" w:id="15093"/>
        </w:rPr>
        <w:pPrChange w:author="toantk" w:date="2022-08-04T18:07:00Z" w:id="15094">
          <w:pPr>
            <w:pStyle w:val="FirstLevelBullet"/>
            <w:numPr>
              <w:numId w:val="9"/>
            </w:numPr>
          </w:pPr>
        </w:pPrChange>
      </w:pPr>
      <w:ins w:author="Tran Khanh Toan" w:date="2022-08-04T09:28:00Z" w:id="1991721607">
        <w:r w:rsidR="679D70AE">
          <w:t>},</w:t>
        </w:r>
      </w:ins>
    </w:p>
    <w:p w:rsidR="00F227FB" w:rsidP="2ADD6C4A" w:rsidRDefault="71EB280E" w14:paraId="048CB1BA" w14:textId="77777777">
      <w:pPr>
        <w:pStyle w:val="FirstLevelBullet"/>
        <w:numPr>
          <w:numId w:val="0"/>
        </w:numPr>
        <w:ind w:left="3600"/>
        <w:rPr>
          <w:ins w:author="Tran Khanh Toan" w:date="2022-08-04T09:28:00Z" w:id="15096"/>
        </w:rPr>
        <w:pPrChange w:author="toantk" w:date="2022-08-04T18:08:00Z" w:id="15097">
          <w:pPr>
            <w:pStyle w:val="FirstLevelBullet"/>
            <w:numPr>
              <w:numId w:val="9"/>
            </w:numPr>
          </w:pPr>
        </w:pPrChange>
      </w:pPr>
      <w:ins w:author="Tran Khanh Toan" w:date="2022-08-04T09:28:00Z" w:id="1178771121">
        <w:r w:rsidR="679D70AE">
          <w:t>{</w:t>
        </w:r>
      </w:ins>
    </w:p>
    <w:p w:rsidR="00F227FB" w:rsidP="2ADD6C4A" w:rsidRDefault="00F227FB" w14:paraId="248ACCDE" w14:textId="77777777">
      <w:pPr>
        <w:pStyle w:val="FirstLevelBullet"/>
        <w:numPr>
          <w:numId w:val="0"/>
        </w:numPr>
        <w:ind w:left="3600"/>
        <w:rPr>
          <w:ins w:author="Tran Khanh Toan" w:date="2022-08-04T09:28:00Z" w:id="15099"/>
        </w:rPr>
        <w:pPrChange w:author="toantk" w:date="2022-08-04T18:08:00Z" w:id="15100">
          <w:pPr>
            <w:pStyle w:val="FirstLevelBullet"/>
            <w:numPr>
              <w:numId w:val="9"/>
            </w:numPr>
          </w:pPr>
        </w:pPrChange>
      </w:pPr>
      <w:ins w:author="Tran Khanh Toan" w:date="2022-08-04T09:28:00Z" w:id="15101">
        <w:r>
          <w:tab/>
        </w:r>
        <w:r w:rsidR="679D70AE">
          <w:t>“macAddr” : “&lt;macAddr &gt;”,</w:t>
        </w:r>
      </w:ins>
    </w:p>
    <w:p w:rsidR="00F227FB" w:rsidP="2ADD6C4A" w:rsidRDefault="00F227FB" w14:paraId="7BE21F23" w14:textId="77777777">
      <w:pPr>
        <w:pStyle w:val="FirstLevelBullet"/>
        <w:numPr>
          <w:numId w:val="0"/>
        </w:numPr>
        <w:ind w:left="3600"/>
        <w:rPr>
          <w:ins w:author="Tran Khanh Toan" w:date="2022-08-04T09:28:00Z" w:id="15102"/>
        </w:rPr>
        <w:pPrChange w:author="toantk" w:date="2022-08-04T18:08:00Z" w:id="15103">
          <w:pPr>
            <w:pStyle w:val="FirstLevelBullet"/>
            <w:numPr>
              <w:numId w:val="9"/>
            </w:numPr>
          </w:pPr>
        </w:pPrChange>
      </w:pPr>
      <w:ins w:author="Tran Khanh Toan" w:date="2022-08-04T09:28:00Z" w:id="15104">
        <w:r>
          <w:tab/>
        </w:r>
        <w:r w:rsidR="679D70AE">
          <w:t>“status” : “&lt;status &gt;”</w:t>
        </w:r>
      </w:ins>
    </w:p>
    <w:p w:rsidR="00F227FB" w:rsidP="2ADD6C4A" w:rsidRDefault="71EB280E" w14:paraId="2CD16E4A" w14:textId="77777777">
      <w:pPr>
        <w:pStyle w:val="FirstLevelBullet"/>
        <w:numPr>
          <w:numId w:val="0"/>
        </w:numPr>
        <w:ind w:left="3600"/>
        <w:rPr>
          <w:ins w:author="Tran Khanh Toan" w:date="2022-08-04T09:28:00Z" w:id="15105"/>
        </w:rPr>
        <w:pPrChange w:author="toantk" w:date="2022-08-04T18:08:00Z" w:id="15106">
          <w:pPr>
            <w:pStyle w:val="FirstLevelBullet"/>
            <w:numPr>
              <w:numId w:val="9"/>
            </w:numPr>
          </w:pPr>
        </w:pPrChange>
      </w:pPr>
      <w:ins w:author="Tran Khanh Toan" w:date="2022-08-04T09:28:00Z" w:id="613912840">
        <w:r w:rsidR="679D70AE">
          <w:t>},</w:t>
        </w:r>
      </w:ins>
    </w:p>
    <w:p w:rsidR="00F227FB" w:rsidP="2ADD6C4A" w:rsidRDefault="71EB280E" w14:paraId="7980C800" w14:textId="77777777">
      <w:pPr>
        <w:pStyle w:val="FirstLevelBullet"/>
        <w:numPr>
          <w:numId w:val="0"/>
        </w:numPr>
        <w:ind w:left="3600"/>
        <w:rPr>
          <w:ins w:author="Tran Khanh Toan" w:date="2022-08-04T09:28:00Z" w:id="15108"/>
        </w:rPr>
        <w:pPrChange w:author="toantk" w:date="2022-08-04T18:08:00Z" w:id="15109">
          <w:pPr>
            <w:pStyle w:val="FirstLevelBullet"/>
            <w:numPr>
              <w:numId w:val="9"/>
            </w:numPr>
          </w:pPr>
        </w:pPrChange>
      </w:pPr>
      <w:ins w:author="Tran Khanh Toan" w:date="2022-08-04T09:28:00Z" w:id="757946634">
        <w:r w:rsidR="679D70AE">
          <w:t>…</w:t>
        </w:r>
      </w:ins>
    </w:p>
    <w:p w:rsidR="00F227FB" w:rsidP="2ADD6C4A" w:rsidRDefault="71EB280E" w14:paraId="5C858DE7" w14:textId="77777777">
      <w:pPr>
        <w:pStyle w:val="FirstLevelBullet"/>
        <w:numPr>
          <w:numId w:val="0"/>
        </w:numPr>
        <w:ind w:left="3600"/>
        <w:rPr>
          <w:ins w:author="Tran Khanh Toan" w:date="2022-08-04T09:28:00Z" w:id="15111"/>
        </w:rPr>
        <w:pPrChange w:author="toantk" w:date="2022-08-04T18:08:00Z" w:id="15112">
          <w:pPr>
            <w:pStyle w:val="FirstLevelBullet"/>
            <w:numPr>
              <w:numId w:val="9"/>
            </w:numPr>
          </w:pPr>
        </w:pPrChange>
      </w:pPr>
      <w:ins w:author="Tran Khanh Toan" w:date="2022-08-04T09:28:00Z" w:id="998314392">
        <w:r w:rsidR="679D70AE">
          <w:t>]</w:t>
        </w:r>
      </w:ins>
    </w:p>
    <w:p w:rsidR="00F227FB" w:rsidP="2ADD6C4A" w:rsidRDefault="71EB280E" w14:paraId="0AA1B1F6" w14:textId="77777777">
      <w:pPr>
        <w:pStyle w:val="FirstLevelBullet"/>
        <w:numPr>
          <w:numId w:val="0"/>
        </w:numPr>
        <w:ind w:left="2160"/>
        <w:rPr>
          <w:ins w:author="Tran Khanh Toan" w:date="2022-08-04T09:28:00Z" w:id="15114"/>
        </w:rPr>
        <w:pPrChange w:author="toantk" w:date="2022-08-04T18:08:00Z" w:id="15115">
          <w:pPr>
            <w:pStyle w:val="FirstLevelBullet"/>
            <w:numPr>
              <w:numId w:val="9"/>
            </w:numPr>
          </w:pPr>
        </w:pPrChange>
      </w:pPr>
      <w:ins w:author="Tran Khanh Toan" w:date="2022-08-04T09:28:00Z" w:id="1179219060">
        <w:r w:rsidR="679D70AE">
          <w:t>}</w:t>
        </w:r>
      </w:ins>
    </w:p>
    <w:p w:rsidR="00F227FB" w:rsidP="2ADD6C4A" w:rsidRDefault="71EB280E" w14:paraId="7834D213" w14:textId="77777777">
      <w:pPr>
        <w:pStyle w:val="FirstLevelBullet"/>
        <w:numPr>
          <w:numId w:val="0"/>
        </w:numPr>
        <w:ind w:left="1080"/>
        <w:rPr>
          <w:ins w:author="Tran Khanh Toan" w:date="2022-08-04T09:28:00Z" w:id="15117"/>
        </w:rPr>
        <w:pPrChange w:author="Tran Khanh Toan" w:date="2022-08-04T09:29:00Z" w:id="15118">
          <w:pPr>
            <w:pStyle w:val="FirstLevelBullet"/>
            <w:numPr>
              <w:numId w:val="9"/>
            </w:numPr>
          </w:pPr>
        </w:pPrChange>
      </w:pPr>
      <w:ins w:author="Tran Khanh Toan" w:date="2022-08-04T09:28:00Z" w:id="354676516">
        <w:r w:rsidR="679D70AE">
          <w:t>}</w:t>
        </w:r>
      </w:ins>
    </w:p>
    <w:p w:rsidR="003D62C8" w:rsidDel="00F227FB" w:rsidP="003D62C8" w:rsidRDefault="003D62C8" w14:paraId="4385FD79" w14:textId="317D59E8">
      <w:pPr>
        <w:pStyle w:val="FirstLevelBullet"/>
        <w:numPr>
          <w:ilvl w:val="0"/>
          <w:numId w:val="0"/>
        </w:numPr>
        <w:ind w:left="1080"/>
        <w:rPr>
          <w:del w:author="Tran Khanh Toan" w:date="2022-08-04T09:28:00Z" w:id="15120"/>
        </w:rPr>
      </w:pPr>
      <w:del w:author="Tran Khanh Toan" w:date="2022-08-04T09:28:00Z" w:id="15121">
        <w:r w:rsidDel="00F227FB">
          <w:delText>{</w:delText>
        </w:r>
      </w:del>
    </w:p>
    <w:p w:rsidR="003D62C8" w:rsidDel="00F227FB" w:rsidP="003D62C8" w:rsidRDefault="003D62C8" w14:paraId="0659F429" w14:textId="30EEF0F3">
      <w:pPr>
        <w:pStyle w:val="FirstLevelBullet"/>
        <w:numPr>
          <w:ilvl w:val="0"/>
          <w:numId w:val="0"/>
        </w:numPr>
        <w:ind w:left="1080"/>
        <w:rPr>
          <w:del w:author="Tran Khanh Toan" w:date="2022-08-04T09:28:00Z" w:id="15122"/>
        </w:rPr>
      </w:pPr>
      <w:del w:author="Tran Khanh Toan" w:date="2022-08-04T09:28:00Z" w:id="15123">
        <w:r w:rsidDel="00F227FB">
          <w:delText>"status": 0,</w:delText>
        </w:r>
      </w:del>
    </w:p>
    <w:p w:rsidR="003D62C8" w:rsidDel="00F227FB" w:rsidP="003D62C8" w:rsidRDefault="00B94824" w14:paraId="43F87D45" w14:textId="5261DE4E">
      <w:pPr>
        <w:pStyle w:val="FirstLevelBullet"/>
        <w:numPr>
          <w:ilvl w:val="0"/>
          <w:numId w:val="0"/>
        </w:numPr>
        <w:ind w:left="1080"/>
        <w:rPr>
          <w:del w:author="Tran Khanh Toan" w:date="2022-08-04T09:28:00Z" w:id="15124"/>
        </w:rPr>
      </w:pPr>
      <w:del w:author="Tran Khanh Toan" w:date="2022-08-04T09:28:00Z" w:id="15125">
        <w:r w:rsidDel="00F227FB">
          <w:delText>“message”: “</w:delText>
        </w:r>
        <w:r w:rsidDel="00F227FB" w:rsidR="00840E19">
          <w:delText>Success</w:delText>
        </w:r>
        <w:r w:rsidDel="00F227FB">
          <w:delText>”</w:delText>
        </w:r>
        <w:r w:rsidDel="00F227FB" w:rsidR="003D62C8">
          <w:delText>,</w:delText>
        </w:r>
      </w:del>
    </w:p>
    <w:p w:rsidR="00466FAB" w:rsidDel="00F227FB" w:rsidP="00466FAB" w:rsidRDefault="00466FAB" w14:paraId="48D25344" w14:textId="0F9A3892">
      <w:pPr>
        <w:pStyle w:val="ListParagraph"/>
        <w:ind w:firstLine="360"/>
        <w:rPr>
          <w:del w:author="Tran Khanh Toan" w:date="2022-08-04T09:28:00Z" w:id="15126"/>
        </w:rPr>
      </w:pPr>
      <w:del w:author="Tran Khanh Toan" w:date="2022-08-04T09:28:00Z" w:id="15127">
        <w:r w:rsidDel="00F227FB">
          <w:delText>“requestId” : “&lt;requestId&gt;”,</w:delText>
        </w:r>
      </w:del>
    </w:p>
    <w:p w:rsidR="003D62C8" w:rsidDel="00F227FB" w:rsidP="003D62C8" w:rsidRDefault="003D62C8" w14:paraId="2EEA98A2" w14:textId="2A78F189">
      <w:pPr>
        <w:pStyle w:val="FirstLevelBullet"/>
        <w:numPr>
          <w:ilvl w:val="0"/>
          <w:numId w:val="0"/>
        </w:numPr>
        <w:ind w:left="1080"/>
        <w:rPr>
          <w:del w:author="Tran Khanh Toan" w:date="2022-08-04T09:28:00Z" w:id="15128"/>
        </w:rPr>
      </w:pPr>
      <w:del w:author="Tran Khanh Toan" w:date="2022-08-04T09:28:00Z" w:id="15129">
        <w:r w:rsidDel="00F227FB">
          <w:delText>"data": {</w:delText>
        </w:r>
      </w:del>
    </w:p>
    <w:p w:rsidR="003D62C8" w:rsidDel="00F227FB" w:rsidP="003D62C8" w:rsidRDefault="003D62C8" w14:paraId="78EE4D26" w14:textId="7CD6ECF5">
      <w:pPr>
        <w:pStyle w:val="FirstLevelBullet"/>
        <w:numPr>
          <w:ilvl w:val="0"/>
          <w:numId w:val="0"/>
        </w:numPr>
        <w:ind w:left="1080"/>
        <w:rPr>
          <w:del w:author="Tran Khanh Toan" w:date="2022-08-04T09:28:00Z" w:id="15130"/>
        </w:rPr>
      </w:pPr>
      <w:del w:author="Tran Khanh Toan" w:date="2022-08-04T09:28:00Z" w:id="15131">
        <w:r w:rsidDel="00F227FB">
          <w:delText>}</w:delText>
        </w:r>
      </w:del>
    </w:p>
    <w:p w:rsidR="003D62C8" w:rsidDel="00F227FB" w:rsidP="003D62C8" w:rsidRDefault="003D62C8" w14:paraId="6912A3E3" w14:textId="5C4D6B30">
      <w:pPr>
        <w:pStyle w:val="FirstLevelBullet"/>
        <w:numPr>
          <w:ilvl w:val="0"/>
          <w:numId w:val="0"/>
        </w:numPr>
        <w:ind w:left="1080"/>
        <w:rPr>
          <w:del w:author="Tran Khanh Toan" w:date="2022-08-04T09:28:00Z" w:id="15132"/>
        </w:rPr>
      </w:pPr>
      <w:del w:author="Tran Khanh Toan" w:date="2022-08-04T09:28:00Z" w:id="15133">
        <w:r w:rsidDel="00F227FB">
          <w:delText>}</w:delText>
        </w:r>
      </w:del>
    </w:p>
    <w:p w:rsidR="003D62C8" w:rsidP="003D62C8" w:rsidRDefault="00C12C43" w14:paraId="0B2629B0" w14:textId="237BC5FB">
      <w:pPr>
        <w:pStyle w:val="FirstLevelBullet"/>
        <w:numPr>
          <w:ilvl w:val="0"/>
          <w:numId w:val="10"/>
        </w:numPr>
      </w:pPr>
      <w:del w:author="Tran Khanh Toan" w:date="2022-08-04T09:30:00Z" w:id="15134">
        <w:r w:rsidDel="00F227FB">
          <w:delText>Reset</w:delText>
        </w:r>
        <w:r w:rsidDel="00F227FB" w:rsidR="003D62C8">
          <w:delText xml:space="preserve"> thất bại:</w:delText>
        </w:r>
      </w:del>
      <w:ins w:author="Tran Khanh Toan" w:date="2022-08-04T09:30:00Z" w:id="15135">
        <w:r w:rsidR="00F227FB">
          <w:t>Chưa xử lý được request hoặc gặp lỗi:</w:t>
        </w:r>
      </w:ins>
    </w:p>
    <w:p w:rsidR="003D62C8" w:rsidP="003D62C8" w:rsidRDefault="003D62C8" w14:paraId="5219FFD5" w14:textId="77777777">
      <w:pPr>
        <w:pStyle w:val="FirstLevelBullet"/>
        <w:numPr>
          <w:ilvl w:val="0"/>
          <w:numId w:val="0"/>
        </w:numPr>
        <w:ind w:left="1080"/>
      </w:pPr>
      <w:r>
        <w:t>{</w:t>
      </w:r>
    </w:p>
    <w:p w:rsidR="003D62C8" w:rsidP="003D62C8" w:rsidRDefault="00183521" w14:paraId="4A785F60" w14:textId="5B36EEF5">
      <w:pPr>
        <w:pStyle w:val="FirstLevelBullet"/>
        <w:numPr>
          <w:ilvl w:val="0"/>
          <w:numId w:val="0"/>
        </w:numPr>
        <w:ind w:left="720" w:firstLine="360"/>
      </w:pPr>
      <w:r>
        <w:t>“status”: &lt;ErrorCode&gt;</w:t>
      </w:r>
      <w:r w:rsidR="003D62C8">
        <w:t>,</w:t>
      </w:r>
    </w:p>
    <w:p w:rsidR="003D62C8" w:rsidP="003D62C8" w:rsidRDefault="00B94824" w14:paraId="06EFCD48" w14:textId="5F70357E">
      <w:pPr>
        <w:pStyle w:val="FirstLevelBullet"/>
        <w:numPr>
          <w:ilvl w:val="0"/>
          <w:numId w:val="0"/>
        </w:numPr>
        <w:ind w:left="1080"/>
      </w:pPr>
      <w:r>
        <w:t>“message”: “&lt;message&gt;”</w:t>
      </w:r>
      <w:r w:rsidR="003D62C8">
        <w:t>,</w:t>
      </w:r>
    </w:p>
    <w:p w:rsidR="00466FAB" w:rsidP="00466FAB" w:rsidRDefault="00466FAB" w14:paraId="60CC7FF0" w14:textId="22E257C4">
      <w:pPr>
        <w:pStyle w:val="ListParagraph"/>
        <w:ind w:firstLine="360"/>
      </w:pPr>
      <w:r>
        <w:t xml:space="preserve">“requestId” : </w:t>
      </w:r>
      <w:r w:rsidR="003E0981">
        <w:t>&lt;requestId&gt;</w:t>
      </w:r>
      <w:r>
        <w:t>,</w:t>
      </w:r>
    </w:p>
    <w:p w:rsidR="003D62C8" w:rsidP="003D62C8" w:rsidRDefault="003D62C8" w14:paraId="38A2E9BF" w14:textId="77777777">
      <w:pPr>
        <w:pStyle w:val="FirstLevelBullet"/>
        <w:numPr>
          <w:ilvl w:val="0"/>
          <w:numId w:val="0"/>
        </w:numPr>
        <w:ind w:left="720" w:firstLine="360"/>
      </w:pPr>
      <w:r>
        <w:t>"data": {</w:t>
      </w:r>
    </w:p>
    <w:p w:rsidR="003D62C8" w:rsidP="003D62C8" w:rsidRDefault="003D62C8" w14:paraId="5CEE0CC4" w14:textId="77777777">
      <w:pPr>
        <w:pStyle w:val="FirstLevelBullet"/>
        <w:numPr>
          <w:ilvl w:val="0"/>
          <w:numId w:val="0"/>
        </w:numPr>
        <w:ind w:left="720" w:firstLine="360"/>
      </w:pPr>
      <w:r>
        <w:t>}</w:t>
      </w:r>
    </w:p>
    <w:p w:rsidR="003D62C8" w:rsidDel="00DD1F59" w:rsidP="003D62C8" w:rsidRDefault="003D62C8" w14:paraId="336CA6E0" w14:textId="77777777">
      <w:pPr>
        <w:pStyle w:val="FirstLevelBullet"/>
        <w:numPr>
          <w:ilvl w:val="0"/>
          <w:numId w:val="0"/>
        </w:numPr>
        <w:ind w:left="720" w:firstLine="360"/>
        <w:rPr>
          <w:del w:author="toantk" w:date="2022-07-25T13:52:00Z" w:id="15136"/>
        </w:rPr>
      </w:pPr>
      <w:r>
        <w:t>}</w:t>
      </w:r>
    </w:p>
    <w:p w:rsidR="00542309" w:rsidRDefault="00542309" w14:paraId="4329A24B" w14:textId="7D9F8A5E">
      <w:pPr>
        <w:pStyle w:val="FirstLevelBullet"/>
        <w:numPr>
          <w:ilvl w:val="0"/>
          <w:numId w:val="0"/>
        </w:numPr>
        <w:ind w:left="720" w:firstLine="360"/>
        <w:pPrChange w:author="toantk" w:date="2022-07-25T13:52:00Z" w:id="15137">
          <w:pPr/>
        </w:pPrChange>
      </w:pPr>
    </w:p>
    <w:p w:rsidR="00293841" w:rsidDel="00DD1F59" w:rsidP="00484BA5" w:rsidRDefault="00293841" w14:paraId="62D21A76" w14:textId="426532A5">
      <w:pPr>
        <w:pStyle w:val="Heading2"/>
        <w:rPr>
          <w:del w:author="toantk" w:date="2022-07-25T13:52:00Z" w:id="15138"/>
        </w:rPr>
      </w:pPr>
      <w:bookmarkStart w:name="_Toc111218048" w:id="15139"/>
      <w:commentRangeStart w:id="15140"/>
      <w:del w:author="toantk" w:date="2022-07-25T13:52:00Z" w:id="1833040191">
        <w:r w:rsidDel="431F039F">
          <w:delText>Tính năng Backup File Config qua OneLink</w:delText>
        </w:r>
        <w:r w:rsidDel="431F039F">
          <w:delText>Mobile App</w:delText>
        </w:r>
        <w:r w:rsidDel="431F039F">
          <w:delText xml:space="preserve"> _ Draft</w:delText>
        </w:r>
      </w:del>
      <w:commentRangeEnd w:id="15140"/>
      <w:r>
        <w:rPr>
          <w:rStyle w:val="CommentReference"/>
        </w:rPr>
        <w:commentReference w:id="15140"/>
      </w:r>
      <w:bookmarkEnd w:id="15139"/>
    </w:p>
    <w:tbl>
      <w:tblPr>
        <w:tblStyle w:val="TableGrid"/>
        <w:tblW w:w="0" w:type="auto"/>
        <w:tblLook w:val="04A0" w:firstRow="1" w:lastRow="0" w:firstColumn="1" w:lastColumn="0" w:noHBand="0" w:noVBand="1"/>
      </w:tblPr>
      <w:tblGrid>
        <w:gridCol w:w="1885"/>
        <w:gridCol w:w="7340"/>
      </w:tblGrid>
      <w:tr w:rsidR="00293841" w:rsidDel="00DD1F59" w:rsidTr="00E5021C" w14:paraId="2A513A59" w14:textId="17E6F183">
        <w:trPr>
          <w:del w:author="toantk" w:date="2022-07-25T13:52:00Z" w:id="15142"/>
        </w:trPr>
        <w:tc>
          <w:tcPr>
            <w:tcW w:w="1885" w:type="dxa"/>
          </w:tcPr>
          <w:p w:rsidR="00293841" w:rsidDel="00DD1F59" w:rsidP="00E5021C" w:rsidRDefault="00293841" w14:paraId="314DFBD5" w14:textId="4BBA6FB8">
            <w:pPr>
              <w:rPr>
                <w:del w:author="toantk" w:date="2022-07-25T13:52:00Z" w:id="15143"/>
              </w:rPr>
            </w:pPr>
            <w:del w:author="toantk" w:date="2022-07-25T13:52:00Z" w:id="15144">
              <w:r w:rsidDel="00DD1F59">
                <w:delText>ID</w:delText>
              </w:r>
            </w:del>
          </w:p>
        </w:tc>
        <w:tc>
          <w:tcPr>
            <w:tcW w:w="7340" w:type="dxa"/>
          </w:tcPr>
          <w:p w:rsidR="00293841" w:rsidDel="00DD1F59" w:rsidP="00E5021C" w:rsidRDefault="00293841" w14:paraId="17C2E17D" w14:textId="4A7C26BD">
            <w:pPr>
              <w:rPr>
                <w:del w:author="toantk" w:date="2022-07-25T13:52:00Z" w:id="15145"/>
              </w:rPr>
            </w:pPr>
            <w:del w:author="toantk" w:date="2022-07-25T13:52:00Z" w:id="15146">
              <w:r w:rsidDel="00DD1F59">
                <w:delText>CN-2</w:delText>
              </w:r>
            </w:del>
            <w:ins w:author="Tran Khanh Toan" w:date="2022-07-01T15:20:00Z" w:id="15147">
              <w:del w:author="toantk" w:date="2022-07-25T13:52:00Z" w:id="15148">
                <w:r w:rsidDel="00DD1F59" w:rsidR="0021332D">
                  <w:delText>4</w:delText>
                </w:r>
              </w:del>
            </w:ins>
            <w:del w:author="toantk" w:date="2022-07-25T13:52:00Z" w:id="15149">
              <w:r w:rsidDel="00DD1F59" w:rsidR="00394013">
                <w:delText>3</w:delText>
              </w:r>
            </w:del>
          </w:p>
        </w:tc>
      </w:tr>
      <w:tr w:rsidR="00293841" w:rsidDel="00DD1F59" w:rsidTr="00E5021C" w14:paraId="60ADE62A" w14:textId="27D72B36">
        <w:trPr>
          <w:del w:author="toantk" w:date="2022-07-25T13:52:00Z" w:id="15150"/>
        </w:trPr>
        <w:tc>
          <w:tcPr>
            <w:tcW w:w="1885" w:type="dxa"/>
          </w:tcPr>
          <w:p w:rsidR="00293841" w:rsidDel="00DD1F59" w:rsidP="00E5021C" w:rsidRDefault="00293841" w14:paraId="09383C2E" w14:textId="559E187E">
            <w:pPr>
              <w:rPr>
                <w:del w:author="toantk" w:date="2022-07-25T13:52:00Z" w:id="15151"/>
              </w:rPr>
            </w:pPr>
            <w:del w:author="toantk" w:date="2022-07-25T13:52:00Z" w:id="15152">
              <w:r w:rsidDel="00DD1F59">
                <w:delText>Name</w:delText>
              </w:r>
            </w:del>
          </w:p>
        </w:tc>
        <w:tc>
          <w:tcPr>
            <w:tcW w:w="7340" w:type="dxa"/>
          </w:tcPr>
          <w:p w:rsidR="00293841" w:rsidDel="00DD1F59" w:rsidP="00E5021C" w:rsidRDefault="00293841" w14:paraId="4D696E00" w14:textId="1FAF6C37">
            <w:pPr>
              <w:rPr>
                <w:del w:author="toantk" w:date="2022-07-25T13:52:00Z" w:id="15153"/>
              </w:rPr>
            </w:pPr>
            <w:del w:author="toantk" w:date="2022-07-25T13:52:00Z" w:id="15154">
              <w:r w:rsidDel="00DD1F59">
                <w:delText>Tính năng Backup File Config qua OneLink</w:delText>
              </w:r>
            </w:del>
            <w:ins w:author="Tran Khanh Toan" w:date="2022-07-01T15:43:00Z" w:id="15155">
              <w:del w:author="toantk" w:date="2022-07-25T13:52:00Z" w:id="15156">
                <w:r w:rsidDel="00DD1F59" w:rsidR="007A6979">
                  <w:delText>Mobile App</w:delText>
                </w:r>
              </w:del>
            </w:ins>
          </w:p>
        </w:tc>
      </w:tr>
      <w:tr w:rsidR="00293841" w:rsidDel="00DD1F59" w:rsidTr="00E5021C" w14:paraId="3CFC9F39" w14:textId="28832513">
        <w:trPr>
          <w:del w:author="toantk" w:date="2022-07-25T13:52:00Z" w:id="15157"/>
        </w:trPr>
        <w:tc>
          <w:tcPr>
            <w:tcW w:w="1885" w:type="dxa"/>
          </w:tcPr>
          <w:p w:rsidR="00293841" w:rsidDel="00DD1F59" w:rsidP="00E5021C" w:rsidRDefault="00293841" w14:paraId="0A63D63E" w14:textId="41613604">
            <w:pPr>
              <w:rPr>
                <w:del w:author="toantk" w:date="2022-07-25T13:52:00Z" w:id="15158"/>
              </w:rPr>
            </w:pPr>
            <w:del w:author="toantk" w:date="2022-07-25T13:52:00Z" w:id="15159">
              <w:r w:rsidDel="00DD1F59">
                <w:delText>Description</w:delText>
              </w:r>
            </w:del>
          </w:p>
        </w:tc>
        <w:tc>
          <w:tcPr>
            <w:tcW w:w="7340" w:type="dxa"/>
          </w:tcPr>
          <w:p w:rsidR="00293841" w:rsidDel="00DD1F59" w:rsidP="00E5021C" w:rsidRDefault="00293841" w14:paraId="331EBB1A" w14:textId="3147BF50">
            <w:pPr>
              <w:rPr>
                <w:del w:author="toantk" w:date="2022-07-25T13:52:00Z" w:id="15160"/>
              </w:rPr>
            </w:pPr>
            <w:del w:author="toantk" w:date="2022-07-25T13:52:00Z" w:id="15161">
              <w:r w:rsidDel="00DD1F59">
                <w:delText>Người quản trị điều khiển ONT gửi file Backup config để OneLink</w:delText>
              </w:r>
            </w:del>
            <w:ins w:author="Tran Khanh Toan" w:date="2022-07-01T15:43:00Z" w:id="15162">
              <w:del w:author="toantk" w:date="2022-07-25T13:52:00Z" w:id="15163">
                <w:r w:rsidDel="00DD1F59" w:rsidR="007A6979">
                  <w:delText>Mobile App</w:delText>
                </w:r>
              </w:del>
            </w:ins>
            <w:del w:author="toantk" w:date="2022-07-25T13:52:00Z" w:id="15164">
              <w:r w:rsidDel="00DD1F59">
                <w:delText xml:space="preserve"> lưu lại trên thiết bị di động.</w:delText>
              </w:r>
            </w:del>
          </w:p>
        </w:tc>
      </w:tr>
      <w:tr w:rsidR="00293841" w:rsidDel="00DD1F59" w:rsidTr="00E5021C" w14:paraId="6A85B245" w14:textId="20594B9D">
        <w:trPr>
          <w:del w:author="toantk" w:date="2022-07-25T13:52:00Z" w:id="15165"/>
        </w:trPr>
        <w:tc>
          <w:tcPr>
            <w:tcW w:w="1885" w:type="dxa"/>
          </w:tcPr>
          <w:p w:rsidR="00293841" w:rsidDel="00DD1F59" w:rsidP="00E5021C" w:rsidRDefault="00293841" w14:paraId="42753230" w14:textId="7C7E90A3">
            <w:pPr>
              <w:rPr>
                <w:del w:author="toantk" w:date="2022-07-25T13:52:00Z" w:id="15166"/>
              </w:rPr>
            </w:pPr>
            <w:del w:author="toantk" w:date="2022-07-25T13:52:00Z" w:id="15167">
              <w:r w:rsidDel="00DD1F59">
                <w:delText>Actor</w:delText>
              </w:r>
            </w:del>
          </w:p>
        </w:tc>
        <w:tc>
          <w:tcPr>
            <w:tcW w:w="7340" w:type="dxa"/>
          </w:tcPr>
          <w:p w:rsidR="00293841" w:rsidDel="00DD1F59" w:rsidP="00E5021C" w:rsidRDefault="00293841" w14:paraId="2513252B" w14:textId="2578A4DC">
            <w:pPr>
              <w:rPr>
                <w:del w:author="toantk" w:date="2022-07-25T13:52:00Z" w:id="15168"/>
              </w:rPr>
            </w:pPr>
            <w:del w:author="toantk" w:date="2022-07-25T13:52:00Z" w:id="15169">
              <w:r w:rsidDel="00DD1F59">
                <w:delText>Admin</w:delText>
              </w:r>
            </w:del>
          </w:p>
        </w:tc>
      </w:tr>
      <w:tr w:rsidR="00293841" w:rsidDel="00DD1F59" w:rsidTr="00E5021C" w14:paraId="02BD7E55" w14:textId="482EEAD8">
        <w:trPr>
          <w:del w:author="toantk" w:date="2022-07-25T13:52:00Z" w:id="15170"/>
        </w:trPr>
        <w:tc>
          <w:tcPr>
            <w:tcW w:w="1885" w:type="dxa"/>
          </w:tcPr>
          <w:p w:rsidR="00293841" w:rsidDel="00DD1F59" w:rsidP="00E5021C" w:rsidRDefault="00293841" w14:paraId="2614DE21" w14:textId="21A50E24">
            <w:pPr>
              <w:rPr>
                <w:del w:author="toantk" w:date="2022-07-25T13:52:00Z" w:id="15171"/>
              </w:rPr>
            </w:pPr>
            <w:del w:author="toantk" w:date="2022-07-25T13:52:00Z" w:id="15172">
              <w:r w:rsidDel="00DD1F59">
                <w:delText>Pre-condition</w:delText>
              </w:r>
            </w:del>
          </w:p>
        </w:tc>
        <w:tc>
          <w:tcPr>
            <w:tcW w:w="7340" w:type="dxa"/>
          </w:tcPr>
          <w:p w:rsidR="00293841" w:rsidDel="00DD1F59" w:rsidP="00E5021C" w:rsidRDefault="00293841" w14:paraId="099A6265" w14:textId="7B4604B1">
            <w:pPr>
              <w:rPr>
                <w:del w:author="toantk" w:date="2022-07-25T13:52:00Z" w:id="15173"/>
              </w:rPr>
            </w:pPr>
            <w:del w:author="toantk" w:date="2022-07-25T13:52:00Z" w:id="15174">
              <w:r w:rsidDel="00DD1F59">
                <w:delText>Thiết bị hoạt động bình thường, OneLink</w:delText>
              </w:r>
            </w:del>
            <w:ins w:author="Tran Khanh Toan" w:date="2022-07-01T15:43:00Z" w:id="15175">
              <w:del w:author="toantk" w:date="2022-07-25T13:52:00Z" w:id="15176">
                <w:r w:rsidDel="00DD1F59" w:rsidR="007A6979">
                  <w:delText>Mobile App</w:delText>
                </w:r>
              </w:del>
            </w:ins>
            <w:del w:author="toantk" w:date="2022-07-25T13:52:00Z" w:id="15177">
              <w:r w:rsidDel="00DD1F59">
                <w:delText xml:space="preserve"> đã đăng nhập thành công vào thiết bị và được cấp phiên truy nhập</w:delText>
              </w:r>
            </w:del>
          </w:p>
        </w:tc>
      </w:tr>
      <w:tr w:rsidR="00293841" w:rsidDel="00DD1F59" w:rsidTr="00E5021C" w14:paraId="4A4A51C4" w14:textId="5F13E5A7">
        <w:trPr>
          <w:del w:author="toantk" w:date="2022-07-25T13:52:00Z" w:id="15178"/>
        </w:trPr>
        <w:tc>
          <w:tcPr>
            <w:tcW w:w="1885" w:type="dxa"/>
          </w:tcPr>
          <w:p w:rsidR="00293841" w:rsidDel="00DD1F59" w:rsidP="00E5021C" w:rsidRDefault="00293841" w14:paraId="3AA43ADA" w14:textId="1570C5C1">
            <w:pPr>
              <w:rPr>
                <w:del w:author="toantk" w:date="2022-07-25T13:52:00Z" w:id="15179"/>
              </w:rPr>
            </w:pPr>
            <w:del w:author="toantk" w:date="2022-07-25T13:52:00Z" w:id="15180">
              <w:r w:rsidDel="00DD1F59">
                <w:delText>Post-condition</w:delText>
              </w:r>
            </w:del>
          </w:p>
        </w:tc>
        <w:tc>
          <w:tcPr>
            <w:tcW w:w="7340" w:type="dxa"/>
          </w:tcPr>
          <w:p w:rsidR="00293841" w:rsidDel="00DD1F59" w:rsidP="00E5021C" w:rsidRDefault="00293841" w14:paraId="49728AF9" w14:textId="5CF5DC5E">
            <w:pPr>
              <w:rPr>
                <w:del w:author="toantk" w:date="2022-07-25T13:52:00Z" w:id="15181"/>
              </w:rPr>
            </w:pPr>
            <w:del w:author="toantk" w:date="2022-07-25T13:52:00Z" w:id="15182">
              <w:r w:rsidDel="00DD1F59">
                <w:delText>Thiết bị phản hồi đầy đủ thông tin cho OneLink</w:delText>
              </w:r>
            </w:del>
            <w:ins w:author="Tran Khanh Toan" w:date="2022-07-01T15:43:00Z" w:id="15183">
              <w:del w:author="toantk" w:date="2022-07-25T13:52:00Z" w:id="15184">
                <w:r w:rsidDel="00DD1F59" w:rsidR="007A6979">
                  <w:delText>Mobile App</w:delText>
                </w:r>
              </w:del>
            </w:ins>
            <w:del w:author="toantk" w:date="2022-07-25T13:52:00Z" w:id="15185">
              <w:r w:rsidDel="00DD1F59">
                <w:delText xml:space="preserve"> </w:delText>
              </w:r>
            </w:del>
          </w:p>
        </w:tc>
      </w:tr>
    </w:tbl>
    <w:p w:rsidR="00293841" w:rsidDel="00DD1F59" w:rsidP="00293841" w:rsidRDefault="00293841" w14:paraId="202FA7D8" w14:textId="195E19E7">
      <w:pPr>
        <w:rPr>
          <w:del w:author="toantk" w:date="2022-07-25T13:52:00Z" w:id="15186"/>
        </w:rPr>
      </w:pPr>
    </w:p>
    <w:p w:rsidR="00293841" w:rsidDel="00DD1F59" w:rsidP="00293841" w:rsidRDefault="00293841" w14:paraId="5F46C290" w14:textId="1DDA6F3E">
      <w:pPr>
        <w:pStyle w:val="Heading3"/>
        <w:rPr>
          <w:del w:author="toantk" w:date="2022-07-25T13:52:00Z" w:id="15187"/>
        </w:rPr>
      </w:pPr>
      <w:bookmarkStart w:name="_Toc111218049" w:id="15188"/>
      <w:del w:author="toantk" w:date="2022-07-25T13:52:00Z" w:id="15189">
        <w:r w:rsidDel="00DD1F59">
          <w:delText xml:space="preserve">Usecase – Điều khiển </w:delText>
        </w:r>
        <w:r w:rsidDel="00DD1F59" w:rsidR="00CB7713">
          <w:delText>lưu</w:delText>
        </w:r>
        <w:r w:rsidDel="00DD1F59">
          <w:delText xml:space="preserve"> file Backup config qua OneLink</w:delText>
        </w:r>
      </w:del>
      <w:ins w:author="Tran Khanh Toan" w:date="2022-07-01T15:43:00Z" w:id="15190">
        <w:del w:author="toantk" w:date="2022-07-25T13:52:00Z" w:id="15191">
          <w:r w:rsidDel="00DD1F59" w:rsidR="007A6979">
            <w:delText>Mobile App</w:delText>
          </w:r>
        </w:del>
      </w:ins>
      <w:bookmarkEnd w:id="15188"/>
    </w:p>
    <w:tbl>
      <w:tblPr>
        <w:tblStyle w:val="TableGrid"/>
        <w:tblW w:w="0" w:type="auto"/>
        <w:tblLook w:val="04A0" w:firstRow="1" w:lastRow="0" w:firstColumn="1" w:lastColumn="0" w:noHBand="0" w:noVBand="1"/>
      </w:tblPr>
      <w:tblGrid>
        <w:gridCol w:w="1885"/>
        <w:gridCol w:w="7340"/>
      </w:tblGrid>
      <w:tr w:rsidR="00293841" w:rsidDel="00DD1F59" w:rsidTr="2ADD6C4A" w14:paraId="00FD7B8A" w14:textId="449D189A">
        <w:trPr>
          <w:del w:author="toantk" w:date="2022-07-25T13:52:00Z" w:id="1640590948"/>
        </w:trPr>
        <w:tc>
          <w:tcPr>
            <w:tcW w:w="1885" w:type="dxa"/>
            <w:tcMar/>
          </w:tcPr>
          <w:p w:rsidR="00293841" w:rsidDel="00DD1F59" w:rsidP="00E5021C" w:rsidRDefault="00293841" w14:paraId="38A2F7E3" w14:textId="74AE3F1F">
            <w:pPr>
              <w:rPr>
                <w:del w:author="toantk" w:date="2022-07-25T13:52:00Z" w:id="15193"/>
              </w:rPr>
            </w:pPr>
            <w:del w:author="toantk" w:date="2022-07-25T13:52:00Z" w:id="15194">
              <w:r w:rsidDel="00DD1F59">
                <w:delText>ID</w:delText>
              </w:r>
            </w:del>
          </w:p>
        </w:tc>
        <w:tc>
          <w:tcPr>
            <w:tcW w:w="7340" w:type="dxa"/>
            <w:tcMar/>
          </w:tcPr>
          <w:p w:rsidR="00293841" w:rsidDel="00DD1F59" w:rsidP="00E5021C" w:rsidRDefault="00293841" w14:paraId="5F0C96AE" w14:textId="3BFF1A34">
            <w:pPr>
              <w:rPr>
                <w:del w:author="toantk" w:date="2022-07-25T13:52:00Z" w:id="15195"/>
              </w:rPr>
            </w:pPr>
            <w:del w:author="toantk" w:date="2022-07-25T13:52:00Z" w:id="15196">
              <w:r w:rsidDel="00DD1F59">
                <w:delText>UC-4</w:delText>
              </w:r>
            </w:del>
            <w:ins w:author="Tran Khanh Toan" w:date="2022-07-01T15:20:00Z" w:id="15197">
              <w:del w:author="toantk" w:date="2022-07-25T13:52:00Z" w:id="15198">
                <w:r w:rsidDel="00DD1F59" w:rsidR="0021332D">
                  <w:delText>9</w:delText>
                </w:r>
              </w:del>
            </w:ins>
            <w:del w:author="toantk" w:date="2022-07-25T13:52:00Z" w:id="15199">
              <w:r w:rsidDel="00DD1F59" w:rsidR="00394013">
                <w:delText>7</w:delText>
              </w:r>
            </w:del>
          </w:p>
        </w:tc>
      </w:tr>
      <w:tr w:rsidR="00293841" w:rsidDel="00DD1F59" w:rsidTr="2ADD6C4A" w14:paraId="040E72F8" w14:textId="19DEA2D3">
        <w:trPr>
          <w:del w:author="toantk" w:date="2022-07-25T13:52:00Z" w:id="685376009"/>
        </w:trPr>
        <w:tc>
          <w:tcPr>
            <w:tcW w:w="1885" w:type="dxa"/>
            <w:tcMar/>
          </w:tcPr>
          <w:p w:rsidR="00293841" w:rsidDel="00DD1F59" w:rsidP="00E5021C" w:rsidRDefault="00293841" w14:paraId="177906F2" w14:textId="1058CBF8">
            <w:pPr>
              <w:rPr>
                <w:del w:author="toantk" w:date="2022-07-25T13:52:00Z" w:id="15201"/>
              </w:rPr>
            </w:pPr>
            <w:del w:author="toantk" w:date="2022-07-25T13:52:00Z" w:id="15202">
              <w:r w:rsidDel="00DD1F59">
                <w:delText>Name</w:delText>
              </w:r>
            </w:del>
          </w:p>
        </w:tc>
        <w:tc>
          <w:tcPr>
            <w:tcW w:w="7340" w:type="dxa"/>
            <w:tcMar/>
          </w:tcPr>
          <w:p w:rsidR="00293841" w:rsidDel="00DD1F59" w:rsidP="00E5021C" w:rsidRDefault="00293841" w14:paraId="190C3308" w14:textId="59CFF45E">
            <w:pPr>
              <w:rPr>
                <w:del w:author="toantk" w:date="2022-07-25T13:52:00Z" w:id="15203"/>
              </w:rPr>
            </w:pPr>
            <w:del w:author="toantk" w:date="2022-07-25T13:52:00Z" w:id="15204">
              <w:r w:rsidDel="00DD1F59">
                <w:delText>Điều khiển lưu file Backup config qua OneLink</w:delText>
              </w:r>
            </w:del>
            <w:ins w:author="Tran Khanh Toan" w:date="2022-07-01T15:43:00Z" w:id="15205">
              <w:del w:author="toantk" w:date="2022-07-25T13:52:00Z" w:id="15206">
                <w:r w:rsidDel="00DD1F59" w:rsidR="007A6979">
                  <w:delText>Mobile App</w:delText>
                </w:r>
              </w:del>
            </w:ins>
          </w:p>
        </w:tc>
      </w:tr>
      <w:tr w:rsidR="00293841" w:rsidDel="00DD1F59" w:rsidTr="2ADD6C4A" w14:paraId="4C467451" w14:textId="03F54253">
        <w:trPr>
          <w:del w:author="toantk" w:date="2022-07-25T13:52:00Z" w:id="142121439"/>
        </w:trPr>
        <w:tc>
          <w:tcPr>
            <w:tcW w:w="1885" w:type="dxa"/>
            <w:tcMar/>
          </w:tcPr>
          <w:p w:rsidR="00293841" w:rsidDel="00DD1F59" w:rsidP="00E5021C" w:rsidRDefault="00293841" w14:paraId="395D40A4" w14:textId="1E116DDF">
            <w:pPr>
              <w:rPr>
                <w:del w:author="toantk" w:date="2022-07-25T13:52:00Z" w:id="15208"/>
              </w:rPr>
            </w:pPr>
            <w:del w:author="toantk" w:date="2022-07-25T13:52:00Z" w:id="15209">
              <w:r w:rsidDel="00DD1F59">
                <w:delText>Description</w:delText>
              </w:r>
            </w:del>
          </w:p>
        </w:tc>
        <w:tc>
          <w:tcPr>
            <w:tcW w:w="7340" w:type="dxa"/>
            <w:tcMar/>
          </w:tcPr>
          <w:p w:rsidR="00293841" w:rsidDel="00DD1F59" w:rsidP="00E5021C" w:rsidRDefault="00293841" w14:paraId="498599AC" w14:textId="3B4AAA89">
            <w:pPr>
              <w:pStyle w:val="FirstLevelBullet"/>
              <w:rPr>
                <w:ins w:author="Tran Khanh Toan" w:date="2022-07-01T15:20:00Z" w:id="15210"/>
                <w:del w:author="toantk" w:date="2022-07-25T13:52:00Z" w:id="15211"/>
              </w:rPr>
            </w:pPr>
            <w:del w:author="toantk" w:date="2022-07-25T13:52:00Z" w:id="15212">
              <w:r w:rsidDel="00DD1F59">
                <w:delText>OneLink</w:delText>
              </w:r>
            </w:del>
            <w:ins w:author="Tran Khanh Toan" w:date="2022-07-01T15:43:00Z" w:id="15213">
              <w:del w:author="toantk" w:date="2022-07-25T13:52:00Z" w:id="15214">
                <w:r w:rsidDel="00DD1F59" w:rsidR="007A6979">
                  <w:delText>Mobile App</w:delText>
                </w:r>
              </w:del>
            </w:ins>
            <w:del w:author="toantk" w:date="2022-07-25T13:52:00Z" w:id="15215">
              <w:r w:rsidDel="00DD1F59">
                <w:delText xml:space="preserve"> gửi yêu cầu lấy file Backup config bị đến ONT</w:delText>
              </w:r>
            </w:del>
          </w:p>
          <w:p w:rsidR="0021332D" w:rsidDel="00DD1F59" w:rsidRDefault="0021332D" w14:paraId="2CC94A0B" w14:textId="40572792">
            <w:pPr>
              <w:pStyle w:val="FirstLevelBullet"/>
              <w:rPr>
                <w:del w:author="toantk" w:date="2022-07-25T13:52:00Z" w:id="33865281"/>
              </w:rPr>
            </w:pPr>
            <w:del w:author="toantk" w:date="2022-07-25T13:52:00Z" w:id="1981762851">
              <w:r w:rsidDel="7B9170D2">
                <w:delText xml:space="preserve">Mobile App thực hiện request với định dạng </w:delText>
              </w:r>
              <w:r>
                <w:fldChar w:fldCharType="begin"/>
              </w:r>
              <w:r>
                <w:delInstrText xml:space="preserve"> HYPERLINK "https://&lt;ip&gt;:&lt;port&gt;/onelinkagent" </w:delInstrText>
              </w:r>
              <w:r>
                <w:fldChar w:fldCharType="separate"/>
              </w:r>
              <w:r w:rsidRPr="2ADD6C4A" w:rsidDel="7B9170D2">
                <w:rPr>
                  <w:rStyle w:val="Hyperlink"/>
                </w:rPr>
                <w:delText>https://&lt;ip&gt;:&lt;port&gt;/onelinkagent</w:delText>
              </w:r>
              <w:r>
                <w:fldChar w:fldCharType="end"/>
              </w:r>
              <w:r w:rsidDel="7B9170D2">
                <w:delText xml:space="preserve"> với cookies đi kèm request được quy định trong mục 7.2.1</w:delText>
              </w:r>
            </w:del>
          </w:p>
          <w:p w:rsidR="00293841" w:rsidDel="00DD1F59" w:rsidP="00E5021C" w:rsidRDefault="00293841" w14:paraId="25654596" w14:textId="30DF48D1">
            <w:pPr>
              <w:pStyle w:val="FirstLevelBullet"/>
              <w:rPr>
                <w:del w:author="toantk" w:date="2022-07-25T13:52:00Z" w:id="15218"/>
              </w:rPr>
            </w:pPr>
            <w:del w:author="toantk" w:date="2022-07-25T13:52:00Z" w:id="15219">
              <w:r w:rsidDel="00DD1F59">
                <w:delText>ONT nhận yêu cầu, xử lý và gửi lại phản hồi có kèm file backup trong nội dung HTTP response cho OneLink</w:delText>
              </w:r>
            </w:del>
            <w:ins w:author="Tran Khanh Toan" w:date="2022-07-01T15:43:00Z" w:id="15220">
              <w:del w:author="toantk" w:date="2022-07-25T13:52:00Z" w:id="15221">
                <w:r w:rsidDel="00DD1F59" w:rsidR="007A6979">
                  <w:delText>Mobile App</w:delText>
                </w:r>
              </w:del>
            </w:ins>
            <w:del w:author="toantk" w:date="2022-07-25T13:52:00Z" w:id="15222">
              <w:r w:rsidDel="00DD1F59">
                <w:delText>.</w:delText>
              </w:r>
            </w:del>
          </w:p>
          <w:p w:rsidR="00293841" w:rsidDel="00DD1F59" w:rsidP="00E5021C" w:rsidRDefault="00293841" w14:paraId="392B46C3" w14:textId="75F2F02F">
            <w:pPr>
              <w:pStyle w:val="FirstLevelBullet"/>
              <w:rPr>
                <w:del w:author="toantk" w:date="2022-07-25T13:52:00Z" w:id="15223"/>
              </w:rPr>
            </w:pPr>
            <w:del w:author="toantk" w:date="2022-07-25T13:52:00Z" w:id="15224">
              <w:r w:rsidDel="00DD1F59">
                <w:delText>Nếu có xảy ra lỗi ONT gửi phản hồi mã lỗi.</w:delText>
              </w:r>
            </w:del>
          </w:p>
        </w:tc>
      </w:tr>
      <w:tr w:rsidR="00293841" w:rsidDel="00DD1F59" w:rsidTr="2ADD6C4A" w14:paraId="7F4FFD8A" w14:textId="3CF4339A">
        <w:trPr>
          <w:del w:author="toantk" w:date="2022-07-25T13:52:00Z" w:id="661189442"/>
        </w:trPr>
        <w:tc>
          <w:tcPr>
            <w:tcW w:w="1885" w:type="dxa"/>
            <w:tcMar/>
          </w:tcPr>
          <w:p w:rsidR="00293841" w:rsidDel="00DD1F59" w:rsidP="00E5021C" w:rsidRDefault="00293841" w14:paraId="45E91A39" w14:textId="2A736C40">
            <w:pPr>
              <w:rPr>
                <w:del w:author="toantk" w:date="2022-07-25T13:52:00Z" w:id="15226"/>
              </w:rPr>
            </w:pPr>
            <w:del w:author="toantk" w:date="2022-07-25T13:52:00Z" w:id="15227">
              <w:r w:rsidDel="00DD1F59">
                <w:delText>Actor</w:delText>
              </w:r>
            </w:del>
          </w:p>
        </w:tc>
        <w:tc>
          <w:tcPr>
            <w:tcW w:w="7340" w:type="dxa"/>
            <w:tcMar/>
          </w:tcPr>
          <w:p w:rsidR="00293841" w:rsidDel="00DD1F59" w:rsidP="00E5021C" w:rsidRDefault="00293841" w14:paraId="1A9FCB89" w14:textId="65A9C4EA">
            <w:pPr>
              <w:rPr>
                <w:del w:author="toantk" w:date="2022-07-25T13:52:00Z" w:id="15228"/>
              </w:rPr>
            </w:pPr>
            <w:del w:author="toantk" w:date="2022-07-25T13:52:00Z" w:id="15229">
              <w:r w:rsidDel="00DD1F59">
                <w:delText>Admin</w:delText>
              </w:r>
            </w:del>
          </w:p>
        </w:tc>
      </w:tr>
      <w:tr w:rsidR="00293841" w:rsidDel="00DD1F59" w:rsidTr="2ADD6C4A" w14:paraId="154EDF7F" w14:textId="31FC4614">
        <w:trPr>
          <w:del w:author="toantk" w:date="2022-07-25T13:52:00Z" w:id="144166572"/>
        </w:trPr>
        <w:tc>
          <w:tcPr>
            <w:tcW w:w="1885" w:type="dxa"/>
            <w:tcMar/>
          </w:tcPr>
          <w:p w:rsidR="00293841" w:rsidDel="00DD1F59" w:rsidP="00E5021C" w:rsidRDefault="00293841" w14:paraId="3ABE8EDE" w14:textId="7F5E8DF7">
            <w:pPr>
              <w:rPr>
                <w:del w:author="toantk" w:date="2022-07-25T13:52:00Z" w:id="15231"/>
              </w:rPr>
            </w:pPr>
            <w:del w:author="toantk" w:date="2022-07-25T13:52:00Z" w:id="15232">
              <w:r w:rsidDel="00DD1F59">
                <w:delText>Pre-condition</w:delText>
              </w:r>
            </w:del>
          </w:p>
        </w:tc>
        <w:tc>
          <w:tcPr>
            <w:tcW w:w="7340" w:type="dxa"/>
            <w:tcMar/>
          </w:tcPr>
          <w:p w:rsidR="00293841" w:rsidDel="00DD1F59" w:rsidP="00E5021C" w:rsidRDefault="00293841" w14:paraId="3B7BBEAE" w14:textId="257FC6D9">
            <w:pPr>
              <w:rPr>
                <w:del w:author="toantk" w:date="2022-07-25T13:52:00Z" w:id="15233"/>
              </w:rPr>
            </w:pPr>
            <w:del w:author="toantk" w:date="2022-07-25T13:52:00Z" w:id="15234">
              <w:r w:rsidDel="00DD1F59">
                <w:delText>Thiết bị hoạt động bình thường, OneLink</w:delText>
              </w:r>
            </w:del>
            <w:ins w:author="Tran Khanh Toan" w:date="2022-07-01T15:43:00Z" w:id="15235">
              <w:del w:author="toantk" w:date="2022-07-25T13:52:00Z" w:id="15236">
                <w:r w:rsidDel="00DD1F59" w:rsidR="007A6979">
                  <w:delText>Mobile App</w:delText>
                </w:r>
              </w:del>
            </w:ins>
            <w:del w:author="toantk" w:date="2022-07-25T13:52:00Z" w:id="15237">
              <w:r w:rsidDel="00DD1F59">
                <w:delText xml:space="preserve"> đã đăng nhập thành công vào thiết bị và được cấp phiên truy nhập</w:delText>
              </w:r>
            </w:del>
          </w:p>
        </w:tc>
      </w:tr>
      <w:tr w:rsidR="00293841" w:rsidDel="00DD1F59" w:rsidTr="2ADD6C4A" w14:paraId="01835DF0" w14:textId="031F2891">
        <w:trPr>
          <w:del w:author="toantk" w:date="2022-07-25T13:52:00Z" w:id="2133289188"/>
        </w:trPr>
        <w:tc>
          <w:tcPr>
            <w:tcW w:w="1885" w:type="dxa"/>
            <w:tcMar/>
          </w:tcPr>
          <w:p w:rsidR="00293841" w:rsidDel="00DD1F59" w:rsidP="00E5021C" w:rsidRDefault="00293841" w14:paraId="0DE0CD27" w14:textId="01A7558C">
            <w:pPr>
              <w:rPr>
                <w:del w:author="toantk" w:date="2022-07-25T13:52:00Z" w:id="15239"/>
              </w:rPr>
            </w:pPr>
            <w:del w:author="toantk" w:date="2022-07-25T13:52:00Z" w:id="15240">
              <w:r w:rsidDel="00DD1F59">
                <w:delText>Post-condition</w:delText>
              </w:r>
            </w:del>
          </w:p>
        </w:tc>
        <w:tc>
          <w:tcPr>
            <w:tcW w:w="7340" w:type="dxa"/>
            <w:tcMar/>
          </w:tcPr>
          <w:p w:rsidR="00293841" w:rsidDel="00DD1F59" w:rsidP="00E5021C" w:rsidRDefault="00293841" w14:paraId="042B059F" w14:textId="23B57390">
            <w:pPr>
              <w:rPr>
                <w:del w:author="toantk" w:date="2022-07-25T13:52:00Z" w:id="15241"/>
              </w:rPr>
            </w:pPr>
            <w:del w:author="toantk" w:date="2022-07-25T13:52:00Z" w:id="15242">
              <w:r w:rsidDel="00DD1F59">
                <w:delText>Thiết bị phản hồi đầy đủ các thông tin cho OneLink</w:delText>
              </w:r>
            </w:del>
            <w:ins w:author="Tran Khanh Toan" w:date="2022-07-01T15:43:00Z" w:id="15243">
              <w:del w:author="toantk" w:date="2022-07-25T13:52:00Z" w:id="15244">
                <w:r w:rsidDel="00DD1F59" w:rsidR="007A6979">
                  <w:delText>Mobile App</w:delText>
                </w:r>
              </w:del>
            </w:ins>
          </w:p>
        </w:tc>
      </w:tr>
    </w:tbl>
    <w:p w:rsidRPr="00A13CE7" w:rsidR="00293841" w:rsidDel="00DD1F59" w:rsidP="00293841" w:rsidRDefault="00293841" w14:paraId="27B76401" w14:textId="5D640091">
      <w:pPr>
        <w:rPr>
          <w:del w:author="toantk" w:date="2022-07-25T13:52:00Z" w:id="15245"/>
        </w:rPr>
      </w:pPr>
    </w:p>
    <w:p w:rsidR="00293841" w:rsidDel="00DD1F59" w:rsidP="00293841" w:rsidRDefault="00293841" w14:paraId="41844D76" w14:textId="4060324D">
      <w:pPr>
        <w:rPr>
          <w:del w:author="toantk" w:date="2022-07-25T13:52:00Z" w:id="15246"/>
          <w:b/>
          <w:bCs/>
        </w:rPr>
      </w:pPr>
      <w:del w:author="toantk" w:date="2022-07-25T13:52:00Z" w:id="15247">
        <w:r w:rsidRPr="003C44BD" w:rsidDel="00DD1F59">
          <w:rPr>
            <w:b/>
            <w:bCs/>
          </w:rPr>
          <w:delText>Luồng dữ liệu:</w:delText>
        </w:r>
      </w:del>
    </w:p>
    <w:p w:rsidR="00CB7713" w:rsidDel="00DD1F59" w:rsidP="00CB7713" w:rsidRDefault="00CB7713" w14:paraId="1E24C717" w14:textId="15BB2D9F">
      <w:pPr>
        <w:pStyle w:val="ANSVNormal1"/>
        <w:keepNext/>
        <w:jc w:val="center"/>
        <w:rPr>
          <w:del w:author="toantk" w:date="2022-07-25T13:52:00Z" w:id="15248"/>
        </w:rPr>
      </w:pPr>
      <w:del w:author="toantk" w:date="2022-07-25T13:52:00Z" w:id="15249">
        <w:r w:rsidDel="00DD1F59">
          <w:object w:dxaOrig="9180" w:dyaOrig="5296" w14:anchorId="1A06ECF1">
            <v:shape id="_x0000_i1067" style="width:460.5pt;height:265.5pt" o:ole="" type="#_x0000_t75">
              <v:imagedata o:title="" r:id="rId111"/>
            </v:shape>
            <o:OLEObject Type="Embed" ProgID="Visio.Drawing.15" ShapeID="_x0000_i1067" DrawAspect="Content" ObjectID="_1721885992" r:id="rId112"/>
          </w:object>
        </w:r>
      </w:del>
    </w:p>
    <w:p w:rsidR="00293841" w:rsidDel="00DD1F59" w:rsidP="00CB7713" w:rsidRDefault="00CB7713" w14:paraId="0B9C77B5" w14:textId="70D74B8A">
      <w:pPr>
        <w:pStyle w:val="Caption"/>
        <w:rPr>
          <w:del w:author="toantk" w:date="2022-07-25T13:52:00Z" w:id="15250"/>
        </w:rPr>
      </w:pPr>
      <w:del w:author="toantk" w:date="2022-07-25T13:52:00Z" w:id="15251">
        <w:r w:rsidDel="00DD1F59">
          <w:delText xml:space="preserve">Hình </w:delText>
        </w:r>
      </w:del>
      <w:ins w:author="Tran Khanh Toan" w:date="2022-07-01T17:42:00Z" w:id="15252">
        <w:del w:author="toantk" w:date="2022-07-25T13:52:00Z" w:id="15253">
          <w:r w:rsidDel="00DD1F59" w:rsidR="00076894">
            <w:rPr>
              <w:b w:val="0"/>
              <w:i w:val="0"/>
            </w:rPr>
            <w:fldChar w:fldCharType="begin"/>
          </w:r>
          <w:r w:rsidDel="00DD1F59" w:rsidR="00076894">
            <w:delInstrText xml:space="preserve"> STYLEREF 1 \s </w:delInstrText>
          </w:r>
        </w:del>
      </w:ins>
      <w:del w:author="toantk" w:date="2022-07-25T13:52:00Z" w:id="15254">
        <w:r w:rsidDel="00DD1F59" w:rsidR="00076894">
          <w:rPr>
            <w:b w:val="0"/>
            <w:i w:val="0"/>
          </w:rPr>
          <w:fldChar w:fldCharType="separate"/>
        </w:r>
        <w:r w:rsidDel="00DD1F59" w:rsidR="00076894">
          <w:rPr>
            <w:noProof/>
          </w:rPr>
          <w:delText>7</w:delText>
        </w:r>
      </w:del>
      <w:ins w:author="Tran Khanh Toan" w:date="2022-07-01T17:42:00Z" w:id="15255">
        <w:del w:author="toantk" w:date="2022-07-25T13:52:00Z" w:id="15256">
          <w:r w:rsidDel="00DD1F59" w:rsidR="00076894">
            <w:rPr>
              <w:b w:val="0"/>
              <w:i w:val="0"/>
            </w:rPr>
            <w:fldChar w:fldCharType="end"/>
          </w:r>
          <w:r w:rsidDel="00DD1F59" w:rsidR="00076894">
            <w:delText>.</w:delText>
          </w:r>
          <w:r w:rsidDel="00DD1F59" w:rsidR="00076894">
            <w:rPr>
              <w:b w:val="0"/>
              <w:i w:val="0"/>
            </w:rPr>
            <w:fldChar w:fldCharType="begin"/>
          </w:r>
          <w:r w:rsidDel="00DD1F59" w:rsidR="00076894">
            <w:delInstrText xml:space="preserve"> SEQ Hình \* ARABIC \s 1 </w:delInstrText>
          </w:r>
        </w:del>
      </w:ins>
      <w:del w:author="toantk" w:date="2022-07-25T13:52:00Z" w:id="15257">
        <w:r w:rsidDel="00DD1F59" w:rsidR="00076894">
          <w:rPr>
            <w:b w:val="0"/>
            <w:i w:val="0"/>
          </w:rPr>
          <w:fldChar w:fldCharType="separate"/>
        </w:r>
      </w:del>
      <w:ins w:author="Tran Khanh Toan" w:date="2022-07-01T17:42:00Z" w:id="15258">
        <w:del w:author="toantk" w:date="2022-07-25T13:52:00Z" w:id="15259">
          <w:r w:rsidDel="00DD1F59" w:rsidR="00076894">
            <w:rPr>
              <w:noProof/>
            </w:rPr>
            <w:delText>41</w:delText>
          </w:r>
          <w:r w:rsidDel="00DD1F59" w:rsidR="00076894">
            <w:rPr>
              <w:b w:val="0"/>
              <w:i w:val="0"/>
            </w:rPr>
            <w:fldChar w:fldCharType="end"/>
          </w:r>
        </w:del>
      </w:ins>
      <w:del w:author="toantk" w:date="2022-07-25T13:52:00Z" w:id="15260">
        <w:r w:rsidDel="00DD1F59" w:rsidR="003F0BD0">
          <w:rPr>
            <w:b w:val="0"/>
            <w:i w:val="0"/>
          </w:rPr>
          <w:fldChar w:fldCharType="begin"/>
        </w:r>
        <w:r w:rsidDel="00DD1F59" w:rsidR="003F0BD0">
          <w:rPr>
            <w:noProof/>
          </w:rPr>
          <w:delInstrText xml:space="preserve"> STYLEREF 1 \s </w:delInstrText>
        </w:r>
        <w:r w:rsidDel="00DD1F59" w:rsidR="003F0BD0">
          <w:rPr>
            <w:b w:val="0"/>
            <w:i w:val="0"/>
          </w:rPr>
          <w:fldChar w:fldCharType="separate"/>
        </w:r>
        <w:r w:rsidDel="00DD1F59" w:rsidR="00CE3D0F">
          <w:rPr>
            <w:noProof/>
          </w:rPr>
          <w:delText>7</w:delText>
        </w:r>
        <w:r w:rsidDel="00DD1F59" w:rsidR="003F0BD0">
          <w:rPr>
            <w:b w:val="0"/>
            <w:i w:val="0"/>
          </w:rPr>
          <w:fldChar w:fldCharType="end"/>
        </w:r>
        <w:r w:rsidDel="00DD1F59" w:rsidR="00CE3D0F">
          <w:delText>.</w:delText>
        </w:r>
        <w:r w:rsidDel="00DD1F59" w:rsidR="003F0BD0">
          <w:rPr>
            <w:b w:val="0"/>
            <w:i w:val="0"/>
          </w:rPr>
          <w:fldChar w:fldCharType="begin"/>
        </w:r>
        <w:r w:rsidDel="00DD1F59" w:rsidR="003F0BD0">
          <w:rPr>
            <w:noProof/>
          </w:rPr>
          <w:delInstrText xml:space="preserve"> SEQ Hình \* ARABIC \s 1 </w:delInstrText>
        </w:r>
        <w:r w:rsidDel="00DD1F59" w:rsidR="003F0BD0">
          <w:rPr>
            <w:b w:val="0"/>
            <w:i w:val="0"/>
          </w:rPr>
          <w:fldChar w:fldCharType="separate"/>
        </w:r>
        <w:r w:rsidDel="00DD1F59" w:rsidR="00CE3D0F">
          <w:rPr>
            <w:noProof/>
          </w:rPr>
          <w:delText>38</w:delText>
        </w:r>
        <w:r w:rsidDel="00DD1F59" w:rsidR="003F0BD0">
          <w:rPr>
            <w:b w:val="0"/>
            <w:i w:val="0"/>
          </w:rPr>
          <w:fldChar w:fldCharType="end"/>
        </w:r>
        <w:r w:rsidDel="00DD1F59">
          <w:delText xml:space="preserve"> Luồng điều khiển lưu file backup config qua OneLink</w:delText>
        </w:r>
      </w:del>
      <w:ins w:author="Tran Khanh Toan" w:date="2022-07-01T15:43:00Z" w:id="15261">
        <w:del w:author="toantk" w:date="2022-07-25T13:52:00Z" w:id="15262">
          <w:r w:rsidDel="00DD1F59" w:rsidR="007A6979">
            <w:delText>Mobile App</w:delText>
          </w:r>
        </w:del>
      </w:ins>
    </w:p>
    <w:p w:rsidR="00293841" w:rsidDel="00DD1F59" w:rsidP="00293841" w:rsidRDefault="00293841" w14:paraId="4CCA5CA6" w14:textId="0EE7E7A9">
      <w:pPr>
        <w:rPr>
          <w:del w:author="toantk" w:date="2022-07-25T13:52:00Z" w:id="15263"/>
          <w:b/>
          <w:bCs/>
        </w:rPr>
      </w:pPr>
      <w:del w:author="toantk" w:date="2022-07-25T13:52:00Z" w:id="15264">
        <w:r w:rsidRPr="00AB6FAB" w:rsidDel="00DD1F59">
          <w:rPr>
            <w:b/>
            <w:bCs/>
          </w:rPr>
          <w:delText xml:space="preserve">Cấu trúc dữ liệu </w:delText>
        </w:r>
      </w:del>
      <w:ins w:author="Tran Khanh Toan" w:date="2022-07-04T09:22:00Z" w:id="15265">
        <w:del w:author="toantk" w:date="2022-07-25T13:52:00Z" w:id="15266">
          <w:r w:rsidDel="00DD1F59" w:rsidR="00F02801">
            <w:rPr>
              <w:b/>
              <w:bCs/>
            </w:rPr>
            <w:delText xml:space="preserve">Cấu trúc payload </w:delText>
          </w:r>
        </w:del>
      </w:ins>
      <w:del w:author="toantk" w:date="2022-07-25T13:52:00Z" w:id="15267">
        <w:r w:rsidRPr="00AB6FAB" w:rsidDel="00DD1F59">
          <w:rPr>
            <w:b/>
            <w:bCs/>
          </w:rPr>
          <w:delText>của bản tin:</w:delText>
        </w:r>
      </w:del>
    </w:p>
    <w:p w:rsidR="00293841" w:rsidDel="00DD1F59" w:rsidP="00293841" w:rsidRDefault="00CB7713" w14:paraId="0A512420" w14:textId="466EF78C">
      <w:pPr>
        <w:pStyle w:val="FirstLevelBullet"/>
        <w:numPr>
          <w:ilvl w:val="0"/>
          <w:numId w:val="9"/>
        </w:numPr>
        <w:rPr>
          <w:del w:author="toantk" w:date="2022-07-25T13:52:00Z" w:id="15268"/>
        </w:rPr>
      </w:pPr>
      <w:del w:author="toantk" w:date="2022-07-25T13:52:00Z" w:id="15269">
        <w:r w:rsidDel="00DD1F59">
          <w:delText>Backup config</w:delText>
        </w:r>
        <w:r w:rsidDel="00DD1F59" w:rsidR="00293841">
          <w:delText xml:space="preserve"> Request:</w:delText>
        </w:r>
      </w:del>
    </w:p>
    <w:p w:rsidR="00293841" w:rsidDel="00DD1F59" w:rsidP="00466FAB" w:rsidRDefault="00293841" w14:paraId="65E38E9A" w14:textId="1FE04BF1">
      <w:pPr>
        <w:pStyle w:val="ListParagraph"/>
        <w:ind w:firstLine="360"/>
        <w:rPr>
          <w:del w:author="toantk" w:date="2022-07-25T13:52:00Z" w:id="15270"/>
        </w:rPr>
      </w:pPr>
      <w:del w:author="toantk" w:date="2022-07-25T13:52:00Z" w:id="15271">
        <w:r w:rsidDel="00DD1F59">
          <w:delText>{“action” : “</w:delText>
        </w:r>
        <w:r w:rsidDel="00DD1F59" w:rsidR="00CB7713">
          <w:delText>backupConfig</w:delText>
        </w:r>
        <w:r w:rsidDel="00DD1F59">
          <w:delText>”</w:delText>
        </w:r>
        <w:r w:rsidDel="00DD1F59" w:rsidR="00466FAB">
          <w:delText>, “requestId” : “&lt;requestId&gt;”</w:delText>
        </w:r>
        <w:r w:rsidDel="00DD1F59">
          <w:delText>}</w:delText>
        </w:r>
      </w:del>
    </w:p>
    <w:p w:rsidR="00293841" w:rsidDel="00DD1F59" w:rsidP="00293841" w:rsidRDefault="00CB7713" w14:paraId="65E2A5E0" w14:textId="7131F058">
      <w:pPr>
        <w:pStyle w:val="FirstLevelBullet"/>
        <w:numPr>
          <w:ilvl w:val="0"/>
          <w:numId w:val="9"/>
        </w:numPr>
        <w:rPr>
          <w:del w:author="toantk" w:date="2022-07-25T13:52:00Z" w:id="15272"/>
        </w:rPr>
      </w:pPr>
      <w:del w:author="toantk" w:date="2022-07-25T13:52:00Z" w:id="15273">
        <w:r w:rsidDel="00DD1F59">
          <w:delText>Backup config</w:delText>
        </w:r>
        <w:r w:rsidDel="00DD1F59" w:rsidR="00293841">
          <w:delText xml:space="preserve"> Response:</w:delText>
        </w:r>
      </w:del>
    </w:p>
    <w:p w:rsidR="00293841" w:rsidDel="00DD1F59" w:rsidP="00293841" w:rsidRDefault="00293841" w14:paraId="43026CD9" w14:textId="218D12CE">
      <w:pPr>
        <w:pStyle w:val="FirstLevelBullet"/>
        <w:numPr>
          <w:ilvl w:val="1"/>
          <w:numId w:val="9"/>
        </w:numPr>
        <w:rPr>
          <w:del w:author="toantk" w:date="2022-07-25T13:52:00Z" w:id="15274"/>
        </w:rPr>
      </w:pPr>
      <w:del w:author="toantk" w:date="2022-07-25T13:52:00Z" w:id="15275">
        <w:r w:rsidDel="00DD1F59">
          <w:delText>Reset thành công:</w:delText>
        </w:r>
      </w:del>
    </w:p>
    <w:p w:rsidR="00293841" w:rsidDel="00DD1F59" w:rsidP="00293841" w:rsidRDefault="00293841" w14:paraId="4F169EF1" w14:textId="5FF8FFF6">
      <w:pPr>
        <w:pStyle w:val="FirstLevelBullet"/>
        <w:numPr>
          <w:ilvl w:val="0"/>
          <w:numId w:val="0"/>
        </w:numPr>
        <w:ind w:left="1080"/>
        <w:rPr>
          <w:del w:author="toantk" w:date="2022-07-25T13:52:00Z" w:id="15276"/>
        </w:rPr>
      </w:pPr>
      <w:del w:author="toantk" w:date="2022-07-25T13:52:00Z" w:id="15277">
        <w:r w:rsidDel="00DD1F59">
          <w:delText>{</w:delText>
        </w:r>
      </w:del>
    </w:p>
    <w:p w:rsidR="00293841" w:rsidDel="00DD1F59" w:rsidP="00293841" w:rsidRDefault="00293841" w14:paraId="31DC62C9" w14:textId="51642322">
      <w:pPr>
        <w:pStyle w:val="FirstLevelBullet"/>
        <w:numPr>
          <w:ilvl w:val="0"/>
          <w:numId w:val="0"/>
        </w:numPr>
        <w:ind w:left="1080"/>
        <w:rPr>
          <w:del w:author="toantk" w:date="2022-07-25T13:52:00Z" w:id="15278"/>
        </w:rPr>
      </w:pPr>
      <w:del w:author="toantk" w:date="2022-07-25T13:52:00Z" w:id="15279">
        <w:r w:rsidDel="00DD1F59">
          <w:delText>"status": 0,</w:delText>
        </w:r>
      </w:del>
    </w:p>
    <w:p w:rsidR="00293841" w:rsidDel="00DD1F59" w:rsidP="00293841" w:rsidRDefault="00B94824" w14:paraId="6EC68DB0" w14:textId="7A05BA41">
      <w:pPr>
        <w:pStyle w:val="FirstLevelBullet"/>
        <w:numPr>
          <w:ilvl w:val="0"/>
          <w:numId w:val="0"/>
        </w:numPr>
        <w:ind w:left="1080"/>
        <w:rPr>
          <w:del w:author="toantk" w:date="2022-07-25T13:52:00Z" w:id="15280"/>
        </w:rPr>
      </w:pPr>
      <w:del w:author="toantk" w:date="2022-07-25T13:52:00Z" w:id="15281">
        <w:r w:rsidDel="00DD1F59">
          <w:delText>“message”: “</w:delText>
        </w:r>
        <w:r w:rsidDel="00DD1F59" w:rsidR="00840E19">
          <w:delText>Success</w:delText>
        </w:r>
        <w:r w:rsidDel="00DD1F59">
          <w:delText>”</w:delText>
        </w:r>
        <w:r w:rsidDel="00DD1F59" w:rsidR="00293841">
          <w:delText>,</w:delText>
        </w:r>
      </w:del>
    </w:p>
    <w:p w:rsidR="00466FAB" w:rsidDel="00DD1F59" w:rsidP="00466FAB" w:rsidRDefault="00466FAB" w14:paraId="7FF61521" w14:textId="1F17903A">
      <w:pPr>
        <w:pStyle w:val="ListParagraph"/>
        <w:ind w:firstLine="360"/>
        <w:rPr>
          <w:del w:author="toantk" w:date="2022-07-25T13:52:00Z" w:id="15282"/>
        </w:rPr>
      </w:pPr>
      <w:del w:author="toantk" w:date="2022-07-25T13:52:00Z" w:id="15283">
        <w:r w:rsidDel="00DD1F59">
          <w:delText>“requestId” : “&lt;requestId&gt;”,</w:delText>
        </w:r>
      </w:del>
    </w:p>
    <w:p w:rsidR="00293841" w:rsidDel="00DD1F59" w:rsidP="00293841" w:rsidRDefault="00293841" w14:paraId="52367C84" w14:textId="60832E84">
      <w:pPr>
        <w:pStyle w:val="FirstLevelBullet"/>
        <w:numPr>
          <w:ilvl w:val="0"/>
          <w:numId w:val="0"/>
        </w:numPr>
        <w:ind w:left="1080"/>
        <w:rPr>
          <w:del w:author="toantk" w:date="2022-07-25T13:52:00Z" w:id="15284"/>
        </w:rPr>
      </w:pPr>
      <w:del w:author="toantk" w:date="2022-07-25T13:52:00Z" w:id="15285">
        <w:r w:rsidDel="00DD1F59">
          <w:delText>"data": {</w:delText>
        </w:r>
      </w:del>
    </w:p>
    <w:p w:rsidR="00293841" w:rsidDel="00DD1F59" w:rsidP="00293841" w:rsidRDefault="00293841" w14:paraId="0F53BD3B" w14:textId="441C87AA">
      <w:pPr>
        <w:pStyle w:val="FirstLevelBullet"/>
        <w:numPr>
          <w:ilvl w:val="0"/>
          <w:numId w:val="0"/>
        </w:numPr>
        <w:ind w:left="1080"/>
        <w:rPr>
          <w:del w:author="toantk" w:date="2022-07-25T13:52:00Z" w:id="15286"/>
        </w:rPr>
      </w:pPr>
      <w:del w:author="toantk" w:date="2022-07-25T13:52:00Z" w:id="15287">
        <w:r w:rsidDel="00DD1F59">
          <w:delText>}</w:delText>
        </w:r>
      </w:del>
    </w:p>
    <w:p w:rsidR="00293841" w:rsidDel="00DD1F59" w:rsidP="00293841" w:rsidRDefault="00293841" w14:paraId="1A8F3BC8" w14:textId="6884A701">
      <w:pPr>
        <w:pStyle w:val="FirstLevelBullet"/>
        <w:numPr>
          <w:ilvl w:val="0"/>
          <w:numId w:val="0"/>
        </w:numPr>
        <w:ind w:left="1080"/>
        <w:rPr>
          <w:del w:author="toantk" w:date="2022-07-25T13:52:00Z" w:id="15288"/>
        </w:rPr>
      </w:pPr>
      <w:del w:author="toantk" w:date="2022-07-25T13:52:00Z" w:id="15289">
        <w:r w:rsidDel="00DD1F59">
          <w:delText>}</w:delText>
        </w:r>
      </w:del>
    </w:p>
    <w:p w:rsidR="00293841" w:rsidDel="00DD1F59" w:rsidP="00293841" w:rsidRDefault="00293841" w14:paraId="03F515BE" w14:textId="7B24D7AA">
      <w:pPr>
        <w:pStyle w:val="FirstLevelBullet"/>
        <w:numPr>
          <w:ilvl w:val="0"/>
          <w:numId w:val="10"/>
        </w:numPr>
        <w:rPr>
          <w:del w:author="toantk" w:date="2022-07-25T13:52:00Z" w:id="15290"/>
        </w:rPr>
      </w:pPr>
      <w:del w:author="toantk" w:date="2022-07-25T13:52:00Z" w:id="15291">
        <w:r w:rsidDel="00DD1F59">
          <w:delText>Reset thất bại:</w:delText>
        </w:r>
      </w:del>
    </w:p>
    <w:p w:rsidR="00293841" w:rsidDel="00DD1F59" w:rsidP="00293841" w:rsidRDefault="00293841" w14:paraId="6C4FC255" w14:textId="7770AE37">
      <w:pPr>
        <w:pStyle w:val="FirstLevelBullet"/>
        <w:numPr>
          <w:ilvl w:val="0"/>
          <w:numId w:val="0"/>
        </w:numPr>
        <w:ind w:left="1080"/>
        <w:rPr>
          <w:del w:author="toantk" w:date="2022-07-25T13:52:00Z" w:id="15292"/>
        </w:rPr>
      </w:pPr>
      <w:del w:author="toantk" w:date="2022-07-25T13:52:00Z" w:id="15293">
        <w:r w:rsidDel="00DD1F59">
          <w:delText>{</w:delText>
        </w:r>
      </w:del>
    </w:p>
    <w:p w:rsidR="00293841" w:rsidDel="00DD1F59" w:rsidP="00293841" w:rsidRDefault="00183521" w14:paraId="4ADF2C71" w14:textId="5DDD718F">
      <w:pPr>
        <w:pStyle w:val="FirstLevelBullet"/>
        <w:numPr>
          <w:ilvl w:val="0"/>
          <w:numId w:val="0"/>
        </w:numPr>
        <w:ind w:left="720" w:firstLine="360"/>
        <w:rPr>
          <w:del w:author="toantk" w:date="2022-07-25T13:52:00Z" w:id="15294"/>
        </w:rPr>
      </w:pPr>
      <w:del w:author="toantk" w:date="2022-07-25T13:52:00Z" w:id="15295">
        <w:r w:rsidDel="00DD1F59">
          <w:delText>“status”: &lt;ErrorCode&gt;</w:delText>
        </w:r>
        <w:r w:rsidDel="00DD1F59" w:rsidR="00293841">
          <w:delText>,</w:delText>
        </w:r>
      </w:del>
    </w:p>
    <w:p w:rsidR="00293841" w:rsidDel="00DD1F59" w:rsidP="00293841" w:rsidRDefault="00B94824" w14:paraId="6EB8C4BD" w14:textId="56ED51B4">
      <w:pPr>
        <w:pStyle w:val="FirstLevelBullet"/>
        <w:numPr>
          <w:ilvl w:val="0"/>
          <w:numId w:val="0"/>
        </w:numPr>
        <w:ind w:left="1080"/>
        <w:rPr>
          <w:del w:author="toantk" w:date="2022-07-25T13:52:00Z" w:id="15296"/>
        </w:rPr>
      </w:pPr>
      <w:del w:author="toantk" w:date="2022-07-25T13:52:00Z" w:id="15297">
        <w:r w:rsidDel="00DD1F59">
          <w:delText>“message”: “&lt;message&gt;”</w:delText>
        </w:r>
        <w:r w:rsidDel="00DD1F59" w:rsidR="00293841">
          <w:delText>,</w:delText>
        </w:r>
      </w:del>
    </w:p>
    <w:p w:rsidR="00466FAB" w:rsidDel="00DD1F59" w:rsidP="00466FAB" w:rsidRDefault="00466FAB" w14:paraId="1A338691" w14:textId="5F032E3F">
      <w:pPr>
        <w:pStyle w:val="ListParagraph"/>
        <w:ind w:firstLine="360"/>
        <w:rPr>
          <w:del w:author="toantk" w:date="2022-07-25T13:52:00Z" w:id="15298"/>
        </w:rPr>
      </w:pPr>
      <w:del w:author="toantk" w:date="2022-07-25T13:52:00Z" w:id="15299">
        <w:r w:rsidDel="00DD1F59">
          <w:delText>“requestId” : “&lt;requestId&gt;”,</w:delText>
        </w:r>
      </w:del>
    </w:p>
    <w:p w:rsidR="00293841" w:rsidDel="00DD1F59" w:rsidP="00293841" w:rsidRDefault="00293841" w14:paraId="416070C2" w14:textId="09110A73">
      <w:pPr>
        <w:pStyle w:val="FirstLevelBullet"/>
        <w:numPr>
          <w:ilvl w:val="0"/>
          <w:numId w:val="0"/>
        </w:numPr>
        <w:ind w:left="720" w:firstLine="360"/>
        <w:rPr>
          <w:del w:author="toantk" w:date="2022-07-25T13:52:00Z" w:id="15300"/>
        </w:rPr>
      </w:pPr>
      <w:del w:author="toantk" w:date="2022-07-25T13:52:00Z" w:id="15301">
        <w:r w:rsidDel="00DD1F59">
          <w:delText>"data": {</w:delText>
        </w:r>
      </w:del>
    </w:p>
    <w:p w:rsidR="00293841" w:rsidDel="00DD1F59" w:rsidP="00293841" w:rsidRDefault="00293841" w14:paraId="2BD2A41C" w14:textId="0DD48C11">
      <w:pPr>
        <w:pStyle w:val="FirstLevelBullet"/>
        <w:numPr>
          <w:ilvl w:val="0"/>
          <w:numId w:val="0"/>
        </w:numPr>
        <w:ind w:left="720" w:firstLine="360"/>
        <w:rPr>
          <w:del w:author="toantk" w:date="2022-07-25T13:52:00Z" w:id="15302"/>
        </w:rPr>
      </w:pPr>
      <w:del w:author="toantk" w:date="2022-07-25T13:52:00Z" w:id="15303">
        <w:r w:rsidDel="00DD1F59">
          <w:delText>}</w:delText>
        </w:r>
      </w:del>
    </w:p>
    <w:p w:rsidR="00293841" w:rsidDel="00DD1F59" w:rsidP="00293841" w:rsidRDefault="00293841" w14:paraId="4AEE93A6" w14:textId="2E0E1F40">
      <w:pPr>
        <w:pStyle w:val="FirstLevelBullet"/>
        <w:numPr>
          <w:ilvl w:val="0"/>
          <w:numId w:val="0"/>
        </w:numPr>
        <w:ind w:left="720" w:firstLine="360"/>
        <w:rPr>
          <w:del w:author="toantk" w:date="2022-07-25T13:51:00Z" w:id="15304"/>
        </w:rPr>
      </w:pPr>
      <w:del w:author="toantk" w:date="2022-07-25T13:52:00Z" w:id="15305">
        <w:r w:rsidDel="00DD1F59">
          <w:delText>}</w:delText>
        </w:r>
      </w:del>
    </w:p>
    <w:p w:rsidR="00293841" w:rsidDel="00DD1F59" w:rsidRDefault="00293841" w14:paraId="6C8C337A" w14:textId="6ED1A121">
      <w:pPr>
        <w:pStyle w:val="FirstLevelBullet"/>
        <w:numPr>
          <w:ilvl w:val="0"/>
          <w:numId w:val="0"/>
        </w:numPr>
        <w:ind w:left="720" w:firstLine="360"/>
        <w:rPr>
          <w:del w:author="toantk" w:date="2022-07-25T13:52:00Z" w:id="15306"/>
        </w:rPr>
        <w:pPrChange w:author="toantk" w:date="2022-07-25T13:51:00Z" w:id="15307">
          <w:pPr/>
        </w:pPrChange>
      </w:pPr>
    </w:p>
    <w:p w:rsidR="00D51390" w:rsidDel="00DD1F59" w:rsidP="00484BA5" w:rsidRDefault="00D51390" w14:paraId="2C0A1FA0" w14:textId="0D2F6CEA">
      <w:pPr>
        <w:pStyle w:val="Heading2"/>
        <w:rPr>
          <w:del w:author="toantk" w:date="2022-07-25T13:51:00Z" w:id="15308"/>
        </w:rPr>
      </w:pPr>
      <w:bookmarkStart w:name="_Toc111218050" w:id="15309"/>
      <w:del w:author="toantk" w:date="2022-07-25T13:51:00Z" w:id="543251547">
        <w:r w:rsidDel="7573AB9E">
          <w:delText>Tính năng Restore File Config qua OneLink</w:delText>
        </w:r>
        <w:r w:rsidDel="7573AB9E">
          <w:delText>Mobile App</w:delText>
        </w:r>
        <w:r w:rsidDel="7573AB9E">
          <w:delText xml:space="preserve"> - Draft</w:delText>
        </w:r>
      </w:del>
      <w:bookmarkEnd w:id="15309"/>
    </w:p>
    <w:tbl>
      <w:tblPr>
        <w:tblStyle w:val="TableGrid"/>
        <w:tblW w:w="0" w:type="auto"/>
        <w:tblLook w:val="04A0" w:firstRow="1" w:lastRow="0" w:firstColumn="1" w:lastColumn="0" w:noHBand="0" w:noVBand="1"/>
      </w:tblPr>
      <w:tblGrid>
        <w:gridCol w:w="1885"/>
        <w:gridCol w:w="7340"/>
      </w:tblGrid>
      <w:tr w:rsidR="00D51390" w:rsidDel="00DD1F59" w:rsidTr="00E5021C" w14:paraId="5B4DD2C1" w14:textId="17B615C1">
        <w:trPr>
          <w:del w:author="toantk" w:date="2022-07-25T13:51:00Z" w:id="15311"/>
        </w:trPr>
        <w:tc>
          <w:tcPr>
            <w:tcW w:w="1885" w:type="dxa"/>
          </w:tcPr>
          <w:p w:rsidR="00D51390" w:rsidDel="00DD1F59" w:rsidP="00E5021C" w:rsidRDefault="00D51390" w14:paraId="1B6C0B5A" w14:textId="38F50AA2">
            <w:pPr>
              <w:rPr>
                <w:del w:author="toantk" w:date="2022-07-25T13:51:00Z" w:id="15312"/>
              </w:rPr>
            </w:pPr>
            <w:del w:author="toantk" w:date="2022-07-25T13:51:00Z" w:id="15313">
              <w:r w:rsidDel="00DD1F59">
                <w:delText>ID</w:delText>
              </w:r>
            </w:del>
          </w:p>
        </w:tc>
        <w:tc>
          <w:tcPr>
            <w:tcW w:w="7340" w:type="dxa"/>
          </w:tcPr>
          <w:p w:rsidR="00D51390" w:rsidDel="00DD1F59" w:rsidP="00E5021C" w:rsidRDefault="00D51390" w14:paraId="1AFC4773" w14:textId="66C11100">
            <w:pPr>
              <w:rPr>
                <w:del w:author="toantk" w:date="2022-07-25T13:51:00Z" w:id="15314"/>
              </w:rPr>
            </w:pPr>
            <w:del w:author="toantk" w:date="2022-07-25T13:51:00Z" w:id="15315">
              <w:r w:rsidDel="00DD1F59">
                <w:delText>CN-2</w:delText>
              </w:r>
            </w:del>
            <w:ins w:author="Tran Khanh Toan" w:date="2022-07-01T15:20:00Z" w:id="15316">
              <w:del w:author="toantk" w:date="2022-07-25T13:51:00Z" w:id="15317">
                <w:r w:rsidDel="00DD1F59" w:rsidR="0021332D">
                  <w:delText>5</w:delText>
                </w:r>
              </w:del>
            </w:ins>
            <w:del w:author="toantk" w:date="2022-07-25T13:51:00Z" w:id="15318">
              <w:r w:rsidDel="00DD1F59" w:rsidR="00394013">
                <w:delText>4</w:delText>
              </w:r>
            </w:del>
          </w:p>
        </w:tc>
      </w:tr>
      <w:tr w:rsidR="00D51390" w:rsidDel="00DD1F59" w:rsidTr="00E5021C" w14:paraId="1E42192D" w14:textId="2BAA81BE">
        <w:trPr>
          <w:del w:author="toantk" w:date="2022-07-25T13:51:00Z" w:id="15319"/>
        </w:trPr>
        <w:tc>
          <w:tcPr>
            <w:tcW w:w="1885" w:type="dxa"/>
          </w:tcPr>
          <w:p w:rsidR="00D51390" w:rsidDel="00DD1F59" w:rsidP="00E5021C" w:rsidRDefault="00D51390" w14:paraId="539B16FF" w14:textId="5CF1F6EC">
            <w:pPr>
              <w:rPr>
                <w:del w:author="toantk" w:date="2022-07-25T13:51:00Z" w:id="15320"/>
              </w:rPr>
            </w:pPr>
            <w:del w:author="toantk" w:date="2022-07-25T13:51:00Z" w:id="15321">
              <w:r w:rsidDel="00DD1F59">
                <w:delText>Name</w:delText>
              </w:r>
            </w:del>
          </w:p>
        </w:tc>
        <w:tc>
          <w:tcPr>
            <w:tcW w:w="7340" w:type="dxa"/>
          </w:tcPr>
          <w:p w:rsidR="00D51390" w:rsidDel="00DD1F59" w:rsidP="00E5021C" w:rsidRDefault="00D51390" w14:paraId="7FCE0927" w14:textId="70FCC1FA">
            <w:pPr>
              <w:rPr>
                <w:del w:author="toantk" w:date="2022-07-25T13:51:00Z" w:id="15322"/>
              </w:rPr>
            </w:pPr>
            <w:del w:author="toantk" w:date="2022-07-25T13:51:00Z" w:id="15323">
              <w:r w:rsidDel="00DD1F59">
                <w:delText>Tính năng Backup File Config qua OneLink</w:delText>
              </w:r>
            </w:del>
            <w:ins w:author="Tran Khanh Toan" w:date="2022-07-01T15:43:00Z" w:id="15324">
              <w:del w:author="toantk" w:date="2022-07-25T13:51:00Z" w:id="15325">
                <w:r w:rsidDel="00DD1F59" w:rsidR="007A6979">
                  <w:delText>Mobile App</w:delText>
                </w:r>
              </w:del>
            </w:ins>
          </w:p>
        </w:tc>
      </w:tr>
      <w:tr w:rsidR="00D51390" w:rsidDel="00DD1F59" w:rsidTr="00E5021C" w14:paraId="734BE4FD" w14:textId="39B9736C">
        <w:trPr>
          <w:del w:author="toantk" w:date="2022-07-25T13:51:00Z" w:id="15326"/>
        </w:trPr>
        <w:tc>
          <w:tcPr>
            <w:tcW w:w="1885" w:type="dxa"/>
          </w:tcPr>
          <w:p w:rsidR="00D51390" w:rsidDel="00DD1F59" w:rsidP="00E5021C" w:rsidRDefault="00D51390" w14:paraId="68CC9E80" w14:textId="04DABE90">
            <w:pPr>
              <w:rPr>
                <w:del w:author="toantk" w:date="2022-07-25T13:51:00Z" w:id="15327"/>
              </w:rPr>
            </w:pPr>
            <w:del w:author="toantk" w:date="2022-07-25T13:51:00Z" w:id="15328">
              <w:r w:rsidDel="00DD1F59">
                <w:delText>Description</w:delText>
              </w:r>
            </w:del>
          </w:p>
        </w:tc>
        <w:tc>
          <w:tcPr>
            <w:tcW w:w="7340" w:type="dxa"/>
          </w:tcPr>
          <w:p w:rsidR="00D51390" w:rsidDel="00DD1F59" w:rsidP="00E5021C" w:rsidRDefault="00D51390" w14:paraId="0CE97576" w14:textId="2279E7AC">
            <w:pPr>
              <w:rPr>
                <w:del w:author="toantk" w:date="2022-07-25T13:51:00Z" w:id="15329"/>
              </w:rPr>
            </w:pPr>
            <w:del w:author="toantk" w:date="2022-07-25T13:51:00Z" w:id="15330">
              <w:r w:rsidDel="00DD1F59">
                <w:delText xml:space="preserve">Người quản trị điều khiển ONT </w:delText>
              </w:r>
              <w:r w:rsidDel="00DD1F59" w:rsidR="00CE2405">
                <w:delText>nhận file config và restore lại cấu hình</w:delText>
              </w:r>
            </w:del>
          </w:p>
        </w:tc>
      </w:tr>
      <w:tr w:rsidR="00D51390" w:rsidDel="00DD1F59" w:rsidTr="00E5021C" w14:paraId="2A5C50C8" w14:textId="1E6F85B1">
        <w:trPr>
          <w:del w:author="toantk" w:date="2022-07-25T13:51:00Z" w:id="15331"/>
        </w:trPr>
        <w:tc>
          <w:tcPr>
            <w:tcW w:w="1885" w:type="dxa"/>
          </w:tcPr>
          <w:p w:rsidR="00D51390" w:rsidDel="00DD1F59" w:rsidP="00E5021C" w:rsidRDefault="00D51390" w14:paraId="419CB5CC" w14:textId="4C8E44EB">
            <w:pPr>
              <w:rPr>
                <w:del w:author="toantk" w:date="2022-07-25T13:51:00Z" w:id="15332"/>
              </w:rPr>
            </w:pPr>
            <w:del w:author="toantk" w:date="2022-07-25T13:51:00Z" w:id="15333">
              <w:r w:rsidDel="00DD1F59">
                <w:delText>Actor</w:delText>
              </w:r>
            </w:del>
          </w:p>
        </w:tc>
        <w:tc>
          <w:tcPr>
            <w:tcW w:w="7340" w:type="dxa"/>
          </w:tcPr>
          <w:p w:rsidR="00D51390" w:rsidDel="00DD1F59" w:rsidP="00E5021C" w:rsidRDefault="00D51390" w14:paraId="33F71E90" w14:textId="015113C1">
            <w:pPr>
              <w:rPr>
                <w:del w:author="toantk" w:date="2022-07-25T13:51:00Z" w:id="15334"/>
              </w:rPr>
            </w:pPr>
            <w:del w:author="toantk" w:date="2022-07-25T13:51:00Z" w:id="15335">
              <w:r w:rsidDel="00DD1F59">
                <w:delText>Admin</w:delText>
              </w:r>
            </w:del>
          </w:p>
        </w:tc>
      </w:tr>
      <w:tr w:rsidR="00D51390" w:rsidDel="00DD1F59" w:rsidTr="00E5021C" w14:paraId="67743F3C" w14:textId="7D991F38">
        <w:trPr>
          <w:del w:author="toantk" w:date="2022-07-25T13:51:00Z" w:id="15336"/>
        </w:trPr>
        <w:tc>
          <w:tcPr>
            <w:tcW w:w="1885" w:type="dxa"/>
          </w:tcPr>
          <w:p w:rsidR="00D51390" w:rsidDel="00DD1F59" w:rsidP="00E5021C" w:rsidRDefault="00D51390" w14:paraId="3293D3A9" w14:textId="441EC93F">
            <w:pPr>
              <w:rPr>
                <w:del w:author="toantk" w:date="2022-07-25T13:51:00Z" w:id="15337"/>
              </w:rPr>
            </w:pPr>
            <w:del w:author="toantk" w:date="2022-07-25T13:51:00Z" w:id="15338">
              <w:r w:rsidDel="00DD1F59">
                <w:delText>Pre-condition</w:delText>
              </w:r>
            </w:del>
          </w:p>
        </w:tc>
        <w:tc>
          <w:tcPr>
            <w:tcW w:w="7340" w:type="dxa"/>
          </w:tcPr>
          <w:p w:rsidR="00D51390" w:rsidDel="00DD1F59" w:rsidP="00E5021C" w:rsidRDefault="00D51390" w14:paraId="6C2BCD6A" w14:textId="144D894E">
            <w:pPr>
              <w:rPr>
                <w:del w:author="toantk" w:date="2022-07-25T13:51:00Z" w:id="15339"/>
              </w:rPr>
            </w:pPr>
            <w:del w:author="toantk" w:date="2022-07-25T13:51:00Z" w:id="15340">
              <w:r w:rsidDel="00DD1F59">
                <w:delText>Thiết bị hoạt động bình thường, OneLink</w:delText>
              </w:r>
            </w:del>
            <w:ins w:author="Tran Khanh Toan" w:date="2022-07-01T15:43:00Z" w:id="15341">
              <w:del w:author="toantk" w:date="2022-07-25T13:51:00Z" w:id="15342">
                <w:r w:rsidDel="00DD1F59" w:rsidR="007A6979">
                  <w:delText>Mobile App</w:delText>
                </w:r>
              </w:del>
            </w:ins>
            <w:del w:author="toantk" w:date="2022-07-25T13:51:00Z" w:id="15343">
              <w:r w:rsidDel="00DD1F59">
                <w:delText xml:space="preserve"> đã đăng nhập thành công vào thiết bị và được cấp phiên truy nhập</w:delText>
              </w:r>
            </w:del>
          </w:p>
        </w:tc>
      </w:tr>
      <w:tr w:rsidR="00D51390" w:rsidDel="00DD1F59" w:rsidTr="00E5021C" w14:paraId="6B1A9324" w14:textId="1639CC55">
        <w:trPr>
          <w:del w:author="toantk" w:date="2022-07-25T13:51:00Z" w:id="15344"/>
        </w:trPr>
        <w:tc>
          <w:tcPr>
            <w:tcW w:w="1885" w:type="dxa"/>
          </w:tcPr>
          <w:p w:rsidR="00D51390" w:rsidDel="00DD1F59" w:rsidP="00E5021C" w:rsidRDefault="00D51390" w14:paraId="71AAD801" w14:textId="66323654">
            <w:pPr>
              <w:rPr>
                <w:del w:author="toantk" w:date="2022-07-25T13:51:00Z" w:id="15345"/>
              </w:rPr>
            </w:pPr>
            <w:del w:author="toantk" w:date="2022-07-25T13:51:00Z" w:id="15346">
              <w:r w:rsidDel="00DD1F59">
                <w:delText>Post-condition</w:delText>
              </w:r>
            </w:del>
          </w:p>
        </w:tc>
        <w:tc>
          <w:tcPr>
            <w:tcW w:w="7340" w:type="dxa"/>
          </w:tcPr>
          <w:p w:rsidR="00D51390" w:rsidDel="00DD1F59" w:rsidP="00E5021C" w:rsidRDefault="00D51390" w14:paraId="422D9E31" w14:textId="32AF9D7E">
            <w:pPr>
              <w:rPr>
                <w:del w:author="toantk" w:date="2022-07-25T13:51:00Z" w:id="15347"/>
              </w:rPr>
            </w:pPr>
            <w:del w:author="toantk" w:date="2022-07-25T13:51:00Z" w:id="15348">
              <w:r w:rsidDel="00DD1F59">
                <w:delText>Thiết bị phản hồi đầy đủ thông tin cho OneLink</w:delText>
              </w:r>
            </w:del>
            <w:ins w:author="Tran Khanh Toan" w:date="2022-07-01T15:43:00Z" w:id="15349">
              <w:del w:author="toantk" w:date="2022-07-25T13:51:00Z" w:id="15350">
                <w:r w:rsidDel="00DD1F59" w:rsidR="007A6979">
                  <w:delText>Mobile App</w:delText>
                </w:r>
              </w:del>
            </w:ins>
            <w:del w:author="toantk" w:date="2022-07-25T13:51:00Z" w:id="15351">
              <w:r w:rsidDel="00DD1F59">
                <w:delText xml:space="preserve"> </w:delText>
              </w:r>
            </w:del>
          </w:p>
        </w:tc>
      </w:tr>
    </w:tbl>
    <w:p w:rsidR="00D51390" w:rsidDel="00DD1F59" w:rsidP="00D51390" w:rsidRDefault="00D51390" w14:paraId="758BC802" w14:textId="42609F63">
      <w:pPr>
        <w:rPr>
          <w:del w:author="toantk" w:date="2022-07-25T13:51:00Z" w:id="15352"/>
        </w:rPr>
      </w:pPr>
    </w:p>
    <w:p w:rsidR="00D51390" w:rsidDel="00DD1F59" w:rsidP="00D51390" w:rsidRDefault="00D51390" w14:paraId="0E84DF5A" w14:textId="0E211B7D">
      <w:pPr>
        <w:pStyle w:val="Heading3"/>
        <w:rPr>
          <w:del w:author="toantk" w:date="2022-07-25T13:51:00Z" w:id="15353"/>
        </w:rPr>
      </w:pPr>
      <w:bookmarkStart w:name="_Toc111218051" w:id="15354"/>
      <w:del w:author="toantk" w:date="2022-07-25T13:51:00Z" w:id="15355">
        <w:r w:rsidDel="00DD1F59">
          <w:delText>Usecase – Điều khiển khôi phục lại cấu hình bằng file config qua OneLink</w:delText>
        </w:r>
      </w:del>
      <w:ins w:author="Tran Khanh Toan" w:date="2022-07-01T15:43:00Z" w:id="15356">
        <w:del w:author="toantk" w:date="2022-07-25T13:51:00Z" w:id="15357">
          <w:r w:rsidDel="00DD1F59" w:rsidR="007A6979">
            <w:delText>Mobile App</w:delText>
          </w:r>
        </w:del>
      </w:ins>
      <w:bookmarkEnd w:id="15354"/>
    </w:p>
    <w:p w:rsidR="00F227FB" w:rsidRDefault="00F227FB" w14:paraId="23660763" w14:textId="4466BF4E">
      <w:pPr>
        <w:pStyle w:val="Caption"/>
        <w:keepNext/>
        <w:rPr>
          <w:ins w:author="Tran Khanh Toan" w:date="2022-08-04T09:32:00Z" w:id="15358"/>
        </w:rPr>
        <w:pPrChange w:author="Tran Khanh Toan" w:date="2022-08-04T09:32:00Z" w:id="15359">
          <w:pPr/>
        </w:pPrChange>
      </w:pPr>
      <w:bookmarkStart w:name="_Toc110529185" w:id="15360"/>
      <w:ins w:author="Tran Khanh Toan" w:date="2022-08-04T09:32:00Z" w:id="15361">
        <w:r>
          <w:t xml:space="preserve">Bảng </w:t>
        </w:r>
      </w:ins>
      <w:ins w:author="toantk" w:date="2022-08-04T17:50:00Z" w:id="15362">
        <w:r w:rsidR="0035117C">
          <w:fldChar w:fldCharType="begin"/>
        </w:r>
        <w:r w:rsidR="0035117C">
          <w:instrText xml:space="preserve"> STYLEREF 1 \s </w:instrText>
        </w:r>
      </w:ins>
      <w:r w:rsidR="0035117C">
        <w:fldChar w:fldCharType="separate"/>
      </w:r>
      <w:r w:rsidR="00533729">
        <w:rPr>
          <w:noProof/>
        </w:rPr>
        <w:t>7</w:t>
      </w:r>
      <w:ins w:author="toantk" w:date="2022-08-04T17:50:00Z" w:id="15363">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36</w:t>
      </w:r>
      <w:ins w:author="toantk" w:date="2022-08-04T17:50:00Z" w:id="15364">
        <w:r w:rsidR="0035117C">
          <w:fldChar w:fldCharType="end"/>
        </w:r>
      </w:ins>
      <w:ins w:author="Tran Khanh Toan" w:date="2022-08-04T09:32:00Z" w:id="15365">
        <w:del w:author="toantk" w:date="2022-08-04T17:50:00Z" w:id="15366">
          <w:r w:rsidDel="0035117C">
            <w:fldChar w:fldCharType="begin"/>
          </w:r>
          <w:r w:rsidDel="0035117C">
            <w:delInstrText xml:space="preserve"> STYLEREF 1 \s </w:delInstrText>
          </w:r>
        </w:del>
      </w:ins>
      <w:del w:author="toantk" w:date="2022-08-04T17:50:00Z" w:id="15367">
        <w:r w:rsidDel="0035117C">
          <w:fldChar w:fldCharType="separate"/>
        </w:r>
        <w:r w:rsidDel="0035117C">
          <w:rPr>
            <w:noProof/>
          </w:rPr>
          <w:delText>7</w:delText>
        </w:r>
      </w:del>
      <w:ins w:author="Tran Khanh Toan" w:date="2022-08-04T09:32:00Z" w:id="15368">
        <w:del w:author="toantk" w:date="2022-08-04T17:50:00Z" w:id="15369">
          <w:r w:rsidDel="0035117C">
            <w:fldChar w:fldCharType="end"/>
          </w:r>
          <w:r w:rsidDel="0035117C">
            <w:delText>.</w:delText>
          </w:r>
          <w:r w:rsidDel="0035117C">
            <w:fldChar w:fldCharType="begin"/>
          </w:r>
          <w:r w:rsidDel="0035117C">
            <w:delInstrText xml:space="preserve"> SEQ Bảng \* ARABIC \s 1 </w:delInstrText>
          </w:r>
        </w:del>
      </w:ins>
      <w:del w:author="toantk" w:date="2022-08-04T17:50:00Z" w:id="15370">
        <w:r w:rsidDel="0035117C">
          <w:fldChar w:fldCharType="separate"/>
        </w:r>
      </w:del>
      <w:ins w:author="Tran Khanh Toan" w:date="2022-08-04T09:32:00Z" w:id="15371">
        <w:del w:author="toantk" w:date="2022-08-04T17:50:00Z" w:id="15372">
          <w:r w:rsidDel="0035117C">
            <w:rPr>
              <w:noProof/>
            </w:rPr>
            <w:delText>36</w:delText>
          </w:r>
          <w:r w:rsidDel="0035117C">
            <w:fldChar w:fldCharType="end"/>
          </w:r>
        </w:del>
        <w:r>
          <w:t xml:space="preserve"> Bảng mô tả các tham số trong luồng điều khiển reset thiết bị</w:t>
        </w:r>
        <w:bookmarkEnd w:id="15360"/>
      </w:ins>
    </w:p>
    <w:tbl>
      <w:tblPr>
        <w:tblStyle w:val="TableGrid"/>
        <w:tblW w:w="0" w:type="auto"/>
        <w:tblInd w:w="175" w:type="dxa"/>
        <w:tblLayout w:type="fixed"/>
        <w:tblLook w:val="04A0" w:firstRow="1" w:lastRow="0" w:firstColumn="1" w:lastColumn="0" w:noHBand="0" w:noVBand="1"/>
        <w:tblPrChange w:author="toantk" w:date="2022-08-04T17:30:00Z" w:id="15373">
          <w:tblPr>
            <w:tblStyle w:val="TableGrid"/>
            <w:tblW w:w="0" w:type="auto"/>
            <w:tblInd w:w="175" w:type="dxa"/>
            <w:tblLook w:val="04A0" w:firstRow="1" w:lastRow="0" w:firstColumn="1" w:lastColumn="0" w:noHBand="0" w:noVBand="1"/>
          </w:tblPr>
        </w:tblPrChange>
      </w:tblPr>
      <w:tblGrid>
        <w:gridCol w:w="682"/>
        <w:gridCol w:w="1208"/>
        <w:gridCol w:w="2160"/>
        <w:gridCol w:w="1260"/>
        <w:gridCol w:w="2607"/>
        <w:gridCol w:w="1133"/>
      </w:tblGrid>
      <w:tr w:rsidR="00D51390" w:rsidDel="00DD1F59" w:rsidTr="2ADD6C4A" w14:paraId="3EB623BE" w14:textId="12D773CA">
        <w:trPr>
          <w:del w:author="toantk" w:date="2022-07-25T13:51:00Z" w:id="596269431"/>
          <w:trPrChange w:author="toantk" w:date="2022-08-04T17:30:00Z"/>
        </w:trPr>
        <w:tc>
          <w:tcPr>
            <w:tcW w:w="1890" w:type="dxa"/>
            <w:gridSpan w:val="2"/>
            <w:tcBorders>
              <w:top w:val="single" w:color="auto" w:sz="4" w:space="0"/>
              <w:left w:val="single" w:color="auto" w:sz="4" w:space="0"/>
              <w:bottom w:val="single" w:color="auto" w:sz="4" w:space="0"/>
              <w:right w:val="single" w:color="auto" w:sz="4" w:space="0"/>
            </w:tcBorders>
            <w:tcMar/>
            <w:tcPrChange w:author="toantk" w:date="2022-08-04T17:30:00Z" w:id="15376">
              <w:tcPr>
                <w:tcW w:w="1885" w:type="dxa"/>
                <w:gridSpan w:val="4"/>
              </w:tcPr>
            </w:tcPrChange>
          </w:tcPr>
          <w:p w:rsidR="00D51390" w:rsidDel="00DD1F59" w:rsidP="00E5021C" w:rsidRDefault="00D51390" w14:paraId="1A794575" w14:textId="36305C17">
            <w:pPr>
              <w:rPr>
                <w:del w:author="toantk" w:date="2022-07-25T13:51:00Z" w:id="15377"/>
              </w:rPr>
            </w:pPr>
            <w:del w:author="toantk" w:date="2022-07-25T13:51:00Z" w:id="15378">
              <w:r w:rsidDel="00DD1F59">
                <w:delText>ID</w:delText>
              </w:r>
            </w:del>
          </w:p>
        </w:tc>
        <w:tc>
          <w:tcPr>
            <w:tcW w:w="7160" w:type="dxa"/>
            <w:gridSpan w:val="4"/>
            <w:tcBorders>
              <w:top w:val="single" w:color="auto" w:sz="4" w:space="0"/>
              <w:left w:val="single" w:color="auto" w:sz="4" w:space="0"/>
              <w:bottom w:val="single" w:color="auto" w:sz="4" w:space="0"/>
              <w:right w:val="single" w:color="auto" w:sz="4" w:space="0"/>
            </w:tcBorders>
            <w:tcMar/>
            <w:tcPrChange w:author="toantk" w:date="2022-08-04T17:30:00Z" w:id="15379">
              <w:tcPr>
                <w:tcW w:w="7340" w:type="dxa"/>
                <w:gridSpan w:val="7"/>
              </w:tcPr>
            </w:tcPrChange>
          </w:tcPr>
          <w:p w:rsidR="00D51390" w:rsidDel="00DD1F59" w:rsidP="00E5021C" w:rsidRDefault="00D51390" w14:paraId="396A511A" w14:textId="5517F323">
            <w:pPr>
              <w:rPr>
                <w:del w:author="toantk" w:date="2022-07-25T13:51:00Z" w:id="15380"/>
              </w:rPr>
            </w:pPr>
            <w:del w:author="toantk" w:date="2022-07-25T13:51:00Z" w:id="15381">
              <w:r w:rsidDel="00DD1F59">
                <w:delText>UC-</w:delText>
              </w:r>
            </w:del>
            <w:ins w:author="Tran Khanh Toan" w:date="2022-07-01T15:20:00Z" w:id="15382">
              <w:del w:author="toantk" w:date="2022-07-25T13:51:00Z" w:id="15383">
                <w:r w:rsidDel="00DD1F59" w:rsidR="0021332D">
                  <w:delText>50</w:delText>
                </w:r>
              </w:del>
            </w:ins>
            <w:del w:author="toantk" w:date="2022-07-25T13:51:00Z" w:id="15384">
              <w:r w:rsidDel="00DD1F59" w:rsidR="00394013">
                <w:delText>48</w:delText>
              </w:r>
            </w:del>
          </w:p>
        </w:tc>
      </w:tr>
      <w:tr w:rsidR="00D51390" w:rsidDel="00DD1F59" w:rsidTr="2ADD6C4A" w14:paraId="568469FC" w14:textId="50B20B18">
        <w:trPr>
          <w:del w:author="toantk" w:date="2022-07-25T13:51:00Z" w:id="1759815085"/>
          <w:trPrChange w:author="toantk" w:date="2022-08-04T17:30:00Z"/>
        </w:trPr>
        <w:tc>
          <w:tcPr>
            <w:tcW w:w="1890" w:type="dxa"/>
            <w:gridSpan w:val="2"/>
            <w:tcBorders>
              <w:top w:val="single" w:color="auto" w:sz="4" w:space="0"/>
              <w:left w:val="single" w:color="auto" w:sz="4" w:space="0"/>
              <w:bottom w:val="single" w:color="auto" w:sz="4" w:space="0"/>
              <w:right w:val="single" w:color="auto" w:sz="4" w:space="0"/>
            </w:tcBorders>
            <w:tcMar/>
            <w:tcPrChange w:author="toantk" w:date="2022-08-04T17:30:00Z" w:id="15386">
              <w:tcPr>
                <w:tcW w:w="1885" w:type="dxa"/>
                <w:gridSpan w:val="4"/>
              </w:tcPr>
            </w:tcPrChange>
          </w:tcPr>
          <w:p w:rsidR="00D51390" w:rsidDel="00DD1F59" w:rsidP="00E5021C" w:rsidRDefault="00D51390" w14:paraId="6C860CEF" w14:textId="01B017D9">
            <w:pPr>
              <w:rPr>
                <w:del w:author="toantk" w:date="2022-07-25T13:51:00Z" w:id="15387"/>
              </w:rPr>
            </w:pPr>
            <w:del w:author="toantk" w:date="2022-07-25T13:51:00Z" w:id="15388">
              <w:r w:rsidDel="00DD1F59">
                <w:delText>Name</w:delText>
              </w:r>
            </w:del>
          </w:p>
        </w:tc>
        <w:tc>
          <w:tcPr>
            <w:tcW w:w="7160" w:type="dxa"/>
            <w:gridSpan w:val="4"/>
            <w:tcBorders>
              <w:top w:val="single" w:color="auto" w:sz="4" w:space="0"/>
              <w:left w:val="single" w:color="auto" w:sz="4" w:space="0"/>
              <w:bottom w:val="single" w:color="auto" w:sz="4" w:space="0"/>
              <w:right w:val="single" w:color="auto" w:sz="4" w:space="0"/>
            </w:tcBorders>
            <w:tcMar/>
            <w:tcPrChange w:author="toantk" w:date="2022-08-04T17:30:00Z" w:id="15389">
              <w:tcPr>
                <w:tcW w:w="7340" w:type="dxa"/>
                <w:gridSpan w:val="7"/>
              </w:tcPr>
            </w:tcPrChange>
          </w:tcPr>
          <w:p w:rsidR="00D51390" w:rsidDel="00DD1F59" w:rsidP="00E5021C" w:rsidRDefault="00D51390" w14:paraId="6DAB0FA7" w14:textId="23E62F51">
            <w:pPr>
              <w:rPr>
                <w:del w:author="toantk" w:date="2022-07-25T13:51:00Z" w:id="15390"/>
              </w:rPr>
            </w:pPr>
            <w:del w:author="toantk" w:date="2022-07-25T13:51:00Z" w:id="15391">
              <w:r w:rsidDel="00DD1F59">
                <w:delText>Điều khiển khôi phục lại cấu hình bằng file config qua OneLink</w:delText>
              </w:r>
            </w:del>
            <w:ins w:author="Tran Khanh Toan" w:date="2022-07-01T15:43:00Z" w:id="15392">
              <w:del w:author="toantk" w:date="2022-07-25T13:51:00Z" w:id="15393">
                <w:r w:rsidDel="00DD1F59" w:rsidR="007A6979">
                  <w:delText>Mobile App</w:delText>
                </w:r>
              </w:del>
            </w:ins>
          </w:p>
        </w:tc>
      </w:tr>
      <w:tr w:rsidR="00D51390" w:rsidDel="00DD1F59" w:rsidTr="2ADD6C4A" w14:paraId="4603FBA8" w14:textId="2CFF7978">
        <w:trPr>
          <w:del w:author="toantk" w:date="2022-07-25T13:51:00Z" w:id="1518790922"/>
          <w:trPrChange w:author="toantk" w:date="2022-08-04T17:30:00Z"/>
        </w:trPr>
        <w:tc>
          <w:tcPr>
            <w:tcW w:w="1890" w:type="dxa"/>
            <w:gridSpan w:val="2"/>
            <w:tcBorders>
              <w:top w:val="single" w:color="auto" w:sz="4" w:space="0"/>
              <w:left w:val="single" w:color="auto" w:sz="4" w:space="0"/>
              <w:bottom w:val="single" w:color="auto" w:sz="4" w:space="0"/>
              <w:right w:val="single" w:color="auto" w:sz="4" w:space="0"/>
            </w:tcBorders>
            <w:tcMar/>
            <w:tcPrChange w:author="toantk" w:date="2022-08-04T17:30:00Z" w:id="15395">
              <w:tcPr>
                <w:tcW w:w="1885" w:type="dxa"/>
                <w:gridSpan w:val="4"/>
              </w:tcPr>
            </w:tcPrChange>
          </w:tcPr>
          <w:p w:rsidR="00D51390" w:rsidDel="00DD1F59" w:rsidP="00E5021C" w:rsidRDefault="00D51390" w14:paraId="30E2CD2D" w14:textId="6566FBCF">
            <w:pPr>
              <w:rPr>
                <w:del w:author="toantk" w:date="2022-07-25T13:51:00Z" w:id="15396"/>
              </w:rPr>
            </w:pPr>
            <w:del w:author="toantk" w:date="2022-07-25T13:51:00Z" w:id="15397">
              <w:r w:rsidDel="00DD1F59">
                <w:delText>Description</w:delText>
              </w:r>
            </w:del>
          </w:p>
        </w:tc>
        <w:tc>
          <w:tcPr>
            <w:tcW w:w="7160" w:type="dxa"/>
            <w:gridSpan w:val="4"/>
            <w:tcBorders>
              <w:top w:val="single" w:color="auto" w:sz="4" w:space="0"/>
              <w:left w:val="single" w:color="auto" w:sz="4" w:space="0"/>
              <w:bottom w:val="single" w:color="auto" w:sz="4" w:space="0"/>
              <w:right w:val="single" w:color="auto" w:sz="4" w:space="0"/>
            </w:tcBorders>
            <w:tcMar/>
            <w:tcPrChange w:author="toantk" w:date="2022-08-04T17:30:00Z" w:id="15398">
              <w:tcPr>
                <w:tcW w:w="7340" w:type="dxa"/>
                <w:gridSpan w:val="7"/>
              </w:tcPr>
            </w:tcPrChange>
          </w:tcPr>
          <w:p w:rsidR="00D51390" w:rsidDel="00DD1F59" w:rsidP="00E5021C" w:rsidRDefault="00D51390" w14:paraId="1D36AE97" w14:textId="3656E34A">
            <w:pPr>
              <w:pStyle w:val="FirstLevelBullet"/>
              <w:rPr>
                <w:ins w:author="Tran Khanh Toan" w:date="2022-07-01T15:20:00Z" w:id="15399"/>
                <w:del w:author="toantk" w:date="2022-07-25T13:51:00Z" w:id="15400"/>
              </w:rPr>
            </w:pPr>
            <w:del w:author="toantk" w:date="2022-07-25T13:51:00Z" w:id="15401">
              <w:r w:rsidDel="00DD1F59">
                <w:delText>Trên OneLink</w:delText>
              </w:r>
            </w:del>
            <w:ins w:author="Tran Khanh Toan" w:date="2022-07-01T15:43:00Z" w:id="15402">
              <w:del w:author="toantk" w:date="2022-07-25T13:51:00Z" w:id="15403">
                <w:r w:rsidDel="00DD1F59" w:rsidR="007A6979">
                  <w:delText>Mobile App</w:delText>
                </w:r>
              </w:del>
            </w:ins>
            <w:del w:author="toantk" w:date="2022-07-25T13:51:00Z" w:id="15404">
              <w:r w:rsidDel="00DD1F59">
                <w:delText xml:space="preserve"> lựa chọn file config sử dụng để khôi phục.</w:delText>
              </w:r>
            </w:del>
          </w:p>
          <w:p w:rsidR="0021332D" w:rsidDel="00DD1F59" w:rsidRDefault="0021332D" w14:paraId="3FDB668F" w14:textId="3E5A6F24">
            <w:pPr>
              <w:pStyle w:val="FirstLevelBullet"/>
              <w:rPr>
                <w:del w:author="toantk" w:date="2022-07-25T13:51:00Z" w:id="15405"/>
              </w:rPr>
            </w:pPr>
          </w:p>
          <w:p w:rsidR="00D51390" w:rsidDel="00DD1F59" w:rsidP="00E5021C" w:rsidRDefault="00D51390" w14:paraId="07E60F04" w14:textId="1F10C89B">
            <w:pPr>
              <w:pStyle w:val="FirstLevelBullet"/>
              <w:rPr>
                <w:ins w:author="Tran Khanh Toan" w:date="2022-07-01T15:21:00Z" w:id="15406"/>
                <w:del w:author="toantk" w:date="2022-07-25T13:51:00Z" w:id="15407"/>
              </w:rPr>
            </w:pPr>
            <w:del w:author="toantk" w:date="2022-07-25T13:51:00Z" w:id="15408">
              <w:r w:rsidDel="00DD1F59">
                <w:delText>OneLink</w:delText>
              </w:r>
            </w:del>
            <w:ins w:author="Tran Khanh Toan" w:date="2022-07-01T15:43:00Z" w:id="15409">
              <w:del w:author="toantk" w:date="2022-07-25T13:51:00Z" w:id="15410">
                <w:r w:rsidDel="00DD1F59" w:rsidR="007A6979">
                  <w:delText>Mobile App</w:delText>
                </w:r>
              </w:del>
            </w:ins>
            <w:del w:author="toantk" w:date="2022-07-25T13:51:00Z" w:id="15411">
              <w:r w:rsidDel="00DD1F59">
                <w:delText xml:space="preserve"> gửi yêu cầu khôi phục cấu hình và kèm nội dung file config xuống ONT</w:delText>
              </w:r>
              <w:r w:rsidDel="00DD1F59" w:rsidR="00DD7619">
                <w:delText xml:space="preserve"> trong bản tin HTTP</w:delText>
              </w:r>
              <w:r w:rsidDel="00DD1F59">
                <w:delText>.</w:delText>
              </w:r>
            </w:del>
          </w:p>
          <w:p w:rsidR="0021332D" w:rsidDel="00DD1F59" w:rsidRDefault="0021332D" w14:paraId="409563A4" w14:textId="406A5682">
            <w:pPr>
              <w:pStyle w:val="FirstLevelBullet"/>
              <w:rPr>
                <w:del w:author="toantk" w:date="2022-07-25T13:51:00Z" w:id="702383008"/>
              </w:rPr>
            </w:pPr>
            <w:del w:author="toantk" w:date="2022-07-25T13:51:00Z" w:id="991615229">
              <w:r w:rsidDel="7B9170D2">
                <w:delText xml:space="preserve">Mobile App thực hiện request với định dạng </w:delText>
              </w:r>
              <w:r>
                <w:fldChar w:fldCharType="begin"/>
              </w:r>
              <w:r>
                <w:delInstrText xml:space="preserve"> HYPERLINK "https://&lt;ip&gt;:&lt;port&gt;/onelinkagent" </w:delInstrText>
              </w:r>
              <w:r>
                <w:fldChar w:fldCharType="separate"/>
              </w:r>
              <w:r w:rsidRPr="2ADD6C4A" w:rsidDel="7B9170D2">
                <w:rPr>
                  <w:rStyle w:val="Hyperlink"/>
                </w:rPr>
                <w:delText>https://&lt;ip&gt;:&lt;port&gt;/onelinkagent</w:delText>
              </w:r>
              <w:r>
                <w:fldChar w:fldCharType="end"/>
              </w:r>
              <w:r w:rsidDel="7B9170D2">
                <w:delText xml:space="preserve"> với cookies đi kèm request được quy định trong mục 7.2.1</w:delText>
              </w:r>
            </w:del>
          </w:p>
          <w:p w:rsidR="00D51390" w:rsidDel="00DD1F59" w:rsidP="00E5021C" w:rsidRDefault="00D51390" w14:paraId="1FDAD3DD" w14:textId="371DC920">
            <w:pPr>
              <w:pStyle w:val="FirstLevelBullet"/>
              <w:rPr>
                <w:del w:author="toantk" w:date="2022-07-25T13:51:00Z" w:id="15414"/>
              </w:rPr>
            </w:pPr>
            <w:del w:author="toantk" w:date="2022-07-25T13:51:00Z" w:id="15415">
              <w:r w:rsidDel="00DD1F59">
                <w:delText>ONT nhận yêu cầu</w:delText>
              </w:r>
              <w:r w:rsidDel="00DD1F59" w:rsidR="00CE2405">
                <w:delText>, kiểm tra định dang file config</w:delText>
              </w:r>
              <w:r w:rsidDel="00DD1F59">
                <w:delText>, xử lý và gửi lại phản hồi cho OneLink</w:delText>
              </w:r>
            </w:del>
            <w:ins w:author="Tran Khanh Toan" w:date="2022-07-01T15:43:00Z" w:id="15416">
              <w:del w:author="toantk" w:date="2022-07-25T13:51:00Z" w:id="15417">
                <w:r w:rsidDel="00DD1F59" w:rsidR="007A6979">
                  <w:delText>Mobile App</w:delText>
                </w:r>
              </w:del>
            </w:ins>
            <w:del w:author="toantk" w:date="2022-07-25T13:51:00Z" w:id="15418">
              <w:r w:rsidDel="00DD1F59">
                <w:delText>.</w:delText>
              </w:r>
            </w:del>
          </w:p>
          <w:p w:rsidR="00D51390" w:rsidDel="00DD1F59" w:rsidP="00E5021C" w:rsidRDefault="00D51390" w14:paraId="28FE7CBC" w14:textId="4AD01D43">
            <w:pPr>
              <w:pStyle w:val="FirstLevelBullet"/>
              <w:rPr>
                <w:del w:author="toantk" w:date="2022-07-25T13:51:00Z" w:id="15419"/>
              </w:rPr>
            </w:pPr>
            <w:del w:author="toantk" w:date="2022-07-25T13:51:00Z" w:id="15420">
              <w:r w:rsidDel="00DD1F59">
                <w:delText>Nếu có xảy ra lỗi ONT gửi phản hồi mã lỗi.</w:delText>
              </w:r>
            </w:del>
          </w:p>
        </w:tc>
      </w:tr>
      <w:tr w:rsidR="00D51390" w:rsidDel="00DD1F59" w:rsidTr="2ADD6C4A" w14:paraId="1BD7F175" w14:textId="5EC8AD3F">
        <w:trPr>
          <w:del w:author="toantk" w:date="2022-07-25T13:51:00Z" w:id="897605121"/>
          <w:trPrChange w:author="toantk" w:date="2022-08-04T17:30:00Z"/>
        </w:trPr>
        <w:tc>
          <w:tcPr>
            <w:tcW w:w="1890" w:type="dxa"/>
            <w:gridSpan w:val="2"/>
            <w:tcBorders>
              <w:top w:val="single" w:color="auto" w:sz="4" w:space="0"/>
              <w:left w:val="single" w:color="auto" w:sz="4" w:space="0"/>
              <w:bottom w:val="single" w:color="auto" w:sz="4" w:space="0"/>
              <w:right w:val="single" w:color="auto" w:sz="4" w:space="0"/>
            </w:tcBorders>
            <w:tcMar/>
            <w:tcPrChange w:author="toantk" w:date="2022-08-04T17:30:00Z" w:id="15422">
              <w:tcPr>
                <w:tcW w:w="1885" w:type="dxa"/>
                <w:gridSpan w:val="4"/>
              </w:tcPr>
            </w:tcPrChange>
          </w:tcPr>
          <w:p w:rsidR="00D51390" w:rsidDel="00DD1F59" w:rsidP="00E5021C" w:rsidRDefault="00D51390" w14:paraId="21DA4130" w14:textId="3E6A120F">
            <w:pPr>
              <w:rPr>
                <w:del w:author="toantk" w:date="2022-07-25T13:51:00Z" w:id="15423"/>
              </w:rPr>
            </w:pPr>
            <w:del w:author="toantk" w:date="2022-07-25T13:51:00Z" w:id="15424">
              <w:r w:rsidDel="00DD1F59">
                <w:delText>Actor</w:delText>
              </w:r>
            </w:del>
          </w:p>
        </w:tc>
        <w:tc>
          <w:tcPr>
            <w:tcW w:w="7160" w:type="dxa"/>
            <w:gridSpan w:val="4"/>
            <w:tcBorders>
              <w:top w:val="single" w:color="auto" w:sz="4" w:space="0"/>
              <w:left w:val="single" w:color="auto" w:sz="4" w:space="0"/>
              <w:bottom w:val="single" w:color="auto" w:sz="4" w:space="0"/>
              <w:right w:val="single" w:color="auto" w:sz="4" w:space="0"/>
            </w:tcBorders>
            <w:tcMar/>
            <w:tcPrChange w:author="toantk" w:date="2022-08-04T17:30:00Z" w:id="15425">
              <w:tcPr>
                <w:tcW w:w="7340" w:type="dxa"/>
                <w:gridSpan w:val="7"/>
              </w:tcPr>
            </w:tcPrChange>
          </w:tcPr>
          <w:p w:rsidR="00D51390" w:rsidDel="00DD1F59" w:rsidP="00E5021C" w:rsidRDefault="00D51390" w14:paraId="4D038A28" w14:textId="6D93EBC4">
            <w:pPr>
              <w:rPr>
                <w:del w:author="toantk" w:date="2022-07-25T13:51:00Z" w:id="15426"/>
              </w:rPr>
            </w:pPr>
            <w:del w:author="toantk" w:date="2022-07-25T13:51:00Z" w:id="15427">
              <w:r w:rsidDel="00DD1F59">
                <w:delText>Admin</w:delText>
              </w:r>
            </w:del>
          </w:p>
        </w:tc>
      </w:tr>
      <w:tr w:rsidR="00D51390" w:rsidDel="00DD1F59" w:rsidTr="2ADD6C4A" w14:paraId="64D30F53" w14:textId="68C4F02E">
        <w:trPr>
          <w:del w:author="toantk" w:date="2022-07-25T13:51:00Z" w:id="351130659"/>
          <w:trPrChange w:author="toantk" w:date="2022-08-04T17:30:00Z"/>
        </w:trPr>
        <w:tc>
          <w:tcPr>
            <w:tcW w:w="1890" w:type="dxa"/>
            <w:gridSpan w:val="2"/>
            <w:tcBorders>
              <w:top w:val="single" w:color="auto" w:sz="4" w:space="0"/>
              <w:left w:val="single" w:color="auto" w:sz="4" w:space="0"/>
              <w:bottom w:val="single" w:color="auto" w:sz="4" w:space="0"/>
              <w:right w:val="single" w:color="auto" w:sz="4" w:space="0"/>
            </w:tcBorders>
            <w:tcMar/>
            <w:tcPrChange w:author="toantk" w:date="2022-08-04T17:30:00Z" w:id="15429">
              <w:tcPr>
                <w:tcW w:w="1885" w:type="dxa"/>
                <w:gridSpan w:val="4"/>
              </w:tcPr>
            </w:tcPrChange>
          </w:tcPr>
          <w:p w:rsidR="00D51390" w:rsidDel="00DD1F59" w:rsidP="00E5021C" w:rsidRDefault="00D51390" w14:paraId="4656CF93" w14:textId="68A5DB4F">
            <w:pPr>
              <w:rPr>
                <w:del w:author="toantk" w:date="2022-07-25T13:51:00Z" w:id="15430"/>
              </w:rPr>
            </w:pPr>
            <w:del w:author="toantk" w:date="2022-07-25T13:51:00Z" w:id="15431">
              <w:r w:rsidDel="00DD1F59">
                <w:delText>Pre-condition</w:delText>
              </w:r>
            </w:del>
          </w:p>
        </w:tc>
        <w:tc>
          <w:tcPr>
            <w:tcW w:w="7160" w:type="dxa"/>
            <w:gridSpan w:val="4"/>
            <w:tcBorders>
              <w:top w:val="single" w:color="auto" w:sz="4" w:space="0"/>
              <w:left w:val="single" w:color="auto" w:sz="4" w:space="0"/>
              <w:bottom w:val="single" w:color="auto" w:sz="4" w:space="0"/>
              <w:right w:val="single" w:color="auto" w:sz="4" w:space="0"/>
            </w:tcBorders>
            <w:tcMar/>
            <w:tcPrChange w:author="toantk" w:date="2022-08-04T17:30:00Z" w:id="15432">
              <w:tcPr>
                <w:tcW w:w="7340" w:type="dxa"/>
                <w:gridSpan w:val="7"/>
              </w:tcPr>
            </w:tcPrChange>
          </w:tcPr>
          <w:p w:rsidR="00D51390" w:rsidDel="00DD1F59" w:rsidP="00E5021C" w:rsidRDefault="00D51390" w14:paraId="0B660B7A" w14:textId="00200DFA">
            <w:pPr>
              <w:rPr>
                <w:del w:author="toantk" w:date="2022-07-25T13:51:00Z" w:id="15433"/>
              </w:rPr>
            </w:pPr>
            <w:del w:author="toantk" w:date="2022-07-25T13:51:00Z" w:id="15434">
              <w:r w:rsidDel="00DD1F59">
                <w:delText>Thiết bị hoạt động bình thường, OneLink</w:delText>
              </w:r>
            </w:del>
            <w:ins w:author="Tran Khanh Toan" w:date="2022-07-01T15:43:00Z" w:id="15435">
              <w:del w:author="toantk" w:date="2022-07-25T13:51:00Z" w:id="15436">
                <w:r w:rsidDel="00DD1F59" w:rsidR="007A6979">
                  <w:delText>Mobile App</w:delText>
                </w:r>
              </w:del>
            </w:ins>
            <w:del w:author="toantk" w:date="2022-07-25T13:51:00Z" w:id="15437">
              <w:r w:rsidDel="00DD1F59">
                <w:delText xml:space="preserve"> đã đăng nhập thành công vào thiết bị và được cấp phiên truy nhập</w:delText>
              </w:r>
            </w:del>
          </w:p>
        </w:tc>
      </w:tr>
      <w:tr w:rsidR="00D51390" w:rsidDel="00DD1F59" w:rsidTr="2ADD6C4A" w14:paraId="700D5924" w14:textId="4175A373">
        <w:trPr>
          <w:del w:author="toantk" w:date="2022-07-25T13:51:00Z" w:id="1908771177"/>
          <w:trPrChange w:author="toantk" w:date="2022-08-04T17:30:00Z"/>
        </w:trPr>
        <w:tc>
          <w:tcPr>
            <w:tcW w:w="1890" w:type="dxa"/>
            <w:gridSpan w:val="2"/>
            <w:tcBorders>
              <w:top w:val="single" w:color="auto" w:sz="4" w:space="0"/>
              <w:left w:val="single" w:color="auto" w:sz="4" w:space="0"/>
              <w:bottom w:val="single" w:color="auto" w:sz="4" w:space="0"/>
              <w:right w:val="single" w:color="auto" w:sz="4" w:space="0"/>
            </w:tcBorders>
            <w:tcMar/>
            <w:tcPrChange w:author="toantk" w:date="2022-08-04T17:30:00Z" w:id="15439">
              <w:tcPr>
                <w:tcW w:w="1885" w:type="dxa"/>
                <w:gridSpan w:val="4"/>
              </w:tcPr>
            </w:tcPrChange>
          </w:tcPr>
          <w:p w:rsidR="00D51390" w:rsidDel="00DD1F59" w:rsidP="00E5021C" w:rsidRDefault="00D51390" w14:paraId="0FFFD259" w14:textId="1D3D5321">
            <w:pPr>
              <w:rPr>
                <w:del w:author="toantk" w:date="2022-07-25T13:51:00Z" w:id="15440"/>
              </w:rPr>
            </w:pPr>
            <w:del w:author="toantk" w:date="2022-07-25T13:51:00Z" w:id="15441">
              <w:r w:rsidDel="00DD1F59">
                <w:delText>Post-condition</w:delText>
              </w:r>
            </w:del>
          </w:p>
        </w:tc>
        <w:tc>
          <w:tcPr>
            <w:tcW w:w="7160" w:type="dxa"/>
            <w:gridSpan w:val="4"/>
            <w:tcBorders>
              <w:top w:val="single" w:color="auto" w:sz="4" w:space="0"/>
              <w:left w:val="single" w:color="auto" w:sz="4" w:space="0"/>
              <w:bottom w:val="single" w:color="auto" w:sz="4" w:space="0"/>
              <w:right w:val="single" w:color="auto" w:sz="4" w:space="0"/>
            </w:tcBorders>
            <w:tcMar/>
            <w:tcPrChange w:author="toantk" w:date="2022-08-04T17:30:00Z" w:id="15442">
              <w:tcPr>
                <w:tcW w:w="7340" w:type="dxa"/>
                <w:gridSpan w:val="7"/>
              </w:tcPr>
            </w:tcPrChange>
          </w:tcPr>
          <w:p w:rsidR="00D51390" w:rsidDel="00DD1F59" w:rsidP="00E5021C" w:rsidRDefault="00D51390" w14:paraId="64356916" w14:textId="30C99C15">
            <w:pPr>
              <w:rPr>
                <w:del w:author="toantk" w:date="2022-07-25T13:51:00Z" w:id="15443"/>
              </w:rPr>
            </w:pPr>
            <w:del w:author="toantk" w:date="2022-07-25T13:51:00Z" w:id="15444">
              <w:r w:rsidDel="00DD1F59">
                <w:delText>Thiết bị phản hồi đầy đủ các thông tin cho OneLink</w:delText>
              </w:r>
            </w:del>
            <w:ins w:author="Tran Khanh Toan" w:date="2022-07-01T15:43:00Z" w:id="15445">
              <w:del w:author="toantk" w:date="2022-07-25T13:51:00Z" w:id="15446">
                <w:r w:rsidDel="00DD1F59" w:rsidR="007A6979">
                  <w:delText>Mobile App</w:delText>
                </w:r>
              </w:del>
            </w:ins>
          </w:p>
        </w:tc>
      </w:tr>
      <w:tr w:rsidR="00F227FB" w:rsidTr="2ADD6C4A" w14:paraId="0ACA341A" w14:textId="77777777">
        <w:trPr>
          <w:ins w:author="Tran Khanh Toan" w:date="2022-08-04T09:30:00Z" w:id="1922207528"/>
          <w:trPrChange w:author="toantk" w:date="2022-08-04T17:30:00Z"/>
        </w:trPr>
        <w:tc>
          <w:tcPr>
            <w:tcW w:w="682" w:type="dxa"/>
            <w:tcBorders>
              <w:top w:val="single" w:color="auto" w:sz="4" w:space="0"/>
              <w:left w:val="single" w:color="auto" w:sz="4" w:space="0"/>
              <w:bottom w:val="single" w:color="auto" w:sz="4" w:space="0"/>
              <w:right w:val="single" w:color="auto" w:sz="4" w:space="0"/>
            </w:tcBorders>
            <w:tcMar/>
            <w:tcPrChange w:author="toantk" w:date="2022-08-04T17:30:00Z" w:id="15448">
              <w:tcPr>
                <w:tcW w:w="708" w:type="dxa"/>
                <w:tcBorders>
                  <w:top w:val="single" w:color="auto" w:sz="4" w:space="0"/>
                  <w:left w:val="single" w:color="auto" w:sz="4" w:space="0"/>
                  <w:bottom w:val="single" w:color="auto" w:sz="4" w:space="0"/>
                  <w:right w:val="single" w:color="auto" w:sz="4" w:space="0"/>
                </w:tcBorders>
              </w:tcPr>
            </w:tcPrChange>
          </w:tcPr>
          <w:p w:rsidR="00F227FB" w:rsidP="00607502" w:rsidRDefault="00F227FB" w14:paraId="6C856CDA" w14:textId="77777777">
            <w:pPr>
              <w:pStyle w:val="ListParagraph"/>
              <w:ind w:left="0"/>
              <w:rPr>
                <w:ins w:author="Tran Khanh Toan" w:date="2022-08-04T09:30:00Z" w:id="15449"/>
                <w:b/>
                <w:bCs/>
              </w:rPr>
            </w:pPr>
            <w:ins w:author="Tran Khanh Toan" w:date="2022-08-04T09:30:00Z" w:id="15450">
              <w:r>
                <w:rPr>
                  <w:b/>
                  <w:bCs/>
                </w:rPr>
                <w:t>STT</w:t>
              </w:r>
            </w:ins>
          </w:p>
        </w:tc>
        <w:tc>
          <w:tcPr>
            <w:tcW w:w="1208" w:type="dxa"/>
            <w:tcBorders>
              <w:top w:val="single" w:color="auto" w:sz="4" w:space="0"/>
              <w:left w:val="single" w:color="auto" w:sz="4" w:space="0"/>
              <w:bottom w:val="single" w:color="auto" w:sz="4" w:space="0"/>
              <w:right w:val="single" w:color="auto" w:sz="4" w:space="0"/>
            </w:tcBorders>
            <w:tcMar/>
            <w:tcPrChange w:author="toantk" w:date="2022-08-04T17:30:00Z" w:id="15451">
              <w:tcPr>
                <w:tcW w:w="1096" w:type="dxa"/>
                <w:gridSpan w:val="2"/>
                <w:tcBorders>
                  <w:top w:val="single" w:color="auto" w:sz="4" w:space="0"/>
                  <w:left w:val="single" w:color="auto" w:sz="4" w:space="0"/>
                  <w:bottom w:val="single" w:color="auto" w:sz="4" w:space="0"/>
                  <w:right w:val="single" w:color="auto" w:sz="4" w:space="0"/>
                </w:tcBorders>
              </w:tcPr>
            </w:tcPrChange>
          </w:tcPr>
          <w:p w:rsidR="00F227FB" w:rsidP="00607502" w:rsidRDefault="00F227FB" w14:paraId="55ADD8EF" w14:textId="77777777">
            <w:pPr>
              <w:pStyle w:val="ListParagraph"/>
              <w:ind w:left="0"/>
              <w:rPr>
                <w:ins w:author="Tran Khanh Toan" w:date="2022-08-04T09:30:00Z" w:id="15452"/>
                <w:b/>
                <w:bCs/>
              </w:rPr>
            </w:pPr>
            <w:ins w:author="Tran Khanh Toan" w:date="2022-08-04T09:30:00Z" w:id="15453">
              <w:r>
                <w:rPr>
                  <w:b/>
                  <w:bCs/>
                </w:rPr>
                <w:t>Tham số</w:t>
              </w:r>
            </w:ins>
          </w:p>
        </w:tc>
        <w:tc>
          <w:tcPr>
            <w:tcW w:w="2160" w:type="dxa"/>
            <w:tcBorders>
              <w:top w:val="single" w:color="auto" w:sz="4" w:space="0"/>
              <w:left w:val="single" w:color="auto" w:sz="4" w:space="0"/>
              <w:bottom w:val="single" w:color="auto" w:sz="4" w:space="0"/>
              <w:right w:val="single" w:color="auto" w:sz="4" w:space="0"/>
            </w:tcBorders>
            <w:tcMar/>
            <w:tcPrChange w:author="toantk" w:date="2022-08-04T17:30:00Z" w:id="15454">
              <w:tcPr>
                <w:tcW w:w="886" w:type="dxa"/>
                <w:gridSpan w:val="3"/>
                <w:tcBorders>
                  <w:top w:val="single" w:color="auto" w:sz="4" w:space="0"/>
                  <w:left w:val="single" w:color="auto" w:sz="4" w:space="0"/>
                  <w:bottom w:val="single" w:color="auto" w:sz="4" w:space="0"/>
                  <w:right w:val="single" w:color="auto" w:sz="4" w:space="0"/>
                </w:tcBorders>
              </w:tcPr>
            </w:tcPrChange>
          </w:tcPr>
          <w:p w:rsidR="00F227FB" w:rsidP="00607502" w:rsidRDefault="00F227FB" w14:paraId="09683ED7" w14:textId="77777777">
            <w:pPr>
              <w:pStyle w:val="ListParagraph"/>
              <w:ind w:left="0"/>
              <w:rPr>
                <w:ins w:author="Tran Khanh Toan" w:date="2022-08-04T09:30:00Z" w:id="15455"/>
                <w:b/>
                <w:bCs/>
              </w:rPr>
            </w:pPr>
            <w:ins w:author="Tran Khanh Toan" w:date="2022-08-04T09:30:00Z" w:id="15456">
              <w:r>
                <w:rPr>
                  <w:b/>
                  <w:bCs/>
                </w:rPr>
                <w:t>Mô tả</w:t>
              </w:r>
            </w:ins>
          </w:p>
        </w:tc>
        <w:tc>
          <w:tcPr>
            <w:tcW w:w="1260" w:type="dxa"/>
            <w:tcBorders>
              <w:top w:val="single" w:color="auto" w:sz="4" w:space="0"/>
              <w:left w:val="single" w:color="auto" w:sz="4" w:space="0"/>
              <w:bottom w:val="single" w:color="auto" w:sz="4" w:space="0"/>
              <w:right w:val="single" w:color="auto" w:sz="4" w:space="0"/>
            </w:tcBorders>
            <w:tcMar/>
            <w:tcPrChange w:author="toantk" w:date="2022-08-04T17:30:00Z" w:id="15457">
              <w:tcPr>
                <w:tcW w:w="853" w:type="dxa"/>
                <w:gridSpan w:val="2"/>
                <w:tcBorders>
                  <w:top w:val="single" w:color="auto" w:sz="4" w:space="0"/>
                  <w:left w:val="single" w:color="auto" w:sz="4" w:space="0"/>
                  <w:bottom w:val="single" w:color="auto" w:sz="4" w:space="0"/>
                  <w:right w:val="single" w:color="auto" w:sz="4" w:space="0"/>
                </w:tcBorders>
              </w:tcPr>
            </w:tcPrChange>
          </w:tcPr>
          <w:p w:rsidR="00F227FB" w:rsidP="00607502" w:rsidRDefault="00F227FB" w14:paraId="7F3F74CD" w14:textId="77777777">
            <w:pPr>
              <w:pStyle w:val="ListParagraph"/>
              <w:ind w:left="0"/>
              <w:rPr>
                <w:ins w:author="Tran Khanh Toan" w:date="2022-08-04T09:30:00Z" w:id="15458"/>
                <w:b/>
                <w:bCs/>
              </w:rPr>
            </w:pPr>
            <w:ins w:author="Tran Khanh Toan" w:date="2022-08-04T09:30:00Z" w:id="15459">
              <w:r>
                <w:rPr>
                  <w:b/>
                  <w:bCs/>
                </w:rPr>
                <w:t>Kiểu</w:t>
              </w:r>
            </w:ins>
          </w:p>
        </w:tc>
        <w:tc>
          <w:tcPr>
            <w:tcW w:w="2607" w:type="dxa"/>
            <w:tcBorders>
              <w:top w:val="single" w:color="auto" w:sz="4" w:space="0"/>
              <w:left w:val="single" w:color="auto" w:sz="4" w:space="0"/>
              <w:bottom w:val="single" w:color="auto" w:sz="4" w:space="0"/>
              <w:right w:val="single" w:color="auto" w:sz="4" w:space="0"/>
            </w:tcBorders>
            <w:tcMar/>
            <w:tcPrChange w:author="toantk" w:date="2022-08-04T17:30:00Z" w:id="15460">
              <w:tcPr>
                <w:tcW w:w="4297" w:type="dxa"/>
                <w:gridSpan w:val="2"/>
                <w:tcBorders>
                  <w:top w:val="single" w:color="auto" w:sz="4" w:space="0"/>
                  <w:left w:val="single" w:color="auto" w:sz="4" w:space="0"/>
                  <w:bottom w:val="single" w:color="auto" w:sz="4" w:space="0"/>
                  <w:right w:val="single" w:color="auto" w:sz="4" w:space="0"/>
                </w:tcBorders>
              </w:tcPr>
            </w:tcPrChange>
          </w:tcPr>
          <w:p w:rsidR="00F227FB" w:rsidP="00607502" w:rsidRDefault="00F227FB" w14:paraId="4070CD3D" w14:textId="77777777">
            <w:pPr>
              <w:pStyle w:val="ListParagraph"/>
              <w:ind w:left="0"/>
              <w:rPr>
                <w:ins w:author="Tran Khanh Toan" w:date="2022-08-04T09:30:00Z" w:id="15461"/>
                <w:b/>
                <w:bCs/>
              </w:rPr>
            </w:pPr>
            <w:ins w:author="Tran Khanh Toan" w:date="2022-08-04T09:30:00Z" w:id="15462">
              <w:r>
                <w:rPr>
                  <w:b/>
                  <w:bCs/>
                </w:rPr>
                <w:t>Giá trị</w:t>
              </w:r>
            </w:ins>
          </w:p>
        </w:tc>
        <w:tc>
          <w:tcPr>
            <w:tcW w:w="1133" w:type="dxa"/>
            <w:tcBorders>
              <w:top w:val="single" w:color="auto" w:sz="4" w:space="0"/>
              <w:left w:val="single" w:color="auto" w:sz="4" w:space="0"/>
              <w:bottom w:val="single" w:color="auto" w:sz="4" w:space="0"/>
              <w:right w:val="single" w:color="auto" w:sz="4" w:space="0"/>
            </w:tcBorders>
            <w:tcMar/>
            <w:tcPrChange w:author="toantk" w:date="2022-08-04T17:30:00Z" w:id="15463">
              <w:tcPr>
                <w:tcW w:w="1210" w:type="dxa"/>
                <w:tcBorders>
                  <w:top w:val="single" w:color="auto" w:sz="4" w:space="0"/>
                  <w:left w:val="single" w:color="auto" w:sz="4" w:space="0"/>
                  <w:bottom w:val="single" w:color="auto" w:sz="4" w:space="0"/>
                  <w:right w:val="single" w:color="auto" w:sz="4" w:space="0"/>
                </w:tcBorders>
              </w:tcPr>
            </w:tcPrChange>
          </w:tcPr>
          <w:p w:rsidR="00F227FB" w:rsidP="00607502" w:rsidRDefault="00F227FB" w14:paraId="427E853C" w14:textId="77777777">
            <w:pPr>
              <w:pStyle w:val="ListParagraph"/>
              <w:ind w:left="0"/>
              <w:rPr>
                <w:ins w:author="Tran Khanh Toan" w:date="2022-08-04T09:30:00Z" w:id="15464"/>
                <w:b/>
                <w:bCs/>
              </w:rPr>
            </w:pPr>
            <w:ins w:author="Tran Khanh Toan" w:date="2022-08-04T09:30:00Z" w:id="15465">
              <w:r>
                <w:rPr>
                  <w:b/>
                  <w:bCs/>
                </w:rPr>
                <w:t>Json Key</w:t>
              </w:r>
            </w:ins>
          </w:p>
        </w:tc>
      </w:tr>
      <w:tr w:rsidR="00F227FB" w:rsidTr="2ADD6C4A" w14:paraId="3D490986" w14:textId="77777777">
        <w:trPr>
          <w:trHeight w:val="213"/>
          <w:trPrChange w:author="toantk" w:date="2022-08-04T17:30:00Z" w:id="15467">
            <w:trPr>
              <w:trHeight w:val="213"/>
            </w:trPr>
          </w:trPrChange>
          <w:ins w:author="Tran Khanh Toan" w:date="2022-08-04T09:30:00Z" w:id="110390463"/>
        </w:trPr>
        <w:tc>
          <w:tcPr>
            <w:tcW w:w="682" w:type="dxa"/>
            <w:tcBorders>
              <w:top w:val="single" w:color="auto" w:sz="4" w:space="0"/>
              <w:left w:val="single" w:color="auto" w:sz="4" w:space="0"/>
              <w:bottom w:val="single" w:color="auto" w:sz="4" w:space="0"/>
              <w:right w:val="single" w:color="auto" w:sz="4" w:space="0"/>
            </w:tcBorders>
            <w:tcMar/>
            <w:tcPrChange w:author="toantk" w:date="2022-08-04T17:30:00Z" w:id="15468">
              <w:tcPr>
                <w:tcW w:w="708" w:type="dxa"/>
                <w:tcBorders>
                  <w:top w:val="single" w:color="auto" w:sz="4" w:space="0"/>
                  <w:left w:val="single" w:color="auto" w:sz="4" w:space="0"/>
                  <w:bottom w:val="single" w:color="auto" w:sz="4" w:space="0"/>
                  <w:right w:val="single" w:color="auto" w:sz="4" w:space="0"/>
                </w:tcBorders>
              </w:tcPr>
            </w:tcPrChange>
          </w:tcPr>
          <w:p w:rsidRPr="00020A9F" w:rsidR="00F227FB" w:rsidP="00607502" w:rsidRDefault="00F227FB" w14:paraId="0A3D931A" w14:textId="77777777">
            <w:pPr>
              <w:pStyle w:val="ListParagraph"/>
              <w:ind w:left="0"/>
              <w:rPr>
                <w:ins w:author="Tran Khanh Toan" w:date="2022-08-04T09:30:00Z" w:id="15469"/>
              </w:rPr>
            </w:pPr>
            <w:ins w:author="Tran Khanh Toan" w:date="2022-08-04T09:30:00Z" w:id="15470">
              <w:r>
                <w:t>1</w:t>
              </w:r>
            </w:ins>
          </w:p>
        </w:tc>
        <w:tc>
          <w:tcPr>
            <w:tcW w:w="1208" w:type="dxa"/>
            <w:tcBorders>
              <w:top w:val="single" w:color="auto" w:sz="4" w:space="0"/>
              <w:left w:val="single" w:color="auto" w:sz="4" w:space="0"/>
              <w:bottom w:val="single" w:color="auto" w:sz="4" w:space="0"/>
              <w:right w:val="single" w:color="auto" w:sz="4" w:space="0"/>
            </w:tcBorders>
            <w:tcMar/>
            <w:tcPrChange w:author="toantk" w:date="2022-08-04T17:30:00Z" w:id="15471">
              <w:tcPr>
                <w:tcW w:w="1096" w:type="dxa"/>
                <w:gridSpan w:val="2"/>
                <w:tcBorders>
                  <w:top w:val="single" w:color="auto" w:sz="4" w:space="0"/>
                  <w:left w:val="single" w:color="auto" w:sz="4" w:space="0"/>
                  <w:bottom w:val="single" w:color="auto" w:sz="4" w:space="0"/>
                  <w:right w:val="single" w:color="auto" w:sz="4" w:space="0"/>
                </w:tcBorders>
              </w:tcPr>
            </w:tcPrChange>
          </w:tcPr>
          <w:p w:rsidR="00F227FB" w:rsidP="00607502" w:rsidRDefault="00F227FB" w14:paraId="7741151F" w14:textId="77777777">
            <w:pPr>
              <w:pStyle w:val="ListParagraph"/>
              <w:ind w:left="0"/>
              <w:rPr>
                <w:ins w:author="Tran Khanh Toan" w:date="2022-08-04T09:30:00Z" w:id="15472"/>
              </w:rPr>
            </w:pPr>
            <w:ins w:author="Tran Khanh Toan" w:date="2022-08-04T09:30:00Z" w:id="15473">
              <w:r>
                <w:t>MAC List</w:t>
              </w:r>
            </w:ins>
          </w:p>
        </w:tc>
        <w:tc>
          <w:tcPr>
            <w:tcW w:w="2160" w:type="dxa"/>
            <w:tcBorders>
              <w:top w:val="single" w:color="auto" w:sz="4" w:space="0"/>
              <w:left w:val="single" w:color="auto" w:sz="4" w:space="0"/>
              <w:bottom w:val="single" w:color="auto" w:sz="4" w:space="0"/>
              <w:right w:val="single" w:color="auto" w:sz="4" w:space="0"/>
            </w:tcBorders>
            <w:tcMar/>
            <w:tcPrChange w:author="toantk" w:date="2022-08-04T17:30:00Z" w:id="15474">
              <w:tcPr>
                <w:tcW w:w="886" w:type="dxa"/>
                <w:gridSpan w:val="3"/>
                <w:tcBorders>
                  <w:top w:val="single" w:color="auto" w:sz="4" w:space="0"/>
                  <w:left w:val="single" w:color="auto" w:sz="4" w:space="0"/>
                  <w:bottom w:val="single" w:color="auto" w:sz="4" w:space="0"/>
                  <w:right w:val="single" w:color="auto" w:sz="4" w:space="0"/>
                </w:tcBorders>
              </w:tcPr>
            </w:tcPrChange>
          </w:tcPr>
          <w:p w:rsidR="00F227FB" w:rsidRDefault="00F227FB" w14:paraId="16D44DCF" w14:textId="7D9F08E0">
            <w:pPr>
              <w:pStyle w:val="ListParagraph"/>
              <w:ind w:left="0"/>
              <w:rPr>
                <w:ins w:author="Tran Khanh Toan" w:date="2022-08-04T09:30:00Z" w:id="15475"/>
              </w:rPr>
            </w:pPr>
            <w:ins w:author="Tran Khanh Toan" w:date="2022-08-04T09:30:00Z" w:id="15476">
              <w:r>
                <w:t xml:space="preserve">Danh sách địa chỉ MAC các thiết bị muốn thực hiện </w:t>
              </w:r>
              <w:del w:author="toantk" w:date="2022-08-04T17:29:00Z" w:id="15477">
                <w:r w:rsidDel="00FE1A5E">
                  <w:delText>reboot</w:delText>
                </w:r>
              </w:del>
            </w:ins>
            <w:ins w:author="toantk" w:date="2022-08-04T17:29:00Z" w:id="15478">
              <w:r w:rsidR="00FE1A5E">
                <w:t>reset</w:t>
              </w:r>
            </w:ins>
          </w:p>
        </w:tc>
        <w:tc>
          <w:tcPr>
            <w:tcW w:w="1260" w:type="dxa"/>
            <w:tcBorders>
              <w:top w:val="single" w:color="auto" w:sz="4" w:space="0"/>
              <w:left w:val="single" w:color="auto" w:sz="4" w:space="0"/>
              <w:bottom w:val="single" w:color="auto" w:sz="4" w:space="0"/>
              <w:right w:val="single" w:color="auto" w:sz="4" w:space="0"/>
            </w:tcBorders>
            <w:tcMar/>
            <w:tcPrChange w:author="toantk" w:date="2022-08-04T17:30:00Z" w:id="15479">
              <w:tcPr>
                <w:tcW w:w="853" w:type="dxa"/>
                <w:gridSpan w:val="2"/>
                <w:tcBorders>
                  <w:top w:val="single" w:color="auto" w:sz="4" w:space="0"/>
                  <w:left w:val="single" w:color="auto" w:sz="4" w:space="0"/>
                  <w:bottom w:val="single" w:color="auto" w:sz="4" w:space="0"/>
                  <w:right w:val="single" w:color="auto" w:sz="4" w:space="0"/>
                </w:tcBorders>
              </w:tcPr>
            </w:tcPrChange>
          </w:tcPr>
          <w:p w:rsidR="00F227FB" w:rsidP="00607502" w:rsidRDefault="00F227FB" w14:paraId="69B9C84D" w14:textId="77777777">
            <w:pPr>
              <w:pStyle w:val="ListParagraph"/>
              <w:ind w:left="0"/>
              <w:rPr>
                <w:ins w:author="Tran Khanh Toan" w:date="2022-08-04T09:30:00Z" w:id="15480"/>
              </w:rPr>
            </w:pPr>
            <w:ins w:author="Tran Khanh Toan" w:date="2022-08-04T09:30:00Z" w:id="15481">
              <w:r>
                <w:t>String</w:t>
              </w:r>
            </w:ins>
          </w:p>
        </w:tc>
        <w:tc>
          <w:tcPr>
            <w:tcW w:w="2607" w:type="dxa"/>
            <w:tcBorders>
              <w:top w:val="single" w:color="auto" w:sz="4" w:space="0"/>
              <w:left w:val="single" w:color="auto" w:sz="4" w:space="0"/>
              <w:bottom w:val="single" w:color="auto" w:sz="4" w:space="0"/>
              <w:right w:val="single" w:color="auto" w:sz="4" w:space="0"/>
            </w:tcBorders>
            <w:tcMar/>
            <w:tcPrChange w:author="toantk" w:date="2022-08-04T17:30:00Z" w:id="15482">
              <w:tcPr>
                <w:tcW w:w="4297" w:type="dxa"/>
                <w:gridSpan w:val="2"/>
                <w:tcBorders>
                  <w:top w:val="single" w:color="auto" w:sz="4" w:space="0"/>
                  <w:left w:val="single" w:color="auto" w:sz="4" w:space="0"/>
                  <w:bottom w:val="single" w:color="auto" w:sz="4" w:space="0"/>
                  <w:right w:val="single" w:color="auto" w:sz="4" w:space="0"/>
                </w:tcBorders>
              </w:tcPr>
            </w:tcPrChange>
          </w:tcPr>
          <w:p w:rsidR="00F227FB" w:rsidP="00607502" w:rsidRDefault="00F227FB" w14:paraId="17462477" w14:textId="77777777">
            <w:pPr>
              <w:pStyle w:val="ListParagraph"/>
              <w:ind w:left="0"/>
              <w:rPr>
                <w:ins w:author="Tran Khanh Toan" w:date="2022-08-04T09:30:00Z" w:id="15483"/>
              </w:rPr>
            </w:pPr>
            <w:ins w:author="Tran Khanh Toan" w:date="2022-08-04T09:30:00Z" w:id="15484">
              <w:r>
                <w:t>Chuỗi ký tự một hoặc nhiều địa chỉ MAC cách nhau bởi dấu phẩy. Ví dụ:</w:t>
              </w:r>
            </w:ins>
          </w:p>
          <w:p w:rsidRPr="00020A9F" w:rsidR="00F227FB" w:rsidP="00607502" w:rsidRDefault="00F227FB" w14:paraId="78F1B1AF" w14:textId="77777777">
            <w:pPr>
              <w:pStyle w:val="ListParagraph"/>
              <w:ind w:left="0"/>
              <w:rPr>
                <w:ins w:author="Tran Khanh Toan" w:date="2022-08-04T09:30:00Z" w:id="15485"/>
              </w:rPr>
            </w:pPr>
            <w:ins w:author="Tran Khanh Toan" w:date="2022-08-04T09:30:00Z" w:id="15486">
              <w:r>
                <w:t>A0:65:18:00:01:02,A4:F4:C2:00:01:02</w:t>
              </w:r>
            </w:ins>
          </w:p>
        </w:tc>
        <w:tc>
          <w:tcPr>
            <w:tcW w:w="1133" w:type="dxa"/>
            <w:tcBorders>
              <w:top w:val="single" w:color="auto" w:sz="4" w:space="0"/>
              <w:left w:val="single" w:color="auto" w:sz="4" w:space="0"/>
              <w:bottom w:val="single" w:color="auto" w:sz="4" w:space="0"/>
              <w:right w:val="single" w:color="auto" w:sz="4" w:space="0"/>
            </w:tcBorders>
            <w:tcMar/>
            <w:tcPrChange w:author="toantk" w:date="2022-08-04T17:30:00Z" w:id="15487">
              <w:tcPr>
                <w:tcW w:w="1210" w:type="dxa"/>
                <w:tcBorders>
                  <w:top w:val="single" w:color="auto" w:sz="4" w:space="0"/>
                  <w:left w:val="single" w:color="auto" w:sz="4" w:space="0"/>
                  <w:bottom w:val="single" w:color="auto" w:sz="4" w:space="0"/>
                  <w:right w:val="single" w:color="auto" w:sz="4" w:space="0"/>
                </w:tcBorders>
              </w:tcPr>
            </w:tcPrChange>
          </w:tcPr>
          <w:p w:rsidR="00F227FB" w:rsidP="00607502" w:rsidRDefault="00F227FB" w14:paraId="6B3A7936" w14:textId="77777777">
            <w:pPr>
              <w:pStyle w:val="ListParagraph"/>
              <w:ind w:left="0"/>
              <w:rPr>
                <w:ins w:author="Tran Khanh Toan" w:date="2022-08-04T09:30:00Z" w:id="15488"/>
              </w:rPr>
            </w:pPr>
            <w:ins w:author="Tran Khanh Toan" w:date="2022-08-04T09:30:00Z" w:id="15489">
              <w:r>
                <w:t>macList</w:t>
              </w:r>
            </w:ins>
          </w:p>
        </w:tc>
      </w:tr>
      <w:tr w:rsidR="00F227FB" w:rsidTr="2ADD6C4A" w14:paraId="0B46102D" w14:textId="77777777">
        <w:trPr>
          <w:trHeight w:val="213"/>
          <w:trPrChange w:author="toantk" w:date="2022-08-04T17:30:00Z" w:id="15491">
            <w:trPr>
              <w:trHeight w:val="213"/>
            </w:trPr>
          </w:trPrChange>
          <w:ins w:author="Tran Khanh Toan" w:date="2022-08-04T09:30:00Z" w:id="720247251"/>
        </w:trPr>
        <w:tc>
          <w:tcPr>
            <w:tcW w:w="682" w:type="dxa"/>
            <w:tcBorders>
              <w:top w:val="single" w:color="auto" w:sz="4" w:space="0"/>
              <w:left w:val="single" w:color="auto" w:sz="4" w:space="0"/>
              <w:bottom w:val="single" w:color="auto" w:sz="4" w:space="0"/>
              <w:right w:val="single" w:color="auto" w:sz="4" w:space="0"/>
            </w:tcBorders>
            <w:tcMar/>
            <w:tcPrChange w:author="toantk" w:date="2022-08-04T17:30:00Z" w:id="15492">
              <w:tcPr>
                <w:tcW w:w="708" w:type="dxa"/>
                <w:gridSpan w:val="2"/>
              </w:tcPr>
            </w:tcPrChange>
          </w:tcPr>
          <w:p w:rsidRPr="00020A9F" w:rsidR="00F227FB" w:rsidP="00607502" w:rsidRDefault="00F227FB" w14:paraId="35FF2BBA" w14:textId="77777777">
            <w:pPr>
              <w:pStyle w:val="ListParagraph"/>
              <w:ind w:left="0"/>
              <w:rPr>
                <w:ins w:author="Tran Khanh Toan" w:date="2022-08-04T09:30:00Z" w:id="15493"/>
              </w:rPr>
            </w:pPr>
            <w:ins w:author="Tran Khanh Toan" w:date="2022-08-04T09:30:00Z" w:id="15494">
              <w:r>
                <w:t>2</w:t>
              </w:r>
            </w:ins>
          </w:p>
        </w:tc>
        <w:tc>
          <w:tcPr>
            <w:tcW w:w="1208" w:type="dxa"/>
            <w:tcBorders>
              <w:top w:val="single" w:color="auto" w:sz="4" w:space="0"/>
              <w:left w:val="single" w:color="auto" w:sz="4" w:space="0"/>
              <w:bottom w:val="single" w:color="auto" w:sz="4" w:space="0"/>
              <w:right w:val="single" w:color="auto" w:sz="4" w:space="0"/>
            </w:tcBorders>
            <w:tcMar/>
            <w:tcPrChange w:author="toantk" w:date="2022-08-04T17:30:00Z" w:id="15495">
              <w:tcPr>
                <w:tcW w:w="1084" w:type="dxa"/>
                <w:gridSpan w:val="2"/>
              </w:tcPr>
            </w:tcPrChange>
          </w:tcPr>
          <w:p w:rsidRPr="00020A9F" w:rsidR="00F227FB" w:rsidP="00607502" w:rsidRDefault="00F227FB" w14:paraId="193D5471" w14:textId="77777777">
            <w:pPr>
              <w:pStyle w:val="ListParagraph"/>
              <w:ind w:left="0"/>
              <w:rPr>
                <w:ins w:author="Tran Khanh Toan" w:date="2022-08-04T09:30:00Z" w:id="15496"/>
              </w:rPr>
            </w:pPr>
            <w:ins w:author="Tran Khanh Toan" w:date="2022-08-04T09:30:00Z" w:id="15497">
              <w:r>
                <w:t>MAC Address</w:t>
              </w:r>
            </w:ins>
          </w:p>
        </w:tc>
        <w:tc>
          <w:tcPr>
            <w:tcW w:w="2160" w:type="dxa"/>
            <w:tcBorders>
              <w:top w:val="single" w:color="auto" w:sz="4" w:space="0"/>
              <w:left w:val="single" w:color="auto" w:sz="4" w:space="0"/>
              <w:bottom w:val="single" w:color="auto" w:sz="4" w:space="0"/>
              <w:right w:val="single" w:color="auto" w:sz="4" w:space="0"/>
            </w:tcBorders>
            <w:tcMar/>
            <w:tcPrChange w:author="toantk" w:date="2022-08-04T17:30:00Z" w:id="15498">
              <w:tcPr>
                <w:tcW w:w="900" w:type="dxa"/>
              </w:tcPr>
            </w:tcPrChange>
          </w:tcPr>
          <w:p w:rsidRPr="00020A9F" w:rsidR="00F227FB" w:rsidP="00607502" w:rsidRDefault="00F227FB" w14:paraId="60DD2CAB" w14:textId="77777777">
            <w:pPr>
              <w:pStyle w:val="ListParagraph"/>
              <w:ind w:left="0"/>
              <w:rPr>
                <w:ins w:author="Tran Khanh Toan" w:date="2022-08-04T09:30:00Z" w:id="15499"/>
              </w:rPr>
            </w:pPr>
            <w:ins w:author="Tran Khanh Toan" w:date="2022-08-04T09:30:00Z" w:id="15500">
              <w:r>
                <w:t xml:space="preserve">Địa chỉ MAC của từng thiết bị </w:t>
              </w:r>
            </w:ins>
          </w:p>
        </w:tc>
        <w:tc>
          <w:tcPr>
            <w:tcW w:w="1260" w:type="dxa"/>
            <w:tcBorders>
              <w:top w:val="single" w:color="auto" w:sz="4" w:space="0"/>
              <w:left w:val="single" w:color="auto" w:sz="4" w:space="0"/>
              <w:bottom w:val="single" w:color="auto" w:sz="4" w:space="0"/>
              <w:right w:val="single" w:color="auto" w:sz="4" w:space="0"/>
            </w:tcBorders>
            <w:tcMar/>
            <w:tcPrChange w:author="toantk" w:date="2022-08-04T17:30:00Z" w:id="15501">
              <w:tcPr>
                <w:tcW w:w="857" w:type="dxa"/>
                <w:gridSpan w:val="2"/>
              </w:tcPr>
            </w:tcPrChange>
          </w:tcPr>
          <w:p w:rsidRPr="00020A9F" w:rsidR="00F227FB" w:rsidP="00607502" w:rsidRDefault="00F227FB" w14:paraId="2007901D" w14:textId="77777777">
            <w:pPr>
              <w:pStyle w:val="ListParagraph"/>
              <w:ind w:left="0"/>
              <w:rPr>
                <w:ins w:author="Tran Khanh Toan" w:date="2022-08-04T09:30:00Z" w:id="15502"/>
              </w:rPr>
            </w:pPr>
            <w:ins w:author="Tran Khanh Toan" w:date="2022-08-04T09:30:00Z" w:id="15503">
              <w:r>
                <w:t>String</w:t>
              </w:r>
            </w:ins>
          </w:p>
        </w:tc>
        <w:tc>
          <w:tcPr>
            <w:tcW w:w="2607" w:type="dxa"/>
            <w:tcBorders>
              <w:top w:val="single" w:color="auto" w:sz="4" w:space="0"/>
              <w:left w:val="single" w:color="auto" w:sz="4" w:space="0"/>
              <w:bottom w:val="single" w:color="auto" w:sz="4" w:space="0"/>
              <w:right w:val="single" w:color="auto" w:sz="4" w:space="0"/>
            </w:tcBorders>
            <w:tcMar/>
            <w:tcPrChange w:author="toantk" w:date="2022-08-04T17:30:00Z" w:id="15504">
              <w:tcPr>
                <w:tcW w:w="4297" w:type="dxa"/>
                <w:gridSpan w:val="2"/>
              </w:tcPr>
            </w:tcPrChange>
          </w:tcPr>
          <w:p w:rsidRPr="00020A9F" w:rsidR="00F227FB" w:rsidP="00607502" w:rsidRDefault="00F227FB" w14:paraId="5D3062E7" w14:textId="77777777">
            <w:pPr>
              <w:pStyle w:val="ListParagraph"/>
              <w:ind w:left="0"/>
              <w:rPr>
                <w:ins w:author="Tran Khanh Toan" w:date="2022-08-04T09:30:00Z" w:id="15505"/>
              </w:rPr>
            </w:pPr>
            <w:ins w:author="Tran Khanh Toan" w:date="2022-08-04T09:30:00Z" w:id="15506">
              <w:r>
                <w:t>Chuỗi ký tự địa chỉ MAC</w:t>
              </w:r>
            </w:ins>
          </w:p>
        </w:tc>
        <w:tc>
          <w:tcPr>
            <w:tcW w:w="1133" w:type="dxa"/>
            <w:tcBorders>
              <w:top w:val="single" w:color="auto" w:sz="4" w:space="0"/>
              <w:left w:val="single" w:color="auto" w:sz="4" w:space="0"/>
              <w:bottom w:val="single" w:color="auto" w:sz="4" w:space="0"/>
              <w:right w:val="single" w:color="auto" w:sz="4" w:space="0"/>
            </w:tcBorders>
            <w:tcMar/>
            <w:tcPrChange w:author="toantk" w:date="2022-08-04T17:30:00Z" w:id="15507">
              <w:tcPr>
                <w:tcW w:w="1204" w:type="dxa"/>
                <w:gridSpan w:val="2"/>
              </w:tcPr>
            </w:tcPrChange>
          </w:tcPr>
          <w:p w:rsidRPr="00020A9F" w:rsidR="00F227FB" w:rsidP="00607502" w:rsidRDefault="00F227FB" w14:paraId="244F24DE" w14:textId="77777777">
            <w:pPr>
              <w:pStyle w:val="ListParagraph"/>
              <w:ind w:left="0"/>
              <w:rPr>
                <w:ins w:author="Tran Khanh Toan" w:date="2022-08-04T09:30:00Z" w:id="15508"/>
              </w:rPr>
            </w:pPr>
            <w:ins w:author="Tran Khanh Toan" w:date="2022-08-04T09:30:00Z" w:id="15509">
              <w:r>
                <w:t>macAddr</w:t>
              </w:r>
            </w:ins>
          </w:p>
        </w:tc>
      </w:tr>
      <w:tr w:rsidR="00F227FB" w:rsidTr="2ADD6C4A" w14:paraId="5804CFA3" w14:textId="77777777">
        <w:trPr>
          <w:ins w:author="Tran Khanh Toan" w:date="2022-08-04T09:30:00Z" w:id="1003567523"/>
          <w:trPrChange w:author="toantk" w:date="2022-08-04T17:30:00Z"/>
        </w:trPr>
        <w:tc>
          <w:tcPr>
            <w:tcW w:w="682" w:type="dxa"/>
            <w:tcBorders>
              <w:top w:val="single" w:color="auto" w:sz="4" w:space="0"/>
              <w:left w:val="single" w:color="auto" w:sz="4" w:space="0"/>
              <w:bottom w:val="single" w:color="auto" w:sz="4" w:space="0"/>
              <w:right w:val="single" w:color="auto" w:sz="4" w:space="0"/>
            </w:tcBorders>
            <w:tcMar/>
            <w:tcPrChange w:author="toantk" w:date="2022-08-04T17:30:00Z" w:id="15511">
              <w:tcPr>
                <w:tcW w:w="708" w:type="dxa"/>
                <w:gridSpan w:val="2"/>
              </w:tcPr>
            </w:tcPrChange>
          </w:tcPr>
          <w:p w:rsidRPr="00020A9F" w:rsidR="00F227FB" w:rsidP="00607502" w:rsidRDefault="00F227FB" w14:paraId="19E73251" w14:textId="77777777">
            <w:pPr>
              <w:pStyle w:val="ListParagraph"/>
              <w:ind w:left="0"/>
              <w:rPr>
                <w:ins w:author="Tran Khanh Toan" w:date="2022-08-04T09:30:00Z" w:id="15512"/>
              </w:rPr>
            </w:pPr>
            <w:ins w:author="Tran Khanh Toan" w:date="2022-08-04T09:30:00Z" w:id="15513">
              <w:r>
                <w:t>3</w:t>
              </w:r>
            </w:ins>
          </w:p>
        </w:tc>
        <w:tc>
          <w:tcPr>
            <w:tcW w:w="1208" w:type="dxa"/>
            <w:tcBorders>
              <w:top w:val="single" w:color="auto" w:sz="4" w:space="0"/>
              <w:left w:val="single" w:color="auto" w:sz="4" w:space="0"/>
              <w:bottom w:val="single" w:color="auto" w:sz="4" w:space="0"/>
              <w:right w:val="single" w:color="auto" w:sz="4" w:space="0"/>
            </w:tcBorders>
            <w:tcMar/>
            <w:tcPrChange w:author="toantk" w:date="2022-08-04T17:30:00Z" w:id="15514">
              <w:tcPr>
                <w:tcW w:w="1084" w:type="dxa"/>
                <w:gridSpan w:val="2"/>
              </w:tcPr>
            </w:tcPrChange>
          </w:tcPr>
          <w:p w:rsidRPr="00020A9F" w:rsidR="00F227FB" w:rsidP="00607502" w:rsidRDefault="00F227FB" w14:paraId="55820818" w14:textId="77777777">
            <w:pPr>
              <w:pStyle w:val="ListParagraph"/>
              <w:ind w:left="0"/>
              <w:rPr>
                <w:ins w:author="Tran Khanh Toan" w:date="2022-08-04T09:30:00Z" w:id="15515"/>
              </w:rPr>
            </w:pPr>
            <w:ins w:author="Tran Khanh Toan" w:date="2022-08-04T09:30:00Z" w:id="15516">
              <w:r>
                <w:t>Status</w:t>
              </w:r>
            </w:ins>
          </w:p>
        </w:tc>
        <w:tc>
          <w:tcPr>
            <w:tcW w:w="2160" w:type="dxa"/>
            <w:tcBorders>
              <w:top w:val="single" w:color="auto" w:sz="4" w:space="0"/>
              <w:left w:val="single" w:color="auto" w:sz="4" w:space="0"/>
              <w:bottom w:val="single" w:color="auto" w:sz="4" w:space="0"/>
              <w:right w:val="single" w:color="auto" w:sz="4" w:space="0"/>
            </w:tcBorders>
            <w:tcMar/>
            <w:tcPrChange w:author="toantk" w:date="2022-08-04T17:30:00Z" w:id="15517">
              <w:tcPr>
                <w:tcW w:w="900" w:type="dxa"/>
              </w:tcPr>
            </w:tcPrChange>
          </w:tcPr>
          <w:p w:rsidR="00F227FB" w:rsidP="00607502" w:rsidRDefault="00F227FB" w14:paraId="787D632C" w14:textId="77777777">
            <w:pPr>
              <w:pStyle w:val="ListParagraph"/>
              <w:ind w:left="0"/>
              <w:rPr>
                <w:ins w:author="Tran Khanh Toan" w:date="2022-08-04T09:30:00Z" w:id="15518"/>
              </w:rPr>
            </w:pPr>
            <w:ins w:author="Tran Khanh Toan" w:date="2022-08-04T09:30:00Z" w:id="15519">
              <w:r>
                <w:t>Trạng thái xử lý reboot của từng thiết bị</w:t>
              </w:r>
            </w:ins>
          </w:p>
        </w:tc>
        <w:tc>
          <w:tcPr>
            <w:tcW w:w="1260" w:type="dxa"/>
            <w:tcBorders>
              <w:top w:val="single" w:color="auto" w:sz="4" w:space="0"/>
              <w:left w:val="single" w:color="auto" w:sz="4" w:space="0"/>
              <w:bottom w:val="single" w:color="auto" w:sz="4" w:space="0"/>
              <w:right w:val="single" w:color="auto" w:sz="4" w:space="0"/>
            </w:tcBorders>
            <w:tcMar/>
            <w:tcPrChange w:author="toantk" w:date="2022-08-04T17:30:00Z" w:id="15520">
              <w:tcPr>
                <w:tcW w:w="857" w:type="dxa"/>
                <w:gridSpan w:val="2"/>
              </w:tcPr>
            </w:tcPrChange>
          </w:tcPr>
          <w:p w:rsidR="00F227FB" w:rsidP="00607502" w:rsidRDefault="00F227FB" w14:paraId="7D5282BF" w14:textId="77777777">
            <w:pPr>
              <w:pStyle w:val="ListParagraph"/>
              <w:ind w:left="0"/>
              <w:rPr>
                <w:ins w:author="Tran Khanh Toan" w:date="2022-08-04T09:30:00Z" w:id="15521"/>
              </w:rPr>
            </w:pPr>
          </w:p>
        </w:tc>
        <w:tc>
          <w:tcPr>
            <w:tcW w:w="2607" w:type="dxa"/>
            <w:tcBorders>
              <w:top w:val="single" w:color="auto" w:sz="4" w:space="0"/>
              <w:left w:val="single" w:color="auto" w:sz="4" w:space="0"/>
              <w:bottom w:val="single" w:color="auto" w:sz="4" w:space="0"/>
              <w:right w:val="single" w:color="auto" w:sz="4" w:space="0"/>
            </w:tcBorders>
            <w:tcMar/>
            <w:tcPrChange w:author="toantk" w:date="2022-08-04T17:30:00Z" w:id="15522">
              <w:tcPr>
                <w:tcW w:w="4297" w:type="dxa"/>
                <w:gridSpan w:val="2"/>
              </w:tcPr>
            </w:tcPrChange>
          </w:tcPr>
          <w:p w:rsidR="00F227FB" w:rsidP="00607502" w:rsidRDefault="00F227FB" w14:paraId="616ECBA7" w14:textId="77777777">
            <w:pPr>
              <w:pStyle w:val="ListParagraph"/>
              <w:ind w:left="0"/>
              <w:rPr>
                <w:ins w:author="Tran Khanh Toan" w:date="2022-08-04T09:30:00Z" w:id="15523"/>
              </w:rPr>
            </w:pPr>
            <w:ins w:author="Tran Khanh Toan" w:date="2022-08-04T09:30:00Z" w:id="15524">
              <w:r>
                <w:t>Success/Fail</w:t>
              </w:r>
            </w:ins>
          </w:p>
        </w:tc>
        <w:tc>
          <w:tcPr>
            <w:tcW w:w="1133" w:type="dxa"/>
            <w:tcBorders>
              <w:top w:val="single" w:color="auto" w:sz="4" w:space="0"/>
              <w:left w:val="single" w:color="auto" w:sz="4" w:space="0"/>
              <w:bottom w:val="single" w:color="auto" w:sz="4" w:space="0"/>
              <w:right w:val="single" w:color="auto" w:sz="4" w:space="0"/>
            </w:tcBorders>
            <w:tcMar/>
            <w:tcPrChange w:author="toantk" w:date="2022-08-04T17:30:00Z" w:id="15525">
              <w:tcPr>
                <w:tcW w:w="1204" w:type="dxa"/>
                <w:gridSpan w:val="2"/>
              </w:tcPr>
            </w:tcPrChange>
          </w:tcPr>
          <w:p w:rsidR="00F227FB" w:rsidP="00607502" w:rsidRDefault="00F227FB" w14:paraId="72879FA7" w14:textId="77777777">
            <w:pPr>
              <w:pStyle w:val="ListParagraph"/>
              <w:ind w:left="0"/>
              <w:rPr>
                <w:ins w:author="Tran Khanh Toan" w:date="2022-08-04T09:30:00Z" w:id="15526"/>
              </w:rPr>
            </w:pPr>
            <w:ins w:author="Tran Khanh Toan" w:date="2022-08-04T09:30:00Z" w:id="15527">
              <w:r>
                <w:t>status</w:t>
              </w:r>
            </w:ins>
          </w:p>
        </w:tc>
      </w:tr>
    </w:tbl>
    <w:p w:rsidRPr="00A13CE7" w:rsidR="00D51390" w:rsidDel="00DD1F59" w:rsidP="00D51390" w:rsidRDefault="00D51390" w14:paraId="4B21A659" w14:textId="590C5A1A">
      <w:pPr>
        <w:rPr>
          <w:del w:author="toantk" w:date="2022-07-25T13:51:00Z" w:id="15528"/>
        </w:rPr>
      </w:pPr>
    </w:p>
    <w:p w:rsidR="00D51390" w:rsidDel="00DD1F59" w:rsidP="00D51390" w:rsidRDefault="00D51390" w14:paraId="64F7904D" w14:textId="1E71CF40">
      <w:pPr>
        <w:rPr>
          <w:del w:author="toantk" w:date="2022-07-25T13:51:00Z" w:id="15529"/>
          <w:b/>
          <w:bCs/>
        </w:rPr>
      </w:pPr>
      <w:del w:author="toantk" w:date="2022-07-25T13:51:00Z" w:id="15530">
        <w:r w:rsidRPr="003C44BD" w:rsidDel="00DD1F59">
          <w:rPr>
            <w:b/>
            <w:bCs/>
          </w:rPr>
          <w:delText>Luồng dữ liệu:</w:delText>
        </w:r>
      </w:del>
    </w:p>
    <w:p w:rsidR="007E28F8" w:rsidDel="00DD1F59" w:rsidP="007E28F8" w:rsidRDefault="007E28F8" w14:paraId="3C0D8D8E" w14:textId="129F96F4">
      <w:pPr>
        <w:pStyle w:val="ANSVNormal1"/>
        <w:keepNext/>
        <w:jc w:val="center"/>
        <w:rPr>
          <w:del w:author="toantk" w:date="2022-07-25T13:51:00Z" w:id="15531"/>
        </w:rPr>
      </w:pPr>
      <w:del w:author="toantk" w:date="2022-07-25T13:51:00Z" w:id="15532">
        <w:r w:rsidDel="00DD1F59">
          <w:object w:dxaOrig="9180" w:dyaOrig="5296" w14:anchorId="5BF55452">
            <v:shape id="_x0000_i1068" style="width:460.5pt;height:265.5pt" o:ole="" type="#_x0000_t75">
              <v:imagedata o:title="" r:id="rId113"/>
            </v:shape>
            <o:OLEObject Type="Embed" ProgID="Visio.Drawing.15" ShapeID="_x0000_i1068" DrawAspect="Content" ObjectID="_1721885993" r:id="rId114"/>
          </w:object>
        </w:r>
      </w:del>
    </w:p>
    <w:p w:rsidR="00D51390" w:rsidDel="00DD1F59" w:rsidP="007E28F8" w:rsidRDefault="007E28F8" w14:paraId="0867D05D" w14:textId="5B59AB73">
      <w:pPr>
        <w:pStyle w:val="Caption"/>
        <w:rPr>
          <w:del w:author="toantk" w:date="2022-07-25T13:51:00Z" w:id="15533"/>
        </w:rPr>
      </w:pPr>
      <w:del w:author="toantk" w:date="2022-07-25T13:51:00Z" w:id="15534">
        <w:r w:rsidDel="00DD1F59">
          <w:delText xml:space="preserve">Hình </w:delText>
        </w:r>
      </w:del>
      <w:ins w:author="Tran Khanh Toan" w:date="2022-07-01T17:42:00Z" w:id="15535">
        <w:del w:author="toantk" w:date="2022-07-25T13:51:00Z" w:id="15536">
          <w:r w:rsidDel="00DD1F59" w:rsidR="00076894">
            <w:rPr>
              <w:b w:val="0"/>
              <w:i w:val="0"/>
            </w:rPr>
            <w:fldChar w:fldCharType="begin"/>
          </w:r>
          <w:r w:rsidDel="00DD1F59" w:rsidR="00076894">
            <w:delInstrText xml:space="preserve"> STYLEREF 1 \s </w:delInstrText>
          </w:r>
        </w:del>
      </w:ins>
      <w:del w:author="toantk" w:date="2022-07-25T13:51:00Z" w:id="15537">
        <w:r w:rsidDel="00DD1F59" w:rsidR="00076894">
          <w:rPr>
            <w:b w:val="0"/>
            <w:i w:val="0"/>
          </w:rPr>
          <w:fldChar w:fldCharType="separate"/>
        </w:r>
        <w:r w:rsidDel="00DD1F59" w:rsidR="00076894">
          <w:rPr>
            <w:noProof/>
          </w:rPr>
          <w:delText>7</w:delText>
        </w:r>
      </w:del>
      <w:ins w:author="Tran Khanh Toan" w:date="2022-07-01T17:42:00Z" w:id="15538">
        <w:del w:author="toantk" w:date="2022-07-25T13:51:00Z" w:id="15539">
          <w:r w:rsidDel="00DD1F59" w:rsidR="00076894">
            <w:rPr>
              <w:b w:val="0"/>
              <w:i w:val="0"/>
            </w:rPr>
            <w:fldChar w:fldCharType="end"/>
          </w:r>
          <w:r w:rsidDel="00DD1F59" w:rsidR="00076894">
            <w:delText>.</w:delText>
          </w:r>
          <w:r w:rsidDel="00DD1F59" w:rsidR="00076894">
            <w:rPr>
              <w:b w:val="0"/>
              <w:i w:val="0"/>
            </w:rPr>
            <w:fldChar w:fldCharType="begin"/>
          </w:r>
          <w:r w:rsidDel="00DD1F59" w:rsidR="00076894">
            <w:delInstrText xml:space="preserve"> SEQ Hình \* ARABIC \s 1 </w:delInstrText>
          </w:r>
        </w:del>
      </w:ins>
      <w:del w:author="toantk" w:date="2022-07-25T13:51:00Z" w:id="15540">
        <w:r w:rsidDel="00DD1F59" w:rsidR="00076894">
          <w:rPr>
            <w:b w:val="0"/>
            <w:i w:val="0"/>
          </w:rPr>
          <w:fldChar w:fldCharType="separate"/>
        </w:r>
      </w:del>
      <w:ins w:author="Tran Khanh Toan" w:date="2022-07-01T17:42:00Z" w:id="15541">
        <w:del w:author="toantk" w:date="2022-07-25T13:51:00Z" w:id="15542">
          <w:r w:rsidDel="00DD1F59" w:rsidR="00076894">
            <w:rPr>
              <w:noProof/>
            </w:rPr>
            <w:delText>42</w:delText>
          </w:r>
          <w:r w:rsidDel="00DD1F59" w:rsidR="00076894">
            <w:rPr>
              <w:b w:val="0"/>
              <w:i w:val="0"/>
            </w:rPr>
            <w:fldChar w:fldCharType="end"/>
          </w:r>
        </w:del>
      </w:ins>
      <w:del w:author="toantk" w:date="2022-07-25T13:51:00Z" w:id="15543">
        <w:r w:rsidDel="00DD1F59" w:rsidR="003F0BD0">
          <w:rPr>
            <w:b w:val="0"/>
            <w:i w:val="0"/>
          </w:rPr>
          <w:fldChar w:fldCharType="begin"/>
        </w:r>
        <w:r w:rsidDel="00DD1F59" w:rsidR="003F0BD0">
          <w:rPr>
            <w:noProof/>
          </w:rPr>
          <w:delInstrText xml:space="preserve"> STYLEREF 1 \s </w:delInstrText>
        </w:r>
        <w:r w:rsidDel="00DD1F59" w:rsidR="003F0BD0">
          <w:rPr>
            <w:b w:val="0"/>
            <w:i w:val="0"/>
          </w:rPr>
          <w:fldChar w:fldCharType="separate"/>
        </w:r>
        <w:r w:rsidDel="00DD1F59" w:rsidR="00CE3D0F">
          <w:rPr>
            <w:noProof/>
          </w:rPr>
          <w:delText>7</w:delText>
        </w:r>
        <w:r w:rsidDel="00DD1F59" w:rsidR="003F0BD0">
          <w:rPr>
            <w:b w:val="0"/>
            <w:i w:val="0"/>
          </w:rPr>
          <w:fldChar w:fldCharType="end"/>
        </w:r>
        <w:r w:rsidDel="00DD1F59" w:rsidR="00CE3D0F">
          <w:delText>.</w:delText>
        </w:r>
        <w:r w:rsidDel="00DD1F59" w:rsidR="003F0BD0">
          <w:rPr>
            <w:b w:val="0"/>
            <w:i w:val="0"/>
          </w:rPr>
          <w:fldChar w:fldCharType="begin"/>
        </w:r>
        <w:r w:rsidDel="00DD1F59" w:rsidR="003F0BD0">
          <w:rPr>
            <w:noProof/>
          </w:rPr>
          <w:delInstrText xml:space="preserve"> SEQ Hình \* ARABIC \s 1 </w:delInstrText>
        </w:r>
        <w:r w:rsidDel="00DD1F59" w:rsidR="003F0BD0">
          <w:rPr>
            <w:b w:val="0"/>
            <w:i w:val="0"/>
          </w:rPr>
          <w:fldChar w:fldCharType="separate"/>
        </w:r>
        <w:r w:rsidDel="00DD1F59" w:rsidR="00CE3D0F">
          <w:rPr>
            <w:noProof/>
          </w:rPr>
          <w:delText>39</w:delText>
        </w:r>
        <w:r w:rsidDel="00DD1F59" w:rsidR="003F0BD0">
          <w:rPr>
            <w:b w:val="0"/>
            <w:i w:val="0"/>
          </w:rPr>
          <w:fldChar w:fldCharType="end"/>
        </w:r>
        <w:r w:rsidDel="00DD1F59">
          <w:delText xml:space="preserve"> Luồng điều khiển </w:delText>
        </w:r>
        <w:r w:rsidDel="00DD1F59" w:rsidR="0078036D">
          <w:delText>khôi phục cấu hình bằng file config qua OneLink</w:delText>
        </w:r>
      </w:del>
      <w:ins w:author="Tran Khanh Toan" w:date="2022-07-01T15:43:00Z" w:id="15544">
        <w:del w:author="toantk" w:date="2022-07-25T13:51:00Z" w:id="15545">
          <w:r w:rsidDel="00DD1F59" w:rsidR="007A6979">
            <w:delText>Mobile App</w:delText>
          </w:r>
        </w:del>
      </w:ins>
    </w:p>
    <w:p w:rsidR="00D51390" w:rsidDel="00DD1F59" w:rsidP="00D51390" w:rsidRDefault="00D51390" w14:paraId="55FCE387" w14:textId="0CBF57BE">
      <w:pPr>
        <w:rPr>
          <w:del w:author="toantk" w:date="2022-07-25T13:51:00Z" w:id="15546"/>
          <w:b/>
          <w:bCs/>
        </w:rPr>
      </w:pPr>
      <w:del w:author="toantk" w:date="2022-07-25T13:51:00Z" w:id="15547">
        <w:r w:rsidRPr="00AB6FAB" w:rsidDel="00DD1F59">
          <w:rPr>
            <w:b/>
            <w:bCs/>
          </w:rPr>
          <w:delText xml:space="preserve">Cấu trúc dữ liệu </w:delText>
        </w:r>
      </w:del>
      <w:ins w:author="Tran Khanh Toan" w:date="2022-07-04T09:22:00Z" w:id="15548">
        <w:del w:author="toantk" w:date="2022-07-25T13:51:00Z" w:id="15549">
          <w:r w:rsidDel="00DD1F59" w:rsidR="00F02801">
            <w:rPr>
              <w:b/>
              <w:bCs/>
            </w:rPr>
            <w:delText xml:space="preserve">Cấu trúc payload </w:delText>
          </w:r>
        </w:del>
      </w:ins>
      <w:del w:author="toantk" w:date="2022-07-25T13:51:00Z" w:id="15550">
        <w:r w:rsidRPr="00AB6FAB" w:rsidDel="00DD1F59">
          <w:rPr>
            <w:b/>
            <w:bCs/>
          </w:rPr>
          <w:delText>của bản tin:</w:delText>
        </w:r>
      </w:del>
    </w:p>
    <w:p w:rsidR="00D51390" w:rsidDel="00DD1F59" w:rsidP="00D51390" w:rsidRDefault="0078036D" w14:paraId="61B19BEA" w14:textId="3131AF34">
      <w:pPr>
        <w:pStyle w:val="FirstLevelBullet"/>
        <w:numPr>
          <w:ilvl w:val="0"/>
          <w:numId w:val="9"/>
        </w:numPr>
        <w:rPr>
          <w:del w:author="toantk" w:date="2022-07-25T13:51:00Z" w:id="15551"/>
        </w:rPr>
      </w:pPr>
      <w:del w:author="toantk" w:date="2022-07-25T13:51:00Z" w:id="15552">
        <w:r w:rsidDel="00DD1F59">
          <w:delText>Restore</w:delText>
        </w:r>
        <w:r w:rsidDel="00DD1F59" w:rsidR="00D51390">
          <w:delText xml:space="preserve"> config Request:</w:delText>
        </w:r>
      </w:del>
    </w:p>
    <w:p w:rsidR="00D51390" w:rsidDel="00DD1F59" w:rsidP="00466FAB" w:rsidRDefault="00D51390" w14:paraId="75B75318" w14:textId="3F1DC7D5">
      <w:pPr>
        <w:pStyle w:val="ListParagraph"/>
        <w:ind w:firstLine="360"/>
        <w:rPr>
          <w:del w:author="toantk" w:date="2022-07-25T13:51:00Z" w:id="15553"/>
        </w:rPr>
      </w:pPr>
      <w:del w:author="toantk" w:date="2022-07-25T13:51:00Z" w:id="15554">
        <w:r w:rsidDel="00DD1F59">
          <w:delText>{“action” : “</w:delText>
        </w:r>
        <w:r w:rsidDel="00DD1F59" w:rsidR="0078036D">
          <w:delText>restore</w:delText>
        </w:r>
        <w:r w:rsidDel="00DD1F59">
          <w:delText>Config”</w:delText>
        </w:r>
        <w:r w:rsidDel="00DD1F59" w:rsidR="00466FAB">
          <w:delText>, “requestId” : “&lt;requestId&gt;”</w:delText>
        </w:r>
        <w:r w:rsidDel="00DD1F59">
          <w:delText>}</w:delText>
        </w:r>
      </w:del>
    </w:p>
    <w:p w:rsidR="00D51390" w:rsidDel="00DD1F59" w:rsidP="00D51390" w:rsidRDefault="0078036D" w14:paraId="14FBBFED" w14:textId="4AD36DC0">
      <w:pPr>
        <w:pStyle w:val="FirstLevelBullet"/>
        <w:numPr>
          <w:ilvl w:val="0"/>
          <w:numId w:val="9"/>
        </w:numPr>
        <w:rPr>
          <w:del w:author="toantk" w:date="2022-07-25T13:51:00Z" w:id="15555"/>
        </w:rPr>
      </w:pPr>
      <w:del w:author="toantk" w:date="2022-07-25T13:51:00Z" w:id="15556">
        <w:r w:rsidDel="00DD1F59">
          <w:delText>Restore</w:delText>
        </w:r>
        <w:r w:rsidDel="00DD1F59" w:rsidR="00D51390">
          <w:delText xml:space="preserve"> config Response:</w:delText>
        </w:r>
      </w:del>
    </w:p>
    <w:p w:rsidR="00D51390" w:rsidDel="00DD1F59" w:rsidP="00D51390" w:rsidRDefault="00CE2405" w14:paraId="18FE927C" w14:textId="3632B8CA">
      <w:pPr>
        <w:pStyle w:val="FirstLevelBullet"/>
        <w:numPr>
          <w:ilvl w:val="1"/>
          <w:numId w:val="9"/>
        </w:numPr>
        <w:rPr>
          <w:del w:author="toantk" w:date="2022-07-25T13:51:00Z" w:id="15557"/>
        </w:rPr>
      </w:pPr>
      <w:del w:author="toantk" w:date="2022-07-25T13:51:00Z" w:id="15558">
        <w:r w:rsidDel="00DD1F59">
          <w:delText xml:space="preserve">Restore </w:delText>
        </w:r>
        <w:r w:rsidDel="00DD1F59" w:rsidR="00D51390">
          <w:delText>thành công:</w:delText>
        </w:r>
      </w:del>
    </w:p>
    <w:p w:rsidR="00D51390" w:rsidDel="00DD1F59" w:rsidP="00D51390" w:rsidRDefault="00D51390" w14:paraId="7946590A" w14:textId="25AE3248">
      <w:pPr>
        <w:pStyle w:val="FirstLevelBullet"/>
        <w:numPr>
          <w:ilvl w:val="0"/>
          <w:numId w:val="0"/>
        </w:numPr>
        <w:ind w:left="1080"/>
        <w:rPr>
          <w:del w:author="toantk" w:date="2022-07-25T13:51:00Z" w:id="15559"/>
        </w:rPr>
      </w:pPr>
      <w:del w:author="toantk" w:date="2022-07-25T13:51:00Z" w:id="15560">
        <w:r w:rsidDel="00DD1F59">
          <w:delText>{</w:delText>
        </w:r>
      </w:del>
    </w:p>
    <w:p w:rsidR="00D51390" w:rsidDel="00DD1F59" w:rsidP="00D51390" w:rsidRDefault="00D51390" w14:paraId="1AD2C51A" w14:textId="6FD36D89">
      <w:pPr>
        <w:pStyle w:val="FirstLevelBullet"/>
        <w:numPr>
          <w:ilvl w:val="0"/>
          <w:numId w:val="0"/>
        </w:numPr>
        <w:ind w:left="1080"/>
        <w:rPr>
          <w:del w:author="toantk" w:date="2022-07-25T13:51:00Z" w:id="15561"/>
        </w:rPr>
      </w:pPr>
      <w:del w:author="toantk" w:date="2022-07-25T13:51:00Z" w:id="15562">
        <w:r w:rsidDel="00DD1F59">
          <w:delText>"status": 0,</w:delText>
        </w:r>
      </w:del>
    </w:p>
    <w:p w:rsidR="00D51390" w:rsidDel="00DD1F59" w:rsidP="00D51390" w:rsidRDefault="00B94824" w14:paraId="22E042A6" w14:textId="5C27F186">
      <w:pPr>
        <w:pStyle w:val="FirstLevelBullet"/>
        <w:numPr>
          <w:ilvl w:val="0"/>
          <w:numId w:val="0"/>
        </w:numPr>
        <w:ind w:left="1080"/>
        <w:rPr>
          <w:del w:author="toantk" w:date="2022-07-25T13:51:00Z" w:id="15563"/>
        </w:rPr>
      </w:pPr>
      <w:del w:author="toantk" w:date="2022-07-25T13:51:00Z" w:id="15564">
        <w:r w:rsidDel="00DD1F59">
          <w:delText>“message”: “</w:delText>
        </w:r>
        <w:r w:rsidDel="00DD1F59" w:rsidR="00840E19">
          <w:delText>Success</w:delText>
        </w:r>
        <w:r w:rsidDel="00DD1F59">
          <w:delText>”</w:delText>
        </w:r>
        <w:r w:rsidDel="00DD1F59" w:rsidR="00D51390">
          <w:delText>,</w:delText>
        </w:r>
      </w:del>
    </w:p>
    <w:p w:rsidR="00466FAB" w:rsidDel="00DD1F59" w:rsidP="00466FAB" w:rsidRDefault="00466FAB" w14:paraId="51C1326C" w14:textId="04F8BDD9">
      <w:pPr>
        <w:pStyle w:val="ListParagraph"/>
        <w:ind w:firstLine="360"/>
        <w:rPr>
          <w:del w:author="toantk" w:date="2022-07-25T13:51:00Z" w:id="15565"/>
        </w:rPr>
      </w:pPr>
      <w:del w:author="toantk" w:date="2022-07-25T13:51:00Z" w:id="15566">
        <w:r w:rsidDel="00DD1F59">
          <w:delText>“requestId” : “&lt;requestId&gt;”,</w:delText>
        </w:r>
      </w:del>
    </w:p>
    <w:p w:rsidR="00D51390" w:rsidDel="00DD1F59" w:rsidP="00D51390" w:rsidRDefault="00D51390" w14:paraId="1069A9BB" w14:textId="3FA29A40">
      <w:pPr>
        <w:pStyle w:val="FirstLevelBullet"/>
        <w:numPr>
          <w:ilvl w:val="0"/>
          <w:numId w:val="0"/>
        </w:numPr>
        <w:ind w:left="1080"/>
        <w:rPr>
          <w:del w:author="toantk" w:date="2022-07-25T13:51:00Z" w:id="15567"/>
        </w:rPr>
      </w:pPr>
      <w:del w:author="toantk" w:date="2022-07-25T13:51:00Z" w:id="15568">
        <w:r w:rsidDel="00DD1F59">
          <w:delText>"data": {</w:delText>
        </w:r>
      </w:del>
    </w:p>
    <w:p w:rsidR="00D51390" w:rsidDel="00DD1F59" w:rsidP="00D51390" w:rsidRDefault="00D51390" w14:paraId="40A13317" w14:textId="2DEA4B95">
      <w:pPr>
        <w:pStyle w:val="FirstLevelBullet"/>
        <w:numPr>
          <w:ilvl w:val="0"/>
          <w:numId w:val="0"/>
        </w:numPr>
        <w:ind w:left="1080"/>
        <w:rPr>
          <w:del w:author="toantk" w:date="2022-07-25T13:51:00Z" w:id="15569"/>
        </w:rPr>
      </w:pPr>
      <w:del w:author="toantk" w:date="2022-07-25T13:51:00Z" w:id="15570">
        <w:r w:rsidDel="00DD1F59">
          <w:delText>}</w:delText>
        </w:r>
      </w:del>
    </w:p>
    <w:p w:rsidR="00D51390" w:rsidDel="00DD1F59" w:rsidP="00D51390" w:rsidRDefault="00D51390" w14:paraId="0331D020" w14:textId="297A0919">
      <w:pPr>
        <w:pStyle w:val="FirstLevelBullet"/>
        <w:numPr>
          <w:ilvl w:val="0"/>
          <w:numId w:val="0"/>
        </w:numPr>
        <w:ind w:left="1080"/>
        <w:rPr>
          <w:del w:author="toantk" w:date="2022-07-25T13:51:00Z" w:id="15571"/>
        </w:rPr>
      </w:pPr>
      <w:del w:author="toantk" w:date="2022-07-25T13:51:00Z" w:id="15572">
        <w:r w:rsidDel="00DD1F59">
          <w:delText>}</w:delText>
        </w:r>
      </w:del>
    </w:p>
    <w:p w:rsidR="00D51390" w:rsidDel="00DD1F59" w:rsidP="00D51390" w:rsidRDefault="00CE2405" w14:paraId="290A1C24" w14:textId="7D5651B8">
      <w:pPr>
        <w:pStyle w:val="FirstLevelBullet"/>
        <w:numPr>
          <w:ilvl w:val="0"/>
          <w:numId w:val="10"/>
        </w:numPr>
        <w:rPr>
          <w:del w:author="toantk" w:date="2022-07-25T13:51:00Z" w:id="15573"/>
        </w:rPr>
      </w:pPr>
      <w:del w:author="toantk" w:date="2022-07-25T13:51:00Z" w:id="15574">
        <w:r w:rsidDel="00DD1F59">
          <w:delText xml:space="preserve">Restore </w:delText>
        </w:r>
        <w:r w:rsidDel="00DD1F59" w:rsidR="00D51390">
          <w:delText>thất bại:</w:delText>
        </w:r>
      </w:del>
    </w:p>
    <w:p w:rsidR="00D51390" w:rsidDel="00DD1F59" w:rsidP="00D51390" w:rsidRDefault="00D51390" w14:paraId="03E6539F" w14:textId="0DF497C5">
      <w:pPr>
        <w:pStyle w:val="FirstLevelBullet"/>
        <w:numPr>
          <w:ilvl w:val="0"/>
          <w:numId w:val="0"/>
        </w:numPr>
        <w:ind w:left="1080"/>
        <w:rPr>
          <w:del w:author="toantk" w:date="2022-07-25T13:51:00Z" w:id="15575"/>
        </w:rPr>
      </w:pPr>
      <w:del w:author="toantk" w:date="2022-07-25T13:51:00Z" w:id="15576">
        <w:r w:rsidDel="00DD1F59">
          <w:delText>{</w:delText>
        </w:r>
      </w:del>
    </w:p>
    <w:p w:rsidR="00D51390" w:rsidDel="00DD1F59" w:rsidP="00D51390" w:rsidRDefault="00183521" w14:paraId="3622AA44" w14:textId="68C22C1A">
      <w:pPr>
        <w:pStyle w:val="FirstLevelBullet"/>
        <w:numPr>
          <w:ilvl w:val="0"/>
          <w:numId w:val="0"/>
        </w:numPr>
        <w:ind w:left="720" w:firstLine="360"/>
        <w:rPr>
          <w:del w:author="toantk" w:date="2022-07-25T13:51:00Z" w:id="15577"/>
        </w:rPr>
      </w:pPr>
      <w:del w:author="toantk" w:date="2022-07-25T13:51:00Z" w:id="15578">
        <w:r w:rsidDel="00DD1F59">
          <w:delText>“status”: &lt;ErrorCode&gt;</w:delText>
        </w:r>
        <w:r w:rsidDel="00DD1F59" w:rsidR="00D51390">
          <w:delText>,</w:delText>
        </w:r>
      </w:del>
    </w:p>
    <w:p w:rsidR="00D51390" w:rsidDel="00DD1F59" w:rsidP="00D51390" w:rsidRDefault="00B94824" w14:paraId="6AEAD2AF" w14:textId="405BC40C">
      <w:pPr>
        <w:pStyle w:val="FirstLevelBullet"/>
        <w:numPr>
          <w:ilvl w:val="0"/>
          <w:numId w:val="0"/>
        </w:numPr>
        <w:ind w:left="1080"/>
        <w:rPr>
          <w:del w:author="toantk" w:date="2022-07-25T13:51:00Z" w:id="15579"/>
        </w:rPr>
      </w:pPr>
      <w:del w:author="toantk" w:date="2022-07-25T13:51:00Z" w:id="15580">
        <w:r w:rsidDel="00DD1F59">
          <w:delText>“message”: “&lt;message&gt;”</w:delText>
        </w:r>
        <w:r w:rsidDel="00DD1F59" w:rsidR="00D51390">
          <w:delText>,</w:delText>
        </w:r>
      </w:del>
    </w:p>
    <w:p w:rsidR="00466FAB" w:rsidDel="00DD1F59" w:rsidP="00466FAB" w:rsidRDefault="00466FAB" w14:paraId="2B515B57" w14:textId="1D3965D1">
      <w:pPr>
        <w:pStyle w:val="ListParagraph"/>
        <w:ind w:firstLine="360"/>
        <w:rPr>
          <w:del w:author="toantk" w:date="2022-07-25T13:51:00Z" w:id="15581"/>
        </w:rPr>
      </w:pPr>
      <w:del w:author="toantk" w:date="2022-07-25T13:51:00Z" w:id="15582">
        <w:r w:rsidDel="00DD1F59">
          <w:delText>“requestId” : “&lt;requestId&gt;”,</w:delText>
        </w:r>
      </w:del>
    </w:p>
    <w:p w:rsidR="00D51390" w:rsidDel="00DD1F59" w:rsidP="00D51390" w:rsidRDefault="00D51390" w14:paraId="4DA17790" w14:textId="32DA982A">
      <w:pPr>
        <w:pStyle w:val="FirstLevelBullet"/>
        <w:numPr>
          <w:ilvl w:val="0"/>
          <w:numId w:val="0"/>
        </w:numPr>
        <w:ind w:left="720" w:firstLine="360"/>
        <w:rPr>
          <w:del w:author="toantk" w:date="2022-07-25T13:51:00Z" w:id="15583"/>
        </w:rPr>
      </w:pPr>
      <w:del w:author="toantk" w:date="2022-07-25T13:51:00Z" w:id="15584">
        <w:r w:rsidDel="00DD1F59">
          <w:delText>"data": {</w:delText>
        </w:r>
      </w:del>
    </w:p>
    <w:p w:rsidR="00D51390" w:rsidDel="00DD1F59" w:rsidP="00D51390" w:rsidRDefault="00D51390" w14:paraId="4674B00B" w14:textId="7E5F90A4">
      <w:pPr>
        <w:pStyle w:val="FirstLevelBullet"/>
        <w:numPr>
          <w:ilvl w:val="0"/>
          <w:numId w:val="0"/>
        </w:numPr>
        <w:ind w:left="720" w:firstLine="360"/>
        <w:rPr>
          <w:del w:author="toantk" w:date="2022-07-25T13:51:00Z" w:id="15585"/>
        </w:rPr>
      </w:pPr>
      <w:del w:author="toantk" w:date="2022-07-25T13:51:00Z" w:id="15586">
        <w:r w:rsidDel="00DD1F59">
          <w:delText>}</w:delText>
        </w:r>
      </w:del>
    </w:p>
    <w:p w:rsidR="00D51390" w:rsidDel="00DD1F59" w:rsidP="00D51390" w:rsidRDefault="00D51390" w14:paraId="059282F2" w14:textId="41FE2133">
      <w:pPr>
        <w:pStyle w:val="FirstLevelBullet"/>
        <w:numPr>
          <w:ilvl w:val="0"/>
          <w:numId w:val="0"/>
        </w:numPr>
        <w:ind w:left="720" w:firstLine="360"/>
        <w:rPr>
          <w:del w:author="toantk" w:date="2022-07-25T13:51:00Z" w:id="15587"/>
        </w:rPr>
      </w:pPr>
      <w:del w:author="toantk" w:date="2022-07-25T13:51:00Z" w:id="15588">
        <w:r w:rsidDel="00DD1F59">
          <w:delText>}</w:delText>
        </w:r>
      </w:del>
    </w:p>
    <w:p w:rsidR="0078036D" w:rsidDel="00DD1F59" w:rsidP="00D51390" w:rsidRDefault="0078036D" w14:paraId="6FD8CF8B" w14:textId="6B9EFF4E">
      <w:pPr>
        <w:pStyle w:val="FirstLevelBullet"/>
        <w:numPr>
          <w:ilvl w:val="0"/>
          <w:numId w:val="0"/>
        </w:numPr>
        <w:ind w:left="720" w:firstLine="360"/>
        <w:rPr>
          <w:del w:author="toantk" w:date="2022-07-25T13:51:00Z" w:id="15589"/>
        </w:rPr>
      </w:pPr>
    </w:p>
    <w:p w:rsidR="0078036D" w:rsidP="2ADD6C4A" w:rsidRDefault="0078036D" w14:paraId="4DB53E42" w14:textId="77777777">
      <w:pPr>
        <w:pStyle w:val="FirstLevelBullet"/>
        <w:numPr>
          <w:numId w:val="0"/>
        </w:numPr>
        <w:pPrChange w:author="toantk" w:date="2022-07-25T13:51:00Z" w:id="15590">
          <w:pPr>
            <w:pStyle w:val="FirstLevelBullet"/>
            <w:numPr>
              <w:numId w:val="0"/>
            </w:numPr>
            <w:ind w:left="0" w:firstLine="360"/>
          </w:pPr>
        </w:pPrChange>
      </w:pPr>
    </w:p>
    <w:p w:rsidR="0078036D" w:rsidRDefault="03D4C700" w14:paraId="348F7BF2" w14:textId="0FD5C38D">
      <w:pPr>
        <w:pStyle w:val="Heading2"/>
        <w:rPr/>
      </w:pPr>
      <w:bookmarkStart w:name="_Toc111218052" w:id="15591"/>
      <w:r w:rsidR="0768B179">
        <w:rPr/>
        <w:t xml:space="preserve">Tính năng nâng cấp Firmware qua </w:t>
      </w:r>
      <w:del w:author="Tran Khanh Toan" w:date="2022-07-01T15:43:00Z" w:id="1842009726">
        <w:r w:rsidDel="2DC70554">
          <w:delText>OneLink</w:delText>
        </w:r>
      </w:del>
      <w:ins w:author="Tran Khanh Toan" w:date="2022-07-01T15:43:00Z" w:id="372894840">
        <w:r w:rsidR="7D3645E9">
          <w:t>Mobile App</w:t>
        </w:r>
      </w:ins>
      <w:del w:author="toantk" w:date="2022-07-27T16:40:00Z" w:id="1029881919">
        <w:r w:rsidDel="2DC70554">
          <w:delText xml:space="preserve"> - Draft</w:delText>
        </w:r>
      </w:del>
      <w:bookmarkEnd w:id="15591"/>
    </w:p>
    <w:tbl>
      <w:tblPr>
        <w:tblStyle w:val="TableGrid"/>
        <w:tblW w:w="0" w:type="auto"/>
        <w:tblLook w:val="04A0" w:firstRow="1" w:lastRow="0" w:firstColumn="1" w:lastColumn="0" w:noHBand="0" w:noVBand="1"/>
      </w:tblPr>
      <w:tblGrid>
        <w:gridCol w:w="1885"/>
        <w:gridCol w:w="7340"/>
      </w:tblGrid>
      <w:tr w:rsidR="0078036D" w:rsidTr="00E5021C" w14:paraId="15CBFE50" w14:textId="77777777">
        <w:tc>
          <w:tcPr>
            <w:tcW w:w="1885" w:type="dxa"/>
          </w:tcPr>
          <w:p w:rsidR="0078036D" w:rsidP="00E5021C" w:rsidRDefault="0078036D" w14:paraId="7F92C3E8" w14:textId="77777777">
            <w:r>
              <w:t>ID</w:t>
            </w:r>
          </w:p>
        </w:tc>
        <w:tc>
          <w:tcPr>
            <w:tcW w:w="7340" w:type="dxa"/>
          </w:tcPr>
          <w:p w:rsidR="0078036D" w:rsidP="00E5021C" w:rsidRDefault="0078036D" w14:paraId="3C72A90C" w14:textId="004B7B01">
            <w:r>
              <w:t>CN-2</w:t>
            </w:r>
            <w:ins w:author="toantk" w:date="2022-07-27T17:33:00Z" w:id="15595">
              <w:r w:rsidR="000409DA">
                <w:t>2</w:t>
              </w:r>
            </w:ins>
            <w:del w:author="toantk" w:date="2022-07-27T17:33:00Z" w:id="15596">
              <w:r w:rsidDel="00EE7D9E" w:rsidR="00394013">
                <w:delText>5</w:delText>
              </w:r>
            </w:del>
          </w:p>
        </w:tc>
      </w:tr>
      <w:tr w:rsidR="0078036D" w:rsidTr="00E5021C" w14:paraId="13AC68B9" w14:textId="77777777">
        <w:tc>
          <w:tcPr>
            <w:tcW w:w="1885" w:type="dxa"/>
          </w:tcPr>
          <w:p w:rsidR="0078036D" w:rsidP="00E5021C" w:rsidRDefault="0078036D" w14:paraId="4DE80B71" w14:textId="77777777">
            <w:r>
              <w:t>Name</w:t>
            </w:r>
          </w:p>
        </w:tc>
        <w:tc>
          <w:tcPr>
            <w:tcW w:w="7340" w:type="dxa"/>
          </w:tcPr>
          <w:p w:rsidR="0078036D" w:rsidP="00E5021C" w:rsidRDefault="0078036D" w14:paraId="5A0BD9B9" w14:textId="209AB29F">
            <w:r>
              <w:t xml:space="preserve">Tính năng nâng cấp Firmware qua </w:t>
            </w:r>
            <w:del w:author="Tran Khanh Toan" w:date="2022-07-01T15:43:00Z" w:id="15597">
              <w:r w:rsidDel="007A6979">
                <w:delText>OneLink</w:delText>
              </w:r>
            </w:del>
            <w:ins w:author="Tran Khanh Toan" w:date="2022-07-01T15:43:00Z" w:id="15598">
              <w:r w:rsidR="007A6979">
                <w:t>Mobile App</w:t>
              </w:r>
            </w:ins>
          </w:p>
        </w:tc>
      </w:tr>
      <w:tr w:rsidR="0078036D" w:rsidTr="00E5021C" w14:paraId="596775A8" w14:textId="77777777">
        <w:tc>
          <w:tcPr>
            <w:tcW w:w="1885" w:type="dxa"/>
          </w:tcPr>
          <w:p w:rsidR="0078036D" w:rsidP="00E5021C" w:rsidRDefault="0078036D" w14:paraId="583A44DE" w14:textId="77777777">
            <w:r>
              <w:t>Description</w:t>
            </w:r>
          </w:p>
        </w:tc>
        <w:tc>
          <w:tcPr>
            <w:tcW w:w="7340" w:type="dxa"/>
          </w:tcPr>
          <w:p w:rsidR="0078036D" w:rsidP="00E5021C" w:rsidRDefault="0078036D" w14:paraId="4E70D350" w14:textId="5B2BB317">
            <w:r>
              <w:t xml:space="preserve">Người quản trị điều khiển ONT </w:t>
            </w:r>
            <w:r w:rsidR="00CE2405">
              <w:t>nhận file firmware và thực hiện nâng cấp.</w:t>
            </w:r>
          </w:p>
        </w:tc>
      </w:tr>
      <w:tr w:rsidR="0078036D" w:rsidTr="00E5021C" w14:paraId="1E29B2E3" w14:textId="77777777">
        <w:tc>
          <w:tcPr>
            <w:tcW w:w="1885" w:type="dxa"/>
          </w:tcPr>
          <w:p w:rsidR="0078036D" w:rsidP="00E5021C" w:rsidRDefault="0078036D" w14:paraId="7119A6D0" w14:textId="77777777">
            <w:r>
              <w:t>Actor</w:t>
            </w:r>
          </w:p>
        </w:tc>
        <w:tc>
          <w:tcPr>
            <w:tcW w:w="7340" w:type="dxa"/>
          </w:tcPr>
          <w:p w:rsidR="0078036D" w:rsidP="00E5021C" w:rsidRDefault="0078036D" w14:paraId="00217247" w14:textId="77777777">
            <w:r>
              <w:t>Admin</w:t>
            </w:r>
          </w:p>
        </w:tc>
      </w:tr>
      <w:tr w:rsidR="0078036D" w:rsidTr="00E5021C" w14:paraId="1CC6AA30" w14:textId="77777777">
        <w:tc>
          <w:tcPr>
            <w:tcW w:w="1885" w:type="dxa"/>
          </w:tcPr>
          <w:p w:rsidR="0078036D" w:rsidP="00E5021C" w:rsidRDefault="0078036D" w14:paraId="40C05E92" w14:textId="77777777">
            <w:r>
              <w:t>Pre-condition</w:t>
            </w:r>
          </w:p>
        </w:tc>
        <w:tc>
          <w:tcPr>
            <w:tcW w:w="7340" w:type="dxa"/>
          </w:tcPr>
          <w:p w:rsidR="0078036D" w:rsidP="00E5021C" w:rsidRDefault="0078036D" w14:paraId="2EF8E06E" w14:textId="24791B53">
            <w:r>
              <w:t xml:space="preserve">Thiết bị hoạt động bình thường, </w:t>
            </w:r>
            <w:del w:author="Tran Khanh Toan" w:date="2022-07-01T15:43:00Z" w:id="15599">
              <w:r w:rsidDel="007A6979">
                <w:delText>OneLink</w:delText>
              </w:r>
            </w:del>
            <w:ins w:author="Tran Khanh Toan" w:date="2022-07-01T15:43:00Z" w:id="15600">
              <w:r w:rsidR="007A6979">
                <w:t>Mobile App</w:t>
              </w:r>
            </w:ins>
            <w:r>
              <w:t xml:space="preserve"> đã đăng nhập thành công vào thiết bị và được cấp phiên truy nhập</w:t>
            </w:r>
          </w:p>
        </w:tc>
      </w:tr>
      <w:tr w:rsidR="0078036D" w:rsidTr="00E5021C" w14:paraId="18D9612E" w14:textId="77777777">
        <w:tc>
          <w:tcPr>
            <w:tcW w:w="1885" w:type="dxa"/>
          </w:tcPr>
          <w:p w:rsidR="0078036D" w:rsidP="00E5021C" w:rsidRDefault="0078036D" w14:paraId="0C7BBF32" w14:textId="77777777">
            <w:r>
              <w:t>Post-condition</w:t>
            </w:r>
          </w:p>
        </w:tc>
        <w:tc>
          <w:tcPr>
            <w:tcW w:w="7340" w:type="dxa"/>
          </w:tcPr>
          <w:p w:rsidR="0078036D" w:rsidP="00E5021C" w:rsidRDefault="0078036D" w14:paraId="026286C8" w14:textId="177313B3">
            <w:r>
              <w:t xml:space="preserve">Thiết bị phản hồi đầy đủ thông tin cho </w:t>
            </w:r>
            <w:del w:author="Tran Khanh Toan" w:date="2022-07-01T15:43:00Z" w:id="15601">
              <w:r w:rsidDel="007A6979">
                <w:delText>OneLink</w:delText>
              </w:r>
            </w:del>
            <w:ins w:author="Tran Khanh Toan" w:date="2022-07-01T15:43:00Z" w:id="15602">
              <w:r w:rsidR="007A6979">
                <w:t>Mobile App</w:t>
              </w:r>
            </w:ins>
            <w:r>
              <w:t xml:space="preserve"> </w:t>
            </w:r>
          </w:p>
        </w:tc>
      </w:tr>
    </w:tbl>
    <w:p w:rsidR="0078036D" w:rsidP="0078036D" w:rsidRDefault="0078036D" w14:paraId="6671CFDE" w14:textId="77777777"/>
    <w:p w:rsidR="0078036D" w:rsidP="0078036D" w:rsidRDefault="0078036D" w14:paraId="3740644C" w14:textId="590405A3">
      <w:pPr>
        <w:pStyle w:val="Heading3"/>
      </w:pPr>
      <w:bookmarkStart w:name="_Toc111218053" w:id="15603"/>
      <w:r>
        <w:t xml:space="preserve">Usecase – Điều khiển </w:t>
      </w:r>
      <w:r w:rsidR="00CE2405">
        <w:t xml:space="preserve">nâng cấp Firmware qua </w:t>
      </w:r>
      <w:del w:author="Tran Khanh Toan" w:date="2022-07-01T15:43:00Z" w:id="15604">
        <w:r w:rsidDel="007A6979" w:rsidR="00CE2405">
          <w:delText>OneLink</w:delText>
        </w:r>
      </w:del>
      <w:ins w:author="Tran Khanh Toan" w:date="2022-07-01T15:43:00Z" w:id="15605">
        <w:r w:rsidR="007A6979">
          <w:t>Mobile App</w:t>
        </w:r>
      </w:ins>
      <w:bookmarkEnd w:id="15603"/>
    </w:p>
    <w:tbl>
      <w:tblPr>
        <w:tblStyle w:val="TableGrid"/>
        <w:tblW w:w="0" w:type="auto"/>
        <w:tblLook w:val="04A0" w:firstRow="1" w:lastRow="0" w:firstColumn="1" w:lastColumn="0" w:noHBand="0" w:noVBand="1"/>
      </w:tblPr>
      <w:tblGrid>
        <w:gridCol w:w="1885"/>
        <w:gridCol w:w="7340"/>
      </w:tblGrid>
      <w:tr w:rsidR="0078036D" w:rsidTr="2ADD6C4A" w14:paraId="6BF21DEF" w14:textId="77777777">
        <w:tc>
          <w:tcPr>
            <w:tcW w:w="1885" w:type="dxa"/>
            <w:tcMar/>
          </w:tcPr>
          <w:p w:rsidR="0078036D" w:rsidP="00E5021C" w:rsidRDefault="0078036D" w14:paraId="3C54799F" w14:textId="77777777">
            <w:r>
              <w:t>ID</w:t>
            </w:r>
          </w:p>
        </w:tc>
        <w:tc>
          <w:tcPr>
            <w:tcW w:w="7340" w:type="dxa"/>
            <w:tcMar/>
          </w:tcPr>
          <w:p w:rsidR="0078036D" w:rsidP="00E5021C" w:rsidRDefault="0078036D" w14:paraId="0FCAA394" w14:textId="1D428BF5">
            <w:r>
              <w:t>UC-</w:t>
            </w:r>
            <w:ins w:author="toantk" w:date="2022-07-27T17:33:00Z" w:id="15606">
              <w:r w:rsidR="00EE7D9E">
                <w:t>4</w:t>
              </w:r>
              <w:r w:rsidR="000409DA">
                <w:t>3</w:t>
              </w:r>
            </w:ins>
            <w:ins w:author="Tran Khanh Toan" w:date="2022-07-01T15:21:00Z" w:id="15607">
              <w:del w:author="toantk" w:date="2022-07-27T17:33:00Z" w:id="15608">
                <w:r w:rsidDel="00EE7D9E" w:rsidR="0021332D">
                  <w:delText>51</w:delText>
                </w:r>
              </w:del>
            </w:ins>
            <w:del w:author="Tran Khanh Toan" w:date="2022-07-01T15:21:00Z" w:id="15609">
              <w:r w:rsidDel="0021332D" w:rsidR="00394013">
                <w:delText>49</w:delText>
              </w:r>
            </w:del>
          </w:p>
        </w:tc>
      </w:tr>
      <w:tr w:rsidR="0078036D" w:rsidTr="2ADD6C4A" w14:paraId="729FB3F6" w14:textId="77777777">
        <w:tc>
          <w:tcPr>
            <w:tcW w:w="1885" w:type="dxa"/>
            <w:tcMar/>
          </w:tcPr>
          <w:p w:rsidR="0078036D" w:rsidP="00E5021C" w:rsidRDefault="0078036D" w14:paraId="42734A5E" w14:textId="77777777">
            <w:r>
              <w:t>Name</w:t>
            </w:r>
          </w:p>
        </w:tc>
        <w:tc>
          <w:tcPr>
            <w:tcW w:w="7340" w:type="dxa"/>
            <w:tcMar/>
          </w:tcPr>
          <w:p w:rsidR="0078036D" w:rsidP="00E5021C" w:rsidRDefault="0078036D" w14:paraId="5BF8CB64" w14:textId="1642D75D">
            <w:r>
              <w:t xml:space="preserve">Điều khiển </w:t>
            </w:r>
            <w:r w:rsidR="00CE2405">
              <w:t xml:space="preserve">nâng cấp Firmware qua </w:t>
            </w:r>
            <w:del w:author="Tran Khanh Toan" w:date="2022-07-01T15:43:00Z" w:id="15610">
              <w:r w:rsidDel="007A6979" w:rsidR="00CE2405">
                <w:delText>OneLink</w:delText>
              </w:r>
            </w:del>
            <w:ins w:author="Tran Khanh Toan" w:date="2022-07-01T15:43:00Z" w:id="15611">
              <w:r w:rsidR="007A6979">
                <w:t>Mobile App</w:t>
              </w:r>
            </w:ins>
          </w:p>
        </w:tc>
      </w:tr>
      <w:tr w:rsidR="0078036D" w:rsidTr="2ADD6C4A" w14:paraId="6E304780" w14:textId="77777777">
        <w:tc>
          <w:tcPr>
            <w:tcW w:w="1885" w:type="dxa"/>
            <w:tcMar/>
          </w:tcPr>
          <w:p w:rsidR="0078036D" w:rsidP="00E5021C" w:rsidRDefault="0078036D" w14:paraId="73C7CF23" w14:textId="77777777">
            <w:r>
              <w:t>Description</w:t>
            </w:r>
          </w:p>
        </w:tc>
        <w:tc>
          <w:tcPr>
            <w:tcW w:w="7340" w:type="dxa"/>
            <w:tcMar/>
          </w:tcPr>
          <w:p w:rsidR="00DF092E" w:rsidP="00DF092E" w:rsidRDefault="00DF092E" w14:paraId="7C0FBC43" w14:textId="4B644A33">
            <w:pPr>
              <w:pStyle w:val="FirstLevelBullet"/>
              <w:rPr>
                <w:ins w:author="toantk" w:date="2022-07-27T16:41:00Z" w:id="15612"/>
              </w:rPr>
            </w:pPr>
            <w:ins w:author="toantk" w:date="2022-07-27T16:41:00Z" w:id="15613">
              <w:r>
                <w:t>Trên Mobile App lựa chọn Firmware để nâng cấp.</w:t>
              </w:r>
            </w:ins>
          </w:p>
          <w:p w:rsidR="00DF092E" w:rsidRDefault="00DF092E" w14:paraId="1FADB4B8" w14:textId="0CADAAD2">
            <w:pPr>
              <w:pStyle w:val="FirstLevelBullet"/>
              <w:rPr>
                <w:ins w:author="toantk" w:date="2022-07-27T16:41:00Z" w:id="15614"/>
              </w:rPr>
            </w:pPr>
            <w:ins w:author="toantk" w:date="2022-07-27T16:41:00Z" w:id="15615">
              <w:r>
                <w:t>OneLink upload file database lên ONT bằng phương thức HTTP POST</w:t>
              </w:r>
            </w:ins>
            <w:ins w:author="toantk" w:date="2022-07-27T16:42:00Z" w:id="15616">
              <w:r>
                <w:t>.</w:t>
              </w:r>
            </w:ins>
          </w:p>
          <w:p w:rsidR="00DF092E" w:rsidP="00DF092E" w:rsidRDefault="54D54891" w14:paraId="5D6D84AA" w14:textId="509EA19C">
            <w:pPr>
              <w:pStyle w:val="FirstLevelBullet"/>
              <w:rPr>
                <w:ins w:author="toantk" w:date="2022-07-27T16:41:00Z" w:id="385917910"/>
              </w:rPr>
            </w:pPr>
            <w:ins w:author="toantk" w:date="2022-07-27T16:41:00Z" w:id="1833589654">
              <w:r w:rsidR="65C83BE1">
                <w:t xml:space="preserve">Mobile App gửi yêu cầu cập nhật </w:t>
              </w:r>
            </w:ins>
            <w:ins w:author="toantk" w:date="2022-07-27T16:42:00Z" w:id="1222750702">
              <w:r w:rsidR="65C83BE1">
                <w:t>Firmware</w:t>
              </w:r>
            </w:ins>
            <w:ins w:author="toantk" w:date="2022-07-27T16:41:00Z" w:id="856192953">
              <w:r w:rsidR="65C83BE1">
                <w:t xml:space="preserve">, request với định dạng </w:t>
              </w:r>
              <w:r>
                <w:fldChar w:fldCharType="begin"/>
              </w:r>
              <w:r>
                <w:instrText xml:space="preserve"> HYPERLINK "https://&lt;ip&gt;:&lt;port&gt;/onelinkagent" </w:instrText>
              </w:r>
              <w:r>
                <w:fldChar w:fldCharType="separate"/>
              </w:r>
              <w:r w:rsidRPr="2ADD6C4A" w:rsidR="65C83BE1">
                <w:rPr>
                  <w:rStyle w:val="Hyperlink"/>
                </w:rPr>
                <w:t>https://&lt;ip&gt;:&lt;port&gt;/onelinkagent</w:t>
              </w:r>
              <w:r>
                <w:fldChar w:fldCharType="end"/>
              </w:r>
              <w:r w:rsidR="65C83BE1">
                <w:t xml:space="preserve"> với cookies đi kèm request được quy định trong mục 7.2.1</w:t>
              </w:r>
            </w:ins>
            <w:ins w:author="toantk" w:date="2022-08-04T17:31:00Z" w:id="919870782">
              <w:r w:rsidR="611F7A8B">
                <w:t>. Mobile App có thể yêu cầu nâng cấp một hoặc nhiều thiết bị trong mạng Mesh.</w:t>
              </w:r>
            </w:ins>
            <w:ins w:author="toantk" w:date="2022-08-04T17:35:00Z" w:id="2028259510">
              <w:r w:rsidR="611F7A8B">
                <w:t xml:space="preserve"> Chỉ cho phép thực hiện nâng cấp một file firmware tại một lần nâng cấp.</w:t>
              </w:r>
            </w:ins>
          </w:p>
          <w:p w:rsidR="00DF092E" w:rsidP="00DF092E" w:rsidRDefault="00DF092E" w14:paraId="4D876797" w14:textId="6BAA5214">
            <w:pPr>
              <w:pStyle w:val="FirstLevelBullet"/>
              <w:rPr>
                <w:ins w:author="toantk" w:date="2022-08-04T17:31:00Z" w:id="15623"/>
              </w:rPr>
            </w:pPr>
            <w:ins w:author="toantk" w:date="2022-07-27T16:41:00Z" w:id="15624">
              <w:r>
                <w:t xml:space="preserve">ONT nhận yêu cầu </w:t>
              </w:r>
            </w:ins>
            <w:ins w:author="toantk" w:date="2022-08-04T17:31:00Z" w:id="15625">
              <w:r w:rsidR="00FE1A5E">
                <w:t>và xử lý:</w:t>
              </w:r>
            </w:ins>
          </w:p>
          <w:p w:rsidR="00FE1A5E" w:rsidRDefault="00FE1A5E" w14:paraId="001BCC05" w14:textId="43AF1742">
            <w:pPr>
              <w:pStyle w:val="SecondLevelBullet"/>
              <w:rPr>
                <w:ins w:author="toantk" w:date="2022-08-04T17:33:00Z" w:id="15626"/>
              </w:rPr>
              <w:pPrChange w:author="toantk" w:date="2022-08-04T17:31:00Z" w:id="15627">
                <w:pPr>
                  <w:pStyle w:val="FirstLevelBullet"/>
                </w:pPr>
              </w:pPrChange>
            </w:pPr>
            <w:ins w:author="toantk" w:date="2022-08-04T17:31:00Z" w:id="15628">
              <w:r>
                <w:t xml:space="preserve">Trường hợp </w:t>
              </w:r>
            </w:ins>
            <w:ins w:author="toantk" w:date="2022-08-04T17:32:00Z" w:id="15629">
              <w:r>
                <w:t>Mobile App yêu cầu nâng cấp Firmware cho ONT. ONT kiểm tra tính toàn vẹn của file Firmware với mã MD5 check sum nhận được và kiểm tra tính hợp lệ của file Fir</w:t>
              </w:r>
            </w:ins>
            <w:ins w:author="toantk" w:date="2022-08-04T17:33:00Z" w:id="15630">
              <w:r>
                <w:t>mware. ONT phản hồi lại thông tin cho Mobile App</w:t>
              </w:r>
            </w:ins>
            <w:ins w:author="toantk" w:date="2022-08-04T17:34:00Z" w:id="15631">
              <w:r>
                <w:t xml:space="preserve"> trạng thái xử lý yêu cầu thành công hay thất bại.</w:t>
              </w:r>
            </w:ins>
            <w:ins w:author="toantk" w:date="2022-08-04T17:43:00Z" w:id="15632">
              <w:r w:rsidR="00D16E99">
                <w:t xml:space="preserve"> Trong quá trình thực hiện nâng cấp Firmware, ONT sẽ thực hiện reboot và phiên đăng nhập hiện tại của Mobile App sẽ không còn hiệu lực. Mobile App cần thực hiện thiết lập kết nối lại khi ONT khởi động xong.</w:t>
              </w:r>
            </w:ins>
          </w:p>
          <w:p w:rsidR="00FE1A5E" w:rsidRDefault="00FE1A5E" w14:paraId="280D3DCD" w14:textId="2FBEE0F2">
            <w:pPr>
              <w:pStyle w:val="SecondLevelBullet"/>
              <w:rPr>
                <w:ins w:author="toantk" w:date="2022-08-04T17:35:00Z" w:id="15633"/>
              </w:rPr>
              <w:pPrChange w:author="toantk" w:date="2022-08-04T17:31:00Z" w:id="15634">
                <w:pPr>
                  <w:pStyle w:val="FirstLevelBullet"/>
                </w:pPr>
              </w:pPrChange>
            </w:pPr>
            <w:ins w:author="toantk" w:date="2022-08-04T17:34:00Z" w:id="15635">
              <w:r>
                <w:t>Trường hợp Mobile App yêu cầu nâng cấp Firmware cho các Mesh Node không phải Mas</w:t>
              </w:r>
            </w:ins>
            <w:ins w:author="toantk" w:date="2022-08-04T17:35:00Z" w:id="15636">
              <w:r>
                <w:t>ter Node:</w:t>
              </w:r>
            </w:ins>
          </w:p>
          <w:p w:rsidR="00FE1A5E" w:rsidRDefault="00FE1A5E" w14:paraId="48C874E9" w14:textId="77F725A6">
            <w:pPr>
              <w:pStyle w:val="SecondLevelBullet"/>
              <w:numPr>
                <w:ilvl w:val="2"/>
                <w:numId w:val="1"/>
              </w:numPr>
              <w:rPr>
                <w:ins w:author="toantk" w:date="2022-08-04T17:37:00Z" w:id="15637"/>
              </w:rPr>
              <w:pPrChange w:author="toantk" w:date="2022-08-04T17:35:00Z" w:id="15638">
                <w:pPr>
                  <w:pStyle w:val="FirstLevelBullet"/>
                </w:pPr>
              </w:pPrChange>
            </w:pPr>
            <w:ins w:author="toantk" w:date="2022-08-04T17:35:00Z" w:id="15639">
              <w:r>
                <w:t xml:space="preserve">ONT kiểm tra tính toàn vẹn của file Firmware với mã </w:t>
              </w:r>
            </w:ins>
            <w:ins w:author="toantk" w:date="2022-08-04T17:36:00Z" w:id="15640">
              <w:r>
                <w:t>MD5 check sum. ONT thực hiện gửi yêu cầu download file firmware kèm UR</w:t>
              </w:r>
            </w:ins>
            <w:ins w:author="toantk" w:date="2022-08-04T17:37:00Z" w:id="15641">
              <w:r>
                <w:t>L download và MD5 check sum</w:t>
              </w:r>
            </w:ins>
            <w:ins w:author="toantk" w:date="2022-08-04T17:36:00Z" w:id="15642">
              <w:r>
                <w:t xml:space="preserve"> đến các Mesh Node thôn</w:t>
              </w:r>
            </w:ins>
            <w:ins w:author="toantk" w:date="2022-08-04T17:37:00Z" w:id="15643">
              <w:r>
                <w:t>g qua IEEE1905 stack.</w:t>
              </w:r>
            </w:ins>
            <w:ins w:author="toantk" w:date="2022-08-04T17:38:00Z" w:id="15644">
              <w:r>
                <w:t xml:space="preserve"> ONT đóng vai trò là file server.</w:t>
              </w:r>
            </w:ins>
          </w:p>
          <w:p w:rsidR="00FE1A5E" w:rsidRDefault="00FE1A5E" w14:paraId="21AAB8C9" w14:textId="14CD425C">
            <w:pPr>
              <w:pStyle w:val="SecondLevelBullet"/>
              <w:numPr>
                <w:ilvl w:val="2"/>
                <w:numId w:val="1"/>
              </w:numPr>
              <w:rPr>
                <w:ins w:author="toantk" w:date="2022-08-04T17:38:00Z" w:id="15645"/>
              </w:rPr>
              <w:pPrChange w:author="toantk" w:date="2022-08-04T17:35:00Z" w:id="15646">
                <w:pPr>
                  <w:pStyle w:val="FirstLevelBullet"/>
                </w:pPr>
              </w:pPrChange>
            </w:pPr>
            <w:ins w:author="toantk" w:date="2022-08-04T17:37:00Z" w:id="15647">
              <w:r>
                <w:t>Các Mesh Node thực hiện download file firmware và trả về cho ONT thông tin trạng thái d</w:t>
              </w:r>
              <w:r w:rsidR="00D16E99">
                <w:t xml:space="preserve">ownload thành công hay thất bại thông qua </w:t>
              </w:r>
            </w:ins>
            <w:ins w:author="toantk" w:date="2022-08-04T17:38:00Z" w:id="15648">
              <w:r w:rsidR="00D16E99">
                <w:t>IEEE1905 stack.</w:t>
              </w:r>
            </w:ins>
          </w:p>
          <w:p w:rsidR="00D16E99" w:rsidRDefault="00D16E99" w14:paraId="217770D5" w14:textId="6A8985AA">
            <w:pPr>
              <w:pStyle w:val="SecondLevelBullet"/>
              <w:numPr>
                <w:ilvl w:val="2"/>
                <w:numId w:val="1"/>
              </w:numPr>
              <w:rPr>
                <w:ins w:author="toantk" w:date="2022-08-04T17:40:00Z" w:id="15649"/>
              </w:rPr>
              <w:pPrChange w:author="toantk" w:date="2022-08-04T17:35:00Z" w:id="15650">
                <w:pPr>
                  <w:pStyle w:val="FirstLevelBullet"/>
                </w:pPr>
              </w:pPrChange>
            </w:pPr>
            <w:ins w:author="toantk" w:date="2022-08-04T17:38:00Z" w:id="15651">
              <w:r>
                <w:t xml:space="preserve">Trường hợp tất cả các Mesh Node trả về cho ONT trạng thái download thành công. </w:t>
              </w:r>
            </w:ins>
            <w:ins w:author="toantk" w:date="2022-08-04T17:39:00Z" w:id="15652">
              <w:r>
                <w:t xml:space="preserve">ONT sẽ phản hồi Mobile App thông tin việc xử lý nâng cấp Firmware thành công và </w:t>
              </w:r>
            </w:ins>
            <w:ins w:author="toantk" w:date="2022-08-04T17:40:00Z" w:id="15653">
              <w:r>
                <w:t xml:space="preserve">gửi </w:t>
              </w:r>
            </w:ins>
            <w:ins w:author="toantk" w:date="2022-08-04T17:39:00Z" w:id="15654">
              <w:r>
                <w:t xml:space="preserve">yêu cầu các Mesh Node nâng cấp Firmware qua </w:t>
              </w:r>
            </w:ins>
            <w:ins w:author="toantk" w:date="2022-08-04T17:40:00Z" w:id="15655">
              <w:r>
                <w:t>IEEE1905 stack.</w:t>
              </w:r>
            </w:ins>
          </w:p>
          <w:p w:rsidR="00D16E99" w:rsidRDefault="00D16E99" w14:paraId="38D9ABCA" w14:textId="7BE20CF7">
            <w:pPr>
              <w:pStyle w:val="SecondLevelBullet"/>
              <w:numPr>
                <w:ilvl w:val="2"/>
                <w:numId w:val="1"/>
              </w:numPr>
              <w:rPr>
                <w:ins w:author="toantk" w:date="2022-07-27T16:41:00Z" w:id="15656"/>
              </w:rPr>
              <w:pPrChange w:author="toantk" w:date="2022-08-04T17:35:00Z" w:id="15657">
                <w:pPr>
                  <w:pStyle w:val="FirstLevelBullet"/>
                </w:pPr>
              </w:pPrChange>
            </w:pPr>
            <w:ins w:author="toantk" w:date="2022-08-04T17:40:00Z" w:id="15658">
              <w:r>
                <w:t xml:space="preserve">Trường hợp có bất kỳ Mesh Node nào trả về cho ONT trạng thái download không thành công, ONT sẽ phản hồi Mobile App </w:t>
              </w:r>
            </w:ins>
            <w:ins w:author="toantk" w:date="2022-08-04T17:42:00Z" w:id="15659">
              <w:r>
                <w:t>thông tin</w:t>
              </w:r>
            </w:ins>
            <w:ins w:author="toantk" w:date="2022-08-04T17:40:00Z" w:id="15660">
              <w:r>
                <w:t xml:space="preserve"> việc xử lý nâng cấp </w:t>
              </w:r>
            </w:ins>
            <w:ins w:author="toantk" w:date="2022-08-04T17:41:00Z" w:id="15661">
              <w:r>
                <w:t xml:space="preserve">Firmware thất bại </w:t>
              </w:r>
            </w:ins>
            <w:ins w:author="toantk" w:date="2022-08-04T17:42:00Z" w:id="15662">
              <w:r>
                <w:t>kèm trạng thái download của từng Mesh Node và gửi yêu cầu hủy nâng cấp Firmware của các Mesh Node qua IEE</w:t>
              </w:r>
            </w:ins>
            <w:ins w:author="toantk" w:date="2022-08-04T17:43:00Z" w:id="15663">
              <w:r>
                <w:t>E1905 stack.</w:t>
              </w:r>
            </w:ins>
          </w:p>
          <w:p w:rsidR="0078036D" w:rsidDel="00DF092E" w:rsidRDefault="0078036D" w14:paraId="53626BC6" w14:textId="6CF741B8">
            <w:pPr>
              <w:pStyle w:val="FirstLevelBullet"/>
              <w:numPr>
                <w:ilvl w:val="0"/>
                <w:numId w:val="0"/>
              </w:numPr>
              <w:ind w:left="720" w:hanging="360"/>
              <w:rPr>
                <w:del w:author="toantk" w:date="2022-07-27T16:41:00Z" w:id="15664"/>
              </w:rPr>
              <w:pPrChange w:author="toantk" w:date="2022-08-04T17:43:00Z" w:id="15665">
                <w:pPr>
                  <w:pStyle w:val="FirstLevelBullet"/>
                </w:pPr>
              </w:pPrChange>
            </w:pPr>
            <w:del w:author="toantk" w:date="2022-07-27T16:41:00Z" w:id="15666">
              <w:r w:rsidDel="00DF092E">
                <w:delText>Trên OneLink</w:delText>
              </w:r>
            </w:del>
            <w:ins w:author="Tran Khanh Toan" w:date="2022-07-01T15:43:00Z" w:id="15667">
              <w:del w:author="toantk" w:date="2022-07-27T16:41:00Z" w:id="15668">
                <w:r w:rsidDel="00DF092E" w:rsidR="007A6979">
                  <w:delText>Mobile App</w:delText>
                </w:r>
              </w:del>
            </w:ins>
            <w:del w:author="toantk" w:date="2022-07-27T16:41:00Z" w:id="15669">
              <w:r w:rsidDel="00DF092E">
                <w:delText xml:space="preserve"> lựa chọn file </w:delText>
              </w:r>
              <w:r w:rsidDel="00DF092E" w:rsidR="00CE2405">
                <w:delText>Firmware</w:delText>
              </w:r>
              <w:r w:rsidDel="00DF092E">
                <w:delText xml:space="preserve"> sử dụng để </w:delText>
              </w:r>
              <w:r w:rsidDel="00DF092E" w:rsidR="00CE2405">
                <w:delText>nâng cấp.</w:delText>
              </w:r>
            </w:del>
          </w:p>
          <w:p w:rsidR="0078036D" w:rsidDel="00DF092E" w:rsidRDefault="0078036D" w14:paraId="01CD60BA" w14:textId="2F26DBB1">
            <w:pPr>
              <w:pStyle w:val="FirstLevelBullet"/>
              <w:numPr>
                <w:ilvl w:val="0"/>
                <w:numId w:val="0"/>
              </w:numPr>
              <w:ind w:left="720" w:hanging="360"/>
              <w:rPr>
                <w:ins w:author="Tran Khanh Toan" w:date="2022-07-01T15:20:00Z" w:id="15670"/>
                <w:del w:author="toantk" w:date="2022-07-27T16:41:00Z" w:id="15671"/>
              </w:rPr>
              <w:pPrChange w:author="toantk" w:date="2022-08-04T17:43:00Z" w:id="15672">
                <w:pPr>
                  <w:pStyle w:val="FirstLevelBullet"/>
                </w:pPr>
              </w:pPrChange>
            </w:pPr>
            <w:del w:author="toantk" w:date="2022-07-27T16:41:00Z" w:id="15673">
              <w:r w:rsidDel="00DF092E">
                <w:delText>OneLink</w:delText>
              </w:r>
            </w:del>
            <w:ins w:author="Tran Khanh Toan" w:date="2022-07-01T15:43:00Z" w:id="15674">
              <w:del w:author="toantk" w:date="2022-07-27T16:41:00Z" w:id="15675">
                <w:r w:rsidDel="00DF092E" w:rsidR="007A6979">
                  <w:delText>Mobile App</w:delText>
                </w:r>
              </w:del>
            </w:ins>
            <w:del w:author="toantk" w:date="2022-07-27T16:41:00Z" w:id="15676">
              <w:r w:rsidDel="00DF092E">
                <w:delText xml:space="preserve"> gửi yêu cầu </w:delText>
              </w:r>
              <w:r w:rsidDel="00DF092E" w:rsidR="00CE2405">
                <w:delText>nâng cấp Firmware</w:delText>
              </w:r>
              <w:r w:rsidDel="00DF092E">
                <w:delText xml:space="preserve"> và kèm nội dung file </w:delText>
              </w:r>
              <w:r w:rsidDel="00DF092E" w:rsidR="00CE2405">
                <w:delText>Firmware</w:delText>
              </w:r>
              <w:r w:rsidDel="00DF092E">
                <w:delText xml:space="preserve"> xuống ONT</w:delText>
              </w:r>
              <w:r w:rsidDel="00DF092E" w:rsidR="00DD7619">
                <w:delText xml:space="preserve"> trong bản tin HTTP</w:delText>
              </w:r>
              <w:r w:rsidDel="00DF092E">
                <w:delText>.</w:delText>
              </w:r>
            </w:del>
          </w:p>
          <w:p w:rsidR="0021332D" w:rsidDel="00DF092E" w:rsidRDefault="0021332D" w14:paraId="5AB0B2DD" w14:textId="7F4C650C">
            <w:pPr>
              <w:pStyle w:val="FirstLevelBullet"/>
              <w:numPr>
                <w:ilvl w:val="0"/>
                <w:numId w:val="0"/>
              </w:numPr>
              <w:ind w:left="720" w:hanging="360"/>
              <w:rPr>
                <w:del w:author="toantk" w:date="2022-07-27T16:41:00Z" w:id="15677"/>
              </w:rPr>
              <w:pPrChange w:author="toantk" w:date="2022-08-04T17:43:00Z" w:id="15678">
                <w:pPr>
                  <w:pStyle w:val="FirstLevelBullet"/>
                </w:pPr>
              </w:pPrChange>
            </w:pPr>
            <w:del w:author="toantk" w:date="2022-07-27T16:41:00Z" w:id="15679">
              <w:r w:rsidDel="2DCF1C9A">
                <w:delText xml:space="preserve">Mobile App thực hiện request với định dạng </w:delText>
              </w:r>
              <w:r>
                <w:fldChar w:fldCharType="begin"/>
              </w:r>
              <w:r>
                <w:delInstrText xml:space="preserve"> HYPERLINK "https://&lt;ip&gt;:&lt;port&gt;/onelinkagent" </w:delInstrText>
              </w:r>
              <w:r>
                <w:fldChar w:fldCharType="separate"/>
              </w:r>
              <w:r w:rsidRPr="6C70CF8E" w:rsidDel="2DCF1C9A">
                <w:rPr>
                  <w:rStyle w:val="Hyperlink"/>
                </w:rPr>
                <w:delText>https://&lt;ip&gt;:&lt;port&gt;/onelinkagent</w:delText>
              </w:r>
              <w:r>
                <w:fldChar w:fldCharType="end"/>
              </w:r>
              <w:r w:rsidDel="2DCF1C9A">
                <w:delText xml:space="preserve"> với cookies đi kèm request được quy định trong mục 7.2.1</w:delText>
              </w:r>
            </w:del>
          </w:p>
          <w:p w:rsidR="0078036D" w:rsidDel="00DF092E" w:rsidRDefault="0078036D" w14:paraId="3F047239" w14:textId="2581E1F1">
            <w:pPr>
              <w:pStyle w:val="FirstLevelBullet"/>
              <w:numPr>
                <w:ilvl w:val="0"/>
                <w:numId w:val="0"/>
              </w:numPr>
              <w:ind w:left="720" w:hanging="360"/>
              <w:rPr>
                <w:del w:author="toantk" w:date="2022-07-27T16:41:00Z" w:id="15680"/>
              </w:rPr>
              <w:pPrChange w:author="toantk" w:date="2022-08-04T17:43:00Z" w:id="15681">
                <w:pPr>
                  <w:pStyle w:val="FirstLevelBullet"/>
                </w:pPr>
              </w:pPrChange>
            </w:pPr>
            <w:del w:author="toantk" w:date="2022-07-27T16:41:00Z" w:id="15682">
              <w:r w:rsidDel="00DF092E">
                <w:delText xml:space="preserve">ONT nhận yêu cầu, </w:delText>
              </w:r>
              <w:r w:rsidDel="00DF092E" w:rsidR="00297B9A">
                <w:delText xml:space="preserve">kiểm tra định dạng của file Firmware, </w:delText>
              </w:r>
              <w:r w:rsidDel="00DF092E">
                <w:delText>xử lý và gửi lại phản hồi cho OneLink</w:delText>
              </w:r>
            </w:del>
            <w:ins w:author="Tran Khanh Toan" w:date="2022-07-01T15:43:00Z" w:id="15683">
              <w:del w:author="toantk" w:date="2022-07-27T16:41:00Z" w:id="15684">
                <w:r w:rsidDel="00DF092E" w:rsidR="007A6979">
                  <w:delText>Mobile App</w:delText>
                </w:r>
              </w:del>
            </w:ins>
            <w:del w:author="toantk" w:date="2022-07-27T16:41:00Z" w:id="15685">
              <w:r w:rsidDel="00DF092E">
                <w:delText>.</w:delText>
              </w:r>
            </w:del>
          </w:p>
          <w:p w:rsidR="0078036D" w:rsidRDefault="0078036D" w14:paraId="289EC675" w14:textId="701D11C1">
            <w:pPr>
              <w:pStyle w:val="FirstLevelBullet"/>
              <w:numPr>
                <w:ilvl w:val="0"/>
                <w:numId w:val="0"/>
              </w:numPr>
              <w:ind w:left="720" w:hanging="360"/>
              <w:pPrChange w:author="toantk" w:date="2022-08-04T17:43:00Z" w:id="15686">
                <w:pPr>
                  <w:pStyle w:val="FirstLevelBullet"/>
                </w:pPr>
              </w:pPrChange>
            </w:pPr>
            <w:del w:author="toantk" w:date="2022-07-27T16:41:00Z" w:id="15687">
              <w:r w:rsidDel="00DF092E">
                <w:delText>Nếu có xảy ra lỗi ONT gửi phản hồi mã lỗi.</w:delText>
              </w:r>
            </w:del>
          </w:p>
        </w:tc>
      </w:tr>
      <w:tr w:rsidR="0078036D" w:rsidTr="2ADD6C4A" w14:paraId="0F3E9565" w14:textId="77777777">
        <w:tc>
          <w:tcPr>
            <w:tcW w:w="1885" w:type="dxa"/>
            <w:tcMar/>
          </w:tcPr>
          <w:p w:rsidR="0078036D" w:rsidP="00E5021C" w:rsidRDefault="0078036D" w14:paraId="4D33E0E7" w14:textId="77777777">
            <w:r>
              <w:t>Actor</w:t>
            </w:r>
          </w:p>
        </w:tc>
        <w:tc>
          <w:tcPr>
            <w:tcW w:w="7340" w:type="dxa"/>
            <w:tcMar/>
          </w:tcPr>
          <w:p w:rsidR="0078036D" w:rsidP="00E5021C" w:rsidRDefault="0078036D" w14:paraId="5A47CADE" w14:textId="77777777">
            <w:r>
              <w:t>Admin</w:t>
            </w:r>
          </w:p>
        </w:tc>
      </w:tr>
      <w:tr w:rsidR="0078036D" w:rsidTr="2ADD6C4A" w14:paraId="51F9CE9D" w14:textId="77777777">
        <w:tc>
          <w:tcPr>
            <w:tcW w:w="1885" w:type="dxa"/>
            <w:tcMar/>
          </w:tcPr>
          <w:p w:rsidR="0078036D" w:rsidP="00E5021C" w:rsidRDefault="0078036D" w14:paraId="6EF608FF" w14:textId="77777777">
            <w:r>
              <w:t>Pre-condition</w:t>
            </w:r>
          </w:p>
        </w:tc>
        <w:tc>
          <w:tcPr>
            <w:tcW w:w="7340" w:type="dxa"/>
            <w:tcMar/>
          </w:tcPr>
          <w:p w:rsidR="0078036D" w:rsidP="00E5021C" w:rsidRDefault="0078036D" w14:paraId="6FC41F83" w14:textId="5D6CA772">
            <w:r>
              <w:t xml:space="preserve">Thiết bị hoạt động bình thường, </w:t>
            </w:r>
            <w:del w:author="Tran Khanh Toan" w:date="2022-07-01T15:43:00Z" w:id="15688">
              <w:r w:rsidDel="007A6979">
                <w:delText>OneLink</w:delText>
              </w:r>
            </w:del>
            <w:ins w:author="Tran Khanh Toan" w:date="2022-07-01T15:43:00Z" w:id="15689">
              <w:r w:rsidR="007A6979">
                <w:t>Mobile App</w:t>
              </w:r>
            </w:ins>
            <w:r>
              <w:t xml:space="preserve"> đã đăng nhập thành công vào thiết bị và được cấp phiên truy nhập</w:t>
            </w:r>
          </w:p>
        </w:tc>
      </w:tr>
      <w:tr w:rsidR="0078036D" w:rsidTr="2ADD6C4A" w14:paraId="6027F996" w14:textId="77777777">
        <w:tc>
          <w:tcPr>
            <w:tcW w:w="1885" w:type="dxa"/>
            <w:tcMar/>
          </w:tcPr>
          <w:p w:rsidR="0078036D" w:rsidP="00E5021C" w:rsidRDefault="0078036D" w14:paraId="777837C5" w14:textId="77777777">
            <w:r>
              <w:t>Post-condition</w:t>
            </w:r>
          </w:p>
        </w:tc>
        <w:tc>
          <w:tcPr>
            <w:tcW w:w="7340" w:type="dxa"/>
            <w:tcMar/>
          </w:tcPr>
          <w:p w:rsidR="0078036D" w:rsidP="00E5021C" w:rsidRDefault="0078036D" w14:paraId="5A007F7E" w14:textId="5C6D6F2A">
            <w:r>
              <w:t xml:space="preserve">Thiết bị phản hồi đầy đủ các thông tin cho </w:t>
            </w:r>
            <w:del w:author="Tran Khanh Toan" w:date="2022-07-01T15:43:00Z" w:id="15690">
              <w:r w:rsidDel="007A6979">
                <w:delText>OneLink</w:delText>
              </w:r>
            </w:del>
            <w:ins w:author="Tran Khanh Toan" w:date="2022-07-01T15:43:00Z" w:id="15691">
              <w:r w:rsidR="007A6979">
                <w:t>Mobile App</w:t>
              </w:r>
            </w:ins>
          </w:p>
        </w:tc>
      </w:tr>
    </w:tbl>
    <w:p w:rsidRPr="00A13CE7" w:rsidR="0078036D" w:rsidP="0078036D" w:rsidRDefault="0078036D" w14:paraId="789ED026" w14:textId="77777777"/>
    <w:p w:rsidR="0078036D" w:rsidP="0078036D" w:rsidRDefault="0078036D" w14:paraId="7FA427C7" w14:textId="77777777">
      <w:pPr>
        <w:rPr>
          <w:b/>
          <w:bCs/>
        </w:rPr>
      </w:pPr>
      <w:r w:rsidRPr="003C44BD">
        <w:rPr>
          <w:b/>
          <w:bCs/>
        </w:rPr>
        <w:t>Luồng dữ liệu:</w:t>
      </w:r>
    </w:p>
    <w:p w:rsidR="00881A01" w:rsidP="002611CE" w:rsidRDefault="00297B9A" w14:paraId="7FFAF010" w14:textId="577AE125">
      <w:pPr>
        <w:pStyle w:val="ANSVNormal1"/>
        <w:keepNext/>
        <w:jc w:val="center"/>
        <w:rPr>
          <w:ins w:author="toantk" w:date="2022-07-28T09:55:00Z" w:id="15692"/>
        </w:rPr>
      </w:pPr>
      <w:del w:author="toantk" w:date="2022-07-27T16:37:00Z" w:id="15693">
        <w:r w:rsidDel="00713AD3">
          <w:object w:dxaOrig="9180" w:dyaOrig="5296" w14:anchorId="7C5C71E4">
            <v:shape id="_x0000_i1069" style="width:460.5pt;height:265.5pt" o:ole="" type="#_x0000_t75">
              <v:imagedata o:title="" r:id="rId115"/>
            </v:shape>
            <o:OLEObject Type="Embed" ProgID="Visio.Drawing.15" ShapeID="_x0000_i1069" DrawAspect="Content" ObjectID="_1721885994" r:id="rId116"/>
          </w:object>
        </w:r>
      </w:del>
      <w:ins w:author="toantk" w:date="2022-08-04T17:30:00Z" w:id="15694">
        <w:r w:rsidRPr="00FE1A5E" w:rsidR="00FE1A5E">
          <w:drawing>
            <wp:inline distT="0" distB="0" distL="0" distR="0" wp14:anchorId="34886D8A" wp14:editId="2D3CA8B4">
              <wp:extent cx="5864225" cy="2396514"/>
              <wp:effectExtent l="0" t="0" r="3175" b="3810"/>
              <wp:docPr id="18" name="Picture 18" descr="C:\Users\toantk\Downloads\onelink_new-Update F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oantk\Downloads\onelink_new-Update FW.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864225" cy="2396514"/>
                      </a:xfrm>
                      <a:prstGeom prst="rect">
                        <a:avLst/>
                      </a:prstGeom>
                      <a:noFill/>
                      <a:ln>
                        <a:noFill/>
                      </a:ln>
                    </pic:spPr>
                  </pic:pic>
                </a:graphicData>
              </a:graphic>
            </wp:inline>
          </w:drawing>
        </w:r>
      </w:ins>
    </w:p>
    <w:p w:rsidR="00713AD3" w:rsidRDefault="00881A01" w14:paraId="40B3933D" w14:textId="11DA4784">
      <w:pPr>
        <w:pStyle w:val="Caption"/>
        <w:rPr>
          <w:ins w:author="toantk" w:date="2022-07-27T16:39:00Z" w:id="15695"/>
        </w:rPr>
        <w:pPrChange w:author="toantk" w:date="2022-07-28T09:55:00Z" w:id="15696">
          <w:pPr>
            <w:pStyle w:val="ANSVNormal1"/>
            <w:keepNext/>
            <w:jc w:val="center"/>
          </w:pPr>
        </w:pPrChange>
      </w:pPr>
      <w:bookmarkStart w:name="_Toc110529227" w:id="15697"/>
      <w:ins w:author="toantk" w:date="2022-07-28T09:55:00Z" w:id="15698">
        <w:r>
          <w:t xml:space="preserve">Hình </w:t>
        </w:r>
        <w:r>
          <w:fldChar w:fldCharType="begin"/>
        </w:r>
        <w:r>
          <w:instrText xml:space="preserve"> STYLEREF 1 \s </w:instrText>
        </w:r>
      </w:ins>
      <w:r>
        <w:fldChar w:fldCharType="separate"/>
      </w:r>
      <w:r w:rsidR="00533729">
        <w:rPr>
          <w:noProof/>
        </w:rPr>
        <w:t>7</w:t>
      </w:r>
      <w:ins w:author="toantk" w:date="2022-07-28T09:55:00Z" w:id="15699">
        <w:r>
          <w:fldChar w:fldCharType="end"/>
        </w:r>
        <w:r>
          <w:t>.</w:t>
        </w:r>
        <w:r>
          <w:fldChar w:fldCharType="begin"/>
        </w:r>
        <w:r>
          <w:instrText xml:space="preserve"> SEQ Hình \* ARABIC \s 1 </w:instrText>
        </w:r>
      </w:ins>
      <w:r>
        <w:fldChar w:fldCharType="separate"/>
      </w:r>
      <w:r w:rsidR="00533729">
        <w:rPr>
          <w:noProof/>
        </w:rPr>
        <w:t>38</w:t>
      </w:r>
      <w:ins w:author="toantk" w:date="2022-07-28T09:55:00Z" w:id="15700">
        <w:r>
          <w:fldChar w:fldCharType="end"/>
        </w:r>
        <w:r>
          <w:t xml:space="preserve"> Luồng điều khiển nâng cấp Firmware qua Mobile App</w:t>
        </w:r>
      </w:ins>
      <w:bookmarkEnd w:id="15697"/>
    </w:p>
    <w:p w:rsidR="00297B9A" w:rsidDel="00713AD3" w:rsidRDefault="00297B9A" w14:paraId="219992B0" w14:textId="4915309F">
      <w:pPr>
        <w:pStyle w:val="Caption"/>
        <w:rPr>
          <w:del w:author="toantk" w:date="2022-07-27T16:37:00Z" w:id="15701"/>
        </w:rPr>
        <w:pPrChange w:author="toantk" w:date="2022-07-27T16:39:00Z" w:id="15702">
          <w:pPr>
            <w:pStyle w:val="ANSVNormal1"/>
            <w:keepNext/>
            <w:jc w:val="center"/>
          </w:pPr>
        </w:pPrChange>
      </w:pPr>
    </w:p>
    <w:p w:rsidR="0078036D" w:rsidDel="00881A01" w:rsidRDefault="00297B9A" w14:paraId="579705BC" w14:textId="565FEB0C">
      <w:pPr>
        <w:pStyle w:val="Caption"/>
        <w:rPr>
          <w:del w:author="toantk" w:date="2022-07-28T09:55:00Z" w:id="15703"/>
        </w:rPr>
      </w:pPr>
      <w:del w:author="toantk" w:date="2022-07-27T16:37:00Z" w:id="15704">
        <w:r w:rsidDel="00713AD3">
          <w:delText xml:space="preserve">Hình </w:delText>
        </w:r>
      </w:del>
      <w:ins w:author="Tran Khanh Toan" w:date="2022-07-01T17:42:00Z" w:id="15705">
        <w:del w:author="toantk" w:date="2022-07-27T09:26:00Z" w:id="15706">
          <w:r w:rsidDel="006A7679" w:rsidR="00076894">
            <w:fldChar w:fldCharType="begin"/>
          </w:r>
          <w:r w:rsidDel="006A7679" w:rsidR="00076894">
            <w:delInstrText xml:space="preserve"> STYLEREF 1 \s </w:delInstrText>
          </w:r>
        </w:del>
      </w:ins>
      <w:del w:author="toantk" w:date="2022-07-27T09:26:00Z" w:id="15707">
        <w:r w:rsidDel="006A7679" w:rsidR="00076894">
          <w:fldChar w:fldCharType="separate"/>
        </w:r>
        <w:r w:rsidDel="006A7679" w:rsidR="00076894">
          <w:rPr>
            <w:noProof/>
          </w:rPr>
          <w:delText>7</w:delText>
        </w:r>
      </w:del>
      <w:ins w:author="Tran Khanh Toan" w:date="2022-07-01T17:42:00Z" w:id="15708">
        <w:del w:author="toantk" w:date="2022-07-27T09:26:00Z" w:id="15709">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5710">
        <w:r w:rsidDel="006A7679" w:rsidR="00076894">
          <w:fldChar w:fldCharType="separate"/>
        </w:r>
      </w:del>
      <w:ins w:author="Tran Khanh Toan" w:date="2022-07-01T17:42:00Z" w:id="15711">
        <w:del w:author="toantk" w:date="2022-07-27T09:26:00Z" w:id="15712">
          <w:r w:rsidDel="006A7679" w:rsidR="00076894">
            <w:rPr>
              <w:noProof/>
            </w:rPr>
            <w:delText>43</w:delText>
          </w:r>
          <w:r w:rsidDel="006A7679" w:rsidR="00076894">
            <w:fldChar w:fldCharType="end"/>
          </w:r>
        </w:del>
      </w:ins>
      <w:del w:author="toantk" w:date="2022-07-27T16:37:00Z" w:id="15713">
        <w:r w:rsidDel="00713AD3" w:rsidR="003F0BD0">
          <w:fldChar w:fldCharType="begin"/>
        </w:r>
        <w:r w:rsidDel="00713AD3" w:rsidR="003F0BD0">
          <w:rPr>
            <w:noProof/>
          </w:rPr>
          <w:delInstrText xml:space="preserve"> STYLEREF 1 \s </w:delInstrText>
        </w:r>
        <w:r w:rsidDel="00713AD3" w:rsidR="003F0BD0">
          <w:fldChar w:fldCharType="separate"/>
        </w:r>
        <w:r w:rsidDel="00713AD3" w:rsidR="00CE3D0F">
          <w:rPr>
            <w:noProof/>
          </w:rPr>
          <w:delText>7</w:delText>
        </w:r>
        <w:r w:rsidDel="00713AD3" w:rsidR="003F0BD0">
          <w:fldChar w:fldCharType="end"/>
        </w:r>
        <w:r w:rsidDel="00713AD3" w:rsidR="00CE3D0F">
          <w:delText>.</w:delText>
        </w:r>
        <w:r w:rsidDel="00713AD3" w:rsidR="003F0BD0">
          <w:fldChar w:fldCharType="begin"/>
        </w:r>
        <w:r w:rsidDel="00713AD3" w:rsidR="003F0BD0">
          <w:rPr>
            <w:noProof/>
          </w:rPr>
          <w:delInstrText xml:space="preserve"> SEQ Hình \* ARABIC \s 1 </w:delInstrText>
        </w:r>
        <w:r w:rsidDel="00713AD3" w:rsidR="003F0BD0">
          <w:fldChar w:fldCharType="separate"/>
        </w:r>
        <w:r w:rsidDel="00713AD3" w:rsidR="00CE3D0F">
          <w:rPr>
            <w:noProof/>
          </w:rPr>
          <w:delText>40</w:delText>
        </w:r>
        <w:r w:rsidDel="00713AD3" w:rsidR="003F0BD0">
          <w:fldChar w:fldCharType="end"/>
        </w:r>
        <w:r w:rsidDel="00713AD3">
          <w:delText xml:space="preserve"> L</w:delText>
        </w:r>
      </w:del>
      <w:del w:author="toantk" w:date="2022-07-28T09:55:00Z" w:id="15714">
        <w:r w:rsidDel="00881A01">
          <w:delText>uồng điều khiển nâng cấp Firmware qua OneLink</w:delText>
        </w:r>
      </w:del>
      <w:ins w:author="Tran Khanh Toan" w:date="2022-07-01T15:43:00Z" w:id="15715">
        <w:del w:author="toantk" w:date="2022-07-28T09:55:00Z" w:id="15716">
          <w:r w:rsidDel="00881A01" w:rsidR="007A6979">
            <w:delText>Mobile App</w:delText>
          </w:r>
        </w:del>
      </w:ins>
    </w:p>
    <w:p w:rsidR="0078036D" w:rsidP="0078036D" w:rsidRDefault="0078036D" w14:paraId="138DB86F" w14:textId="7C5CFBAF">
      <w:pPr>
        <w:rPr>
          <w:b/>
          <w:bCs/>
        </w:rPr>
      </w:pPr>
      <w:del w:author="Tran Khanh Toan" w:date="2022-07-04T09:21:00Z" w:id="15717">
        <w:r w:rsidRPr="00AB6FAB" w:rsidDel="00F02801">
          <w:rPr>
            <w:b/>
            <w:bCs/>
          </w:rPr>
          <w:delText xml:space="preserve">Cấu trúc dữ liệu </w:delText>
        </w:r>
      </w:del>
      <w:ins w:author="Tran Khanh Toan" w:date="2022-07-04T09:22:00Z" w:id="15718">
        <w:r w:rsidR="00F02801">
          <w:rPr>
            <w:b/>
            <w:bCs/>
          </w:rPr>
          <w:t xml:space="preserve">Cấu trúc payload </w:t>
        </w:r>
      </w:ins>
      <w:r w:rsidRPr="00AB6FAB">
        <w:rPr>
          <w:b/>
          <w:bCs/>
        </w:rPr>
        <w:t>của bản tin:</w:t>
      </w:r>
    </w:p>
    <w:p w:rsidR="00845D04" w:rsidP="00845D04" w:rsidRDefault="00845D04" w14:paraId="7EDC7631" w14:textId="77777777">
      <w:pPr>
        <w:pStyle w:val="FirstLevelBullet"/>
        <w:numPr>
          <w:ilvl w:val="0"/>
          <w:numId w:val="9"/>
        </w:numPr>
        <w:rPr>
          <w:ins w:author="toantk" w:date="2022-07-27T18:14:00Z" w:id="15719"/>
        </w:rPr>
      </w:pPr>
      <w:ins w:author="toantk" w:date="2022-07-27T18:14:00Z" w:id="15720">
        <w:r>
          <w:t>HTTP header để upload file bằng phương thức HTTP POST:</w:t>
        </w:r>
      </w:ins>
    </w:p>
    <w:p w:rsidR="00845D04" w:rsidP="00845D04" w:rsidRDefault="00845D04" w14:paraId="6AAF3AA5" w14:textId="77777777">
      <w:pPr>
        <w:pStyle w:val="FirstLevelBullet"/>
        <w:numPr>
          <w:ilvl w:val="0"/>
          <w:numId w:val="0"/>
        </w:numPr>
        <w:ind w:left="720"/>
        <w:rPr>
          <w:ins w:author="toantk" w:date="2022-07-27T18:14:00Z" w:id="15721"/>
        </w:rPr>
      </w:pPr>
      <w:ins w:author="toantk" w:date="2022-07-27T18:14:00Z" w:id="15722">
        <w:r w:rsidRPr="004C74D1">
          <w:t xml:space="preserve">POST </w:t>
        </w:r>
        <w:r>
          <w:t>&lt;URI&gt;</w:t>
        </w:r>
        <w:r w:rsidRPr="004C74D1">
          <w:t xml:space="preserve"> HTTP/1.1</w:t>
        </w:r>
      </w:ins>
    </w:p>
    <w:p w:rsidR="00845D04" w:rsidP="00845D04" w:rsidRDefault="00845D04" w14:paraId="5F69CE17" w14:textId="77777777">
      <w:pPr>
        <w:pStyle w:val="FirstLevelBullet"/>
        <w:numPr>
          <w:ilvl w:val="0"/>
          <w:numId w:val="0"/>
        </w:numPr>
        <w:ind w:left="720"/>
        <w:rPr>
          <w:ins w:author="toantk" w:date="2022-07-27T18:14:00Z" w:id="15723"/>
        </w:rPr>
      </w:pPr>
      <w:ins w:author="toantk" w:date="2022-07-27T18:14:00Z" w:id="15724">
        <w:r w:rsidRPr="004C74D1">
          <w:t>Host</w:t>
        </w:r>
        <w:r>
          <w:t>: &lt;IP&gt;:&lt;PORT&gt;</w:t>
        </w:r>
      </w:ins>
    </w:p>
    <w:p w:rsidR="00845D04" w:rsidP="00845D04" w:rsidRDefault="00845D04" w14:paraId="791435BF" w14:textId="77777777">
      <w:pPr>
        <w:pStyle w:val="FirstLevelBullet"/>
        <w:numPr>
          <w:ilvl w:val="0"/>
          <w:numId w:val="0"/>
        </w:numPr>
        <w:ind w:left="720"/>
        <w:rPr>
          <w:ins w:author="toantk" w:date="2022-07-27T18:14:00Z" w:id="15725"/>
        </w:rPr>
      </w:pPr>
      <w:ins w:author="toantk" w:date="2022-07-27T18:14:00Z" w:id="15726">
        <w:r w:rsidRPr="004C74D1">
          <w:t>Accept: */*</w:t>
        </w:r>
      </w:ins>
    </w:p>
    <w:p w:rsidR="00845D04" w:rsidP="00845D04" w:rsidRDefault="00845D04" w14:paraId="175EE816" w14:textId="77777777">
      <w:pPr>
        <w:pStyle w:val="FirstLevelBullet"/>
        <w:numPr>
          <w:ilvl w:val="0"/>
          <w:numId w:val="0"/>
        </w:numPr>
        <w:ind w:left="720"/>
        <w:rPr>
          <w:ins w:author="toantk" w:date="2022-07-27T18:14:00Z" w:id="15727"/>
        </w:rPr>
      </w:pPr>
      <w:ins w:author="toantk" w:date="2022-07-27T18:14:00Z" w:id="15728">
        <w:r w:rsidRPr="004C74D1">
          <w:t>Content-Type: application/octet-stream</w:t>
        </w:r>
      </w:ins>
    </w:p>
    <w:p w:rsidR="00845D04" w:rsidP="00845D04" w:rsidRDefault="00845D04" w14:paraId="2EFA45AC" w14:textId="77777777">
      <w:pPr>
        <w:pStyle w:val="FirstLevelBullet"/>
        <w:numPr>
          <w:ilvl w:val="0"/>
          <w:numId w:val="0"/>
        </w:numPr>
        <w:ind w:left="720"/>
        <w:rPr>
          <w:ins w:author="toantk" w:date="2022-07-27T18:14:00Z" w:id="15729"/>
        </w:rPr>
      </w:pPr>
      <w:ins w:author="toantk" w:date="2022-07-27T18:14:00Z" w:id="15730">
        <w:r>
          <w:t>Content-Length: &lt;database’s file size (in bytes)&gt;</w:t>
        </w:r>
      </w:ins>
    </w:p>
    <w:p w:rsidR="00845D04" w:rsidP="00845D04" w:rsidRDefault="00845D04" w14:paraId="524F9B5E" w14:textId="77777777">
      <w:pPr>
        <w:pStyle w:val="FirstLevelBullet"/>
        <w:numPr>
          <w:ilvl w:val="0"/>
          <w:numId w:val="0"/>
        </w:numPr>
        <w:ind w:left="720"/>
        <w:rPr>
          <w:ins w:author="toantk" w:date="2022-07-27T18:14:00Z" w:id="15731"/>
        </w:rPr>
      </w:pPr>
    </w:p>
    <w:p w:rsidR="00845D04" w:rsidP="2ADD6C4A" w:rsidRDefault="1DF2EAD9" w14:paraId="30619A5F" w14:textId="5DBDCEAD">
      <w:pPr>
        <w:pStyle w:val="FirstLevelBullet"/>
        <w:numPr>
          <w:numId w:val="0"/>
        </w:numPr>
        <w:ind w:left="720"/>
        <w:rPr>
          <w:ins w:author="toantk" w:date="2022-07-27T18:14:00Z" w:id="15732"/>
        </w:rPr>
        <w:pPrChange w:author="toantk" w:date="2022-07-27T18:14:00Z" w:id="15733">
          <w:pPr>
            <w:pStyle w:val="FirstLevelBullet"/>
            <w:numPr>
              <w:numId w:val="9"/>
            </w:numPr>
          </w:pPr>
        </w:pPrChange>
      </w:pPr>
      <w:ins w:author="toantk" w:date="2022-07-27T18:14:00Z" w:id="1354361371">
        <w:r w:rsidR="4CF89C6F">
          <w:t>URI: /onelinkagent/files/“&lt;firmware’s file name&gt;”</w:t>
        </w:r>
      </w:ins>
    </w:p>
    <w:p w:rsidRPr="0035117C" w:rsidR="0078036D" w:rsidP="0078036D" w:rsidRDefault="000236A8" w14:paraId="3EE94747" w14:textId="2A44E713">
      <w:pPr>
        <w:pStyle w:val="FirstLevelBullet"/>
        <w:numPr>
          <w:ilvl w:val="0"/>
          <w:numId w:val="9"/>
        </w:numPr>
        <w:rPr>
          <w:b/>
          <w:rPrChange w:author="toantk" w:date="2022-08-04T17:51:00Z" w:id="15735">
            <w:rPr/>
          </w:rPrChange>
        </w:rPr>
      </w:pPr>
      <w:del w:author="toantk" w:date="2022-07-27T16:38:00Z" w:id="15736">
        <w:r w:rsidRPr="0035117C" w:rsidDel="00713AD3">
          <w:rPr>
            <w:b/>
            <w:rPrChange w:author="toantk" w:date="2022-08-04T17:51:00Z" w:id="15737">
              <w:rPr/>
            </w:rPrChange>
          </w:rPr>
          <w:delText xml:space="preserve">Upgrade </w:delText>
        </w:r>
      </w:del>
      <w:ins w:author="toantk" w:date="2022-07-27T16:38:00Z" w:id="15738">
        <w:r w:rsidRPr="0035117C" w:rsidR="00713AD3">
          <w:rPr>
            <w:b/>
            <w:rPrChange w:author="toantk" w:date="2022-08-04T17:51:00Z" w:id="15739">
              <w:rPr/>
            </w:rPrChange>
          </w:rPr>
          <w:t xml:space="preserve">Update </w:t>
        </w:r>
      </w:ins>
      <w:r w:rsidRPr="0035117C">
        <w:rPr>
          <w:b/>
          <w:rPrChange w:author="toantk" w:date="2022-08-04T17:51:00Z" w:id="15740">
            <w:rPr/>
          </w:rPrChange>
        </w:rPr>
        <w:t>Firmware</w:t>
      </w:r>
      <w:r w:rsidRPr="0035117C" w:rsidR="0078036D">
        <w:rPr>
          <w:b/>
          <w:rPrChange w:author="toantk" w:date="2022-08-04T17:51:00Z" w:id="15741">
            <w:rPr/>
          </w:rPrChange>
        </w:rPr>
        <w:t xml:space="preserve"> Request:</w:t>
      </w:r>
    </w:p>
    <w:p w:rsidR="00845D04" w:rsidP="00466FAB" w:rsidRDefault="0078036D" w14:paraId="09DF29CC" w14:textId="439EA618">
      <w:pPr>
        <w:pStyle w:val="ListParagraph"/>
        <w:ind w:firstLine="360"/>
        <w:rPr>
          <w:ins w:author="toantk" w:date="2022-08-04T17:44:00Z" w:id="15742"/>
        </w:rPr>
      </w:pPr>
      <w:r>
        <w:t>{“action” : “</w:t>
      </w:r>
      <w:r w:rsidR="000236A8">
        <w:t>upgradeFirmware</w:t>
      </w:r>
      <w:r>
        <w:t>”</w:t>
      </w:r>
      <w:r w:rsidR="00466FAB">
        <w:t xml:space="preserve">, </w:t>
      </w:r>
    </w:p>
    <w:p w:rsidR="009A5BE8" w:rsidP="00466FAB" w:rsidRDefault="009A5BE8" w14:paraId="3856B3BF" w14:textId="5896EAD3">
      <w:pPr>
        <w:pStyle w:val="ListParagraph"/>
        <w:ind w:firstLine="360"/>
        <w:rPr>
          <w:ins w:author="toantk" w:date="2022-07-27T18:15:00Z" w:id="15743"/>
        </w:rPr>
      </w:pPr>
      <w:ins w:author="toantk" w:date="2022-08-04T17:44:00Z" w:id="15744">
        <w:r>
          <w:t xml:space="preserve">  “macList” : “&lt;macList&gt;”,</w:t>
        </w:r>
      </w:ins>
    </w:p>
    <w:p w:rsidR="00845D04" w:rsidP="00466FAB" w:rsidRDefault="00845D04" w14:paraId="04D06463" w14:textId="50752597">
      <w:pPr>
        <w:pStyle w:val="ListParagraph"/>
        <w:ind w:firstLine="360"/>
        <w:rPr>
          <w:ins w:author="toantk" w:date="2022-08-04T17:44:00Z" w:id="15745"/>
          <w:rFonts w:eastAsia="Calibri" w:cs="Segoe UI"/>
          <w:szCs w:val="26"/>
        </w:rPr>
      </w:pPr>
      <w:ins w:author="toantk" w:date="2022-07-27T18:15:00Z" w:id="15746">
        <w:r>
          <w:rPr>
            <w:rFonts w:eastAsia="Calibri" w:cs="Segoe UI"/>
            <w:szCs w:val="26"/>
          </w:rPr>
          <w:t xml:space="preserve">  “</w:t>
        </w:r>
      </w:ins>
      <w:r w:rsidR="001D1AEB">
        <w:rPr>
          <w:rFonts w:eastAsia="Calibri" w:cs="Segoe UI"/>
          <w:szCs w:val="26"/>
        </w:rPr>
        <w:t>f</w:t>
      </w:r>
      <w:ins w:author="toantk" w:date="2022-07-27T18:15:00Z" w:id="15747">
        <w:r>
          <w:rPr>
            <w:rFonts w:eastAsia="Calibri" w:cs="Segoe UI"/>
            <w:szCs w:val="26"/>
          </w:rPr>
          <w:t>ile</w:t>
        </w:r>
      </w:ins>
      <w:r w:rsidR="001D1AEB">
        <w:rPr>
          <w:rFonts w:eastAsia="Calibri" w:cs="Segoe UI"/>
          <w:szCs w:val="26"/>
        </w:rPr>
        <w:t>N</w:t>
      </w:r>
      <w:ins w:author="toantk" w:date="2022-07-27T18:15:00Z" w:id="15748">
        <w:r>
          <w:rPr>
            <w:rFonts w:eastAsia="Calibri" w:cs="Segoe UI"/>
            <w:szCs w:val="26"/>
          </w:rPr>
          <w:t>ame”: “&lt;firmware</w:t>
        </w:r>
        <w:r w:rsidRPr="000B461F">
          <w:rPr>
            <w:rFonts w:eastAsia="Calibri" w:cs="Segoe UI"/>
            <w:szCs w:val="26"/>
          </w:rPr>
          <w:t>’s file name&gt;”,</w:t>
        </w:r>
      </w:ins>
    </w:p>
    <w:p w:rsidR="009A5BE8" w:rsidP="00466FAB" w:rsidRDefault="009A5BE8" w14:paraId="47B57161" w14:textId="254106A1">
      <w:pPr>
        <w:pStyle w:val="ListParagraph"/>
        <w:ind w:firstLine="360"/>
        <w:rPr>
          <w:ins w:author="toantk" w:date="2022-07-27T18:15:00Z" w:id="15749"/>
        </w:rPr>
      </w:pPr>
      <w:ins w:author="toantk" w:date="2022-08-04T17:44:00Z" w:id="15750">
        <w:r>
          <w:rPr>
            <w:rFonts w:eastAsia="Calibri" w:cs="Segoe UI"/>
            <w:szCs w:val="26"/>
          </w:rPr>
          <w:t xml:space="preserve">  </w:t>
        </w:r>
        <w:r w:rsidRPr="00C11B58">
          <w:t>“</w:t>
        </w:r>
      </w:ins>
      <w:r w:rsidR="001D1AEB">
        <w:t>m</w:t>
      </w:r>
      <w:ins w:author="toantk" w:date="2022-08-04T17:44:00Z" w:id="15751">
        <w:r>
          <w:t>d5sum”: “&lt;</w:t>
        </w:r>
      </w:ins>
      <w:r w:rsidR="001D1AEB">
        <w:t>m</w:t>
      </w:r>
      <w:ins w:author="toantk" w:date="2022-08-04T17:44:00Z" w:id="15752">
        <w:r w:rsidR="001D1AEB">
          <w:t>d5sum</w:t>
        </w:r>
        <w:r>
          <w:t>&gt;”,</w:t>
        </w:r>
      </w:ins>
    </w:p>
    <w:p w:rsidR="0078036D" w:rsidP="00466FAB" w:rsidRDefault="00845D04" w14:paraId="1660372D" w14:textId="226DF6F5">
      <w:pPr>
        <w:pStyle w:val="ListParagraph"/>
        <w:ind w:firstLine="360"/>
      </w:pPr>
      <w:ins w:author="toantk" w:date="2022-07-27T18:15:00Z" w:id="15753">
        <w:r>
          <w:t xml:space="preserve">  </w:t>
        </w:r>
      </w:ins>
      <w:r w:rsidR="00466FAB">
        <w:t xml:space="preserve">“requestId” : </w:t>
      </w:r>
      <w:r w:rsidR="003E0981">
        <w:t>&lt;requestId&gt;</w:t>
      </w:r>
      <w:r w:rsidR="0078036D">
        <w:t>}</w:t>
      </w:r>
    </w:p>
    <w:p w:rsidRPr="0035117C" w:rsidR="0078036D" w:rsidP="0078036D" w:rsidRDefault="000236A8" w14:paraId="04317EA9" w14:textId="1CC1970E">
      <w:pPr>
        <w:pStyle w:val="FirstLevelBullet"/>
        <w:numPr>
          <w:ilvl w:val="0"/>
          <w:numId w:val="9"/>
        </w:numPr>
        <w:rPr>
          <w:b/>
          <w:rPrChange w:author="toantk" w:date="2022-08-04T17:51:00Z" w:id="15754">
            <w:rPr/>
          </w:rPrChange>
        </w:rPr>
      </w:pPr>
      <w:r w:rsidRPr="0035117C">
        <w:rPr>
          <w:b/>
          <w:rPrChange w:author="toantk" w:date="2022-08-04T17:51:00Z" w:id="15755">
            <w:rPr/>
          </w:rPrChange>
        </w:rPr>
        <w:t xml:space="preserve">Upgrade Firmware </w:t>
      </w:r>
      <w:r w:rsidRPr="0035117C" w:rsidR="0078036D">
        <w:rPr>
          <w:b/>
          <w:rPrChange w:author="toantk" w:date="2022-08-04T17:51:00Z" w:id="15756">
            <w:rPr/>
          </w:rPrChange>
        </w:rPr>
        <w:t>Response:</w:t>
      </w:r>
    </w:p>
    <w:p w:rsidR="0078036D" w:rsidP="0078036D" w:rsidRDefault="0078036D" w14:paraId="79D4CD8B" w14:textId="18D01B6A">
      <w:pPr>
        <w:pStyle w:val="FirstLevelBullet"/>
        <w:numPr>
          <w:ilvl w:val="1"/>
          <w:numId w:val="9"/>
        </w:numPr>
      </w:pPr>
      <w:del w:author="toantk" w:date="2022-07-27T16:39:00Z" w:id="15757">
        <w:r w:rsidDel="00713AD3">
          <w:delText xml:space="preserve">Reset </w:delText>
        </w:r>
      </w:del>
      <w:ins w:author="toantk" w:date="2022-08-04T17:45:00Z" w:id="15758">
        <w:r w:rsidR="00DE5CD4">
          <w:t>Xử lý</w:t>
        </w:r>
      </w:ins>
      <w:ins w:author="toantk" w:date="2022-07-27T16:39:00Z" w:id="15759">
        <w:r w:rsidR="00713AD3">
          <w:t xml:space="preserve"> Request Upgrade </w:t>
        </w:r>
      </w:ins>
      <w:ins w:author="toantk" w:date="2022-07-27T16:40:00Z" w:id="15760">
        <w:r w:rsidR="00713AD3">
          <w:t>Firmware</w:t>
        </w:r>
      </w:ins>
      <w:ins w:author="toantk" w:date="2022-07-27T16:39:00Z" w:id="15761">
        <w:r w:rsidR="00713AD3">
          <w:t xml:space="preserve"> </w:t>
        </w:r>
      </w:ins>
      <w:r>
        <w:t>thành công:</w:t>
      </w:r>
    </w:p>
    <w:p w:rsidR="0078036D" w:rsidP="0078036D" w:rsidRDefault="0078036D" w14:paraId="73DE3784" w14:textId="77777777">
      <w:pPr>
        <w:pStyle w:val="FirstLevelBullet"/>
        <w:numPr>
          <w:ilvl w:val="0"/>
          <w:numId w:val="0"/>
        </w:numPr>
        <w:ind w:left="1080"/>
      </w:pPr>
      <w:r>
        <w:t>{</w:t>
      </w:r>
    </w:p>
    <w:p w:rsidR="0078036D" w:rsidP="0078036D" w:rsidRDefault="0078036D" w14:paraId="2F04C40E" w14:textId="77777777">
      <w:pPr>
        <w:pStyle w:val="FirstLevelBullet"/>
        <w:numPr>
          <w:ilvl w:val="0"/>
          <w:numId w:val="0"/>
        </w:numPr>
        <w:ind w:left="1080"/>
      </w:pPr>
      <w:r>
        <w:t>"status": 0,</w:t>
      </w:r>
    </w:p>
    <w:p w:rsidR="0078036D" w:rsidP="0078036D" w:rsidRDefault="00B94824" w14:paraId="64E225B9" w14:textId="396E781C">
      <w:pPr>
        <w:pStyle w:val="FirstLevelBullet"/>
        <w:numPr>
          <w:ilvl w:val="0"/>
          <w:numId w:val="0"/>
        </w:numPr>
        <w:ind w:left="1080"/>
      </w:pPr>
      <w:r>
        <w:t>“message”: “</w:t>
      </w:r>
      <w:r w:rsidR="00840E19">
        <w:t>Success</w:t>
      </w:r>
      <w:r>
        <w:t>”</w:t>
      </w:r>
      <w:r w:rsidR="0078036D">
        <w:t>,</w:t>
      </w:r>
    </w:p>
    <w:p w:rsidR="00466FAB" w:rsidP="00466FAB" w:rsidRDefault="00466FAB" w14:paraId="7977EB1E" w14:textId="1685DD09">
      <w:pPr>
        <w:pStyle w:val="ListParagraph"/>
        <w:ind w:firstLine="360"/>
      </w:pPr>
      <w:r>
        <w:t xml:space="preserve">“requestId” : </w:t>
      </w:r>
      <w:r w:rsidR="003E0981">
        <w:t>&lt;requestId&gt;</w:t>
      </w:r>
      <w:r>
        <w:t>,</w:t>
      </w:r>
    </w:p>
    <w:p w:rsidR="0078036D" w:rsidP="0078036D" w:rsidRDefault="0078036D" w14:paraId="52CE25D6" w14:textId="3778EAE7">
      <w:pPr>
        <w:pStyle w:val="FirstLevelBullet"/>
        <w:numPr>
          <w:ilvl w:val="0"/>
          <w:numId w:val="0"/>
        </w:numPr>
        <w:ind w:left="1080"/>
        <w:rPr>
          <w:ins w:author="toantk" w:date="2022-08-04T17:44:00Z" w:id="15762"/>
        </w:rPr>
      </w:pPr>
      <w:r>
        <w:t>"data": {</w:t>
      </w:r>
    </w:p>
    <w:p w:rsidR="00DE5CD4" w:rsidP="2ADD6C4A" w:rsidRDefault="6FD64041" w14:paraId="6254F93B" w14:textId="76E7053C">
      <w:pPr>
        <w:pStyle w:val="FirstLevelBullet"/>
        <w:numPr>
          <w:numId w:val="0"/>
        </w:numPr>
        <w:ind w:left="1800" w:firstLine="360"/>
        <w:rPr>
          <w:ins w:author="toantk" w:date="2022-08-04T17:45:00Z" w:id="15763"/>
        </w:rPr>
        <w:pPrChange w:author="toantk" w:date="2022-08-04T17:45:00Z" w:id="15764">
          <w:pPr>
            <w:pStyle w:val="FirstLevelBullet"/>
            <w:numPr>
              <w:numId w:val="0"/>
            </w:numPr>
            <w:ind w:left="1080" w:firstLine="0"/>
          </w:pPr>
        </w:pPrChange>
      </w:pPr>
      <w:ins w:author="toantk" w:date="2022-08-04T17:45:00Z" w:id="880840900">
        <w:r w:rsidR="5B00D31B">
          <w:t>“action” : “upgradeFirmware”,</w:t>
        </w:r>
      </w:ins>
    </w:p>
    <w:p w:rsidR="00DE5CD4" w:rsidP="00DE5CD4" w:rsidRDefault="00DE5CD4" w14:paraId="70EA49DC" w14:textId="77777777">
      <w:pPr>
        <w:pStyle w:val="FirstLevelBullet"/>
        <w:numPr>
          <w:ilvl w:val="0"/>
          <w:numId w:val="0"/>
        </w:numPr>
        <w:ind w:left="1080"/>
        <w:rPr>
          <w:ins w:author="toantk" w:date="2022-08-04T17:45:00Z" w:id="15766"/>
        </w:rPr>
      </w:pPr>
      <w:ins w:author="toantk" w:date="2022-08-04T17:45:00Z" w:id="15767">
        <w:r>
          <w:tab/>
        </w:r>
        <w:r>
          <w:tab/>
        </w:r>
        <w:r>
          <w:t>“results” : [</w:t>
        </w:r>
      </w:ins>
    </w:p>
    <w:p w:rsidR="00DE5CD4" w:rsidP="00DE5CD4" w:rsidRDefault="00DE5CD4" w14:paraId="67207FAB" w14:textId="77777777">
      <w:pPr>
        <w:pStyle w:val="FirstLevelBullet"/>
        <w:numPr>
          <w:ilvl w:val="0"/>
          <w:numId w:val="0"/>
        </w:numPr>
        <w:ind w:left="1080"/>
        <w:rPr>
          <w:ins w:author="toantk" w:date="2022-08-04T17:45:00Z" w:id="15768"/>
        </w:rPr>
      </w:pPr>
      <w:ins w:author="toantk" w:date="2022-08-04T17:45:00Z" w:id="15769">
        <w:r>
          <w:tab/>
        </w:r>
        <w:r>
          <w:tab/>
        </w:r>
        <w:r>
          <w:tab/>
        </w:r>
        <w:r>
          <w:tab/>
        </w:r>
        <w:r>
          <w:t>{</w:t>
        </w:r>
      </w:ins>
    </w:p>
    <w:p w:rsidR="00DE5CD4" w:rsidP="00DE5CD4" w:rsidRDefault="00DE5CD4" w14:paraId="64CEC1F9" w14:textId="77777777">
      <w:pPr>
        <w:pStyle w:val="FirstLevelBullet"/>
        <w:numPr>
          <w:ilvl w:val="0"/>
          <w:numId w:val="0"/>
        </w:numPr>
        <w:ind w:left="2880" w:firstLine="720"/>
        <w:rPr>
          <w:ins w:author="toantk" w:date="2022-08-04T17:45:00Z" w:id="15770"/>
        </w:rPr>
      </w:pPr>
      <w:ins w:author="toantk" w:date="2022-08-04T17:45:00Z" w:id="15771">
        <w:r>
          <w:tab/>
        </w:r>
        <w:r>
          <w:t>“macAddr” : “&lt;macAddr &gt;”,</w:t>
        </w:r>
      </w:ins>
    </w:p>
    <w:p w:rsidR="00DE5CD4" w:rsidP="00DE5CD4" w:rsidRDefault="00DE5CD4" w14:paraId="6AF45B26" w14:textId="77777777">
      <w:pPr>
        <w:pStyle w:val="FirstLevelBullet"/>
        <w:numPr>
          <w:ilvl w:val="0"/>
          <w:numId w:val="0"/>
        </w:numPr>
        <w:ind w:left="2880" w:firstLine="720"/>
        <w:rPr>
          <w:ins w:author="toantk" w:date="2022-08-04T17:45:00Z" w:id="15772"/>
        </w:rPr>
      </w:pPr>
      <w:ins w:author="toantk" w:date="2022-08-04T17:45:00Z" w:id="15773">
        <w:r>
          <w:tab/>
        </w:r>
        <w:r>
          <w:t>“status” : “&lt;status &gt;”</w:t>
        </w:r>
      </w:ins>
    </w:p>
    <w:p w:rsidR="00DE5CD4" w:rsidP="00DE5CD4" w:rsidRDefault="00DE5CD4" w14:paraId="3B59BE03" w14:textId="77777777">
      <w:pPr>
        <w:pStyle w:val="FirstLevelBullet"/>
        <w:numPr>
          <w:ilvl w:val="0"/>
          <w:numId w:val="0"/>
        </w:numPr>
        <w:ind w:left="2880" w:firstLine="720"/>
        <w:rPr>
          <w:ins w:author="toantk" w:date="2022-08-04T17:45:00Z" w:id="15774"/>
        </w:rPr>
      </w:pPr>
      <w:ins w:author="toantk" w:date="2022-08-04T17:45:00Z" w:id="15775">
        <w:r>
          <w:t>},</w:t>
        </w:r>
      </w:ins>
    </w:p>
    <w:p w:rsidR="00DE5CD4" w:rsidP="00DE5CD4" w:rsidRDefault="00DE5CD4" w14:paraId="7CDB40A5" w14:textId="77777777">
      <w:pPr>
        <w:pStyle w:val="FirstLevelBullet"/>
        <w:numPr>
          <w:ilvl w:val="0"/>
          <w:numId w:val="0"/>
        </w:numPr>
        <w:ind w:left="3240" w:firstLine="360"/>
        <w:rPr>
          <w:ins w:author="toantk" w:date="2022-08-04T17:45:00Z" w:id="15776"/>
        </w:rPr>
      </w:pPr>
      <w:ins w:author="toantk" w:date="2022-08-04T17:45:00Z" w:id="15777">
        <w:r>
          <w:t>{</w:t>
        </w:r>
      </w:ins>
    </w:p>
    <w:p w:rsidR="00DE5CD4" w:rsidP="00DE5CD4" w:rsidRDefault="00DE5CD4" w14:paraId="024BE5B1" w14:textId="77777777">
      <w:pPr>
        <w:pStyle w:val="FirstLevelBullet"/>
        <w:numPr>
          <w:ilvl w:val="0"/>
          <w:numId w:val="0"/>
        </w:numPr>
        <w:ind w:left="2880" w:firstLine="720"/>
        <w:rPr>
          <w:ins w:author="toantk" w:date="2022-08-04T17:45:00Z" w:id="15778"/>
        </w:rPr>
      </w:pPr>
      <w:ins w:author="toantk" w:date="2022-08-04T17:45:00Z" w:id="15779">
        <w:r>
          <w:tab/>
        </w:r>
        <w:r>
          <w:t>“macAddr” : “&lt;macAddr &gt;”,</w:t>
        </w:r>
      </w:ins>
    </w:p>
    <w:p w:rsidR="00DE5CD4" w:rsidP="00DE5CD4" w:rsidRDefault="00DE5CD4" w14:paraId="34B77292" w14:textId="77777777">
      <w:pPr>
        <w:pStyle w:val="FirstLevelBullet"/>
        <w:numPr>
          <w:ilvl w:val="0"/>
          <w:numId w:val="0"/>
        </w:numPr>
        <w:ind w:left="2880" w:firstLine="720"/>
        <w:rPr>
          <w:ins w:author="toantk" w:date="2022-08-04T17:45:00Z" w:id="15780"/>
        </w:rPr>
      </w:pPr>
      <w:ins w:author="toantk" w:date="2022-08-04T17:45:00Z" w:id="15781">
        <w:r>
          <w:tab/>
        </w:r>
        <w:r>
          <w:t>“status” : “&lt;status &gt;”</w:t>
        </w:r>
      </w:ins>
    </w:p>
    <w:p w:rsidR="00DE5CD4" w:rsidP="00DE5CD4" w:rsidRDefault="00DE5CD4" w14:paraId="7CB31884" w14:textId="77777777">
      <w:pPr>
        <w:pStyle w:val="FirstLevelBullet"/>
        <w:numPr>
          <w:ilvl w:val="0"/>
          <w:numId w:val="0"/>
        </w:numPr>
        <w:ind w:left="2880" w:firstLine="720"/>
        <w:rPr>
          <w:ins w:author="toantk" w:date="2022-08-04T17:45:00Z" w:id="15782"/>
        </w:rPr>
      </w:pPr>
      <w:ins w:author="toantk" w:date="2022-08-04T17:45:00Z" w:id="15783">
        <w:r>
          <w:t>},</w:t>
        </w:r>
      </w:ins>
    </w:p>
    <w:p w:rsidR="00DE5CD4" w:rsidP="00DE5CD4" w:rsidRDefault="00DE5CD4" w14:paraId="7DC069C0" w14:textId="77777777">
      <w:pPr>
        <w:pStyle w:val="FirstLevelBullet"/>
        <w:numPr>
          <w:ilvl w:val="0"/>
          <w:numId w:val="0"/>
        </w:numPr>
        <w:ind w:left="2880" w:firstLine="720"/>
        <w:rPr>
          <w:ins w:author="toantk" w:date="2022-08-04T17:45:00Z" w:id="15784"/>
        </w:rPr>
      </w:pPr>
      <w:ins w:author="toantk" w:date="2022-08-04T17:45:00Z" w:id="15785">
        <w:r>
          <w:t>…</w:t>
        </w:r>
      </w:ins>
    </w:p>
    <w:p w:rsidR="00DE5CD4" w:rsidP="00DE5CD4" w:rsidRDefault="00DE5CD4" w14:paraId="59A5D6DF" w14:textId="77777777">
      <w:pPr>
        <w:pStyle w:val="FirstLevelBullet"/>
        <w:numPr>
          <w:ilvl w:val="0"/>
          <w:numId w:val="0"/>
        </w:numPr>
        <w:ind w:left="3240" w:firstLine="360"/>
        <w:rPr>
          <w:ins w:author="toantk" w:date="2022-08-04T17:45:00Z" w:id="15786"/>
        </w:rPr>
      </w:pPr>
      <w:ins w:author="toantk" w:date="2022-08-04T17:45:00Z" w:id="15787">
        <w:r>
          <w:t>]</w:t>
        </w:r>
      </w:ins>
    </w:p>
    <w:p w:rsidR="009A5BE8" w:rsidP="0078036D" w:rsidRDefault="009A5BE8" w14:paraId="34D86BD2" w14:textId="77777777">
      <w:pPr>
        <w:pStyle w:val="FirstLevelBullet"/>
        <w:numPr>
          <w:ilvl w:val="0"/>
          <w:numId w:val="0"/>
        </w:numPr>
        <w:ind w:left="1080"/>
      </w:pPr>
    </w:p>
    <w:p w:rsidR="0078036D" w:rsidP="0078036D" w:rsidRDefault="0078036D" w14:paraId="498E77B4" w14:textId="77777777">
      <w:pPr>
        <w:pStyle w:val="FirstLevelBullet"/>
        <w:numPr>
          <w:ilvl w:val="0"/>
          <w:numId w:val="0"/>
        </w:numPr>
        <w:ind w:left="1080"/>
      </w:pPr>
      <w:r>
        <w:t>}</w:t>
      </w:r>
    </w:p>
    <w:p w:rsidR="0078036D" w:rsidP="0078036D" w:rsidRDefault="0078036D" w14:paraId="799322FB" w14:textId="77777777">
      <w:pPr>
        <w:pStyle w:val="FirstLevelBullet"/>
        <w:numPr>
          <w:ilvl w:val="0"/>
          <w:numId w:val="0"/>
        </w:numPr>
        <w:ind w:left="1080"/>
      </w:pPr>
      <w:r>
        <w:t>}</w:t>
      </w:r>
    </w:p>
    <w:p w:rsidR="0078036D" w:rsidP="0078036D" w:rsidRDefault="0078036D" w14:paraId="1CB1FB49" w14:textId="3CB5E9D9">
      <w:pPr>
        <w:pStyle w:val="FirstLevelBullet"/>
        <w:numPr>
          <w:ilvl w:val="0"/>
          <w:numId w:val="10"/>
        </w:numPr>
      </w:pPr>
      <w:del w:author="toantk" w:date="2022-07-27T16:40:00Z" w:id="15788">
        <w:r w:rsidDel="00713AD3">
          <w:delText xml:space="preserve">Reset </w:delText>
        </w:r>
      </w:del>
      <w:ins w:author="toantk" w:date="2022-07-27T16:40:00Z" w:id="15789">
        <w:r w:rsidR="00713AD3">
          <w:t>Request Upgrade Firmware có lỗi</w:t>
        </w:r>
      </w:ins>
      <w:del w:author="toantk" w:date="2022-07-27T16:40:00Z" w:id="15790">
        <w:r w:rsidDel="00713AD3">
          <w:delText>thất bại</w:delText>
        </w:r>
      </w:del>
      <w:r>
        <w:t>:</w:t>
      </w:r>
    </w:p>
    <w:p w:rsidR="0078036D" w:rsidP="0078036D" w:rsidRDefault="0078036D" w14:paraId="7301DBFC" w14:textId="77777777">
      <w:pPr>
        <w:pStyle w:val="FirstLevelBullet"/>
        <w:numPr>
          <w:ilvl w:val="0"/>
          <w:numId w:val="0"/>
        </w:numPr>
        <w:ind w:left="1080"/>
      </w:pPr>
      <w:r>
        <w:t>{</w:t>
      </w:r>
    </w:p>
    <w:p w:rsidR="0078036D" w:rsidP="0078036D" w:rsidRDefault="00183521" w14:paraId="296142CB" w14:textId="325F8BC1">
      <w:pPr>
        <w:pStyle w:val="FirstLevelBullet"/>
        <w:numPr>
          <w:ilvl w:val="0"/>
          <w:numId w:val="0"/>
        </w:numPr>
        <w:ind w:left="720" w:firstLine="360"/>
      </w:pPr>
      <w:r>
        <w:t>“status”: &lt;ErrorCode&gt;</w:t>
      </w:r>
      <w:r w:rsidR="0078036D">
        <w:t>,</w:t>
      </w:r>
    </w:p>
    <w:p w:rsidR="0078036D" w:rsidP="0078036D" w:rsidRDefault="00B94824" w14:paraId="134C1D1F" w14:textId="3FBB6EC9">
      <w:pPr>
        <w:pStyle w:val="FirstLevelBullet"/>
        <w:numPr>
          <w:ilvl w:val="0"/>
          <w:numId w:val="0"/>
        </w:numPr>
        <w:ind w:left="1080"/>
      </w:pPr>
      <w:r>
        <w:t>“message”: “&lt;message&gt;”</w:t>
      </w:r>
      <w:r w:rsidR="0078036D">
        <w:t>,</w:t>
      </w:r>
    </w:p>
    <w:p w:rsidR="00466FAB" w:rsidP="00466FAB" w:rsidRDefault="00466FAB" w14:paraId="7B731B24" w14:textId="6B5511CC">
      <w:pPr>
        <w:pStyle w:val="ListParagraph"/>
        <w:ind w:firstLine="360"/>
      </w:pPr>
      <w:r>
        <w:t xml:space="preserve">“requestId” : </w:t>
      </w:r>
      <w:r w:rsidR="003E0981">
        <w:t>&lt;requestId&gt;</w:t>
      </w:r>
      <w:r>
        <w:t>,</w:t>
      </w:r>
    </w:p>
    <w:p w:rsidR="0078036D" w:rsidP="0078036D" w:rsidRDefault="0078036D" w14:paraId="6A05EAA7" w14:textId="55BEE1D4">
      <w:pPr>
        <w:pStyle w:val="FirstLevelBullet"/>
        <w:numPr>
          <w:ilvl w:val="0"/>
          <w:numId w:val="0"/>
        </w:numPr>
        <w:ind w:left="720" w:firstLine="360"/>
        <w:rPr>
          <w:ins w:author="toantk" w:date="2022-08-04T17:46:00Z" w:id="15791"/>
        </w:rPr>
      </w:pPr>
      <w:r>
        <w:t>"data": {</w:t>
      </w:r>
    </w:p>
    <w:p w:rsidR="00DE5CD4" w:rsidP="00DE5CD4" w:rsidRDefault="00DE5CD4" w14:paraId="461B354E" w14:textId="77777777">
      <w:pPr>
        <w:pStyle w:val="FirstLevelBullet"/>
        <w:numPr>
          <w:ilvl w:val="0"/>
          <w:numId w:val="0"/>
        </w:numPr>
        <w:ind w:left="1800" w:firstLine="360"/>
        <w:rPr>
          <w:ins w:author="toantk" w:date="2022-08-04T17:46:00Z" w:id="15792"/>
        </w:rPr>
      </w:pPr>
      <w:ins w:author="toantk" w:date="2022-08-04T17:46:00Z" w:id="15793">
        <w:r>
          <w:t>“action” : “upgradeFirmware”,</w:t>
        </w:r>
      </w:ins>
    </w:p>
    <w:p w:rsidR="00DE5CD4" w:rsidP="00DE5CD4" w:rsidRDefault="00DE5CD4" w14:paraId="1CD8B90B" w14:textId="77777777">
      <w:pPr>
        <w:pStyle w:val="FirstLevelBullet"/>
        <w:numPr>
          <w:ilvl w:val="0"/>
          <w:numId w:val="0"/>
        </w:numPr>
        <w:ind w:left="1080"/>
        <w:rPr>
          <w:ins w:author="toantk" w:date="2022-08-04T17:46:00Z" w:id="15794"/>
        </w:rPr>
      </w:pPr>
      <w:ins w:author="toantk" w:date="2022-08-04T17:46:00Z" w:id="15795">
        <w:r>
          <w:tab/>
        </w:r>
        <w:r>
          <w:tab/>
        </w:r>
        <w:r>
          <w:t>“results” : [</w:t>
        </w:r>
      </w:ins>
    </w:p>
    <w:p w:rsidR="00DE5CD4" w:rsidP="00DE5CD4" w:rsidRDefault="00DE5CD4" w14:paraId="413FAE51" w14:textId="77777777">
      <w:pPr>
        <w:pStyle w:val="FirstLevelBullet"/>
        <w:numPr>
          <w:ilvl w:val="0"/>
          <w:numId w:val="0"/>
        </w:numPr>
        <w:ind w:left="1080"/>
        <w:rPr>
          <w:ins w:author="toantk" w:date="2022-08-04T17:46:00Z" w:id="15796"/>
        </w:rPr>
      </w:pPr>
      <w:ins w:author="toantk" w:date="2022-08-04T17:46:00Z" w:id="15797">
        <w:r>
          <w:tab/>
        </w:r>
        <w:r>
          <w:tab/>
        </w:r>
        <w:r>
          <w:tab/>
        </w:r>
        <w:r>
          <w:tab/>
        </w:r>
        <w:r>
          <w:t>{</w:t>
        </w:r>
      </w:ins>
    </w:p>
    <w:p w:rsidR="00DE5CD4" w:rsidP="00DE5CD4" w:rsidRDefault="00DE5CD4" w14:paraId="430F32AA" w14:textId="77777777">
      <w:pPr>
        <w:pStyle w:val="FirstLevelBullet"/>
        <w:numPr>
          <w:ilvl w:val="0"/>
          <w:numId w:val="0"/>
        </w:numPr>
        <w:ind w:left="2880" w:firstLine="720"/>
        <w:rPr>
          <w:ins w:author="toantk" w:date="2022-08-04T17:46:00Z" w:id="15798"/>
        </w:rPr>
      </w:pPr>
      <w:ins w:author="toantk" w:date="2022-08-04T17:46:00Z" w:id="15799">
        <w:r>
          <w:tab/>
        </w:r>
        <w:r>
          <w:t>“macAddr” : “&lt;macAddr &gt;”,</w:t>
        </w:r>
      </w:ins>
    </w:p>
    <w:p w:rsidR="00DE5CD4" w:rsidP="00DE5CD4" w:rsidRDefault="00DE5CD4" w14:paraId="39178A69" w14:textId="77777777">
      <w:pPr>
        <w:pStyle w:val="FirstLevelBullet"/>
        <w:numPr>
          <w:ilvl w:val="0"/>
          <w:numId w:val="0"/>
        </w:numPr>
        <w:ind w:left="2880" w:firstLine="720"/>
        <w:rPr>
          <w:ins w:author="toantk" w:date="2022-08-04T17:46:00Z" w:id="15800"/>
        </w:rPr>
      </w:pPr>
      <w:ins w:author="toantk" w:date="2022-08-04T17:46:00Z" w:id="15801">
        <w:r>
          <w:tab/>
        </w:r>
        <w:r>
          <w:t>“status” : “&lt;status &gt;”</w:t>
        </w:r>
      </w:ins>
    </w:p>
    <w:p w:rsidR="00DE5CD4" w:rsidP="00DE5CD4" w:rsidRDefault="00DE5CD4" w14:paraId="5725B223" w14:textId="77777777">
      <w:pPr>
        <w:pStyle w:val="FirstLevelBullet"/>
        <w:numPr>
          <w:ilvl w:val="0"/>
          <w:numId w:val="0"/>
        </w:numPr>
        <w:ind w:left="2880" w:firstLine="720"/>
        <w:rPr>
          <w:ins w:author="toantk" w:date="2022-08-04T17:46:00Z" w:id="15802"/>
        </w:rPr>
      </w:pPr>
      <w:ins w:author="toantk" w:date="2022-08-04T17:46:00Z" w:id="15803">
        <w:r>
          <w:t>},</w:t>
        </w:r>
      </w:ins>
    </w:p>
    <w:p w:rsidR="00DE5CD4" w:rsidP="00DE5CD4" w:rsidRDefault="00DE5CD4" w14:paraId="5C2FDA4E" w14:textId="77777777">
      <w:pPr>
        <w:pStyle w:val="FirstLevelBullet"/>
        <w:numPr>
          <w:ilvl w:val="0"/>
          <w:numId w:val="0"/>
        </w:numPr>
        <w:ind w:left="3240" w:firstLine="360"/>
        <w:rPr>
          <w:ins w:author="toantk" w:date="2022-08-04T17:46:00Z" w:id="15804"/>
        </w:rPr>
      </w:pPr>
      <w:ins w:author="toantk" w:date="2022-08-04T17:46:00Z" w:id="15805">
        <w:r>
          <w:t>{</w:t>
        </w:r>
      </w:ins>
    </w:p>
    <w:p w:rsidR="00DE5CD4" w:rsidP="00DE5CD4" w:rsidRDefault="00DE5CD4" w14:paraId="32D6CA43" w14:textId="77777777">
      <w:pPr>
        <w:pStyle w:val="FirstLevelBullet"/>
        <w:numPr>
          <w:ilvl w:val="0"/>
          <w:numId w:val="0"/>
        </w:numPr>
        <w:ind w:left="2880" w:firstLine="720"/>
        <w:rPr>
          <w:ins w:author="toantk" w:date="2022-08-04T17:46:00Z" w:id="15806"/>
        </w:rPr>
      </w:pPr>
      <w:ins w:author="toantk" w:date="2022-08-04T17:46:00Z" w:id="15807">
        <w:r>
          <w:tab/>
        </w:r>
        <w:r>
          <w:t>“macAddr” : “&lt;macAddr &gt;”,</w:t>
        </w:r>
      </w:ins>
    </w:p>
    <w:p w:rsidR="00DE5CD4" w:rsidP="00DE5CD4" w:rsidRDefault="00DE5CD4" w14:paraId="751A43B4" w14:textId="77777777">
      <w:pPr>
        <w:pStyle w:val="FirstLevelBullet"/>
        <w:numPr>
          <w:ilvl w:val="0"/>
          <w:numId w:val="0"/>
        </w:numPr>
        <w:ind w:left="2880" w:firstLine="720"/>
        <w:rPr>
          <w:ins w:author="toantk" w:date="2022-08-04T17:46:00Z" w:id="15808"/>
        </w:rPr>
      </w:pPr>
      <w:ins w:author="toantk" w:date="2022-08-04T17:46:00Z" w:id="15809">
        <w:r>
          <w:tab/>
        </w:r>
        <w:r>
          <w:t>“status” : “&lt;status &gt;”</w:t>
        </w:r>
      </w:ins>
    </w:p>
    <w:p w:rsidR="00DE5CD4" w:rsidP="00DE5CD4" w:rsidRDefault="00DE5CD4" w14:paraId="0BA448A7" w14:textId="77777777">
      <w:pPr>
        <w:pStyle w:val="FirstLevelBullet"/>
        <w:numPr>
          <w:ilvl w:val="0"/>
          <w:numId w:val="0"/>
        </w:numPr>
        <w:ind w:left="2880" w:firstLine="720"/>
        <w:rPr>
          <w:ins w:author="toantk" w:date="2022-08-04T17:46:00Z" w:id="15810"/>
        </w:rPr>
      </w:pPr>
      <w:ins w:author="toantk" w:date="2022-08-04T17:46:00Z" w:id="15811">
        <w:r>
          <w:t>},</w:t>
        </w:r>
      </w:ins>
    </w:p>
    <w:p w:rsidR="00DE5CD4" w:rsidP="00DE5CD4" w:rsidRDefault="00DE5CD4" w14:paraId="3883F6AD" w14:textId="77777777">
      <w:pPr>
        <w:pStyle w:val="FirstLevelBullet"/>
        <w:numPr>
          <w:ilvl w:val="0"/>
          <w:numId w:val="0"/>
        </w:numPr>
        <w:ind w:left="2880" w:firstLine="720"/>
        <w:rPr>
          <w:ins w:author="toantk" w:date="2022-08-04T17:46:00Z" w:id="15812"/>
        </w:rPr>
      </w:pPr>
      <w:ins w:author="toantk" w:date="2022-08-04T17:46:00Z" w:id="15813">
        <w:r>
          <w:t>…</w:t>
        </w:r>
      </w:ins>
    </w:p>
    <w:p w:rsidR="00DE5CD4" w:rsidP="2ADD6C4A" w:rsidRDefault="6FD64041" w14:paraId="16EA6A3E" w14:textId="77295D0B">
      <w:pPr>
        <w:pStyle w:val="FirstLevelBullet"/>
        <w:numPr>
          <w:numId w:val="0"/>
        </w:numPr>
        <w:ind w:left="3240" w:firstLine="360"/>
        <w:pPrChange w:author="toantk" w:date="2022-08-04T17:46:00Z" w:id="15814">
          <w:pPr>
            <w:pStyle w:val="FirstLevelBullet"/>
            <w:numPr>
              <w:numId w:val="0"/>
            </w:numPr>
            <w:ind w:left="0" w:firstLine="360"/>
          </w:pPr>
        </w:pPrChange>
      </w:pPr>
      <w:ins w:author="toantk" w:date="2022-08-04T17:46:00Z" w:id="254201785">
        <w:r w:rsidR="5B00D31B">
          <w:t>]</w:t>
        </w:r>
      </w:ins>
    </w:p>
    <w:p w:rsidR="0078036D" w:rsidP="0078036D" w:rsidRDefault="0078036D" w14:paraId="0007F1F2" w14:textId="77777777">
      <w:pPr>
        <w:pStyle w:val="FirstLevelBullet"/>
        <w:numPr>
          <w:ilvl w:val="0"/>
          <w:numId w:val="0"/>
        </w:numPr>
        <w:ind w:left="720" w:firstLine="360"/>
      </w:pPr>
      <w:r>
        <w:t>}</w:t>
      </w:r>
    </w:p>
    <w:p w:rsidR="0078036D" w:rsidDel="00DD1F59" w:rsidP="0078036D" w:rsidRDefault="0078036D" w14:paraId="4BD98C42" w14:textId="77777777">
      <w:pPr>
        <w:pStyle w:val="FirstLevelBullet"/>
        <w:numPr>
          <w:ilvl w:val="0"/>
          <w:numId w:val="0"/>
        </w:numPr>
        <w:ind w:left="720" w:firstLine="360"/>
        <w:rPr>
          <w:del w:author="toantk" w:date="2022-07-25T13:50:00Z" w:id="15816"/>
        </w:rPr>
      </w:pPr>
      <w:r>
        <w:t>}</w:t>
      </w:r>
    </w:p>
    <w:p w:rsidR="00DD7619" w:rsidRDefault="00DD7619" w14:paraId="59B98922" w14:textId="3DCEBCBC">
      <w:pPr>
        <w:pStyle w:val="FirstLevelBullet"/>
        <w:numPr>
          <w:ilvl w:val="0"/>
          <w:numId w:val="0"/>
        </w:numPr>
        <w:ind w:left="720" w:firstLine="360"/>
        <w:pPrChange w:author="toantk" w:date="2022-07-25T13:50:00Z" w:id="15817">
          <w:pPr/>
        </w:pPrChange>
      </w:pPr>
    </w:p>
    <w:p w:rsidR="00DD7619" w:rsidDel="00DD1F59" w:rsidP="00484BA5" w:rsidRDefault="00DD7619" w14:paraId="47C74690" w14:textId="03106141">
      <w:pPr>
        <w:pStyle w:val="Heading2"/>
        <w:rPr>
          <w:del w:author="toantk" w:date="2022-07-25T13:50:00Z" w:id="15818"/>
        </w:rPr>
      </w:pPr>
      <w:bookmarkStart w:name="_Toc111218054" w:id="15819"/>
      <w:del w:author="toantk" w:date="2022-07-25T13:50:00Z" w:id="639404782">
        <w:r w:rsidDel="54AFB9FD">
          <w:delText>Tính năng lấy log thiết bị qua OneLink</w:delText>
        </w:r>
        <w:r w:rsidDel="54AFB9FD">
          <w:delText>Mobile App</w:delText>
        </w:r>
        <w:r w:rsidDel="54AFB9FD">
          <w:delText xml:space="preserve"> - Draft</w:delText>
        </w:r>
      </w:del>
      <w:bookmarkEnd w:id="15819"/>
    </w:p>
    <w:tbl>
      <w:tblPr>
        <w:tblStyle w:val="TableGrid"/>
        <w:tblW w:w="0" w:type="auto"/>
        <w:tblLook w:val="04A0" w:firstRow="1" w:lastRow="0" w:firstColumn="1" w:lastColumn="0" w:noHBand="0" w:noVBand="1"/>
      </w:tblPr>
      <w:tblGrid>
        <w:gridCol w:w="1885"/>
        <w:gridCol w:w="7340"/>
      </w:tblGrid>
      <w:tr w:rsidR="00DD7619" w:rsidDel="00DD1F59" w:rsidTr="00E5021C" w14:paraId="52DC1B3E" w14:textId="3A82D6F2">
        <w:trPr>
          <w:del w:author="toantk" w:date="2022-07-25T13:50:00Z" w:id="15821"/>
        </w:trPr>
        <w:tc>
          <w:tcPr>
            <w:tcW w:w="1885" w:type="dxa"/>
          </w:tcPr>
          <w:p w:rsidR="00DD7619" w:rsidDel="00DD1F59" w:rsidP="00E5021C" w:rsidRDefault="00DD7619" w14:paraId="42EAD628" w14:textId="7DD57B83">
            <w:pPr>
              <w:rPr>
                <w:del w:author="toantk" w:date="2022-07-25T13:50:00Z" w:id="15822"/>
              </w:rPr>
            </w:pPr>
            <w:del w:author="toantk" w:date="2022-07-25T13:50:00Z" w:id="15823">
              <w:r w:rsidDel="00DD1F59">
                <w:delText>ID</w:delText>
              </w:r>
            </w:del>
          </w:p>
        </w:tc>
        <w:tc>
          <w:tcPr>
            <w:tcW w:w="7340" w:type="dxa"/>
          </w:tcPr>
          <w:p w:rsidR="00DD7619" w:rsidDel="00DD1F59" w:rsidP="00E5021C" w:rsidRDefault="00DD7619" w14:paraId="4626A030" w14:textId="0B864E9F">
            <w:pPr>
              <w:rPr>
                <w:del w:author="toantk" w:date="2022-07-25T13:50:00Z" w:id="15824"/>
              </w:rPr>
            </w:pPr>
            <w:del w:author="toantk" w:date="2022-07-25T13:50:00Z" w:id="15825">
              <w:r w:rsidDel="00DD1F59">
                <w:delText>CN-2</w:delText>
              </w:r>
            </w:del>
            <w:ins w:author="Tran Khanh Toan" w:date="2022-07-01T15:21:00Z" w:id="15826">
              <w:del w:author="toantk" w:date="2022-07-25T13:50:00Z" w:id="15827">
                <w:r w:rsidDel="00DD1F59" w:rsidR="0021332D">
                  <w:delText>7</w:delText>
                </w:r>
              </w:del>
            </w:ins>
            <w:del w:author="toantk" w:date="2022-07-25T13:50:00Z" w:id="15828">
              <w:r w:rsidDel="00DD1F59" w:rsidR="00394013">
                <w:delText>6</w:delText>
              </w:r>
            </w:del>
          </w:p>
        </w:tc>
      </w:tr>
      <w:tr w:rsidR="00DD7619" w:rsidDel="00DD1F59" w:rsidTr="00E5021C" w14:paraId="34038099" w14:textId="73BCF8C4">
        <w:trPr>
          <w:del w:author="toantk" w:date="2022-07-25T13:50:00Z" w:id="15829"/>
        </w:trPr>
        <w:tc>
          <w:tcPr>
            <w:tcW w:w="1885" w:type="dxa"/>
          </w:tcPr>
          <w:p w:rsidR="00DD7619" w:rsidDel="00DD1F59" w:rsidP="00E5021C" w:rsidRDefault="00DD7619" w14:paraId="610DF024" w14:textId="76528BF3">
            <w:pPr>
              <w:rPr>
                <w:del w:author="toantk" w:date="2022-07-25T13:50:00Z" w:id="15830"/>
              </w:rPr>
            </w:pPr>
            <w:del w:author="toantk" w:date="2022-07-25T13:50:00Z" w:id="15831">
              <w:r w:rsidDel="00DD1F59">
                <w:delText>Name</w:delText>
              </w:r>
            </w:del>
          </w:p>
        </w:tc>
        <w:tc>
          <w:tcPr>
            <w:tcW w:w="7340" w:type="dxa"/>
          </w:tcPr>
          <w:p w:rsidR="00DD7619" w:rsidDel="00DD1F59" w:rsidP="00E5021C" w:rsidRDefault="00DD7619" w14:paraId="6EC26E04" w14:textId="4B4D68DE">
            <w:pPr>
              <w:rPr>
                <w:del w:author="toantk" w:date="2022-07-25T13:50:00Z" w:id="15832"/>
              </w:rPr>
            </w:pPr>
            <w:del w:author="toantk" w:date="2022-07-25T13:50:00Z" w:id="15833">
              <w:r w:rsidDel="00DD1F59">
                <w:delText>Tính năng lấy log thiết bị qua OneLink</w:delText>
              </w:r>
            </w:del>
            <w:ins w:author="Tran Khanh Toan" w:date="2022-07-01T15:43:00Z" w:id="15834">
              <w:del w:author="toantk" w:date="2022-07-25T13:50:00Z" w:id="15835">
                <w:r w:rsidDel="00DD1F59" w:rsidR="007A6979">
                  <w:delText>Mobile App</w:delText>
                </w:r>
              </w:del>
            </w:ins>
          </w:p>
        </w:tc>
      </w:tr>
      <w:tr w:rsidR="00DD7619" w:rsidDel="00DD1F59" w:rsidTr="00E5021C" w14:paraId="2F9424E8" w14:textId="2A87884E">
        <w:trPr>
          <w:del w:author="toantk" w:date="2022-07-25T13:50:00Z" w:id="15836"/>
        </w:trPr>
        <w:tc>
          <w:tcPr>
            <w:tcW w:w="1885" w:type="dxa"/>
          </w:tcPr>
          <w:p w:rsidR="00DD7619" w:rsidDel="00DD1F59" w:rsidP="00E5021C" w:rsidRDefault="00DD7619" w14:paraId="05692BDA" w14:textId="2EAFBB7E">
            <w:pPr>
              <w:rPr>
                <w:del w:author="toantk" w:date="2022-07-25T13:50:00Z" w:id="15837"/>
              </w:rPr>
            </w:pPr>
            <w:del w:author="toantk" w:date="2022-07-25T13:50:00Z" w:id="15838">
              <w:r w:rsidDel="00DD1F59">
                <w:delText>Description</w:delText>
              </w:r>
            </w:del>
          </w:p>
        </w:tc>
        <w:tc>
          <w:tcPr>
            <w:tcW w:w="7340" w:type="dxa"/>
          </w:tcPr>
          <w:p w:rsidR="00DD7619" w:rsidDel="00DD1F59" w:rsidP="00E5021C" w:rsidRDefault="00DD7619" w14:paraId="2EC3FB80" w14:textId="1242DF91">
            <w:pPr>
              <w:rPr>
                <w:del w:author="toantk" w:date="2022-07-25T13:50:00Z" w:id="15839"/>
              </w:rPr>
            </w:pPr>
            <w:del w:author="toantk" w:date="2022-07-25T13:50:00Z" w:id="15840">
              <w:r w:rsidDel="00DD1F59">
                <w:delText>Người quản trị điều khiển ONT nhận file firmware và thực hiện nâng cấp.</w:delText>
              </w:r>
            </w:del>
          </w:p>
        </w:tc>
      </w:tr>
      <w:tr w:rsidR="00DD7619" w:rsidDel="00DD1F59" w:rsidTr="00E5021C" w14:paraId="14AE366C" w14:textId="66C93334">
        <w:trPr>
          <w:del w:author="toantk" w:date="2022-07-25T13:50:00Z" w:id="15841"/>
        </w:trPr>
        <w:tc>
          <w:tcPr>
            <w:tcW w:w="1885" w:type="dxa"/>
          </w:tcPr>
          <w:p w:rsidR="00DD7619" w:rsidDel="00DD1F59" w:rsidP="00E5021C" w:rsidRDefault="00DD7619" w14:paraId="6158B617" w14:textId="02CCFFB7">
            <w:pPr>
              <w:rPr>
                <w:del w:author="toantk" w:date="2022-07-25T13:50:00Z" w:id="15842"/>
              </w:rPr>
            </w:pPr>
            <w:del w:author="toantk" w:date="2022-07-25T13:50:00Z" w:id="15843">
              <w:r w:rsidDel="00DD1F59">
                <w:delText>Actor</w:delText>
              </w:r>
            </w:del>
          </w:p>
        </w:tc>
        <w:tc>
          <w:tcPr>
            <w:tcW w:w="7340" w:type="dxa"/>
          </w:tcPr>
          <w:p w:rsidR="00DD7619" w:rsidDel="00DD1F59" w:rsidP="00E5021C" w:rsidRDefault="00DD7619" w14:paraId="234E7A15" w14:textId="37F2558F">
            <w:pPr>
              <w:rPr>
                <w:del w:author="toantk" w:date="2022-07-25T13:50:00Z" w:id="15844"/>
              </w:rPr>
            </w:pPr>
            <w:del w:author="toantk" w:date="2022-07-25T13:50:00Z" w:id="15845">
              <w:r w:rsidDel="00DD1F59">
                <w:delText>Admin</w:delText>
              </w:r>
            </w:del>
          </w:p>
        </w:tc>
      </w:tr>
      <w:tr w:rsidR="00DD7619" w:rsidDel="00DD1F59" w:rsidTr="00E5021C" w14:paraId="0C8579C0" w14:textId="2D5BDD83">
        <w:trPr>
          <w:del w:author="toantk" w:date="2022-07-25T13:50:00Z" w:id="15846"/>
        </w:trPr>
        <w:tc>
          <w:tcPr>
            <w:tcW w:w="1885" w:type="dxa"/>
          </w:tcPr>
          <w:p w:rsidR="00DD7619" w:rsidDel="00DD1F59" w:rsidP="00E5021C" w:rsidRDefault="00DD7619" w14:paraId="7A6A88F3" w14:textId="4DD43447">
            <w:pPr>
              <w:rPr>
                <w:del w:author="toantk" w:date="2022-07-25T13:50:00Z" w:id="15847"/>
              </w:rPr>
            </w:pPr>
            <w:del w:author="toantk" w:date="2022-07-25T13:50:00Z" w:id="15848">
              <w:r w:rsidDel="00DD1F59">
                <w:delText>Pre-condition</w:delText>
              </w:r>
            </w:del>
          </w:p>
        </w:tc>
        <w:tc>
          <w:tcPr>
            <w:tcW w:w="7340" w:type="dxa"/>
          </w:tcPr>
          <w:p w:rsidR="00DD7619" w:rsidDel="00DD1F59" w:rsidP="00E5021C" w:rsidRDefault="00DD7619" w14:paraId="6414C990" w14:textId="5C89CBCA">
            <w:pPr>
              <w:rPr>
                <w:del w:author="toantk" w:date="2022-07-25T13:50:00Z" w:id="15849"/>
              </w:rPr>
            </w:pPr>
            <w:del w:author="toantk" w:date="2022-07-25T13:50:00Z" w:id="15850">
              <w:r w:rsidDel="00DD1F59">
                <w:delText>Thiết bị hoạt động bình thường, OneLink</w:delText>
              </w:r>
            </w:del>
            <w:ins w:author="Tran Khanh Toan" w:date="2022-07-01T15:43:00Z" w:id="15851">
              <w:del w:author="toantk" w:date="2022-07-25T13:50:00Z" w:id="15852">
                <w:r w:rsidDel="00DD1F59" w:rsidR="007A6979">
                  <w:delText>Mobile App</w:delText>
                </w:r>
              </w:del>
            </w:ins>
            <w:del w:author="toantk" w:date="2022-07-25T13:50:00Z" w:id="15853">
              <w:r w:rsidDel="00DD1F59">
                <w:delText xml:space="preserve"> đã đăng nhập thành công vào thiết bị và được cấp phiên truy nhập</w:delText>
              </w:r>
            </w:del>
          </w:p>
        </w:tc>
      </w:tr>
      <w:tr w:rsidR="00DD7619" w:rsidDel="00DD1F59" w:rsidTr="00E5021C" w14:paraId="361F8548" w14:textId="27482518">
        <w:trPr>
          <w:del w:author="toantk" w:date="2022-07-25T13:50:00Z" w:id="15854"/>
        </w:trPr>
        <w:tc>
          <w:tcPr>
            <w:tcW w:w="1885" w:type="dxa"/>
          </w:tcPr>
          <w:p w:rsidR="00DD7619" w:rsidDel="00DD1F59" w:rsidP="00E5021C" w:rsidRDefault="00DD7619" w14:paraId="779C6575" w14:textId="17EEBEBC">
            <w:pPr>
              <w:rPr>
                <w:del w:author="toantk" w:date="2022-07-25T13:50:00Z" w:id="15855"/>
              </w:rPr>
            </w:pPr>
            <w:del w:author="toantk" w:date="2022-07-25T13:50:00Z" w:id="15856">
              <w:r w:rsidDel="00DD1F59">
                <w:delText>Post-condition</w:delText>
              </w:r>
            </w:del>
          </w:p>
        </w:tc>
        <w:tc>
          <w:tcPr>
            <w:tcW w:w="7340" w:type="dxa"/>
          </w:tcPr>
          <w:p w:rsidR="00DD7619" w:rsidDel="00DD1F59" w:rsidP="00E5021C" w:rsidRDefault="00DD7619" w14:paraId="45ED27E0" w14:textId="542840BB">
            <w:pPr>
              <w:rPr>
                <w:del w:author="toantk" w:date="2022-07-25T13:50:00Z" w:id="15857"/>
              </w:rPr>
            </w:pPr>
            <w:del w:author="toantk" w:date="2022-07-25T13:50:00Z" w:id="15858">
              <w:r w:rsidDel="00DD1F59">
                <w:delText>Thiết bị phản hồi đầy đủ thông tin cho OneLink</w:delText>
              </w:r>
            </w:del>
            <w:ins w:author="Tran Khanh Toan" w:date="2022-07-01T15:43:00Z" w:id="15859">
              <w:del w:author="toantk" w:date="2022-07-25T13:50:00Z" w:id="15860">
                <w:r w:rsidDel="00DD1F59" w:rsidR="007A6979">
                  <w:delText>Mobile App</w:delText>
                </w:r>
              </w:del>
            </w:ins>
            <w:del w:author="toantk" w:date="2022-07-25T13:50:00Z" w:id="15861">
              <w:r w:rsidDel="00DD1F59">
                <w:delText xml:space="preserve"> </w:delText>
              </w:r>
            </w:del>
          </w:p>
        </w:tc>
      </w:tr>
    </w:tbl>
    <w:p w:rsidR="00DD7619" w:rsidDel="00DD1F59" w:rsidP="00DD7619" w:rsidRDefault="00DD7619" w14:paraId="7248EAE1" w14:textId="15C3D76C">
      <w:pPr>
        <w:rPr>
          <w:del w:author="toantk" w:date="2022-07-25T13:50:00Z" w:id="15862"/>
        </w:rPr>
      </w:pPr>
    </w:p>
    <w:p w:rsidR="00DD7619" w:rsidDel="00DD1F59" w:rsidP="00DD7619" w:rsidRDefault="00DD7619" w14:paraId="72679DC4" w14:textId="256755AB">
      <w:pPr>
        <w:pStyle w:val="Heading3"/>
        <w:rPr>
          <w:del w:author="toantk" w:date="2022-07-25T13:50:00Z" w:id="15863"/>
        </w:rPr>
      </w:pPr>
      <w:bookmarkStart w:name="_Toc111218055" w:id="15864"/>
      <w:del w:author="toantk" w:date="2022-07-25T13:50:00Z" w:id="15865">
        <w:r w:rsidDel="00DD1F59">
          <w:delText>Usecase – Điều khiển lấy log thiết bị qua OneLink</w:delText>
        </w:r>
      </w:del>
      <w:ins w:author="Tran Khanh Toan" w:date="2022-07-01T15:43:00Z" w:id="15866">
        <w:del w:author="toantk" w:date="2022-07-25T13:50:00Z" w:id="15867">
          <w:r w:rsidDel="00DD1F59" w:rsidR="007A6979">
            <w:delText>Mobile App</w:delText>
          </w:r>
        </w:del>
      </w:ins>
      <w:bookmarkEnd w:id="15864"/>
    </w:p>
    <w:tbl>
      <w:tblPr>
        <w:tblStyle w:val="TableGrid"/>
        <w:tblW w:w="9360" w:type="dxa"/>
        <w:tblInd w:w="175" w:type="dxa"/>
        <w:tblLayout w:type="fixed"/>
        <w:tblLook w:val="04A0" w:firstRow="1" w:lastRow="0" w:firstColumn="1" w:lastColumn="0" w:noHBand="0" w:noVBand="1"/>
      </w:tblPr>
      <w:tblGrid>
        <w:gridCol w:w="1769"/>
        <w:gridCol w:w="7591"/>
      </w:tblGrid>
      <w:tr w:rsidR="0035117C" w:rsidDel="00DD1F59" w:rsidTr="2ADD6C4A" w14:paraId="341612F4" w14:textId="77777777">
        <w:trPr>
          <w:del w:author="toantk" w:date="2022-07-25T13:50:00Z" w:id="662558006"/>
        </w:trPr>
        <w:tc>
          <w:tcPr>
            <w:tcW w:w="1769" w:type="dxa"/>
            <w:tcMar/>
          </w:tcPr>
          <w:p w:rsidR="00DD7619" w:rsidDel="00DD1F59" w:rsidP="00E5021C" w:rsidRDefault="00DD7619" w14:paraId="0C1C54ED" w14:textId="0ACC4D7B">
            <w:pPr>
              <w:rPr>
                <w:del w:author="toantk" w:date="2022-07-25T13:50:00Z" w:id="15869"/>
              </w:rPr>
            </w:pPr>
            <w:del w:author="toantk" w:date="2022-07-25T13:50:00Z" w:id="15870">
              <w:r w:rsidDel="00DD1F59">
                <w:delText>ID</w:delText>
              </w:r>
            </w:del>
          </w:p>
        </w:tc>
        <w:tc>
          <w:tcPr>
            <w:tcW w:w="7591" w:type="dxa"/>
            <w:tcMar/>
          </w:tcPr>
          <w:p w:rsidR="00DD7619" w:rsidDel="00DD1F59" w:rsidP="00E5021C" w:rsidRDefault="00DD7619" w14:paraId="35F2D127" w14:textId="07E07B8D">
            <w:pPr>
              <w:rPr>
                <w:del w:author="toantk" w:date="2022-07-25T13:50:00Z" w:id="15871"/>
              </w:rPr>
            </w:pPr>
            <w:del w:author="toantk" w:date="2022-07-25T13:50:00Z" w:id="15872">
              <w:r w:rsidDel="00DD1F59">
                <w:delText>UC-</w:delText>
              </w:r>
              <w:r w:rsidDel="00DD1F59" w:rsidR="00394013">
                <w:delText>5</w:delText>
              </w:r>
            </w:del>
            <w:ins w:author="Tran Khanh Toan" w:date="2022-07-01T15:21:00Z" w:id="15873">
              <w:del w:author="toantk" w:date="2022-07-25T13:50:00Z" w:id="15874">
                <w:r w:rsidDel="00DD1F59" w:rsidR="0021332D">
                  <w:delText>2</w:delText>
                </w:r>
              </w:del>
            </w:ins>
            <w:del w:author="toantk" w:date="2022-07-25T13:50:00Z" w:id="15875">
              <w:r w:rsidDel="00DD1F59" w:rsidR="00394013">
                <w:delText>0</w:delText>
              </w:r>
            </w:del>
          </w:p>
        </w:tc>
      </w:tr>
      <w:tr w:rsidR="0035117C" w:rsidDel="00DD1F59" w:rsidTr="2ADD6C4A" w14:paraId="4DE1F6BA" w14:textId="77777777">
        <w:trPr>
          <w:del w:author="toantk" w:date="2022-07-25T13:50:00Z" w:id="1391999965"/>
        </w:trPr>
        <w:tc>
          <w:tcPr>
            <w:tcW w:w="1769" w:type="dxa"/>
            <w:tcMar/>
          </w:tcPr>
          <w:p w:rsidR="00DD7619" w:rsidDel="00DD1F59" w:rsidP="00E5021C" w:rsidRDefault="00DD7619" w14:paraId="46C97ACD" w14:textId="4DC3409C">
            <w:pPr>
              <w:rPr>
                <w:del w:author="toantk" w:date="2022-07-25T13:50:00Z" w:id="15877"/>
              </w:rPr>
            </w:pPr>
            <w:del w:author="toantk" w:date="2022-07-25T13:50:00Z" w:id="15878">
              <w:r w:rsidDel="00DD1F59">
                <w:delText>Name</w:delText>
              </w:r>
            </w:del>
          </w:p>
        </w:tc>
        <w:tc>
          <w:tcPr>
            <w:tcW w:w="7591" w:type="dxa"/>
            <w:tcMar/>
          </w:tcPr>
          <w:p w:rsidR="00DD7619" w:rsidDel="00DD1F59" w:rsidP="00E5021C" w:rsidRDefault="00DD7619" w14:paraId="3A78F7DE" w14:textId="11416F4C">
            <w:pPr>
              <w:rPr>
                <w:del w:author="toantk" w:date="2022-07-25T13:50:00Z" w:id="15879"/>
              </w:rPr>
            </w:pPr>
            <w:del w:author="toantk" w:date="2022-07-25T13:50:00Z" w:id="15880">
              <w:r w:rsidDel="00DD1F59">
                <w:delText>Điều khiển lấy log thiết bị qua OneLink</w:delText>
              </w:r>
            </w:del>
            <w:ins w:author="Tran Khanh Toan" w:date="2022-07-01T15:43:00Z" w:id="15881">
              <w:del w:author="toantk" w:date="2022-07-25T13:50:00Z" w:id="15882">
                <w:r w:rsidDel="00DD1F59" w:rsidR="007A6979">
                  <w:delText>Mobile App</w:delText>
                </w:r>
              </w:del>
            </w:ins>
          </w:p>
        </w:tc>
      </w:tr>
      <w:tr w:rsidR="0035117C" w:rsidDel="00DD1F59" w:rsidTr="2ADD6C4A" w14:paraId="70C32079" w14:textId="77777777">
        <w:trPr>
          <w:del w:author="toantk" w:date="2022-07-25T13:50:00Z" w:id="1305509222"/>
        </w:trPr>
        <w:tc>
          <w:tcPr>
            <w:tcW w:w="1769" w:type="dxa"/>
            <w:tcMar/>
          </w:tcPr>
          <w:p w:rsidR="00DD7619" w:rsidDel="00DD1F59" w:rsidP="00E5021C" w:rsidRDefault="00DD7619" w14:paraId="54C8D526" w14:textId="785F4CD8">
            <w:pPr>
              <w:rPr>
                <w:del w:author="toantk" w:date="2022-07-25T13:50:00Z" w:id="15884"/>
              </w:rPr>
            </w:pPr>
            <w:del w:author="toantk" w:date="2022-07-25T13:50:00Z" w:id="15885">
              <w:r w:rsidDel="00DD1F59">
                <w:delText>Description</w:delText>
              </w:r>
            </w:del>
          </w:p>
        </w:tc>
        <w:tc>
          <w:tcPr>
            <w:tcW w:w="7591" w:type="dxa"/>
            <w:tcMar/>
          </w:tcPr>
          <w:p w:rsidR="00DD7619" w:rsidDel="00DD1F59" w:rsidP="00E5021C" w:rsidRDefault="00DD7619" w14:paraId="74DE7751" w14:textId="47C94783">
            <w:pPr>
              <w:pStyle w:val="FirstLevelBullet"/>
              <w:rPr>
                <w:ins w:author="Tran Khanh Toan" w:date="2022-07-01T15:21:00Z" w:id="15886"/>
                <w:del w:author="toantk" w:date="2022-07-25T13:50:00Z" w:id="15887"/>
              </w:rPr>
            </w:pPr>
            <w:del w:author="toantk" w:date="2022-07-25T13:50:00Z" w:id="15888">
              <w:r w:rsidDel="00DD1F59">
                <w:delText>OneLink</w:delText>
              </w:r>
            </w:del>
            <w:ins w:author="Tran Khanh Toan" w:date="2022-07-01T15:43:00Z" w:id="15889">
              <w:del w:author="toantk" w:date="2022-07-25T13:50:00Z" w:id="15890">
                <w:r w:rsidDel="00DD1F59" w:rsidR="007A6979">
                  <w:delText>Mobile App</w:delText>
                </w:r>
              </w:del>
            </w:ins>
            <w:del w:author="toantk" w:date="2022-07-25T13:50:00Z" w:id="15891">
              <w:r w:rsidDel="00DD1F59">
                <w:delText xml:space="preserve"> gửi yêu cầu lấy log thiết bị xuống ONT.</w:delText>
              </w:r>
            </w:del>
          </w:p>
          <w:p w:rsidR="0021332D" w:rsidDel="00DD1F59" w:rsidRDefault="0021332D" w14:paraId="3CA0BD76" w14:textId="0D1C8C64">
            <w:pPr>
              <w:pStyle w:val="FirstLevelBullet"/>
              <w:rPr>
                <w:del w:author="toantk" w:date="2022-07-25T13:50:00Z" w:id="1272422455"/>
              </w:rPr>
            </w:pPr>
            <w:del w:author="toantk" w:date="2022-07-25T13:50:00Z" w:id="382879042">
              <w:r w:rsidDel="7B9170D2">
                <w:delText xml:space="preserve">Mobile App thực hiện request với định dạng </w:delText>
              </w:r>
              <w:r>
                <w:fldChar w:fldCharType="begin"/>
              </w:r>
              <w:r>
                <w:delInstrText xml:space="preserve"> HYPERLINK "https://&lt;ip&gt;:&lt;port&gt;/onelinkagent" </w:delInstrText>
              </w:r>
              <w:r>
                <w:fldChar w:fldCharType="separate"/>
              </w:r>
              <w:r w:rsidRPr="2ADD6C4A" w:rsidDel="7B9170D2">
                <w:rPr>
                  <w:rStyle w:val="Hyperlink"/>
                </w:rPr>
                <w:delText>https://&lt;ip&gt;:&lt;port&gt;/onelinkagent</w:delText>
              </w:r>
              <w:r>
                <w:fldChar w:fldCharType="end"/>
              </w:r>
              <w:r w:rsidDel="7B9170D2">
                <w:delText xml:space="preserve"> với cookies đi kèm request được quy định trong mục 7.2.1</w:delText>
              </w:r>
            </w:del>
          </w:p>
          <w:p w:rsidR="00DD7619" w:rsidDel="00DD1F59" w:rsidP="00E5021C" w:rsidRDefault="00DD7619" w14:paraId="159449A7" w14:textId="182BB5DA">
            <w:pPr>
              <w:pStyle w:val="FirstLevelBullet"/>
              <w:rPr>
                <w:del w:author="toantk" w:date="2022-07-25T13:50:00Z" w:id="15894"/>
              </w:rPr>
            </w:pPr>
            <w:del w:author="toantk" w:date="2022-07-25T13:50:00Z" w:id="15895">
              <w:r w:rsidDel="00DD1F59">
                <w:delText>ONT nhận yêu cầu và gửi lại phản hồi cho OneLink</w:delText>
              </w:r>
            </w:del>
            <w:ins w:author="Tran Khanh Toan" w:date="2022-07-01T15:43:00Z" w:id="15896">
              <w:del w:author="toantk" w:date="2022-07-25T13:50:00Z" w:id="15897">
                <w:r w:rsidDel="00DD1F59" w:rsidR="007A6979">
                  <w:delText>Mobile App</w:delText>
                </w:r>
              </w:del>
            </w:ins>
            <w:del w:author="toantk" w:date="2022-07-25T13:50:00Z" w:id="15898">
              <w:r w:rsidDel="00DD1F59">
                <w:delText>, có kèm nội dung file log trông bản tin HTTP.</w:delText>
              </w:r>
            </w:del>
          </w:p>
          <w:p w:rsidR="00DD7619" w:rsidDel="00DD1F59" w:rsidP="00E5021C" w:rsidRDefault="00DD7619" w14:paraId="74DA3C72" w14:textId="03761968">
            <w:pPr>
              <w:pStyle w:val="FirstLevelBullet"/>
              <w:rPr>
                <w:del w:author="toantk" w:date="2022-07-25T13:50:00Z" w:id="15899"/>
              </w:rPr>
            </w:pPr>
            <w:del w:author="toantk" w:date="2022-07-25T13:50:00Z" w:id="15900">
              <w:r w:rsidDel="00DD1F59">
                <w:delText>Nếu có xảy ra lỗi ONT gửi phản hồi mã lỗi.</w:delText>
              </w:r>
            </w:del>
          </w:p>
        </w:tc>
      </w:tr>
      <w:tr w:rsidR="0035117C" w:rsidDel="00DD1F59" w:rsidTr="2ADD6C4A" w14:paraId="08C1B92C" w14:textId="77777777">
        <w:trPr>
          <w:del w:author="toantk" w:date="2022-07-25T13:50:00Z" w:id="1552134425"/>
        </w:trPr>
        <w:tc>
          <w:tcPr>
            <w:tcW w:w="1769" w:type="dxa"/>
            <w:tcMar/>
          </w:tcPr>
          <w:p w:rsidR="00DD7619" w:rsidDel="00DD1F59" w:rsidP="00E5021C" w:rsidRDefault="00DD7619" w14:paraId="09828E04" w14:textId="1E53F16E">
            <w:pPr>
              <w:rPr>
                <w:del w:author="toantk" w:date="2022-07-25T13:50:00Z" w:id="15902"/>
              </w:rPr>
            </w:pPr>
            <w:del w:author="toantk" w:date="2022-07-25T13:50:00Z" w:id="15903">
              <w:r w:rsidDel="00DD1F59">
                <w:delText>Actor</w:delText>
              </w:r>
            </w:del>
          </w:p>
        </w:tc>
        <w:tc>
          <w:tcPr>
            <w:tcW w:w="7591" w:type="dxa"/>
            <w:tcMar/>
          </w:tcPr>
          <w:p w:rsidR="00DD7619" w:rsidDel="00DD1F59" w:rsidP="00E5021C" w:rsidRDefault="00DD7619" w14:paraId="708ED7D6" w14:textId="6421C85B">
            <w:pPr>
              <w:rPr>
                <w:del w:author="toantk" w:date="2022-07-25T13:50:00Z" w:id="15904"/>
              </w:rPr>
            </w:pPr>
            <w:del w:author="toantk" w:date="2022-07-25T13:50:00Z" w:id="15905">
              <w:r w:rsidDel="00DD1F59">
                <w:delText>Admin</w:delText>
              </w:r>
            </w:del>
          </w:p>
        </w:tc>
      </w:tr>
      <w:tr w:rsidR="0035117C" w:rsidDel="00DD1F59" w:rsidTr="2ADD6C4A" w14:paraId="0AE9802A" w14:textId="77777777">
        <w:trPr>
          <w:del w:author="toantk" w:date="2022-07-25T13:50:00Z" w:id="564970434"/>
        </w:trPr>
        <w:tc>
          <w:tcPr>
            <w:tcW w:w="1769" w:type="dxa"/>
            <w:tcMar/>
          </w:tcPr>
          <w:p w:rsidR="00DD7619" w:rsidDel="00DD1F59" w:rsidP="00E5021C" w:rsidRDefault="00DD7619" w14:paraId="686B3812" w14:textId="2FB363BE">
            <w:pPr>
              <w:rPr>
                <w:del w:author="toantk" w:date="2022-07-25T13:50:00Z" w:id="15907"/>
              </w:rPr>
            </w:pPr>
            <w:del w:author="toantk" w:date="2022-07-25T13:50:00Z" w:id="15908">
              <w:r w:rsidDel="00DD1F59">
                <w:delText>Pre-condition</w:delText>
              </w:r>
            </w:del>
          </w:p>
        </w:tc>
        <w:tc>
          <w:tcPr>
            <w:tcW w:w="7591" w:type="dxa"/>
            <w:tcMar/>
          </w:tcPr>
          <w:p w:rsidR="00DD7619" w:rsidDel="00DD1F59" w:rsidP="00E5021C" w:rsidRDefault="00DD7619" w14:paraId="7452FBFA" w14:textId="02BB25BD">
            <w:pPr>
              <w:rPr>
                <w:del w:author="toantk" w:date="2022-07-25T13:50:00Z" w:id="15909"/>
              </w:rPr>
            </w:pPr>
            <w:del w:author="toantk" w:date="2022-07-25T13:50:00Z" w:id="15910">
              <w:r w:rsidDel="00DD1F59">
                <w:delText>Thiết bị hoạt động bình thường, OneLink</w:delText>
              </w:r>
            </w:del>
            <w:ins w:author="Tran Khanh Toan" w:date="2022-07-01T15:43:00Z" w:id="15911">
              <w:del w:author="toantk" w:date="2022-07-25T13:50:00Z" w:id="15912">
                <w:r w:rsidDel="00DD1F59" w:rsidR="007A6979">
                  <w:delText>Mobile App</w:delText>
                </w:r>
              </w:del>
            </w:ins>
            <w:del w:author="toantk" w:date="2022-07-25T13:50:00Z" w:id="15913">
              <w:r w:rsidDel="00DD1F59">
                <w:delText xml:space="preserve"> đã đăng nhập thành công vào thiết bị và được cấp phiên truy nhập</w:delText>
              </w:r>
            </w:del>
          </w:p>
        </w:tc>
      </w:tr>
      <w:tr w:rsidR="0035117C" w:rsidDel="00DD1F59" w:rsidTr="2ADD6C4A" w14:paraId="3AE6810F" w14:textId="77777777">
        <w:trPr>
          <w:del w:author="toantk" w:date="2022-07-25T13:50:00Z" w:id="674345674"/>
        </w:trPr>
        <w:tc>
          <w:tcPr>
            <w:tcW w:w="1769" w:type="dxa"/>
            <w:tcMar/>
          </w:tcPr>
          <w:p w:rsidR="00DD7619" w:rsidDel="00DD1F59" w:rsidP="00E5021C" w:rsidRDefault="00DD7619" w14:paraId="5788C5AB" w14:textId="463D627A">
            <w:pPr>
              <w:rPr>
                <w:del w:author="toantk" w:date="2022-07-25T13:50:00Z" w:id="15915"/>
              </w:rPr>
            </w:pPr>
            <w:del w:author="toantk" w:date="2022-07-25T13:50:00Z" w:id="15916">
              <w:r w:rsidDel="00DD1F59">
                <w:delText>Post-condition</w:delText>
              </w:r>
            </w:del>
          </w:p>
        </w:tc>
        <w:tc>
          <w:tcPr>
            <w:tcW w:w="7591" w:type="dxa"/>
            <w:tcMar/>
          </w:tcPr>
          <w:p w:rsidR="00DD7619" w:rsidDel="00DD1F59" w:rsidP="00E5021C" w:rsidRDefault="00DD7619" w14:paraId="3514093D" w14:textId="08E5EDC9">
            <w:pPr>
              <w:rPr>
                <w:del w:author="toantk" w:date="2022-07-25T13:50:00Z" w:id="15917"/>
              </w:rPr>
            </w:pPr>
            <w:del w:author="toantk" w:date="2022-07-25T13:50:00Z" w:id="15918">
              <w:r w:rsidDel="00DD1F59">
                <w:delText>Thiết bị phản hồi đầy đủ các thông tin cho OneLink</w:delText>
              </w:r>
            </w:del>
            <w:ins w:author="Tran Khanh Toan" w:date="2022-07-01T15:43:00Z" w:id="15919">
              <w:del w:author="toantk" w:date="2022-07-25T13:50:00Z" w:id="15920">
                <w:r w:rsidDel="00DD1F59" w:rsidR="007A6979">
                  <w:delText>Mobile App</w:delText>
                </w:r>
              </w:del>
            </w:ins>
          </w:p>
        </w:tc>
      </w:tr>
    </w:tbl>
    <w:p w:rsidR="0035117C" w:rsidRDefault="0035117C" w14:paraId="68C343E4" w14:textId="1DF1AB93">
      <w:pPr>
        <w:pStyle w:val="Caption"/>
        <w:keepNext/>
        <w:rPr>
          <w:ins w:author="toantk" w:date="2022-08-04T17:50:00Z" w:id="15921"/>
        </w:rPr>
        <w:pPrChange w:author="toantk" w:date="2022-08-04T17:50:00Z" w:id="15922">
          <w:pPr/>
        </w:pPrChange>
      </w:pPr>
      <w:bookmarkStart w:name="_Toc110529186" w:id="15923"/>
      <w:ins w:author="toantk" w:date="2022-08-04T17:50:00Z" w:id="15924">
        <w:r>
          <w:t xml:space="preserve">Bảng </w:t>
        </w:r>
        <w:r>
          <w:fldChar w:fldCharType="begin"/>
        </w:r>
        <w:r>
          <w:instrText xml:space="preserve"> STYLEREF 1 \s </w:instrText>
        </w:r>
      </w:ins>
      <w:r>
        <w:fldChar w:fldCharType="separate"/>
      </w:r>
      <w:r w:rsidR="00533729">
        <w:rPr>
          <w:noProof/>
        </w:rPr>
        <w:t>7</w:t>
      </w:r>
      <w:ins w:author="toantk" w:date="2022-08-04T17:50:00Z" w:id="15925">
        <w:r>
          <w:fldChar w:fldCharType="end"/>
        </w:r>
        <w:r>
          <w:t>.</w:t>
        </w:r>
        <w:r>
          <w:fldChar w:fldCharType="begin"/>
        </w:r>
        <w:r>
          <w:instrText xml:space="preserve"> SEQ Bảng \* ARABIC \s 1 </w:instrText>
        </w:r>
      </w:ins>
      <w:r>
        <w:fldChar w:fldCharType="separate"/>
      </w:r>
      <w:r w:rsidR="00533729">
        <w:rPr>
          <w:noProof/>
        </w:rPr>
        <w:t>37</w:t>
      </w:r>
      <w:ins w:author="toantk" w:date="2022-08-04T17:50:00Z" w:id="15926">
        <w:r>
          <w:fldChar w:fldCharType="end"/>
        </w:r>
        <w:r>
          <w:t xml:space="preserve"> Bảng mô tả tham số trong luồng điều khiển nâng cấp </w:t>
        </w:r>
      </w:ins>
      <w:ins w:author="toantk" w:date="2022-08-04T17:51:00Z" w:id="15927">
        <w:r>
          <w:t>Firmware</w:t>
        </w:r>
      </w:ins>
      <w:bookmarkEnd w:id="15923"/>
    </w:p>
    <w:tbl>
      <w:tblPr>
        <w:tblStyle w:val="TableGrid"/>
        <w:tblW w:w="9360" w:type="dxa"/>
        <w:tblInd w:w="175" w:type="dxa"/>
        <w:tblLayout w:type="fixed"/>
        <w:tblLook w:val="04A0" w:firstRow="1" w:lastRow="0" w:firstColumn="1" w:lastColumn="0" w:noHBand="0" w:noVBand="1"/>
        <w:tblPrChange w:author="toantk" w:date="2022-08-04T17:49:00Z" w:id="15928">
          <w:tblPr>
            <w:tblStyle w:val="TableGrid"/>
            <w:tblW w:w="9360" w:type="dxa"/>
            <w:tblInd w:w="175" w:type="dxa"/>
            <w:tblLayout w:type="fixed"/>
            <w:tblLook w:val="04A0" w:firstRow="1" w:lastRow="0" w:firstColumn="1" w:lastColumn="0" w:noHBand="0" w:noVBand="1"/>
          </w:tblPr>
        </w:tblPrChange>
      </w:tblPr>
      <w:tblGrid>
        <w:gridCol w:w="705"/>
        <w:gridCol w:w="1064"/>
        <w:gridCol w:w="2090"/>
        <w:gridCol w:w="1442"/>
        <w:gridCol w:w="2496"/>
        <w:gridCol w:w="1563"/>
        <w:tblGridChange w:id="15929">
          <w:tblGrid>
            <w:gridCol w:w="705"/>
            <w:gridCol w:w="1"/>
            <w:gridCol w:w="1063"/>
            <w:gridCol w:w="2"/>
            <w:gridCol w:w="2"/>
            <w:gridCol w:w="1822"/>
            <w:gridCol w:w="264"/>
            <w:gridCol w:w="6"/>
            <w:gridCol w:w="1436"/>
            <w:gridCol w:w="385"/>
            <w:gridCol w:w="267"/>
            <w:gridCol w:w="1844"/>
            <w:gridCol w:w="393"/>
            <w:gridCol w:w="264"/>
            <w:gridCol w:w="349"/>
            <w:gridCol w:w="557"/>
            <w:gridCol w:w="263"/>
          </w:tblGrid>
        </w:tblGridChange>
      </w:tblGrid>
      <w:tr w:rsidR="0035117C" w:rsidTr="0035117C" w14:paraId="55BC0926" w14:textId="77777777">
        <w:trPr>
          <w:ins w:author="toantk" w:date="2022-08-04T17:47:00Z" w:id="15930"/>
          <w:trPrChange w:author="toantk" w:date="2022-08-04T17:49:00Z" w:id="15931">
            <w:trPr>
              <w:gridAfter w:val="0"/>
            </w:trPr>
          </w:trPrChange>
        </w:trPr>
        <w:tc>
          <w:tcPr>
            <w:tcW w:w="705" w:type="dxa"/>
            <w:tcPrChange w:author="toantk" w:date="2022-08-04T17:49:00Z" w:id="15932">
              <w:tcPr>
                <w:tcW w:w="706" w:type="dxa"/>
                <w:gridSpan w:val="2"/>
              </w:tcPr>
            </w:tcPrChange>
          </w:tcPr>
          <w:p w:rsidR="00DE5CD4" w:rsidP="00EA6B8E" w:rsidRDefault="00DE5CD4" w14:paraId="7C2948AB" w14:textId="77777777">
            <w:pPr>
              <w:pStyle w:val="ListParagraph"/>
              <w:ind w:left="0"/>
              <w:rPr>
                <w:ins w:author="toantk" w:date="2022-08-04T17:47:00Z" w:id="15933"/>
                <w:b/>
                <w:bCs/>
              </w:rPr>
            </w:pPr>
            <w:ins w:author="toantk" w:date="2022-08-04T17:47:00Z" w:id="15934">
              <w:r>
                <w:rPr>
                  <w:b/>
                  <w:bCs/>
                </w:rPr>
                <w:t>STT</w:t>
              </w:r>
            </w:ins>
          </w:p>
        </w:tc>
        <w:tc>
          <w:tcPr>
            <w:tcW w:w="1064" w:type="dxa"/>
            <w:tcPrChange w:author="toantk" w:date="2022-08-04T17:49:00Z" w:id="15935">
              <w:tcPr>
                <w:tcW w:w="1067" w:type="dxa"/>
                <w:gridSpan w:val="3"/>
              </w:tcPr>
            </w:tcPrChange>
          </w:tcPr>
          <w:p w:rsidR="00DE5CD4" w:rsidP="00EA6B8E" w:rsidRDefault="00DE5CD4" w14:paraId="56D5D1B0" w14:textId="77777777">
            <w:pPr>
              <w:pStyle w:val="ListParagraph"/>
              <w:ind w:left="0"/>
              <w:rPr>
                <w:ins w:author="toantk" w:date="2022-08-04T17:47:00Z" w:id="15936"/>
                <w:b/>
                <w:bCs/>
              </w:rPr>
            </w:pPr>
            <w:ins w:author="toantk" w:date="2022-08-04T17:47:00Z" w:id="15937">
              <w:r>
                <w:rPr>
                  <w:b/>
                  <w:bCs/>
                </w:rPr>
                <w:t>Tham số</w:t>
              </w:r>
            </w:ins>
          </w:p>
        </w:tc>
        <w:tc>
          <w:tcPr>
            <w:tcW w:w="2090" w:type="dxa"/>
            <w:tcPrChange w:author="toantk" w:date="2022-08-04T17:49:00Z" w:id="15938">
              <w:tcPr>
                <w:tcW w:w="1822" w:type="dxa"/>
              </w:tcPr>
            </w:tcPrChange>
          </w:tcPr>
          <w:p w:rsidR="00DE5CD4" w:rsidP="00EA6B8E" w:rsidRDefault="00DE5CD4" w14:paraId="63DA39A8" w14:textId="77777777">
            <w:pPr>
              <w:pStyle w:val="ListParagraph"/>
              <w:ind w:left="0"/>
              <w:rPr>
                <w:ins w:author="toantk" w:date="2022-08-04T17:47:00Z" w:id="15939"/>
                <w:b/>
                <w:bCs/>
              </w:rPr>
            </w:pPr>
            <w:ins w:author="toantk" w:date="2022-08-04T17:47:00Z" w:id="15940">
              <w:r>
                <w:rPr>
                  <w:b/>
                  <w:bCs/>
                </w:rPr>
                <w:t>Mô tả</w:t>
              </w:r>
            </w:ins>
          </w:p>
        </w:tc>
        <w:tc>
          <w:tcPr>
            <w:tcW w:w="1442" w:type="dxa"/>
            <w:tcPrChange w:author="toantk" w:date="2022-08-04T17:49:00Z" w:id="15941">
              <w:tcPr>
                <w:tcW w:w="2091" w:type="dxa"/>
                <w:gridSpan w:val="4"/>
              </w:tcPr>
            </w:tcPrChange>
          </w:tcPr>
          <w:p w:rsidR="00DE5CD4" w:rsidP="00EA6B8E" w:rsidRDefault="00DE5CD4" w14:paraId="45E2D160" w14:textId="77777777">
            <w:pPr>
              <w:pStyle w:val="ListParagraph"/>
              <w:ind w:left="0"/>
              <w:rPr>
                <w:ins w:author="toantk" w:date="2022-08-04T17:47:00Z" w:id="15942"/>
                <w:b/>
                <w:bCs/>
              </w:rPr>
            </w:pPr>
            <w:ins w:author="toantk" w:date="2022-08-04T17:47:00Z" w:id="15943">
              <w:r>
                <w:rPr>
                  <w:b/>
                  <w:bCs/>
                </w:rPr>
                <w:t>Kiểu</w:t>
              </w:r>
            </w:ins>
          </w:p>
        </w:tc>
        <w:tc>
          <w:tcPr>
            <w:tcW w:w="2496" w:type="dxa"/>
            <w:tcPrChange w:author="toantk" w:date="2022-08-04T17:49:00Z" w:id="15944">
              <w:tcPr>
                <w:tcW w:w="2504" w:type="dxa"/>
                <w:gridSpan w:val="3"/>
              </w:tcPr>
            </w:tcPrChange>
          </w:tcPr>
          <w:p w:rsidR="00DE5CD4" w:rsidP="00EA6B8E" w:rsidRDefault="00DE5CD4" w14:paraId="29872692" w14:textId="77777777">
            <w:pPr>
              <w:pStyle w:val="ListParagraph"/>
              <w:ind w:left="0"/>
              <w:rPr>
                <w:ins w:author="toantk" w:date="2022-08-04T17:47:00Z" w:id="15945"/>
                <w:b/>
                <w:bCs/>
              </w:rPr>
            </w:pPr>
            <w:ins w:author="toantk" w:date="2022-08-04T17:47:00Z" w:id="15946">
              <w:r>
                <w:rPr>
                  <w:b/>
                  <w:bCs/>
                </w:rPr>
                <w:t>Giá trị</w:t>
              </w:r>
            </w:ins>
          </w:p>
        </w:tc>
        <w:tc>
          <w:tcPr>
            <w:tcW w:w="1563" w:type="dxa"/>
            <w:tcPrChange w:author="toantk" w:date="2022-08-04T17:49:00Z" w:id="15947">
              <w:tcPr>
                <w:tcW w:w="1170" w:type="dxa"/>
                <w:gridSpan w:val="3"/>
              </w:tcPr>
            </w:tcPrChange>
          </w:tcPr>
          <w:p w:rsidR="00DE5CD4" w:rsidP="00EA6B8E" w:rsidRDefault="00DE5CD4" w14:paraId="40DF6896" w14:textId="77777777">
            <w:pPr>
              <w:pStyle w:val="ListParagraph"/>
              <w:ind w:left="0"/>
              <w:rPr>
                <w:ins w:author="toantk" w:date="2022-08-04T17:47:00Z" w:id="15948"/>
                <w:b/>
                <w:bCs/>
              </w:rPr>
            </w:pPr>
            <w:ins w:author="toantk" w:date="2022-08-04T17:47:00Z" w:id="15949">
              <w:r>
                <w:rPr>
                  <w:b/>
                  <w:bCs/>
                </w:rPr>
                <w:t>Json Key</w:t>
              </w:r>
            </w:ins>
          </w:p>
        </w:tc>
      </w:tr>
      <w:tr w:rsidR="0035117C" w:rsidTr="0035117C" w14:paraId="17587E13" w14:textId="77777777">
        <w:trPr>
          <w:trHeight w:val="213"/>
          <w:ins w:author="toantk" w:date="2022-08-04T17:47:00Z" w:id="15950"/>
          <w:trPrChange w:author="toantk" w:date="2022-08-04T17:49:00Z" w:id="15951">
            <w:trPr>
              <w:gridAfter w:val="0"/>
              <w:trHeight w:val="213"/>
            </w:trPr>
          </w:trPrChange>
        </w:trPr>
        <w:tc>
          <w:tcPr>
            <w:tcW w:w="705" w:type="dxa"/>
            <w:tcPrChange w:author="toantk" w:date="2022-08-04T17:49:00Z" w:id="15952">
              <w:tcPr>
                <w:tcW w:w="706" w:type="dxa"/>
                <w:gridSpan w:val="2"/>
              </w:tcPr>
            </w:tcPrChange>
          </w:tcPr>
          <w:p w:rsidRPr="00020A9F" w:rsidR="00DE5CD4" w:rsidP="00EA6B8E" w:rsidRDefault="00DE5CD4" w14:paraId="29B7DBA9" w14:textId="77777777">
            <w:pPr>
              <w:pStyle w:val="ListParagraph"/>
              <w:ind w:left="0"/>
              <w:rPr>
                <w:ins w:author="toantk" w:date="2022-08-04T17:47:00Z" w:id="15953"/>
              </w:rPr>
            </w:pPr>
            <w:ins w:author="toantk" w:date="2022-08-04T17:47:00Z" w:id="15954">
              <w:r>
                <w:t>1</w:t>
              </w:r>
            </w:ins>
          </w:p>
        </w:tc>
        <w:tc>
          <w:tcPr>
            <w:tcW w:w="1064" w:type="dxa"/>
            <w:tcPrChange w:author="toantk" w:date="2022-08-04T17:49:00Z" w:id="15955">
              <w:tcPr>
                <w:tcW w:w="1067" w:type="dxa"/>
                <w:gridSpan w:val="3"/>
              </w:tcPr>
            </w:tcPrChange>
          </w:tcPr>
          <w:p w:rsidR="00DE5CD4" w:rsidP="00EA6B8E" w:rsidRDefault="00DE5CD4" w14:paraId="0D72A89B" w14:textId="77777777">
            <w:pPr>
              <w:pStyle w:val="ListParagraph"/>
              <w:ind w:left="0"/>
              <w:rPr>
                <w:ins w:author="toantk" w:date="2022-08-04T17:47:00Z" w:id="15956"/>
              </w:rPr>
            </w:pPr>
            <w:ins w:author="toantk" w:date="2022-08-04T17:47:00Z" w:id="15957">
              <w:r>
                <w:t>MAC List</w:t>
              </w:r>
            </w:ins>
          </w:p>
        </w:tc>
        <w:tc>
          <w:tcPr>
            <w:tcW w:w="2090" w:type="dxa"/>
            <w:tcPrChange w:author="toantk" w:date="2022-08-04T17:49:00Z" w:id="15958">
              <w:tcPr>
                <w:tcW w:w="1822" w:type="dxa"/>
              </w:tcPr>
            </w:tcPrChange>
          </w:tcPr>
          <w:p w:rsidR="00DE5CD4" w:rsidP="00EA6B8E" w:rsidRDefault="00DE5CD4" w14:paraId="02BAFD5B" w14:textId="77777777">
            <w:pPr>
              <w:pStyle w:val="ListParagraph"/>
              <w:ind w:left="0"/>
              <w:rPr>
                <w:ins w:author="toantk" w:date="2022-08-04T17:47:00Z" w:id="15959"/>
              </w:rPr>
            </w:pPr>
            <w:ins w:author="toantk" w:date="2022-08-04T17:47:00Z" w:id="15960">
              <w:r>
                <w:t>Danh sách địa chỉ MAC các thiết bị muốn thực hiện reboot</w:t>
              </w:r>
            </w:ins>
          </w:p>
        </w:tc>
        <w:tc>
          <w:tcPr>
            <w:tcW w:w="1442" w:type="dxa"/>
            <w:tcPrChange w:author="toantk" w:date="2022-08-04T17:49:00Z" w:id="15961">
              <w:tcPr>
                <w:tcW w:w="2091" w:type="dxa"/>
                <w:gridSpan w:val="4"/>
              </w:tcPr>
            </w:tcPrChange>
          </w:tcPr>
          <w:p w:rsidR="00DE5CD4" w:rsidP="00EA6B8E" w:rsidRDefault="00DE5CD4" w14:paraId="5A9644A1" w14:textId="77777777">
            <w:pPr>
              <w:pStyle w:val="ListParagraph"/>
              <w:ind w:left="0"/>
              <w:rPr>
                <w:ins w:author="toantk" w:date="2022-08-04T17:47:00Z" w:id="15962"/>
              </w:rPr>
            </w:pPr>
            <w:ins w:author="toantk" w:date="2022-08-04T17:47:00Z" w:id="15963">
              <w:r>
                <w:t>String</w:t>
              </w:r>
            </w:ins>
          </w:p>
        </w:tc>
        <w:tc>
          <w:tcPr>
            <w:tcW w:w="2496" w:type="dxa"/>
            <w:tcPrChange w:author="toantk" w:date="2022-08-04T17:49:00Z" w:id="15964">
              <w:tcPr>
                <w:tcW w:w="2504" w:type="dxa"/>
                <w:gridSpan w:val="3"/>
              </w:tcPr>
            </w:tcPrChange>
          </w:tcPr>
          <w:p w:rsidR="00DE5CD4" w:rsidP="00EA6B8E" w:rsidRDefault="00DE5CD4" w14:paraId="51D3B3A6" w14:textId="77777777">
            <w:pPr>
              <w:pStyle w:val="ListParagraph"/>
              <w:ind w:left="0"/>
              <w:rPr>
                <w:ins w:author="toantk" w:date="2022-08-04T17:47:00Z" w:id="15965"/>
              </w:rPr>
            </w:pPr>
            <w:ins w:author="toantk" w:date="2022-08-04T17:47:00Z" w:id="15966">
              <w:r>
                <w:t>Chuỗi ký tự một hoặc nhiều địa chỉ MAC cách nhau bởi dấu phẩy. Ví dụ:</w:t>
              </w:r>
            </w:ins>
          </w:p>
          <w:p w:rsidRPr="00020A9F" w:rsidR="00DE5CD4" w:rsidP="00EA6B8E" w:rsidRDefault="00DE5CD4" w14:paraId="419FCC02" w14:textId="77777777">
            <w:pPr>
              <w:pStyle w:val="ListParagraph"/>
              <w:ind w:left="0"/>
              <w:rPr>
                <w:ins w:author="toantk" w:date="2022-08-04T17:47:00Z" w:id="15967"/>
              </w:rPr>
            </w:pPr>
            <w:ins w:author="toantk" w:date="2022-08-04T17:47:00Z" w:id="15968">
              <w:r>
                <w:t>A0:65:18:00:01:02,A4:F4:C2:00:01:02</w:t>
              </w:r>
            </w:ins>
          </w:p>
        </w:tc>
        <w:tc>
          <w:tcPr>
            <w:tcW w:w="1563" w:type="dxa"/>
            <w:tcPrChange w:author="toantk" w:date="2022-08-04T17:49:00Z" w:id="15969">
              <w:tcPr>
                <w:tcW w:w="1170" w:type="dxa"/>
                <w:gridSpan w:val="3"/>
              </w:tcPr>
            </w:tcPrChange>
          </w:tcPr>
          <w:p w:rsidR="00DE5CD4" w:rsidP="00EA6B8E" w:rsidRDefault="00DE5CD4" w14:paraId="2A62475D" w14:textId="77777777">
            <w:pPr>
              <w:pStyle w:val="ListParagraph"/>
              <w:ind w:left="0"/>
              <w:rPr>
                <w:ins w:author="toantk" w:date="2022-08-04T17:47:00Z" w:id="15970"/>
              </w:rPr>
            </w:pPr>
            <w:ins w:author="toantk" w:date="2022-08-04T17:47:00Z" w:id="15971">
              <w:r>
                <w:t>macList</w:t>
              </w:r>
            </w:ins>
          </w:p>
        </w:tc>
      </w:tr>
      <w:tr w:rsidR="001D1AEB" w:rsidTr="0035117C" w14:paraId="6302BBBA" w14:textId="77777777">
        <w:trPr>
          <w:trHeight w:val="213"/>
        </w:trPr>
        <w:tc>
          <w:tcPr>
            <w:tcW w:w="705" w:type="dxa"/>
          </w:tcPr>
          <w:p w:rsidR="001D1AEB" w:rsidP="001D1AEB" w:rsidRDefault="001D1AEB" w14:paraId="0F843099" w14:textId="6B4A6491">
            <w:pPr>
              <w:pStyle w:val="ListParagraph"/>
              <w:ind w:left="0"/>
            </w:pPr>
            <w:ins w:author="toantk" w:date="2022-08-04T17:49:00Z" w:id="15972">
              <w:r>
                <w:t>2</w:t>
              </w:r>
            </w:ins>
          </w:p>
        </w:tc>
        <w:tc>
          <w:tcPr>
            <w:tcW w:w="1064" w:type="dxa"/>
          </w:tcPr>
          <w:p w:rsidR="001D1AEB" w:rsidP="001D1AEB" w:rsidRDefault="001D1AEB" w14:paraId="5D49054B" w14:textId="0C66E6A5">
            <w:pPr>
              <w:pStyle w:val="ListParagraph"/>
              <w:ind w:left="0"/>
            </w:pPr>
            <w:r>
              <w:t>File Name</w:t>
            </w:r>
          </w:p>
        </w:tc>
        <w:tc>
          <w:tcPr>
            <w:tcW w:w="2090" w:type="dxa"/>
          </w:tcPr>
          <w:p w:rsidR="001D1AEB" w:rsidP="001D1AEB" w:rsidRDefault="001D1AEB" w14:paraId="555CF26D" w14:textId="05F4055A">
            <w:pPr>
              <w:pStyle w:val="ListParagraph"/>
              <w:ind w:left="0"/>
            </w:pPr>
            <w:r>
              <w:t>Tên File muốn thực hiện update</w:t>
            </w:r>
          </w:p>
        </w:tc>
        <w:tc>
          <w:tcPr>
            <w:tcW w:w="1442" w:type="dxa"/>
          </w:tcPr>
          <w:p w:rsidR="001D1AEB" w:rsidP="001D1AEB" w:rsidRDefault="001D1AEB" w14:paraId="69CD13D1" w14:textId="6E720011">
            <w:pPr>
              <w:pStyle w:val="ListParagraph"/>
              <w:ind w:left="0"/>
            </w:pPr>
            <w:r>
              <w:t>String</w:t>
            </w:r>
          </w:p>
        </w:tc>
        <w:tc>
          <w:tcPr>
            <w:tcW w:w="2496" w:type="dxa"/>
          </w:tcPr>
          <w:p w:rsidR="001D1AEB" w:rsidP="001D1AEB" w:rsidRDefault="001D1AEB" w14:paraId="7B7E190E" w14:textId="39E75F27">
            <w:pPr>
              <w:pStyle w:val="ListParagraph"/>
              <w:ind w:left="0"/>
            </w:pPr>
            <w:r>
              <w:t>Chuỗi ký tự</w:t>
            </w:r>
            <w:r w:rsidR="00EC45CF">
              <w:t xml:space="preserve"> không chứa ký tự tiếng việt</w:t>
            </w:r>
          </w:p>
        </w:tc>
        <w:tc>
          <w:tcPr>
            <w:tcW w:w="1563" w:type="dxa"/>
          </w:tcPr>
          <w:p w:rsidR="001D1AEB" w:rsidP="001D1AEB" w:rsidRDefault="001D1AEB" w14:paraId="2F943003" w14:textId="76E366DC">
            <w:pPr>
              <w:pStyle w:val="ListParagraph"/>
              <w:ind w:left="0"/>
            </w:pPr>
            <w:r>
              <w:rPr>
                <w:rFonts w:eastAsia="Calibri" w:cs="Segoe UI"/>
                <w:szCs w:val="26"/>
              </w:rPr>
              <w:t>f</w:t>
            </w:r>
            <w:ins w:author="toantk" w:date="2022-07-27T18:15:00Z" w:id="15973">
              <w:r>
                <w:rPr>
                  <w:rFonts w:eastAsia="Calibri" w:cs="Segoe UI"/>
                  <w:szCs w:val="26"/>
                </w:rPr>
                <w:t>ile</w:t>
              </w:r>
            </w:ins>
            <w:r>
              <w:rPr>
                <w:rFonts w:eastAsia="Calibri" w:cs="Segoe UI"/>
                <w:szCs w:val="26"/>
              </w:rPr>
              <w:t>N</w:t>
            </w:r>
            <w:ins w:author="toantk" w:date="2022-07-27T18:15:00Z" w:id="15974">
              <w:r>
                <w:rPr>
                  <w:rFonts w:eastAsia="Calibri" w:cs="Segoe UI"/>
                  <w:szCs w:val="26"/>
                </w:rPr>
                <w:t>ame</w:t>
              </w:r>
            </w:ins>
          </w:p>
        </w:tc>
      </w:tr>
      <w:tr w:rsidR="001D1AEB" w:rsidTr="0035117C" w14:paraId="6E3397DD" w14:textId="77777777">
        <w:tblPrEx>
          <w:tblPrExChange w:author="toantk" w:date="2022-08-04T17:49:00Z" w:id="15975">
            <w:tblPrEx>
              <w:tblW w:w="9635" w:type="dxa"/>
            </w:tblPrEx>
          </w:tblPrExChange>
        </w:tblPrEx>
        <w:trPr>
          <w:trHeight w:val="213"/>
          <w:ins w:author="toantk" w:date="2022-08-04T17:48:00Z" w:id="15976"/>
          <w:trPrChange w:author="toantk" w:date="2022-08-04T17:49:00Z" w:id="15977">
            <w:trPr>
              <w:trHeight w:val="213"/>
            </w:trPr>
          </w:trPrChange>
        </w:trPr>
        <w:tc>
          <w:tcPr>
            <w:tcW w:w="705" w:type="dxa"/>
            <w:tcPrChange w:author="toantk" w:date="2022-08-04T17:49:00Z" w:id="15978">
              <w:tcPr>
                <w:tcW w:w="706" w:type="dxa"/>
              </w:tcPr>
            </w:tcPrChange>
          </w:tcPr>
          <w:p w:rsidR="001D1AEB" w:rsidP="001D1AEB" w:rsidRDefault="001D1AEB" w14:paraId="627D6185" w14:textId="774B5B5B">
            <w:pPr>
              <w:pStyle w:val="ListParagraph"/>
              <w:ind w:left="0"/>
              <w:rPr>
                <w:ins w:author="toantk" w:date="2022-08-04T17:48:00Z" w:id="15979"/>
              </w:rPr>
            </w:pPr>
            <w:ins w:author="toantk" w:date="2022-08-04T17:49:00Z" w:id="15980">
              <w:r>
                <w:t>3</w:t>
              </w:r>
            </w:ins>
          </w:p>
        </w:tc>
        <w:tc>
          <w:tcPr>
            <w:tcW w:w="1064" w:type="dxa"/>
            <w:tcPrChange w:author="toantk" w:date="2022-08-04T17:49:00Z" w:id="15981">
              <w:tcPr>
                <w:tcW w:w="1067" w:type="dxa"/>
                <w:gridSpan w:val="3"/>
              </w:tcPr>
            </w:tcPrChange>
          </w:tcPr>
          <w:p w:rsidR="001D1AEB" w:rsidP="001D1AEB" w:rsidRDefault="001D1AEB" w14:paraId="7F131809" w14:textId="6E65BF2B">
            <w:pPr>
              <w:pStyle w:val="ListParagraph"/>
              <w:ind w:left="0"/>
              <w:rPr>
                <w:ins w:author="toantk" w:date="2022-08-04T17:48:00Z" w:id="15982"/>
              </w:rPr>
            </w:pPr>
            <w:ins w:author="toantk" w:date="2022-08-04T17:48:00Z" w:id="15983">
              <w:r>
                <w:t>Md5 check sum</w:t>
              </w:r>
            </w:ins>
          </w:p>
        </w:tc>
        <w:tc>
          <w:tcPr>
            <w:tcW w:w="2090" w:type="dxa"/>
            <w:tcPrChange w:author="toantk" w:date="2022-08-04T17:49:00Z" w:id="15984">
              <w:tcPr>
                <w:tcW w:w="2097" w:type="dxa"/>
                <w:gridSpan w:val="4"/>
              </w:tcPr>
            </w:tcPrChange>
          </w:tcPr>
          <w:p w:rsidR="001D1AEB" w:rsidP="001D1AEB" w:rsidRDefault="001D1AEB" w14:paraId="1A8E009E" w14:textId="5063C6F6">
            <w:pPr>
              <w:pStyle w:val="ListParagraph"/>
              <w:ind w:left="0"/>
              <w:rPr>
                <w:ins w:author="toantk" w:date="2022-08-04T17:48:00Z" w:id="15985"/>
              </w:rPr>
            </w:pPr>
            <w:ins w:author="toantk" w:date="2022-08-04T17:48:00Z" w:id="15986">
              <w:r>
                <w:t>Mã MD5 check sum của file để kiểm tra tính toàn vẹn của file trên đường truyền</w:t>
              </w:r>
            </w:ins>
          </w:p>
        </w:tc>
        <w:tc>
          <w:tcPr>
            <w:tcW w:w="1442" w:type="dxa"/>
            <w:tcPrChange w:author="toantk" w:date="2022-08-04T17:49:00Z" w:id="15987">
              <w:tcPr>
                <w:tcW w:w="2091" w:type="dxa"/>
                <w:gridSpan w:val="3"/>
              </w:tcPr>
            </w:tcPrChange>
          </w:tcPr>
          <w:p w:rsidR="001D1AEB" w:rsidP="001D1AEB" w:rsidRDefault="001D1AEB" w14:paraId="54BA5DE0" w14:textId="31D84F70">
            <w:pPr>
              <w:pStyle w:val="ListParagraph"/>
              <w:ind w:left="0"/>
              <w:rPr>
                <w:ins w:author="toantk" w:date="2022-08-04T17:48:00Z" w:id="15988"/>
              </w:rPr>
            </w:pPr>
            <w:ins w:author="toantk" w:date="2022-08-04T17:48:00Z" w:id="15989">
              <w:r>
                <w:t>S</w:t>
              </w:r>
            </w:ins>
            <w:ins w:author="toantk" w:date="2022-08-04T17:49:00Z" w:id="15990">
              <w:r>
                <w:t>tring</w:t>
              </w:r>
            </w:ins>
          </w:p>
        </w:tc>
        <w:tc>
          <w:tcPr>
            <w:tcW w:w="2496" w:type="dxa"/>
            <w:tcPrChange w:author="toantk" w:date="2022-08-04T17:49:00Z" w:id="15991">
              <w:tcPr>
                <w:tcW w:w="2504" w:type="dxa"/>
                <w:gridSpan w:val="3"/>
              </w:tcPr>
            </w:tcPrChange>
          </w:tcPr>
          <w:p w:rsidR="001D1AEB" w:rsidP="001D1AEB" w:rsidRDefault="00B2651A" w14:paraId="0CB04839" w14:textId="69E4E909">
            <w:pPr>
              <w:pStyle w:val="ListParagraph"/>
              <w:ind w:left="0"/>
              <w:rPr>
                <w:ins w:author="toantk" w:date="2022-08-04T17:48:00Z" w:id="15992"/>
              </w:rPr>
            </w:pPr>
            <w:r>
              <w:t>Chuỗi ký tự không chứa ký tự tiếng việt</w:t>
            </w:r>
          </w:p>
        </w:tc>
        <w:tc>
          <w:tcPr>
            <w:tcW w:w="1563" w:type="dxa"/>
            <w:tcPrChange w:author="toantk" w:date="2022-08-04T17:49:00Z" w:id="15993">
              <w:tcPr>
                <w:tcW w:w="1170" w:type="dxa"/>
                <w:gridSpan w:val="3"/>
              </w:tcPr>
            </w:tcPrChange>
          </w:tcPr>
          <w:p w:rsidR="001D1AEB" w:rsidP="001D1AEB" w:rsidRDefault="001D1AEB" w14:paraId="61CF711F" w14:textId="372DAE79">
            <w:pPr>
              <w:pStyle w:val="ListParagraph"/>
              <w:ind w:left="0"/>
              <w:rPr>
                <w:ins w:author="toantk" w:date="2022-08-04T17:48:00Z" w:id="15994"/>
              </w:rPr>
            </w:pPr>
            <w:r>
              <w:t>m</w:t>
            </w:r>
            <w:ins w:author="toantk" w:date="2022-08-04T17:48:00Z" w:id="15995">
              <w:r>
                <w:t>d5sum</w:t>
              </w:r>
            </w:ins>
          </w:p>
        </w:tc>
      </w:tr>
      <w:tr w:rsidR="001D1AEB" w:rsidTr="0035117C" w14:paraId="48A64C8C" w14:textId="77777777">
        <w:tblPrEx>
          <w:tblPrExChange w:author="toantk" w:date="2022-08-04T17:49:00Z" w:id="15996">
            <w:tblPrEx>
              <w:tblW w:w="8803" w:type="dxa"/>
            </w:tblPrEx>
          </w:tblPrExChange>
        </w:tblPrEx>
        <w:trPr>
          <w:trHeight w:val="213"/>
          <w:ins w:author="toantk" w:date="2022-08-04T17:47:00Z" w:id="15997"/>
          <w:trPrChange w:author="toantk" w:date="2022-08-04T17:49:00Z" w:id="15998">
            <w:trPr>
              <w:gridAfter w:val="0"/>
              <w:trHeight w:val="213"/>
            </w:trPr>
          </w:trPrChange>
        </w:trPr>
        <w:tc>
          <w:tcPr>
            <w:tcW w:w="705" w:type="dxa"/>
            <w:tcPrChange w:author="toantk" w:date="2022-08-04T17:49:00Z" w:id="15999">
              <w:tcPr>
                <w:tcW w:w="706" w:type="dxa"/>
                <w:gridSpan w:val="2"/>
              </w:tcPr>
            </w:tcPrChange>
          </w:tcPr>
          <w:p w:rsidRPr="00020A9F" w:rsidR="001D1AEB" w:rsidP="001D1AEB" w:rsidRDefault="001D1AEB" w14:paraId="38E956BA" w14:textId="19F91E89">
            <w:pPr>
              <w:pStyle w:val="ListParagraph"/>
              <w:ind w:left="0"/>
              <w:rPr>
                <w:ins w:author="toantk" w:date="2022-08-04T17:47:00Z" w:id="16000"/>
              </w:rPr>
            </w:pPr>
            <w:ins w:author="toantk" w:date="2022-08-04T17:49:00Z" w:id="16001">
              <w:r>
                <w:t>4</w:t>
              </w:r>
            </w:ins>
          </w:p>
        </w:tc>
        <w:tc>
          <w:tcPr>
            <w:tcW w:w="1064" w:type="dxa"/>
            <w:tcPrChange w:author="toantk" w:date="2022-08-04T17:49:00Z" w:id="16002">
              <w:tcPr>
                <w:tcW w:w="1067" w:type="dxa"/>
                <w:gridSpan w:val="3"/>
              </w:tcPr>
            </w:tcPrChange>
          </w:tcPr>
          <w:p w:rsidRPr="00020A9F" w:rsidR="001D1AEB" w:rsidP="001D1AEB" w:rsidRDefault="001D1AEB" w14:paraId="6AB0DD68" w14:textId="77777777">
            <w:pPr>
              <w:pStyle w:val="ListParagraph"/>
              <w:ind w:left="0"/>
              <w:rPr>
                <w:ins w:author="toantk" w:date="2022-08-04T17:47:00Z" w:id="16003"/>
              </w:rPr>
            </w:pPr>
            <w:ins w:author="toantk" w:date="2022-08-04T17:47:00Z" w:id="16004">
              <w:r>
                <w:t>MAC Address</w:t>
              </w:r>
            </w:ins>
          </w:p>
        </w:tc>
        <w:tc>
          <w:tcPr>
            <w:tcW w:w="2090" w:type="dxa"/>
            <w:tcPrChange w:author="toantk" w:date="2022-08-04T17:49:00Z" w:id="16005">
              <w:tcPr>
                <w:tcW w:w="1822" w:type="dxa"/>
              </w:tcPr>
            </w:tcPrChange>
          </w:tcPr>
          <w:p w:rsidRPr="00020A9F" w:rsidR="001D1AEB" w:rsidP="001D1AEB" w:rsidRDefault="001D1AEB" w14:paraId="1E2AD5B2" w14:textId="77777777">
            <w:pPr>
              <w:pStyle w:val="ListParagraph"/>
              <w:ind w:left="0"/>
              <w:rPr>
                <w:ins w:author="toantk" w:date="2022-08-04T17:47:00Z" w:id="16006"/>
              </w:rPr>
            </w:pPr>
            <w:ins w:author="toantk" w:date="2022-08-04T17:47:00Z" w:id="16007">
              <w:r>
                <w:t xml:space="preserve">Địa chỉ MAC của từng thiết bị </w:t>
              </w:r>
            </w:ins>
          </w:p>
        </w:tc>
        <w:tc>
          <w:tcPr>
            <w:tcW w:w="1442" w:type="dxa"/>
            <w:tcPrChange w:author="toantk" w:date="2022-08-04T17:49:00Z" w:id="16008">
              <w:tcPr>
                <w:tcW w:w="2091" w:type="dxa"/>
                <w:gridSpan w:val="4"/>
              </w:tcPr>
            </w:tcPrChange>
          </w:tcPr>
          <w:p w:rsidRPr="00020A9F" w:rsidR="001D1AEB" w:rsidP="001D1AEB" w:rsidRDefault="001D1AEB" w14:paraId="6C54CB41" w14:textId="77777777">
            <w:pPr>
              <w:pStyle w:val="ListParagraph"/>
              <w:ind w:left="0"/>
              <w:rPr>
                <w:ins w:author="toantk" w:date="2022-08-04T17:47:00Z" w:id="16009"/>
              </w:rPr>
            </w:pPr>
            <w:ins w:author="toantk" w:date="2022-08-04T17:47:00Z" w:id="16010">
              <w:r>
                <w:t>String</w:t>
              </w:r>
            </w:ins>
          </w:p>
        </w:tc>
        <w:tc>
          <w:tcPr>
            <w:tcW w:w="2496" w:type="dxa"/>
            <w:tcPrChange w:author="toantk" w:date="2022-08-04T17:49:00Z" w:id="16011">
              <w:tcPr>
                <w:tcW w:w="2504" w:type="dxa"/>
                <w:gridSpan w:val="3"/>
              </w:tcPr>
            </w:tcPrChange>
          </w:tcPr>
          <w:p w:rsidRPr="00020A9F" w:rsidR="001D1AEB" w:rsidP="001D1AEB" w:rsidRDefault="001D1AEB" w14:paraId="0C06624B" w14:textId="77777777">
            <w:pPr>
              <w:pStyle w:val="ListParagraph"/>
              <w:ind w:left="0"/>
              <w:rPr>
                <w:ins w:author="toantk" w:date="2022-08-04T17:47:00Z" w:id="16012"/>
              </w:rPr>
            </w:pPr>
            <w:ins w:author="toantk" w:date="2022-08-04T17:47:00Z" w:id="16013">
              <w:r>
                <w:t>Chuỗi ký tự địa chỉ MAC</w:t>
              </w:r>
            </w:ins>
          </w:p>
        </w:tc>
        <w:tc>
          <w:tcPr>
            <w:tcW w:w="1563" w:type="dxa"/>
            <w:tcPrChange w:author="toantk" w:date="2022-08-04T17:49:00Z" w:id="16014">
              <w:tcPr>
                <w:tcW w:w="613" w:type="dxa"/>
                <w:gridSpan w:val="2"/>
              </w:tcPr>
            </w:tcPrChange>
          </w:tcPr>
          <w:p w:rsidRPr="00020A9F" w:rsidR="001D1AEB" w:rsidP="001D1AEB" w:rsidRDefault="001D1AEB" w14:paraId="6BF59D74" w14:textId="77777777">
            <w:pPr>
              <w:pStyle w:val="ListParagraph"/>
              <w:ind w:left="0"/>
              <w:rPr>
                <w:ins w:author="toantk" w:date="2022-08-04T17:47:00Z" w:id="16015"/>
              </w:rPr>
            </w:pPr>
            <w:ins w:author="toantk" w:date="2022-08-04T17:47:00Z" w:id="16016">
              <w:r>
                <w:t>macAddr</w:t>
              </w:r>
            </w:ins>
          </w:p>
        </w:tc>
      </w:tr>
      <w:tr w:rsidR="001D1AEB" w:rsidTr="0035117C" w14:paraId="0BC50269" w14:textId="77777777">
        <w:tblPrEx>
          <w:tblPrExChange w:author="toantk" w:date="2022-08-04T17:49:00Z" w:id="16017">
            <w:tblPrEx>
              <w:tblW w:w="8803" w:type="dxa"/>
            </w:tblPrEx>
          </w:tblPrExChange>
        </w:tblPrEx>
        <w:trPr>
          <w:ins w:author="toantk" w:date="2022-08-04T17:47:00Z" w:id="16018"/>
          <w:trPrChange w:author="toantk" w:date="2022-08-04T17:49:00Z" w:id="16019">
            <w:trPr>
              <w:gridAfter w:val="0"/>
            </w:trPr>
          </w:trPrChange>
        </w:trPr>
        <w:tc>
          <w:tcPr>
            <w:tcW w:w="705" w:type="dxa"/>
            <w:tcPrChange w:author="toantk" w:date="2022-08-04T17:49:00Z" w:id="16020">
              <w:tcPr>
                <w:tcW w:w="706" w:type="dxa"/>
                <w:gridSpan w:val="2"/>
              </w:tcPr>
            </w:tcPrChange>
          </w:tcPr>
          <w:p w:rsidRPr="00020A9F" w:rsidR="001D1AEB" w:rsidP="001D1AEB" w:rsidRDefault="001D1AEB" w14:paraId="2ED375CB" w14:textId="7294B9F8">
            <w:pPr>
              <w:pStyle w:val="ListParagraph"/>
              <w:ind w:left="0"/>
              <w:rPr>
                <w:ins w:author="toantk" w:date="2022-08-04T17:47:00Z" w:id="16021"/>
              </w:rPr>
            </w:pPr>
            <w:r>
              <w:t>5</w:t>
            </w:r>
          </w:p>
        </w:tc>
        <w:tc>
          <w:tcPr>
            <w:tcW w:w="1064" w:type="dxa"/>
            <w:tcPrChange w:author="toantk" w:date="2022-08-04T17:49:00Z" w:id="16022">
              <w:tcPr>
                <w:tcW w:w="1067" w:type="dxa"/>
                <w:gridSpan w:val="3"/>
              </w:tcPr>
            </w:tcPrChange>
          </w:tcPr>
          <w:p w:rsidRPr="00020A9F" w:rsidR="001D1AEB" w:rsidP="001D1AEB" w:rsidRDefault="001D1AEB" w14:paraId="015ACBE9" w14:textId="77777777">
            <w:pPr>
              <w:pStyle w:val="ListParagraph"/>
              <w:ind w:left="0"/>
              <w:rPr>
                <w:ins w:author="toantk" w:date="2022-08-04T17:47:00Z" w:id="16023"/>
              </w:rPr>
            </w:pPr>
            <w:ins w:author="toantk" w:date="2022-08-04T17:47:00Z" w:id="16024">
              <w:r>
                <w:t>Status</w:t>
              </w:r>
            </w:ins>
          </w:p>
        </w:tc>
        <w:tc>
          <w:tcPr>
            <w:tcW w:w="2090" w:type="dxa"/>
            <w:tcPrChange w:author="toantk" w:date="2022-08-04T17:49:00Z" w:id="16025">
              <w:tcPr>
                <w:tcW w:w="1822" w:type="dxa"/>
              </w:tcPr>
            </w:tcPrChange>
          </w:tcPr>
          <w:p w:rsidR="001D1AEB" w:rsidP="001D1AEB" w:rsidRDefault="001D1AEB" w14:paraId="134D50FC" w14:textId="77777777">
            <w:pPr>
              <w:pStyle w:val="ListParagraph"/>
              <w:ind w:left="0"/>
              <w:rPr>
                <w:ins w:author="toantk" w:date="2022-08-04T17:47:00Z" w:id="16026"/>
              </w:rPr>
            </w:pPr>
            <w:ins w:author="toantk" w:date="2022-08-04T17:47:00Z" w:id="16027">
              <w:r>
                <w:t>Trạng thái xử lý reboot của từng thiết bị</w:t>
              </w:r>
            </w:ins>
          </w:p>
        </w:tc>
        <w:tc>
          <w:tcPr>
            <w:tcW w:w="1442" w:type="dxa"/>
            <w:tcPrChange w:author="toantk" w:date="2022-08-04T17:49:00Z" w:id="16028">
              <w:tcPr>
                <w:tcW w:w="2091" w:type="dxa"/>
                <w:gridSpan w:val="4"/>
              </w:tcPr>
            </w:tcPrChange>
          </w:tcPr>
          <w:p w:rsidR="001D1AEB" w:rsidP="001D1AEB" w:rsidRDefault="001D1AEB" w14:paraId="182894E3" w14:textId="03F94A9A">
            <w:pPr>
              <w:pStyle w:val="ListParagraph"/>
              <w:ind w:left="0"/>
              <w:rPr>
                <w:ins w:author="toantk" w:date="2022-08-04T17:47:00Z" w:id="16029"/>
              </w:rPr>
            </w:pPr>
            <w:ins w:author="toantk" w:date="2022-08-04T17:51:00Z" w:id="16030">
              <w:r>
                <w:t>String</w:t>
              </w:r>
            </w:ins>
          </w:p>
        </w:tc>
        <w:tc>
          <w:tcPr>
            <w:tcW w:w="2496" w:type="dxa"/>
            <w:tcPrChange w:author="toantk" w:date="2022-08-04T17:49:00Z" w:id="16031">
              <w:tcPr>
                <w:tcW w:w="2504" w:type="dxa"/>
                <w:gridSpan w:val="3"/>
              </w:tcPr>
            </w:tcPrChange>
          </w:tcPr>
          <w:p w:rsidR="001D1AEB" w:rsidP="001D1AEB" w:rsidRDefault="001D1AEB" w14:paraId="67E4966D" w14:textId="77777777">
            <w:pPr>
              <w:pStyle w:val="ListParagraph"/>
              <w:ind w:left="0"/>
              <w:rPr>
                <w:ins w:author="toantk" w:date="2022-08-04T17:47:00Z" w:id="16032"/>
              </w:rPr>
            </w:pPr>
            <w:ins w:author="toantk" w:date="2022-08-04T17:47:00Z" w:id="16033">
              <w:r>
                <w:t>Success/Fail</w:t>
              </w:r>
            </w:ins>
          </w:p>
        </w:tc>
        <w:tc>
          <w:tcPr>
            <w:tcW w:w="1563" w:type="dxa"/>
            <w:tcPrChange w:author="toantk" w:date="2022-08-04T17:49:00Z" w:id="16034">
              <w:tcPr>
                <w:tcW w:w="613" w:type="dxa"/>
                <w:gridSpan w:val="2"/>
              </w:tcPr>
            </w:tcPrChange>
          </w:tcPr>
          <w:p w:rsidR="001D1AEB" w:rsidP="001D1AEB" w:rsidRDefault="001D1AEB" w14:paraId="476BC081" w14:textId="77777777">
            <w:pPr>
              <w:pStyle w:val="ListParagraph"/>
              <w:ind w:left="0"/>
              <w:rPr>
                <w:ins w:author="toantk" w:date="2022-08-04T17:47:00Z" w:id="16035"/>
              </w:rPr>
            </w:pPr>
            <w:ins w:author="toantk" w:date="2022-08-04T17:47:00Z" w:id="16036">
              <w:r>
                <w:t>status</w:t>
              </w:r>
            </w:ins>
          </w:p>
        </w:tc>
      </w:tr>
    </w:tbl>
    <w:p w:rsidR="00DD7619" w:rsidDel="0035117C" w:rsidP="0043581E" w:rsidRDefault="00DD7619" w14:paraId="61DF4289" w14:textId="35AF66B7">
      <w:pPr>
        <w:rPr>
          <w:del w:author="toantk" w:date="2022-07-25T13:50:00Z" w:id="16037"/>
        </w:rPr>
      </w:pPr>
    </w:p>
    <w:p w:rsidRPr="00A13CE7" w:rsidR="0035117C" w:rsidP="00DD7619" w:rsidRDefault="0035117C" w14:paraId="250455EF" w14:textId="77777777">
      <w:pPr>
        <w:rPr>
          <w:ins w:author="toantk" w:date="2022-08-04T17:49:00Z" w:id="16038"/>
        </w:rPr>
      </w:pPr>
    </w:p>
    <w:p w:rsidR="00DD7619" w:rsidDel="00DD1F59" w:rsidP="00DD7619" w:rsidRDefault="00DD7619" w14:paraId="4D086DBE" w14:textId="25E29C3C">
      <w:pPr>
        <w:rPr>
          <w:del w:author="toantk" w:date="2022-07-25T13:50:00Z" w:id="16039"/>
          <w:b/>
          <w:bCs/>
        </w:rPr>
      </w:pPr>
      <w:del w:author="toantk" w:date="2022-07-25T13:50:00Z" w:id="16040">
        <w:r w:rsidRPr="003C44BD" w:rsidDel="00DD1F59">
          <w:rPr>
            <w:b/>
            <w:bCs/>
          </w:rPr>
          <w:delText>Luồng dữ liệu:</w:delText>
        </w:r>
      </w:del>
    </w:p>
    <w:p w:rsidR="00215646" w:rsidDel="00DD1F59" w:rsidP="00215646" w:rsidRDefault="00215646" w14:paraId="2CF5656D" w14:textId="5F7E6203">
      <w:pPr>
        <w:pStyle w:val="ANSVNormal1"/>
        <w:keepNext/>
        <w:jc w:val="center"/>
        <w:rPr>
          <w:del w:author="toantk" w:date="2022-07-25T13:50:00Z" w:id="16041"/>
        </w:rPr>
      </w:pPr>
      <w:del w:author="toantk" w:date="2022-07-25T13:50:00Z" w:id="16042">
        <w:r w:rsidDel="00DD1F59">
          <w:object w:dxaOrig="9180" w:dyaOrig="5296" w14:anchorId="05B7E611">
            <v:shape id="_x0000_i1070" style="width:460.5pt;height:265.5pt" o:ole="" type="#_x0000_t75">
              <v:imagedata o:title="" r:id="rId118"/>
            </v:shape>
            <o:OLEObject Type="Embed" ProgID="Visio.Drawing.15" ShapeID="_x0000_i1070" DrawAspect="Content" ObjectID="_1721885995" r:id="rId119"/>
          </w:object>
        </w:r>
      </w:del>
    </w:p>
    <w:p w:rsidR="00DD7619" w:rsidDel="00DD1F59" w:rsidP="00215646" w:rsidRDefault="00215646" w14:paraId="5766E20C" w14:textId="49724993">
      <w:pPr>
        <w:pStyle w:val="Caption"/>
        <w:rPr>
          <w:del w:author="toantk" w:date="2022-07-25T13:50:00Z" w:id="16043"/>
        </w:rPr>
      </w:pPr>
      <w:del w:author="toantk" w:date="2022-07-25T13:50:00Z" w:id="16044">
        <w:r w:rsidDel="00DD1F59">
          <w:delText xml:space="preserve">Hình </w:delText>
        </w:r>
      </w:del>
      <w:ins w:author="Tran Khanh Toan" w:date="2022-07-01T17:42:00Z" w:id="16045">
        <w:del w:author="toantk" w:date="2022-07-25T13:50:00Z" w:id="16046">
          <w:r w:rsidDel="00DD1F59" w:rsidR="00076894">
            <w:rPr>
              <w:b w:val="0"/>
              <w:i w:val="0"/>
            </w:rPr>
            <w:fldChar w:fldCharType="begin"/>
          </w:r>
          <w:r w:rsidDel="00DD1F59" w:rsidR="00076894">
            <w:delInstrText xml:space="preserve"> STYLEREF 1 \s </w:delInstrText>
          </w:r>
        </w:del>
      </w:ins>
      <w:del w:author="toantk" w:date="2022-07-25T13:50:00Z" w:id="16047">
        <w:r w:rsidDel="00DD1F59" w:rsidR="00076894">
          <w:rPr>
            <w:b w:val="0"/>
            <w:i w:val="0"/>
          </w:rPr>
          <w:fldChar w:fldCharType="separate"/>
        </w:r>
        <w:r w:rsidDel="00DD1F59" w:rsidR="00076894">
          <w:rPr>
            <w:noProof/>
          </w:rPr>
          <w:delText>7</w:delText>
        </w:r>
      </w:del>
      <w:ins w:author="Tran Khanh Toan" w:date="2022-07-01T17:42:00Z" w:id="16048">
        <w:del w:author="toantk" w:date="2022-07-25T13:50:00Z" w:id="16049">
          <w:r w:rsidDel="00DD1F59" w:rsidR="00076894">
            <w:rPr>
              <w:b w:val="0"/>
              <w:i w:val="0"/>
            </w:rPr>
            <w:fldChar w:fldCharType="end"/>
          </w:r>
          <w:r w:rsidDel="00DD1F59" w:rsidR="00076894">
            <w:delText>.</w:delText>
          </w:r>
          <w:r w:rsidDel="00DD1F59" w:rsidR="00076894">
            <w:rPr>
              <w:b w:val="0"/>
              <w:i w:val="0"/>
            </w:rPr>
            <w:fldChar w:fldCharType="begin"/>
          </w:r>
          <w:r w:rsidDel="00DD1F59" w:rsidR="00076894">
            <w:delInstrText xml:space="preserve"> SEQ Hình \* ARABIC \s 1 </w:delInstrText>
          </w:r>
        </w:del>
      </w:ins>
      <w:del w:author="toantk" w:date="2022-07-25T13:50:00Z" w:id="16050">
        <w:r w:rsidDel="00DD1F59" w:rsidR="00076894">
          <w:rPr>
            <w:b w:val="0"/>
            <w:i w:val="0"/>
          </w:rPr>
          <w:fldChar w:fldCharType="separate"/>
        </w:r>
      </w:del>
      <w:ins w:author="Tran Khanh Toan" w:date="2022-07-01T17:42:00Z" w:id="16051">
        <w:del w:author="toantk" w:date="2022-07-25T13:50:00Z" w:id="16052">
          <w:r w:rsidDel="00DD1F59" w:rsidR="00076894">
            <w:rPr>
              <w:noProof/>
            </w:rPr>
            <w:delText>44</w:delText>
          </w:r>
          <w:r w:rsidDel="00DD1F59" w:rsidR="00076894">
            <w:rPr>
              <w:b w:val="0"/>
              <w:i w:val="0"/>
            </w:rPr>
            <w:fldChar w:fldCharType="end"/>
          </w:r>
        </w:del>
      </w:ins>
      <w:del w:author="toantk" w:date="2022-07-25T13:50:00Z" w:id="16053">
        <w:r w:rsidDel="00DD1F59" w:rsidR="003F0BD0">
          <w:rPr>
            <w:b w:val="0"/>
            <w:i w:val="0"/>
          </w:rPr>
          <w:fldChar w:fldCharType="begin"/>
        </w:r>
        <w:r w:rsidDel="00DD1F59" w:rsidR="003F0BD0">
          <w:rPr>
            <w:noProof/>
          </w:rPr>
          <w:delInstrText xml:space="preserve"> STYLEREF 1 \s </w:delInstrText>
        </w:r>
        <w:r w:rsidDel="00DD1F59" w:rsidR="003F0BD0">
          <w:rPr>
            <w:b w:val="0"/>
            <w:i w:val="0"/>
          </w:rPr>
          <w:fldChar w:fldCharType="separate"/>
        </w:r>
        <w:r w:rsidDel="00DD1F59" w:rsidR="00CE3D0F">
          <w:rPr>
            <w:noProof/>
          </w:rPr>
          <w:delText>7</w:delText>
        </w:r>
        <w:r w:rsidDel="00DD1F59" w:rsidR="003F0BD0">
          <w:rPr>
            <w:b w:val="0"/>
            <w:i w:val="0"/>
          </w:rPr>
          <w:fldChar w:fldCharType="end"/>
        </w:r>
        <w:r w:rsidDel="00DD1F59" w:rsidR="00CE3D0F">
          <w:delText>.</w:delText>
        </w:r>
        <w:r w:rsidDel="00DD1F59" w:rsidR="003F0BD0">
          <w:rPr>
            <w:b w:val="0"/>
            <w:i w:val="0"/>
          </w:rPr>
          <w:fldChar w:fldCharType="begin"/>
        </w:r>
        <w:r w:rsidDel="00DD1F59" w:rsidR="003F0BD0">
          <w:rPr>
            <w:noProof/>
          </w:rPr>
          <w:delInstrText xml:space="preserve"> SEQ Hình \* ARABIC \s 1 </w:delInstrText>
        </w:r>
        <w:r w:rsidDel="00DD1F59" w:rsidR="003F0BD0">
          <w:rPr>
            <w:b w:val="0"/>
            <w:i w:val="0"/>
          </w:rPr>
          <w:fldChar w:fldCharType="separate"/>
        </w:r>
        <w:r w:rsidDel="00DD1F59" w:rsidR="00CE3D0F">
          <w:rPr>
            <w:noProof/>
          </w:rPr>
          <w:delText>41</w:delText>
        </w:r>
        <w:r w:rsidDel="00DD1F59" w:rsidR="003F0BD0">
          <w:rPr>
            <w:b w:val="0"/>
            <w:i w:val="0"/>
          </w:rPr>
          <w:fldChar w:fldCharType="end"/>
        </w:r>
        <w:r w:rsidDel="00DD1F59">
          <w:delText xml:space="preserve"> Luồng điều khiển lấy log từ thiết bị qua OneLink</w:delText>
        </w:r>
      </w:del>
      <w:ins w:author="Tran Khanh Toan" w:date="2022-07-01T15:43:00Z" w:id="16054">
        <w:del w:author="toantk" w:date="2022-07-25T13:50:00Z" w:id="16055">
          <w:r w:rsidDel="00DD1F59" w:rsidR="007A6979">
            <w:delText>Mobile App</w:delText>
          </w:r>
        </w:del>
      </w:ins>
    </w:p>
    <w:p w:rsidR="00DD7619" w:rsidDel="00DD1F59" w:rsidP="00DD7619" w:rsidRDefault="00DD7619" w14:paraId="4EA0B6B7" w14:textId="24413B27">
      <w:pPr>
        <w:rPr>
          <w:del w:author="toantk" w:date="2022-07-25T13:50:00Z" w:id="16056"/>
          <w:b/>
          <w:bCs/>
        </w:rPr>
      </w:pPr>
      <w:del w:author="toantk" w:date="2022-07-25T13:50:00Z" w:id="16057">
        <w:r w:rsidRPr="00AB6FAB" w:rsidDel="00DD1F59">
          <w:rPr>
            <w:b/>
            <w:bCs/>
          </w:rPr>
          <w:delText xml:space="preserve">Cấu trúc dữ liệu </w:delText>
        </w:r>
      </w:del>
      <w:ins w:author="Tran Khanh Toan" w:date="2022-07-04T09:22:00Z" w:id="16058">
        <w:del w:author="toantk" w:date="2022-07-25T13:50:00Z" w:id="16059">
          <w:r w:rsidDel="00DD1F59" w:rsidR="00F02801">
            <w:rPr>
              <w:b/>
              <w:bCs/>
            </w:rPr>
            <w:delText xml:space="preserve">Cấu trúc payload </w:delText>
          </w:r>
        </w:del>
      </w:ins>
      <w:del w:author="toantk" w:date="2022-07-25T13:50:00Z" w:id="16060">
        <w:r w:rsidRPr="00AB6FAB" w:rsidDel="00DD1F59">
          <w:rPr>
            <w:b/>
            <w:bCs/>
          </w:rPr>
          <w:delText>của bản tin:</w:delText>
        </w:r>
      </w:del>
    </w:p>
    <w:p w:rsidR="00DD7619" w:rsidDel="00DD1F59" w:rsidP="00DD7619" w:rsidRDefault="00DD7619" w14:paraId="068E745C" w14:textId="589D62D7">
      <w:pPr>
        <w:pStyle w:val="FirstLevelBullet"/>
        <w:numPr>
          <w:ilvl w:val="0"/>
          <w:numId w:val="9"/>
        </w:numPr>
        <w:rPr>
          <w:del w:author="toantk" w:date="2022-07-25T13:50:00Z" w:id="16061"/>
        </w:rPr>
      </w:pPr>
      <w:del w:author="toantk" w:date="2022-07-25T13:50:00Z" w:id="16062">
        <w:r w:rsidDel="00DD1F59">
          <w:delText>Upgrade Firmware Request:</w:delText>
        </w:r>
      </w:del>
    </w:p>
    <w:p w:rsidR="00DD7619" w:rsidDel="00DD1F59" w:rsidP="001B55E6" w:rsidRDefault="00DD7619" w14:paraId="221293CA" w14:textId="5EEEBDEE">
      <w:pPr>
        <w:pStyle w:val="ListParagraph"/>
        <w:ind w:firstLine="360"/>
        <w:rPr>
          <w:del w:author="toantk" w:date="2022-07-25T13:50:00Z" w:id="16063"/>
        </w:rPr>
      </w:pPr>
      <w:del w:author="toantk" w:date="2022-07-25T13:50:00Z" w:id="16064">
        <w:r w:rsidDel="00DD1F59">
          <w:delText>{“action” : “</w:delText>
        </w:r>
        <w:r w:rsidDel="00DD1F59" w:rsidR="00215646">
          <w:delText>logDownload</w:delText>
        </w:r>
        <w:r w:rsidDel="00DD1F59">
          <w:delText>”</w:delText>
        </w:r>
        <w:r w:rsidDel="00DD1F59" w:rsidR="001B55E6">
          <w:delText>, “requestId” : “&lt;requestId&gt;”</w:delText>
        </w:r>
        <w:r w:rsidDel="00DD1F59">
          <w:delText>}</w:delText>
        </w:r>
      </w:del>
    </w:p>
    <w:p w:rsidR="00DD7619" w:rsidDel="00DD1F59" w:rsidP="00DD7619" w:rsidRDefault="00DD7619" w14:paraId="3DBC5FDC" w14:textId="7D79B292">
      <w:pPr>
        <w:pStyle w:val="FirstLevelBullet"/>
        <w:numPr>
          <w:ilvl w:val="0"/>
          <w:numId w:val="9"/>
        </w:numPr>
        <w:rPr>
          <w:del w:author="toantk" w:date="2022-07-25T13:50:00Z" w:id="16065"/>
        </w:rPr>
      </w:pPr>
      <w:del w:author="toantk" w:date="2022-07-25T13:50:00Z" w:id="16066">
        <w:r w:rsidDel="00DD1F59">
          <w:delText>Upgrade Firmware Response:</w:delText>
        </w:r>
      </w:del>
    </w:p>
    <w:p w:rsidR="00DD7619" w:rsidDel="00DD1F59" w:rsidP="00DD7619" w:rsidRDefault="00DD7619" w14:paraId="7EB64C97" w14:textId="50AB496C">
      <w:pPr>
        <w:pStyle w:val="FirstLevelBullet"/>
        <w:numPr>
          <w:ilvl w:val="1"/>
          <w:numId w:val="9"/>
        </w:numPr>
        <w:rPr>
          <w:del w:author="toantk" w:date="2022-07-25T13:50:00Z" w:id="16067"/>
        </w:rPr>
      </w:pPr>
      <w:del w:author="toantk" w:date="2022-07-25T13:50:00Z" w:id="16068">
        <w:r w:rsidDel="00DD1F59">
          <w:delText>Reset thành công:</w:delText>
        </w:r>
      </w:del>
    </w:p>
    <w:p w:rsidR="00DD7619" w:rsidDel="00DD1F59" w:rsidP="00DD7619" w:rsidRDefault="00DD7619" w14:paraId="32A53C9C" w14:textId="085009B0">
      <w:pPr>
        <w:pStyle w:val="FirstLevelBullet"/>
        <w:numPr>
          <w:ilvl w:val="0"/>
          <w:numId w:val="0"/>
        </w:numPr>
        <w:ind w:left="1080"/>
        <w:rPr>
          <w:del w:author="toantk" w:date="2022-07-25T13:50:00Z" w:id="16069"/>
        </w:rPr>
      </w:pPr>
      <w:del w:author="toantk" w:date="2022-07-25T13:50:00Z" w:id="16070">
        <w:r w:rsidDel="00DD1F59">
          <w:delText>{</w:delText>
        </w:r>
      </w:del>
    </w:p>
    <w:p w:rsidR="00DD7619" w:rsidDel="00DD1F59" w:rsidP="00DD7619" w:rsidRDefault="00DD7619" w14:paraId="0812FAFA" w14:textId="19774DDD">
      <w:pPr>
        <w:pStyle w:val="FirstLevelBullet"/>
        <w:numPr>
          <w:ilvl w:val="0"/>
          <w:numId w:val="0"/>
        </w:numPr>
        <w:ind w:left="1080"/>
        <w:rPr>
          <w:del w:author="toantk" w:date="2022-07-25T13:50:00Z" w:id="16071"/>
        </w:rPr>
      </w:pPr>
      <w:del w:author="toantk" w:date="2022-07-25T13:50:00Z" w:id="16072">
        <w:r w:rsidDel="00DD1F59">
          <w:delText>"status": 0,</w:delText>
        </w:r>
      </w:del>
    </w:p>
    <w:p w:rsidR="00DD7619" w:rsidDel="00DD1F59" w:rsidP="00DD7619" w:rsidRDefault="00B94824" w14:paraId="5B32F52D" w14:textId="7C06AFC6">
      <w:pPr>
        <w:pStyle w:val="FirstLevelBullet"/>
        <w:numPr>
          <w:ilvl w:val="0"/>
          <w:numId w:val="0"/>
        </w:numPr>
        <w:ind w:left="1080"/>
        <w:rPr>
          <w:del w:author="toantk" w:date="2022-07-25T13:50:00Z" w:id="16073"/>
        </w:rPr>
      </w:pPr>
      <w:del w:author="toantk" w:date="2022-07-25T13:50:00Z" w:id="16074">
        <w:r w:rsidDel="00DD1F59">
          <w:delText>“message”: “</w:delText>
        </w:r>
        <w:r w:rsidDel="00DD1F59" w:rsidR="00840E19">
          <w:delText>Success</w:delText>
        </w:r>
        <w:r w:rsidDel="00DD1F59">
          <w:delText>”</w:delText>
        </w:r>
        <w:r w:rsidDel="00DD1F59" w:rsidR="00DD7619">
          <w:delText>,</w:delText>
        </w:r>
      </w:del>
    </w:p>
    <w:p w:rsidR="001B55E6" w:rsidDel="00DD1F59" w:rsidP="001B55E6" w:rsidRDefault="001B55E6" w14:paraId="5EDCA577" w14:textId="323919C1">
      <w:pPr>
        <w:pStyle w:val="ListParagraph"/>
        <w:ind w:firstLine="360"/>
        <w:rPr>
          <w:del w:author="toantk" w:date="2022-07-25T13:50:00Z" w:id="16075"/>
        </w:rPr>
      </w:pPr>
      <w:del w:author="toantk" w:date="2022-07-25T13:50:00Z" w:id="16076">
        <w:r w:rsidDel="00DD1F59">
          <w:delText>“requestId” : “&lt;requestId&gt;”,</w:delText>
        </w:r>
      </w:del>
    </w:p>
    <w:p w:rsidR="00DD7619" w:rsidDel="00DD1F59" w:rsidP="00DD7619" w:rsidRDefault="00DD7619" w14:paraId="4CF4AD91" w14:textId="69CBB579">
      <w:pPr>
        <w:pStyle w:val="FirstLevelBullet"/>
        <w:numPr>
          <w:ilvl w:val="0"/>
          <w:numId w:val="0"/>
        </w:numPr>
        <w:ind w:left="1080"/>
        <w:rPr>
          <w:del w:author="toantk" w:date="2022-07-25T13:50:00Z" w:id="16077"/>
        </w:rPr>
      </w:pPr>
      <w:del w:author="toantk" w:date="2022-07-25T13:50:00Z" w:id="16078">
        <w:r w:rsidDel="00DD1F59">
          <w:delText>"data": {</w:delText>
        </w:r>
      </w:del>
    </w:p>
    <w:p w:rsidR="00DD7619" w:rsidDel="00DD1F59" w:rsidP="00DD7619" w:rsidRDefault="00DD7619" w14:paraId="61B374EE" w14:textId="14BE508B">
      <w:pPr>
        <w:pStyle w:val="FirstLevelBullet"/>
        <w:numPr>
          <w:ilvl w:val="0"/>
          <w:numId w:val="0"/>
        </w:numPr>
        <w:ind w:left="1080"/>
        <w:rPr>
          <w:del w:author="toantk" w:date="2022-07-25T13:50:00Z" w:id="16079"/>
        </w:rPr>
      </w:pPr>
      <w:del w:author="toantk" w:date="2022-07-25T13:50:00Z" w:id="16080">
        <w:r w:rsidDel="00DD1F59">
          <w:delText>}</w:delText>
        </w:r>
      </w:del>
    </w:p>
    <w:p w:rsidR="00DD7619" w:rsidDel="00DD1F59" w:rsidP="00DD7619" w:rsidRDefault="00DD7619" w14:paraId="3C99C5D2" w14:textId="6D8A7EBC">
      <w:pPr>
        <w:pStyle w:val="FirstLevelBullet"/>
        <w:numPr>
          <w:ilvl w:val="0"/>
          <w:numId w:val="0"/>
        </w:numPr>
        <w:ind w:left="1080"/>
        <w:rPr>
          <w:del w:author="toantk" w:date="2022-07-25T13:50:00Z" w:id="16081"/>
        </w:rPr>
      </w:pPr>
      <w:del w:author="toantk" w:date="2022-07-25T13:50:00Z" w:id="16082">
        <w:r w:rsidDel="00DD1F59">
          <w:delText>}</w:delText>
        </w:r>
      </w:del>
    </w:p>
    <w:p w:rsidR="00DD7619" w:rsidDel="00DD1F59" w:rsidP="00DD7619" w:rsidRDefault="00DD7619" w14:paraId="7246F0B0" w14:textId="56E75B1D">
      <w:pPr>
        <w:pStyle w:val="FirstLevelBullet"/>
        <w:numPr>
          <w:ilvl w:val="0"/>
          <w:numId w:val="10"/>
        </w:numPr>
        <w:rPr>
          <w:del w:author="toantk" w:date="2022-07-25T13:50:00Z" w:id="16083"/>
        </w:rPr>
      </w:pPr>
      <w:del w:author="toantk" w:date="2022-07-25T13:50:00Z" w:id="16084">
        <w:r w:rsidDel="00DD1F59">
          <w:delText>Reset thất bại:</w:delText>
        </w:r>
      </w:del>
    </w:p>
    <w:p w:rsidR="00DD7619" w:rsidDel="00DD1F59" w:rsidP="00DD7619" w:rsidRDefault="00DD7619" w14:paraId="268C8341" w14:textId="6CF7CD68">
      <w:pPr>
        <w:pStyle w:val="FirstLevelBullet"/>
        <w:numPr>
          <w:ilvl w:val="0"/>
          <w:numId w:val="0"/>
        </w:numPr>
        <w:ind w:left="1080"/>
        <w:rPr>
          <w:del w:author="toantk" w:date="2022-07-25T13:50:00Z" w:id="16085"/>
        </w:rPr>
      </w:pPr>
      <w:del w:author="toantk" w:date="2022-07-25T13:50:00Z" w:id="16086">
        <w:r w:rsidDel="00DD1F59">
          <w:delText>{</w:delText>
        </w:r>
      </w:del>
    </w:p>
    <w:p w:rsidR="00DD7619" w:rsidDel="00DD1F59" w:rsidP="00DD7619" w:rsidRDefault="00183521" w14:paraId="77941D11" w14:textId="29C419D4">
      <w:pPr>
        <w:pStyle w:val="FirstLevelBullet"/>
        <w:numPr>
          <w:ilvl w:val="0"/>
          <w:numId w:val="0"/>
        </w:numPr>
        <w:ind w:left="720" w:firstLine="360"/>
        <w:rPr>
          <w:del w:author="toantk" w:date="2022-07-25T13:50:00Z" w:id="16087"/>
        </w:rPr>
      </w:pPr>
      <w:del w:author="toantk" w:date="2022-07-25T13:50:00Z" w:id="16088">
        <w:r w:rsidDel="00DD1F59">
          <w:delText>“status”: &lt;ErrorCode&gt;</w:delText>
        </w:r>
        <w:r w:rsidDel="00DD1F59" w:rsidR="00DD7619">
          <w:delText>,</w:delText>
        </w:r>
      </w:del>
    </w:p>
    <w:p w:rsidR="00DD7619" w:rsidDel="00DD1F59" w:rsidP="00DD7619" w:rsidRDefault="00B94824" w14:paraId="082C07D2" w14:textId="5C0FEF64">
      <w:pPr>
        <w:pStyle w:val="FirstLevelBullet"/>
        <w:numPr>
          <w:ilvl w:val="0"/>
          <w:numId w:val="0"/>
        </w:numPr>
        <w:ind w:left="1080"/>
        <w:rPr>
          <w:del w:author="toantk" w:date="2022-07-25T13:50:00Z" w:id="16089"/>
        </w:rPr>
      </w:pPr>
      <w:del w:author="toantk" w:date="2022-07-25T13:50:00Z" w:id="16090">
        <w:r w:rsidDel="00DD1F59">
          <w:delText>“message”: “&lt;message&gt;”</w:delText>
        </w:r>
        <w:r w:rsidDel="00DD1F59" w:rsidR="00DD7619">
          <w:delText>,</w:delText>
        </w:r>
      </w:del>
    </w:p>
    <w:p w:rsidR="001B55E6" w:rsidDel="00DD1F59" w:rsidP="001B55E6" w:rsidRDefault="001B55E6" w14:paraId="3A66920E" w14:textId="74C6D2D2">
      <w:pPr>
        <w:pStyle w:val="ListParagraph"/>
        <w:ind w:firstLine="360"/>
        <w:rPr>
          <w:del w:author="toantk" w:date="2022-07-25T13:50:00Z" w:id="16091"/>
        </w:rPr>
      </w:pPr>
      <w:del w:author="toantk" w:date="2022-07-25T13:50:00Z" w:id="16092">
        <w:r w:rsidDel="00DD1F59">
          <w:delText>“requestId” : “&lt;requestId&gt;”,</w:delText>
        </w:r>
      </w:del>
    </w:p>
    <w:p w:rsidR="00DD7619" w:rsidDel="00DD1F59" w:rsidP="00DD7619" w:rsidRDefault="00DD7619" w14:paraId="1C34B378" w14:textId="3C22232D">
      <w:pPr>
        <w:pStyle w:val="FirstLevelBullet"/>
        <w:numPr>
          <w:ilvl w:val="0"/>
          <w:numId w:val="0"/>
        </w:numPr>
        <w:ind w:left="720" w:firstLine="360"/>
        <w:rPr>
          <w:del w:author="toantk" w:date="2022-07-25T13:50:00Z" w:id="16093"/>
        </w:rPr>
      </w:pPr>
      <w:del w:author="toantk" w:date="2022-07-25T13:50:00Z" w:id="16094">
        <w:r w:rsidDel="00DD1F59">
          <w:delText>"data": {</w:delText>
        </w:r>
      </w:del>
    </w:p>
    <w:p w:rsidR="00DD7619" w:rsidDel="00DD1F59" w:rsidP="00DD7619" w:rsidRDefault="00DD7619" w14:paraId="2CD5D491" w14:textId="5EF6F22C">
      <w:pPr>
        <w:pStyle w:val="FirstLevelBullet"/>
        <w:numPr>
          <w:ilvl w:val="0"/>
          <w:numId w:val="0"/>
        </w:numPr>
        <w:ind w:left="720" w:firstLine="360"/>
        <w:rPr>
          <w:del w:author="toantk" w:date="2022-07-25T13:50:00Z" w:id="16095"/>
        </w:rPr>
      </w:pPr>
      <w:del w:author="toantk" w:date="2022-07-25T13:50:00Z" w:id="16096">
        <w:r w:rsidDel="00DD1F59">
          <w:delText>}</w:delText>
        </w:r>
      </w:del>
    </w:p>
    <w:p w:rsidR="00DD7619" w:rsidDel="00DD1F59" w:rsidP="00DD7619" w:rsidRDefault="00DD7619" w14:paraId="22488D94" w14:textId="44484B8A">
      <w:pPr>
        <w:pStyle w:val="FirstLevelBullet"/>
        <w:numPr>
          <w:ilvl w:val="0"/>
          <w:numId w:val="0"/>
        </w:numPr>
        <w:ind w:left="720" w:firstLine="360"/>
        <w:rPr>
          <w:del w:author="toantk" w:date="2022-07-25T13:50:00Z" w:id="16097"/>
        </w:rPr>
      </w:pPr>
      <w:del w:author="toantk" w:date="2022-07-25T13:50:00Z" w:id="16098">
        <w:r w:rsidDel="00DD1F59">
          <w:delText>}</w:delText>
        </w:r>
      </w:del>
    </w:p>
    <w:p w:rsidR="007F743B" w:rsidP="0043581E" w:rsidRDefault="007F743B" w14:paraId="2BEF8A7D" w14:textId="66E9046D"/>
    <w:p w:rsidR="00A33257" w:rsidRDefault="14536626" w14:paraId="4B46E802" w14:textId="6067BE3E">
      <w:pPr>
        <w:pStyle w:val="Heading2"/>
        <w:rPr/>
      </w:pPr>
      <w:bookmarkStart w:name="_Toc111218056" w:id="16099"/>
      <w:r w:rsidR="7D1012D3">
        <w:rPr/>
        <w:t>Tính năng Data</w:t>
      </w:r>
      <w:r w:rsidR="4C5A42FE">
        <w:rPr/>
        <w:t>base</w:t>
      </w:r>
      <w:del w:author="Tran Khanh Toan" w:date="2022-07-01T15:22:00Z" w:id="206315930">
        <w:r w:rsidDel="1F484E10">
          <w:delText xml:space="preserve"> </w:delText>
        </w:r>
        <w:r w:rsidDel="1F484E10">
          <w:delText>- Draft</w:delText>
        </w:r>
      </w:del>
      <w:bookmarkEnd w:id="16099"/>
    </w:p>
    <w:tbl>
      <w:tblPr>
        <w:tblStyle w:val="TableGrid"/>
        <w:tblW w:w="0" w:type="auto"/>
        <w:tblLook w:val="04A0" w:firstRow="1" w:lastRow="0" w:firstColumn="1" w:lastColumn="0" w:noHBand="0" w:noVBand="1"/>
      </w:tblPr>
      <w:tblGrid>
        <w:gridCol w:w="1885"/>
        <w:gridCol w:w="7340"/>
      </w:tblGrid>
      <w:tr w:rsidR="00A33257" w:rsidTr="00E5021C" w14:paraId="34921288" w14:textId="77777777">
        <w:tc>
          <w:tcPr>
            <w:tcW w:w="1885" w:type="dxa"/>
          </w:tcPr>
          <w:p w:rsidR="00A33257" w:rsidP="00E5021C" w:rsidRDefault="00A33257" w14:paraId="7A3F6CB0" w14:textId="77777777">
            <w:r>
              <w:t>ID</w:t>
            </w:r>
          </w:p>
        </w:tc>
        <w:tc>
          <w:tcPr>
            <w:tcW w:w="7340" w:type="dxa"/>
          </w:tcPr>
          <w:p w:rsidR="00A33257" w:rsidP="00E5021C" w:rsidRDefault="00A33257" w14:paraId="6E39A594" w14:textId="3D82B40E">
            <w:r>
              <w:t>CN-</w:t>
            </w:r>
            <w:ins w:author="toantk" w:date="2022-07-27T17:33:00Z" w:id="16101">
              <w:r w:rsidR="000409DA">
                <w:t>23</w:t>
              </w:r>
            </w:ins>
            <w:del w:author="toantk" w:date="2022-07-27T17:33:00Z" w:id="16102">
              <w:r w:rsidDel="00EE7D9E">
                <w:delText>2</w:delText>
              </w:r>
            </w:del>
            <w:ins w:author="Tran Khanh Toan" w:date="2022-07-01T15:21:00Z" w:id="16103">
              <w:del w:author="toantk" w:date="2022-07-27T17:33:00Z" w:id="16104">
                <w:r w:rsidDel="00EE7D9E" w:rsidR="0021332D">
                  <w:delText>8</w:delText>
                </w:r>
              </w:del>
            </w:ins>
            <w:del w:author="Tran Khanh Toan" w:date="2022-07-01T15:21:00Z" w:id="16105">
              <w:r w:rsidDel="0021332D" w:rsidR="00394013">
                <w:delText>7</w:delText>
              </w:r>
            </w:del>
          </w:p>
        </w:tc>
      </w:tr>
      <w:tr w:rsidR="00A33257" w:rsidTr="00E5021C" w14:paraId="766BFEAC" w14:textId="77777777">
        <w:tc>
          <w:tcPr>
            <w:tcW w:w="1885" w:type="dxa"/>
          </w:tcPr>
          <w:p w:rsidR="00A33257" w:rsidP="00E5021C" w:rsidRDefault="00A33257" w14:paraId="62DDB74F" w14:textId="77777777">
            <w:r>
              <w:t>Name</w:t>
            </w:r>
          </w:p>
        </w:tc>
        <w:tc>
          <w:tcPr>
            <w:tcW w:w="7340" w:type="dxa"/>
          </w:tcPr>
          <w:p w:rsidR="00A33257" w:rsidP="00E5021C" w:rsidRDefault="0076511A" w14:paraId="6ECE2B9C" w14:textId="3AC9DC8B">
            <w:r>
              <w:t xml:space="preserve">Tính năng cập nhật Database từ </w:t>
            </w:r>
            <w:del w:author="Tran Khanh Toan" w:date="2022-07-01T15:43:00Z" w:id="16106">
              <w:r w:rsidDel="007A6979">
                <w:delText>OneLink</w:delText>
              </w:r>
            </w:del>
            <w:ins w:author="Tran Khanh Toan" w:date="2022-07-01T15:43:00Z" w:id="16107">
              <w:r w:rsidR="007A6979">
                <w:t>Mobile App</w:t>
              </w:r>
            </w:ins>
          </w:p>
        </w:tc>
      </w:tr>
      <w:tr w:rsidR="00A33257" w:rsidTr="00E5021C" w14:paraId="2554817F" w14:textId="77777777">
        <w:tc>
          <w:tcPr>
            <w:tcW w:w="1885" w:type="dxa"/>
          </w:tcPr>
          <w:p w:rsidR="00A33257" w:rsidP="00E5021C" w:rsidRDefault="00A33257" w14:paraId="28160831" w14:textId="77777777">
            <w:r>
              <w:t>Description</w:t>
            </w:r>
          </w:p>
        </w:tc>
        <w:tc>
          <w:tcPr>
            <w:tcW w:w="7340" w:type="dxa"/>
          </w:tcPr>
          <w:p w:rsidR="00A33257" w:rsidP="00E5021C" w:rsidRDefault="0076511A" w14:paraId="70451571" w14:textId="6CA2DE43">
            <w:del w:author="Tran Khanh Toan" w:date="2022-07-01T15:43:00Z" w:id="16108">
              <w:r w:rsidDel="007A6979">
                <w:delText>OneLink</w:delText>
              </w:r>
            </w:del>
            <w:ins w:author="Tran Khanh Toan" w:date="2022-07-01T15:43:00Z" w:id="16109">
              <w:r w:rsidR="007A6979">
                <w:t>Mobile App</w:t>
              </w:r>
            </w:ins>
            <w:r>
              <w:t xml:space="preserve"> thực hiện đồng bộ phiên bản database đang lưu trữ trên Mobile App xuống cho ONT nếu phát hiện thấy phiên bản database trên ONT có sự khác biệt.</w:t>
            </w:r>
          </w:p>
        </w:tc>
      </w:tr>
      <w:tr w:rsidR="00A33257" w:rsidTr="00E5021C" w14:paraId="65ECF0B4" w14:textId="77777777">
        <w:tc>
          <w:tcPr>
            <w:tcW w:w="1885" w:type="dxa"/>
          </w:tcPr>
          <w:p w:rsidR="00A33257" w:rsidP="00E5021C" w:rsidRDefault="00A33257" w14:paraId="35F898EA" w14:textId="77777777">
            <w:r>
              <w:t>Actor</w:t>
            </w:r>
          </w:p>
        </w:tc>
        <w:tc>
          <w:tcPr>
            <w:tcW w:w="7340" w:type="dxa"/>
          </w:tcPr>
          <w:p w:rsidR="00A33257" w:rsidP="00E5021C" w:rsidRDefault="00A33257" w14:paraId="1D0F1031" w14:textId="77777777">
            <w:r>
              <w:t>Admin</w:t>
            </w:r>
          </w:p>
        </w:tc>
      </w:tr>
      <w:tr w:rsidR="00A33257" w:rsidTr="00E5021C" w14:paraId="1DE395FB" w14:textId="77777777">
        <w:tc>
          <w:tcPr>
            <w:tcW w:w="1885" w:type="dxa"/>
          </w:tcPr>
          <w:p w:rsidR="00A33257" w:rsidP="00E5021C" w:rsidRDefault="00A33257" w14:paraId="4DDB1F7A" w14:textId="77777777">
            <w:r>
              <w:t>Pre-condition</w:t>
            </w:r>
          </w:p>
        </w:tc>
        <w:tc>
          <w:tcPr>
            <w:tcW w:w="7340" w:type="dxa"/>
          </w:tcPr>
          <w:p w:rsidR="00A33257" w:rsidP="00E5021C" w:rsidRDefault="00A33257" w14:paraId="6A536F59" w14:textId="2BF0983F">
            <w:r>
              <w:t xml:space="preserve">Thiết bị hoạt động bình thường, </w:t>
            </w:r>
            <w:del w:author="Tran Khanh Toan" w:date="2022-07-01T15:44:00Z" w:id="16110">
              <w:r w:rsidDel="007A6979">
                <w:delText>OneLink</w:delText>
              </w:r>
            </w:del>
            <w:ins w:author="Tran Khanh Toan" w:date="2022-07-01T15:44:00Z" w:id="16111">
              <w:r w:rsidR="007A6979">
                <w:t>Mobile App</w:t>
              </w:r>
            </w:ins>
            <w:r>
              <w:t xml:space="preserve"> đã đăng nhập thành công vào thiết bị và được cấp phiên truy nhập</w:t>
            </w:r>
          </w:p>
        </w:tc>
      </w:tr>
      <w:tr w:rsidR="00A33257" w:rsidTr="00E5021C" w14:paraId="132FCE5B" w14:textId="77777777">
        <w:tc>
          <w:tcPr>
            <w:tcW w:w="1885" w:type="dxa"/>
          </w:tcPr>
          <w:p w:rsidR="00A33257" w:rsidP="00E5021C" w:rsidRDefault="00A33257" w14:paraId="3EFD8032" w14:textId="77777777">
            <w:r>
              <w:t>Post-condition</w:t>
            </w:r>
          </w:p>
        </w:tc>
        <w:tc>
          <w:tcPr>
            <w:tcW w:w="7340" w:type="dxa"/>
          </w:tcPr>
          <w:p w:rsidR="00A33257" w:rsidP="00E5021C" w:rsidRDefault="00A33257" w14:paraId="1E2BD8FB" w14:textId="7A5F0F24">
            <w:r>
              <w:t xml:space="preserve">Thiết bị phản hồi đầy đủ thông tin cho </w:t>
            </w:r>
            <w:del w:author="Tran Khanh Toan" w:date="2022-07-01T15:44:00Z" w:id="16112">
              <w:r w:rsidDel="007A6979">
                <w:delText>OneLink</w:delText>
              </w:r>
            </w:del>
            <w:ins w:author="Tran Khanh Toan" w:date="2022-07-01T15:44:00Z" w:id="16113">
              <w:r w:rsidR="007A6979">
                <w:t>Mobile App</w:t>
              </w:r>
            </w:ins>
            <w:r>
              <w:t xml:space="preserve"> </w:t>
            </w:r>
          </w:p>
        </w:tc>
      </w:tr>
    </w:tbl>
    <w:p w:rsidR="00A33257" w:rsidP="00A33257" w:rsidRDefault="00A33257" w14:paraId="2C0C433D" w14:textId="77777777"/>
    <w:p w:rsidR="00A33257" w:rsidP="00A33257" w:rsidRDefault="00A33257" w14:paraId="6D7C4E41" w14:textId="53A3B207">
      <w:pPr>
        <w:pStyle w:val="Heading3"/>
      </w:pPr>
      <w:bookmarkStart w:name="_Toc111218057" w:id="16114"/>
      <w:r>
        <w:t xml:space="preserve">Usecase – </w:t>
      </w:r>
      <w:r w:rsidR="0076511A">
        <w:t xml:space="preserve">Cập nhật Database từ </w:t>
      </w:r>
      <w:del w:author="Tran Khanh Toan" w:date="2022-07-01T15:44:00Z" w:id="16115">
        <w:r w:rsidDel="007A6979" w:rsidR="0076511A">
          <w:delText>OneLink</w:delText>
        </w:r>
      </w:del>
      <w:ins w:author="Tran Khanh Toan" w:date="2022-07-01T15:44:00Z" w:id="16116">
        <w:r w:rsidR="007A6979">
          <w:t>Mobile App</w:t>
        </w:r>
      </w:ins>
      <w:bookmarkEnd w:id="16114"/>
    </w:p>
    <w:tbl>
      <w:tblPr>
        <w:tblStyle w:val="TableGrid"/>
        <w:tblW w:w="0" w:type="auto"/>
        <w:tblLook w:val="04A0" w:firstRow="1" w:lastRow="0" w:firstColumn="1" w:lastColumn="0" w:noHBand="0" w:noVBand="1"/>
      </w:tblPr>
      <w:tblGrid>
        <w:gridCol w:w="1885"/>
        <w:gridCol w:w="7340"/>
      </w:tblGrid>
      <w:tr w:rsidR="00A33257" w:rsidTr="2ADD6C4A" w14:paraId="022EB25B" w14:textId="77777777">
        <w:tc>
          <w:tcPr>
            <w:tcW w:w="1885" w:type="dxa"/>
            <w:tcMar/>
          </w:tcPr>
          <w:p w:rsidR="00A33257" w:rsidP="00E5021C" w:rsidRDefault="00A33257" w14:paraId="54D2FE4F" w14:textId="77777777">
            <w:r>
              <w:t>ID</w:t>
            </w:r>
          </w:p>
        </w:tc>
        <w:tc>
          <w:tcPr>
            <w:tcW w:w="7340" w:type="dxa"/>
            <w:tcMar/>
          </w:tcPr>
          <w:p w:rsidR="00A33257" w:rsidP="00E5021C" w:rsidRDefault="00A33257" w14:paraId="3D730FB7" w14:textId="5B507063">
            <w:r>
              <w:t>UC-</w:t>
            </w:r>
            <w:ins w:author="toantk" w:date="2022-07-27T17:33:00Z" w:id="16117">
              <w:r w:rsidR="000409DA">
                <w:t>44</w:t>
              </w:r>
            </w:ins>
            <w:del w:author="toantk" w:date="2022-07-27T17:33:00Z" w:id="16118">
              <w:r w:rsidDel="00EE7D9E" w:rsidR="0076511A">
                <w:delText>5</w:delText>
              </w:r>
            </w:del>
            <w:ins w:author="Tran Khanh Toan" w:date="2022-07-01T15:21:00Z" w:id="16119">
              <w:del w:author="toantk" w:date="2022-07-27T17:33:00Z" w:id="16120">
                <w:r w:rsidDel="00EE7D9E" w:rsidR="0021332D">
                  <w:delText>3</w:delText>
                </w:r>
              </w:del>
            </w:ins>
            <w:del w:author="Tran Khanh Toan" w:date="2022-07-01T15:21:00Z" w:id="16121">
              <w:r w:rsidDel="0021332D" w:rsidR="00394013">
                <w:delText>1</w:delText>
              </w:r>
            </w:del>
          </w:p>
        </w:tc>
      </w:tr>
      <w:tr w:rsidR="00A33257" w:rsidTr="2ADD6C4A" w14:paraId="45BBDE59" w14:textId="77777777">
        <w:tc>
          <w:tcPr>
            <w:tcW w:w="1885" w:type="dxa"/>
            <w:tcMar/>
          </w:tcPr>
          <w:p w:rsidR="00A33257" w:rsidP="00E5021C" w:rsidRDefault="00A33257" w14:paraId="547CFC7D" w14:textId="77777777">
            <w:r>
              <w:t>Name</w:t>
            </w:r>
          </w:p>
        </w:tc>
        <w:tc>
          <w:tcPr>
            <w:tcW w:w="7340" w:type="dxa"/>
            <w:tcMar/>
          </w:tcPr>
          <w:p w:rsidR="008B7FAA" w:rsidP="008B7FAA" w:rsidRDefault="008B7FAA" w14:paraId="59EF206D" w14:textId="4762D78F">
            <w:pPr>
              <w:pStyle w:val="FirstLevelBullet"/>
            </w:pPr>
            <w:r>
              <w:t xml:space="preserve">Cập nhật Database từ </w:t>
            </w:r>
            <w:del w:author="Tran Khanh Toan" w:date="2022-07-01T15:44:00Z" w:id="16122">
              <w:r w:rsidDel="007A6979">
                <w:delText>OneLink</w:delText>
              </w:r>
            </w:del>
            <w:ins w:author="Tran Khanh Toan" w:date="2022-07-01T15:44:00Z" w:id="16123">
              <w:r w:rsidR="007A6979">
                <w:t>Mobile App</w:t>
              </w:r>
            </w:ins>
          </w:p>
        </w:tc>
      </w:tr>
      <w:tr w:rsidR="00A33257" w:rsidTr="2ADD6C4A" w14:paraId="368A2124" w14:textId="77777777">
        <w:tc>
          <w:tcPr>
            <w:tcW w:w="1885" w:type="dxa"/>
            <w:tcMar/>
          </w:tcPr>
          <w:p w:rsidR="00A33257" w:rsidP="00E5021C" w:rsidRDefault="00A33257" w14:paraId="534DD39F" w14:textId="77777777">
            <w:r>
              <w:t>Description</w:t>
            </w:r>
          </w:p>
        </w:tc>
        <w:tc>
          <w:tcPr>
            <w:tcW w:w="7340" w:type="dxa"/>
            <w:tcMar/>
          </w:tcPr>
          <w:p w:rsidR="008B7FAA" w:rsidP="008B7FAA" w:rsidRDefault="008B7FAA" w14:paraId="3BCACA1B" w14:textId="2274615C">
            <w:pPr>
              <w:pStyle w:val="FirstLevelBullet"/>
              <w:rPr>
                <w:ins w:author="toantk" w:date="2022-07-26T13:54:00Z" w:id="16124"/>
              </w:rPr>
            </w:pPr>
            <w:del w:author="Tran Khanh Toan" w:date="2022-07-01T15:44:00Z" w:id="16125">
              <w:r w:rsidDel="007A6979">
                <w:delText>OneLink</w:delText>
              </w:r>
            </w:del>
            <w:ins w:author="Tran Khanh Toan" w:date="2022-07-01T15:44:00Z" w:id="16126">
              <w:r w:rsidR="007A6979">
                <w:t>Mobile App</w:t>
              </w:r>
            </w:ins>
            <w:r>
              <w:t xml:space="preserve"> phát hiện sự khác biệt về phiên bản database lưu trữ trên </w:t>
            </w:r>
            <w:del w:author="Tran Khanh Toan" w:date="2022-07-01T15:44:00Z" w:id="16127">
              <w:r w:rsidDel="007A6979">
                <w:delText>OneLink</w:delText>
              </w:r>
            </w:del>
            <w:ins w:author="Tran Khanh Toan" w:date="2022-07-01T15:44:00Z" w:id="16128">
              <w:r w:rsidR="007A6979">
                <w:t>Mobile App</w:t>
              </w:r>
            </w:ins>
            <w:r>
              <w:t xml:space="preserve"> với database lưu trữ trên ONT.</w:t>
            </w:r>
          </w:p>
          <w:p w:rsidR="00737EFF" w:rsidRDefault="00737EFF" w14:paraId="65C7D206" w14:textId="22A05E97">
            <w:pPr>
              <w:pStyle w:val="FirstLevelBullet"/>
            </w:pPr>
            <w:ins w:author="toantk" w:date="2022-07-26T13:54:00Z" w:id="16129">
              <w:r>
                <w:t>OneLink upload file database lên ONT bằng phương thức HTTP POST</w:t>
              </w:r>
            </w:ins>
          </w:p>
          <w:p w:rsidR="00A33257" w:rsidDel="00737EFF" w:rsidP="008B7FAA" w:rsidRDefault="008B7FAA" w14:paraId="68426CDC" w14:textId="34E135F6">
            <w:pPr>
              <w:pStyle w:val="FirstLevelBullet"/>
              <w:rPr>
                <w:ins w:author="Tran Khanh Toan" w:date="2022-07-01T15:22:00Z" w:id="16130"/>
                <w:del w:author="toantk" w:date="2022-07-26T13:55:00Z" w:id="16131"/>
              </w:rPr>
            </w:pPr>
            <w:del w:author="toantk" w:date="2022-07-26T13:55:00Z" w:id="16132">
              <w:r w:rsidDel="00737EFF">
                <w:delText>OneLink</w:delText>
              </w:r>
            </w:del>
            <w:ins w:author="Tran Khanh Toan" w:date="2022-07-01T15:44:00Z" w:id="16133">
              <w:del w:author="toantk" w:date="2022-07-26T13:55:00Z" w:id="16134">
                <w:r w:rsidDel="00737EFF" w:rsidR="007A6979">
                  <w:delText>Mobile App</w:delText>
                </w:r>
              </w:del>
            </w:ins>
            <w:del w:author="toantk" w:date="2022-07-26T13:55:00Z" w:id="16135">
              <w:r w:rsidDel="00737EFF">
                <w:delText xml:space="preserve"> gửi yêu cầu cập nhật phiên bản, kèm nội dung file database kèm trong bản tin HTTP xuống cho ONT.</w:delText>
              </w:r>
            </w:del>
          </w:p>
          <w:p w:rsidR="0021332D" w:rsidRDefault="46995312" w14:paraId="7EA6F18A" w14:textId="64779EFE">
            <w:pPr>
              <w:pStyle w:val="FirstLevelBullet"/>
              <w:rPr/>
            </w:pPr>
            <w:ins w:author="Tran Khanh Toan" w:date="2022-07-01T15:22:00Z" w:id="1679014479">
              <w:r w:rsidR="0742365A">
                <w:t xml:space="preserve">Mobile App </w:t>
              </w:r>
            </w:ins>
            <w:ins w:author="toantk" w:date="2022-07-26T13:56:00Z" w:id="1093300438">
              <w:r w:rsidR="3AFA0B7E">
                <w:t>gửi yêu cầu cập nhật database</w:t>
              </w:r>
            </w:ins>
            <w:del w:author="toantk" w:date="2022-07-26T13:56:00Z" w:id="118693055">
              <w:r w:rsidDel="0742365A">
                <w:delText>thực hiện</w:delText>
              </w:r>
            </w:del>
            <w:ins w:author="toantk" w:date="2022-07-26T13:56:00Z" w:id="1242761996">
              <w:r w:rsidR="3AFA0B7E">
                <w:t>,</w:t>
              </w:r>
            </w:ins>
            <w:ins w:author="Tran Khanh Toan" w:date="2022-07-01T15:22:00Z" w:id="1450510062">
              <w:r w:rsidR="0742365A">
                <w:t xml:space="preserve"> request với định dạng </w:t>
              </w:r>
              <w:r>
                <w:fldChar w:fldCharType="begin"/>
              </w:r>
              <w:r>
                <w:instrText xml:space="preserve"> HYPERLINK "https://&lt;ip&gt;:&lt;port&gt;/onelinkagent" </w:instrText>
              </w:r>
              <w:r>
                <w:fldChar w:fldCharType="separate"/>
              </w:r>
              <w:r w:rsidRPr="2ADD6C4A" w:rsidR="0742365A">
                <w:rPr>
                  <w:rStyle w:val="Hyperlink"/>
                </w:rPr>
                <w:t>https://&lt;ip&gt;:&lt;port&gt;/onelinkagent</w:t>
              </w:r>
              <w:r>
                <w:fldChar w:fldCharType="end"/>
              </w:r>
              <w:r w:rsidR="0742365A">
                <w:t xml:space="preserve"> với cookies đi kèm request được quy định trong mục 7.2.1</w:t>
              </w:r>
            </w:ins>
          </w:p>
          <w:p w:rsidR="002342A2" w:rsidP="002342A2" w:rsidRDefault="3CBDACFB" w14:paraId="033F8E67" w14:textId="3BD9B2F0">
            <w:pPr>
              <w:pStyle w:val="FirstLevelBullet"/>
              <w:rPr>
                <w:ins w:author="Tran Khanh Toan" w:date="2022-08-03T15:25:00Z" w:id="16141"/>
              </w:rPr>
            </w:pPr>
            <w:r>
              <w:t>ONT nhận yêu cầu</w:t>
            </w:r>
            <w:del w:author="toantk" w:date="2022-07-27T14:00:00Z" w:id="16142">
              <w:r w:rsidDel="3CBDACFB" w:rsidR="008B7FAA">
                <w:delText>, xử lý và</w:delText>
              </w:r>
            </w:del>
            <w:ins w:author="Tran Khanh Toan" w:date="2022-08-03T15:24:00Z" w:id="16143">
              <w:r w:rsidR="16F9F3D1">
                <w:t>, ONT kiểm tra</w:t>
              </w:r>
            </w:ins>
            <w:ins w:author="Tran Khanh Toan" w:date="2022-08-04T09:40:00Z" w:id="16144">
              <w:r w:rsidR="00DE4F28">
                <w:t xml:space="preserve"> tính toàn vẹn của file qua mã md5 check sum và</w:t>
              </w:r>
            </w:ins>
            <w:ins w:author="Tran Khanh Toan" w:date="2022-08-03T15:24:00Z" w:id="16145">
              <w:r w:rsidR="16F9F3D1">
                <w:t xml:space="preserve"> tính hợp lệ của file database </w:t>
              </w:r>
            </w:ins>
            <w:ins w:author="Tran Khanh Toan" w:date="2022-08-04T09:41:00Z" w:id="16146">
              <w:r w:rsidR="00DE4F28">
                <w:t>sau đó</w:t>
              </w:r>
            </w:ins>
            <w:ins w:author="Tran Khanh Toan" w:date="2022-08-03T15:24:00Z" w:id="16147">
              <w:r w:rsidR="16F9F3D1">
                <w:t xml:space="preserve"> thực hiện update.</w:t>
              </w:r>
            </w:ins>
          </w:p>
          <w:p w:rsidR="002342A2" w:rsidRDefault="16F9F3D1" w14:paraId="7F9189FC" w14:textId="3F36AE99">
            <w:pPr>
              <w:pStyle w:val="FirstLevelBullet"/>
              <w:rPr>
                <w:ins w:author="Tran Khanh Toan" w:date="2022-08-03T15:24:00Z" w:id="16148"/>
              </w:rPr>
            </w:pPr>
            <w:ins w:author="Tran Khanh Toan" w:date="2022-08-03T15:26:00Z" w:id="16149">
              <w:r>
                <w:t xml:space="preserve">Mobile App cần chờ ONT thực hiện update, </w:t>
              </w:r>
            </w:ins>
            <w:ins w:author="Tran Khanh Toan" w:date="2022-08-03T15:25:00Z" w:id="16150">
              <w:r>
                <w:t xml:space="preserve">ONT gửi phản hồi cho Mobile App sau khi </w:t>
              </w:r>
            </w:ins>
            <w:ins w:author="Tran Khanh Toan" w:date="2022-08-03T15:26:00Z" w:id="16151">
              <w:r>
                <w:t xml:space="preserve">đã thực hiện update xong. </w:t>
              </w:r>
            </w:ins>
            <w:del w:author="Tran Khanh Toan" w:date="2022-08-03T15:24:00Z" w:id="16152">
              <w:r w:rsidDel="3CBDACFB" w:rsidR="002342A2">
                <w:delText xml:space="preserve"> </w:delText>
              </w:r>
            </w:del>
          </w:p>
          <w:p w:rsidR="008A6AF0" w:rsidDel="002342A2" w:rsidRDefault="008B7FAA" w14:paraId="2A7E04E3" w14:textId="7D360108">
            <w:pPr>
              <w:pStyle w:val="FirstLevelBullet"/>
              <w:numPr>
                <w:ilvl w:val="0"/>
                <w:numId w:val="0"/>
              </w:numPr>
              <w:ind w:left="360"/>
              <w:rPr>
                <w:ins w:author="toantk" w:date="2022-07-27T14:01:00Z" w:id="16153"/>
                <w:del w:author="Tran Khanh Toan" w:date="2022-08-03T15:25:00Z" w:id="16154"/>
              </w:rPr>
              <w:pPrChange w:author="Tran Khanh Toan" w:date="2022-08-03T15:26:00Z" w:id="16155">
                <w:pPr>
                  <w:pStyle w:val="FirstLevelBullet"/>
                </w:pPr>
              </w:pPrChange>
            </w:pPr>
            <w:del w:author="Tran Khanh Toan" w:date="2022-08-03T15:25:00Z" w:id="16156">
              <w:r w:rsidDel="002342A2">
                <w:delText xml:space="preserve">gửi phản hồi cho </w:delText>
              </w:r>
            </w:del>
            <w:del w:author="Tran Khanh Toan" w:date="2022-07-01T15:44:00Z" w:id="16157">
              <w:r w:rsidDel="007A6979">
                <w:delText>OneLink</w:delText>
              </w:r>
            </w:del>
            <w:ins w:author="toantk" w:date="2022-07-27T14:00:00Z" w:id="16158">
              <w:del w:author="Tran Khanh Toan" w:date="2022-08-03T15:25:00Z" w:id="16159">
                <w:r w:rsidDel="002342A2" w:rsidR="008A6AF0">
                  <w:delText xml:space="preserve"> </w:delText>
                </w:r>
              </w:del>
            </w:ins>
            <w:ins w:author="toantk" w:date="2022-07-27T14:01:00Z" w:id="16160">
              <w:del w:author="Tran Khanh Toan" w:date="2022-08-03T15:25:00Z" w:id="16161">
                <w:r w:rsidDel="002342A2" w:rsidR="008A6AF0">
                  <w:delText>đã nhận request thánh công hay chưa.</w:delText>
                </w:r>
              </w:del>
            </w:ins>
          </w:p>
          <w:p w:rsidR="008A6AF0" w:rsidDel="002342A2" w:rsidRDefault="008A6AF0" w14:paraId="63690973" w14:textId="3749D116">
            <w:pPr>
              <w:pStyle w:val="FirstLevelBullet"/>
              <w:numPr>
                <w:ilvl w:val="0"/>
                <w:numId w:val="0"/>
              </w:numPr>
              <w:ind w:left="360"/>
              <w:rPr>
                <w:ins w:author="toantk" w:date="2022-07-26T13:55:00Z" w:id="16162"/>
                <w:del w:author="Tran Khanh Toan" w:date="2022-08-03T15:24:00Z" w:id="16163"/>
              </w:rPr>
              <w:pPrChange w:author="Tran Khanh Toan" w:date="2022-08-03T15:26:00Z" w:id="16164">
                <w:pPr>
                  <w:pStyle w:val="FirstLevelBullet"/>
                </w:pPr>
              </w:pPrChange>
            </w:pPr>
            <w:ins w:author="toantk" w:date="2022-07-27T14:01:00Z" w:id="16165">
              <w:del w:author="Tran Khanh Toan" w:date="2022-08-03T15:24:00Z" w:id="16166">
                <w:r w:rsidDel="002342A2">
                  <w:delText>ONT kiểm tra tính hợp lệ của file database và thực hiện update.</w:delText>
                </w:r>
              </w:del>
            </w:ins>
            <w:del w:author="Tran Khanh Toan" w:date="2022-08-03T15:24:00Z" w:id="16167">
              <w:r w:rsidDel="002342A2" w:rsidR="008B7FAA">
                <w:delText>.</w:delText>
              </w:r>
            </w:del>
          </w:p>
          <w:p w:rsidR="00737EFF" w:rsidRDefault="00737EFF" w14:paraId="6BBC6C0D" w14:textId="25207431">
            <w:pPr>
              <w:pStyle w:val="FirstLevelBullet"/>
              <w:numPr>
                <w:ilvl w:val="0"/>
                <w:numId w:val="0"/>
              </w:numPr>
              <w:ind w:left="360"/>
              <w:pPrChange w:author="Tran Khanh Toan" w:date="2022-08-03T15:26:00Z" w:id="16168">
                <w:pPr>
                  <w:pStyle w:val="FirstLevelBullet"/>
                </w:pPr>
              </w:pPrChange>
            </w:pPr>
            <w:ins w:author="toantk" w:date="2022-07-26T13:55:00Z" w:id="16169">
              <w:del w:author="Tran Khanh Toan" w:date="2022-08-03T15:25:00Z" w:id="16170">
                <w:r w:rsidDel="002342A2">
                  <w:delText>Mobile App kiểm tra các thông tin database cũng như trạng thái của action updateDatabase  thông qua action databaseStatus.</w:delText>
                </w:r>
              </w:del>
            </w:ins>
          </w:p>
        </w:tc>
      </w:tr>
      <w:tr w:rsidR="00A33257" w:rsidTr="2ADD6C4A" w14:paraId="344D12F6" w14:textId="77777777">
        <w:tc>
          <w:tcPr>
            <w:tcW w:w="1885" w:type="dxa"/>
            <w:tcMar/>
          </w:tcPr>
          <w:p w:rsidR="00A33257" w:rsidP="00E5021C" w:rsidRDefault="00A33257" w14:paraId="6C2623A3" w14:textId="77777777">
            <w:r>
              <w:t>Actor</w:t>
            </w:r>
          </w:p>
        </w:tc>
        <w:tc>
          <w:tcPr>
            <w:tcW w:w="7340" w:type="dxa"/>
            <w:tcMar/>
          </w:tcPr>
          <w:p w:rsidR="00A33257" w:rsidP="00E5021C" w:rsidRDefault="00A33257" w14:paraId="0E3221F3" w14:textId="77777777">
            <w:r>
              <w:t>Admin</w:t>
            </w:r>
          </w:p>
        </w:tc>
      </w:tr>
      <w:tr w:rsidR="00A33257" w:rsidTr="2ADD6C4A" w14:paraId="5AA7F448" w14:textId="77777777">
        <w:tc>
          <w:tcPr>
            <w:tcW w:w="1885" w:type="dxa"/>
            <w:tcMar/>
          </w:tcPr>
          <w:p w:rsidR="00A33257" w:rsidP="00E5021C" w:rsidRDefault="00A33257" w14:paraId="0BDD3D3D" w14:textId="77777777">
            <w:r>
              <w:t>Pre-condition</w:t>
            </w:r>
          </w:p>
        </w:tc>
        <w:tc>
          <w:tcPr>
            <w:tcW w:w="7340" w:type="dxa"/>
            <w:tcMar/>
          </w:tcPr>
          <w:p w:rsidR="00A33257" w:rsidP="00E5021C" w:rsidRDefault="00A33257" w14:paraId="418306C8" w14:textId="2D7C65B0">
            <w:r>
              <w:t xml:space="preserve">Thiết bị hoạt động bình thường, </w:t>
            </w:r>
            <w:del w:author="Tran Khanh Toan" w:date="2022-07-01T15:44:00Z" w:id="16171">
              <w:r w:rsidDel="007A6979">
                <w:delText>OneLink</w:delText>
              </w:r>
            </w:del>
            <w:ins w:author="Tran Khanh Toan" w:date="2022-07-01T15:44:00Z" w:id="16172">
              <w:r w:rsidR="007A6979">
                <w:t>Mobile App</w:t>
              </w:r>
            </w:ins>
            <w:r>
              <w:t xml:space="preserve"> đã đăng nhập thành công vào thiết bị và được cấp phiên truy nhập</w:t>
            </w:r>
          </w:p>
        </w:tc>
      </w:tr>
      <w:tr w:rsidR="00A33257" w:rsidTr="2ADD6C4A" w14:paraId="1EEE652F" w14:textId="77777777">
        <w:tc>
          <w:tcPr>
            <w:tcW w:w="1885" w:type="dxa"/>
            <w:tcMar/>
          </w:tcPr>
          <w:p w:rsidR="00A33257" w:rsidP="00E5021C" w:rsidRDefault="00A33257" w14:paraId="78534EE3" w14:textId="77777777">
            <w:r>
              <w:t>Post-condition</w:t>
            </w:r>
          </w:p>
        </w:tc>
        <w:tc>
          <w:tcPr>
            <w:tcW w:w="7340" w:type="dxa"/>
            <w:tcMar/>
          </w:tcPr>
          <w:p w:rsidR="00A33257" w:rsidP="00E5021C" w:rsidRDefault="00A33257" w14:paraId="2F064769" w14:textId="6B8C2E90">
            <w:r>
              <w:t xml:space="preserve">Thiết bị phản hồi đầy đủ các thông tin cho </w:t>
            </w:r>
            <w:del w:author="Tran Khanh Toan" w:date="2022-07-01T15:44:00Z" w:id="16173">
              <w:r w:rsidDel="007A6979">
                <w:delText>OneLink</w:delText>
              </w:r>
            </w:del>
            <w:ins w:author="Tran Khanh Toan" w:date="2022-07-01T15:44:00Z" w:id="16174">
              <w:r w:rsidR="007A6979">
                <w:t>Mobile App</w:t>
              </w:r>
            </w:ins>
          </w:p>
        </w:tc>
      </w:tr>
    </w:tbl>
    <w:p w:rsidR="00385FE4" w:rsidP="0043581E" w:rsidRDefault="00385FE4" w14:paraId="145BAF21" w14:textId="6E5EDFD2"/>
    <w:p w:rsidR="008B7FAA" w:rsidP="0043581E" w:rsidRDefault="00242855" w14:paraId="48BD6E01" w14:textId="3635754F">
      <w:pPr>
        <w:rPr>
          <w:b/>
          <w:bCs/>
        </w:rPr>
      </w:pPr>
      <w:r w:rsidRPr="00242855">
        <w:rPr>
          <w:b/>
          <w:bCs/>
        </w:rPr>
        <w:t xml:space="preserve">Luồng </w:t>
      </w:r>
      <w:r>
        <w:rPr>
          <w:b/>
          <w:bCs/>
        </w:rPr>
        <w:t>dữ liệu</w:t>
      </w:r>
      <w:r w:rsidRPr="00242855">
        <w:rPr>
          <w:b/>
          <w:bCs/>
        </w:rPr>
        <w:t>:</w:t>
      </w:r>
    </w:p>
    <w:p w:rsidR="00242855" w:rsidRDefault="002342A2" w14:paraId="1FEAB0EC" w14:textId="5B1BABB9">
      <w:pPr>
        <w:keepNext/>
        <w:jc w:val="center"/>
        <w:pPrChange w:author="toantk" w:date="2022-07-26T13:56:00Z" w:id="16175">
          <w:pPr>
            <w:keepNext/>
          </w:pPr>
        </w:pPrChange>
      </w:pPr>
      <w:ins w:author="Tran Khanh Toan" w:date="2022-08-03T15:19:00Z" w:id="16176">
        <w:r w:rsidRPr="002342A2">
          <w:rPr>
            <w:noProof/>
          </w:rPr>
          <w:drawing>
            <wp:inline distT="0" distB="0" distL="0" distR="0" wp14:anchorId="50288B6F" wp14:editId="33ACC0EE">
              <wp:extent cx="5005791" cy="2826212"/>
              <wp:effectExtent l="0" t="0" r="4445" b="0"/>
              <wp:docPr id="12" name="Picture 12" descr="C:\Users\toantk\Downloads\onelink_new-Trang-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oantk\Downloads\onelink_new-Trang-18.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16542" cy="2832282"/>
                      </a:xfrm>
                      <a:prstGeom prst="rect">
                        <a:avLst/>
                      </a:prstGeom>
                      <a:noFill/>
                      <a:ln>
                        <a:noFill/>
                      </a:ln>
                    </pic:spPr>
                  </pic:pic>
                </a:graphicData>
              </a:graphic>
            </wp:inline>
          </w:drawing>
        </w:r>
        <w:r w:rsidRPr="002342A2" w:rsidDel="002342A2">
          <w:t xml:space="preserve"> </w:t>
        </w:r>
      </w:ins>
      <w:ins w:author="toantk" w:date="2022-07-26T13:56:00Z" w:id="16177">
        <w:del w:author="Tran Khanh Toan" w:date="2022-08-03T15:19:00Z" w:id="16178">
          <w:r w:rsidDel="002342A2" w:rsidR="00737EFF">
            <w:object w:dxaOrig="7186" w:dyaOrig="4321" w14:anchorId="0DE670E2">
              <v:shape id="_x0000_i1071" style="width:359.25pt;height:3in" o:ole="" type="#_x0000_t75">
                <v:imagedata o:title="" r:id="rId121"/>
              </v:shape>
              <o:OLEObject Type="Embed" ProgID="Visio.Drawing.15" ShapeID="_x0000_i1071" DrawAspect="Content" ObjectID="_1721885996" r:id="rId122"/>
            </w:object>
          </w:r>
        </w:del>
      </w:ins>
      <w:del w:author="toantk" w:date="2022-07-26T13:56:00Z" w:id="16179">
        <w:r w:rsidDel="00737EFF" w:rsidR="00242855">
          <w:object w:dxaOrig="9180" w:dyaOrig="5296" w14:anchorId="4AD4EC93">
            <v:shape id="_x0000_i1072" style="width:460.5pt;height:265.5pt" o:ole="" type="#_x0000_t75">
              <v:imagedata o:title="" r:id="rId123"/>
            </v:shape>
            <o:OLEObject Type="Embed" ProgID="Visio.Drawing.15" ShapeID="_x0000_i1072" DrawAspect="Content" ObjectID="_1721885997" r:id="rId124"/>
          </w:object>
        </w:r>
      </w:del>
    </w:p>
    <w:p w:rsidR="00242855" w:rsidP="00242855" w:rsidRDefault="00242855" w14:paraId="1D5F5652" w14:textId="0221B757">
      <w:pPr>
        <w:pStyle w:val="Caption"/>
      </w:pPr>
      <w:bookmarkStart w:name="_Toc110529228" w:id="16180"/>
      <w:r>
        <w:t xml:space="preserve">Hình </w:t>
      </w:r>
      <w:ins w:author="toantk" w:date="2022-07-28T09:55:00Z" w:id="16181">
        <w:r w:rsidR="00881A01">
          <w:fldChar w:fldCharType="begin"/>
        </w:r>
        <w:r w:rsidR="00881A01">
          <w:instrText xml:space="preserve"> STYLEREF 1 \s </w:instrText>
        </w:r>
      </w:ins>
      <w:r w:rsidR="00881A01">
        <w:fldChar w:fldCharType="separate"/>
      </w:r>
      <w:r w:rsidR="00533729">
        <w:rPr>
          <w:noProof/>
        </w:rPr>
        <w:t>7</w:t>
      </w:r>
      <w:ins w:author="toantk" w:date="2022-07-28T09:55:00Z" w:id="16182">
        <w:r w:rsidR="00881A01">
          <w:fldChar w:fldCharType="end"/>
        </w:r>
        <w:r w:rsidR="00881A01">
          <w:t>.</w:t>
        </w:r>
        <w:r w:rsidR="00881A01">
          <w:fldChar w:fldCharType="begin"/>
        </w:r>
        <w:r w:rsidR="00881A01">
          <w:instrText xml:space="preserve"> SEQ Hình \* ARABIC \s 1 </w:instrText>
        </w:r>
      </w:ins>
      <w:r w:rsidR="00881A01">
        <w:fldChar w:fldCharType="separate"/>
      </w:r>
      <w:r w:rsidR="00533729">
        <w:rPr>
          <w:noProof/>
        </w:rPr>
        <w:t>39</w:t>
      </w:r>
      <w:ins w:author="toantk" w:date="2022-07-28T09:55:00Z" w:id="16183">
        <w:r w:rsidR="00881A01">
          <w:fldChar w:fldCharType="end"/>
        </w:r>
      </w:ins>
      <w:ins w:author="Tran Khanh Toan" w:date="2022-07-01T17:42:00Z" w:id="16184">
        <w:del w:author="toantk" w:date="2022-07-27T09:26:00Z" w:id="16185">
          <w:r w:rsidDel="006A7679" w:rsidR="00076894">
            <w:fldChar w:fldCharType="begin"/>
          </w:r>
          <w:r w:rsidDel="006A7679" w:rsidR="00076894">
            <w:delInstrText xml:space="preserve"> STYLEREF 1 \s </w:delInstrText>
          </w:r>
        </w:del>
      </w:ins>
      <w:del w:author="toantk" w:date="2022-07-27T09:26:00Z" w:id="16186">
        <w:r w:rsidDel="006A7679" w:rsidR="00076894">
          <w:fldChar w:fldCharType="separate"/>
        </w:r>
        <w:r w:rsidDel="006A7679" w:rsidR="00076894">
          <w:rPr>
            <w:noProof/>
          </w:rPr>
          <w:delText>7</w:delText>
        </w:r>
      </w:del>
      <w:ins w:author="Tran Khanh Toan" w:date="2022-07-01T17:42:00Z" w:id="16187">
        <w:del w:author="toantk" w:date="2022-07-27T09:26:00Z" w:id="16188">
          <w:r w:rsidDel="006A7679" w:rsidR="00076894">
            <w:fldChar w:fldCharType="end"/>
          </w:r>
          <w:r w:rsidDel="006A7679" w:rsidR="00076894">
            <w:delText>.</w:delText>
          </w:r>
          <w:r w:rsidDel="006A7679" w:rsidR="00076894">
            <w:fldChar w:fldCharType="begin"/>
          </w:r>
          <w:r w:rsidDel="006A7679" w:rsidR="00076894">
            <w:delInstrText xml:space="preserve"> SEQ Hình \* ARABIC \s 1 </w:delInstrText>
          </w:r>
        </w:del>
      </w:ins>
      <w:del w:author="toantk" w:date="2022-07-27T09:26:00Z" w:id="16189">
        <w:r w:rsidDel="006A7679" w:rsidR="00076894">
          <w:fldChar w:fldCharType="separate"/>
        </w:r>
      </w:del>
      <w:ins w:author="Tran Khanh Toan" w:date="2022-07-01T17:42:00Z" w:id="16190">
        <w:del w:author="toantk" w:date="2022-07-27T09:26:00Z" w:id="16191">
          <w:r w:rsidDel="006A7679" w:rsidR="00076894">
            <w:rPr>
              <w:noProof/>
            </w:rPr>
            <w:delText>45</w:delText>
          </w:r>
          <w:r w:rsidDel="006A7679" w:rsidR="00076894">
            <w:fldChar w:fldCharType="end"/>
          </w:r>
        </w:del>
      </w:ins>
      <w:del w:author="Tran Khanh Toan" w:date="2022-07-01T14:55:00Z" w:id="16192">
        <w:r w:rsidDel="00A87875" w:rsidR="003F0BD0">
          <w:rPr>
            <w:noProof/>
          </w:rPr>
          <w:fldChar w:fldCharType="begin"/>
        </w:r>
        <w:r w:rsidDel="00A87875" w:rsidR="003F0BD0">
          <w:rPr>
            <w:noProof/>
          </w:rPr>
          <w:delInstrText xml:space="preserve"> STYLEREF 1 \s </w:delInstrText>
        </w:r>
        <w:r w:rsidDel="00A87875" w:rsidR="003F0BD0">
          <w:rPr>
            <w:noProof/>
          </w:rPr>
          <w:fldChar w:fldCharType="separate"/>
        </w:r>
        <w:r w:rsidDel="00A87875" w:rsidR="00CE3D0F">
          <w:rPr>
            <w:noProof/>
          </w:rPr>
          <w:delText>7</w:delText>
        </w:r>
        <w:r w:rsidDel="00A87875" w:rsidR="003F0BD0">
          <w:rPr>
            <w:noProof/>
          </w:rPr>
          <w:fldChar w:fldCharType="end"/>
        </w:r>
        <w:r w:rsidDel="00A87875" w:rsidR="00CE3D0F">
          <w:delText>.</w:delText>
        </w:r>
        <w:r w:rsidDel="00A87875" w:rsidR="003F0BD0">
          <w:rPr>
            <w:noProof/>
          </w:rPr>
          <w:fldChar w:fldCharType="begin"/>
        </w:r>
        <w:r w:rsidDel="00A87875" w:rsidR="003F0BD0">
          <w:rPr>
            <w:noProof/>
          </w:rPr>
          <w:delInstrText xml:space="preserve"> SEQ Hình \* ARABIC \s 1 </w:delInstrText>
        </w:r>
        <w:r w:rsidDel="00A87875" w:rsidR="003F0BD0">
          <w:rPr>
            <w:noProof/>
          </w:rPr>
          <w:fldChar w:fldCharType="separate"/>
        </w:r>
        <w:r w:rsidDel="00A87875" w:rsidR="00CE3D0F">
          <w:rPr>
            <w:noProof/>
          </w:rPr>
          <w:delText>42</w:delText>
        </w:r>
        <w:r w:rsidDel="00A87875" w:rsidR="003F0BD0">
          <w:rPr>
            <w:noProof/>
          </w:rPr>
          <w:fldChar w:fldCharType="end"/>
        </w:r>
      </w:del>
      <w:r>
        <w:t xml:space="preserve"> Luồng điều khiển cập nhật Database từ </w:t>
      </w:r>
      <w:del w:author="Tran Khanh Toan" w:date="2022-07-01T15:44:00Z" w:id="16193">
        <w:r w:rsidDel="007A6979">
          <w:delText>OneLink</w:delText>
        </w:r>
      </w:del>
      <w:ins w:author="Tran Khanh Toan" w:date="2022-07-01T15:44:00Z" w:id="16194">
        <w:r w:rsidR="007A6979">
          <w:t>Mobile App</w:t>
        </w:r>
      </w:ins>
      <w:bookmarkEnd w:id="16180"/>
    </w:p>
    <w:p w:rsidRPr="00242855" w:rsidR="00242855" w:rsidP="00242855" w:rsidRDefault="00242855" w14:paraId="1419DE4F" w14:textId="7E04B138">
      <w:pPr>
        <w:rPr>
          <w:b/>
          <w:bCs/>
        </w:rPr>
      </w:pPr>
      <w:del w:author="Tran Khanh Toan" w:date="2022-07-04T09:21:00Z" w:id="16195">
        <w:r w:rsidDel="00F02801">
          <w:rPr>
            <w:b/>
            <w:bCs/>
          </w:rPr>
          <w:delText xml:space="preserve">Cấu trúc dữ liệu </w:delText>
        </w:r>
      </w:del>
      <w:ins w:author="Tran Khanh Toan" w:date="2022-07-04T09:22:00Z" w:id="16196">
        <w:r w:rsidR="00F02801">
          <w:rPr>
            <w:b/>
            <w:bCs/>
          </w:rPr>
          <w:t xml:space="preserve">Cấu trúc payload </w:t>
        </w:r>
      </w:ins>
      <w:r>
        <w:rPr>
          <w:b/>
          <w:bCs/>
        </w:rPr>
        <w:t>của bản tin:</w:t>
      </w:r>
    </w:p>
    <w:p w:rsidR="00737EFF" w:rsidP="00737EFF" w:rsidRDefault="00737EFF" w14:paraId="0E23615B" w14:textId="77777777">
      <w:pPr>
        <w:pStyle w:val="FirstLevelBullet"/>
        <w:numPr>
          <w:ilvl w:val="0"/>
          <w:numId w:val="9"/>
        </w:numPr>
        <w:rPr>
          <w:ins w:author="toantk" w:date="2022-07-26T13:57:00Z" w:id="16197"/>
        </w:rPr>
      </w:pPr>
      <w:ins w:author="toantk" w:date="2022-07-26T13:57:00Z" w:id="16198">
        <w:r>
          <w:t>HTTP header để upload file bằng phương thức HTTP POST:</w:t>
        </w:r>
      </w:ins>
    </w:p>
    <w:p w:rsidR="00737EFF" w:rsidP="00737EFF" w:rsidRDefault="00737EFF" w14:paraId="7E5A8B70" w14:textId="77777777">
      <w:pPr>
        <w:pStyle w:val="FirstLevelBullet"/>
        <w:numPr>
          <w:ilvl w:val="0"/>
          <w:numId w:val="0"/>
        </w:numPr>
        <w:ind w:left="720"/>
        <w:rPr>
          <w:ins w:author="toantk" w:date="2022-07-26T13:57:00Z" w:id="16199"/>
        </w:rPr>
      </w:pPr>
      <w:ins w:author="toantk" w:date="2022-07-26T13:57:00Z" w:id="16200">
        <w:r w:rsidRPr="004C74D1">
          <w:t xml:space="preserve">POST </w:t>
        </w:r>
        <w:r>
          <w:t>&lt;URI&gt;</w:t>
        </w:r>
        <w:r w:rsidRPr="004C74D1">
          <w:t xml:space="preserve"> HTTP/1.1</w:t>
        </w:r>
      </w:ins>
    </w:p>
    <w:p w:rsidR="00737EFF" w:rsidP="00737EFF" w:rsidRDefault="00737EFF" w14:paraId="72A44E68" w14:textId="77777777">
      <w:pPr>
        <w:pStyle w:val="FirstLevelBullet"/>
        <w:numPr>
          <w:ilvl w:val="0"/>
          <w:numId w:val="0"/>
        </w:numPr>
        <w:ind w:left="720"/>
        <w:rPr>
          <w:ins w:author="toantk" w:date="2022-07-26T13:57:00Z" w:id="16201"/>
        </w:rPr>
      </w:pPr>
      <w:ins w:author="toantk" w:date="2022-07-26T13:57:00Z" w:id="16202">
        <w:r w:rsidRPr="004C74D1">
          <w:t>Host</w:t>
        </w:r>
        <w:r>
          <w:t>: &lt;IP&gt;:&lt;PORT&gt;</w:t>
        </w:r>
      </w:ins>
    </w:p>
    <w:p w:rsidR="00737EFF" w:rsidP="00737EFF" w:rsidRDefault="00737EFF" w14:paraId="2460DC67" w14:textId="77777777">
      <w:pPr>
        <w:pStyle w:val="FirstLevelBullet"/>
        <w:numPr>
          <w:ilvl w:val="0"/>
          <w:numId w:val="0"/>
        </w:numPr>
        <w:ind w:left="720"/>
        <w:rPr>
          <w:ins w:author="toantk" w:date="2022-07-26T13:57:00Z" w:id="16203"/>
        </w:rPr>
      </w:pPr>
      <w:ins w:author="toantk" w:date="2022-07-26T13:57:00Z" w:id="16204">
        <w:r w:rsidRPr="004C74D1">
          <w:t>Accept: */*</w:t>
        </w:r>
      </w:ins>
    </w:p>
    <w:p w:rsidR="00737EFF" w:rsidP="00737EFF" w:rsidRDefault="00737EFF" w14:paraId="32F40F32" w14:textId="77777777">
      <w:pPr>
        <w:pStyle w:val="FirstLevelBullet"/>
        <w:numPr>
          <w:ilvl w:val="0"/>
          <w:numId w:val="0"/>
        </w:numPr>
        <w:ind w:left="720"/>
        <w:rPr>
          <w:ins w:author="toantk" w:date="2022-07-26T13:57:00Z" w:id="16205"/>
        </w:rPr>
      </w:pPr>
      <w:ins w:author="toantk" w:date="2022-07-26T13:57:00Z" w:id="16206">
        <w:r w:rsidRPr="004C74D1">
          <w:t>Content-Type: application/octet-stream</w:t>
        </w:r>
      </w:ins>
    </w:p>
    <w:p w:rsidR="00737EFF" w:rsidP="00737EFF" w:rsidRDefault="00737EFF" w14:paraId="57F7B858" w14:textId="77777777">
      <w:pPr>
        <w:pStyle w:val="FirstLevelBullet"/>
        <w:numPr>
          <w:ilvl w:val="0"/>
          <w:numId w:val="0"/>
        </w:numPr>
        <w:ind w:left="720"/>
        <w:rPr>
          <w:ins w:author="toantk" w:date="2022-07-26T13:57:00Z" w:id="16207"/>
        </w:rPr>
      </w:pPr>
      <w:ins w:author="toantk" w:date="2022-07-26T13:57:00Z" w:id="16208">
        <w:r>
          <w:t>Content-Length: &lt;database’s file size (in bytes)&gt;</w:t>
        </w:r>
      </w:ins>
    </w:p>
    <w:p w:rsidR="00737EFF" w:rsidP="00737EFF" w:rsidRDefault="00737EFF" w14:paraId="5567F73C" w14:textId="77777777">
      <w:pPr>
        <w:pStyle w:val="FirstLevelBullet"/>
        <w:numPr>
          <w:ilvl w:val="0"/>
          <w:numId w:val="0"/>
        </w:numPr>
        <w:ind w:left="720"/>
        <w:rPr>
          <w:ins w:author="toantk" w:date="2022-07-26T13:57:00Z" w:id="16209"/>
        </w:rPr>
      </w:pPr>
    </w:p>
    <w:p w:rsidR="00737EFF" w:rsidP="2ADD6C4A" w:rsidRDefault="3D1D2B03" w14:paraId="24F4B11A" w14:textId="64DAC4F9">
      <w:pPr>
        <w:pStyle w:val="FirstLevelBullet"/>
        <w:numPr>
          <w:numId w:val="0"/>
        </w:numPr>
        <w:ind w:left="720"/>
        <w:rPr>
          <w:ins w:author="toantk" w:date="2022-07-26T13:57:00Z" w:id="16210"/>
        </w:rPr>
        <w:pPrChange w:author="toantk" w:date="2022-07-26T13:57:00Z" w:id="16211">
          <w:pPr>
            <w:pStyle w:val="FirstLevelBullet"/>
            <w:numPr>
              <w:numId w:val="9"/>
            </w:numPr>
          </w:pPr>
        </w:pPrChange>
      </w:pPr>
      <w:ins w:author="toantk" w:date="2022-07-26T13:57:00Z" w:id="390477137">
        <w:r w:rsidR="004C020C">
          <w:t>URI: /onelinkagent/files/“&lt;database’s file name&gt;”</w:t>
        </w:r>
      </w:ins>
    </w:p>
    <w:p w:rsidR="00242855" w:rsidP="00242855" w:rsidRDefault="00242855" w14:paraId="451438CA" w14:textId="6061D9FD">
      <w:pPr>
        <w:pStyle w:val="FirstLevelBullet"/>
        <w:numPr>
          <w:ilvl w:val="0"/>
          <w:numId w:val="9"/>
        </w:numPr>
      </w:pPr>
      <w:r>
        <w:t>Update Database Request:</w:t>
      </w:r>
    </w:p>
    <w:p w:rsidRPr="00C11B58" w:rsidR="00AF183D" w:rsidP="2ADD6C4A" w:rsidRDefault="1E6DA841" w14:paraId="1B25DEDE" w14:textId="77777777">
      <w:pPr>
        <w:pStyle w:val="ANSVNormal"/>
        <w:rPr>
          <w:ins w:author="toantk" w:date="2022-07-26T14:04:00Z" w:id="16213"/>
        </w:rPr>
        <w:pPrChange w:author="Tran Khanh Toan" w:date="2022-08-03T15:33:00Z" w:id="16214">
          <w:pPr>
            <w:pStyle w:val="ListParagraph"/>
            <w:numPr>
              <w:numId w:val="9"/>
            </w:numPr>
            <w:ind w:hanging="360"/>
          </w:pPr>
        </w:pPrChange>
      </w:pPr>
      <w:ins w:author="toantk" w:date="2022-07-26T14:04:00Z" w:id="1464132035">
        <w:r w:rsidRPr="2ADD6C4A" w:rsidR="4B5C3542">
          <w:rPr>
            <w:rPrChange w:author="Tran Khanh Toan" w:date="2022-08-03T09:21:00Z" w:id="560192696">
              <w:rPr>
                <w:b w:val="1"/>
                <w:bCs w:val="1"/>
              </w:rPr>
            </w:rPrChange>
          </w:rPr>
          <w:t>{</w:t>
        </w:r>
      </w:ins>
    </w:p>
    <w:p w:rsidRPr="00C11B58" w:rsidR="00AF183D" w:rsidP="2ADD6C4A" w:rsidRDefault="1E6DA841" w14:paraId="16E3A29F" w14:textId="77777777">
      <w:pPr>
        <w:pStyle w:val="ANSVNormal"/>
        <w:rPr>
          <w:ins w:author="toantk" w:date="2022-07-26T14:04:00Z" w:id="16217"/>
        </w:rPr>
        <w:pPrChange w:author="Tran Khanh Toan" w:date="2022-08-03T15:33:00Z" w:id="16218">
          <w:pPr>
            <w:pStyle w:val="ListParagraph"/>
            <w:numPr>
              <w:numId w:val="9"/>
            </w:numPr>
            <w:ind w:hanging="360"/>
          </w:pPr>
        </w:pPrChange>
      </w:pPr>
      <w:ins w:author="toantk" w:date="2022-07-26T14:04:00Z" w:id="1566760295">
        <w:r w:rsidRPr="2ADD6C4A" w:rsidR="4B5C3542">
          <w:rPr>
            <w:rPrChange w:author="Tran Khanh Toan" w:date="2022-08-03T09:21:00Z" w:id="652173446">
              <w:rPr>
                <w:b w:val="1"/>
                <w:bCs w:val="1"/>
              </w:rPr>
            </w:rPrChange>
          </w:rPr>
          <w:t xml:space="preserve">    “action” : “updateDatabase”, </w:t>
        </w:r>
      </w:ins>
    </w:p>
    <w:p w:rsidRPr="00C11B58" w:rsidR="00AF183D" w:rsidP="2ADD6C4A" w:rsidRDefault="1E6DA841" w14:paraId="35E27B8A" w14:textId="756FA8D6">
      <w:pPr>
        <w:pStyle w:val="ANSVNormal"/>
        <w:rPr>
          <w:ins w:author="toantk" w:date="2022-07-26T14:04:00Z" w:id="16221"/>
        </w:rPr>
        <w:pPrChange w:author="Tran Khanh Toan" w:date="2022-08-03T15:33:00Z" w:id="16222">
          <w:pPr>
            <w:pStyle w:val="ListParagraph"/>
            <w:numPr>
              <w:numId w:val="9"/>
            </w:numPr>
            <w:ind w:hanging="360"/>
          </w:pPr>
        </w:pPrChange>
      </w:pPr>
      <w:ins w:author="toantk" w:date="2022-07-26T14:04:00Z" w:id="729388208">
        <w:r w:rsidRPr="2ADD6C4A" w:rsidR="4B5C3542">
          <w:rPr>
            <w:rPrChange w:author="Tran Khanh Toan" w:date="2022-08-03T09:21:00Z" w:id="237253003">
              <w:rPr>
                <w:b w:val="1"/>
                <w:bCs w:val="1"/>
              </w:rPr>
            </w:rPrChange>
          </w:rPr>
          <w:t xml:space="preserve">    “</w:t>
        </w:r>
      </w:ins>
      <w:r w:rsidR="0A28F973">
        <w:rPr/>
        <w:t>s</w:t>
      </w:r>
      <w:ins w:author="toantk" w:date="2022-07-26T14:04:00Z" w:id="988689345">
        <w:r w:rsidRPr="2ADD6C4A" w:rsidR="4B5C3542">
          <w:rPr>
            <w:rPrChange w:author="Tran Khanh Toan" w:date="2022-08-03T09:21:00Z" w:id="1499322806">
              <w:rPr>
                <w:b w:val="1"/>
                <w:bCs w:val="1"/>
              </w:rPr>
            </w:rPrChange>
          </w:rPr>
          <w:t>tatus”: “Requested”,</w:t>
        </w:r>
      </w:ins>
    </w:p>
    <w:p w:rsidR="00AF183D" w:rsidP="2ADD6C4A" w:rsidRDefault="1E6DA841" w14:paraId="4CAA2570" w14:textId="4C543AF2">
      <w:pPr>
        <w:pStyle w:val="ANSVNormal"/>
        <w:rPr>
          <w:ins w:author="Tran Khanh Toan" w:date="2022-08-03T15:33:00Z" w:id="16227"/>
          <w:b/>
        </w:rPr>
        <w:pPrChange w:author="Tran Khanh Toan" w:date="2022-08-03T15:33:00Z" w:id="16228">
          <w:pPr>
            <w:pStyle w:val="ListParagraph"/>
            <w:numPr>
              <w:numId w:val="9"/>
            </w:numPr>
            <w:ind w:hanging="360"/>
          </w:pPr>
        </w:pPrChange>
      </w:pPr>
      <w:ins w:author="toantk" w:date="2022-07-26T14:04:00Z" w:id="1298326344">
        <w:r w:rsidRPr="2ADD6C4A" w:rsidR="4B5C3542">
          <w:rPr>
            <w:rPrChange w:author="Tran Khanh Toan" w:date="2022-08-03T09:21:00Z" w:id="1949710593">
              <w:rPr>
                <w:b w:val="1"/>
                <w:bCs w:val="1"/>
              </w:rPr>
            </w:rPrChange>
          </w:rPr>
          <w:t xml:space="preserve">    “</w:t>
        </w:r>
      </w:ins>
      <w:r w:rsidR="0A28F973">
        <w:rPr/>
        <w:t>f</w:t>
      </w:r>
      <w:ins w:author="toantk" w:date="2022-07-26T14:04:00Z" w:id="1260979102">
        <w:r w:rsidRPr="2ADD6C4A" w:rsidR="4B5C3542">
          <w:rPr>
            <w:rPrChange w:author="Tran Khanh Toan" w:date="2022-08-03T09:21:00Z" w:id="1665591751">
              <w:rPr>
                <w:b w:val="1"/>
                <w:bCs w:val="1"/>
              </w:rPr>
            </w:rPrChange>
          </w:rPr>
          <w:t>ile</w:t>
        </w:r>
      </w:ins>
      <w:r w:rsidR="0A28F973">
        <w:rPr/>
        <w:t>N</w:t>
      </w:r>
      <w:ins w:author="toantk" w:date="2022-07-26T14:04:00Z" w:id="1254406436">
        <w:r w:rsidRPr="2ADD6C4A" w:rsidR="4B5C3542">
          <w:rPr>
            <w:rPrChange w:author="Tran Khanh Toan" w:date="2022-08-03T09:21:00Z" w:id="206495226">
              <w:rPr>
                <w:b w:val="1"/>
                <w:bCs w:val="1"/>
              </w:rPr>
            </w:rPrChange>
          </w:rPr>
          <w:t>ame”: “&lt;database’s file name&gt;”,</w:t>
        </w:r>
      </w:ins>
    </w:p>
    <w:p w:rsidRPr="00C11B58" w:rsidR="00D855BA" w:rsidP="2ADD6C4A" w:rsidRDefault="2460AEE8" w14:paraId="15883406" w14:textId="3AA1084C">
      <w:pPr>
        <w:pStyle w:val="ANSVNormal"/>
        <w:rPr>
          <w:ins w:author="toantk" w:date="2022-07-26T14:04:00Z" w:id="16235"/>
        </w:rPr>
        <w:pPrChange w:author="Tran Khanh Toan" w:date="2022-08-03T15:33:00Z" w:id="16236">
          <w:pPr>
            <w:pStyle w:val="ListParagraph"/>
            <w:numPr>
              <w:numId w:val="9"/>
            </w:numPr>
            <w:ind w:hanging="360"/>
          </w:pPr>
        </w:pPrChange>
      </w:pPr>
      <w:ins w:author="Tran Khanh Toan" w:date="2022-08-03T15:33:00Z" w:id="1672187490">
        <w:r w:rsidR="4750F86A">
          <w:t xml:space="preserve">    “</w:t>
        </w:r>
      </w:ins>
      <w:r w:rsidR="0A28F973">
        <w:rPr/>
        <w:t>m</w:t>
      </w:r>
      <w:ins w:author="Tran Khanh Toan" w:date="2022-08-03T15:33:00Z" w:id="1107873950">
        <w:r w:rsidR="4750F86A">
          <w:t>d5sum”: “&lt;</w:t>
        </w:r>
      </w:ins>
      <w:r w:rsidR="0A28F973">
        <w:rPr/>
        <w:t>m</w:t>
      </w:r>
      <w:ins w:author="Tran Khanh Toan" w:date="2022-08-03T15:33:00Z" w:id="967453916">
        <w:r w:rsidR="4750F86A">
          <w:t>d5sum&gt;”,</w:t>
        </w:r>
      </w:ins>
    </w:p>
    <w:p w:rsidRPr="00C11B58" w:rsidR="00AF183D" w:rsidP="2ADD6C4A" w:rsidRDefault="1E6DA841" w14:paraId="366B1E64" w14:textId="32A2C0D0">
      <w:pPr>
        <w:pStyle w:val="ANSVNormal"/>
        <w:rPr>
          <w:ins w:author="toantk" w:date="2022-07-26T14:04:00Z" w:id="16240"/>
        </w:rPr>
        <w:pPrChange w:author="Tran Khanh Toan" w:date="2022-08-03T15:33:00Z" w:id="16241">
          <w:pPr>
            <w:pStyle w:val="ListParagraph"/>
            <w:numPr>
              <w:numId w:val="9"/>
            </w:numPr>
            <w:ind w:hanging="360"/>
          </w:pPr>
        </w:pPrChange>
      </w:pPr>
      <w:ins w:author="toantk" w:date="2022-07-26T14:04:00Z" w:id="1359531591">
        <w:r w:rsidRPr="2ADD6C4A" w:rsidR="4B5C3542">
          <w:rPr>
            <w:rPrChange w:author="Tran Khanh Toan" w:date="2022-08-03T09:21:00Z" w:id="1414265626">
              <w:rPr>
                <w:b w:val="1"/>
                <w:bCs w:val="1"/>
              </w:rPr>
            </w:rPrChange>
          </w:rPr>
          <w:t xml:space="preserve">    “requestId” : </w:t>
        </w:r>
      </w:ins>
      <w:r w:rsidR="43F0A092">
        <w:rPr/>
        <w:t>&lt;requestId&gt;</w:t>
      </w:r>
    </w:p>
    <w:p w:rsidRPr="00C11B58" w:rsidR="00AF183D" w:rsidP="2ADD6C4A" w:rsidRDefault="1E6DA841" w14:paraId="4679C0F6" w14:textId="77777777">
      <w:pPr>
        <w:pStyle w:val="ANSVNormal"/>
        <w:rPr>
          <w:ins w:author="toantk" w:date="2022-07-26T14:04:00Z" w:id="16244"/>
        </w:rPr>
        <w:pPrChange w:author="Tran Khanh Toan" w:date="2022-08-03T15:33:00Z" w:id="16245">
          <w:pPr>
            <w:pStyle w:val="ListParagraph"/>
            <w:numPr>
              <w:numId w:val="9"/>
            </w:numPr>
            <w:ind w:hanging="360"/>
          </w:pPr>
        </w:pPrChange>
      </w:pPr>
      <w:ins w:author="toantk" w:date="2022-07-26T14:04:00Z" w:id="1007509422">
        <w:r w:rsidRPr="2ADD6C4A" w:rsidR="4B5C3542">
          <w:rPr>
            <w:rPrChange w:author="Tran Khanh Toan" w:date="2022-08-03T09:21:00Z" w:id="848789790">
              <w:rPr>
                <w:b w:val="1"/>
                <w:bCs w:val="1"/>
              </w:rPr>
            </w:rPrChange>
          </w:rPr>
          <w:t>}</w:t>
        </w:r>
      </w:ins>
    </w:p>
    <w:p w:rsidR="00242855" w:rsidDel="00AF183D" w:rsidP="001B55E6" w:rsidRDefault="00242855" w14:paraId="33D374FA" w14:textId="7DEA28A3">
      <w:pPr>
        <w:pStyle w:val="ListParagraph"/>
        <w:ind w:firstLine="360"/>
        <w:rPr>
          <w:del w:author="toantk" w:date="2022-07-26T14:04:00Z" w:id="16248"/>
        </w:rPr>
      </w:pPr>
      <w:del w:author="toantk" w:date="2022-07-26T14:04:00Z" w:id="16249">
        <w:r w:rsidDel="00AF183D">
          <w:delText>{“action” : “updateDatabase”</w:delText>
        </w:r>
        <w:r w:rsidDel="00AF183D" w:rsidR="001B55E6">
          <w:delText>, “requestId” : “&lt;requestId&gt;”</w:delText>
        </w:r>
        <w:r w:rsidDel="00AF183D">
          <w:delText>}</w:delText>
        </w:r>
      </w:del>
    </w:p>
    <w:p w:rsidR="00242855" w:rsidP="00242855" w:rsidRDefault="00242855" w14:paraId="523B5B42" w14:textId="6F3CD81F">
      <w:pPr>
        <w:pStyle w:val="FirstLevelBullet"/>
        <w:numPr>
          <w:ilvl w:val="0"/>
          <w:numId w:val="9"/>
        </w:numPr>
      </w:pPr>
      <w:r>
        <w:t>Update Database Response:</w:t>
      </w:r>
    </w:p>
    <w:p w:rsidR="00242855" w:rsidP="00242855" w:rsidRDefault="00242855" w14:paraId="4A28D4E8" w14:textId="1AD26661">
      <w:pPr>
        <w:pStyle w:val="FirstLevelBullet"/>
        <w:numPr>
          <w:ilvl w:val="1"/>
          <w:numId w:val="9"/>
        </w:numPr>
      </w:pPr>
      <w:del w:author="toantk" w:date="2022-07-27T14:29:00Z" w:id="16250">
        <w:r w:rsidDel="00C9638F">
          <w:delText>Update Database</w:delText>
        </w:r>
      </w:del>
      <w:ins w:author="toantk" w:date="2022-07-27T14:29:00Z" w:id="16251">
        <w:r w:rsidR="00C9638F">
          <w:t>Đã nhận được request</w:t>
        </w:r>
      </w:ins>
      <w:r>
        <w:t xml:space="preserve"> thành công</w:t>
      </w:r>
      <w:ins w:author="Tran Khanh Toan" w:date="2022-08-03T17:35:00Z" w:id="16252">
        <w:r w:rsidR="00B62AB3">
          <w:t xml:space="preserve"> và xử lý</w:t>
        </w:r>
      </w:ins>
      <w:r>
        <w:t>:</w:t>
      </w:r>
    </w:p>
    <w:p w:rsidRPr="00C11B58" w:rsidR="00AF183D" w:rsidP="2ADD6C4A" w:rsidRDefault="1E6DA841" w14:paraId="3F00DC50" w14:textId="77777777">
      <w:pPr>
        <w:pStyle w:val="ANSVNormal"/>
        <w:rPr>
          <w:ins w:author="toantk" w:date="2022-07-26T14:05:00Z" w:id="16253"/>
        </w:rPr>
        <w:pPrChange w:author="Tran Khanh Toan" w:date="2022-08-03T15:33:00Z" w:id="16254">
          <w:pPr>
            <w:pStyle w:val="FirstLevelBullet"/>
            <w:numPr>
              <w:numId w:val="9"/>
            </w:numPr>
          </w:pPr>
        </w:pPrChange>
      </w:pPr>
      <w:ins w:author="toantk" w:date="2022-07-26T14:05:00Z" w:id="1333319230">
        <w:r w:rsidRPr="2ADD6C4A" w:rsidR="4B5C3542">
          <w:rPr>
            <w:rPrChange w:author="Tran Khanh Toan" w:date="2022-08-03T09:21:00Z" w:id="1247125033">
              <w:rPr>
                <w:b w:val="1"/>
                <w:bCs w:val="1"/>
              </w:rPr>
            </w:rPrChange>
          </w:rPr>
          <w:t>{</w:t>
        </w:r>
      </w:ins>
    </w:p>
    <w:p w:rsidRPr="00C11B58" w:rsidR="00AF183D" w:rsidP="2ADD6C4A" w:rsidRDefault="1E6DA841" w14:paraId="1F10CD18" w14:textId="77777777">
      <w:pPr>
        <w:pStyle w:val="ANSVNormal"/>
        <w:rPr>
          <w:ins w:author="toantk" w:date="2022-07-26T14:05:00Z" w:id="16257"/>
        </w:rPr>
        <w:pPrChange w:author="Tran Khanh Toan" w:date="2022-08-03T15:33:00Z" w:id="16258">
          <w:pPr>
            <w:pStyle w:val="FirstLevelBullet"/>
            <w:numPr>
              <w:numId w:val="9"/>
            </w:numPr>
          </w:pPr>
        </w:pPrChange>
      </w:pPr>
      <w:ins w:author="toantk" w:date="2022-07-26T14:05:00Z" w:id="1048750557">
        <w:r w:rsidRPr="2ADD6C4A" w:rsidR="4B5C3542">
          <w:rPr>
            <w:rPrChange w:author="Tran Khanh Toan" w:date="2022-08-03T09:21:00Z" w:id="339456029">
              <w:rPr>
                <w:b w:val="1"/>
                <w:bCs w:val="1"/>
              </w:rPr>
            </w:rPrChange>
          </w:rPr>
          <w:t xml:space="preserve">    "status": 0,</w:t>
        </w:r>
      </w:ins>
    </w:p>
    <w:p w:rsidRPr="00C11B58" w:rsidR="00AF183D" w:rsidP="2ADD6C4A" w:rsidRDefault="1E6DA841" w14:paraId="6298D800" w14:textId="77777777">
      <w:pPr>
        <w:pStyle w:val="ANSVNormal"/>
        <w:rPr>
          <w:ins w:author="toantk" w:date="2022-07-26T14:05:00Z" w:id="16261"/>
        </w:rPr>
        <w:pPrChange w:author="Tran Khanh Toan" w:date="2022-08-03T15:33:00Z" w:id="16262">
          <w:pPr>
            <w:pStyle w:val="FirstLevelBullet"/>
            <w:numPr>
              <w:numId w:val="9"/>
            </w:numPr>
          </w:pPr>
        </w:pPrChange>
      </w:pPr>
      <w:ins w:author="toantk" w:date="2022-07-26T14:05:00Z" w:id="1988860834">
        <w:r w:rsidRPr="2ADD6C4A" w:rsidR="4B5C3542">
          <w:rPr>
            <w:rPrChange w:author="Tran Khanh Toan" w:date="2022-08-03T09:21:00Z" w:id="991941729">
              <w:rPr>
                <w:b w:val="1"/>
                <w:bCs w:val="1"/>
              </w:rPr>
            </w:rPrChange>
          </w:rPr>
          <w:t xml:space="preserve">    “message”: “Success”,</w:t>
        </w:r>
      </w:ins>
    </w:p>
    <w:p w:rsidRPr="00C11B58" w:rsidR="00AF183D" w:rsidP="2ADD6C4A" w:rsidRDefault="1E6DA841" w14:paraId="1CA36061" w14:textId="2A418A89">
      <w:pPr>
        <w:pStyle w:val="ANSVNormal"/>
        <w:rPr>
          <w:ins w:author="toantk" w:date="2022-07-26T14:05:00Z" w:id="16265"/>
        </w:rPr>
        <w:pPrChange w:author="Tran Khanh Toan" w:date="2022-08-03T15:33:00Z" w:id="16266">
          <w:pPr>
            <w:pStyle w:val="FirstLevelBullet"/>
            <w:numPr>
              <w:numId w:val="9"/>
            </w:numPr>
          </w:pPr>
        </w:pPrChange>
      </w:pPr>
      <w:ins w:author="toantk" w:date="2022-07-26T14:05:00Z" w:id="1255069026">
        <w:r w:rsidRPr="2ADD6C4A" w:rsidR="4B5C3542">
          <w:rPr>
            <w:rPrChange w:author="Tran Khanh Toan" w:date="2022-08-03T09:21:00Z" w:id="407438825">
              <w:rPr>
                <w:b w:val="1"/>
                <w:bCs w:val="1"/>
              </w:rPr>
            </w:rPrChange>
          </w:rPr>
          <w:t xml:space="preserve">    “requestId” : </w:t>
        </w:r>
      </w:ins>
      <w:r w:rsidR="43F0A092">
        <w:rPr/>
        <w:t>&lt;requestId&gt;</w:t>
      </w:r>
      <w:ins w:author="toantk" w:date="2022-07-26T14:05:00Z" w:id="1701626131">
        <w:r w:rsidRPr="2ADD6C4A" w:rsidR="4B5C3542">
          <w:rPr>
            <w:rPrChange w:author="Tran Khanh Toan" w:date="2022-08-03T09:21:00Z" w:id="949626271">
              <w:rPr>
                <w:b w:val="1"/>
                <w:bCs w:val="1"/>
              </w:rPr>
            </w:rPrChange>
          </w:rPr>
          <w:t>,</w:t>
        </w:r>
      </w:ins>
    </w:p>
    <w:p w:rsidR="00AF183D" w:rsidP="2ADD6C4A" w:rsidRDefault="1E6DA841" w14:paraId="42B51DB0" w14:textId="3B0A4A15">
      <w:pPr>
        <w:pStyle w:val="ANSVNormal"/>
        <w:rPr>
          <w:ins w:author="Tran Khanh Toan" w:date="2022-08-03T15:02:00Z" w:id="16271"/>
          <w:b/>
        </w:rPr>
        <w:pPrChange w:author="Tran Khanh Toan" w:date="2022-08-03T15:33:00Z" w:id="16272">
          <w:pPr>
            <w:pStyle w:val="FirstLevelBullet"/>
            <w:numPr>
              <w:numId w:val="9"/>
            </w:numPr>
          </w:pPr>
        </w:pPrChange>
      </w:pPr>
      <w:ins w:author="toantk" w:date="2022-07-26T14:05:00Z" w:id="1005508993">
        <w:r w:rsidRPr="2ADD6C4A" w:rsidR="4B5C3542">
          <w:rPr>
            <w:rPrChange w:author="Tran Khanh Toan" w:date="2022-08-03T09:21:00Z" w:id="2098670903">
              <w:rPr>
                <w:b w:val="1"/>
                <w:bCs w:val="1"/>
              </w:rPr>
            </w:rPrChange>
          </w:rPr>
          <w:t xml:space="preserve">    "data": {</w:t>
        </w:r>
      </w:ins>
    </w:p>
    <w:p w:rsidR="00F82F8B" w:rsidP="2ADD6C4A" w:rsidRDefault="00F82F8B" w14:paraId="14C8D93B" w14:textId="0E4B2D2F">
      <w:pPr>
        <w:pStyle w:val="ANSVNormal"/>
        <w:rPr>
          <w:ins w:author="Tran Khanh Toan" w:date="2022-08-03T15:03:00Z" w:id="16275"/>
        </w:rPr>
        <w:pPrChange w:author="Tran Khanh Toan" w:date="2022-08-03T15:33:00Z" w:id="16276">
          <w:pPr>
            <w:pStyle w:val="FirstLevelBullet"/>
            <w:numPr>
              <w:numId w:val="9"/>
            </w:numPr>
          </w:pPr>
        </w:pPrChange>
      </w:pPr>
      <w:ins w:author="Tran Khanh Toan" w:date="2022-08-03T15:02:00Z" w:id="16277">
        <w:r>
          <w:tab/>
        </w:r>
        <w:r>
          <w:tab/>
        </w:r>
        <w:r w:rsidR="272BFD9C">
          <w:t>“action</w:t>
        </w:r>
      </w:ins>
      <w:ins w:author="Tran Khanh Toan" w:date="2022-08-03T15:03:00Z" w:id="261874165">
        <w:r w:rsidR="272BFD9C">
          <w:t>” : “updateDatabase”,</w:t>
        </w:r>
      </w:ins>
    </w:p>
    <w:p w:rsidR="00F82F8B" w:rsidP="2ADD6C4A" w:rsidRDefault="00F82F8B" w14:paraId="43FB33C1" w14:textId="77777777">
      <w:pPr>
        <w:pStyle w:val="ANSVNormal"/>
        <w:rPr>
          <w:ins w:author="Tran Khanh Toan" w:date="2022-08-03T15:04:00Z" w:id="16279"/>
        </w:rPr>
        <w:pPrChange w:author="Tran Khanh Toan" w:date="2022-08-03T15:33:00Z" w:id="16280">
          <w:pPr>
            <w:pStyle w:val="FirstLevelBullet"/>
            <w:numPr>
              <w:numId w:val="9"/>
            </w:numPr>
          </w:pPr>
        </w:pPrChange>
      </w:pPr>
      <w:ins w:author="Tran Khanh Toan" w:date="2022-08-03T15:03:00Z" w:id="16281">
        <w:r>
          <w:tab/>
        </w:r>
        <w:r>
          <w:tab/>
        </w:r>
        <w:r w:rsidR="272BFD9C">
          <w:t>“results” :</w:t>
        </w:r>
      </w:ins>
      <w:ins w:author="Tran Khanh Toan" w:date="2022-08-03T15:04:00Z" w:id="1119060609">
        <w:r w:rsidR="272BFD9C">
          <w:t xml:space="preserve"> [</w:t>
        </w:r>
      </w:ins>
    </w:p>
    <w:p w:rsidR="00F82F8B" w:rsidP="2ADD6C4A" w:rsidRDefault="00F82F8B" w14:paraId="517A143B" w14:textId="469A0036">
      <w:pPr>
        <w:pStyle w:val="ANSVNormal"/>
        <w:rPr>
          <w:ins w:author="Tran Khanh Toan" w:date="2022-08-03T15:04:00Z" w:id="16283"/>
        </w:rPr>
        <w:pPrChange w:author="Tran Khanh Toan" w:date="2022-08-03T15:33:00Z" w:id="16284">
          <w:pPr>
            <w:pStyle w:val="FirstLevelBullet"/>
            <w:numPr>
              <w:numId w:val="9"/>
            </w:numPr>
          </w:pPr>
        </w:pPrChange>
      </w:pPr>
      <w:ins w:author="Tran Khanh Toan" w:date="2022-08-03T15:04:00Z" w:id="16285">
        <w:r>
          <w:tab/>
        </w:r>
        <w:r>
          <w:tab/>
        </w:r>
        <w:r>
          <w:tab/>
        </w:r>
        <w:r>
          <w:tab/>
        </w:r>
        <w:r w:rsidR="272BFD9C">
          <w:t>{</w:t>
        </w:r>
      </w:ins>
    </w:p>
    <w:p w:rsidR="00F82F8B" w:rsidP="2ADD6C4A" w:rsidRDefault="00F82F8B" w14:paraId="69B9A128" w14:textId="45ADEE18">
      <w:pPr>
        <w:pStyle w:val="FirstLevelBullet"/>
        <w:numPr>
          <w:numId w:val="0"/>
        </w:numPr>
        <w:ind w:left="2880" w:hanging="360"/>
        <w:rPr>
          <w:ins w:author="Tran Khanh Toan" w:date="2022-08-03T15:04:00Z" w:id="16286"/>
        </w:rPr>
        <w:pPrChange w:author="Tran Khanh Toan" w:date="2022-08-03T15:05:00Z" w:id="16287">
          <w:pPr>
            <w:pStyle w:val="FirstLevelBullet"/>
            <w:numPr>
              <w:numId w:val="0"/>
            </w:numPr>
            <w:ind w:left="0" w:firstLine="0"/>
          </w:pPr>
        </w:pPrChange>
      </w:pPr>
      <w:ins w:author="Tran Khanh Toan" w:date="2022-08-03T15:04:00Z" w:id="16288">
        <w:r>
          <w:rPr>
            <w:b/>
          </w:rPr>
          <w:tab/>
        </w:r>
        <w:r>
          <w:rPr>
            <w:b/>
          </w:rPr>
          <w:tab/>
        </w:r>
      </w:ins>
      <w:ins w:author="Tran Khanh Toan" w:date="2022-08-03T15:05:00Z" w:id="1430086834">
        <w:r w:rsidRPr="2ADD6C4A" w:rsidR="272BFD9C">
          <w:rPr>
            <w:b w:val="1"/>
            <w:bCs w:val="1"/>
          </w:rPr>
          <w:t xml:space="preserve">     </w:t>
        </w:r>
      </w:ins>
      <w:ins w:author="Tran Khanh Toan" w:date="2022-08-03T15:04:00Z" w:id="293794668">
        <w:r w:rsidR="272BFD9C">
          <w:t>“</w:t>
        </w:r>
      </w:ins>
      <w:r w:rsidR="117E6D7C">
        <w:rPr/>
        <w:t>s</w:t>
      </w:r>
      <w:ins w:author="Tran Khanh Toan" w:date="2022-08-03T15:04:00Z" w:id="189952765">
        <w:r w:rsidR="272BFD9C">
          <w:t>tatus”: “&lt;</w:t>
        </w:r>
      </w:ins>
      <w:r w:rsidR="117E6D7C">
        <w:rPr/>
        <w:t>s</w:t>
      </w:r>
      <w:ins w:author="Tran Khanh Toan" w:date="2022-08-03T15:04:00Z" w:id="1348144752">
        <w:r w:rsidR="117E6D7C">
          <w:t>tatus</w:t>
        </w:r>
        <w:r w:rsidR="272BFD9C">
          <w:t>&gt;”</w:t>
        </w:r>
      </w:ins>
      <w:ins w:author="Tran Khanh Toan" w:date="2022-08-03T15:05:00Z" w:id="1727056308">
        <w:r w:rsidR="272BFD9C">
          <w:t>,</w:t>
        </w:r>
      </w:ins>
    </w:p>
    <w:p w:rsidR="00F82F8B" w:rsidP="2ADD6C4A" w:rsidRDefault="6EE56845" w14:paraId="11686961" w14:textId="635A3CBA">
      <w:pPr>
        <w:pStyle w:val="FirstLevelBullet"/>
        <w:numPr>
          <w:numId w:val="0"/>
        </w:numPr>
        <w:ind w:left="2880" w:hanging="360"/>
        <w:rPr>
          <w:ins w:author="Tran Khanh Toan" w:date="2022-08-03T15:04:00Z" w:id="16294"/>
        </w:rPr>
        <w:pPrChange w:author="Tran Khanh Toan" w:date="2022-08-03T15:05:00Z" w:id="16295">
          <w:pPr>
            <w:pStyle w:val="FirstLevelBullet"/>
            <w:numPr>
              <w:numId w:val="0"/>
            </w:numPr>
            <w:ind w:left="0" w:firstLine="0"/>
          </w:pPr>
        </w:pPrChange>
      </w:pPr>
      <w:ins w:author="Tran Khanh Toan" w:date="2022-08-03T15:04:00Z" w:id="1208084473">
        <w:r w:rsidR="272BFD9C">
          <w:t xml:space="preserve">                     “</w:t>
        </w:r>
      </w:ins>
      <w:r w:rsidR="0A28F973">
        <w:rPr/>
        <w:t>v</w:t>
      </w:r>
      <w:ins w:author="Tran Khanh Toan" w:date="2022-08-03T15:04:00Z" w:id="801710201">
        <w:r w:rsidR="272BFD9C">
          <w:t xml:space="preserve">ersion”: </w:t>
        </w:r>
      </w:ins>
      <w:ins w:author="Tran Khanh Toan" w:date="2022-08-03T15:05:00Z" w:id="1802853762">
        <w:r w:rsidR="272BFD9C">
          <w:t>“</w:t>
        </w:r>
      </w:ins>
      <w:ins w:author="Tran Khanh Toan" w:date="2022-08-03T15:04:00Z" w:id="1137611617">
        <w:r w:rsidR="272BFD9C">
          <w:t>&lt;</w:t>
        </w:r>
      </w:ins>
      <w:r w:rsidR="117E6D7C">
        <w:rPr/>
        <w:t>v</w:t>
      </w:r>
      <w:ins w:author="Tran Khanh Toan" w:date="2022-08-03T15:04:00Z" w:id="901574160">
        <w:r w:rsidR="117E6D7C">
          <w:t>ersion</w:t>
        </w:r>
        <w:r w:rsidR="272BFD9C">
          <w:t>&gt;</w:t>
        </w:r>
      </w:ins>
      <w:ins w:author="Tran Khanh Toan" w:date="2022-08-03T15:05:00Z" w:id="958870315">
        <w:r w:rsidR="272BFD9C">
          <w:t>”,</w:t>
        </w:r>
      </w:ins>
    </w:p>
    <w:p w:rsidRPr="00F82F8B" w:rsidR="00F82F8B" w:rsidP="2ADD6C4A" w:rsidRDefault="6EE56845" w14:paraId="1D06EF10" w14:textId="0A51FA2A">
      <w:pPr>
        <w:pStyle w:val="FirstLevelBullet"/>
        <w:numPr>
          <w:numId w:val="0"/>
        </w:numPr>
        <w:ind w:left="2880" w:hanging="360"/>
        <w:rPr>
          <w:ins w:author="Tran Khanh Toan" w:date="2022-08-03T15:04:00Z" w:id="16302"/>
          <w:rPrChange w:author="Tran Khanh Toan" w:date="2022-08-03T15:05:00Z" w:id="16303">
            <w:rPr>
              <w:ins w:author="Tran Khanh Toan" w:date="2022-08-03T15:04:00Z" w:id="16304"/>
              <w:b/>
            </w:rPr>
          </w:rPrChange>
        </w:rPr>
        <w:pPrChange w:author="Tran Khanh Toan" w:date="2022-08-03T15:05:00Z" w:id="16305">
          <w:pPr>
            <w:pStyle w:val="FirstLevelBullet"/>
            <w:numPr>
              <w:numId w:val="9"/>
            </w:numPr>
          </w:pPr>
        </w:pPrChange>
      </w:pPr>
      <w:ins w:author="Tran Khanh Toan" w:date="2022-08-03T15:04:00Z" w:id="957768864">
        <w:r w:rsidR="272BFD9C">
          <w:t xml:space="preserve">                     “</w:t>
        </w:r>
      </w:ins>
      <w:r w:rsidR="0A28F973">
        <w:rPr/>
        <w:t>f</w:t>
      </w:r>
      <w:ins w:author="Tran Khanh Toan" w:date="2022-08-03T15:04:00Z" w:id="564814305">
        <w:r w:rsidR="272BFD9C">
          <w:t>ile</w:t>
        </w:r>
      </w:ins>
      <w:r w:rsidR="0A28F973">
        <w:rPr/>
        <w:t>N</w:t>
      </w:r>
      <w:ins w:author="Tran Khanh Toan" w:date="2022-08-03T15:04:00Z" w:id="1098909847">
        <w:r w:rsidR="272BFD9C">
          <w:t>ame”: “&lt;database’s file name&gt;”</w:t>
        </w:r>
      </w:ins>
    </w:p>
    <w:p w:rsidR="00F82F8B" w:rsidP="2ADD6C4A" w:rsidRDefault="6EE56845" w14:paraId="71FBB1B5" w14:textId="6D543449">
      <w:pPr>
        <w:pStyle w:val="ANSVNormal"/>
        <w:ind w:left="2880" w:firstLine="720"/>
        <w:rPr>
          <w:ins w:author="Tran Khanh Toan" w:date="2022-08-03T15:04:00Z" w:id="16309"/>
        </w:rPr>
        <w:pPrChange w:author="Tran Khanh Toan" w:date="2022-08-04T09:41:00Z" w:id="16310">
          <w:pPr>
            <w:pStyle w:val="FirstLevelBullet"/>
            <w:numPr>
              <w:numId w:val="9"/>
            </w:numPr>
          </w:pPr>
        </w:pPrChange>
      </w:pPr>
      <w:ins w:author="Tran Khanh Toan" w:date="2022-08-03T15:04:00Z" w:id="1264748665">
        <w:r w:rsidR="272BFD9C">
          <w:t>}</w:t>
        </w:r>
      </w:ins>
    </w:p>
    <w:p w:rsidRPr="00C11B58" w:rsidR="00F82F8B" w:rsidP="2ADD6C4A" w:rsidRDefault="6EE56845" w14:paraId="75112735" w14:textId="5BC00E91">
      <w:pPr>
        <w:pStyle w:val="ANSVNormal"/>
        <w:ind w:left="2880" w:firstLine="720"/>
        <w:rPr>
          <w:ins w:author="toantk" w:date="2022-07-26T14:05:00Z" w:id="16312"/>
        </w:rPr>
        <w:pPrChange w:author="Tran Khanh Toan" w:date="2022-08-04T09:41:00Z" w:id="16313">
          <w:pPr>
            <w:pStyle w:val="FirstLevelBullet"/>
            <w:numPr>
              <w:numId w:val="9"/>
            </w:numPr>
          </w:pPr>
        </w:pPrChange>
      </w:pPr>
      <w:ins w:author="Tran Khanh Toan" w:date="2022-08-03T15:04:00Z" w:id="862842823">
        <w:r w:rsidR="272BFD9C">
          <w:t>]</w:t>
        </w:r>
      </w:ins>
    </w:p>
    <w:p w:rsidRPr="00C11B58" w:rsidR="00AF183D" w:rsidP="2ADD6C4A" w:rsidRDefault="1E6DA841" w14:paraId="3940C879" w14:textId="688EDC87">
      <w:pPr>
        <w:pStyle w:val="ANSVNormal"/>
        <w:rPr>
          <w:ins w:author="toantk" w:date="2022-07-26T14:05:00Z" w:id="16315"/>
        </w:rPr>
        <w:pPrChange w:author="Tran Khanh Toan" w:date="2022-08-03T15:33:00Z" w:id="16316">
          <w:pPr>
            <w:pStyle w:val="FirstLevelBullet"/>
            <w:numPr>
              <w:numId w:val="9"/>
            </w:numPr>
          </w:pPr>
        </w:pPrChange>
      </w:pPr>
      <w:ins w:author="toantk" w:date="2022-07-26T14:05:00Z" w:id="1408344335">
        <w:r w:rsidRPr="2ADD6C4A" w:rsidR="4B5C3542">
          <w:rPr>
            <w:rPrChange w:author="Tran Khanh Toan" w:date="2022-08-03T09:21:00Z" w:id="593420709">
              <w:rPr>
                <w:b w:val="1"/>
                <w:bCs w:val="1"/>
              </w:rPr>
            </w:rPrChange>
          </w:rPr>
          <w:t xml:space="preserve">    </w:t>
        </w:r>
      </w:ins>
      <w:ins w:author="Tran Khanh Toan" w:date="2022-08-03T15:07:00Z" w:id="1454658717">
        <w:r>
          <w:tab/>
        </w:r>
        <w:r>
          <w:tab/>
        </w:r>
      </w:ins>
      <w:ins w:author="toantk" w:date="2022-07-26T14:05:00Z" w:id="745635257">
        <w:r w:rsidRPr="2ADD6C4A" w:rsidR="4B5C3542">
          <w:rPr>
            <w:rPrChange w:author="Tran Khanh Toan" w:date="2022-08-03T09:21:00Z" w:id="973875861">
              <w:rPr>
                <w:b w:val="1"/>
                <w:bCs w:val="1"/>
              </w:rPr>
            </w:rPrChange>
          </w:rPr>
          <w:t>}</w:t>
        </w:r>
      </w:ins>
    </w:p>
    <w:p w:rsidRPr="00C11B58" w:rsidR="00AF183D" w:rsidP="2ADD6C4A" w:rsidRDefault="1E6DA841" w14:paraId="05579424" w14:textId="77777777">
      <w:pPr>
        <w:pStyle w:val="ANSVNormal"/>
        <w:rPr>
          <w:ins w:author="toantk" w:date="2022-07-26T14:05:00Z" w:id="16322"/>
        </w:rPr>
        <w:pPrChange w:author="Tran Khanh Toan" w:date="2022-08-03T15:33:00Z" w:id="16323">
          <w:pPr>
            <w:pStyle w:val="FirstLevelBullet"/>
            <w:numPr>
              <w:numId w:val="9"/>
            </w:numPr>
          </w:pPr>
        </w:pPrChange>
      </w:pPr>
      <w:ins w:author="toantk" w:date="2022-07-26T14:05:00Z" w:id="1330893636">
        <w:r w:rsidRPr="2ADD6C4A" w:rsidR="4B5C3542">
          <w:rPr>
            <w:rPrChange w:author="Tran Khanh Toan" w:date="2022-08-03T09:21:00Z" w:id="526941446">
              <w:rPr>
                <w:b w:val="1"/>
                <w:bCs w:val="1"/>
              </w:rPr>
            </w:rPrChange>
          </w:rPr>
          <w:t>}</w:t>
        </w:r>
      </w:ins>
    </w:p>
    <w:p w:rsidR="00242855" w:rsidDel="00AF183D" w:rsidP="00242855" w:rsidRDefault="00242855" w14:paraId="1B7CB1A2" w14:textId="6F7285C7">
      <w:pPr>
        <w:pStyle w:val="FirstLevelBullet"/>
        <w:numPr>
          <w:ilvl w:val="0"/>
          <w:numId w:val="0"/>
        </w:numPr>
        <w:ind w:left="1080"/>
        <w:rPr>
          <w:del w:author="toantk" w:date="2022-07-26T14:05:00Z" w:id="16326"/>
        </w:rPr>
      </w:pPr>
      <w:del w:author="toantk" w:date="2022-07-26T14:05:00Z" w:id="16327">
        <w:r w:rsidDel="00AF183D">
          <w:delText>{</w:delText>
        </w:r>
      </w:del>
    </w:p>
    <w:p w:rsidR="00242855" w:rsidDel="00AF183D" w:rsidP="00242855" w:rsidRDefault="00242855" w14:paraId="19B7562A" w14:textId="17832871">
      <w:pPr>
        <w:pStyle w:val="FirstLevelBullet"/>
        <w:numPr>
          <w:ilvl w:val="0"/>
          <w:numId w:val="0"/>
        </w:numPr>
        <w:ind w:left="1080"/>
        <w:rPr>
          <w:del w:author="toantk" w:date="2022-07-26T14:05:00Z" w:id="16328"/>
        </w:rPr>
      </w:pPr>
      <w:del w:author="toantk" w:date="2022-07-26T14:05:00Z" w:id="16329">
        <w:r w:rsidDel="00AF183D">
          <w:delText>"status": 0,</w:delText>
        </w:r>
      </w:del>
    </w:p>
    <w:p w:rsidR="00242855" w:rsidDel="00AF183D" w:rsidP="00242855" w:rsidRDefault="00B94824" w14:paraId="29715995" w14:textId="65D038F0">
      <w:pPr>
        <w:pStyle w:val="FirstLevelBullet"/>
        <w:numPr>
          <w:ilvl w:val="0"/>
          <w:numId w:val="0"/>
        </w:numPr>
        <w:ind w:left="1080"/>
        <w:rPr>
          <w:del w:author="toantk" w:date="2022-07-26T14:05:00Z" w:id="16330"/>
        </w:rPr>
      </w:pPr>
      <w:del w:author="toantk" w:date="2022-07-26T14:05:00Z" w:id="16331">
        <w:r w:rsidDel="00AF183D">
          <w:delText>“message”: “</w:delText>
        </w:r>
        <w:r w:rsidDel="00AF183D" w:rsidR="00840E19">
          <w:delText>Success</w:delText>
        </w:r>
        <w:r w:rsidDel="00AF183D">
          <w:delText>”</w:delText>
        </w:r>
        <w:r w:rsidDel="00AF183D" w:rsidR="00242855">
          <w:delText>,</w:delText>
        </w:r>
      </w:del>
    </w:p>
    <w:p w:rsidR="001B55E6" w:rsidDel="00AF183D" w:rsidP="001B55E6" w:rsidRDefault="001B55E6" w14:paraId="27EE6BB1" w14:textId="002543C8">
      <w:pPr>
        <w:pStyle w:val="ListParagraph"/>
        <w:ind w:firstLine="360"/>
        <w:rPr>
          <w:del w:author="toantk" w:date="2022-07-26T14:05:00Z" w:id="16332"/>
        </w:rPr>
      </w:pPr>
      <w:del w:author="toantk" w:date="2022-07-26T14:05:00Z" w:id="16333">
        <w:r w:rsidDel="00AF183D">
          <w:delText>“requestId” : “&lt;requestId&gt;”,</w:delText>
        </w:r>
      </w:del>
    </w:p>
    <w:p w:rsidR="00242855" w:rsidDel="00AF183D" w:rsidP="00242855" w:rsidRDefault="00242855" w14:paraId="7C86782D" w14:textId="30A5F50C">
      <w:pPr>
        <w:pStyle w:val="FirstLevelBullet"/>
        <w:numPr>
          <w:ilvl w:val="0"/>
          <w:numId w:val="0"/>
        </w:numPr>
        <w:ind w:left="1080"/>
        <w:rPr>
          <w:del w:author="toantk" w:date="2022-07-26T14:05:00Z" w:id="16334"/>
        </w:rPr>
      </w:pPr>
      <w:del w:author="toantk" w:date="2022-07-26T14:05:00Z" w:id="16335">
        <w:r w:rsidDel="00AF183D">
          <w:delText>"data": {</w:delText>
        </w:r>
      </w:del>
    </w:p>
    <w:p w:rsidR="00242855" w:rsidDel="00AF183D" w:rsidP="00242855" w:rsidRDefault="00242855" w14:paraId="4DBD4863" w14:textId="69B69956">
      <w:pPr>
        <w:pStyle w:val="FirstLevelBullet"/>
        <w:numPr>
          <w:ilvl w:val="0"/>
          <w:numId w:val="0"/>
        </w:numPr>
        <w:ind w:left="1080"/>
        <w:rPr>
          <w:del w:author="toantk" w:date="2022-07-26T14:05:00Z" w:id="16336"/>
        </w:rPr>
      </w:pPr>
      <w:del w:author="toantk" w:date="2022-07-26T14:05:00Z" w:id="16337">
        <w:r w:rsidDel="00AF183D">
          <w:delText>}</w:delText>
        </w:r>
      </w:del>
    </w:p>
    <w:p w:rsidR="00242855" w:rsidDel="00AF183D" w:rsidP="00242855" w:rsidRDefault="00242855" w14:paraId="718EE97C" w14:textId="1D256783">
      <w:pPr>
        <w:pStyle w:val="FirstLevelBullet"/>
        <w:numPr>
          <w:ilvl w:val="0"/>
          <w:numId w:val="0"/>
        </w:numPr>
        <w:ind w:left="1080"/>
        <w:rPr>
          <w:del w:author="toantk" w:date="2022-07-26T14:05:00Z" w:id="16338"/>
        </w:rPr>
      </w:pPr>
      <w:del w:author="toantk" w:date="2022-07-26T14:05:00Z" w:id="16339">
        <w:r w:rsidDel="00AF183D">
          <w:delText>}</w:delText>
        </w:r>
      </w:del>
    </w:p>
    <w:p w:rsidR="00242855" w:rsidP="00242855" w:rsidRDefault="00242855" w14:paraId="12A02CFD" w14:textId="5BFC8BAE">
      <w:pPr>
        <w:pStyle w:val="FirstLevelBullet"/>
        <w:numPr>
          <w:ilvl w:val="0"/>
          <w:numId w:val="10"/>
        </w:numPr>
      </w:pPr>
      <w:del w:author="toantk" w:date="2022-07-27T14:29:00Z" w:id="16340">
        <w:r w:rsidDel="00C9638F">
          <w:delText>Update Database thất bại</w:delText>
        </w:r>
      </w:del>
      <w:ins w:author="toantk" w:date="2022-07-27T14:29:00Z" w:id="16341">
        <w:r w:rsidR="00C9638F">
          <w:t>Chưa xử lý được request hoặc gặp lỗi</w:t>
        </w:r>
      </w:ins>
      <w:r>
        <w:t>:</w:t>
      </w:r>
    </w:p>
    <w:p w:rsidR="00242855" w:rsidP="00242855" w:rsidRDefault="00242855" w14:paraId="25EAB1F7" w14:textId="77777777">
      <w:pPr>
        <w:pStyle w:val="FirstLevelBullet"/>
        <w:numPr>
          <w:ilvl w:val="0"/>
          <w:numId w:val="0"/>
        </w:numPr>
        <w:ind w:left="1080"/>
      </w:pPr>
      <w:r>
        <w:t>{</w:t>
      </w:r>
    </w:p>
    <w:p w:rsidR="00242855" w:rsidP="00242855" w:rsidRDefault="00183521" w14:paraId="37BA1238" w14:textId="78BBA42E">
      <w:pPr>
        <w:pStyle w:val="FirstLevelBullet"/>
        <w:numPr>
          <w:ilvl w:val="0"/>
          <w:numId w:val="0"/>
        </w:numPr>
        <w:ind w:left="720" w:firstLine="360"/>
      </w:pPr>
      <w:r>
        <w:t>“status”: &lt;ErrorCode&gt;</w:t>
      </w:r>
      <w:r w:rsidR="00242855">
        <w:t>,</w:t>
      </w:r>
    </w:p>
    <w:p w:rsidR="00242855" w:rsidP="00242855" w:rsidRDefault="00B94824" w14:paraId="7859BEBD" w14:textId="293B73E9">
      <w:pPr>
        <w:pStyle w:val="FirstLevelBullet"/>
        <w:numPr>
          <w:ilvl w:val="0"/>
          <w:numId w:val="0"/>
        </w:numPr>
        <w:ind w:left="1080"/>
      </w:pPr>
      <w:r>
        <w:t>“message”: “&lt;message&gt;”</w:t>
      </w:r>
      <w:r w:rsidR="00242855">
        <w:t>,</w:t>
      </w:r>
    </w:p>
    <w:p w:rsidR="001B55E6" w:rsidP="001B55E6" w:rsidRDefault="001B55E6" w14:paraId="6AE601B8" w14:textId="6CEE5849">
      <w:pPr>
        <w:pStyle w:val="ListParagraph"/>
        <w:ind w:firstLine="360"/>
      </w:pPr>
      <w:r>
        <w:t xml:space="preserve">“requestId” : </w:t>
      </w:r>
      <w:r w:rsidR="003E0981">
        <w:t>&lt;requestId&gt;</w:t>
      </w:r>
      <w:r>
        <w:t>,</w:t>
      </w:r>
    </w:p>
    <w:p w:rsidR="00242855" w:rsidP="00242855" w:rsidRDefault="00242855" w14:paraId="25F7550B" w14:textId="77777777">
      <w:pPr>
        <w:pStyle w:val="FirstLevelBullet"/>
        <w:numPr>
          <w:ilvl w:val="0"/>
          <w:numId w:val="0"/>
        </w:numPr>
        <w:ind w:left="720" w:firstLine="360"/>
      </w:pPr>
      <w:r>
        <w:t>"data": {</w:t>
      </w:r>
    </w:p>
    <w:p w:rsidR="00242855" w:rsidP="00242855" w:rsidRDefault="00242855" w14:paraId="1C864E8E" w14:textId="77777777">
      <w:pPr>
        <w:pStyle w:val="FirstLevelBullet"/>
        <w:numPr>
          <w:ilvl w:val="0"/>
          <w:numId w:val="0"/>
        </w:numPr>
        <w:ind w:left="720" w:firstLine="360"/>
      </w:pPr>
      <w:r>
        <w:t>}</w:t>
      </w:r>
    </w:p>
    <w:p w:rsidR="00242855" w:rsidP="00242855" w:rsidRDefault="00242855" w14:paraId="678062F8" w14:textId="420DBE90">
      <w:pPr>
        <w:pStyle w:val="FirstLevelBullet"/>
        <w:numPr>
          <w:ilvl w:val="0"/>
          <w:numId w:val="0"/>
        </w:numPr>
        <w:ind w:left="720" w:firstLine="360"/>
        <w:rPr>
          <w:ins w:author="Tran Khanh Toan" w:date="2022-08-03T15:07:00Z" w:id="16342"/>
        </w:rPr>
      </w:pPr>
      <w:r>
        <w:t>}</w:t>
      </w:r>
    </w:p>
    <w:p w:rsidR="002342A2" w:rsidP="2ADD6C4A" w:rsidRDefault="002342A2" w14:paraId="4EDF6284" w14:textId="061312DC">
      <w:pPr>
        <w:pStyle w:val="FirstLevelBullet"/>
        <w:numPr>
          <w:numId w:val="0"/>
        </w:numPr>
        <w:rPr>
          <w:ins w:author="Tran Khanh Toan" w:date="2022-08-03T15:06:00Z" w:id="16343"/>
        </w:rPr>
        <w:pPrChange w:author="Tran Khanh Toan" w:date="2022-08-04T09:42:00Z" w:id="16344">
          <w:pPr>
            <w:pStyle w:val="FirstLevelBullet"/>
            <w:numPr>
              <w:numId w:val="0"/>
            </w:numPr>
            <w:ind w:left="0" w:firstLine="360"/>
          </w:pPr>
        </w:pPrChange>
      </w:pPr>
    </w:p>
    <w:p w:rsidR="0087204C" w:rsidRDefault="0087204C" w14:paraId="7CAEDCD1" w14:textId="4506D4D4">
      <w:pPr>
        <w:pStyle w:val="Caption"/>
        <w:keepNext/>
        <w:rPr>
          <w:ins w:author="Tran Khanh Toan" w:date="2022-08-03T15:31:00Z" w:id="16345"/>
        </w:rPr>
        <w:pPrChange w:author="Tran Khanh Toan" w:date="2022-08-03T15:31:00Z" w:id="16346">
          <w:pPr/>
        </w:pPrChange>
      </w:pPr>
      <w:bookmarkStart w:name="_Toc110529187" w:id="16347"/>
      <w:ins w:author="Tran Khanh Toan" w:date="2022-08-03T15:31:00Z" w:id="16348">
        <w:r>
          <w:t xml:space="preserve">Bảng </w:t>
        </w:r>
      </w:ins>
      <w:ins w:author="toantk" w:date="2022-08-04T17:50:00Z" w:id="16349">
        <w:r w:rsidR="0035117C">
          <w:fldChar w:fldCharType="begin"/>
        </w:r>
        <w:r w:rsidR="0035117C">
          <w:instrText xml:space="preserve"> STYLEREF 1 \s </w:instrText>
        </w:r>
      </w:ins>
      <w:r w:rsidR="0035117C">
        <w:fldChar w:fldCharType="separate"/>
      </w:r>
      <w:r w:rsidR="00533729">
        <w:rPr>
          <w:noProof/>
        </w:rPr>
        <w:t>7</w:t>
      </w:r>
      <w:ins w:author="toantk" w:date="2022-08-04T17:50:00Z" w:id="16350">
        <w:r w:rsidR="0035117C">
          <w:fldChar w:fldCharType="end"/>
        </w:r>
        <w:r w:rsidR="0035117C">
          <w:t>.</w:t>
        </w:r>
        <w:r w:rsidR="0035117C">
          <w:fldChar w:fldCharType="begin"/>
        </w:r>
        <w:r w:rsidR="0035117C">
          <w:instrText xml:space="preserve"> SEQ Bảng \* ARABIC \s 1 </w:instrText>
        </w:r>
      </w:ins>
      <w:r w:rsidR="0035117C">
        <w:fldChar w:fldCharType="separate"/>
      </w:r>
      <w:r w:rsidR="00533729">
        <w:rPr>
          <w:noProof/>
        </w:rPr>
        <w:t>38</w:t>
      </w:r>
      <w:ins w:author="toantk" w:date="2022-08-04T17:50:00Z" w:id="16351">
        <w:r w:rsidR="0035117C">
          <w:fldChar w:fldCharType="end"/>
        </w:r>
      </w:ins>
      <w:ins w:author="Tran Khanh Toan" w:date="2022-08-04T09:32:00Z" w:id="16352">
        <w:del w:author="toantk" w:date="2022-08-04T17:50:00Z" w:id="16353">
          <w:r w:rsidDel="0035117C" w:rsidR="00F227FB">
            <w:fldChar w:fldCharType="begin"/>
          </w:r>
          <w:r w:rsidDel="0035117C" w:rsidR="00F227FB">
            <w:delInstrText xml:space="preserve"> STYLEREF 1 \s </w:delInstrText>
          </w:r>
        </w:del>
      </w:ins>
      <w:del w:author="toantk" w:date="2022-08-04T17:50:00Z" w:id="16354">
        <w:r w:rsidDel="0035117C" w:rsidR="00F227FB">
          <w:fldChar w:fldCharType="separate"/>
        </w:r>
        <w:r w:rsidDel="0035117C" w:rsidR="00F227FB">
          <w:rPr>
            <w:noProof/>
          </w:rPr>
          <w:delText>7</w:delText>
        </w:r>
      </w:del>
      <w:ins w:author="Tran Khanh Toan" w:date="2022-08-04T09:32:00Z" w:id="16355">
        <w:del w:author="toantk" w:date="2022-08-04T17:50:00Z" w:id="16356">
          <w:r w:rsidDel="0035117C" w:rsidR="00F227FB">
            <w:fldChar w:fldCharType="end"/>
          </w:r>
          <w:r w:rsidDel="0035117C" w:rsidR="00F227FB">
            <w:delText>.</w:delText>
          </w:r>
          <w:r w:rsidDel="0035117C" w:rsidR="00F227FB">
            <w:fldChar w:fldCharType="begin"/>
          </w:r>
          <w:r w:rsidDel="0035117C" w:rsidR="00F227FB">
            <w:delInstrText xml:space="preserve"> SEQ Bảng \* ARABIC \s 1 </w:delInstrText>
          </w:r>
        </w:del>
      </w:ins>
      <w:del w:author="toantk" w:date="2022-08-04T17:50:00Z" w:id="16357">
        <w:r w:rsidDel="0035117C" w:rsidR="00F227FB">
          <w:fldChar w:fldCharType="separate"/>
        </w:r>
      </w:del>
      <w:ins w:author="Tran Khanh Toan" w:date="2022-08-04T09:32:00Z" w:id="16358">
        <w:del w:author="toantk" w:date="2022-08-04T17:50:00Z" w:id="16359">
          <w:r w:rsidDel="0035117C" w:rsidR="00F227FB">
            <w:rPr>
              <w:noProof/>
            </w:rPr>
            <w:delText>37</w:delText>
          </w:r>
          <w:r w:rsidDel="0035117C" w:rsidR="00F227FB">
            <w:fldChar w:fldCharType="end"/>
          </w:r>
        </w:del>
      </w:ins>
      <w:ins w:author="Tran Khanh Toan" w:date="2022-08-03T15:31:00Z" w:id="16360">
        <w:r>
          <w:t xml:space="preserve"> </w:t>
        </w:r>
      </w:ins>
      <w:ins w:author="Tran Khanh Toan" w:date="2022-08-03T15:32:00Z" w:id="16361">
        <w:r>
          <w:t>Bảng mô tả các tham số trong luồng điều khiển update Database từ Mobile App</w:t>
        </w:r>
      </w:ins>
      <w:bookmarkEnd w:id="16347"/>
    </w:p>
    <w:tbl>
      <w:tblPr>
        <w:tblStyle w:val="TableGrid"/>
        <w:tblW w:w="0" w:type="auto"/>
        <w:tblInd w:w="175" w:type="dxa"/>
        <w:tblLook w:val="04A0" w:firstRow="1" w:lastRow="0" w:firstColumn="1" w:lastColumn="0" w:noHBand="0" w:noVBand="1"/>
        <w:tblPrChange w:author="Tran Khanh Toan" w:date="2022-08-03T15:31:00Z" w:id="16362">
          <w:tblPr>
            <w:tblStyle w:val="TableGrid"/>
            <w:tblW w:w="0" w:type="auto"/>
            <w:tblInd w:w="175" w:type="dxa"/>
            <w:tblLook w:val="04A0" w:firstRow="1" w:lastRow="0" w:firstColumn="1" w:lastColumn="0" w:noHBand="0" w:noVBand="1"/>
          </w:tblPr>
        </w:tblPrChange>
      </w:tblPr>
      <w:tblGrid>
        <w:gridCol w:w="710"/>
        <w:gridCol w:w="1352"/>
        <w:gridCol w:w="1322"/>
        <w:gridCol w:w="931"/>
        <w:gridCol w:w="3257"/>
        <w:gridCol w:w="1478"/>
      </w:tblGrid>
      <w:tr w:rsidR="002342A2" w:rsidTr="2ADD6C4A" w14:paraId="4BB764A1" w14:textId="77777777">
        <w:trPr>
          <w:trPrChange w:author="Tran Khanh Toan" w:date="2022-08-03T15:31:00Z" w:id="16365">
            <w:trPr>
              <w:gridAfter w:val="0"/>
            </w:trPr>
          </w:trPrChange>
          <w:ins w:author="Tran Khanh Toan" w:date="2022-08-03T15:27:00Z" w:id="1056852842"/>
        </w:trPr>
        <w:tc>
          <w:tcPr>
            <w:tcW w:w="710" w:type="dxa"/>
            <w:tcMar/>
            <w:tcPrChange w:author="Tran Khanh Toan" w:date="2022-08-03T15:31:00Z" w:id="16366">
              <w:tcPr>
                <w:tcW w:w="713" w:type="dxa"/>
              </w:tcPr>
            </w:tcPrChange>
          </w:tcPr>
          <w:p w:rsidR="002342A2" w:rsidP="00D8043C" w:rsidRDefault="002342A2" w14:paraId="347A6AB0" w14:textId="77777777">
            <w:pPr>
              <w:pStyle w:val="ListParagraph"/>
              <w:ind w:left="0"/>
              <w:rPr>
                <w:ins w:author="Tran Khanh Toan" w:date="2022-08-03T15:27:00Z" w:id="16367"/>
                <w:b/>
                <w:bCs/>
              </w:rPr>
            </w:pPr>
            <w:ins w:author="Tran Khanh Toan" w:date="2022-08-03T15:27:00Z" w:id="16368">
              <w:r>
                <w:rPr>
                  <w:b/>
                  <w:bCs/>
                </w:rPr>
                <w:t>STT</w:t>
              </w:r>
            </w:ins>
          </w:p>
        </w:tc>
        <w:tc>
          <w:tcPr>
            <w:tcW w:w="1352" w:type="dxa"/>
            <w:tcMar/>
            <w:tcPrChange w:author="Tran Khanh Toan" w:date="2022-08-03T15:31:00Z" w:id="16369">
              <w:tcPr>
                <w:tcW w:w="1597" w:type="dxa"/>
                <w:gridSpan w:val="2"/>
              </w:tcPr>
            </w:tcPrChange>
          </w:tcPr>
          <w:p w:rsidR="002342A2" w:rsidP="00D8043C" w:rsidRDefault="002342A2" w14:paraId="575BAA78" w14:textId="77777777">
            <w:pPr>
              <w:pStyle w:val="ListParagraph"/>
              <w:ind w:left="0"/>
              <w:rPr>
                <w:ins w:author="Tran Khanh Toan" w:date="2022-08-03T15:27:00Z" w:id="16370"/>
                <w:b/>
                <w:bCs/>
              </w:rPr>
            </w:pPr>
            <w:ins w:author="Tran Khanh Toan" w:date="2022-08-03T15:27:00Z" w:id="16371">
              <w:r>
                <w:rPr>
                  <w:b/>
                  <w:bCs/>
                </w:rPr>
                <w:t>Tham số</w:t>
              </w:r>
            </w:ins>
          </w:p>
        </w:tc>
        <w:tc>
          <w:tcPr>
            <w:tcW w:w="1322" w:type="dxa"/>
            <w:tcMar/>
            <w:tcPrChange w:author="Tran Khanh Toan" w:date="2022-08-03T15:31:00Z" w:id="16372">
              <w:tcPr>
                <w:tcW w:w="1546" w:type="dxa"/>
              </w:tcPr>
            </w:tcPrChange>
          </w:tcPr>
          <w:p w:rsidR="002342A2" w:rsidP="00D8043C" w:rsidRDefault="002342A2" w14:paraId="72A790D6" w14:textId="77777777">
            <w:pPr>
              <w:pStyle w:val="ListParagraph"/>
              <w:ind w:left="0"/>
              <w:rPr>
                <w:ins w:author="Tran Khanh Toan" w:date="2022-08-03T15:27:00Z" w:id="16373"/>
                <w:b/>
                <w:bCs/>
              </w:rPr>
            </w:pPr>
            <w:ins w:author="Tran Khanh Toan" w:date="2022-08-03T15:27:00Z" w:id="16374">
              <w:r>
                <w:rPr>
                  <w:b/>
                  <w:bCs/>
                </w:rPr>
                <w:t>Mô tả</w:t>
              </w:r>
            </w:ins>
          </w:p>
        </w:tc>
        <w:tc>
          <w:tcPr>
            <w:tcW w:w="931" w:type="dxa"/>
            <w:tcMar/>
            <w:tcPrChange w:author="Tran Khanh Toan" w:date="2022-08-03T15:31:00Z" w:id="16375">
              <w:tcPr>
                <w:tcW w:w="1047" w:type="dxa"/>
              </w:tcPr>
            </w:tcPrChange>
          </w:tcPr>
          <w:p w:rsidR="002342A2" w:rsidP="00D8043C" w:rsidRDefault="002342A2" w14:paraId="216C5A61" w14:textId="77777777">
            <w:pPr>
              <w:pStyle w:val="ListParagraph"/>
              <w:ind w:left="0"/>
              <w:rPr>
                <w:ins w:author="Tran Khanh Toan" w:date="2022-08-03T15:27:00Z" w:id="16376"/>
                <w:b/>
                <w:bCs/>
              </w:rPr>
            </w:pPr>
            <w:ins w:author="Tran Khanh Toan" w:date="2022-08-03T15:27:00Z" w:id="16377">
              <w:r>
                <w:rPr>
                  <w:b/>
                  <w:bCs/>
                </w:rPr>
                <w:t>Kiểu</w:t>
              </w:r>
            </w:ins>
          </w:p>
        </w:tc>
        <w:tc>
          <w:tcPr>
            <w:tcW w:w="3257" w:type="dxa"/>
            <w:tcMar/>
            <w:tcPrChange w:author="Tran Khanh Toan" w:date="2022-08-03T15:31:00Z" w:id="16378">
              <w:tcPr>
                <w:tcW w:w="2241" w:type="dxa"/>
                <w:gridSpan w:val="2"/>
              </w:tcPr>
            </w:tcPrChange>
          </w:tcPr>
          <w:p w:rsidR="002342A2" w:rsidP="00D8043C" w:rsidRDefault="002342A2" w14:paraId="54D3FFCC" w14:textId="77777777">
            <w:pPr>
              <w:pStyle w:val="ListParagraph"/>
              <w:ind w:left="0"/>
              <w:rPr>
                <w:ins w:author="Tran Khanh Toan" w:date="2022-08-03T15:27:00Z" w:id="16379"/>
                <w:b/>
                <w:bCs/>
              </w:rPr>
            </w:pPr>
            <w:ins w:author="Tran Khanh Toan" w:date="2022-08-03T15:27:00Z" w:id="16380">
              <w:r>
                <w:rPr>
                  <w:b/>
                  <w:bCs/>
                </w:rPr>
                <w:t>Giá trị</w:t>
              </w:r>
            </w:ins>
          </w:p>
        </w:tc>
        <w:tc>
          <w:tcPr>
            <w:tcW w:w="1478" w:type="dxa"/>
            <w:tcMar/>
            <w:tcPrChange w:author="Tran Khanh Toan" w:date="2022-08-03T15:31:00Z" w:id="16381">
              <w:tcPr>
                <w:tcW w:w="1906" w:type="dxa"/>
              </w:tcPr>
            </w:tcPrChange>
          </w:tcPr>
          <w:p w:rsidR="002342A2" w:rsidP="00D8043C" w:rsidRDefault="002342A2" w14:paraId="640916AA" w14:textId="77777777">
            <w:pPr>
              <w:pStyle w:val="ListParagraph"/>
              <w:ind w:left="0"/>
              <w:rPr>
                <w:ins w:author="Tran Khanh Toan" w:date="2022-08-03T15:27:00Z" w:id="16382"/>
                <w:b/>
                <w:bCs/>
              </w:rPr>
            </w:pPr>
            <w:ins w:author="Tran Khanh Toan" w:date="2022-08-03T15:27:00Z" w:id="16383">
              <w:r>
                <w:rPr>
                  <w:b/>
                  <w:bCs/>
                </w:rPr>
                <w:t>Json Key</w:t>
              </w:r>
            </w:ins>
          </w:p>
        </w:tc>
      </w:tr>
      <w:tr w:rsidR="0087204C" w:rsidTr="2ADD6C4A" w14:paraId="6935A86C" w14:textId="77777777">
        <w:trPr>
          <w:trHeight w:val="213"/>
          <w:ins w:author="Tran Khanh Toan" w:date="2022-08-03T15:27:00Z" w:id="1864862850"/>
        </w:trPr>
        <w:tc>
          <w:tcPr>
            <w:tcW w:w="710" w:type="dxa"/>
            <w:tcMar/>
          </w:tcPr>
          <w:p w:rsidRPr="00020A9F" w:rsidR="002342A2" w:rsidP="00D8043C" w:rsidRDefault="002342A2" w14:paraId="559C4B67" w14:textId="77777777">
            <w:pPr>
              <w:pStyle w:val="ListParagraph"/>
              <w:ind w:left="0"/>
              <w:rPr>
                <w:ins w:author="Tran Khanh Toan" w:date="2022-08-03T15:27:00Z" w:id="16385"/>
              </w:rPr>
            </w:pPr>
            <w:ins w:author="Tran Khanh Toan" w:date="2022-08-03T15:27:00Z" w:id="16386">
              <w:r>
                <w:t>1</w:t>
              </w:r>
            </w:ins>
          </w:p>
        </w:tc>
        <w:tc>
          <w:tcPr>
            <w:tcW w:w="1352" w:type="dxa"/>
            <w:tcMar/>
          </w:tcPr>
          <w:p w:rsidR="002342A2" w:rsidP="00D8043C" w:rsidRDefault="0087204C" w14:paraId="6805A33B" w14:textId="5C494B1E">
            <w:pPr>
              <w:pStyle w:val="ListParagraph"/>
              <w:ind w:left="0"/>
              <w:rPr>
                <w:ins w:author="Tran Khanh Toan" w:date="2022-08-03T15:27:00Z" w:id="16387"/>
              </w:rPr>
            </w:pPr>
            <w:ins w:author="Tran Khanh Toan" w:date="2022-08-03T15:27:00Z" w:id="16388">
              <w:r>
                <w:t>Status</w:t>
              </w:r>
            </w:ins>
          </w:p>
        </w:tc>
        <w:tc>
          <w:tcPr>
            <w:tcW w:w="1322" w:type="dxa"/>
            <w:tcMar/>
          </w:tcPr>
          <w:p w:rsidR="002342A2" w:rsidP="00D8043C" w:rsidRDefault="0087204C" w14:paraId="3B53EF17" w14:textId="2CE54683">
            <w:pPr>
              <w:pStyle w:val="ListParagraph"/>
              <w:ind w:left="0"/>
              <w:rPr>
                <w:ins w:author="Tran Khanh Toan" w:date="2022-08-03T15:27:00Z" w:id="16389"/>
              </w:rPr>
            </w:pPr>
            <w:ins w:author="Tran Khanh Toan" w:date="2022-08-03T15:27:00Z" w:id="16390">
              <w:r>
                <w:t>Trạng thái của việc update Database</w:t>
              </w:r>
            </w:ins>
          </w:p>
        </w:tc>
        <w:tc>
          <w:tcPr>
            <w:tcW w:w="931" w:type="dxa"/>
            <w:tcMar/>
          </w:tcPr>
          <w:p w:rsidR="002342A2" w:rsidP="00D8043C" w:rsidRDefault="0087204C" w14:paraId="1E082B56" w14:textId="69684451">
            <w:pPr>
              <w:pStyle w:val="ListParagraph"/>
              <w:ind w:left="0"/>
              <w:rPr>
                <w:ins w:author="Tran Khanh Toan" w:date="2022-08-03T15:27:00Z" w:id="16391"/>
              </w:rPr>
            </w:pPr>
            <w:ins w:author="Tran Khanh Toan" w:date="2022-08-03T15:27:00Z" w:id="16392">
              <w:r>
                <w:t>String</w:t>
              </w:r>
            </w:ins>
          </w:p>
        </w:tc>
        <w:tc>
          <w:tcPr>
            <w:tcW w:w="3257" w:type="dxa"/>
            <w:tcMar/>
          </w:tcPr>
          <w:p w:rsidR="0087204C" w:rsidRDefault="0087204C" w14:paraId="2BD43B90" w14:textId="77777777">
            <w:pPr>
              <w:pStyle w:val="FirstLevelBullet"/>
              <w:numPr>
                <w:ilvl w:val="0"/>
                <w:numId w:val="9"/>
              </w:numPr>
              <w:ind w:left="355" w:hanging="270"/>
              <w:rPr>
                <w:ins w:author="Tran Khanh Toan" w:date="2022-08-03T15:29:00Z" w:id="16393"/>
              </w:rPr>
              <w:pPrChange w:author="Tran Khanh Toan" w:date="2022-08-03T15:29:00Z" w:id="16394">
                <w:pPr>
                  <w:pStyle w:val="FirstLevelBullet"/>
                  <w:numPr>
                    <w:ilvl w:val="1"/>
                    <w:numId w:val="9"/>
                  </w:numPr>
                  <w:ind w:left="1440"/>
                </w:pPr>
              </w:pPrChange>
            </w:pPr>
            <w:ins w:author="Tran Khanh Toan" w:date="2022-08-03T15:29:00Z" w:id="16395">
              <w:r>
                <w:t>“None”: Khi OneLink login thành công, database Status được đặt là “None”</w:t>
              </w:r>
            </w:ins>
          </w:p>
          <w:p w:rsidR="0087204C" w:rsidRDefault="0087204C" w14:paraId="07FDD49D" w14:textId="77777777">
            <w:pPr>
              <w:pStyle w:val="FirstLevelBullet"/>
              <w:numPr>
                <w:ilvl w:val="0"/>
                <w:numId w:val="9"/>
              </w:numPr>
              <w:ind w:left="355" w:hanging="270"/>
              <w:rPr>
                <w:ins w:author="Tran Khanh Toan" w:date="2022-08-03T15:29:00Z" w:id="16396"/>
              </w:rPr>
              <w:pPrChange w:author="Tran Khanh Toan" w:date="2022-08-03T15:29:00Z" w:id="16397">
                <w:pPr>
                  <w:pStyle w:val="FirstLevelBullet"/>
                  <w:numPr>
                    <w:ilvl w:val="1"/>
                    <w:numId w:val="9"/>
                  </w:numPr>
                  <w:ind w:left="1440"/>
                </w:pPr>
              </w:pPrChange>
            </w:pPr>
            <w:ins w:author="Tran Khanh Toan" w:date="2022-08-03T15:29:00Z" w:id="16398">
              <w:r>
                <w:t>“Requested”: Nhận yêu cầu updateDatabase từ OneLink. Đây là Status duy nhất OneLink được set</w:t>
              </w:r>
            </w:ins>
          </w:p>
          <w:p w:rsidR="0087204C" w:rsidRDefault="0087204C" w14:paraId="2FD24196" w14:textId="77777777">
            <w:pPr>
              <w:pStyle w:val="FirstLevelBullet"/>
              <w:numPr>
                <w:ilvl w:val="0"/>
                <w:numId w:val="9"/>
              </w:numPr>
              <w:ind w:left="355" w:hanging="270"/>
              <w:rPr>
                <w:ins w:author="Tran Khanh Toan" w:date="2022-08-03T15:29:00Z" w:id="16399"/>
              </w:rPr>
              <w:pPrChange w:author="Tran Khanh Toan" w:date="2022-08-03T15:29:00Z" w:id="16400">
                <w:pPr>
                  <w:pStyle w:val="FirstLevelBullet"/>
                  <w:numPr>
                    <w:ilvl w:val="1"/>
                    <w:numId w:val="9"/>
                  </w:numPr>
                  <w:ind w:left="1440"/>
                </w:pPr>
              </w:pPrChange>
            </w:pPr>
            <w:ins w:author="Tran Khanh Toan" w:date="2022-08-03T15:29:00Z" w:id="16401">
              <w:r>
                <w:t>“</w:t>
              </w:r>
              <w:r w:rsidRPr="001D128C">
                <w:t>Updated</w:t>
              </w:r>
              <w:r>
                <w:t>”: Thực hiện yêu cầu updateDatabase thành công</w:t>
              </w:r>
            </w:ins>
          </w:p>
          <w:p w:rsidR="0087204C" w:rsidRDefault="0087204C" w14:paraId="302AD3F6" w14:textId="77777777">
            <w:pPr>
              <w:pStyle w:val="FirstLevelBullet"/>
              <w:numPr>
                <w:ilvl w:val="0"/>
                <w:numId w:val="9"/>
              </w:numPr>
              <w:ind w:left="355" w:hanging="270"/>
              <w:rPr>
                <w:ins w:author="Tran Khanh Toan" w:date="2022-08-03T15:29:00Z" w:id="16402"/>
              </w:rPr>
              <w:pPrChange w:author="Tran Khanh Toan" w:date="2022-08-03T15:29:00Z" w:id="16403">
                <w:pPr>
                  <w:pStyle w:val="FirstLevelBullet"/>
                  <w:numPr>
                    <w:ilvl w:val="1"/>
                    <w:numId w:val="9"/>
                  </w:numPr>
                  <w:ind w:left="1440"/>
                </w:pPr>
              </w:pPrChange>
            </w:pPr>
            <w:ins w:author="Tran Khanh Toan" w:date="2022-08-03T15:29:00Z" w:id="16404">
              <w:r>
                <w:t>“</w:t>
              </w:r>
              <w:r w:rsidRPr="001D128C">
                <w:t>Error_InvalidFilename</w:t>
              </w:r>
              <w:r>
                <w:t>”: file name trong yêu cầu updateDatabase không hợp lệ</w:t>
              </w:r>
            </w:ins>
          </w:p>
          <w:p w:rsidR="0087204C" w:rsidRDefault="0087204C" w14:paraId="76124E3E" w14:textId="77777777">
            <w:pPr>
              <w:pStyle w:val="FirstLevelBullet"/>
              <w:numPr>
                <w:ilvl w:val="0"/>
                <w:numId w:val="9"/>
              </w:numPr>
              <w:ind w:left="355" w:hanging="270"/>
              <w:rPr>
                <w:ins w:author="Tran Khanh Toan" w:date="2022-08-03T15:29:00Z" w:id="16405"/>
              </w:rPr>
              <w:pPrChange w:author="Tran Khanh Toan" w:date="2022-08-03T15:29:00Z" w:id="16406">
                <w:pPr>
                  <w:pStyle w:val="FirstLevelBullet"/>
                  <w:numPr>
                    <w:ilvl w:val="1"/>
                    <w:numId w:val="9"/>
                  </w:numPr>
                  <w:ind w:left="1440"/>
                </w:pPr>
              </w:pPrChange>
            </w:pPr>
            <w:ins w:author="Tran Khanh Toan" w:date="2022-08-03T15:29:00Z" w:id="16407">
              <w:r>
                <w:t>“Error_</w:t>
              </w:r>
              <w:r w:rsidRPr="001D128C">
                <w:t xml:space="preserve"> FileFormat</w:t>
              </w:r>
              <w:r>
                <w:t>”: nội đung file database không đúng format</w:t>
              </w:r>
            </w:ins>
          </w:p>
          <w:p w:rsidR="0087204C" w:rsidRDefault="0087204C" w14:paraId="3750A479" w14:textId="77777777">
            <w:pPr>
              <w:pStyle w:val="FirstLevelBullet"/>
              <w:numPr>
                <w:ilvl w:val="0"/>
                <w:numId w:val="9"/>
              </w:numPr>
              <w:ind w:left="355" w:hanging="270"/>
              <w:rPr>
                <w:ins w:author="Tran Khanh Toan" w:date="2022-08-03T15:29:00Z" w:id="16408"/>
              </w:rPr>
              <w:pPrChange w:author="Tran Khanh Toan" w:date="2022-08-03T15:29:00Z" w:id="16409">
                <w:pPr>
                  <w:pStyle w:val="FirstLevelBullet"/>
                  <w:numPr>
                    <w:ilvl w:val="1"/>
                    <w:numId w:val="9"/>
                  </w:numPr>
                  <w:ind w:left="1440"/>
                </w:pPr>
              </w:pPrChange>
            </w:pPr>
            <w:ins w:author="Tran Khanh Toan" w:date="2022-08-03T15:29:00Z" w:id="16410">
              <w:r>
                <w:t>“</w:t>
              </w:r>
              <w:r w:rsidRPr="001D128C">
                <w:t>Error_Internal</w:t>
              </w:r>
              <w:r>
                <w:t>”: lỗi xảy ra do nguyên nhân từ ONT</w:t>
              </w:r>
            </w:ins>
          </w:p>
          <w:p w:rsidRPr="00020A9F" w:rsidR="002342A2" w:rsidP="00D8043C" w:rsidRDefault="002342A2" w14:paraId="3A733DE3" w14:textId="73E6FDA9">
            <w:pPr>
              <w:pStyle w:val="ListParagraph"/>
              <w:ind w:left="0"/>
              <w:rPr>
                <w:ins w:author="Tran Khanh Toan" w:date="2022-08-03T15:27:00Z" w:id="16411"/>
              </w:rPr>
            </w:pPr>
          </w:p>
        </w:tc>
        <w:tc>
          <w:tcPr>
            <w:tcW w:w="1478" w:type="dxa"/>
            <w:tcMar/>
          </w:tcPr>
          <w:p w:rsidR="002342A2" w:rsidP="00D8043C" w:rsidRDefault="00EC45CF" w14:paraId="7219F76B" w14:textId="5362CB55">
            <w:pPr>
              <w:pStyle w:val="ListParagraph"/>
              <w:ind w:left="0"/>
              <w:rPr>
                <w:ins w:author="Tran Khanh Toan" w:date="2022-08-03T15:27:00Z" w:id="16412"/>
              </w:rPr>
            </w:pPr>
            <w:r>
              <w:t>s</w:t>
            </w:r>
            <w:ins w:author="Tran Khanh Toan" w:date="2022-08-03T15:27:00Z" w:id="16413">
              <w:r w:rsidR="0087204C">
                <w:t>tatus</w:t>
              </w:r>
            </w:ins>
          </w:p>
        </w:tc>
      </w:tr>
      <w:tr w:rsidR="00D855BA" w:rsidTr="2ADD6C4A" w14:paraId="04722B11" w14:textId="77777777">
        <w:trPr>
          <w:trHeight w:val="213"/>
          <w:ins w:author="Tran Khanh Toan" w:date="2022-08-03T15:35:00Z" w:id="1791280624"/>
        </w:trPr>
        <w:tc>
          <w:tcPr>
            <w:tcW w:w="710" w:type="dxa"/>
            <w:tcMar/>
          </w:tcPr>
          <w:p w:rsidR="00D855BA" w:rsidP="00D855BA" w:rsidRDefault="00D855BA" w14:paraId="5587FDC3" w14:textId="4B41D502">
            <w:pPr>
              <w:pStyle w:val="ListParagraph"/>
              <w:ind w:left="0"/>
              <w:rPr>
                <w:ins w:author="Tran Khanh Toan" w:date="2022-08-03T15:35:00Z" w:id="16415"/>
              </w:rPr>
            </w:pPr>
            <w:ins w:author="toantk" w:date="2022-08-03T15:35:00Z" w:id="16416">
              <w:r>
                <w:t>2</w:t>
              </w:r>
            </w:ins>
          </w:p>
        </w:tc>
        <w:tc>
          <w:tcPr>
            <w:tcW w:w="1352" w:type="dxa"/>
            <w:tcMar/>
          </w:tcPr>
          <w:p w:rsidR="00D855BA" w:rsidP="00D855BA" w:rsidRDefault="00D855BA" w14:paraId="5D1F081E" w14:textId="0ED3E36A">
            <w:pPr>
              <w:pStyle w:val="ListParagraph"/>
              <w:ind w:left="0"/>
              <w:rPr>
                <w:ins w:author="Tran Khanh Toan" w:date="2022-08-03T15:35:00Z" w:id="16417"/>
              </w:rPr>
            </w:pPr>
            <w:ins w:author="Tran Khanh Toan" w:date="2022-08-03T15:35:00Z" w:id="16418">
              <w:r>
                <w:t>Md5 check sum</w:t>
              </w:r>
            </w:ins>
          </w:p>
        </w:tc>
        <w:tc>
          <w:tcPr>
            <w:tcW w:w="1322" w:type="dxa"/>
            <w:tcMar/>
          </w:tcPr>
          <w:p w:rsidR="00D855BA" w:rsidP="00D855BA" w:rsidRDefault="00D855BA" w14:paraId="0A873E6B" w14:textId="51E4656E">
            <w:pPr>
              <w:pStyle w:val="ListParagraph"/>
              <w:ind w:left="0"/>
              <w:rPr>
                <w:ins w:author="Tran Khanh Toan" w:date="2022-08-03T15:35:00Z" w:id="16419"/>
              </w:rPr>
            </w:pPr>
            <w:ins w:author="Tran Khanh Toan" w:date="2022-08-03T15:35:00Z" w:id="16420">
              <w:r>
                <w:t>Mã MD5 check sum của file để kiểm tra tính toàn vẹn của file trên đường truyền</w:t>
              </w:r>
            </w:ins>
          </w:p>
        </w:tc>
        <w:tc>
          <w:tcPr>
            <w:tcW w:w="931" w:type="dxa"/>
            <w:tcMar/>
          </w:tcPr>
          <w:p w:rsidR="00D855BA" w:rsidP="00D855BA" w:rsidRDefault="00D90ADD" w14:paraId="01724858" w14:textId="7724A608">
            <w:pPr>
              <w:pStyle w:val="ListParagraph"/>
              <w:ind w:left="0"/>
              <w:rPr>
                <w:ins w:author="Tran Khanh Toan" w:date="2022-08-03T15:35:00Z" w:id="16421"/>
              </w:rPr>
            </w:pPr>
            <w:ins w:author="toantk" w:date="2022-08-04T18:06:00Z" w:id="16422">
              <w:r>
                <w:t>String</w:t>
              </w:r>
            </w:ins>
          </w:p>
        </w:tc>
        <w:tc>
          <w:tcPr>
            <w:tcW w:w="3257" w:type="dxa"/>
            <w:tcMar/>
          </w:tcPr>
          <w:p w:rsidR="00D855BA" w:rsidP="2ADD6C4A" w:rsidRDefault="00A60EC6" w14:paraId="184E17A9" w14:textId="7F31A0FB">
            <w:pPr>
              <w:pStyle w:val="FirstLevelBullet"/>
              <w:numPr>
                <w:numId w:val="0"/>
              </w:numPr>
              <w:rPr>
                <w:ins w:author="Tran Khanh Toan" w:date="2022-08-03T15:35:00Z" w:id="16423"/>
              </w:rPr>
              <w:pPrChange w:author="Tran Khanh Toan" w:date="2022-08-03T15:36:00Z" w:id="16424">
                <w:pPr>
                  <w:pStyle w:val="FirstLevelBullet"/>
                  <w:numPr>
                    <w:numId w:val="9"/>
                  </w:numPr>
                  <w:ind w:left="355" w:hanging="270"/>
                </w:pPr>
              </w:pPrChange>
            </w:pPr>
            <w:r w:rsidR="71D1E807">
              <w:rPr/>
              <w:t>Chuỗi ký tự</w:t>
            </w:r>
            <w:r w:rsidR="117E6D7C">
              <w:rPr/>
              <w:t xml:space="preserve"> đọc được,</w:t>
            </w:r>
            <w:r w:rsidR="71D1E807">
              <w:rPr/>
              <w:t xml:space="preserve"> không chứa ký tự tiếng việt</w:t>
            </w:r>
          </w:p>
        </w:tc>
        <w:tc>
          <w:tcPr>
            <w:tcW w:w="1478" w:type="dxa"/>
            <w:tcMar/>
          </w:tcPr>
          <w:p w:rsidR="00D855BA" w:rsidP="00D855BA" w:rsidRDefault="00EC45CF" w14:paraId="06EE7103" w14:textId="45AAB5D7">
            <w:pPr>
              <w:pStyle w:val="ListParagraph"/>
              <w:ind w:left="0"/>
              <w:rPr>
                <w:ins w:author="Tran Khanh Toan" w:date="2022-08-03T15:35:00Z" w:id="16425"/>
              </w:rPr>
            </w:pPr>
            <w:r>
              <w:t>m</w:t>
            </w:r>
            <w:ins w:author="Tran Khanh Toan" w:date="2022-08-03T15:36:00Z" w:id="16426">
              <w:r w:rsidR="00D855BA">
                <w:t>d5sum</w:t>
              </w:r>
            </w:ins>
          </w:p>
        </w:tc>
      </w:tr>
      <w:tr w:rsidR="00A60EC6" w:rsidTr="2ADD6C4A" w14:paraId="6DA9EB9A" w14:textId="77777777">
        <w:trPr>
          <w:trHeight w:val="213"/>
          <w:ins w:author="Tran Khanh Toan" w:date="2022-08-03T15:27:00Z" w:id="903366437"/>
        </w:trPr>
        <w:tc>
          <w:tcPr>
            <w:tcW w:w="710" w:type="dxa"/>
            <w:tcMar/>
          </w:tcPr>
          <w:p w:rsidRPr="00020A9F" w:rsidR="00A60EC6" w:rsidP="00A60EC6" w:rsidRDefault="00A60EC6" w14:paraId="4A8B2E72" w14:textId="1419FBBD">
            <w:pPr>
              <w:pStyle w:val="ListParagraph"/>
              <w:ind w:left="0"/>
              <w:rPr>
                <w:ins w:author="Tran Khanh Toan" w:date="2022-08-03T15:27:00Z" w:id="16428"/>
              </w:rPr>
            </w:pPr>
            <w:ins w:author="toantk" w:date="2022-08-03T15:35:00Z" w:id="16429">
              <w:r>
                <w:t>3</w:t>
              </w:r>
            </w:ins>
          </w:p>
        </w:tc>
        <w:tc>
          <w:tcPr>
            <w:tcW w:w="1352" w:type="dxa"/>
            <w:tcMar/>
          </w:tcPr>
          <w:p w:rsidRPr="00020A9F" w:rsidR="00A60EC6" w:rsidP="00A60EC6" w:rsidRDefault="00A60EC6" w14:paraId="5881A4E1" w14:textId="5079AF1B">
            <w:pPr>
              <w:pStyle w:val="ListParagraph"/>
              <w:ind w:left="0"/>
              <w:rPr>
                <w:ins w:author="Tran Khanh Toan" w:date="2022-08-03T15:27:00Z" w:id="16430"/>
              </w:rPr>
            </w:pPr>
            <w:ins w:author="Tran Khanh Toan" w:date="2022-08-03T15:27:00Z" w:id="16431">
              <w:r>
                <w:t>Version</w:t>
              </w:r>
            </w:ins>
          </w:p>
        </w:tc>
        <w:tc>
          <w:tcPr>
            <w:tcW w:w="1322" w:type="dxa"/>
            <w:tcMar/>
          </w:tcPr>
          <w:p w:rsidRPr="00020A9F" w:rsidR="00A60EC6" w:rsidP="00A60EC6" w:rsidRDefault="00A60EC6" w14:paraId="009F20F0" w14:textId="3568F172">
            <w:pPr>
              <w:pStyle w:val="ListParagraph"/>
              <w:ind w:left="0"/>
              <w:rPr>
                <w:ins w:author="Tran Khanh Toan" w:date="2022-08-03T15:27:00Z" w:id="16432"/>
              </w:rPr>
            </w:pPr>
            <w:ins w:author="Tran Khanh Toan" w:date="2022-08-03T15:28:00Z" w:id="16433">
              <w:r>
                <w:t>Phiên bản hiện tại của Database</w:t>
              </w:r>
            </w:ins>
          </w:p>
        </w:tc>
        <w:tc>
          <w:tcPr>
            <w:tcW w:w="931" w:type="dxa"/>
            <w:tcMar/>
          </w:tcPr>
          <w:p w:rsidRPr="00020A9F" w:rsidR="00A60EC6" w:rsidP="00A60EC6" w:rsidRDefault="00A60EC6" w14:paraId="73BF3874" w14:textId="6DE9CB2D">
            <w:pPr>
              <w:pStyle w:val="ListParagraph"/>
              <w:ind w:left="0"/>
              <w:rPr>
                <w:ins w:author="Tran Khanh Toan" w:date="2022-08-03T15:27:00Z" w:id="16434"/>
              </w:rPr>
            </w:pPr>
            <w:ins w:author="Tran Khanh Toan" w:date="2022-08-03T15:28:00Z" w:id="16435">
              <w:r>
                <w:t>String</w:t>
              </w:r>
            </w:ins>
          </w:p>
        </w:tc>
        <w:tc>
          <w:tcPr>
            <w:tcW w:w="3257" w:type="dxa"/>
            <w:tcMar/>
          </w:tcPr>
          <w:p w:rsidRPr="00020A9F" w:rsidR="00A60EC6" w:rsidP="00A60EC6" w:rsidRDefault="00397B66" w14:paraId="09E5ACDC" w14:textId="4CFA6B40">
            <w:pPr>
              <w:pStyle w:val="ListParagraph"/>
              <w:ind w:left="0"/>
              <w:rPr>
                <w:ins w:author="Tran Khanh Toan" w:date="2022-08-03T15:27:00Z" w:id="16436"/>
              </w:rPr>
            </w:pPr>
            <w:r>
              <w:t>Chuỗi ký tự đọc được, không chứa ký tự tiếng việt</w:t>
            </w:r>
          </w:p>
        </w:tc>
        <w:tc>
          <w:tcPr>
            <w:tcW w:w="1478" w:type="dxa"/>
            <w:tcMar/>
          </w:tcPr>
          <w:p w:rsidRPr="00020A9F" w:rsidR="00A60EC6" w:rsidP="00A60EC6" w:rsidRDefault="00A60EC6" w14:paraId="4B253688" w14:textId="30161AA1">
            <w:pPr>
              <w:pStyle w:val="ListParagraph"/>
              <w:ind w:left="0"/>
              <w:rPr>
                <w:ins w:author="Tran Khanh Toan" w:date="2022-08-03T15:27:00Z" w:id="16437"/>
              </w:rPr>
            </w:pPr>
            <w:r>
              <w:t>v</w:t>
            </w:r>
            <w:ins w:author="Tran Khanh Toan" w:date="2022-08-03T15:30:00Z" w:id="16438">
              <w:r>
                <w:t>ersion</w:t>
              </w:r>
            </w:ins>
          </w:p>
        </w:tc>
      </w:tr>
      <w:tr w:rsidR="00A60EC6" w:rsidTr="2ADD6C4A" w14:paraId="17D031A5" w14:textId="77777777">
        <w:trPr>
          <w:ins w:author="Tran Khanh Toan" w:date="2022-08-03T15:27:00Z" w:id="1675496365"/>
        </w:trPr>
        <w:tc>
          <w:tcPr>
            <w:tcW w:w="710" w:type="dxa"/>
            <w:tcMar/>
          </w:tcPr>
          <w:p w:rsidRPr="00020A9F" w:rsidR="00A60EC6" w:rsidP="00A60EC6" w:rsidRDefault="00A60EC6" w14:paraId="2AC057E0" w14:textId="5C8D22AA">
            <w:pPr>
              <w:pStyle w:val="ListParagraph"/>
              <w:ind w:left="0"/>
              <w:rPr>
                <w:ins w:author="Tran Khanh Toan" w:date="2022-08-03T15:27:00Z" w:id="16440"/>
              </w:rPr>
            </w:pPr>
            <w:ins w:author="Tran Khanh Toan" w:date="2022-08-03T15:35:00Z" w:id="16441">
              <w:r>
                <w:t>4</w:t>
              </w:r>
            </w:ins>
          </w:p>
        </w:tc>
        <w:tc>
          <w:tcPr>
            <w:tcW w:w="1352" w:type="dxa"/>
            <w:tcMar/>
          </w:tcPr>
          <w:p w:rsidRPr="00020A9F" w:rsidR="00A60EC6" w:rsidP="00A60EC6" w:rsidRDefault="00A60EC6" w14:paraId="2FF7F9A1" w14:textId="66BABE97">
            <w:pPr>
              <w:pStyle w:val="ListParagraph"/>
              <w:ind w:left="0"/>
              <w:rPr>
                <w:ins w:author="Tran Khanh Toan" w:date="2022-08-03T15:27:00Z" w:id="16442"/>
              </w:rPr>
            </w:pPr>
            <w:ins w:author="Tran Khanh Toan" w:date="2022-08-03T15:30:00Z" w:id="16443">
              <w:r>
                <w:t>Filename</w:t>
              </w:r>
            </w:ins>
          </w:p>
        </w:tc>
        <w:tc>
          <w:tcPr>
            <w:tcW w:w="1322" w:type="dxa"/>
            <w:tcMar/>
          </w:tcPr>
          <w:p w:rsidR="00A60EC6" w:rsidP="00A60EC6" w:rsidRDefault="00A60EC6" w14:paraId="57305361" w14:textId="4B5A1B13">
            <w:pPr>
              <w:pStyle w:val="ListParagraph"/>
              <w:ind w:left="0"/>
              <w:rPr>
                <w:ins w:author="Tran Khanh Toan" w:date="2022-08-03T15:27:00Z" w:id="16444"/>
              </w:rPr>
            </w:pPr>
            <w:ins w:author="Tran Khanh Toan" w:date="2022-08-03T15:30:00Z" w:id="16445">
              <w:r>
                <w:t xml:space="preserve">Tên file </w:t>
              </w:r>
            </w:ins>
            <w:ins w:author="Tran Khanh Toan" w:date="2022-08-03T15:31:00Z" w:id="16446">
              <w:r>
                <w:t>Database</w:t>
              </w:r>
            </w:ins>
          </w:p>
        </w:tc>
        <w:tc>
          <w:tcPr>
            <w:tcW w:w="931" w:type="dxa"/>
            <w:tcMar/>
          </w:tcPr>
          <w:p w:rsidR="00A60EC6" w:rsidP="00A60EC6" w:rsidRDefault="00A60EC6" w14:paraId="73FB8B6C" w14:textId="0D33A582">
            <w:pPr>
              <w:pStyle w:val="ListParagraph"/>
              <w:ind w:left="0"/>
              <w:rPr>
                <w:ins w:author="Tran Khanh Toan" w:date="2022-08-03T15:27:00Z" w:id="16447"/>
              </w:rPr>
            </w:pPr>
            <w:ins w:author="toantk" w:date="2022-08-04T18:06:00Z" w:id="16448">
              <w:r>
                <w:t>String</w:t>
              </w:r>
            </w:ins>
          </w:p>
        </w:tc>
        <w:tc>
          <w:tcPr>
            <w:tcW w:w="3257" w:type="dxa"/>
            <w:tcMar/>
          </w:tcPr>
          <w:p w:rsidR="00A60EC6" w:rsidP="00A60EC6" w:rsidRDefault="00397B66" w14:paraId="1420B09D" w14:textId="6C6A496A">
            <w:pPr>
              <w:pStyle w:val="ListParagraph"/>
              <w:ind w:left="0"/>
              <w:rPr>
                <w:ins w:author="Tran Khanh Toan" w:date="2022-08-03T15:27:00Z" w:id="16449"/>
              </w:rPr>
            </w:pPr>
            <w:r>
              <w:t>Chuỗi ký tự đọc được, không chứa ký tự tiếng việt</w:t>
            </w:r>
          </w:p>
        </w:tc>
        <w:tc>
          <w:tcPr>
            <w:tcW w:w="1478" w:type="dxa"/>
            <w:tcMar/>
          </w:tcPr>
          <w:p w:rsidR="00A60EC6" w:rsidP="00A60EC6" w:rsidRDefault="00A60EC6" w14:paraId="45242C9C" w14:textId="67024139">
            <w:pPr>
              <w:pStyle w:val="ListParagraph"/>
              <w:ind w:left="0"/>
              <w:rPr>
                <w:ins w:author="Tran Khanh Toan" w:date="2022-08-03T15:27:00Z" w:id="16450"/>
              </w:rPr>
            </w:pPr>
            <w:r>
              <w:t>f</w:t>
            </w:r>
            <w:ins w:author="Tran Khanh Toan" w:date="2022-08-03T15:31:00Z" w:id="16451">
              <w:r>
                <w:t>ile</w:t>
              </w:r>
            </w:ins>
            <w:r>
              <w:t>N</w:t>
            </w:r>
            <w:ins w:author="Tran Khanh Toan" w:date="2022-08-03T15:31:00Z" w:id="16452">
              <w:r>
                <w:t>ame</w:t>
              </w:r>
            </w:ins>
          </w:p>
        </w:tc>
      </w:tr>
    </w:tbl>
    <w:p w:rsidR="00F82F8B" w:rsidDel="00F82F8B" w:rsidP="00242855" w:rsidRDefault="00F82F8B" w14:paraId="209A5982" w14:textId="77777777">
      <w:pPr>
        <w:pStyle w:val="FirstLevelBullet"/>
        <w:numPr>
          <w:ilvl w:val="0"/>
          <w:numId w:val="0"/>
        </w:numPr>
        <w:ind w:left="720" w:firstLine="360"/>
        <w:rPr>
          <w:del w:author="Tran Khanh Toan" w:date="2022-08-03T15:06:00Z" w:id="16453"/>
        </w:rPr>
      </w:pPr>
    </w:p>
    <w:p w:rsidR="00C9638F" w:rsidDel="00F82F8B" w:rsidP="00C9638F" w:rsidRDefault="00C9638F" w14:paraId="495E5D32" w14:textId="5168702D">
      <w:pPr>
        <w:pStyle w:val="FirstLevelBullet"/>
        <w:numPr>
          <w:ilvl w:val="0"/>
          <w:numId w:val="9"/>
        </w:numPr>
        <w:rPr>
          <w:ins w:author="toantk" w:date="2022-07-27T14:30:00Z" w:id="16454"/>
          <w:del w:author="Tran Khanh Toan" w:date="2022-08-03T15:06:00Z" w:id="16455"/>
        </w:rPr>
      </w:pPr>
      <w:ins w:author="toantk" w:date="2022-07-27T14:30:00Z" w:id="16456">
        <w:del w:author="Tran Khanh Toan" w:date="2022-08-03T15:06:00Z" w:id="16457">
          <w:r w:rsidDel="00F82F8B">
            <w:delText>Database Status Request:</w:delText>
          </w:r>
        </w:del>
      </w:ins>
    </w:p>
    <w:p w:rsidRPr="00C11B58" w:rsidR="00C9638F" w:rsidDel="00F82F8B" w:rsidP="2ADD6C4A" w:rsidRDefault="00C9638F" w14:paraId="1019411B" w14:textId="50F2201B">
      <w:pPr>
        <w:pStyle w:val="ANSVNormal"/>
        <w:rPr>
          <w:ins w:author="toantk" w:date="2022-07-27T14:30:00Z" w:id="16458"/>
          <w:del w:author="Tran Khanh Toan" w:date="2022-08-03T15:06:00Z" w:id="16459"/>
        </w:rPr>
        <w:pPrChange w:author="toantk" w:date="2022-07-28T11:21:00Z" w:id="16460">
          <w:pPr>
            <w:pStyle w:val="FirstLevelBullet"/>
            <w:numPr>
              <w:numId w:val="9"/>
            </w:numPr>
          </w:pPr>
        </w:pPrChange>
      </w:pPr>
      <w:del w:author="Tran Khanh Toan" w:date="2022-08-03T15:06:00Z" w:id="147916070">
        <w:r w:rsidDel="11243337">
          <w:delText xml:space="preserve">           </w:delText>
        </w:r>
        <w:r w:rsidRPr="2ADD6C4A" w:rsidDel="11243337">
          <w:rPr>
            <w:rPrChange w:author="Tran Khanh Toan" w:date="2022-08-03T09:21:00Z" w:id="2015381023">
              <w:rPr>
                <w:b w:val="1"/>
                <w:bCs w:val="1"/>
              </w:rPr>
            </w:rPrChange>
          </w:rPr>
          <w:delText>{</w:delText>
        </w:r>
      </w:del>
    </w:p>
    <w:p w:rsidRPr="00C11B58" w:rsidR="00C9638F" w:rsidDel="00F82F8B" w:rsidP="2ADD6C4A" w:rsidRDefault="00C9638F" w14:paraId="33E372EA" w14:textId="2224816D">
      <w:pPr>
        <w:pStyle w:val="ANSVNormal"/>
        <w:rPr>
          <w:ins w:author="toantk" w:date="2022-07-27T14:30:00Z" w:id="16463"/>
          <w:del w:author="Tran Khanh Toan" w:date="2022-08-03T15:06:00Z" w:id="16464"/>
        </w:rPr>
        <w:pPrChange w:author="toantk" w:date="2022-07-28T11:21:00Z" w:id="16465">
          <w:pPr>
            <w:pStyle w:val="FirstLevelBullet"/>
            <w:numPr>
              <w:numId w:val="9"/>
            </w:numPr>
          </w:pPr>
        </w:pPrChange>
      </w:pPr>
      <w:del w:author="Tran Khanh Toan" w:date="2022-08-03T15:06:00Z" w:id="360641784">
        <w:r w:rsidRPr="2ADD6C4A" w:rsidDel="11243337">
          <w:rPr>
            <w:rPrChange w:author="Tran Khanh Toan" w:date="2022-08-03T09:21:00Z" w:id="1159552581">
              <w:rPr>
                <w:b w:val="1"/>
                <w:bCs w:val="1"/>
              </w:rPr>
            </w:rPrChange>
          </w:rPr>
          <w:delText xml:space="preserve">                “action” : “databaseStatus”,</w:delText>
        </w:r>
      </w:del>
    </w:p>
    <w:p w:rsidRPr="00C11B58" w:rsidR="00C9638F" w:rsidDel="00F82F8B" w:rsidP="2ADD6C4A" w:rsidRDefault="00C9638F" w14:paraId="37BC4723" w14:textId="48E30A04">
      <w:pPr>
        <w:pStyle w:val="ANSVNormal"/>
        <w:rPr>
          <w:ins w:author="toantk" w:date="2022-07-27T14:30:00Z" w:id="16468"/>
          <w:del w:author="Tran Khanh Toan" w:date="2022-08-03T15:06:00Z" w:id="16469"/>
        </w:rPr>
        <w:pPrChange w:author="toantk" w:date="2022-07-28T11:21:00Z" w:id="16470">
          <w:pPr>
            <w:pStyle w:val="FirstLevelBullet"/>
            <w:numPr>
              <w:numId w:val="9"/>
            </w:numPr>
          </w:pPr>
        </w:pPrChange>
      </w:pPr>
      <w:del w:author="Tran Khanh Toan" w:date="2022-08-03T15:06:00Z" w:id="554246304">
        <w:r w:rsidRPr="2ADD6C4A" w:rsidDel="11243337">
          <w:rPr>
            <w:rPrChange w:author="Tran Khanh Toan" w:date="2022-08-03T09:21:00Z" w:id="964805197">
              <w:rPr>
                <w:b w:val="1"/>
                <w:bCs w:val="1"/>
              </w:rPr>
            </w:rPrChange>
          </w:rPr>
          <w:delText xml:space="preserve">                “requestId” : “&lt;requestId&gt;”</w:delText>
        </w:r>
      </w:del>
    </w:p>
    <w:p w:rsidRPr="00C11B58" w:rsidR="00C9638F" w:rsidDel="00F82F8B" w:rsidP="2ADD6C4A" w:rsidRDefault="00C9638F" w14:paraId="4D01D22C" w14:textId="3E891AB5">
      <w:pPr>
        <w:pStyle w:val="ANSVNormal"/>
        <w:rPr>
          <w:ins w:author="toantk" w:date="2022-07-27T14:30:00Z" w:id="16473"/>
          <w:del w:author="Tran Khanh Toan" w:date="2022-08-03T15:06:00Z" w:id="16474"/>
        </w:rPr>
        <w:pPrChange w:author="toantk" w:date="2022-07-28T11:21:00Z" w:id="16475">
          <w:pPr>
            <w:pStyle w:val="FirstLevelBullet"/>
            <w:numPr>
              <w:numId w:val="9"/>
            </w:numPr>
          </w:pPr>
        </w:pPrChange>
      </w:pPr>
      <w:del w:author="Tran Khanh Toan" w:date="2022-08-03T15:06:00Z" w:id="1271839155">
        <w:r w:rsidRPr="2ADD6C4A" w:rsidDel="11243337">
          <w:rPr>
            <w:rPrChange w:author="Tran Khanh Toan" w:date="2022-08-03T09:21:00Z" w:id="1578435492">
              <w:rPr>
                <w:b w:val="1"/>
                <w:bCs w:val="1"/>
              </w:rPr>
            </w:rPrChange>
          </w:rPr>
          <w:delText xml:space="preserve">           }     </w:delText>
        </w:r>
      </w:del>
    </w:p>
    <w:p w:rsidR="00C9638F" w:rsidDel="00F82F8B" w:rsidP="00C9638F" w:rsidRDefault="00C9638F" w14:paraId="4D757E05" w14:textId="21989F52">
      <w:pPr>
        <w:pStyle w:val="FirstLevelBullet"/>
        <w:numPr>
          <w:ilvl w:val="0"/>
          <w:numId w:val="9"/>
        </w:numPr>
        <w:rPr>
          <w:ins w:author="toantk" w:date="2022-07-27T14:31:00Z" w:id="16478"/>
          <w:del w:author="Tran Khanh Toan" w:date="2022-08-03T15:06:00Z" w:id="16479"/>
        </w:rPr>
      </w:pPr>
      <w:ins w:author="toantk" w:date="2022-07-27T14:31:00Z" w:id="16480">
        <w:del w:author="Tran Khanh Toan" w:date="2022-08-03T15:06:00Z" w:id="16481">
          <w:r w:rsidDel="00F82F8B">
            <w:delText>Database Status Response:</w:delText>
          </w:r>
        </w:del>
      </w:ins>
    </w:p>
    <w:p w:rsidR="00C9638F" w:rsidDel="00F82F8B" w:rsidP="00C9638F" w:rsidRDefault="00C9638F" w14:paraId="2F705671" w14:textId="5B439C18">
      <w:pPr>
        <w:pStyle w:val="FirstLevelBullet"/>
        <w:numPr>
          <w:ilvl w:val="1"/>
          <w:numId w:val="9"/>
        </w:numPr>
        <w:rPr>
          <w:ins w:author="toantk" w:date="2022-07-27T14:31:00Z" w:id="16482"/>
          <w:del w:author="Tran Khanh Toan" w:date="2022-08-03T15:06:00Z" w:id="16483"/>
        </w:rPr>
      </w:pPr>
      <w:ins w:author="toantk" w:date="2022-07-27T14:31:00Z" w:id="16484">
        <w:del w:author="Tran Khanh Toan" w:date="2022-08-03T15:06:00Z" w:id="16485">
          <w:r w:rsidDel="00F82F8B">
            <w:delText>Get database status thất bại:</w:delText>
          </w:r>
        </w:del>
      </w:ins>
    </w:p>
    <w:p w:rsidR="00C9638F" w:rsidDel="00F82F8B" w:rsidP="00C9638F" w:rsidRDefault="00C9638F" w14:paraId="03B0F19D" w14:textId="586898B0">
      <w:pPr>
        <w:pStyle w:val="FirstLevelBullet"/>
        <w:numPr>
          <w:ilvl w:val="0"/>
          <w:numId w:val="0"/>
        </w:numPr>
        <w:rPr>
          <w:ins w:author="toantk" w:date="2022-07-27T14:31:00Z" w:id="16486"/>
          <w:del w:author="Tran Khanh Toan" w:date="2022-08-03T15:06:00Z" w:id="16487"/>
        </w:rPr>
      </w:pPr>
      <w:ins w:author="toantk" w:date="2022-07-27T14:31:00Z" w:id="16488">
        <w:del w:author="Tran Khanh Toan" w:date="2022-08-03T15:06:00Z" w:id="16489">
          <w:r w:rsidDel="00F82F8B">
            <w:delText xml:space="preserve">                 {</w:delText>
          </w:r>
        </w:del>
      </w:ins>
    </w:p>
    <w:p w:rsidR="00C9638F" w:rsidDel="00F82F8B" w:rsidP="00C9638F" w:rsidRDefault="00C9638F" w14:paraId="3631CF3B" w14:textId="56A1E0AB">
      <w:pPr>
        <w:pStyle w:val="FirstLevelBullet"/>
        <w:numPr>
          <w:ilvl w:val="0"/>
          <w:numId w:val="0"/>
        </w:numPr>
        <w:rPr>
          <w:ins w:author="toantk" w:date="2022-07-27T14:31:00Z" w:id="16490"/>
          <w:del w:author="Tran Khanh Toan" w:date="2022-08-03T15:06:00Z" w:id="16491"/>
        </w:rPr>
      </w:pPr>
      <w:ins w:author="toantk" w:date="2022-07-27T14:31:00Z" w:id="16492">
        <w:del w:author="Tran Khanh Toan" w:date="2022-08-03T15:06:00Z" w:id="16493">
          <w:r w:rsidDel="00F82F8B">
            <w:delText xml:space="preserve">                      “status”: &lt;ErrorCode&gt;,</w:delText>
          </w:r>
        </w:del>
      </w:ins>
    </w:p>
    <w:p w:rsidR="00C9638F" w:rsidDel="00F82F8B" w:rsidP="00C9638F" w:rsidRDefault="00C9638F" w14:paraId="2FE7D0F1" w14:textId="58356609">
      <w:pPr>
        <w:pStyle w:val="FirstLevelBullet"/>
        <w:numPr>
          <w:ilvl w:val="0"/>
          <w:numId w:val="0"/>
        </w:numPr>
        <w:rPr>
          <w:ins w:author="toantk" w:date="2022-07-27T14:31:00Z" w:id="16494"/>
          <w:del w:author="Tran Khanh Toan" w:date="2022-08-03T15:06:00Z" w:id="16495"/>
        </w:rPr>
      </w:pPr>
      <w:ins w:author="toantk" w:date="2022-07-27T14:31:00Z" w:id="16496">
        <w:del w:author="Tran Khanh Toan" w:date="2022-08-03T15:06:00Z" w:id="16497">
          <w:r w:rsidDel="00F82F8B">
            <w:delText xml:space="preserve">                      “message”: “&lt;message&gt;”,</w:delText>
          </w:r>
        </w:del>
      </w:ins>
    </w:p>
    <w:p w:rsidR="00C9638F" w:rsidDel="00F82F8B" w:rsidP="00C9638F" w:rsidRDefault="00C9638F" w14:paraId="6B478477" w14:textId="53685C72">
      <w:pPr>
        <w:pStyle w:val="FirstLevelBullet"/>
        <w:numPr>
          <w:ilvl w:val="0"/>
          <w:numId w:val="0"/>
        </w:numPr>
        <w:rPr>
          <w:ins w:author="toantk" w:date="2022-07-27T14:31:00Z" w:id="16498"/>
          <w:del w:author="Tran Khanh Toan" w:date="2022-08-03T15:06:00Z" w:id="16499"/>
        </w:rPr>
      </w:pPr>
      <w:ins w:author="toantk" w:date="2022-07-27T14:31:00Z" w:id="16500">
        <w:del w:author="Tran Khanh Toan" w:date="2022-08-03T15:06:00Z" w:id="16501">
          <w:r w:rsidDel="00F82F8B">
            <w:delText xml:space="preserve">                      “requestId” : “&lt;requestId&gt;”,</w:delText>
          </w:r>
        </w:del>
      </w:ins>
    </w:p>
    <w:p w:rsidR="00C9638F" w:rsidDel="00F82F8B" w:rsidP="00C9638F" w:rsidRDefault="00C9638F" w14:paraId="31B1BE0B" w14:textId="153B080B">
      <w:pPr>
        <w:pStyle w:val="FirstLevelBullet"/>
        <w:numPr>
          <w:ilvl w:val="0"/>
          <w:numId w:val="0"/>
        </w:numPr>
        <w:rPr>
          <w:ins w:author="toantk" w:date="2022-07-27T14:31:00Z" w:id="16502"/>
          <w:del w:author="Tran Khanh Toan" w:date="2022-08-03T15:06:00Z" w:id="16503"/>
        </w:rPr>
      </w:pPr>
      <w:ins w:author="toantk" w:date="2022-07-27T14:31:00Z" w:id="16504">
        <w:del w:author="Tran Khanh Toan" w:date="2022-08-03T15:06:00Z" w:id="16505">
          <w:r w:rsidDel="00F82F8B">
            <w:delText xml:space="preserve">                      “data”: {</w:delText>
          </w:r>
        </w:del>
      </w:ins>
    </w:p>
    <w:p w:rsidR="00C9638F" w:rsidDel="00F82F8B" w:rsidP="00C9638F" w:rsidRDefault="00C9638F" w14:paraId="0AD48CBB" w14:textId="4BBDAEBF">
      <w:pPr>
        <w:pStyle w:val="FirstLevelBullet"/>
        <w:numPr>
          <w:ilvl w:val="0"/>
          <w:numId w:val="0"/>
        </w:numPr>
        <w:rPr>
          <w:ins w:author="toantk" w:date="2022-07-27T14:31:00Z" w:id="16506"/>
          <w:del w:author="Tran Khanh Toan" w:date="2022-08-03T15:06:00Z" w:id="16507"/>
        </w:rPr>
      </w:pPr>
      <w:ins w:author="toantk" w:date="2022-07-27T14:31:00Z" w:id="16508">
        <w:del w:author="Tran Khanh Toan" w:date="2022-08-03T15:06:00Z" w:id="16509">
          <w:r w:rsidDel="00F82F8B">
            <w:delText xml:space="preserve">                      }</w:delText>
          </w:r>
        </w:del>
      </w:ins>
    </w:p>
    <w:p w:rsidR="00C9638F" w:rsidDel="00F82F8B" w:rsidP="00C9638F" w:rsidRDefault="00C9638F" w14:paraId="1727A885" w14:textId="739A2016">
      <w:pPr>
        <w:pStyle w:val="FirstLevelBullet"/>
        <w:numPr>
          <w:ilvl w:val="0"/>
          <w:numId w:val="0"/>
        </w:numPr>
        <w:rPr>
          <w:ins w:author="toantk" w:date="2022-07-27T14:31:00Z" w:id="16510"/>
          <w:del w:author="Tran Khanh Toan" w:date="2022-08-03T15:06:00Z" w:id="16511"/>
        </w:rPr>
      </w:pPr>
      <w:ins w:author="toantk" w:date="2022-07-27T14:31:00Z" w:id="16512">
        <w:del w:author="Tran Khanh Toan" w:date="2022-08-03T15:06:00Z" w:id="16513">
          <w:r w:rsidDel="00F82F8B">
            <w:delText xml:space="preserve">                 }</w:delText>
          </w:r>
        </w:del>
      </w:ins>
    </w:p>
    <w:p w:rsidR="00C9638F" w:rsidDel="00F82F8B" w:rsidP="00C9638F" w:rsidRDefault="00C9638F" w14:paraId="6778ADD6" w14:textId="4683E796">
      <w:pPr>
        <w:pStyle w:val="FirstLevelBullet"/>
        <w:numPr>
          <w:ilvl w:val="1"/>
          <w:numId w:val="9"/>
        </w:numPr>
        <w:rPr>
          <w:ins w:author="toantk" w:date="2022-07-27T14:31:00Z" w:id="16514"/>
          <w:del w:author="Tran Khanh Toan" w:date="2022-08-03T15:06:00Z" w:id="16515"/>
        </w:rPr>
      </w:pPr>
      <w:ins w:author="toantk" w:date="2022-07-27T14:31:00Z" w:id="16516">
        <w:del w:author="Tran Khanh Toan" w:date="2022-08-03T15:06:00Z" w:id="16517">
          <w:r w:rsidDel="00F82F8B">
            <w:delText>Get database status thành công</w:delText>
          </w:r>
        </w:del>
      </w:ins>
    </w:p>
    <w:p w:rsidR="00C9638F" w:rsidDel="00F82F8B" w:rsidP="00C9638F" w:rsidRDefault="00C9638F" w14:paraId="1BB1DB70" w14:textId="4E6E26F2">
      <w:pPr>
        <w:pStyle w:val="FirstLevelBullet"/>
        <w:numPr>
          <w:ilvl w:val="0"/>
          <w:numId w:val="0"/>
        </w:numPr>
        <w:ind w:left="720" w:hanging="360"/>
        <w:rPr>
          <w:ins w:author="toantk" w:date="2022-07-27T14:31:00Z" w:id="16518"/>
          <w:del w:author="Tran Khanh Toan" w:date="2022-08-03T15:06:00Z" w:id="16519"/>
        </w:rPr>
      </w:pPr>
      <w:ins w:author="toantk" w:date="2022-07-27T14:31:00Z" w:id="16520">
        <w:del w:author="Tran Khanh Toan" w:date="2022-08-03T15:06:00Z" w:id="16521">
          <w:r w:rsidDel="00F82F8B">
            <w:delText xml:space="preserve">            {</w:delText>
          </w:r>
        </w:del>
      </w:ins>
    </w:p>
    <w:p w:rsidR="00C9638F" w:rsidDel="00F82F8B" w:rsidP="00C9638F" w:rsidRDefault="00C9638F" w14:paraId="113C125C" w14:textId="07E190E4">
      <w:pPr>
        <w:pStyle w:val="FirstLevelBullet"/>
        <w:numPr>
          <w:ilvl w:val="0"/>
          <w:numId w:val="0"/>
        </w:numPr>
        <w:ind w:left="720" w:hanging="360"/>
        <w:rPr>
          <w:ins w:author="toantk" w:date="2022-07-27T14:31:00Z" w:id="16522"/>
          <w:del w:author="Tran Khanh Toan" w:date="2022-08-03T15:06:00Z" w:id="16523"/>
        </w:rPr>
      </w:pPr>
      <w:ins w:author="toantk" w:date="2022-07-27T14:31:00Z" w:id="16524">
        <w:del w:author="Tran Khanh Toan" w:date="2022-08-03T15:06:00Z" w:id="16525">
          <w:r w:rsidDel="00F82F8B">
            <w:delText xml:space="preserve">                 "status": 0,</w:delText>
          </w:r>
        </w:del>
      </w:ins>
    </w:p>
    <w:p w:rsidR="00C9638F" w:rsidDel="00F82F8B" w:rsidP="00C9638F" w:rsidRDefault="00C9638F" w14:paraId="48990F84" w14:textId="181E30C5">
      <w:pPr>
        <w:pStyle w:val="FirstLevelBullet"/>
        <w:numPr>
          <w:ilvl w:val="0"/>
          <w:numId w:val="0"/>
        </w:numPr>
        <w:ind w:left="720" w:hanging="360"/>
        <w:rPr>
          <w:ins w:author="toantk" w:date="2022-07-27T14:31:00Z" w:id="16526"/>
          <w:del w:author="Tran Khanh Toan" w:date="2022-08-03T15:06:00Z" w:id="16527"/>
        </w:rPr>
      </w:pPr>
      <w:ins w:author="toantk" w:date="2022-07-27T14:31:00Z" w:id="16528">
        <w:del w:author="Tran Khanh Toan" w:date="2022-08-03T15:06:00Z" w:id="16529">
          <w:r w:rsidDel="00F82F8B">
            <w:delText xml:space="preserve">                 “message”: “Success”,</w:delText>
          </w:r>
        </w:del>
      </w:ins>
    </w:p>
    <w:p w:rsidR="00C9638F" w:rsidDel="00F82F8B" w:rsidP="00C9638F" w:rsidRDefault="00C9638F" w14:paraId="32F5085B" w14:textId="46DC5E38">
      <w:pPr>
        <w:pStyle w:val="FirstLevelBullet"/>
        <w:numPr>
          <w:ilvl w:val="0"/>
          <w:numId w:val="0"/>
        </w:numPr>
        <w:ind w:left="720" w:hanging="360"/>
        <w:rPr>
          <w:ins w:author="toantk" w:date="2022-07-27T14:31:00Z" w:id="16530"/>
          <w:del w:author="Tran Khanh Toan" w:date="2022-08-03T15:06:00Z" w:id="16531"/>
        </w:rPr>
      </w:pPr>
      <w:ins w:author="toantk" w:date="2022-07-27T14:31:00Z" w:id="16532">
        <w:del w:author="Tran Khanh Toan" w:date="2022-08-03T15:06:00Z" w:id="16533">
          <w:r w:rsidDel="00F82F8B">
            <w:delText xml:space="preserve">                 “requestId” : “&lt;requestId&gt;”,</w:delText>
          </w:r>
        </w:del>
      </w:ins>
    </w:p>
    <w:p w:rsidR="00C9638F" w:rsidDel="00F82F8B" w:rsidP="00C9638F" w:rsidRDefault="00C9638F" w14:paraId="7D4E56E2" w14:textId="11035E63">
      <w:pPr>
        <w:pStyle w:val="FirstLevelBullet"/>
        <w:numPr>
          <w:ilvl w:val="0"/>
          <w:numId w:val="0"/>
        </w:numPr>
        <w:ind w:left="720" w:hanging="360"/>
        <w:rPr>
          <w:ins w:author="toantk" w:date="2022-07-27T14:31:00Z" w:id="16534"/>
          <w:del w:author="Tran Khanh Toan" w:date="2022-08-03T15:06:00Z" w:id="16535"/>
        </w:rPr>
      </w:pPr>
      <w:ins w:author="toantk" w:date="2022-07-27T14:31:00Z" w:id="16536">
        <w:del w:author="Tran Khanh Toan" w:date="2022-08-03T15:06:00Z" w:id="16537">
          <w:r w:rsidDel="00F82F8B">
            <w:delText xml:space="preserve">                 “data”: {</w:delText>
          </w:r>
        </w:del>
      </w:ins>
    </w:p>
    <w:p w:rsidR="00C9638F" w:rsidDel="00F82F8B" w:rsidP="00C9638F" w:rsidRDefault="00C9638F" w14:paraId="41681569" w14:textId="02F86551">
      <w:pPr>
        <w:pStyle w:val="FirstLevelBullet"/>
        <w:numPr>
          <w:ilvl w:val="0"/>
          <w:numId w:val="0"/>
        </w:numPr>
        <w:ind w:left="720" w:hanging="360"/>
        <w:rPr>
          <w:ins w:author="toantk" w:date="2022-07-27T14:31:00Z" w:id="16538"/>
          <w:del w:author="Tran Khanh Toan" w:date="2022-08-03T15:06:00Z" w:id="16539"/>
        </w:rPr>
      </w:pPr>
      <w:ins w:author="toantk" w:date="2022-07-27T14:31:00Z" w:id="16540">
        <w:del w:author="Tran Khanh Toan" w:date="2022-08-03T15:06:00Z" w:id="16541">
          <w:r w:rsidDel="00F82F8B">
            <w:delText xml:space="preserve">                     “Status”: “&lt;Status&gt;”</w:delText>
          </w:r>
        </w:del>
      </w:ins>
    </w:p>
    <w:p w:rsidR="00C9638F" w:rsidDel="00F82F8B" w:rsidP="00C9638F" w:rsidRDefault="00C9638F" w14:paraId="510A39FB" w14:textId="3341553C">
      <w:pPr>
        <w:pStyle w:val="FirstLevelBullet"/>
        <w:numPr>
          <w:ilvl w:val="0"/>
          <w:numId w:val="0"/>
        </w:numPr>
        <w:ind w:left="720" w:hanging="360"/>
        <w:rPr>
          <w:ins w:author="toantk" w:date="2022-07-27T14:31:00Z" w:id="16542"/>
          <w:del w:author="Tran Khanh Toan" w:date="2022-08-03T15:06:00Z" w:id="16543"/>
        </w:rPr>
      </w:pPr>
      <w:ins w:author="toantk" w:date="2022-07-27T14:31:00Z" w:id="16544">
        <w:del w:author="Tran Khanh Toan" w:date="2022-08-03T15:06:00Z" w:id="16545">
          <w:r w:rsidDel="00F82F8B">
            <w:delText xml:space="preserve">                     “Version”: &lt;Version&gt;</w:delText>
          </w:r>
        </w:del>
      </w:ins>
    </w:p>
    <w:p w:rsidR="00C9638F" w:rsidDel="00F82F8B" w:rsidP="00C9638F" w:rsidRDefault="00C9638F" w14:paraId="105F2E0D" w14:textId="136A49A4">
      <w:pPr>
        <w:pStyle w:val="FirstLevelBullet"/>
        <w:numPr>
          <w:ilvl w:val="0"/>
          <w:numId w:val="0"/>
        </w:numPr>
        <w:ind w:left="720" w:hanging="360"/>
        <w:rPr>
          <w:ins w:author="toantk" w:date="2022-07-27T14:31:00Z" w:id="16546"/>
          <w:del w:author="Tran Khanh Toan" w:date="2022-08-03T15:06:00Z" w:id="16547"/>
        </w:rPr>
      </w:pPr>
      <w:ins w:author="toantk" w:date="2022-07-27T14:31:00Z" w:id="16548">
        <w:del w:author="Tran Khanh Toan" w:date="2022-08-03T15:06:00Z" w:id="16549">
          <w:r w:rsidDel="00F82F8B">
            <w:delText xml:space="preserve">                     “Filename”: “&lt;database’s file name&gt;”</w:delText>
          </w:r>
        </w:del>
      </w:ins>
    </w:p>
    <w:p w:rsidR="00C9638F" w:rsidDel="00F82F8B" w:rsidP="00C9638F" w:rsidRDefault="00C9638F" w14:paraId="2E76505C" w14:textId="75E00E28">
      <w:pPr>
        <w:pStyle w:val="FirstLevelBullet"/>
        <w:numPr>
          <w:ilvl w:val="0"/>
          <w:numId w:val="0"/>
        </w:numPr>
        <w:ind w:left="720" w:hanging="360"/>
        <w:rPr>
          <w:ins w:author="toantk" w:date="2022-07-27T14:31:00Z" w:id="16550"/>
          <w:del w:author="Tran Khanh Toan" w:date="2022-08-03T15:06:00Z" w:id="16551"/>
        </w:rPr>
      </w:pPr>
      <w:ins w:author="toantk" w:date="2022-07-27T14:31:00Z" w:id="16552">
        <w:del w:author="Tran Khanh Toan" w:date="2022-08-03T15:06:00Z" w:id="16553">
          <w:r w:rsidDel="00F82F8B">
            <w:delText xml:space="preserve">                 }</w:delText>
          </w:r>
        </w:del>
      </w:ins>
    </w:p>
    <w:p w:rsidR="00C9638F" w:rsidDel="00F82F8B" w:rsidP="00C9638F" w:rsidRDefault="00C9638F" w14:paraId="0BF5B6A3" w14:textId="294F814A">
      <w:pPr>
        <w:pStyle w:val="FirstLevelBullet"/>
        <w:numPr>
          <w:ilvl w:val="0"/>
          <w:numId w:val="0"/>
        </w:numPr>
        <w:ind w:left="720" w:hanging="360"/>
        <w:rPr>
          <w:ins w:author="toantk" w:date="2022-07-27T14:31:00Z" w:id="16554"/>
          <w:del w:author="Tran Khanh Toan" w:date="2022-08-03T15:06:00Z" w:id="16555"/>
        </w:rPr>
      </w:pPr>
      <w:ins w:author="toantk" w:date="2022-07-27T14:31:00Z" w:id="16556">
        <w:del w:author="Tran Khanh Toan" w:date="2022-08-03T15:06:00Z" w:id="16557">
          <w:r w:rsidDel="00F82F8B">
            <w:delText xml:space="preserve">            }</w:delText>
          </w:r>
        </w:del>
      </w:ins>
    </w:p>
    <w:p w:rsidR="00242855" w:rsidP="00242855" w:rsidRDefault="00242855" w14:paraId="38B5B82D" w14:textId="3F30E1FD"/>
    <w:p w:rsidR="00583F6B" w:rsidP="00583F6B" w:rsidRDefault="00583F6B" w14:paraId="34878672" w14:textId="6F16E1C7">
      <w:pPr>
        <w:pStyle w:val="Heading3"/>
      </w:pPr>
      <w:bookmarkStart w:name="_Toc111218058" w:id="16558"/>
      <w:r>
        <w:t xml:space="preserve">Usecase – Truy vấn Database khi có request từ </w:t>
      </w:r>
      <w:del w:author="Tran Khanh Toan" w:date="2022-07-01T15:44:00Z" w:id="16559">
        <w:r w:rsidDel="007A6979">
          <w:delText>OneLink</w:delText>
        </w:r>
      </w:del>
      <w:ins w:author="Tran Khanh Toan" w:date="2022-07-01T15:44:00Z" w:id="16560">
        <w:r w:rsidR="007A6979">
          <w:t>Mobile App</w:t>
        </w:r>
      </w:ins>
      <w:bookmarkEnd w:id="16558"/>
    </w:p>
    <w:tbl>
      <w:tblPr>
        <w:tblStyle w:val="TableGrid"/>
        <w:tblW w:w="0" w:type="auto"/>
        <w:tblLook w:val="04A0" w:firstRow="1" w:lastRow="0" w:firstColumn="1" w:lastColumn="0" w:noHBand="0" w:noVBand="1"/>
      </w:tblPr>
      <w:tblGrid>
        <w:gridCol w:w="1885"/>
        <w:gridCol w:w="7340"/>
      </w:tblGrid>
      <w:tr w:rsidR="00583F6B" w:rsidTr="00E5021C" w14:paraId="4A196CF8" w14:textId="77777777">
        <w:tc>
          <w:tcPr>
            <w:tcW w:w="1885" w:type="dxa"/>
          </w:tcPr>
          <w:p w:rsidR="00583F6B" w:rsidP="00E5021C" w:rsidRDefault="00583F6B" w14:paraId="4E3D9B28" w14:textId="77777777">
            <w:r>
              <w:t>ID</w:t>
            </w:r>
          </w:p>
        </w:tc>
        <w:tc>
          <w:tcPr>
            <w:tcW w:w="7340" w:type="dxa"/>
          </w:tcPr>
          <w:p w:rsidR="00583F6B" w:rsidP="00E5021C" w:rsidRDefault="00583F6B" w14:paraId="2C761BE8" w14:textId="5E1A6F4D">
            <w:r>
              <w:t>UC-</w:t>
            </w:r>
            <w:ins w:author="toantk" w:date="2022-07-27T17:33:00Z" w:id="16561">
              <w:r w:rsidR="000409DA">
                <w:t>45</w:t>
              </w:r>
            </w:ins>
            <w:del w:author="toantk" w:date="2022-07-27T17:33:00Z" w:id="16562">
              <w:r w:rsidDel="00EE7D9E">
                <w:delText>5</w:delText>
              </w:r>
            </w:del>
            <w:ins w:author="Tran Khanh Toan" w:date="2022-07-01T15:22:00Z" w:id="16563">
              <w:del w:author="toantk" w:date="2022-07-27T17:33:00Z" w:id="16564">
                <w:r w:rsidDel="00EE7D9E" w:rsidR="003610A8">
                  <w:delText>4</w:delText>
                </w:r>
              </w:del>
            </w:ins>
            <w:del w:author="Tran Khanh Toan" w:date="2022-07-01T15:22:00Z" w:id="16565">
              <w:r w:rsidDel="003610A8" w:rsidR="00394013">
                <w:delText>2</w:delText>
              </w:r>
            </w:del>
          </w:p>
        </w:tc>
      </w:tr>
      <w:tr w:rsidR="00583F6B" w:rsidTr="00E5021C" w14:paraId="03E0F4CE" w14:textId="77777777">
        <w:tc>
          <w:tcPr>
            <w:tcW w:w="1885" w:type="dxa"/>
          </w:tcPr>
          <w:p w:rsidR="00583F6B" w:rsidP="00E5021C" w:rsidRDefault="00583F6B" w14:paraId="4C765031" w14:textId="77777777">
            <w:r>
              <w:t>Name</w:t>
            </w:r>
          </w:p>
        </w:tc>
        <w:tc>
          <w:tcPr>
            <w:tcW w:w="7340" w:type="dxa"/>
          </w:tcPr>
          <w:p w:rsidR="00583F6B" w:rsidP="00583F6B" w:rsidRDefault="00583F6B" w14:paraId="71EF496E" w14:textId="614D9645">
            <w:pPr>
              <w:pStyle w:val="FirstLevelBullet"/>
              <w:numPr>
                <w:ilvl w:val="0"/>
                <w:numId w:val="0"/>
              </w:numPr>
            </w:pPr>
            <w:r>
              <w:t xml:space="preserve">Truy vấn Database khi có request từ </w:t>
            </w:r>
            <w:del w:author="Tran Khanh Toan" w:date="2022-07-01T15:44:00Z" w:id="16566">
              <w:r w:rsidDel="007A6979">
                <w:delText>OneLink</w:delText>
              </w:r>
            </w:del>
            <w:ins w:author="Tran Khanh Toan" w:date="2022-07-01T15:44:00Z" w:id="16567">
              <w:r w:rsidR="007A6979">
                <w:t>Mobile App</w:t>
              </w:r>
            </w:ins>
          </w:p>
        </w:tc>
      </w:tr>
      <w:tr w:rsidR="00583F6B" w:rsidTr="00E5021C" w14:paraId="09697011" w14:textId="77777777">
        <w:tc>
          <w:tcPr>
            <w:tcW w:w="1885" w:type="dxa"/>
          </w:tcPr>
          <w:p w:rsidR="00583F6B" w:rsidP="00E5021C" w:rsidRDefault="00583F6B" w14:paraId="681C2F6B" w14:textId="77777777">
            <w:r>
              <w:t>Description</w:t>
            </w:r>
          </w:p>
        </w:tc>
        <w:tc>
          <w:tcPr>
            <w:tcW w:w="7340" w:type="dxa"/>
          </w:tcPr>
          <w:p w:rsidR="00583F6B" w:rsidP="00583F6B" w:rsidRDefault="00583F6B" w14:paraId="5971D1E8" w14:textId="5D7FBA56">
            <w:pPr>
              <w:pStyle w:val="FirstLevelBullet"/>
            </w:pPr>
            <w:del w:author="Tran Khanh Toan" w:date="2022-07-01T15:44:00Z" w:id="16568">
              <w:r w:rsidDel="007A6979">
                <w:delText>OneLink</w:delText>
              </w:r>
            </w:del>
            <w:ins w:author="Tran Khanh Toan" w:date="2022-07-01T15:44:00Z" w:id="16569">
              <w:r w:rsidR="007A6979">
                <w:t>Mobile App</w:t>
              </w:r>
            </w:ins>
            <w:r>
              <w:t xml:space="preserve"> gửi request cấu hình, xem thông tin thiết bị, chẩn đoán lỗi, tính năng hệ thống tới ONT.</w:t>
            </w:r>
          </w:p>
          <w:p w:rsidR="00583F6B" w:rsidP="00583F6B" w:rsidRDefault="00583F6B" w14:paraId="3DABF882" w14:textId="241C9E85">
            <w:pPr>
              <w:pStyle w:val="FirstLevelBullet"/>
            </w:pPr>
            <w:r>
              <w:t xml:space="preserve">ONT thực hiện truy vấn đến Database và thực thi lệnh tương ứng với request từ </w:t>
            </w:r>
            <w:del w:author="Tran Khanh Toan" w:date="2022-07-01T15:44:00Z" w:id="16570">
              <w:r w:rsidDel="007A6979">
                <w:delText>OneLink</w:delText>
              </w:r>
            </w:del>
            <w:ins w:author="Tran Khanh Toan" w:date="2022-07-01T15:44:00Z" w:id="16571">
              <w:r w:rsidR="007A6979">
                <w:t>Mobile App</w:t>
              </w:r>
            </w:ins>
            <w:r>
              <w:t>.</w:t>
            </w:r>
          </w:p>
        </w:tc>
      </w:tr>
      <w:tr w:rsidR="00583F6B" w:rsidTr="00E5021C" w14:paraId="17612D0C" w14:textId="77777777">
        <w:tc>
          <w:tcPr>
            <w:tcW w:w="1885" w:type="dxa"/>
          </w:tcPr>
          <w:p w:rsidR="00583F6B" w:rsidP="00E5021C" w:rsidRDefault="00583F6B" w14:paraId="2CFCF1AD" w14:textId="77777777">
            <w:r>
              <w:t>Actor</w:t>
            </w:r>
          </w:p>
        </w:tc>
        <w:tc>
          <w:tcPr>
            <w:tcW w:w="7340" w:type="dxa"/>
          </w:tcPr>
          <w:p w:rsidR="00583F6B" w:rsidP="00E5021C" w:rsidRDefault="00583F6B" w14:paraId="7ED047D8" w14:textId="77777777">
            <w:r>
              <w:t>Admin</w:t>
            </w:r>
          </w:p>
        </w:tc>
      </w:tr>
      <w:tr w:rsidR="00583F6B" w:rsidTr="00E5021C" w14:paraId="30CF8516" w14:textId="77777777">
        <w:tc>
          <w:tcPr>
            <w:tcW w:w="1885" w:type="dxa"/>
          </w:tcPr>
          <w:p w:rsidR="00583F6B" w:rsidP="00E5021C" w:rsidRDefault="00583F6B" w14:paraId="0609D757" w14:textId="77777777">
            <w:r>
              <w:t>Pre-condition</w:t>
            </w:r>
          </w:p>
        </w:tc>
        <w:tc>
          <w:tcPr>
            <w:tcW w:w="7340" w:type="dxa"/>
          </w:tcPr>
          <w:p w:rsidR="00583F6B" w:rsidP="00E5021C" w:rsidRDefault="00583F6B" w14:paraId="4296DE00" w14:textId="651BE157">
            <w:r>
              <w:t xml:space="preserve">Thiết bị hoạt động bình thường, </w:t>
            </w:r>
            <w:del w:author="Tran Khanh Toan" w:date="2022-07-01T15:44:00Z" w:id="16572">
              <w:r w:rsidDel="007A6979">
                <w:delText>OneLink</w:delText>
              </w:r>
            </w:del>
            <w:ins w:author="Tran Khanh Toan" w:date="2022-07-01T15:44:00Z" w:id="16573">
              <w:r w:rsidR="007A6979">
                <w:t>Mobile App</w:t>
              </w:r>
            </w:ins>
            <w:r>
              <w:t xml:space="preserve"> đã đăng nhập thành công vào thiết bị và được cấp phiên truy nhập</w:t>
            </w:r>
          </w:p>
        </w:tc>
      </w:tr>
      <w:tr w:rsidR="00583F6B" w:rsidTr="00E5021C" w14:paraId="3F2DA0FE" w14:textId="77777777">
        <w:tc>
          <w:tcPr>
            <w:tcW w:w="1885" w:type="dxa"/>
          </w:tcPr>
          <w:p w:rsidR="00583F6B" w:rsidP="00E5021C" w:rsidRDefault="00583F6B" w14:paraId="243163BA" w14:textId="77777777">
            <w:r>
              <w:t>Post-condition</w:t>
            </w:r>
          </w:p>
        </w:tc>
        <w:tc>
          <w:tcPr>
            <w:tcW w:w="7340" w:type="dxa"/>
          </w:tcPr>
          <w:p w:rsidR="00583F6B" w:rsidP="00E5021C" w:rsidRDefault="00583F6B" w14:paraId="15CB9C08" w14:textId="57353DDB">
            <w:r>
              <w:t xml:space="preserve">Thiết bị phản hồi đầy đủ các thông tin cho </w:t>
            </w:r>
            <w:del w:author="Tran Khanh Toan" w:date="2022-07-01T15:44:00Z" w:id="16574">
              <w:r w:rsidDel="007A6979">
                <w:delText>OneLink</w:delText>
              </w:r>
            </w:del>
            <w:ins w:author="Tran Khanh Toan" w:date="2022-07-01T15:44:00Z" w:id="16575">
              <w:r w:rsidR="007A6979">
                <w:t>Mobile App</w:t>
              </w:r>
            </w:ins>
          </w:p>
        </w:tc>
      </w:tr>
    </w:tbl>
    <w:p w:rsidR="00242855" w:rsidP="00242855" w:rsidRDefault="00242855" w14:paraId="6AF9CB2A" w14:textId="19BF7C12">
      <w:pPr>
        <w:rPr>
          <w:ins w:author="toantk" w:date="2022-07-28T14:08:00Z" w:id="16576"/>
        </w:rPr>
      </w:pPr>
    </w:p>
    <w:p w:rsidR="000409DA" w:rsidP="00242855" w:rsidRDefault="000409DA" w14:paraId="62077F93" w14:textId="7F32D17B">
      <w:pPr>
        <w:rPr>
          <w:ins w:author="toantk" w:date="2022-07-28T14:08:00Z" w:id="16577"/>
        </w:rPr>
      </w:pPr>
    </w:p>
    <w:p w:rsidR="000409DA" w:rsidP="00242855" w:rsidRDefault="000409DA" w14:paraId="5B9B6ADF" w14:textId="7F80B1B6">
      <w:pPr>
        <w:rPr>
          <w:ins w:author="toantk" w:date="2022-07-28T14:08:00Z" w:id="16578"/>
        </w:rPr>
      </w:pPr>
    </w:p>
    <w:p w:rsidR="000409DA" w:rsidP="00242855" w:rsidRDefault="000409DA" w14:paraId="072E926D" w14:textId="29B38655">
      <w:pPr>
        <w:rPr>
          <w:ins w:author="toantk" w:date="2022-07-28T14:08:00Z" w:id="16579"/>
        </w:rPr>
      </w:pPr>
    </w:p>
    <w:p w:rsidR="000409DA" w:rsidP="00242855" w:rsidRDefault="000409DA" w14:paraId="67353415" w14:textId="05955BDE">
      <w:pPr>
        <w:rPr>
          <w:ins w:author="toantk" w:date="2022-08-04T18:05:00Z" w:id="16580"/>
        </w:rPr>
      </w:pPr>
    </w:p>
    <w:p w:rsidR="00D90D82" w:rsidP="00242855" w:rsidRDefault="00D90D82" w14:paraId="4DF1FA3C" w14:textId="1788AB3B">
      <w:pPr>
        <w:rPr>
          <w:ins w:author="toantk" w:date="2022-08-04T18:05:00Z" w:id="16581"/>
        </w:rPr>
      </w:pPr>
    </w:p>
    <w:p w:rsidR="00D90D82" w:rsidP="00242855" w:rsidRDefault="00D90D82" w14:paraId="711DA962" w14:textId="2212916C">
      <w:pPr>
        <w:rPr>
          <w:ins w:author="toantk" w:date="2022-08-04T18:05:00Z" w:id="16582"/>
        </w:rPr>
      </w:pPr>
    </w:p>
    <w:p w:rsidR="00D90D82" w:rsidP="00242855" w:rsidRDefault="00D90D82" w14:paraId="3D61ACEF" w14:textId="27A0088F">
      <w:pPr>
        <w:rPr>
          <w:ins w:author="toantk" w:date="2022-08-04T18:05:00Z" w:id="16583"/>
        </w:rPr>
      </w:pPr>
    </w:p>
    <w:p w:rsidR="00D90D82" w:rsidP="00242855" w:rsidRDefault="00D90D82" w14:paraId="417522E7" w14:textId="1CFE4DF3">
      <w:pPr>
        <w:rPr>
          <w:ins w:author="toantk" w:date="2022-08-04T18:05:00Z" w:id="16584"/>
        </w:rPr>
      </w:pPr>
    </w:p>
    <w:p w:rsidR="00D90D82" w:rsidP="00242855" w:rsidRDefault="00D90D82" w14:paraId="63011AF2" w14:textId="31AD73F6">
      <w:pPr>
        <w:rPr>
          <w:ins w:author="toantk" w:date="2022-08-04T18:05:00Z" w:id="16585"/>
        </w:rPr>
      </w:pPr>
    </w:p>
    <w:p w:rsidR="00D90D82" w:rsidP="00242855" w:rsidRDefault="00D90D82" w14:paraId="66466939" w14:textId="45301170">
      <w:pPr>
        <w:rPr>
          <w:ins w:author="toantk" w:date="2022-08-04T18:05:00Z" w:id="16586"/>
        </w:rPr>
      </w:pPr>
    </w:p>
    <w:p w:rsidR="00D90D82" w:rsidP="00242855" w:rsidRDefault="00D90D82" w14:paraId="6019C7CF" w14:textId="0F3DD6A0">
      <w:pPr>
        <w:rPr>
          <w:ins w:author="toantk" w:date="2022-08-04T18:05:00Z" w:id="16587"/>
        </w:rPr>
      </w:pPr>
    </w:p>
    <w:p w:rsidR="00D90D82" w:rsidP="00242855" w:rsidRDefault="00D90D82" w14:paraId="525F5E90" w14:textId="0B68D5EF">
      <w:pPr>
        <w:rPr>
          <w:ins w:author="toantk" w:date="2022-08-04T18:05:00Z" w:id="16588"/>
        </w:rPr>
      </w:pPr>
    </w:p>
    <w:p w:rsidR="00D90D82" w:rsidP="00242855" w:rsidRDefault="00D90D82" w14:paraId="4FE3EA65" w14:textId="179817D6">
      <w:pPr>
        <w:rPr>
          <w:ins w:author="toantk" w:date="2022-08-04T18:05:00Z" w:id="16589"/>
        </w:rPr>
      </w:pPr>
    </w:p>
    <w:p w:rsidR="00D90D82" w:rsidP="00242855" w:rsidRDefault="00D90D82" w14:paraId="40D73499" w14:textId="139EA497">
      <w:pPr>
        <w:rPr>
          <w:ins w:author="toantk" w:date="2022-08-04T18:05:00Z" w:id="16590"/>
        </w:rPr>
      </w:pPr>
    </w:p>
    <w:p w:rsidR="00D90D82" w:rsidP="00242855" w:rsidRDefault="00D90D82" w14:paraId="481CEA34" w14:textId="624E0DC5">
      <w:pPr>
        <w:rPr>
          <w:ins w:author="toantk" w:date="2022-08-04T18:05:00Z" w:id="16591"/>
        </w:rPr>
      </w:pPr>
    </w:p>
    <w:p w:rsidR="00D90D82" w:rsidP="00242855" w:rsidRDefault="00D90D82" w14:paraId="67731CD3" w14:textId="1B73C51C">
      <w:pPr>
        <w:rPr>
          <w:ins w:author="toantk" w:date="2022-08-04T18:05:00Z" w:id="16592"/>
        </w:rPr>
      </w:pPr>
    </w:p>
    <w:p w:rsidR="00D90D82" w:rsidP="00242855" w:rsidRDefault="00D90D82" w14:paraId="435D7B12" w14:textId="00CC7A62">
      <w:pPr>
        <w:rPr>
          <w:ins w:author="toantk" w:date="2022-08-04T18:05:00Z" w:id="16593"/>
        </w:rPr>
      </w:pPr>
    </w:p>
    <w:p w:rsidR="00D90D82" w:rsidP="00242855" w:rsidRDefault="00D90D82" w14:paraId="3F7FA4BE" w14:textId="5C0D7DB4">
      <w:pPr>
        <w:rPr>
          <w:ins w:author="toantk" w:date="2022-08-04T18:05:00Z" w:id="16594"/>
        </w:rPr>
      </w:pPr>
    </w:p>
    <w:p w:rsidR="00D90D82" w:rsidP="00242855" w:rsidRDefault="00D90D82" w14:paraId="0C9C36FD" w14:textId="67E4D71F">
      <w:pPr>
        <w:rPr>
          <w:ins w:author="toantk" w:date="2022-08-04T18:05:00Z" w:id="16595"/>
        </w:rPr>
      </w:pPr>
    </w:p>
    <w:p w:rsidR="00D90D82" w:rsidP="00242855" w:rsidRDefault="00D90D82" w14:paraId="511DBFCA" w14:textId="44B89044">
      <w:pPr>
        <w:rPr>
          <w:ins w:author="toantk" w:date="2022-08-04T18:05:00Z" w:id="16596"/>
        </w:rPr>
      </w:pPr>
    </w:p>
    <w:p w:rsidRPr="00242855" w:rsidR="00D90D82" w:rsidP="00242855" w:rsidRDefault="00D90D82" w14:paraId="778367A7" w14:textId="77777777"/>
    <w:p w:rsidR="0043581E" w:rsidP="008D7EBC" w:rsidRDefault="008D7EBC" w14:paraId="33FC1DED" w14:textId="77777777">
      <w:pPr>
        <w:pStyle w:val="Heading1"/>
      </w:pPr>
      <w:bookmarkStart w:name="_Toc111218059" w:id="16597"/>
      <w:r>
        <w:t>PHỤ LỤC</w:t>
      </w:r>
      <w:bookmarkEnd w:id="16597"/>
    </w:p>
    <w:p w:rsidR="000D6F4D" w:rsidRDefault="00D91905" w14:paraId="6A14D840" w14:textId="68E1AC64">
      <w:pPr>
        <w:pStyle w:val="Heading2"/>
      </w:pPr>
      <w:bookmarkStart w:name="_Toc111218060" w:id="16598"/>
      <w:r>
        <w:t>Thông tin mã lỗi</w:t>
      </w:r>
      <w:bookmarkEnd w:id="16598"/>
    </w:p>
    <w:tbl>
      <w:tblPr>
        <w:tblStyle w:val="TableGrid"/>
        <w:tblW w:w="0" w:type="auto"/>
        <w:tblLook w:val="04A0" w:firstRow="1" w:lastRow="0" w:firstColumn="1" w:lastColumn="0" w:noHBand="0" w:noVBand="1"/>
      </w:tblPr>
      <w:tblGrid>
        <w:gridCol w:w="1003"/>
        <w:gridCol w:w="2342"/>
        <w:gridCol w:w="2320"/>
        <w:gridCol w:w="3560"/>
      </w:tblGrid>
      <w:tr w:rsidR="00890C66" w:rsidTr="00450202" w14:paraId="186D1FE9" w14:textId="37595850">
        <w:tc>
          <w:tcPr>
            <w:tcW w:w="1003" w:type="dxa"/>
          </w:tcPr>
          <w:p w:rsidRPr="00D91905" w:rsidR="00890C66" w:rsidP="00D91905" w:rsidRDefault="00890C66" w14:paraId="426092BA" w14:textId="14342FA5">
            <w:pPr>
              <w:jc w:val="center"/>
              <w:rPr>
                <w:b/>
                <w:bCs/>
              </w:rPr>
            </w:pPr>
            <w:r w:rsidRPr="00D91905">
              <w:rPr>
                <w:b/>
                <w:bCs/>
              </w:rPr>
              <w:t>STT</w:t>
            </w:r>
          </w:p>
        </w:tc>
        <w:tc>
          <w:tcPr>
            <w:tcW w:w="2342" w:type="dxa"/>
          </w:tcPr>
          <w:p w:rsidRPr="00D91905" w:rsidR="00890C66" w:rsidP="00D91905" w:rsidRDefault="00890C66" w14:paraId="0DE9C044" w14:textId="7AF1EBD2">
            <w:pPr>
              <w:jc w:val="center"/>
              <w:rPr>
                <w:b/>
                <w:bCs/>
              </w:rPr>
            </w:pPr>
            <w:r w:rsidRPr="00D91905">
              <w:rPr>
                <w:b/>
                <w:bCs/>
              </w:rPr>
              <w:t>Mã lỗi(ErrorCode)</w:t>
            </w:r>
          </w:p>
        </w:tc>
        <w:tc>
          <w:tcPr>
            <w:tcW w:w="2320" w:type="dxa"/>
          </w:tcPr>
          <w:p w:rsidRPr="00D91905" w:rsidR="00890C66" w:rsidP="00D91905" w:rsidRDefault="00890C66" w14:paraId="5B81AA3F" w14:textId="5854EE0D">
            <w:pPr>
              <w:jc w:val="center"/>
              <w:rPr>
                <w:b/>
                <w:bCs/>
              </w:rPr>
            </w:pPr>
            <w:r>
              <w:rPr>
                <w:b/>
                <w:bCs/>
              </w:rPr>
              <w:t>Message</w:t>
            </w:r>
          </w:p>
        </w:tc>
        <w:tc>
          <w:tcPr>
            <w:tcW w:w="3560" w:type="dxa"/>
          </w:tcPr>
          <w:p w:rsidR="00890C66" w:rsidP="00D91905" w:rsidRDefault="00890C66" w14:paraId="799DB80C" w14:textId="4E4DBA78">
            <w:pPr>
              <w:jc w:val="center"/>
              <w:rPr>
                <w:b/>
                <w:bCs/>
              </w:rPr>
            </w:pPr>
            <w:r>
              <w:rPr>
                <w:b/>
                <w:bCs/>
              </w:rPr>
              <w:t>Mô tả</w:t>
            </w:r>
          </w:p>
        </w:tc>
      </w:tr>
      <w:tr w:rsidR="004A0471" w:rsidTr="00450202" w14:paraId="6AFB70E3" w14:textId="77777777">
        <w:tc>
          <w:tcPr>
            <w:tcW w:w="1003" w:type="dxa"/>
          </w:tcPr>
          <w:p w:rsidR="004A0471" w:rsidP="004A0471" w:rsidRDefault="004A0471" w14:paraId="1B21CF66" w14:textId="1E68DD44">
            <w:pPr>
              <w:jc w:val="center"/>
            </w:pPr>
            <w:r>
              <w:t>1</w:t>
            </w:r>
          </w:p>
        </w:tc>
        <w:tc>
          <w:tcPr>
            <w:tcW w:w="2342" w:type="dxa"/>
          </w:tcPr>
          <w:p w:rsidR="004A0471" w:rsidP="004A0471" w:rsidRDefault="004A0471" w14:paraId="7B1E4422" w14:textId="37FD4681">
            <w:pPr>
              <w:jc w:val="center"/>
            </w:pPr>
            <w:r>
              <w:t>8</w:t>
            </w:r>
          </w:p>
        </w:tc>
        <w:tc>
          <w:tcPr>
            <w:tcW w:w="2320" w:type="dxa"/>
          </w:tcPr>
          <w:p w:rsidR="004A0471" w:rsidP="004A0471" w:rsidRDefault="004A0471" w14:paraId="5328C283" w14:textId="0A86A3AD">
            <w:r>
              <w:t>Invalid Action</w:t>
            </w:r>
          </w:p>
        </w:tc>
        <w:tc>
          <w:tcPr>
            <w:tcW w:w="3560" w:type="dxa"/>
          </w:tcPr>
          <w:p w:rsidR="004A0471" w:rsidP="004A0471" w:rsidRDefault="004A0471" w14:paraId="5DBB06A9" w14:textId="6A41CB08">
            <w:r>
              <w:t>Sai tên action trong request</w:t>
            </w:r>
          </w:p>
        </w:tc>
      </w:tr>
      <w:tr w:rsidR="004A0471" w:rsidTr="00450202" w14:paraId="69FBBD6D" w14:textId="77777777">
        <w:tc>
          <w:tcPr>
            <w:tcW w:w="1003" w:type="dxa"/>
          </w:tcPr>
          <w:p w:rsidR="004A0471" w:rsidP="004A0471" w:rsidRDefault="004A0471" w14:paraId="5A390E0C" w14:textId="799EDC08">
            <w:pPr>
              <w:jc w:val="center"/>
            </w:pPr>
            <w:r>
              <w:t>2</w:t>
            </w:r>
          </w:p>
        </w:tc>
        <w:tc>
          <w:tcPr>
            <w:tcW w:w="2342" w:type="dxa"/>
          </w:tcPr>
          <w:p w:rsidR="004A0471" w:rsidP="004A0471" w:rsidRDefault="004A0471" w14:paraId="59DCD2AD" w14:textId="5E6C0C26">
            <w:pPr>
              <w:jc w:val="center"/>
            </w:pPr>
            <w:r>
              <w:t>9</w:t>
            </w:r>
          </w:p>
        </w:tc>
        <w:tc>
          <w:tcPr>
            <w:tcW w:w="2320" w:type="dxa"/>
          </w:tcPr>
          <w:p w:rsidR="004A0471" w:rsidP="004A0471" w:rsidRDefault="004A0471" w14:paraId="078B1B68" w14:textId="5662B10D">
            <w:r>
              <w:t>Miss Request ID</w:t>
            </w:r>
          </w:p>
        </w:tc>
        <w:tc>
          <w:tcPr>
            <w:tcW w:w="3560" w:type="dxa"/>
          </w:tcPr>
          <w:p w:rsidR="004A0471" w:rsidP="004A0471" w:rsidRDefault="004A0471" w14:paraId="7EA70F1D" w14:textId="3AACD5D8">
            <w:r>
              <w:t>Không có requestId trong payload của request</w:t>
            </w:r>
          </w:p>
        </w:tc>
      </w:tr>
      <w:tr w:rsidR="004A0471" w:rsidTr="00450202" w14:paraId="27609A3A" w14:textId="77777777">
        <w:tc>
          <w:tcPr>
            <w:tcW w:w="1003" w:type="dxa"/>
          </w:tcPr>
          <w:p w:rsidR="004A0471" w:rsidP="004A0471" w:rsidRDefault="004A0471" w14:paraId="6DF492AB" w14:textId="787FF275">
            <w:pPr>
              <w:jc w:val="center"/>
            </w:pPr>
            <w:r>
              <w:t>3</w:t>
            </w:r>
          </w:p>
        </w:tc>
        <w:tc>
          <w:tcPr>
            <w:tcW w:w="2342" w:type="dxa"/>
          </w:tcPr>
          <w:p w:rsidR="004A0471" w:rsidP="004A0471" w:rsidRDefault="004A0471" w14:paraId="5AAB9F9B" w14:textId="0C65C505">
            <w:pPr>
              <w:jc w:val="center"/>
            </w:pPr>
            <w:r>
              <w:t>10</w:t>
            </w:r>
          </w:p>
        </w:tc>
        <w:tc>
          <w:tcPr>
            <w:tcW w:w="2320" w:type="dxa"/>
          </w:tcPr>
          <w:p w:rsidR="004A0471" w:rsidP="004A0471" w:rsidRDefault="004A0471" w14:paraId="0516F652" w14:textId="3059A996">
            <w:r>
              <w:t>Miss Atrribute</w:t>
            </w:r>
          </w:p>
        </w:tc>
        <w:tc>
          <w:tcPr>
            <w:tcW w:w="3560" w:type="dxa"/>
          </w:tcPr>
          <w:p w:rsidR="004A0471" w:rsidP="004A0471" w:rsidRDefault="004A0471" w14:paraId="5CF468AD" w14:textId="5E9341FD">
            <w:r>
              <w:t>Thiếu trường tham số trong payload của request</w:t>
            </w:r>
          </w:p>
        </w:tc>
      </w:tr>
      <w:tr w:rsidR="004A0471" w:rsidTr="00450202" w14:paraId="62452BEE" w14:textId="77777777">
        <w:tc>
          <w:tcPr>
            <w:tcW w:w="1003" w:type="dxa"/>
          </w:tcPr>
          <w:p w:rsidR="004A0471" w:rsidP="004A0471" w:rsidRDefault="004A0471" w14:paraId="0FC0026D" w14:textId="1A04E42B">
            <w:pPr>
              <w:jc w:val="center"/>
            </w:pPr>
            <w:r>
              <w:t>4</w:t>
            </w:r>
          </w:p>
        </w:tc>
        <w:tc>
          <w:tcPr>
            <w:tcW w:w="2342" w:type="dxa"/>
          </w:tcPr>
          <w:p w:rsidR="004A0471" w:rsidP="004A0471" w:rsidRDefault="004A0471" w14:paraId="5429D235" w14:textId="48B0140C">
            <w:pPr>
              <w:jc w:val="center"/>
            </w:pPr>
            <w:r>
              <w:t>11</w:t>
            </w:r>
          </w:p>
        </w:tc>
        <w:tc>
          <w:tcPr>
            <w:tcW w:w="2320" w:type="dxa"/>
          </w:tcPr>
          <w:p w:rsidR="004A0471" w:rsidP="004A0471" w:rsidRDefault="004A0471" w14:paraId="63722773" w14:textId="5495A7ED">
            <w:r>
              <w:t>Verify Fail</w:t>
            </w:r>
          </w:p>
        </w:tc>
        <w:tc>
          <w:tcPr>
            <w:tcW w:w="3560" w:type="dxa"/>
          </w:tcPr>
          <w:p w:rsidR="004A0471" w:rsidP="004A0471" w:rsidRDefault="004A0471" w14:paraId="2D604BB5" w14:textId="691EBF68">
            <w:r>
              <w:t>Giá trị của các trường trong các request cấu hình sai định dạng, nằm ngoài dải, quá độ dài</w:t>
            </w:r>
          </w:p>
        </w:tc>
      </w:tr>
      <w:tr w:rsidR="004A0471" w:rsidTr="00450202" w14:paraId="1EA72D08" w14:textId="77777777">
        <w:tc>
          <w:tcPr>
            <w:tcW w:w="1003" w:type="dxa"/>
          </w:tcPr>
          <w:p w:rsidR="004A0471" w:rsidP="004A0471" w:rsidRDefault="004A0471" w14:paraId="7EB56BB1" w14:textId="6DAE3143">
            <w:pPr>
              <w:jc w:val="center"/>
            </w:pPr>
            <w:r>
              <w:t>5</w:t>
            </w:r>
          </w:p>
        </w:tc>
        <w:tc>
          <w:tcPr>
            <w:tcW w:w="2342" w:type="dxa"/>
          </w:tcPr>
          <w:p w:rsidR="004A0471" w:rsidP="004A0471" w:rsidRDefault="004A0471" w14:paraId="10F15B2B" w14:textId="16F4F063">
            <w:pPr>
              <w:jc w:val="center"/>
            </w:pPr>
            <w:r>
              <w:t>12</w:t>
            </w:r>
          </w:p>
        </w:tc>
        <w:tc>
          <w:tcPr>
            <w:tcW w:w="2320" w:type="dxa"/>
          </w:tcPr>
          <w:p w:rsidR="004A0471" w:rsidP="004A0471" w:rsidRDefault="004A0471" w14:paraId="16432976" w14:textId="0B9F1867">
            <w:r>
              <w:t>Unknown Error</w:t>
            </w:r>
          </w:p>
        </w:tc>
        <w:tc>
          <w:tcPr>
            <w:tcW w:w="3560" w:type="dxa"/>
          </w:tcPr>
          <w:p w:rsidR="004A0471" w:rsidP="004A0471" w:rsidRDefault="004A0471" w14:paraId="299A471F" w14:textId="54F68DDB">
            <w:r>
              <w:t>Các lỗi không nằm trong những loại trên</w:t>
            </w:r>
          </w:p>
        </w:tc>
      </w:tr>
      <w:tr w:rsidR="00B55AAE" w:rsidTr="00450202" w14:paraId="2ABA2D7B" w14:textId="77777777">
        <w:trPr>
          <w:ins w:author="Tran Khanh Toan" w:date="2022-08-04T08:54:00Z" w:id="16599"/>
        </w:trPr>
        <w:tc>
          <w:tcPr>
            <w:tcW w:w="1003" w:type="dxa"/>
          </w:tcPr>
          <w:p w:rsidR="00B55AAE" w:rsidP="004A0471" w:rsidRDefault="00B55AAE" w14:paraId="5601FFE5" w14:textId="4C32DF8A">
            <w:pPr>
              <w:jc w:val="center"/>
              <w:rPr>
                <w:ins w:author="Tran Khanh Toan" w:date="2022-08-04T08:54:00Z" w:id="16600"/>
              </w:rPr>
            </w:pPr>
            <w:ins w:author="Tran Khanh Toan" w:date="2022-08-04T08:54:00Z" w:id="16601">
              <w:r>
                <w:t>6</w:t>
              </w:r>
            </w:ins>
          </w:p>
        </w:tc>
        <w:tc>
          <w:tcPr>
            <w:tcW w:w="2342" w:type="dxa"/>
          </w:tcPr>
          <w:p w:rsidR="00B55AAE" w:rsidP="004A0471" w:rsidRDefault="00FE1A5E" w14:paraId="25C2C68A" w14:textId="4173DBFB">
            <w:pPr>
              <w:jc w:val="center"/>
              <w:rPr>
                <w:ins w:author="Tran Khanh Toan" w:date="2022-08-04T08:54:00Z" w:id="16602"/>
              </w:rPr>
            </w:pPr>
            <w:ins w:author="toantk" w:date="2022-08-04T17:27:00Z" w:id="16603">
              <w:r>
                <w:t>16</w:t>
              </w:r>
            </w:ins>
          </w:p>
        </w:tc>
        <w:tc>
          <w:tcPr>
            <w:tcW w:w="2320" w:type="dxa"/>
          </w:tcPr>
          <w:p w:rsidR="00B55AAE" w:rsidP="004A0471" w:rsidRDefault="00B55AAE" w14:paraId="3C476783" w14:textId="6FBB5D0C">
            <w:pPr>
              <w:rPr>
                <w:ins w:author="Tran Khanh Toan" w:date="2022-08-04T08:54:00Z" w:id="16604"/>
              </w:rPr>
            </w:pPr>
            <w:ins w:author="Tran Khanh Toan" w:date="2022-08-04T08:54:00Z" w:id="16605">
              <w:r>
                <w:t>Bad Request</w:t>
              </w:r>
            </w:ins>
          </w:p>
        </w:tc>
        <w:tc>
          <w:tcPr>
            <w:tcW w:w="3560" w:type="dxa"/>
          </w:tcPr>
          <w:p w:rsidR="00B55AAE" w:rsidP="004A0471" w:rsidRDefault="00B55AAE" w14:paraId="1A5ADC17" w14:textId="5E2CFF3B">
            <w:pPr>
              <w:rPr>
                <w:ins w:author="Tran Khanh Toan" w:date="2022-08-04T08:54:00Z" w:id="16606"/>
              </w:rPr>
            </w:pPr>
            <w:ins w:author="Tran Khanh Toan" w:date="2022-08-04T08:55:00Z" w:id="16607">
              <w:r>
                <w:t>Nội dung bản tin không hợp lệ</w:t>
              </w:r>
            </w:ins>
          </w:p>
        </w:tc>
      </w:tr>
      <w:tr w:rsidR="00B55AAE" w:rsidTr="00450202" w14:paraId="12A53E5A" w14:textId="77777777">
        <w:trPr>
          <w:ins w:author="Tran Khanh Toan" w:date="2022-08-04T08:54:00Z" w:id="16608"/>
        </w:trPr>
        <w:tc>
          <w:tcPr>
            <w:tcW w:w="1003" w:type="dxa"/>
          </w:tcPr>
          <w:p w:rsidR="00B55AAE" w:rsidP="004A0471" w:rsidRDefault="00B55AAE" w14:paraId="7D78ABA6" w14:textId="769640FD">
            <w:pPr>
              <w:jc w:val="center"/>
              <w:rPr>
                <w:ins w:author="Tran Khanh Toan" w:date="2022-08-04T08:54:00Z" w:id="16609"/>
              </w:rPr>
            </w:pPr>
            <w:ins w:author="Tran Khanh Toan" w:date="2022-08-04T08:55:00Z" w:id="16610">
              <w:r>
                <w:t>7</w:t>
              </w:r>
            </w:ins>
          </w:p>
        </w:tc>
        <w:tc>
          <w:tcPr>
            <w:tcW w:w="2342" w:type="dxa"/>
          </w:tcPr>
          <w:p w:rsidR="00B55AAE" w:rsidP="004A0471" w:rsidRDefault="00FE1A5E" w14:paraId="195DF7DE" w14:textId="1C3021F1">
            <w:pPr>
              <w:jc w:val="center"/>
              <w:rPr>
                <w:ins w:author="Tran Khanh Toan" w:date="2022-08-04T08:54:00Z" w:id="16611"/>
              </w:rPr>
            </w:pPr>
            <w:ins w:author="toantk" w:date="2022-08-04T17:27:00Z" w:id="16612">
              <w:r>
                <w:t>17</w:t>
              </w:r>
            </w:ins>
          </w:p>
        </w:tc>
        <w:tc>
          <w:tcPr>
            <w:tcW w:w="2320" w:type="dxa"/>
          </w:tcPr>
          <w:p w:rsidR="00B55AAE" w:rsidP="004A0471" w:rsidRDefault="00B55AAE" w14:paraId="44FABD2A" w14:textId="3FEF26B9">
            <w:pPr>
              <w:rPr>
                <w:ins w:author="Tran Khanh Toan" w:date="2022-08-04T08:54:00Z" w:id="16613"/>
              </w:rPr>
            </w:pPr>
            <w:ins w:author="Tran Khanh Toan" w:date="2022-08-04T08:55:00Z" w:id="16614">
              <w:r>
                <w:t>Wrong File</w:t>
              </w:r>
            </w:ins>
          </w:p>
        </w:tc>
        <w:tc>
          <w:tcPr>
            <w:tcW w:w="3560" w:type="dxa"/>
          </w:tcPr>
          <w:p w:rsidR="00B55AAE" w:rsidP="004A0471" w:rsidRDefault="00B55AAE" w14:paraId="6237D2F7" w14:textId="2966D228">
            <w:pPr>
              <w:rPr>
                <w:ins w:author="Tran Khanh Toan" w:date="2022-08-04T08:54:00Z" w:id="16615"/>
              </w:rPr>
            </w:pPr>
            <w:ins w:author="Tran Khanh Toan" w:date="2022-08-04T08:55:00Z" w:id="16616">
              <w:r>
                <w:t xml:space="preserve">File nhận được không đúng với </w:t>
              </w:r>
            </w:ins>
            <w:ins w:author="Tran Khanh Toan" w:date="2022-08-04T08:56:00Z" w:id="16617">
              <w:r>
                <w:t>MD5 check sum</w:t>
              </w:r>
            </w:ins>
          </w:p>
        </w:tc>
      </w:tr>
    </w:tbl>
    <w:p w:rsidRPr="00D91905" w:rsidR="00D91905" w:rsidP="00D91905" w:rsidRDefault="00D91905" w14:paraId="349F741C" w14:textId="77777777"/>
    <w:p w:rsidR="008367A1" w:rsidRDefault="007E4322" w14:paraId="3CB8F035" w14:textId="34398519">
      <w:pPr>
        <w:pStyle w:val="Heading2"/>
        <w:rPr>
          <w:ins w:author="toantk" w:date="2022-07-27T15:16:00Z" w:id="16618"/>
        </w:rPr>
        <w:pPrChange w:author="toantk" w:date="2022-07-27T15:16:00Z" w:id="16619">
          <w:pPr>
            <w:overflowPunct/>
            <w:autoSpaceDE/>
            <w:autoSpaceDN/>
            <w:adjustRightInd/>
            <w:spacing w:after="0"/>
            <w:jc w:val="left"/>
            <w:textAlignment w:val="auto"/>
          </w:pPr>
        </w:pPrChange>
      </w:pPr>
      <w:bookmarkStart w:name="_Toc111218061" w:id="16620"/>
      <w:ins w:author="toantk" w:date="2022-07-27T15:16:00Z" w:id="16621">
        <w:r>
          <w:t>Mô tả ý nghĩa Status Code của các tính năng Diagnostic Speedtest, Ping, Trace</w:t>
        </w:r>
        <w:bookmarkEnd w:id="16620"/>
      </w:ins>
    </w:p>
    <w:tbl>
      <w:tblPr>
        <w:tblStyle w:val="TableGrid"/>
        <w:tblW w:w="9540" w:type="dxa"/>
        <w:tblInd w:w="175" w:type="dxa"/>
        <w:tblLook w:val="04A0" w:firstRow="1" w:lastRow="0" w:firstColumn="1" w:lastColumn="0" w:noHBand="0" w:noVBand="1"/>
      </w:tblPr>
      <w:tblGrid>
        <w:gridCol w:w="1709"/>
        <w:gridCol w:w="2701"/>
        <w:gridCol w:w="5130"/>
      </w:tblGrid>
      <w:tr w:rsidR="007E4322" w:rsidTr="000B4FF6" w14:paraId="0014CCB5" w14:textId="77777777">
        <w:tc>
          <w:tcPr>
            <w:tcW w:w="1709" w:type="dxa"/>
          </w:tcPr>
          <w:p w:rsidR="007E4322" w:rsidP="000B4FF6" w:rsidRDefault="007E4322" w14:paraId="4E84A03F" w14:textId="77777777">
            <w:pPr>
              <w:pStyle w:val="ListParagraph"/>
              <w:ind w:left="0"/>
              <w:rPr>
                <w:b/>
                <w:bCs/>
              </w:rPr>
            </w:pPr>
            <w:ins w:author="toantk" w:date="2022-07-27T15:16:00Z" w:id="16622">
              <w:r>
                <w:rPr>
                  <w:b/>
                  <w:bCs/>
                </w:rPr>
                <w:t>Speedtest Code</w:t>
              </w:r>
            </w:ins>
          </w:p>
        </w:tc>
        <w:tc>
          <w:tcPr>
            <w:tcW w:w="2701" w:type="dxa"/>
          </w:tcPr>
          <w:p w:rsidR="007E4322" w:rsidP="000B4FF6" w:rsidRDefault="007E4322" w14:paraId="51045D2A" w14:textId="77777777">
            <w:pPr>
              <w:pStyle w:val="ListParagraph"/>
              <w:ind w:left="0"/>
              <w:rPr>
                <w:b/>
                <w:bCs/>
              </w:rPr>
            </w:pPr>
            <w:ins w:author="toantk" w:date="2022-07-27T15:16:00Z" w:id="16623">
              <w:r>
                <w:rPr>
                  <w:b/>
                  <w:bCs/>
                </w:rPr>
                <w:t>Mô tả</w:t>
              </w:r>
            </w:ins>
          </w:p>
        </w:tc>
        <w:tc>
          <w:tcPr>
            <w:tcW w:w="5130" w:type="dxa"/>
          </w:tcPr>
          <w:p w:rsidR="007E4322" w:rsidP="000B4FF6" w:rsidRDefault="007E4322" w14:paraId="2F76EAA7" w14:textId="77777777">
            <w:pPr>
              <w:pStyle w:val="ListParagraph"/>
              <w:ind w:left="0"/>
              <w:rPr>
                <w:b/>
                <w:bCs/>
              </w:rPr>
            </w:pPr>
            <w:ins w:author="toantk" w:date="2022-07-27T15:16:00Z" w:id="16624">
              <w:r>
                <w:rPr>
                  <w:b/>
                  <w:bCs/>
                </w:rPr>
                <w:t>Ý nghĩa</w:t>
              </w:r>
            </w:ins>
          </w:p>
        </w:tc>
      </w:tr>
      <w:tr w:rsidR="007E4322" w:rsidTr="000B4FF6" w14:paraId="52F9E0EB" w14:textId="77777777">
        <w:trPr>
          <w:trHeight w:val="213"/>
        </w:trPr>
        <w:tc>
          <w:tcPr>
            <w:tcW w:w="1709" w:type="dxa"/>
          </w:tcPr>
          <w:p w:rsidRPr="00020A9F" w:rsidR="007E4322" w:rsidP="000B4FF6" w:rsidRDefault="007E4322" w14:paraId="38FDEC88" w14:textId="77777777">
            <w:pPr>
              <w:pStyle w:val="ListParagraph"/>
              <w:ind w:left="0"/>
            </w:pPr>
            <w:ins w:author="toantk" w:date="2022-07-27T15:16:00Z" w:id="16625">
              <w:r>
                <w:t>0</w:t>
              </w:r>
            </w:ins>
          </w:p>
        </w:tc>
        <w:tc>
          <w:tcPr>
            <w:tcW w:w="2701" w:type="dxa"/>
          </w:tcPr>
          <w:p w:rsidRPr="00020A9F" w:rsidR="007E4322" w:rsidP="000B4FF6" w:rsidRDefault="007E4322" w14:paraId="006800C4" w14:textId="77777777">
            <w:pPr>
              <w:pStyle w:val="ListParagraph"/>
              <w:ind w:left="0"/>
            </w:pPr>
            <w:ins w:author="toantk" w:date="2022-07-27T15:16:00Z" w:id="16626">
              <w:r>
                <w:t xml:space="preserve">None </w:t>
              </w:r>
            </w:ins>
          </w:p>
        </w:tc>
        <w:tc>
          <w:tcPr>
            <w:tcW w:w="5130" w:type="dxa"/>
          </w:tcPr>
          <w:p w:rsidR="007E4322" w:rsidRDefault="007E4322" w14:paraId="30F21AC6" w14:textId="7C128678">
            <w:pPr>
              <w:pStyle w:val="ListParagraph"/>
              <w:ind w:left="0"/>
            </w:pPr>
            <w:ins w:author="toantk" w:date="2022-07-27T15:16:00Z" w:id="16627">
              <w:r>
                <w:t xml:space="preserve">Chưa nhận được </w:t>
              </w:r>
              <w:del w:author="toantk" w:date="2022-07-28T15:18:00Z" w:id="16628">
                <w:r w:rsidDel="00352D66">
                  <w:delText>SpeedtestRequest</w:delText>
                </w:r>
              </w:del>
            </w:ins>
            <w:ins w:author="toantk" w:date="2022-07-28T15:18:00Z" w:id="16629">
              <w:r w:rsidR="00352D66">
                <w:t>request</w:t>
              </w:r>
            </w:ins>
          </w:p>
        </w:tc>
      </w:tr>
      <w:tr w:rsidR="007E4322" w:rsidTr="000B4FF6" w14:paraId="57D368EB" w14:textId="77777777">
        <w:tc>
          <w:tcPr>
            <w:tcW w:w="1709" w:type="dxa"/>
          </w:tcPr>
          <w:p w:rsidRPr="00020A9F" w:rsidR="007E4322" w:rsidP="000B4FF6" w:rsidRDefault="007E4322" w14:paraId="57366811" w14:textId="77777777">
            <w:pPr>
              <w:pStyle w:val="ListParagraph"/>
              <w:ind w:left="0"/>
            </w:pPr>
            <w:ins w:author="toantk" w:date="2022-07-27T15:16:00Z" w:id="16630">
              <w:r>
                <w:t>1</w:t>
              </w:r>
            </w:ins>
          </w:p>
        </w:tc>
        <w:tc>
          <w:tcPr>
            <w:tcW w:w="2701" w:type="dxa"/>
          </w:tcPr>
          <w:p w:rsidR="007E4322" w:rsidP="000B4FF6" w:rsidRDefault="007E4322" w14:paraId="5D434611" w14:textId="77777777">
            <w:pPr>
              <w:pStyle w:val="ListParagraph"/>
              <w:ind w:left="0"/>
            </w:pPr>
            <w:ins w:author="toantk" w:date="2022-07-27T15:16:00Z" w:id="16631">
              <w:r>
                <w:t>Requested</w:t>
              </w:r>
            </w:ins>
          </w:p>
        </w:tc>
        <w:tc>
          <w:tcPr>
            <w:tcW w:w="5130" w:type="dxa"/>
          </w:tcPr>
          <w:p w:rsidR="007E4322" w:rsidRDefault="007E4322" w14:paraId="78E3D79C" w14:textId="14B74F33">
            <w:pPr>
              <w:pStyle w:val="ListParagraph"/>
              <w:ind w:left="0"/>
            </w:pPr>
            <w:ins w:author="toantk" w:date="2022-07-27T15:16:00Z" w:id="16632">
              <w:r>
                <w:t xml:space="preserve">Nhận </w:t>
              </w:r>
              <w:del w:author="toantk" w:date="2022-07-28T15:18:00Z" w:id="16633">
                <w:r w:rsidDel="00352D66">
                  <w:delText>SpeedtestRequest</w:delText>
                </w:r>
              </w:del>
            </w:ins>
            <w:ins w:author="toantk" w:date="2022-07-28T15:18:00Z" w:id="16634">
              <w:r w:rsidR="00352D66">
                <w:t>request</w:t>
              </w:r>
            </w:ins>
            <w:ins w:author="toantk" w:date="2022-07-27T15:16:00Z" w:id="16635">
              <w:r>
                <w:t xml:space="preserve"> thành công</w:t>
              </w:r>
            </w:ins>
          </w:p>
        </w:tc>
      </w:tr>
      <w:tr w:rsidR="007E4322" w:rsidTr="000B4FF6" w14:paraId="5077589F" w14:textId="77777777">
        <w:tc>
          <w:tcPr>
            <w:tcW w:w="1709" w:type="dxa"/>
          </w:tcPr>
          <w:p w:rsidR="007E4322" w:rsidP="000B4FF6" w:rsidRDefault="007E4322" w14:paraId="646CD2EA" w14:textId="77777777">
            <w:pPr>
              <w:pStyle w:val="ListParagraph"/>
              <w:ind w:left="0"/>
            </w:pPr>
            <w:ins w:author="toantk" w:date="2022-07-27T15:16:00Z" w:id="16636">
              <w:r>
                <w:t>2</w:t>
              </w:r>
            </w:ins>
          </w:p>
        </w:tc>
        <w:tc>
          <w:tcPr>
            <w:tcW w:w="2701" w:type="dxa"/>
          </w:tcPr>
          <w:p w:rsidRPr="00BB7273" w:rsidR="007E4322" w:rsidP="000B4FF6" w:rsidRDefault="007E4322" w14:paraId="3DE44927" w14:textId="77777777">
            <w:pPr>
              <w:pStyle w:val="ListParagraph"/>
              <w:ind w:left="0"/>
            </w:pPr>
            <w:ins w:author="toantk" w:date="2022-07-27T15:16:00Z" w:id="16637">
              <w:r>
                <w:t>Inprogress</w:t>
              </w:r>
            </w:ins>
          </w:p>
        </w:tc>
        <w:tc>
          <w:tcPr>
            <w:tcW w:w="5130" w:type="dxa"/>
          </w:tcPr>
          <w:p w:rsidR="007E4322" w:rsidRDefault="007E4322" w14:paraId="79D73774" w14:textId="4EA91FE2">
            <w:pPr>
              <w:pStyle w:val="ListParagraph"/>
              <w:ind w:left="0"/>
            </w:pPr>
            <w:ins w:author="toantk" w:date="2022-07-27T15:16:00Z" w:id="16638">
              <w:r>
                <w:t xml:space="preserve">Đang thực hiện </w:t>
              </w:r>
              <w:del w:author="toantk" w:date="2022-07-28T15:18:00Z" w:id="16639">
                <w:r w:rsidDel="00352D66">
                  <w:delText>Speedtest</w:delText>
                </w:r>
              </w:del>
            </w:ins>
          </w:p>
        </w:tc>
      </w:tr>
      <w:tr w:rsidR="007E4322" w:rsidTr="000B4FF6" w14:paraId="4DC0EB4B" w14:textId="77777777">
        <w:tc>
          <w:tcPr>
            <w:tcW w:w="1709" w:type="dxa"/>
          </w:tcPr>
          <w:p w:rsidRPr="00020A9F" w:rsidR="007E4322" w:rsidP="000B4FF6" w:rsidRDefault="007E4322" w14:paraId="0D8FB2CB" w14:textId="77777777">
            <w:pPr>
              <w:pStyle w:val="ListParagraph"/>
              <w:ind w:left="0"/>
            </w:pPr>
            <w:ins w:author="toantk" w:date="2022-07-27T15:16:00Z" w:id="16640">
              <w:r>
                <w:t>3</w:t>
              </w:r>
            </w:ins>
          </w:p>
        </w:tc>
        <w:tc>
          <w:tcPr>
            <w:tcW w:w="2701" w:type="dxa"/>
          </w:tcPr>
          <w:p w:rsidR="007E4322" w:rsidP="000B4FF6" w:rsidRDefault="007E4322" w14:paraId="5CCABFDB" w14:textId="77777777">
            <w:pPr>
              <w:pStyle w:val="ListParagraph"/>
              <w:ind w:left="0"/>
            </w:pPr>
            <w:ins w:author="toantk" w:date="2022-07-27T15:16:00Z" w:id="16641">
              <w:r w:rsidRPr="00BB7273">
                <w:t>Success</w:t>
              </w:r>
            </w:ins>
          </w:p>
        </w:tc>
        <w:tc>
          <w:tcPr>
            <w:tcW w:w="5130" w:type="dxa"/>
          </w:tcPr>
          <w:p w:rsidR="007E4322" w:rsidRDefault="007E4322" w14:paraId="692F118B" w14:textId="187D02D0">
            <w:pPr>
              <w:pStyle w:val="ListParagraph"/>
              <w:ind w:left="0"/>
            </w:pPr>
            <w:ins w:author="toantk" w:date="2022-07-27T15:16:00Z" w:id="16642">
              <w:r>
                <w:t xml:space="preserve">Thực hiện </w:t>
              </w:r>
              <w:del w:author="toantk" w:date="2022-07-28T15:18:00Z" w:id="16643">
                <w:r w:rsidDel="00352D66">
                  <w:delText xml:space="preserve">Speedtest </w:delText>
                </w:r>
              </w:del>
              <w:r>
                <w:t>thành công</w:t>
              </w:r>
            </w:ins>
          </w:p>
        </w:tc>
      </w:tr>
      <w:tr w:rsidR="007E4322" w:rsidTr="000B4FF6" w14:paraId="5C9FEB3F" w14:textId="77777777">
        <w:tc>
          <w:tcPr>
            <w:tcW w:w="1709" w:type="dxa"/>
          </w:tcPr>
          <w:p w:rsidR="007E4322" w:rsidP="000B4FF6" w:rsidRDefault="007E4322" w14:paraId="7D0F885D" w14:textId="77777777">
            <w:pPr>
              <w:pStyle w:val="ListParagraph"/>
              <w:ind w:left="0"/>
            </w:pPr>
            <w:ins w:author="toantk" w:date="2022-07-27T15:16:00Z" w:id="16644">
              <w:r>
                <w:t>4</w:t>
              </w:r>
            </w:ins>
          </w:p>
        </w:tc>
        <w:tc>
          <w:tcPr>
            <w:tcW w:w="2701" w:type="dxa"/>
          </w:tcPr>
          <w:p w:rsidR="007E4322" w:rsidP="000B4FF6" w:rsidRDefault="007E4322" w14:paraId="57EF5C1B" w14:textId="77777777">
            <w:pPr>
              <w:pStyle w:val="ListParagraph"/>
              <w:ind w:left="0"/>
            </w:pPr>
            <w:ins w:author="toantk" w:date="2022-07-27T15:16:00Z" w:id="16645">
              <w:r>
                <w:t>Error, Invalid  Interface</w:t>
              </w:r>
            </w:ins>
          </w:p>
        </w:tc>
        <w:tc>
          <w:tcPr>
            <w:tcW w:w="5130" w:type="dxa"/>
          </w:tcPr>
          <w:p w:rsidR="007E4322" w:rsidP="000B4FF6" w:rsidRDefault="007E4322" w14:paraId="14AD6F9F" w14:textId="77777777">
            <w:pPr>
              <w:pStyle w:val="ListParagraph"/>
              <w:ind w:left="0"/>
            </w:pPr>
            <w:ins w:author="toantk" w:date="2022-07-27T15:16:00Z" w:id="16646">
              <w:r>
                <w:t>Interface chưa được tạo</w:t>
              </w:r>
            </w:ins>
          </w:p>
        </w:tc>
      </w:tr>
      <w:tr w:rsidR="007E4322" w:rsidTr="000B4FF6" w14:paraId="0E62FE44" w14:textId="77777777">
        <w:tc>
          <w:tcPr>
            <w:tcW w:w="1709" w:type="dxa"/>
          </w:tcPr>
          <w:p w:rsidR="007E4322" w:rsidP="000B4FF6" w:rsidRDefault="007E4322" w14:paraId="7E10AA79" w14:textId="77777777">
            <w:pPr>
              <w:pStyle w:val="ListParagraph"/>
              <w:ind w:left="0"/>
            </w:pPr>
            <w:ins w:author="toantk" w:date="2022-07-27T15:16:00Z" w:id="16647">
              <w:r>
                <w:t>5</w:t>
              </w:r>
            </w:ins>
          </w:p>
        </w:tc>
        <w:tc>
          <w:tcPr>
            <w:tcW w:w="2701" w:type="dxa"/>
          </w:tcPr>
          <w:p w:rsidR="007E4322" w:rsidP="000B4FF6" w:rsidRDefault="007E4322" w14:paraId="6068D4F2" w14:textId="77777777">
            <w:pPr>
              <w:pStyle w:val="ListParagraph"/>
              <w:ind w:left="0"/>
            </w:pPr>
            <w:ins w:author="toantk" w:date="2022-07-27T15:16:00Z" w:id="16648">
              <w:r w:rsidRPr="00BB7273">
                <w:t>Error</w:t>
              </w:r>
              <w:r>
                <w:t>, Interface Down</w:t>
              </w:r>
            </w:ins>
          </w:p>
        </w:tc>
        <w:tc>
          <w:tcPr>
            <w:tcW w:w="5130" w:type="dxa"/>
          </w:tcPr>
          <w:p w:rsidR="007E4322" w:rsidP="000B4FF6" w:rsidRDefault="007E4322" w14:paraId="30BE44D2" w14:textId="77777777">
            <w:pPr>
              <w:pStyle w:val="ListParagraph"/>
              <w:ind w:left="0"/>
            </w:pPr>
            <w:ins w:author="toantk" w:date="2022-07-27T15:16:00Z" w:id="16649">
              <w:r>
                <w:t>wanInterface down</w:t>
              </w:r>
            </w:ins>
          </w:p>
        </w:tc>
      </w:tr>
      <w:tr w:rsidR="007E4322" w:rsidTr="000B4FF6" w14:paraId="6B4B40E4" w14:textId="77777777">
        <w:tc>
          <w:tcPr>
            <w:tcW w:w="1709" w:type="dxa"/>
          </w:tcPr>
          <w:p w:rsidR="007E4322" w:rsidP="000B4FF6" w:rsidRDefault="007E4322" w14:paraId="06C11F3E" w14:textId="77777777">
            <w:pPr>
              <w:pStyle w:val="ListParagraph"/>
              <w:ind w:left="0"/>
            </w:pPr>
            <w:ins w:author="toantk" w:date="2022-07-27T15:16:00Z" w:id="16650">
              <w:r>
                <w:t>6</w:t>
              </w:r>
            </w:ins>
          </w:p>
        </w:tc>
        <w:tc>
          <w:tcPr>
            <w:tcW w:w="2701" w:type="dxa"/>
          </w:tcPr>
          <w:p w:rsidR="007E4322" w:rsidP="000B4FF6" w:rsidRDefault="007E4322" w14:paraId="39D84B44" w14:textId="77777777">
            <w:pPr>
              <w:pStyle w:val="ListParagraph"/>
              <w:ind w:left="0"/>
            </w:pPr>
            <w:ins w:author="toantk" w:date="2022-07-27T15:16:00Z" w:id="16651">
              <w:r w:rsidRPr="00BB7273">
                <w:t>Error, Cannot resolve host name</w:t>
              </w:r>
            </w:ins>
          </w:p>
        </w:tc>
        <w:tc>
          <w:tcPr>
            <w:tcW w:w="5130" w:type="dxa"/>
          </w:tcPr>
          <w:p w:rsidR="007E4322" w:rsidP="000B4FF6" w:rsidRDefault="007E4322" w14:paraId="39CC3CF4" w14:textId="77777777">
            <w:pPr>
              <w:pStyle w:val="ListParagraph"/>
              <w:ind w:left="0"/>
            </w:pPr>
            <w:ins w:author="toantk" w:date="2022-07-27T15:16:00Z" w:id="16652">
              <w:r>
                <w:t>Không phân giải được địa chỉ DNS</w:t>
              </w:r>
            </w:ins>
          </w:p>
        </w:tc>
      </w:tr>
      <w:tr w:rsidR="007E4322" w:rsidTr="000B4FF6" w14:paraId="1822A04D" w14:textId="77777777">
        <w:tc>
          <w:tcPr>
            <w:tcW w:w="1709" w:type="dxa"/>
          </w:tcPr>
          <w:p w:rsidR="007E4322" w:rsidP="000B4FF6" w:rsidRDefault="007E4322" w14:paraId="41056C61" w14:textId="77777777">
            <w:pPr>
              <w:pStyle w:val="ListParagraph"/>
              <w:ind w:left="0"/>
            </w:pPr>
            <w:ins w:author="toantk" w:date="2022-07-27T15:16:00Z" w:id="16653">
              <w:r>
                <w:t>7</w:t>
              </w:r>
            </w:ins>
          </w:p>
        </w:tc>
        <w:tc>
          <w:tcPr>
            <w:tcW w:w="2701" w:type="dxa"/>
          </w:tcPr>
          <w:p w:rsidRPr="00A7779E" w:rsidR="007E4322" w:rsidP="000B4FF6" w:rsidRDefault="007E4322" w14:paraId="081BA154" w14:textId="77777777">
            <w:pPr>
              <w:pStyle w:val="ListParagraph"/>
              <w:ind w:left="0"/>
            </w:pPr>
            <w:ins w:author="toantk" w:date="2022-07-27T15:16:00Z" w:id="16654">
              <w:r w:rsidRPr="00A7779E">
                <w:t>Error, No route to host</w:t>
              </w:r>
            </w:ins>
          </w:p>
        </w:tc>
        <w:tc>
          <w:tcPr>
            <w:tcW w:w="5130" w:type="dxa"/>
          </w:tcPr>
          <w:p w:rsidR="007E4322" w:rsidP="000B4FF6" w:rsidRDefault="007E4322" w14:paraId="2708D00F" w14:textId="77777777">
            <w:pPr>
              <w:pStyle w:val="ListParagraph"/>
              <w:ind w:left="0"/>
            </w:pPr>
          </w:p>
        </w:tc>
      </w:tr>
      <w:tr w:rsidR="007E4322" w:rsidTr="000B4FF6" w14:paraId="699855D5" w14:textId="77777777">
        <w:tc>
          <w:tcPr>
            <w:tcW w:w="1709" w:type="dxa"/>
          </w:tcPr>
          <w:p w:rsidR="007E4322" w:rsidP="000B4FF6" w:rsidRDefault="007E4322" w14:paraId="036C5D14" w14:textId="77777777">
            <w:pPr>
              <w:pStyle w:val="ListParagraph"/>
              <w:ind w:left="0"/>
            </w:pPr>
            <w:ins w:author="toantk" w:date="2022-07-27T15:16:00Z" w:id="16655">
              <w:r>
                <w:t>8</w:t>
              </w:r>
            </w:ins>
          </w:p>
        </w:tc>
        <w:tc>
          <w:tcPr>
            <w:tcW w:w="2701" w:type="dxa"/>
          </w:tcPr>
          <w:p w:rsidR="007E4322" w:rsidP="000B4FF6" w:rsidRDefault="007E4322" w14:paraId="6F3B7718" w14:textId="77777777">
            <w:pPr>
              <w:pStyle w:val="ListParagraph"/>
              <w:ind w:left="0"/>
            </w:pPr>
            <w:ins w:author="toantk" w:date="2022-07-27T15:16:00Z" w:id="16656">
              <w:r>
                <w:t>Error, Timeout</w:t>
              </w:r>
            </w:ins>
          </w:p>
        </w:tc>
        <w:tc>
          <w:tcPr>
            <w:tcW w:w="5130" w:type="dxa"/>
          </w:tcPr>
          <w:p w:rsidR="007E4322" w:rsidP="000B4FF6" w:rsidRDefault="007E4322" w14:paraId="5754C1B6" w14:textId="77777777">
            <w:pPr>
              <w:pStyle w:val="ListParagraph"/>
              <w:ind w:left="0"/>
            </w:pPr>
          </w:p>
        </w:tc>
      </w:tr>
      <w:tr w:rsidR="007E4322" w:rsidTr="000B4FF6" w14:paraId="3FDBF439" w14:textId="77777777">
        <w:tc>
          <w:tcPr>
            <w:tcW w:w="1709" w:type="dxa"/>
          </w:tcPr>
          <w:p w:rsidR="007E4322" w:rsidP="000B4FF6" w:rsidRDefault="007E4322" w14:paraId="1421A9BE" w14:textId="77777777">
            <w:pPr>
              <w:pStyle w:val="ListParagraph"/>
              <w:ind w:left="0"/>
            </w:pPr>
            <w:ins w:author="toantk" w:date="2022-07-27T15:16:00Z" w:id="16657">
              <w:r>
                <w:t>9</w:t>
              </w:r>
            </w:ins>
          </w:p>
        </w:tc>
        <w:tc>
          <w:tcPr>
            <w:tcW w:w="2701" w:type="dxa"/>
          </w:tcPr>
          <w:p w:rsidR="007E4322" w:rsidP="000B4FF6" w:rsidRDefault="007E4322" w14:paraId="6A799DEF" w14:textId="77777777">
            <w:pPr>
              <w:pStyle w:val="ListParagraph"/>
              <w:ind w:left="0"/>
            </w:pPr>
            <w:ins w:author="toantk" w:date="2022-07-27T15:16:00Z" w:id="16658">
              <w:r>
                <w:t xml:space="preserve">Error, </w:t>
              </w:r>
              <w:r w:rsidRPr="00A7779E">
                <w:t>Init connection failed</w:t>
              </w:r>
            </w:ins>
          </w:p>
        </w:tc>
        <w:tc>
          <w:tcPr>
            <w:tcW w:w="5130" w:type="dxa"/>
          </w:tcPr>
          <w:p w:rsidR="007E4322" w:rsidRDefault="007E4322" w14:paraId="56ACD7B4" w14:textId="1F624837">
            <w:pPr>
              <w:pStyle w:val="ListParagraph"/>
              <w:ind w:left="0"/>
            </w:pPr>
            <w:ins w:author="toantk" w:date="2022-07-27T15:16:00Z" w:id="16659">
              <w:r>
                <w:t xml:space="preserve">Không kết nối được tới </w:t>
              </w:r>
              <w:del w:author="toantk" w:date="2022-07-28T15:18:00Z" w:id="16660">
                <w:r w:rsidDel="00352D66">
                  <w:delText>speedtest.net hoặc server test</w:delText>
                </w:r>
              </w:del>
            </w:ins>
            <w:ins w:author="toantk" w:date="2022-07-28T15:18:00Z" w:id="16661">
              <w:r w:rsidR="00352D66">
                <w:t>server</w:t>
              </w:r>
            </w:ins>
          </w:p>
        </w:tc>
      </w:tr>
      <w:tr w:rsidR="007E4322" w:rsidTr="000B4FF6" w14:paraId="3EE1B742" w14:textId="77777777">
        <w:tc>
          <w:tcPr>
            <w:tcW w:w="1709" w:type="dxa"/>
          </w:tcPr>
          <w:p w:rsidR="007E4322" w:rsidP="000B4FF6" w:rsidRDefault="007E4322" w14:paraId="743514C2" w14:textId="77777777">
            <w:pPr>
              <w:pStyle w:val="ListParagraph"/>
              <w:ind w:left="0"/>
            </w:pPr>
            <w:ins w:author="toantk" w:date="2022-07-27T15:16:00Z" w:id="16662">
              <w:r>
                <w:t>10</w:t>
              </w:r>
            </w:ins>
          </w:p>
        </w:tc>
        <w:tc>
          <w:tcPr>
            <w:tcW w:w="2701" w:type="dxa"/>
          </w:tcPr>
          <w:p w:rsidR="007E4322" w:rsidP="000B4FF6" w:rsidRDefault="007E4322" w14:paraId="336A3F74" w14:textId="77777777">
            <w:pPr>
              <w:pStyle w:val="ListParagraph"/>
              <w:ind w:left="0"/>
            </w:pPr>
            <w:ins w:author="toantk" w:date="2022-07-27T15:16:00Z" w:id="16663">
              <w:r>
                <w:t xml:space="preserve">Error, </w:t>
              </w:r>
              <w:r w:rsidRPr="00A7779E">
                <w:t>No Response</w:t>
              </w:r>
            </w:ins>
          </w:p>
        </w:tc>
        <w:tc>
          <w:tcPr>
            <w:tcW w:w="5130" w:type="dxa"/>
          </w:tcPr>
          <w:p w:rsidR="007E4322" w:rsidP="000B4FF6" w:rsidRDefault="007E4322" w14:paraId="0E110B0D" w14:textId="77777777">
            <w:pPr>
              <w:pStyle w:val="ListParagraph"/>
              <w:ind w:left="0"/>
            </w:pPr>
          </w:p>
        </w:tc>
      </w:tr>
      <w:tr w:rsidR="007E4322" w:rsidTr="000B4FF6" w14:paraId="05543202" w14:textId="77777777">
        <w:tc>
          <w:tcPr>
            <w:tcW w:w="1709" w:type="dxa"/>
          </w:tcPr>
          <w:p w:rsidR="007E4322" w:rsidP="000B4FF6" w:rsidRDefault="007E4322" w14:paraId="74402807" w14:textId="77777777">
            <w:pPr>
              <w:pStyle w:val="ListParagraph"/>
              <w:ind w:left="0"/>
            </w:pPr>
            <w:ins w:author="toantk" w:date="2022-07-27T15:16:00Z" w:id="16664">
              <w:r>
                <w:t>11</w:t>
              </w:r>
            </w:ins>
          </w:p>
        </w:tc>
        <w:tc>
          <w:tcPr>
            <w:tcW w:w="2701" w:type="dxa"/>
          </w:tcPr>
          <w:p w:rsidR="007E4322" w:rsidP="000B4FF6" w:rsidRDefault="007E4322" w14:paraId="5C4C9891" w14:textId="77777777">
            <w:pPr>
              <w:pStyle w:val="ListParagraph"/>
              <w:ind w:left="0"/>
            </w:pPr>
            <w:ins w:author="toantk" w:date="2022-07-27T15:16:00Z" w:id="16665">
              <w:r>
                <w:t>Error, Transfer F</w:t>
              </w:r>
              <w:r w:rsidRPr="00A7779E">
                <w:t>ailed</w:t>
              </w:r>
            </w:ins>
          </w:p>
        </w:tc>
        <w:tc>
          <w:tcPr>
            <w:tcW w:w="5130" w:type="dxa"/>
          </w:tcPr>
          <w:p w:rsidR="007E4322" w:rsidP="000B4FF6" w:rsidRDefault="007E4322" w14:paraId="0185CE9E" w14:textId="77777777">
            <w:pPr>
              <w:pStyle w:val="ListParagraph"/>
              <w:ind w:left="0"/>
            </w:pPr>
          </w:p>
        </w:tc>
      </w:tr>
      <w:tr w:rsidR="007E4322" w:rsidTr="000B4FF6" w14:paraId="11A6D22F" w14:textId="77777777">
        <w:tc>
          <w:tcPr>
            <w:tcW w:w="1709" w:type="dxa"/>
          </w:tcPr>
          <w:p w:rsidR="007E4322" w:rsidP="000B4FF6" w:rsidRDefault="007E4322" w14:paraId="0A0F2975" w14:textId="77777777">
            <w:pPr>
              <w:pStyle w:val="ListParagraph"/>
              <w:ind w:left="0"/>
            </w:pPr>
            <w:ins w:author="toantk" w:date="2022-07-27T15:16:00Z" w:id="16666">
              <w:r>
                <w:t>12</w:t>
              </w:r>
            </w:ins>
          </w:p>
        </w:tc>
        <w:tc>
          <w:tcPr>
            <w:tcW w:w="2701" w:type="dxa"/>
          </w:tcPr>
          <w:p w:rsidR="007E4322" w:rsidP="000B4FF6" w:rsidRDefault="007E4322" w14:paraId="02B62B5B" w14:textId="77777777">
            <w:pPr>
              <w:pStyle w:val="ListParagraph"/>
              <w:ind w:left="0"/>
            </w:pPr>
            <w:ins w:author="toantk" w:date="2022-07-27T15:16:00Z" w:id="16667">
              <w:r w:rsidRPr="00A7779E">
                <w:t>Error, Internal</w:t>
              </w:r>
            </w:ins>
          </w:p>
        </w:tc>
        <w:tc>
          <w:tcPr>
            <w:tcW w:w="5130" w:type="dxa"/>
          </w:tcPr>
          <w:p w:rsidR="007E4322" w:rsidP="000B4FF6" w:rsidRDefault="007E4322" w14:paraId="21A9FEF5" w14:textId="77777777">
            <w:pPr>
              <w:pStyle w:val="ListParagraph"/>
              <w:ind w:left="0"/>
            </w:pPr>
          </w:p>
        </w:tc>
      </w:tr>
      <w:tr w:rsidR="007E4322" w:rsidTr="000B4FF6" w14:paraId="3E5C97EA" w14:textId="77777777">
        <w:trPr>
          <w:ins w:author="toantk" w:date="2022-07-27T15:17:00Z" w:id="16668"/>
        </w:trPr>
        <w:tc>
          <w:tcPr>
            <w:tcW w:w="1709" w:type="dxa"/>
          </w:tcPr>
          <w:p w:rsidR="007E4322" w:rsidP="007E4322" w:rsidRDefault="007E4322" w14:paraId="505B3323" w14:textId="7849EA6D">
            <w:pPr>
              <w:pStyle w:val="ListParagraph"/>
              <w:ind w:left="0"/>
              <w:rPr>
                <w:ins w:author="toantk" w:date="2022-07-27T15:17:00Z" w:id="16669"/>
              </w:rPr>
            </w:pPr>
            <w:ins w:author="toantk" w:date="2022-07-27T15:17:00Z" w:id="16670">
              <w:r>
                <w:t>13</w:t>
              </w:r>
            </w:ins>
          </w:p>
        </w:tc>
        <w:tc>
          <w:tcPr>
            <w:tcW w:w="2701" w:type="dxa"/>
          </w:tcPr>
          <w:p w:rsidRPr="00A7779E" w:rsidR="007E4322" w:rsidP="007E4322" w:rsidRDefault="007E4322" w14:paraId="55C59F2E" w14:textId="22334F1E">
            <w:pPr>
              <w:pStyle w:val="ListParagraph"/>
              <w:ind w:left="0"/>
              <w:rPr>
                <w:ins w:author="toantk" w:date="2022-07-27T15:17:00Z" w:id="16671"/>
              </w:rPr>
            </w:pPr>
            <w:ins w:author="toantk" w:date="2022-07-27T15:17:00Z" w:id="16672">
              <w:r>
                <w:t>Error, IP Version</w:t>
              </w:r>
            </w:ins>
          </w:p>
        </w:tc>
        <w:tc>
          <w:tcPr>
            <w:tcW w:w="5130" w:type="dxa"/>
          </w:tcPr>
          <w:p w:rsidR="007E4322" w:rsidP="007E4322" w:rsidRDefault="007E4322" w14:paraId="19787CE8" w14:textId="256EFAE1">
            <w:pPr>
              <w:pStyle w:val="ListParagraph"/>
              <w:ind w:left="0"/>
              <w:rPr>
                <w:ins w:author="toantk" w:date="2022-07-27T15:17:00Z" w:id="16673"/>
              </w:rPr>
            </w:pPr>
            <w:ins w:author="toantk" w:date="2022-07-27T15:17:00Z" w:id="16674">
              <w:r>
                <w:t>Đặt sai IP Version</w:t>
              </w:r>
            </w:ins>
          </w:p>
        </w:tc>
      </w:tr>
      <w:tr w:rsidR="007E4322" w:rsidTr="000B4FF6" w14:paraId="5D2B2CB8" w14:textId="77777777">
        <w:trPr>
          <w:ins w:author="toantk" w:date="2022-07-27T15:17:00Z" w:id="16675"/>
        </w:trPr>
        <w:tc>
          <w:tcPr>
            <w:tcW w:w="1709" w:type="dxa"/>
          </w:tcPr>
          <w:p w:rsidR="007E4322" w:rsidP="007E4322" w:rsidRDefault="007E4322" w14:paraId="5E5D0A6C" w14:textId="0F00B3A7">
            <w:pPr>
              <w:pStyle w:val="ListParagraph"/>
              <w:ind w:left="0"/>
              <w:rPr>
                <w:ins w:author="toantk" w:date="2022-07-27T15:17:00Z" w:id="16676"/>
              </w:rPr>
            </w:pPr>
            <w:ins w:author="toantk" w:date="2022-07-27T15:17:00Z" w:id="16677">
              <w:r>
                <w:t>14</w:t>
              </w:r>
            </w:ins>
          </w:p>
        </w:tc>
        <w:tc>
          <w:tcPr>
            <w:tcW w:w="2701" w:type="dxa"/>
          </w:tcPr>
          <w:p w:rsidRPr="00A7779E" w:rsidR="007E4322" w:rsidP="007E4322" w:rsidRDefault="007E4322" w14:paraId="3265BAE2" w14:textId="2D9B606F">
            <w:pPr>
              <w:pStyle w:val="ListParagraph"/>
              <w:ind w:left="0"/>
              <w:rPr>
                <w:ins w:author="toantk" w:date="2022-07-27T15:17:00Z" w:id="16678"/>
              </w:rPr>
            </w:pPr>
            <w:ins w:author="toantk" w:date="2022-07-27T15:17:00Z" w:id="16679">
              <w:r>
                <w:t>Error, IP Version mismatch</w:t>
              </w:r>
            </w:ins>
          </w:p>
        </w:tc>
        <w:tc>
          <w:tcPr>
            <w:tcW w:w="5130" w:type="dxa"/>
          </w:tcPr>
          <w:p w:rsidR="007E4322" w:rsidP="007E4322" w:rsidRDefault="007E4322" w14:paraId="03BF4E4A" w14:textId="3CCF3BDF">
            <w:pPr>
              <w:pStyle w:val="ListParagraph"/>
              <w:ind w:left="0"/>
              <w:rPr>
                <w:ins w:author="toantk" w:date="2022-07-27T15:17:00Z" w:id="16680"/>
              </w:rPr>
            </w:pPr>
            <w:ins w:author="toantk" w:date="2022-07-27T15:17:00Z" w:id="16681">
              <w:r>
                <w:t>IP Version không khớp với host (trong trường hợp host được set là IP); hoặc IP Version không khớp với interface được chỉ định</w:t>
              </w:r>
            </w:ins>
          </w:p>
        </w:tc>
      </w:tr>
    </w:tbl>
    <w:p w:rsidRPr="007E4322" w:rsidR="007E4322" w:rsidRDefault="007E4322" w14:paraId="1DB3F011" w14:textId="77777777">
      <w:pPr>
        <w:rPr>
          <w:rPrChange w:author="toantk" w:date="2022-07-27T15:16:00Z" w:id="16682">
            <w:rPr>
              <w:b/>
            </w:rPr>
          </w:rPrChange>
        </w:rPr>
        <w:pPrChange w:author="toantk" w:date="2022-07-27T15:16:00Z" w:id="16683">
          <w:pPr>
            <w:overflowPunct/>
            <w:autoSpaceDE/>
            <w:autoSpaceDN/>
            <w:adjustRightInd/>
            <w:spacing w:after="0"/>
            <w:jc w:val="left"/>
            <w:textAlignment w:val="auto"/>
          </w:pPr>
        </w:pPrChange>
      </w:pPr>
    </w:p>
    <w:p w:rsidR="0064039B" w:rsidP="0064039B" w:rsidRDefault="0064039B" w14:paraId="1DE3FCBE" w14:textId="77777777"/>
    <w:p w:rsidRPr="006F6877" w:rsidR="0064039B" w:rsidP="0064039B" w:rsidRDefault="0064039B" w14:paraId="4E63D68B" w14:textId="77777777">
      <w:pPr>
        <w:spacing w:before="120"/>
        <w:jc w:val="center"/>
        <w:rPr>
          <w:b/>
          <w:i/>
          <w:szCs w:val="26"/>
        </w:rPr>
      </w:pPr>
      <w:r w:rsidRPr="006F6877">
        <w:rPr>
          <w:b/>
          <w:i/>
          <w:szCs w:val="26"/>
        </w:rPr>
        <w:t>--- Hết tài liệu ---</w:t>
      </w:r>
    </w:p>
    <w:bookmarkEnd w:id="1064"/>
    <w:p w:rsidR="00F21B03" w:rsidP="006F0162" w:rsidRDefault="00F21B03" w14:paraId="672A844F" w14:textId="77777777">
      <w:pPr>
        <w:overflowPunct/>
        <w:autoSpaceDE/>
        <w:autoSpaceDN/>
        <w:adjustRightInd/>
        <w:jc w:val="left"/>
        <w:textAlignment w:val="auto"/>
        <w:rPr>
          <w:i/>
          <w:szCs w:val="26"/>
        </w:rPr>
      </w:pPr>
    </w:p>
    <w:sectPr w:rsidR="00F21B03" w:rsidSect="007926D5">
      <w:headerReference w:type="default" r:id="rId125"/>
      <w:footerReference w:type="default" r:id="rId126"/>
      <w:pgSz w:w="11906" w:h="16838" w:orient="portrait" w:code="9"/>
      <w:pgMar w:top="317" w:right="1411" w:bottom="317" w:left="1260" w:header="562" w:footer="285" w:gutter="0"/>
      <w:cols w:space="720"/>
      <w:docGrid w:linePitch="35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NH" w:author="Nguyen Van Hiep" w:date="2022-08-09T09:53:00Z" w:id="9878">
    <w:p w:rsidR="00653020" w:rsidRDefault="00653020" w14:paraId="3DA01417" w14:textId="362EBBA9">
      <w:pPr>
        <w:pStyle w:val="CommentText"/>
      </w:pPr>
      <w:r>
        <w:t>ip address dạng string</w:t>
      </w:r>
      <w:r>
        <w:rPr>
          <w:rStyle w:val="CommentReference"/>
        </w:rPr>
        <w:annotationRef/>
      </w:r>
    </w:p>
  </w:comment>
  <w:comment w:initials="NH" w:author="Nguyen Van Hiep" w:date="2022-08-09T10:25:00Z" w:id="10806">
    <w:p w:rsidR="00653020" w:rsidRDefault="00653020" w14:paraId="03998CF3" w14:textId="1CA8A10C">
      <w:pPr>
        <w:pStyle w:val="CommentText"/>
      </w:pPr>
      <w:r>
        <w:t>Mesh đang hỗ trợ multi DDNS, nên sửa formart data sang multi node để phù hợp với cả 2 thiết bị</w:t>
      </w:r>
      <w:r>
        <w:rPr>
          <w:rStyle w:val="CommentReference"/>
        </w:rPr>
        <w:annotationRef/>
      </w:r>
    </w:p>
  </w:comment>
  <w:comment w:initials="TKT" w:author="Tran Khanh Toan" w:date="2022-06-07T16:49:00Z" w:id="15140">
    <w:p w:rsidR="00653020" w:rsidP="00353B5E" w:rsidRDefault="00653020" w14:paraId="55375870" w14:textId="77777777">
      <w:pPr>
        <w:pStyle w:val="CommentText"/>
      </w:pPr>
      <w:r>
        <w:rPr>
          <w:rStyle w:val="CommentReference"/>
        </w:rPr>
        <w:annotationRef/>
      </w:r>
      <w:r>
        <w:t>Cần xây dụng lạ cụ thể hơn:</w:t>
      </w:r>
    </w:p>
    <w:p w:rsidR="00653020" w:rsidP="00353B5E" w:rsidRDefault="00653020" w14:paraId="4748A1B8" w14:textId="77777777">
      <w:pPr>
        <w:pStyle w:val="CommentText"/>
        <w:numPr>
          <w:ilvl w:val="0"/>
          <w:numId w:val="11"/>
        </w:numPr>
      </w:pPr>
      <w:r>
        <w:t xml:space="preserve"> Nhận request backup </w:t>
      </w:r>
      <w:r>
        <w:rPr>
          <w:rFonts w:ascii="Wingdings" w:hAnsi="Wingdings" w:eastAsia="Wingdings" w:cs="Wingdings"/>
        </w:rPr>
        <w:t></w:t>
      </w:r>
      <w:r>
        <w:t xml:space="preserve"> phản hồi OK kèm link get file configs to OneLink trong bản tin https</w:t>
      </w:r>
    </w:p>
    <w:p w:rsidR="00653020" w:rsidP="00353B5E" w:rsidRDefault="00653020" w14:paraId="4870F24D" w14:textId="77777777">
      <w:pPr>
        <w:pStyle w:val="CommentText"/>
        <w:numPr>
          <w:ilvl w:val="0"/>
          <w:numId w:val="11"/>
        </w:numPr>
      </w:pPr>
      <w:r>
        <w:t xml:space="preserve"> Onelink nhận trả lời </w:t>
      </w:r>
      <w:r>
        <w:rPr>
          <w:rFonts w:ascii="Wingdings" w:hAnsi="Wingdings" w:eastAsia="Wingdings" w:cs="Wingdings"/>
        </w:rPr>
        <w:t></w:t>
      </w:r>
      <w:r>
        <w:t xml:space="preserve"> parse url này và gửi get request đến để get file (có thể sẽ dùng ftp/https trong nhiều bản  tin</w:t>
      </w:r>
    </w:p>
    <w:p w:rsidR="00653020" w:rsidP="00353B5E" w:rsidRDefault="00653020" w14:paraId="37D2A067" w14:textId="300C4160">
      <w:pPr>
        <w:pStyle w:val="CommentText"/>
      </w:pPr>
      <w:r>
        <w:t xml:space="preserve"> Cần xây dựng cơ chế truyền file cho agent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A01417" w15:done="0"/>
  <w15:commentEx w15:paraId="03998CF3" w15:done="0"/>
  <w15:commentEx w15:paraId="37D2A0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FF80707" w16cex:dateUtc="2022-08-09T02:53:00Z"/>
  <w16cex:commentExtensible w16cex:durableId="1A96697E" w16cex:dateUtc="2022-08-09T03:25:00Z"/>
  <w16cex:commentExtensible w16cex:durableId="264A001D" w16cex:dateUtc="2022-06-07T0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A01417" w16cid:durableId="5FF80707"/>
  <w16cid:commentId w16cid:paraId="03998CF3" w16cid:durableId="1A96697E"/>
  <w16cid:commentId w16cid:paraId="37D2A067" w16cid:durableId="264A00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6614" w:rsidRDefault="00396614" w14:paraId="191795A7" w14:textId="77777777">
      <w:r>
        <w:separator/>
      </w:r>
    </w:p>
  </w:endnote>
  <w:endnote w:type="continuationSeparator" w:id="0">
    <w:p w:rsidR="00396614" w:rsidRDefault="00396614" w14:paraId="57EDD75D" w14:textId="77777777">
      <w:r>
        <w:continuationSeparator/>
      </w:r>
    </w:p>
  </w:endnote>
  <w:endnote w:type="continuationNotice" w:id="1">
    <w:p w:rsidR="00396614" w:rsidRDefault="00396614" w14:paraId="7A1A29AE"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VnTime">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VnArial">
    <w:altName w:val="Calibri"/>
    <w:panose1 w:val="020B7200000000000000"/>
    <w:charset w:val="00"/>
    <w:family w:val="swiss"/>
    <w:pitch w:val="variable"/>
    <w:sig w:usb0="00000007" w:usb1="00000000" w:usb2="00000000" w:usb3="00000000" w:csb0="00000011" w:csb1="00000000"/>
  </w:font>
  <w:font w:name=".VnArialH">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tbl>
    <w:tblPr>
      <w:tblW w:w="9923" w:type="dxa"/>
      <w:tblInd w:w="-34" w:type="dxa"/>
      <w:tblLayout w:type="fixed"/>
      <w:tblLook w:val="0000" w:firstRow="0" w:lastRow="0" w:firstColumn="0" w:lastColumn="0" w:noHBand="0" w:noVBand="0"/>
    </w:tblPr>
    <w:tblGrid>
      <w:gridCol w:w="1702"/>
      <w:gridCol w:w="708"/>
      <w:gridCol w:w="2030"/>
      <w:gridCol w:w="566"/>
      <w:gridCol w:w="4067"/>
      <w:gridCol w:w="850"/>
    </w:tblGrid>
    <w:tr w:rsidR="00653020" w:rsidTr="007E4D20" w14:paraId="7DE6AD06" w14:textId="77777777">
      <w:trPr>
        <w:trHeight w:val="611" w:hRule="exact"/>
      </w:trPr>
      <w:tc>
        <w:tcPr>
          <w:tcW w:w="9923" w:type="dxa"/>
          <w:gridSpan w:val="6"/>
        </w:tcPr>
        <w:tbl>
          <w:tblPr>
            <w:tblW w:w="9923" w:type="dxa"/>
            <w:tblLayout w:type="fixed"/>
            <w:tblLook w:val="0000" w:firstRow="0" w:lastRow="0" w:firstColumn="0" w:lastColumn="0" w:noHBand="0" w:noVBand="0"/>
          </w:tblPr>
          <w:tblGrid>
            <w:gridCol w:w="9923"/>
          </w:tblGrid>
          <w:tr w:rsidRPr="004A77C0" w:rsidR="00653020" w:rsidTr="007E4D20" w14:paraId="17558A63" w14:textId="77777777">
            <w:trPr>
              <w:trHeight w:val="611" w:hRule="exact"/>
            </w:trPr>
            <w:tc>
              <w:tcPr>
                <w:tcW w:w="9923" w:type="dxa"/>
                <w:vAlign w:val="center"/>
              </w:tcPr>
              <w:p w:rsidRPr="00EA4F84" w:rsidR="00653020" w:rsidRDefault="00653020" w14:paraId="77E495D8" w14:textId="67FE717D">
                <w:pPr>
                  <w:pStyle w:val="HeaderFooter"/>
                  <w:rPr>
                    <w:sz w:val="24"/>
                  </w:rPr>
                </w:pPr>
                <w:r>
                  <w:rPr>
                    <w:sz w:val="24"/>
                  </w:rPr>
                  <w:t xml:space="preserve">ĐẶC TẢ YÊU CẦU CHỨC NĂNG </w:t>
                </w:r>
                <w:del w:author="Tran Khanh Toan" w:date="2022-07-01T17:43:00Z" w:id="16684">
                  <w:r w:rsidDel="0009466E">
                    <w:rPr>
                      <w:sz w:val="24"/>
                    </w:rPr>
                    <w:delText xml:space="preserve">ONELINK </w:delText>
                  </w:r>
                </w:del>
                <w:r>
                  <w:rPr>
                    <w:sz w:val="24"/>
                  </w:rPr>
                  <w:t>MOBILE APP AGENT</w:t>
                </w:r>
              </w:p>
            </w:tc>
          </w:tr>
        </w:tbl>
        <w:p w:rsidRPr="00C73027" w:rsidR="00653020" w:rsidP="00F21B03" w:rsidRDefault="00653020" w14:paraId="47AAC8D0" w14:textId="77777777">
          <w:pPr>
            <w:pStyle w:val="HeaderFooter"/>
            <w:rPr>
              <w:rFonts w:ascii=".VnArialH" w:hAnsi=".VnArialH"/>
            </w:rPr>
          </w:pPr>
        </w:p>
      </w:tc>
    </w:tr>
    <w:tr w:rsidR="00653020" w:rsidTr="00577651" w14:paraId="0EEE85D6" w14:textId="77777777">
      <w:trPr>
        <w:trHeight w:val="626"/>
      </w:trPr>
      <w:tc>
        <w:tcPr>
          <w:tcW w:w="1702" w:type="dxa"/>
          <w:vAlign w:val="center"/>
        </w:tcPr>
        <w:p w:rsidRPr="00EA4F84" w:rsidR="00653020" w:rsidP="00F21B03" w:rsidRDefault="00653020" w14:paraId="1588BABD" w14:textId="77777777">
          <w:pPr>
            <w:pStyle w:val="HeaderFooter"/>
            <w:jc w:val="both"/>
            <w:rPr>
              <w:b w:val="0"/>
              <w:szCs w:val="22"/>
            </w:rPr>
          </w:pPr>
          <w:r w:rsidRPr="00EA4F84">
            <w:rPr>
              <w:b w:val="0"/>
              <w:szCs w:val="22"/>
            </w:rPr>
            <mc:AlternateContent>
              <mc:Choice Requires="wps">
                <w:drawing>
                  <wp:anchor distT="0" distB="0" distL="114300" distR="114300" simplePos="0" relativeHeight="251658249" behindDoc="0" locked="0" layoutInCell="0" allowOverlap="1" wp14:anchorId="0D2A9AA0" wp14:editId="367AABE4">
                    <wp:simplePos x="0" y="0"/>
                    <wp:positionH relativeFrom="column">
                      <wp:posOffset>-219075</wp:posOffset>
                    </wp:positionH>
                    <wp:positionV relativeFrom="paragraph">
                      <wp:posOffset>60960</wp:posOffset>
                    </wp:positionV>
                    <wp:extent cx="6420485" cy="0"/>
                    <wp:effectExtent l="0" t="0" r="37465" b="190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20485"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4C3B5775">
                  <v:line id="Straight Connector 102" style="position:absolute;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7.25pt,4.8pt" to="488.3pt,4.8pt" w14:anchorId="50ADC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">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658250" behindDoc="0" locked="0" layoutInCell="0" allowOverlap="1" wp14:anchorId="1B211369" wp14:editId="5EF264DB">
                    <wp:simplePos x="0" y="0"/>
                    <wp:positionH relativeFrom="column">
                      <wp:posOffset>-232410</wp:posOffset>
                    </wp:positionH>
                    <wp:positionV relativeFrom="paragraph">
                      <wp:posOffset>369570</wp:posOffset>
                    </wp:positionV>
                    <wp:extent cx="6430010" cy="0"/>
                    <wp:effectExtent l="0" t="0" r="27940" b="1905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001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7B85A047">
                  <v:line id="Straight Connector 100"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8.3pt,29.1pt" to="488pt,29.1pt" w14:anchorId="6E1AF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">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658256" behindDoc="0" locked="0" layoutInCell="0" allowOverlap="1" wp14:anchorId="14140ADD" wp14:editId="5FF189F0">
                    <wp:simplePos x="0" y="0"/>
                    <wp:positionH relativeFrom="column">
                      <wp:posOffset>3029585</wp:posOffset>
                    </wp:positionH>
                    <wp:positionV relativeFrom="paragraph">
                      <wp:posOffset>60960</wp:posOffset>
                    </wp:positionV>
                    <wp:extent cx="635" cy="314325"/>
                    <wp:effectExtent l="0" t="0" r="37465" b="2857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43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3EDE6A2B">
                  <v:line id="Straight Connector 101" style="position:absolute;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238.55pt,4.8pt" to="238.6pt,29.55pt" w14:anchorId="35EA3D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">
                    <v:stroke startarrowwidth="narrow" startarrowlength="short" endarrowwidth="narrow" endarrowlength="short"/>
                  </v:line>
                </w:pict>
              </mc:Fallback>
            </mc:AlternateContent>
          </w:r>
          <w:r w:rsidRPr="00EA4F84">
            <w:rPr>
              <w:b w:val="0"/>
              <w:szCs w:val="22"/>
            </w:rPr>
            <w:t>Ấn bản/Edition</w:t>
          </w:r>
        </w:p>
      </w:tc>
      <w:tc>
        <w:tcPr>
          <w:tcW w:w="708" w:type="dxa"/>
        </w:tcPr>
        <w:p w:rsidRPr="00EA4F84" w:rsidR="00653020" w:rsidP="00577651" w:rsidRDefault="0082578C" w14:paraId="3970AC5E" w14:textId="5D027C42">
          <w:pPr>
            <w:pStyle w:val="HeaderFooter"/>
            <w:rPr>
              <w:b w:val="0"/>
              <w:szCs w:val="22"/>
            </w:rPr>
          </w:pPr>
          <w:r>
            <w:rPr>
              <w:b w:val="0"/>
              <w:szCs w:val="22"/>
            </w:rPr>
            <w:t>1.0</w:t>
          </w:r>
        </w:p>
      </w:tc>
      <w:tc>
        <w:tcPr>
          <w:tcW w:w="7513" w:type="dxa"/>
          <w:gridSpan w:val="4"/>
          <w:vAlign w:val="center"/>
        </w:tcPr>
        <w:p w:rsidRPr="00EA4F84" w:rsidR="00653020" w:rsidP="00F21B03" w:rsidRDefault="00653020" w14:paraId="32916578" w14:textId="46FB6415">
          <w:pPr>
            <w:pStyle w:val="HeaderFooter"/>
            <w:jc w:val="both"/>
            <w:rPr>
              <w:b w:val="0"/>
              <w:szCs w:val="22"/>
            </w:rPr>
          </w:pPr>
          <w:r w:rsidRPr="00EA4F84">
            <w:rPr>
              <w:b w:val="0"/>
              <w:szCs w:val="22"/>
            </w:rPr>
            <mc:AlternateContent>
              <mc:Choice Requires="wps">
                <w:drawing>
                  <wp:anchor distT="0" distB="0" distL="114300" distR="114300" simplePos="0" relativeHeight="251658259" behindDoc="0" locked="0" layoutInCell="0" allowOverlap="1" wp14:anchorId="5045AB3B" wp14:editId="1BC6D79E">
                    <wp:simplePos x="0" y="0"/>
                    <wp:positionH relativeFrom="column">
                      <wp:posOffset>1327785</wp:posOffset>
                    </wp:positionH>
                    <wp:positionV relativeFrom="paragraph">
                      <wp:posOffset>381000</wp:posOffset>
                    </wp:positionV>
                    <wp:extent cx="0" cy="394970"/>
                    <wp:effectExtent l="0" t="0" r="19050" b="2413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497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576AE117">
                  <v:line id="Straight Connector 6" style="position:absolute;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04.55pt,30pt" to="104.55pt,61.1pt" w14:anchorId="42CCA3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">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658254" behindDoc="0" locked="0" layoutInCell="0" allowOverlap="1" wp14:anchorId="364A926E" wp14:editId="65E04B1E">
                    <wp:simplePos x="0" y="0"/>
                    <wp:positionH relativeFrom="column">
                      <wp:posOffset>1689735</wp:posOffset>
                    </wp:positionH>
                    <wp:positionV relativeFrom="paragraph">
                      <wp:posOffset>372110</wp:posOffset>
                    </wp:positionV>
                    <wp:extent cx="0" cy="394970"/>
                    <wp:effectExtent l="0" t="0" r="19050" b="2413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497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1159BE02">
                  <v:line id="Straight Connector 106" style="position:absolute;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33.05pt,29.3pt" to="133.05pt,60.4pt" w14:anchorId="0D7135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">
                    <v:stroke startarrowwidth="narrow" startarrowlength="short" endarrowwidth="narrow" endarrowlength="short"/>
                  </v:line>
                </w:pict>
              </mc:Fallback>
            </mc:AlternateContent>
          </w:r>
          <w:r>
            <w:rPr>
              <w:b w:val="0"/>
              <w:szCs w:val="22"/>
            </w:rPr>
            <w:t xml:space="preserve">             </w:t>
          </w:r>
          <w:r w:rsidR="0082578C">
            <w:rPr>
              <w:b w:val="0"/>
              <w:szCs w:val="22"/>
            </w:rPr>
            <w:t>10</w:t>
          </w:r>
          <w:r>
            <w:rPr>
              <w:b w:val="0"/>
              <w:szCs w:val="22"/>
            </w:rPr>
            <w:t>/0</w:t>
          </w:r>
          <w:r w:rsidR="0082578C">
            <w:rPr>
              <w:b w:val="0"/>
              <w:szCs w:val="22"/>
            </w:rPr>
            <w:t>8</w:t>
          </w:r>
          <w:r>
            <w:rPr>
              <w:b w:val="0"/>
              <w:szCs w:val="22"/>
            </w:rPr>
            <w:t>/2022</w:t>
          </w:r>
          <w:r w:rsidRPr="00EA4F84">
            <w:rPr>
              <w:b w:val="0"/>
              <w:szCs w:val="22"/>
            </w:rPr>
            <w:t xml:space="preserve">                                        </w:t>
          </w:r>
          <w:r>
            <w:rPr>
              <w:b w:val="0"/>
              <w:szCs w:val="22"/>
            </w:rPr>
            <w:t>Trạng thái / Status</w:t>
          </w:r>
        </w:p>
      </w:tc>
    </w:tr>
    <w:tr w:rsidR="00653020" w:rsidTr="007E4D20" w14:paraId="146E4069" w14:textId="77777777">
      <w:trPr>
        <w:trHeight w:val="320"/>
      </w:trPr>
      <w:tc>
        <w:tcPr>
          <w:tcW w:w="4440" w:type="dxa"/>
          <w:gridSpan w:val="3"/>
          <w:vAlign w:val="center"/>
        </w:tcPr>
        <w:p w:rsidRPr="00EA4F84" w:rsidR="00653020" w:rsidP="00F21B03" w:rsidRDefault="00653020" w14:paraId="6F912307" w14:textId="77777777">
          <w:pPr>
            <w:pStyle w:val="HeaderFooter"/>
            <w:rPr>
              <w:sz w:val="26"/>
              <w:szCs w:val="26"/>
            </w:rPr>
          </w:pPr>
          <w:r w:rsidRPr="00EA4F84">
            <w:rPr>
              <w:sz w:val="26"/>
              <w:szCs w:val="26"/>
            </w:rPr>
            <mc:AlternateContent>
              <mc:Choice Requires="wps">
                <w:drawing>
                  <wp:anchor distT="0" distB="0" distL="114300" distR="114300" simplePos="0" relativeHeight="251658251" behindDoc="0" locked="0" layoutInCell="0" allowOverlap="1" wp14:anchorId="68AEB0D6" wp14:editId="10C2F403">
                    <wp:simplePos x="0" y="0"/>
                    <wp:positionH relativeFrom="column">
                      <wp:posOffset>981710</wp:posOffset>
                    </wp:positionH>
                    <wp:positionV relativeFrom="paragraph">
                      <wp:posOffset>-336550</wp:posOffset>
                    </wp:positionV>
                    <wp:extent cx="0" cy="323850"/>
                    <wp:effectExtent l="0" t="0" r="19050" b="1905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2385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1B265ED4">
                  <v:line id="Straight Connector 103" style="position:absolute;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77.3pt,-26.5pt" to="77.3pt,-1pt" w14:anchorId="6E358D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">
                    <v:stroke startarrowwidth="narrow" startarrowlength="short" endarrowwidth="narrow" endarrowlength="short"/>
                  </v:line>
                </w:pict>
              </mc:Fallback>
            </mc:AlternateContent>
          </w:r>
          <w:r w:rsidRPr="00EA4F84">
            <w:rPr>
              <w:sz w:val="26"/>
              <w:szCs w:val="26"/>
            </w:rPr>
            <mc:AlternateContent>
              <mc:Choice Requires="wps">
                <w:drawing>
                  <wp:anchor distT="0" distB="0" distL="114300" distR="114300" simplePos="0" relativeHeight="251658252" behindDoc="0" locked="0" layoutInCell="0" allowOverlap="1" wp14:anchorId="2217CAA5" wp14:editId="05C5CE39">
                    <wp:simplePos x="0" y="0"/>
                    <wp:positionH relativeFrom="column">
                      <wp:posOffset>1467485</wp:posOffset>
                    </wp:positionH>
                    <wp:positionV relativeFrom="paragraph">
                      <wp:posOffset>-336551</wp:posOffset>
                    </wp:positionV>
                    <wp:extent cx="0" cy="314325"/>
                    <wp:effectExtent l="0" t="0" r="19050" b="2857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43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29D40AEC">
                  <v:line id="Straight Connector 104" style="position:absolute;flip:x;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15.55pt,-26.5pt" to="115.55pt,-1.75pt" w14:anchorId="6CEBFA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">
                    <v:stroke startarrowwidth="narrow" startarrowlength="short" endarrowwidth="narrow" endarrowlength="short"/>
                  </v:line>
                </w:pict>
              </mc:Fallback>
            </mc:AlternateContent>
          </w:r>
          <w:r w:rsidRPr="00EA4F84">
            <w:rPr>
              <w:sz w:val="26"/>
              <w:szCs w:val="26"/>
            </w:rPr>
            <w:t>VNPT Technology</w:t>
          </w:r>
        </w:p>
      </w:tc>
      <w:tc>
        <w:tcPr>
          <w:tcW w:w="566" w:type="dxa"/>
          <w:vAlign w:val="center"/>
        </w:tcPr>
        <w:p w:rsidRPr="00EA4F84" w:rsidR="00653020" w:rsidP="00F21B03" w:rsidRDefault="00653020" w14:paraId="2DF9BDE7" w14:textId="77777777">
          <w:pPr>
            <w:pStyle w:val="HeaderFooter"/>
            <w:rPr>
              <w:sz w:val="26"/>
              <w:szCs w:val="26"/>
            </w:rPr>
          </w:pPr>
        </w:p>
      </w:tc>
      <w:tc>
        <w:tcPr>
          <w:tcW w:w="4067" w:type="dxa"/>
          <w:vAlign w:val="center"/>
        </w:tcPr>
        <w:p w:rsidRPr="00EA4F84" w:rsidR="00653020" w:rsidP="00F21B03" w:rsidRDefault="00653020" w14:paraId="60F71238" w14:textId="77777777">
          <w:pPr>
            <w:pStyle w:val="HeaderFooter"/>
            <w:rPr>
              <w:sz w:val="26"/>
              <w:szCs w:val="26"/>
            </w:rPr>
          </w:pPr>
          <w:r w:rsidRPr="00EA4F84">
            <w:rPr>
              <w:b w:val="0"/>
              <w:szCs w:val="22"/>
            </w:rPr>
            <mc:AlternateContent>
              <mc:Choice Requires="wps">
                <w:drawing>
                  <wp:anchor distT="0" distB="0" distL="114300" distR="114300" simplePos="0" relativeHeight="251658255" behindDoc="0" locked="0" layoutInCell="0" allowOverlap="1" wp14:anchorId="10850F9E" wp14:editId="5BB4C8A2">
                    <wp:simplePos x="0" y="0"/>
                    <wp:positionH relativeFrom="column">
                      <wp:posOffset>2505710</wp:posOffset>
                    </wp:positionH>
                    <wp:positionV relativeFrom="paragraph">
                      <wp:posOffset>-2540</wp:posOffset>
                    </wp:positionV>
                    <wp:extent cx="635" cy="366395"/>
                    <wp:effectExtent l="0" t="0" r="0" b="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09E1D683">
                  <v:line id="Straight Connector 107" style="position:absolute;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97.3pt,-.2pt" to="197.35pt,28.65pt" w14:anchorId="48D808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">
                    <v:stroke startarrowwidth="narrow" startarrowlength="short" endarrowwidth="narrow" endarrowlength="short"/>
                  </v:line>
                </w:pict>
              </mc:Fallback>
            </mc:AlternateContent>
          </w:r>
          <w:r>
            <w:rPr>
              <w:sz w:val="26"/>
              <w:szCs w:val="26"/>
            </w:rPr>
            <w:t>ID Tài liệu</w:t>
          </w:r>
        </w:p>
      </w:tc>
      <w:tc>
        <w:tcPr>
          <w:tcW w:w="850" w:type="dxa"/>
          <w:vAlign w:val="center"/>
        </w:tcPr>
        <w:p w:rsidRPr="00EA4F84" w:rsidR="00653020" w:rsidP="00F21B03" w:rsidRDefault="00653020" w14:paraId="0182DD3E" w14:textId="6BD057E3">
          <w:pPr>
            <w:pStyle w:val="HeaderFooter"/>
            <w:rPr>
              <w:sz w:val="26"/>
              <w:szCs w:val="26"/>
            </w:rPr>
          </w:pPr>
          <w:r w:rsidRPr="00EA4F84">
            <w:rPr>
              <w:bCs/>
              <w:sz w:val="26"/>
              <w:szCs w:val="26"/>
            </w:rPr>
            <w:fldChar w:fldCharType="begin"/>
          </w:r>
          <w:r w:rsidRPr="00EA4F84">
            <w:rPr>
              <w:bCs/>
              <w:sz w:val="26"/>
              <w:szCs w:val="26"/>
            </w:rPr>
            <w:instrText xml:space="preserve"> PAGE  \* Arabic  \* MERGEFORMAT </w:instrText>
          </w:r>
          <w:r w:rsidRPr="00EA4F84">
            <w:rPr>
              <w:bCs/>
              <w:sz w:val="26"/>
              <w:szCs w:val="26"/>
            </w:rPr>
            <w:fldChar w:fldCharType="separate"/>
          </w:r>
          <w:r w:rsidRPr="00137961" w:rsidR="00137961">
            <w:rPr>
              <w:bCs/>
              <w:szCs w:val="26"/>
            </w:rPr>
            <w:t>110</w:t>
          </w:r>
          <w:r w:rsidRPr="00EA4F84">
            <w:rPr>
              <w:bCs/>
              <w:sz w:val="26"/>
              <w:szCs w:val="26"/>
            </w:rPr>
            <w:fldChar w:fldCharType="end"/>
          </w:r>
          <w:r w:rsidRPr="00EA4F84">
            <w:rPr>
              <w:bCs/>
              <w:sz w:val="26"/>
              <w:szCs w:val="26"/>
            </w:rPr>
            <w:t>/</w:t>
          </w:r>
          <w:r w:rsidRPr="00EA4F84">
            <w:rPr>
              <w:bCs/>
              <w:sz w:val="26"/>
              <w:szCs w:val="26"/>
            </w:rPr>
            <w:fldChar w:fldCharType="begin"/>
          </w:r>
          <w:r w:rsidRPr="00EA4F84">
            <w:rPr>
              <w:bCs/>
              <w:sz w:val="26"/>
              <w:szCs w:val="26"/>
            </w:rPr>
            <w:instrText xml:space="preserve"> NUMPAGES  \* Arabic  \* MERGEFORMAT </w:instrText>
          </w:r>
          <w:r w:rsidRPr="00EA4F84">
            <w:rPr>
              <w:bCs/>
              <w:sz w:val="26"/>
              <w:szCs w:val="26"/>
            </w:rPr>
            <w:fldChar w:fldCharType="separate"/>
          </w:r>
          <w:r w:rsidRPr="00653020">
            <w:rPr>
              <w:bCs/>
              <w:szCs w:val="26"/>
            </w:rPr>
            <w:t>138</w:t>
          </w:r>
          <w:r w:rsidRPr="00EA4F84">
            <w:rPr>
              <w:bCs/>
              <w:sz w:val="26"/>
              <w:szCs w:val="26"/>
            </w:rPr>
            <w:fldChar w:fldCharType="end"/>
          </w:r>
        </w:p>
      </w:tc>
    </w:tr>
  </w:tbl>
  <w:p w:rsidRPr="00F21B03" w:rsidR="00653020" w:rsidRDefault="00653020" w14:paraId="64A9A80D" w14:textId="077829B8">
    <w:pPr>
      <w:pStyle w:val="Footer"/>
      <w:tabs>
        <w:tab w:val="clear" w:pos="4153"/>
        <w:tab w:val="clear" w:pos="8306"/>
        <w:tab w:val="left" w:pos="7485"/>
      </w:tabs>
      <w:pPrChange w:author="toantk" w:date="2022-07-28T14:14:00Z" w:id="16685">
        <w:pPr>
          <w:pStyle w:val="Footer"/>
        </w:pPr>
      </w:pPrChange>
    </w:pPr>
    <w:r w:rsidRPr="00EA4F84">
      <w:rPr>
        <w:noProof/>
        <w:sz w:val="24"/>
        <w:lang w:val="en-US" w:eastAsia="en-US"/>
      </w:rPr>
      <mc:AlternateContent>
        <mc:Choice Requires="wps">
          <w:drawing>
            <wp:anchor distT="0" distB="0" distL="114300" distR="114300" simplePos="0" relativeHeight="251658257" behindDoc="0" locked="0" layoutInCell="0" allowOverlap="1" wp14:anchorId="4181DD72" wp14:editId="2E193C27">
              <wp:simplePos x="0" y="0"/>
              <wp:positionH relativeFrom="column">
                <wp:posOffset>-171450</wp:posOffset>
              </wp:positionH>
              <wp:positionV relativeFrom="paragraph">
                <wp:posOffset>-967740</wp:posOffset>
              </wp:positionV>
              <wp:extent cx="6420485" cy="0"/>
              <wp:effectExtent l="0" t="0" r="37465" b="1905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0485"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3A26D33D">
            <v:line id="Straight Connector 99" style="position:absolute;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13.5pt,-76.2pt" to="492.05pt,-76.2pt" w14:anchorId="6A2EF1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">
              <v:stroke startarrowwidth="narrow" startarrowlength="short" endarrowwidth="narrow" endarrowlength="short"/>
            </v:line>
          </w:pict>
        </mc:Fallback>
      </mc:AlternateContent>
    </w:r>
    <w:r>
      <w:rPr>
        <w:rFonts w:ascii=".VnArial" w:hAnsi=".VnArial"/>
        <w:noProof/>
        <w:sz w:val="22"/>
        <w:lang w:val="en-US" w:eastAsia="en-US"/>
      </w:rPr>
      <mc:AlternateContent>
        <mc:Choice Requires="wps">
          <w:drawing>
            <wp:anchor distT="0" distB="0" distL="114300" distR="114300" simplePos="0" relativeHeight="251658253" behindDoc="0" locked="0" layoutInCell="0" allowOverlap="1" wp14:anchorId="19256090" wp14:editId="49F63739">
              <wp:simplePos x="0" y="0"/>
              <wp:positionH relativeFrom="margin">
                <wp:posOffset>3075223</wp:posOffset>
              </wp:positionH>
              <wp:positionV relativeFrom="paragraph">
                <wp:posOffset>65377</wp:posOffset>
              </wp:positionV>
              <wp:extent cx="0" cy="620202"/>
              <wp:effectExtent l="0" t="0" r="19050" b="2794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020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27726C76">
            <v:line id="Straight Connector 108" style="position:absolute;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strokeweight="1pt" from="242.15pt,5.15pt" to="242.15pt,54pt" w14:anchorId="157B14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">
              <v:stroke startarrowwidth="narrow" startarrowlength="short" endarrowwidth="narrow" endarrowlength="short"/>
              <w10:wrap anchorx="margin"/>
            </v:line>
          </w:pict>
        </mc:Fallback>
      </mc:AlternateContent>
    </w:r>
    <w:r>
      <w:rPr>
        <w:b/>
        <w:noProof/>
        <w:sz w:val="20"/>
        <w:lang w:val="en-US" w:eastAsia="en-US"/>
      </w:rPr>
      <mc:AlternateContent>
        <mc:Choice Requires="wps">
          <w:drawing>
            <wp:anchor distT="0" distB="0" distL="114300" distR="114300" simplePos="0" relativeHeight="251658248" behindDoc="0" locked="0" layoutInCell="0" allowOverlap="1" wp14:anchorId="05B1676B" wp14:editId="01D921F5">
              <wp:simplePos x="0" y="0"/>
              <wp:positionH relativeFrom="column">
                <wp:posOffset>-182374</wp:posOffset>
              </wp:positionH>
              <wp:positionV relativeFrom="paragraph">
                <wp:posOffset>57907</wp:posOffset>
              </wp:positionV>
              <wp:extent cx="6423240" cy="0"/>
              <wp:effectExtent l="0" t="0" r="34925" b="1905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324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5F0CC0F8">
            <v:line id="Straight Connector 109"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4.35pt,4.55pt" to="491.4pt,4.55pt" w14:anchorId="0B82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">
              <v:stroke startarrowwidth="narrow" startarrowlength="short" endarrowwidth="narrow" endarrowlength="short"/>
            </v:line>
          </w:pict>
        </mc:Fallback>
      </mc:AlternateContent>
    </w:r>
    <w:r w:rsidRPr="004A77C0">
      <w:rPr>
        <w:noProof/>
        <w:sz w:val="24"/>
        <w:szCs w:val="24"/>
        <w:lang w:val="en-US" w:eastAsia="en-US"/>
      </w:rPr>
      <mc:AlternateContent>
        <mc:Choice Requires="wps">
          <w:drawing>
            <wp:anchor distT="0" distB="0" distL="114300" distR="114300" simplePos="0" relativeHeight="251658258" behindDoc="0" locked="0" layoutInCell="0" allowOverlap="1" wp14:anchorId="01F85C52" wp14:editId="2FFA5EA1">
              <wp:simplePos x="0" y="0"/>
              <wp:positionH relativeFrom="column">
                <wp:posOffset>9951888</wp:posOffset>
              </wp:positionH>
              <wp:positionV relativeFrom="paragraph">
                <wp:posOffset>-4185094</wp:posOffset>
              </wp:positionV>
              <wp:extent cx="678180" cy="0"/>
              <wp:effectExtent l="0" t="0" r="26670" b="1905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32ACDA19">
            <v:line id="Straight Connector 110" style="position:absolute;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783.6pt,-329.55pt" to="837pt,-329.55pt" w14:anchorId="116A6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">
              <v:stroke startarrowwidth="narrow" startarrowlength="short" endarrowwidth="narrow" endarrowlength="short"/>
            </v:line>
          </w:pict>
        </mc:Fallback>
      </mc:AlternateContent>
    </w:r>
    <w:ins w:author="toantk" w:date="2022-07-28T14:14:00Z" w:id="16686">
      <w:r>
        <w:tab/>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6614" w:rsidRDefault="00396614" w14:paraId="57B39358" w14:textId="77777777">
      <w:r>
        <w:separator/>
      </w:r>
    </w:p>
  </w:footnote>
  <w:footnote w:type="continuationSeparator" w:id="0">
    <w:p w:rsidR="00396614" w:rsidRDefault="00396614" w14:paraId="718A382F" w14:textId="77777777">
      <w:r>
        <w:continuationSeparator/>
      </w:r>
    </w:p>
  </w:footnote>
  <w:footnote w:type="continuationNotice" w:id="1">
    <w:p w:rsidR="00396614" w:rsidRDefault="00396614" w14:paraId="5F5340FD"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p w:rsidR="00653020" w:rsidP="00F21B03" w:rsidRDefault="00653020" w14:paraId="026C6064" w14:textId="77777777">
    <w:pPr>
      <w:pStyle w:val="Header"/>
      <w:jc w:val="center"/>
    </w:pPr>
    <w:r>
      <w:rPr>
        <w:rFonts w:ascii=".VnArial" w:hAnsi=".VnArial"/>
        <w:noProof/>
        <w:sz w:val="22"/>
        <w:lang w:val="en-US" w:eastAsia="en-US"/>
      </w:rPr>
      <mc:AlternateContent>
        <mc:Choice Requires="wps">
          <w:drawing>
            <wp:anchor distT="0" distB="0" distL="114300" distR="114300" simplePos="0" relativeHeight="251658241" behindDoc="0" locked="0" layoutInCell="0" allowOverlap="1" wp14:anchorId="64DD2B60" wp14:editId="13D5FC50">
              <wp:simplePos x="0" y="0"/>
              <wp:positionH relativeFrom="column">
                <wp:posOffset>-180975</wp:posOffset>
              </wp:positionH>
              <wp:positionV relativeFrom="paragraph">
                <wp:posOffset>5080</wp:posOffset>
              </wp:positionV>
              <wp:extent cx="10160" cy="9944100"/>
              <wp:effectExtent l="0" t="0" r="27940" b="19050"/>
              <wp:wrapNone/>
              <wp:docPr id="9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 cy="994410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4736F215">
            <v:line id="Line 11"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4.25pt,.4pt" to="-13.45pt,783.4pt" w14:anchorId="149DB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">
              <v:stroke startarrowwidth="narrow" startarrowlength="short" endarrowwidth="narrow" endarrowlength="short"/>
            </v:line>
          </w:pict>
        </mc:Fallback>
      </mc:AlternateContent>
    </w:r>
    <w:r>
      <w:rPr>
        <w:noProof/>
        <w:sz w:val="20"/>
        <w:lang w:val="en-US" w:eastAsia="en-US"/>
      </w:rPr>
      <mc:AlternateContent>
        <mc:Choice Requires="wps">
          <w:drawing>
            <wp:anchor distT="0" distB="0" distL="114300" distR="114300" simplePos="0" relativeHeight="251658240" behindDoc="0" locked="0" layoutInCell="0" allowOverlap="1" wp14:anchorId="133D34E6" wp14:editId="2E2318FF">
              <wp:simplePos x="0" y="0"/>
              <wp:positionH relativeFrom="column">
                <wp:posOffset>6229349</wp:posOffset>
              </wp:positionH>
              <wp:positionV relativeFrom="paragraph">
                <wp:posOffset>5079</wp:posOffset>
              </wp:positionV>
              <wp:extent cx="19685" cy="9944100"/>
              <wp:effectExtent l="0" t="0" r="37465" b="19050"/>
              <wp:wrapNone/>
              <wp:docPr id="9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685" cy="994410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24C4E5DE">
            <v:line id="Line 2"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490.5pt,.4pt" to="492.05pt,783.4pt" w14:anchorId="096444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">
              <v:stroke startarrowwidth="narrow" startarrowlength="short" endarrowwidth="narrow" endarrowlength="short"/>
            </v:line>
          </w:pict>
        </mc:Fallback>
      </mc:AlternateContent>
    </w:r>
    <w:r>
      <w:rPr>
        <w:noProof/>
        <w:lang w:val="en-US" w:eastAsia="en-US"/>
      </w:rPr>
      <w:drawing>
        <wp:anchor distT="0" distB="0" distL="114300" distR="114300" simplePos="0" relativeHeight="251658244" behindDoc="1" locked="0" layoutInCell="1" allowOverlap="1" wp14:anchorId="1382C661" wp14:editId="1B01459E">
          <wp:simplePos x="0" y="0"/>
          <wp:positionH relativeFrom="margin">
            <wp:posOffset>2240280</wp:posOffset>
          </wp:positionH>
          <wp:positionV relativeFrom="margin">
            <wp:posOffset>-655320</wp:posOffset>
          </wp:positionV>
          <wp:extent cx="1689100" cy="307975"/>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9100" cy="307975"/>
                  </a:xfrm>
                  <a:prstGeom prst="rect">
                    <a:avLst/>
                  </a:prstGeom>
                  <a:noFill/>
                  <a:ln>
                    <a:noFill/>
                  </a:ln>
                </pic:spPr>
              </pic:pic>
            </a:graphicData>
          </a:graphic>
        </wp:anchor>
      </w:drawing>
    </w:r>
    <w:r>
      <w:rPr>
        <w:noProof/>
        <w:sz w:val="20"/>
        <w:lang w:val="en-US" w:eastAsia="en-US"/>
      </w:rPr>
      <mc:AlternateContent>
        <mc:Choice Requires="wps">
          <w:drawing>
            <wp:anchor distT="0" distB="0" distL="114300" distR="114300" simplePos="0" relativeHeight="251658243" behindDoc="0" locked="0" layoutInCell="0" allowOverlap="1" wp14:anchorId="1AD871BA" wp14:editId="7C8FB04D">
              <wp:simplePos x="0" y="0"/>
              <wp:positionH relativeFrom="margin">
                <wp:posOffset>3078253</wp:posOffset>
              </wp:positionH>
              <wp:positionV relativeFrom="paragraph">
                <wp:posOffset>-455623</wp:posOffset>
              </wp:positionV>
              <wp:extent cx="635" cy="457835"/>
              <wp:effectExtent l="0" t="0" r="37465" b="18415"/>
              <wp:wrapNone/>
              <wp:docPr id="9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578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00399B86">
            <v:line id="Line 14" style="position:absolute;flip:y;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strokeweight="1pt" from="242.4pt,-35.9pt" to="242.45pt,.15pt" w14:anchorId="55BB7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">
              <v:stroke startarrowwidth="narrow" startarrowlength="short" endarrowwidth="narrow" endarrowlength="short"/>
              <w10:wrap anchorx="margin"/>
            </v:line>
          </w:pict>
        </mc:Fallback>
      </mc:AlternateContent>
    </w:r>
    <w:r>
      <w:rPr>
        <w:noProof/>
        <w:sz w:val="20"/>
        <w:lang w:val="en-US" w:eastAsia="en-US"/>
      </w:rPr>
      <mc:AlternateContent>
        <mc:Choice Requires="wps">
          <w:drawing>
            <wp:anchor distT="0" distB="0" distL="114300" distR="114300" simplePos="0" relativeHeight="251658242" behindDoc="0" locked="0" layoutInCell="0" allowOverlap="1" wp14:anchorId="2F6B81F8" wp14:editId="4A65D4A5">
              <wp:simplePos x="0" y="0"/>
              <wp:positionH relativeFrom="column">
                <wp:posOffset>-167640</wp:posOffset>
              </wp:positionH>
              <wp:positionV relativeFrom="paragraph">
                <wp:posOffset>6350</wp:posOffset>
              </wp:positionV>
              <wp:extent cx="6401435" cy="635"/>
              <wp:effectExtent l="0" t="0" r="0" b="0"/>
              <wp:wrapNone/>
              <wp:docPr id="9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14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109BA327">
            <v:line id="Line 12"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3.2pt,.5pt" to="490.85pt,.55pt" w14:anchorId="4B3F79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">
              <v:stroke startarrowwidth="narrow" startarrowlength="short" endarrowwidth="narrow" endarrowlength="short"/>
            </v:line>
          </w:pict>
        </mc:Fallback>
      </mc:AlternateContent>
    </w:r>
  </w:p>
  <w:p w:rsidRPr="00F21B03" w:rsidR="00653020" w:rsidP="00F21B03" w:rsidRDefault="00653020" w14:paraId="12BA86BE" w14:textId="77777777">
    <w:pPr>
      <w:pStyle w:val="Header"/>
    </w:pPr>
    <w:r>
      <w:rPr>
        <w:noProof/>
        <w:sz w:val="20"/>
        <w:lang w:val="en-US" w:eastAsia="en-US"/>
      </w:rPr>
      <mc:AlternateContent>
        <mc:Choice Requires="wps">
          <w:drawing>
            <wp:anchor distT="0" distB="0" distL="114300" distR="114300" simplePos="0" relativeHeight="251658247" behindDoc="0" locked="0" layoutInCell="1" allowOverlap="1" wp14:anchorId="3F9B97B5" wp14:editId="4F17C575">
              <wp:simplePos x="0" y="0"/>
              <wp:positionH relativeFrom="leftMargin">
                <wp:posOffset>-17780</wp:posOffset>
              </wp:positionH>
              <wp:positionV relativeFrom="paragraph">
                <wp:posOffset>525780</wp:posOffset>
              </wp:positionV>
              <wp:extent cx="633095" cy="2875915"/>
              <wp:effectExtent l="0" t="0" r="14605" b="19685"/>
              <wp:wrapNone/>
              <wp:docPr id="9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2875915"/>
                      </a:xfrm>
                      <a:prstGeom prst="rect">
                        <a:avLst/>
                      </a:prstGeom>
                      <a:solidFill>
                        <a:srgbClr val="FFFFFF"/>
                      </a:solidFill>
                      <a:ln w="9525">
                        <a:solidFill>
                          <a:srgbClr val="FFFFFF"/>
                        </a:solidFill>
                        <a:miter lim="800000"/>
                        <a:headEnd/>
                        <a:tailEnd/>
                      </a:ln>
                    </wps:spPr>
                    <wps:txbx>
                      <w:txbxContent>
                        <w:p w:rsidRPr="00EA4F84" w:rsidR="00653020" w:rsidP="00F21B03" w:rsidRDefault="00653020" w14:paraId="330D10BD" w14:textId="77777777">
                          <w:pPr>
                            <w:pStyle w:val="HeaderFooter2"/>
                          </w:pPr>
                          <w:r w:rsidRPr="00EA4F84">
                            <w:t>Bản quyền Công ty</w:t>
                          </w:r>
                        </w:p>
                        <w:p w:rsidRPr="00EA4F84" w:rsidR="00653020" w:rsidP="00F21B03" w:rsidRDefault="00653020" w14:paraId="1747F516" w14:textId="77777777">
                          <w:pPr>
                            <w:pStyle w:val="HeaderFooter2"/>
                          </w:pPr>
                          <w:r w:rsidRPr="00EA4F84">
                            <w:t>Không được sao chụp, phân phát, trao đổi, sử dụng dưới bất kỳ</w:t>
                          </w:r>
                        </w:p>
                        <w:p w:rsidRPr="00EA4F84" w:rsidR="00653020" w:rsidP="00F21B03" w:rsidRDefault="00653020" w14:paraId="3E91F8FA" w14:textId="77777777">
                          <w:pPr>
                            <w:pStyle w:val="HeaderFooter2"/>
                          </w:pPr>
                          <w:r w:rsidRPr="00EA4F84">
                            <w:t>hình thức nào nếu không được sự chấp thuận bằng văn bản của</w:t>
                          </w:r>
                        </w:p>
                        <w:p w:rsidRPr="00EA4F84" w:rsidR="00653020" w:rsidP="00F21B03" w:rsidRDefault="00653020" w14:paraId="01095A34" w14:textId="77777777">
                          <w:pPr>
                            <w:pStyle w:val="HeaderFooter2"/>
                          </w:pPr>
                          <w:r w:rsidRPr="00EA4F84">
                            <w:t>Công ty Cổ phần Công nghệ Công nghiệp BCVT (VNPT Technology)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2DAECF5">
            <v:shapetype id="_x0000_t202" coordsize="21600,21600" o:spt="202" path="m,l,21600r21600,l21600,xe" w14:anchorId="3F9B97B5">
              <v:stroke joinstyle="miter"/>
              <v:path gradientshapeok="t" o:connecttype="rect"/>
            </v:shapetype>
            <v:shape id="Text Box 17" style="position:absolute;left:0;text-align:left;margin-left:-1.4pt;margin-top:41.4pt;width:49.85pt;height:226.45pt;z-index:251658247;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spid="_x0000_s1026" strokecolor="whit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">
              <v:textbox style="layout-flow:vertical;mso-layout-flow-alt:bottom-to-top">
                <w:txbxContent>
                  <w:p w:rsidRPr="00EA4F84" w:rsidR="00653020" w:rsidP="00F21B03" w:rsidRDefault="00653020" w14:paraId="2713E649" w14:textId="77777777">
                    <w:pPr>
                      <w:pStyle w:val="HeaderFooter2"/>
                    </w:pPr>
                    <w:r w:rsidRPr="00EA4F84">
                      <w:t>Bản quyền Công ty</w:t>
                    </w:r>
                  </w:p>
                  <w:p w:rsidRPr="00EA4F84" w:rsidR="00653020" w:rsidP="00F21B03" w:rsidRDefault="00653020" w14:paraId="51B8D1D4" w14:textId="77777777">
                    <w:pPr>
                      <w:pStyle w:val="HeaderFooter2"/>
                    </w:pPr>
                    <w:r w:rsidRPr="00EA4F84">
                      <w:t>Không được sao chụp, phân phát, trao đổi, sử dụng dưới bất kỳ</w:t>
                    </w:r>
                  </w:p>
                  <w:p w:rsidRPr="00EA4F84" w:rsidR="00653020" w:rsidP="00F21B03" w:rsidRDefault="00653020" w14:paraId="734E07D3" w14:textId="77777777">
                    <w:pPr>
                      <w:pStyle w:val="HeaderFooter2"/>
                    </w:pPr>
                    <w:r w:rsidRPr="00EA4F84">
                      <w:t>hình thức nào nếu không được sự chấp thuận bằng văn bản của</w:t>
                    </w:r>
                  </w:p>
                  <w:p w:rsidRPr="00EA4F84" w:rsidR="00653020" w:rsidP="00F21B03" w:rsidRDefault="00653020" w14:paraId="10F1DC92" w14:textId="77777777">
                    <w:pPr>
                      <w:pStyle w:val="HeaderFooter2"/>
                    </w:pPr>
                    <w:r w:rsidRPr="00EA4F84">
                      <w:t>Công ty Cổ phần Công nghệ Công nghiệp BCVT (VNPT Technology)</w:t>
                    </w:r>
                  </w:p>
                </w:txbxContent>
              </v:textbox>
              <w10:wrap anchorx="margin"/>
            </v:shape>
          </w:pict>
        </mc:Fallback>
      </mc:AlternateContent>
    </w:r>
    <w:r w:rsidRPr="004A77C0">
      <w:rPr>
        <w:noProof/>
        <w:sz w:val="24"/>
        <w:szCs w:val="24"/>
        <w:lang w:val="en-US" w:eastAsia="en-US"/>
      </w:rPr>
      <mc:AlternateContent>
        <mc:Choice Requires="wps">
          <w:drawing>
            <wp:anchor distT="0" distB="0" distL="114300" distR="114300" simplePos="0" relativeHeight="251658246" behindDoc="0" locked="0" layoutInCell="0" allowOverlap="1" wp14:anchorId="5DFEF703" wp14:editId="1957224E">
              <wp:simplePos x="0" y="0"/>
              <wp:positionH relativeFrom="page">
                <wp:posOffset>7037070</wp:posOffset>
              </wp:positionH>
              <wp:positionV relativeFrom="paragraph">
                <wp:posOffset>4511040</wp:posOffset>
              </wp:positionV>
              <wp:extent cx="501650" cy="0"/>
              <wp:effectExtent l="0" t="0" r="12700" b="1905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165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03E4C062">
            <v:line id="Straight Connector 95" style="position:absolute;flip:x y;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o:allowincell="f" strokeweight="1pt" from="554.1pt,355.2pt" to="593.6pt,355.2pt" w14:anchorId="4D0D4B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">
              <v:stroke startarrowwidth="narrow" startarrowlength="short" endarrowwidth="narrow" endarrowlength="short"/>
              <w10:wrap anchorx="page"/>
            </v:line>
          </w:pict>
        </mc:Fallback>
      </mc:AlternateContent>
    </w:r>
    <w:r w:rsidRPr="004A77C0">
      <w:rPr>
        <w:noProof/>
        <w:sz w:val="24"/>
        <w:szCs w:val="24"/>
        <w:lang w:val="en-US" w:eastAsia="en-US"/>
      </w:rPr>
      <mc:AlternateContent>
        <mc:Choice Requires="wps">
          <w:drawing>
            <wp:anchor distT="0" distB="0" distL="114300" distR="114300" simplePos="0" relativeHeight="251658245" behindDoc="0" locked="0" layoutInCell="0" allowOverlap="1" wp14:anchorId="3ECBD99C" wp14:editId="2D681642">
              <wp:simplePos x="0" y="0"/>
              <wp:positionH relativeFrom="page">
                <wp:posOffset>0</wp:posOffset>
              </wp:positionH>
              <wp:positionV relativeFrom="page">
                <wp:posOffset>5143500</wp:posOffset>
              </wp:positionV>
              <wp:extent cx="628650" cy="0"/>
              <wp:effectExtent l="0" t="0" r="19050" b="1905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29E497B7">
            <v:line id="Straight Connector 96" style="position:absolute;flip:x y;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0,405pt" to="49.5pt,405pt" w14:anchorId="5D77C0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">
              <v:stroke startarrowwidth="narrow" startarrowlength="short" endarrowwidth="narrow" endarrowlength="shor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44A0B0"/>
    <w:lvl w:ilvl="0">
      <w:start w:val="1"/>
      <w:numFmt w:val="decimal"/>
      <w:pStyle w:val="Heading1"/>
      <w:lvlText w:val="%1."/>
      <w:legacy w:legacy="1" w:legacySpace="144" w:legacyIndent="0"/>
      <w:lvlJc w:val="left"/>
      <w:pPr>
        <w:ind w:left="0" w:firstLine="0"/>
      </w:pPr>
      <w:rPr>
        <w:b/>
      </w:r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207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EBA297D"/>
    <w:multiLevelType w:val="hybridMultilevel"/>
    <w:tmpl w:val="B97EBA80"/>
    <w:lvl w:ilvl="0" w:tplc="9FE6D286">
      <w:numFmt w:val="bullet"/>
      <w:lvlText w:val="-"/>
      <w:lvlJc w:val="left"/>
      <w:pPr>
        <w:ind w:left="1080" w:hanging="360"/>
      </w:pPr>
      <w:rPr>
        <w:rFonts w:hint="default" w:ascii="Times New Roman" w:hAnsi="Times New Roman"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121F75A4"/>
    <w:multiLevelType w:val="hybridMultilevel"/>
    <w:tmpl w:val="DF56686A"/>
    <w:lvl w:ilvl="0" w:tplc="9FE6D286">
      <w:numFmt w:val="bullet"/>
      <w:lvlText w:val="-"/>
      <w:lvlJc w:val="left"/>
      <w:pPr>
        <w:ind w:left="1080" w:hanging="360"/>
      </w:pPr>
      <w:rPr>
        <w:rFonts w:hint="default" w:ascii="Times New Roman" w:hAnsi="Times New Roman"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21E629C5"/>
    <w:multiLevelType w:val="hybridMultilevel"/>
    <w:tmpl w:val="AF84F2F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832335C"/>
    <w:multiLevelType w:val="hybridMultilevel"/>
    <w:tmpl w:val="1AFCABA0"/>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 w15:restartNumberingAfterBreak="0">
    <w:nsid w:val="28B43509"/>
    <w:multiLevelType w:val="multilevel"/>
    <w:tmpl w:val="CDF4B3C0"/>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8DE06E2"/>
    <w:multiLevelType w:val="hybridMultilevel"/>
    <w:tmpl w:val="C28AD35A"/>
    <w:lvl w:ilvl="0" w:tplc="08090003">
      <w:start w:val="1"/>
      <w:numFmt w:val="bullet"/>
      <w:lvlText w:val="o"/>
      <w:lvlJc w:val="left"/>
      <w:pPr>
        <w:ind w:left="1440" w:hanging="360"/>
      </w:pPr>
      <w:rPr>
        <w:rFonts w:hint="default" w:ascii="Courier New" w:hAnsi="Courier New" w:cs="Courier New"/>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7" w15:restartNumberingAfterBreak="0">
    <w:nsid w:val="335A2F34"/>
    <w:multiLevelType w:val="hybridMultilevel"/>
    <w:tmpl w:val="1A1CFD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B1E36B6"/>
    <w:multiLevelType w:val="hybridMultilevel"/>
    <w:tmpl w:val="662AB51A"/>
    <w:lvl w:ilvl="0" w:tplc="04090003">
      <w:start w:val="1"/>
      <w:numFmt w:val="bullet"/>
      <w:lvlText w:val="o"/>
      <w:lvlJc w:val="left"/>
      <w:pPr>
        <w:ind w:left="1080" w:hanging="360"/>
      </w:pPr>
      <w:rPr>
        <w:rFonts w:hint="default" w:ascii="Courier New" w:hAnsi="Courier New" w:cs="Courier New"/>
      </w:rPr>
    </w:lvl>
    <w:lvl w:ilvl="1" w:tplc="412CC8C8">
      <w:start w:val="1"/>
      <w:numFmt w:val="bullet"/>
      <w:lvlText w:val="+"/>
      <w:lvlJc w:val="left"/>
      <w:pPr>
        <w:ind w:left="1800" w:hanging="360"/>
      </w:pPr>
      <w:rPr>
        <w:rFonts w:hint="default" w:ascii="Courier New" w:hAnsi="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3B735A39"/>
    <w:multiLevelType w:val="hybridMultilevel"/>
    <w:tmpl w:val="EC02B81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3C7F0BB5"/>
    <w:multiLevelType w:val="hybridMultilevel"/>
    <w:tmpl w:val="99A25FD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41337C07"/>
    <w:multiLevelType w:val="hybridMultilevel"/>
    <w:tmpl w:val="9B22145A"/>
    <w:lvl w:ilvl="0" w:tplc="F9D897F2">
      <w:start w:val="2"/>
      <w:numFmt w:val="bullet"/>
      <w:pStyle w:val="FirstLevelBullet"/>
      <w:lvlText w:val="-"/>
      <w:lvlJc w:val="left"/>
      <w:pPr>
        <w:ind w:left="720" w:hanging="360"/>
      </w:pPr>
      <w:rPr>
        <w:rFonts w:hint="default" w:ascii="Times New Roman" w:hAnsi="Times New Roman" w:eastAsia="Times New Roman" w:cs="Times New Roman"/>
      </w:rPr>
    </w:lvl>
    <w:lvl w:ilvl="1" w:tplc="412CC8C8">
      <w:start w:val="1"/>
      <w:numFmt w:val="bullet"/>
      <w:pStyle w:val="SecondLevelBullet"/>
      <w:lvlText w:val="+"/>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9E23550"/>
    <w:multiLevelType w:val="hybridMultilevel"/>
    <w:tmpl w:val="132CE71C"/>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4B52500B"/>
    <w:multiLevelType w:val="hybridMultilevel"/>
    <w:tmpl w:val="B0485982"/>
    <w:lvl w:ilvl="0" w:tplc="64F4411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D119A3"/>
    <w:multiLevelType w:val="hybridMultilevel"/>
    <w:tmpl w:val="5F1C24F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5" w15:restartNumberingAfterBreak="0">
    <w:nsid w:val="518511D9"/>
    <w:multiLevelType w:val="hybridMultilevel"/>
    <w:tmpl w:val="D5EC5EE4"/>
    <w:lvl w:ilvl="0" w:tplc="E2127012">
      <w:start w:val="1"/>
      <w:numFmt w:val="bullet"/>
      <w:lvlText w:val=""/>
      <w:lvlJc w:val="left"/>
      <w:pPr>
        <w:tabs>
          <w:tab w:val="num" w:pos="720"/>
        </w:tabs>
        <w:ind w:left="720" w:hanging="360"/>
      </w:pPr>
      <w:rPr>
        <w:rFonts w:hint="default" w:ascii="Wingdings" w:hAnsi="Wingdings"/>
      </w:rPr>
    </w:lvl>
    <w:lvl w:ilvl="1" w:tplc="BA6087FE" w:tentative="1">
      <w:start w:val="1"/>
      <w:numFmt w:val="bullet"/>
      <w:lvlText w:val=""/>
      <w:lvlJc w:val="left"/>
      <w:pPr>
        <w:tabs>
          <w:tab w:val="num" w:pos="1440"/>
        </w:tabs>
        <w:ind w:left="1440" w:hanging="360"/>
      </w:pPr>
      <w:rPr>
        <w:rFonts w:hint="default" w:ascii="Wingdings" w:hAnsi="Wingdings"/>
      </w:rPr>
    </w:lvl>
    <w:lvl w:ilvl="2" w:tplc="AB543968" w:tentative="1">
      <w:start w:val="1"/>
      <w:numFmt w:val="bullet"/>
      <w:lvlText w:val=""/>
      <w:lvlJc w:val="left"/>
      <w:pPr>
        <w:tabs>
          <w:tab w:val="num" w:pos="2160"/>
        </w:tabs>
        <w:ind w:left="2160" w:hanging="360"/>
      </w:pPr>
      <w:rPr>
        <w:rFonts w:hint="default" w:ascii="Wingdings" w:hAnsi="Wingdings"/>
      </w:rPr>
    </w:lvl>
    <w:lvl w:ilvl="3" w:tplc="CDD0290E" w:tentative="1">
      <w:start w:val="1"/>
      <w:numFmt w:val="bullet"/>
      <w:lvlText w:val=""/>
      <w:lvlJc w:val="left"/>
      <w:pPr>
        <w:tabs>
          <w:tab w:val="num" w:pos="2880"/>
        </w:tabs>
        <w:ind w:left="2880" w:hanging="360"/>
      </w:pPr>
      <w:rPr>
        <w:rFonts w:hint="default" w:ascii="Wingdings" w:hAnsi="Wingdings"/>
      </w:rPr>
    </w:lvl>
    <w:lvl w:ilvl="4" w:tplc="7EDE8764" w:tentative="1">
      <w:start w:val="1"/>
      <w:numFmt w:val="bullet"/>
      <w:lvlText w:val=""/>
      <w:lvlJc w:val="left"/>
      <w:pPr>
        <w:tabs>
          <w:tab w:val="num" w:pos="3600"/>
        </w:tabs>
        <w:ind w:left="3600" w:hanging="360"/>
      </w:pPr>
      <w:rPr>
        <w:rFonts w:hint="default" w:ascii="Wingdings" w:hAnsi="Wingdings"/>
      </w:rPr>
    </w:lvl>
    <w:lvl w:ilvl="5" w:tplc="88F46F20" w:tentative="1">
      <w:start w:val="1"/>
      <w:numFmt w:val="bullet"/>
      <w:lvlText w:val=""/>
      <w:lvlJc w:val="left"/>
      <w:pPr>
        <w:tabs>
          <w:tab w:val="num" w:pos="4320"/>
        </w:tabs>
        <w:ind w:left="4320" w:hanging="360"/>
      </w:pPr>
      <w:rPr>
        <w:rFonts w:hint="default" w:ascii="Wingdings" w:hAnsi="Wingdings"/>
      </w:rPr>
    </w:lvl>
    <w:lvl w:ilvl="6" w:tplc="789C7BBC" w:tentative="1">
      <w:start w:val="1"/>
      <w:numFmt w:val="bullet"/>
      <w:lvlText w:val=""/>
      <w:lvlJc w:val="left"/>
      <w:pPr>
        <w:tabs>
          <w:tab w:val="num" w:pos="5040"/>
        </w:tabs>
        <w:ind w:left="5040" w:hanging="360"/>
      </w:pPr>
      <w:rPr>
        <w:rFonts w:hint="default" w:ascii="Wingdings" w:hAnsi="Wingdings"/>
      </w:rPr>
    </w:lvl>
    <w:lvl w:ilvl="7" w:tplc="421EDDF2" w:tentative="1">
      <w:start w:val="1"/>
      <w:numFmt w:val="bullet"/>
      <w:lvlText w:val=""/>
      <w:lvlJc w:val="left"/>
      <w:pPr>
        <w:tabs>
          <w:tab w:val="num" w:pos="5760"/>
        </w:tabs>
        <w:ind w:left="5760" w:hanging="360"/>
      </w:pPr>
      <w:rPr>
        <w:rFonts w:hint="default" w:ascii="Wingdings" w:hAnsi="Wingdings"/>
      </w:rPr>
    </w:lvl>
    <w:lvl w:ilvl="8" w:tplc="22E8807C"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53D96AD7"/>
    <w:multiLevelType w:val="hybridMultilevel"/>
    <w:tmpl w:val="DF266938"/>
    <w:lvl w:ilvl="0" w:tplc="9FE6D286">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882378D"/>
    <w:multiLevelType w:val="hybridMultilevel"/>
    <w:tmpl w:val="B510AC5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5F92280F"/>
    <w:multiLevelType w:val="hybridMultilevel"/>
    <w:tmpl w:val="2918C6C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63870F81"/>
    <w:multiLevelType w:val="hybridMultilevel"/>
    <w:tmpl w:val="3668A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75A9E"/>
    <w:multiLevelType w:val="hybridMultilevel"/>
    <w:tmpl w:val="B628AC42"/>
    <w:lvl w:ilvl="0" w:tplc="D9726C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9AA7C05"/>
    <w:multiLevelType w:val="hybridMultilevel"/>
    <w:tmpl w:val="3EC6941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788E4075"/>
    <w:multiLevelType w:val="hybridMultilevel"/>
    <w:tmpl w:val="22766E5E"/>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1">
      <w:start w:val="1"/>
      <w:numFmt w:val="bullet"/>
      <w:lvlText w:val=""/>
      <w:lvlJc w:val="left"/>
      <w:pPr>
        <w:ind w:left="2520" w:hanging="360"/>
      </w:pPr>
      <w:rPr>
        <w:rFonts w:hint="default" w:ascii="Symbol" w:hAnsi="Symbol"/>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7A8D35FD"/>
    <w:multiLevelType w:val="hybridMultilevel"/>
    <w:tmpl w:val="65C4A55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7C796FF4"/>
    <w:multiLevelType w:val="hybridMultilevel"/>
    <w:tmpl w:val="61F2E162"/>
    <w:lvl w:ilvl="0" w:tplc="04090005">
      <w:start w:val="1"/>
      <w:numFmt w:val="bullet"/>
      <w:lvlText w:val=""/>
      <w:lvlJc w:val="left"/>
      <w:pPr>
        <w:ind w:left="1800" w:hanging="360"/>
      </w:pPr>
      <w:rPr>
        <w:rFonts w:hint="default" w:ascii="Wingdings" w:hAnsi="Wingdings"/>
      </w:rPr>
    </w:lvl>
    <w:lvl w:ilvl="1" w:tplc="412CC8C8">
      <w:start w:val="1"/>
      <w:numFmt w:val="bullet"/>
      <w:lvlText w:val="+"/>
      <w:lvlJc w:val="left"/>
      <w:pPr>
        <w:ind w:left="2520" w:hanging="360"/>
      </w:pPr>
      <w:rPr>
        <w:rFonts w:hint="default" w:ascii="Courier New" w:hAnsi="Courier New"/>
      </w:rPr>
    </w:lvl>
    <w:lvl w:ilvl="2" w:tplc="04090005">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num w:numId="1" w16cid:durableId="1057507445">
    <w:abstractNumId w:val="11"/>
  </w:num>
  <w:num w:numId="2" w16cid:durableId="1470707986">
    <w:abstractNumId w:val="0"/>
  </w:num>
  <w:num w:numId="3" w16cid:durableId="1164052989">
    <w:abstractNumId w:val="23"/>
  </w:num>
  <w:num w:numId="4" w16cid:durableId="1220937247">
    <w:abstractNumId w:val="5"/>
  </w:num>
  <w:num w:numId="5" w16cid:durableId="804397323">
    <w:abstractNumId w:val="13"/>
  </w:num>
  <w:num w:numId="6" w16cid:durableId="10883357">
    <w:abstractNumId w:val="19"/>
  </w:num>
  <w:num w:numId="7" w16cid:durableId="398526696">
    <w:abstractNumId w:val="20"/>
  </w:num>
  <w:num w:numId="8" w16cid:durableId="734662997">
    <w:abstractNumId w:val="10"/>
  </w:num>
  <w:num w:numId="9" w16cid:durableId="1561744587">
    <w:abstractNumId w:val="3"/>
  </w:num>
  <w:num w:numId="10" w16cid:durableId="535507152">
    <w:abstractNumId w:val="6"/>
  </w:num>
  <w:num w:numId="11" w16cid:durableId="385836190">
    <w:abstractNumId w:val="16"/>
  </w:num>
  <w:num w:numId="12" w16cid:durableId="1463116545">
    <w:abstractNumId w:val="15"/>
  </w:num>
  <w:num w:numId="13" w16cid:durableId="1027947624">
    <w:abstractNumId w:val="0"/>
  </w:num>
  <w:num w:numId="14" w16cid:durableId="1457673673">
    <w:abstractNumId w:val="7"/>
  </w:num>
  <w:num w:numId="15" w16cid:durableId="454445012">
    <w:abstractNumId w:val="4"/>
  </w:num>
  <w:num w:numId="16" w16cid:durableId="1232278906">
    <w:abstractNumId w:val="0"/>
  </w:num>
  <w:num w:numId="17" w16cid:durableId="1788767778">
    <w:abstractNumId w:val="2"/>
  </w:num>
  <w:num w:numId="18" w16cid:durableId="144905772">
    <w:abstractNumId w:val="12"/>
  </w:num>
  <w:num w:numId="19" w16cid:durableId="1523739325">
    <w:abstractNumId w:val="9"/>
  </w:num>
  <w:num w:numId="20" w16cid:durableId="353726766">
    <w:abstractNumId w:val="21"/>
  </w:num>
  <w:num w:numId="21" w16cid:durableId="392195970">
    <w:abstractNumId w:val="24"/>
  </w:num>
  <w:num w:numId="22" w16cid:durableId="1033922215">
    <w:abstractNumId w:val="11"/>
  </w:num>
  <w:num w:numId="23" w16cid:durableId="1448162984">
    <w:abstractNumId w:val="11"/>
  </w:num>
  <w:num w:numId="24" w16cid:durableId="926500206">
    <w:abstractNumId w:val="11"/>
  </w:num>
  <w:num w:numId="25" w16cid:durableId="772941052">
    <w:abstractNumId w:val="8"/>
  </w:num>
  <w:num w:numId="26" w16cid:durableId="1516453430">
    <w:abstractNumId w:val="22"/>
  </w:num>
  <w:num w:numId="27" w16cid:durableId="241792142">
    <w:abstractNumId w:val="17"/>
  </w:num>
  <w:num w:numId="28" w16cid:durableId="1674532327">
    <w:abstractNumId w:val="14"/>
  </w:num>
  <w:num w:numId="29" w16cid:durableId="1263685441">
    <w:abstractNumId w:val="18"/>
  </w:num>
  <w:num w:numId="30" w16cid:durableId="413362863">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an Khanh Toan">
    <w15:presenceInfo w15:providerId="None" w15:userId="Tran Khanh Toan"/>
  </w15:person>
  <w15:person w15:author="toantk">
    <w15:presenceInfo w15:providerId="Windows Live" w15:userId="9e6aa70691df1949"/>
  </w15:person>
  <w15:person w15:author="Administrator">
    <w15:presenceInfo w15:providerId="None" w15:userId="Administrator"/>
  </w15:person>
  <w15:person w15:author="Nguyen Van Hiep">
    <w15:presenceInfo w15:providerId="AD" w15:userId="S::hiepnv@vnpt-technology.vn::f367f3e4-8a23-4deb-a274-0fc9f9355fd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hideSpellingErrors/>
  <w:attachedTemplate r:id="rId1"/>
  <w:trackRevisions w:val="false"/>
  <w:defaultTabStop w:val="720"/>
  <w:drawingGridHorizontalSpacing w:val="130"/>
  <w:drawingGridVerticalSpacing w:val="120"/>
  <w:displayHorizontalDrawingGridEvery w:val="2"/>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162"/>
    <w:rsid w:val="00000000"/>
    <w:rsid w:val="000010A5"/>
    <w:rsid w:val="00003BA2"/>
    <w:rsid w:val="00005075"/>
    <w:rsid w:val="000062B1"/>
    <w:rsid w:val="000065BC"/>
    <w:rsid w:val="000067E9"/>
    <w:rsid w:val="0001007B"/>
    <w:rsid w:val="00011A9A"/>
    <w:rsid w:val="00011DEE"/>
    <w:rsid w:val="00012F9B"/>
    <w:rsid w:val="00014EAC"/>
    <w:rsid w:val="00015B2E"/>
    <w:rsid w:val="00016F50"/>
    <w:rsid w:val="00020A9F"/>
    <w:rsid w:val="000214C0"/>
    <w:rsid w:val="0002249C"/>
    <w:rsid w:val="000236A8"/>
    <w:rsid w:val="0003128D"/>
    <w:rsid w:val="00031300"/>
    <w:rsid w:val="000317A8"/>
    <w:rsid w:val="00032250"/>
    <w:rsid w:val="00033397"/>
    <w:rsid w:val="000359A1"/>
    <w:rsid w:val="00040882"/>
    <w:rsid w:val="000409DA"/>
    <w:rsid w:val="00042510"/>
    <w:rsid w:val="0004370A"/>
    <w:rsid w:val="00044E06"/>
    <w:rsid w:val="00045124"/>
    <w:rsid w:val="0004527D"/>
    <w:rsid w:val="00045C6B"/>
    <w:rsid w:val="000473F3"/>
    <w:rsid w:val="00051D29"/>
    <w:rsid w:val="0005252F"/>
    <w:rsid w:val="000557F9"/>
    <w:rsid w:val="00055F12"/>
    <w:rsid w:val="0006291A"/>
    <w:rsid w:val="00065305"/>
    <w:rsid w:val="0007057C"/>
    <w:rsid w:val="0007446D"/>
    <w:rsid w:val="00076894"/>
    <w:rsid w:val="000779A9"/>
    <w:rsid w:val="00077E7B"/>
    <w:rsid w:val="0008030F"/>
    <w:rsid w:val="000822F3"/>
    <w:rsid w:val="0008701D"/>
    <w:rsid w:val="00087A18"/>
    <w:rsid w:val="00087B6B"/>
    <w:rsid w:val="00091FE1"/>
    <w:rsid w:val="00092049"/>
    <w:rsid w:val="00093A6A"/>
    <w:rsid w:val="0009466E"/>
    <w:rsid w:val="00095399"/>
    <w:rsid w:val="00096FBE"/>
    <w:rsid w:val="000A06E7"/>
    <w:rsid w:val="000A1799"/>
    <w:rsid w:val="000A34F5"/>
    <w:rsid w:val="000A4839"/>
    <w:rsid w:val="000A68C4"/>
    <w:rsid w:val="000A773A"/>
    <w:rsid w:val="000B08EC"/>
    <w:rsid w:val="000B0E8D"/>
    <w:rsid w:val="000B2353"/>
    <w:rsid w:val="000B240F"/>
    <w:rsid w:val="000B4FF6"/>
    <w:rsid w:val="000B55F2"/>
    <w:rsid w:val="000C53C4"/>
    <w:rsid w:val="000C6391"/>
    <w:rsid w:val="000D073C"/>
    <w:rsid w:val="000D24DB"/>
    <w:rsid w:val="000D3F55"/>
    <w:rsid w:val="000D4339"/>
    <w:rsid w:val="000D440F"/>
    <w:rsid w:val="000D51ED"/>
    <w:rsid w:val="000D6174"/>
    <w:rsid w:val="000D6F4D"/>
    <w:rsid w:val="000D6F86"/>
    <w:rsid w:val="000E1C79"/>
    <w:rsid w:val="000E42FE"/>
    <w:rsid w:val="000E4EA8"/>
    <w:rsid w:val="000E734B"/>
    <w:rsid w:val="000F0925"/>
    <w:rsid w:val="000F116A"/>
    <w:rsid w:val="000F72E1"/>
    <w:rsid w:val="001001D9"/>
    <w:rsid w:val="001007DC"/>
    <w:rsid w:val="00101452"/>
    <w:rsid w:val="001017B4"/>
    <w:rsid w:val="0010357C"/>
    <w:rsid w:val="00104BFD"/>
    <w:rsid w:val="0010539E"/>
    <w:rsid w:val="0010610F"/>
    <w:rsid w:val="00106A32"/>
    <w:rsid w:val="00106F18"/>
    <w:rsid w:val="0011043E"/>
    <w:rsid w:val="00110511"/>
    <w:rsid w:val="001110F8"/>
    <w:rsid w:val="00111C87"/>
    <w:rsid w:val="00120770"/>
    <w:rsid w:val="0012119E"/>
    <w:rsid w:val="001211E7"/>
    <w:rsid w:val="001217F5"/>
    <w:rsid w:val="00122367"/>
    <w:rsid w:val="00123EE7"/>
    <w:rsid w:val="00124E6F"/>
    <w:rsid w:val="0013480B"/>
    <w:rsid w:val="001366D7"/>
    <w:rsid w:val="00137961"/>
    <w:rsid w:val="001402E3"/>
    <w:rsid w:val="001428B6"/>
    <w:rsid w:val="00143431"/>
    <w:rsid w:val="001448CB"/>
    <w:rsid w:val="00146162"/>
    <w:rsid w:val="00147D97"/>
    <w:rsid w:val="00151D76"/>
    <w:rsid w:val="00154A36"/>
    <w:rsid w:val="001556E9"/>
    <w:rsid w:val="00160AE7"/>
    <w:rsid w:val="001611E8"/>
    <w:rsid w:val="00161F88"/>
    <w:rsid w:val="001643E8"/>
    <w:rsid w:val="001658D1"/>
    <w:rsid w:val="00165D2F"/>
    <w:rsid w:val="00165D45"/>
    <w:rsid w:val="00170877"/>
    <w:rsid w:val="0017125D"/>
    <w:rsid w:val="00171CD1"/>
    <w:rsid w:val="00172747"/>
    <w:rsid w:val="00176B9C"/>
    <w:rsid w:val="00177287"/>
    <w:rsid w:val="00180ED0"/>
    <w:rsid w:val="00181158"/>
    <w:rsid w:val="00181C9D"/>
    <w:rsid w:val="00182844"/>
    <w:rsid w:val="00183521"/>
    <w:rsid w:val="00184483"/>
    <w:rsid w:val="00185099"/>
    <w:rsid w:val="0018597F"/>
    <w:rsid w:val="00185E2D"/>
    <w:rsid w:val="00187AA8"/>
    <w:rsid w:val="001914B8"/>
    <w:rsid w:val="001A3DA1"/>
    <w:rsid w:val="001A5AE9"/>
    <w:rsid w:val="001A70CB"/>
    <w:rsid w:val="001B1B05"/>
    <w:rsid w:val="001B3DA0"/>
    <w:rsid w:val="001B466D"/>
    <w:rsid w:val="001B55E6"/>
    <w:rsid w:val="001B5D4F"/>
    <w:rsid w:val="001C1136"/>
    <w:rsid w:val="001C708E"/>
    <w:rsid w:val="001C7AAC"/>
    <w:rsid w:val="001D0FE8"/>
    <w:rsid w:val="001D1AEB"/>
    <w:rsid w:val="001D4CFD"/>
    <w:rsid w:val="001D6B55"/>
    <w:rsid w:val="001D7CE2"/>
    <w:rsid w:val="001D7E93"/>
    <w:rsid w:val="001E03FB"/>
    <w:rsid w:val="001E0BF7"/>
    <w:rsid w:val="001E1093"/>
    <w:rsid w:val="001E3CAE"/>
    <w:rsid w:val="001E5253"/>
    <w:rsid w:val="001E5639"/>
    <w:rsid w:val="001E58ED"/>
    <w:rsid w:val="001F02CC"/>
    <w:rsid w:val="001F1C9A"/>
    <w:rsid w:val="001F264B"/>
    <w:rsid w:val="001F3B55"/>
    <w:rsid w:val="001F691F"/>
    <w:rsid w:val="001F705C"/>
    <w:rsid w:val="001F72AB"/>
    <w:rsid w:val="0020318D"/>
    <w:rsid w:val="00205CBE"/>
    <w:rsid w:val="0020703E"/>
    <w:rsid w:val="0021332D"/>
    <w:rsid w:val="002151D2"/>
    <w:rsid w:val="00215646"/>
    <w:rsid w:val="00216637"/>
    <w:rsid w:val="00216D19"/>
    <w:rsid w:val="002178E9"/>
    <w:rsid w:val="00220CBE"/>
    <w:rsid w:val="002213FB"/>
    <w:rsid w:val="00223389"/>
    <w:rsid w:val="00226424"/>
    <w:rsid w:val="002272B2"/>
    <w:rsid w:val="00231E84"/>
    <w:rsid w:val="00233088"/>
    <w:rsid w:val="002342A2"/>
    <w:rsid w:val="002363E5"/>
    <w:rsid w:val="00240083"/>
    <w:rsid w:val="00242855"/>
    <w:rsid w:val="00244EEF"/>
    <w:rsid w:val="00245135"/>
    <w:rsid w:val="00247A8D"/>
    <w:rsid w:val="00251080"/>
    <w:rsid w:val="00252552"/>
    <w:rsid w:val="00252A2E"/>
    <w:rsid w:val="00253D1D"/>
    <w:rsid w:val="00255740"/>
    <w:rsid w:val="00255E16"/>
    <w:rsid w:val="002611CE"/>
    <w:rsid w:val="002627E6"/>
    <w:rsid w:val="00263BB2"/>
    <w:rsid w:val="002650DD"/>
    <w:rsid w:val="00265B01"/>
    <w:rsid w:val="00274B0E"/>
    <w:rsid w:val="002757B0"/>
    <w:rsid w:val="0027671F"/>
    <w:rsid w:val="00276922"/>
    <w:rsid w:val="00276A01"/>
    <w:rsid w:val="002807AC"/>
    <w:rsid w:val="00280DBA"/>
    <w:rsid w:val="002826A3"/>
    <w:rsid w:val="002829C7"/>
    <w:rsid w:val="00283664"/>
    <w:rsid w:val="0028472D"/>
    <w:rsid w:val="0028720D"/>
    <w:rsid w:val="00293841"/>
    <w:rsid w:val="002955E4"/>
    <w:rsid w:val="00295839"/>
    <w:rsid w:val="002958FF"/>
    <w:rsid w:val="00296A28"/>
    <w:rsid w:val="00297941"/>
    <w:rsid w:val="00297B9A"/>
    <w:rsid w:val="002A09E8"/>
    <w:rsid w:val="002A2223"/>
    <w:rsid w:val="002A7F58"/>
    <w:rsid w:val="002B04DE"/>
    <w:rsid w:val="002B1621"/>
    <w:rsid w:val="002B3D07"/>
    <w:rsid w:val="002B47AA"/>
    <w:rsid w:val="002B4C37"/>
    <w:rsid w:val="002B65FA"/>
    <w:rsid w:val="002C4171"/>
    <w:rsid w:val="002C4956"/>
    <w:rsid w:val="002C5ABA"/>
    <w:rsid w:val="002C63C8"/>
    <w:rsid w:val="002D24C9"/>
    <w:rsid w:val="002D3013"/>
    <w:rsid w:val="002D326D"/>
    <w:rsid w:val="002D33BE"/>
    <w:rsid w:val="002D434F"/>
    <w:rsid w:val="002D5BD1"/>
    <w:rsid w:val="002E1111"/>
    <w:rsid w:val="002E2211"/>
    <w:rsid w:val="002E5BEE"/>
    <w:rsid w:val="002E5CA8"/>
    <w:rsid w:val="002E6574"/>
    <w:rsid w:val="002F06C2"/>
    <w:rsid w:val="002F4559"/>
    <w:rsid w:val="002F5D90"/>
    <w:rsid w:val="0030116D"/>
    <w:rsid w:val="0030134C"/>
    <w:rsid w:val="00303280"/>
    <w:rsid w:val="003052AE"/>
    <w:rsid w:val="0030608E"/>
    <w:rsid w:val="0030615C"/>
    <w:rsid w:val="003065CD"/>
    <w:rsid w:val="00306B39"/>
    <w:rsid w:val="00307BBB"/>
    <w:rsid w:val="00311E7F"/>
    <w:rsid w:val="0031508E"/>
    <w:rsid w:val="00315130"/>
    <w:rsid w:val="00315554"/>
    <w:rsid w:val="00315884"/>
    <w:rsid w:val="003173DF"/>
    <w:rsid w:val="00320BE6"/>
    <w:rsid w:val="00320D1D"/>
    <w:rsid w:val="00321574"/>
    <w:rsid w:val="003225BB"/>
    <w:rsid w:val="00323482"/>
    <w:rsid w:val="00323D87"/>
    <w:rsid w:val="003241BA"/>
    <w:rsid w:val="00325CB0"/>
    <w:rsid w:val="0033003F"/>
    <w:rsid w:val="00331C31"/>
    <w:rsid w:val="00332FD3"/>
    <w:rsid w:val="0034292E"/>
    <w:rsid w:val="00344DE1"/>
    <w:rsid w:val="003468F4"/>
    <w:rsid w:val="00346EA2"/>
    <w:rsid w:val="0035117C"/>
    <w:rsid w:val="00352B51"/>
    <w:rsid w:val="00352D66"/>
    <w:rsid w:val="00353A9D"/>
    <w:rsid w:val="00353B5E"/>
    <w:rsid w:val="00353B82"/>
    <w:rsid w:val="00353BB9"/>
    <w:rsid w:val="00354B3B"/>
    <w:rsid w:val="00357BF0"/>
    <w:rsid w:val="003610A8"/>
    <w:rsid w:val="00361FA6"/>
    <w:rsid w:val="0036226C"/>
    <w:rsid w:val="0036361D"/>
    <w:rsid w:val="0036606E"/>
    <w:rsid w:val="0036673D"/>
    <w:rsid w:val="00366E64"/>
    <w:rsid w:val="00370E58"/>
    <w:rsid w:val="003730BC"/>
    <w:rsid w:val="00374D2E"/>
    <w:rsid w:val="00376676"/>
    <w:rsid w:val="00384705"/>
    <w:rsid w:val="00385FE4"/>
    <w:rsid w:val="00386B26"/>
    <w:rsid w:val="00386D79"/>
    <w:rsid w:val="00392D11"/>
    <w:rsid w:val="00394013"/>
    <w:rsid w:val="00394FD8"/>
    <w:rsid w:val="003959B0"/>
    <w:rsid w:val="00395A12"/>
    <w:rsid w:val="00396360"/>
    <w:rsid w:val="00396614"/>
    <w:rsid w:val="00397020"/>
    <w:rsid w:val="003972E0"/>
    <w:rsid w:val="00397B66"/>
    <w:rsid w:val="003A037E"/>
    <w:rsid w:val="003A11A7"/>
    <w:rsid w:val="003A33B0"/>
    <w:rsid w:val="003A4AC1"/>
    <w:rsid w:val="003A5DB2"/>
    <w:rsid w:val="003A62BA"/>
    <w:rsid w:val="003A6D09"/>
    <w:rsid w:val="003A7C1E"/>
    <w:rsid w:val="003B3778"/>
    <w:rsid w:val="003B3FD8"/>
    <w:rsid w:val="003B44C7"/>
    <w:rsid w:val="003B49FD"/>
    <w:rsid w:val="003B6332"/>
    <w:rsid w:val="003C0891"/>
    <w:rsid w:val="003C44BD"/>
    <w:rsid w:val="003C7956"/>
    <w:rsid w:val="003D1A50"/>
    <w:rsid w:val="003D2A78"/>
    <w:rsid w:val="003D4214"/>
    <w:rsid w:val="003D580B"/>
    <w:rsid w:val="003D62C8"/>
    <w:rsid w:val="003D7577"/>
    <w:rsid w:val="003E0981"/>
    <w:rsid w:val="003E1A5F"/>
    <w:rsid w:val="003E4D3E"/>
    <w:rsid w:val="003E4E9B"/>
    <w:rsid w:val="003E5A9D"/>
    <w:rsid w:val="003F0BD0"/>
    <w:rsid w:val="003F7DF2"/>
    <w:rsid w:val="00403DAF"/>
    <w:rsid w:val="00405D35"/>
    <w:rsid w:val="00406720"/>
    <w:rsid w:val="004108B5"/>
    <w:rsid w:val="00412E3F"/>
    <w:rsid w:val="00413097"/>
    <w:rsid w:val="00415AAB"/>
    <w:rsid w:val="0042153D"/>
    <w:rsid w:val="00422906"/>
    <w:rsid w:val="00422AF7"/>
    <w:rsid w:val="00422DCF"/>
    <w:rsid w:val="00426646"/>
    <w:rsid w:val="00430429"/>
    <w:rsid w:val="00431032"/>
    <w:rsid w:val="00431B28"/>
    <w:rsid w:val="004323CE"/>
    <w:rsid w:val="004323E1"/>
    <w:rsid w:val="00434F43"/>
    <w:rsid w:val="0043581E"/>
    <w:rsid w:val="00435890"/>
    <w:rsid w:val="004363FA"/>
    <w:rsid w:val="004378CA"/>
    <w:rsid w:val="00440AB9"/>
    <w:rsid w:val="0044556E"/>
    <w:rsid w:val="0044656E"/>
    <w:rsid w:val="004479DD"/>
    <w:rsid w:val="00450202"/>
    <w:rsid w:val="004631BD"/>
    <w:rsid w:val="0046426E"/>
    <w:rsid w:val="00466098"/>
    <w:rsid w:val="00466FAB"/>
    <w:rsid w:val="00470612"/>
    <w:rsid w:val="00470895"/>
    <w:rsid w:val="00472EC9"/>
    <w:rsid w:val="00473396"/>
    <w:rsid w:val="00475C07"/>
    <w:rsid w:val="00475C63"/>
    <w:rsid w:val="00477099"/>
    <w:rsid w:val="004826DF"/>
    <w:rsid w:val="00484BA5"/>
    <w:rsid w:val="00484C17"/>
    <w:rsid w:val="00485550"/>
    <w:rsid w:val="00490836"/>
    <w:rsid w:val="004908EA"/>
    <w:rsid w:val="00491E53"/>
    <w:rsid w:val="004920B0"/>
    <w:rsid w:val="004A0471"/>
    <w:rsid w:val="004A33AB"/>
    <w:rsid w:val="004A3BA8"/>
    <w:rsid w:val="004A5694"/>
    <w:rsid w:val="004A5A92"/>
    <w:rsid w:val="004A6D3E"/>
    <w:rsid w:val="004A77C0"/>
    <w:rsid w:val="004B53A2"/>
    <w:rsid w:val="004B6DC3"/>
    <w:rsid w:val="004C020C"/>
    <w:rsid w:val="004C06AD"/>
    <w:rsid w:val="004C0A6F"/>
    <w:rsid w:val="004C4AFE"/>
    <w:rsid w:val="004C66E4"/>
    <w:rsid w:val="004C730E"/>
    <w:rsid w:val="004D411D"/>
    <w:rsid w:val="004D4761"/>
    <w:rsid w:val="004D52F9"/>
    <w:rsid w:val="004D6AE8"/>
    <w:rsid w:val="004D732D"/>
    <w:rsid w:val="004E0178"/>
    <w:rsid w:val="004E0456"/>
    <w:rsid w:val="004E1F83"/>
    <w:rsid w:val="004E2639"/>
    <w:rsid w:val="004E3AF2"/>
    <w:rsid w:val="004E4929"/>
    <w:rsid w:val="004E67AD"/>
    <w:rsid w:val="004E7E76"/>
    <w:rsid w:val="004F15F7"/>
    <w:rsid w:val="004F17C7"/>
    <w:rsid w:val="004F1833"/>
    <w:rsid w:val="004F5829"/>
    <w:rsid w:val="004F5902"/>
    <w:rsid w:val="004F5EBF"/>
    <w:rsid w:val="004F65ED"/>
    <w:rsid w:val="004F6F20"/>
    <w:rsid w:val="004F777A"/>
    <w:rsid w:val="00500F91"/>
    <w:rsid w:val="00501BBB"/>
    <w:rsid w:val="00502C04"/>
    <w:rsid w:val="005032C6"/>
    <w:rsid w:val="00503D53"/>
    <w:rsid w:val="00504248"/>
    <w:rsid w:val="00510F49"/>
    <w:rsid w:val="00511C2E"/>
    <w:rsid w:val="00515625"/>
    <w:rsid w:val="005229E7"/>
    <w:rsid w:val="00523CE3"/>
    <w:rsid w:val="00530E76"/>
    <w:rsid w:val="00532656"/>
    <w:rsid w:val="00533729"/>
    <w:rsid w:val="0053798D"/>
    <w:rsid w:val="00537B53"/>
    <w:rsid w:val="00542309"/>
    <w:rsid w:val="00542D27"/>
    <w:rsid w:val="00543800"/>
    <w:rsid w:val="00545483"/>
    <w:rsid w:val="00545944"/>
    <w:rsid w:val="00554B29"/>
    <w:rsid w:val="00555CE7"/>
    <w:rsid w:val="005564BA"/>
    <w:rsid w:val="00556FFA"/>
    <w:rsid w:val="00563A3F"/>
    <w:rsid w:val="005641B5"/>
    <w:rsid w:val="00565117"/>
    <w:rsid w:val="00567BE2"/>
    <w:rsid w:val="00572564"/>
    <w:rsid w:val="00572DF1"/>
    <w:rsid w:val="00573E9B"/>
    <w:rsid w:val="00574057"/>
    <w:rsid w:val="00574797"/>
    <w:rsid w:val="00576F5B"/>
    <w:rsid w:val="00577651"/>
    <w:rsid w:val="005802DD"/>
    <w:rsid w:val="005803A8"/>
    <w:rsid w:val="00580F04"/>
    <w:rsid w:val="005813E1"/>
    <w:rsid w:val="00583D45"/>
    <w:rsid w:val="00583F6B"/>
    <w:rsid w:val="00584A7D"/>
    <w:rsid w:val="00586723"/>
    <w:rsid w:val="005914C3"/>
    <w:rsid w:val="00591F42"/>
    <w:rsid w:val="005921E3"/>
    <w:rsid w:val="005929B0"/>
    <w:rsid w:val="00593F10"/>
    <w:rsid w:val="005A0938"/>
    <w:rsid w:val="005A0D0F"/>
    <w:rsid w:val="005A2B84"/>
    <w:rsid w:val="005A409F"/>
    <w:rsid w:val="005A4F74"/>
    <w:rsid w:val="005A5381"/>
    <w:rsid w:val="005A6666"/>
    <w:rsid w:val="005A6F28"/>
    <w:rsid w:val="005A6FC3"/>
    <w:rsid w:val="005B0958"/>
    <w:rsid w:val="005B2FD4"/>
    <w:rsid w:val="005B4237"/>
    <w:rsid w:val="005B436E"/>
    <w:rsid w:val="005B5519"/>
    <w:rsid w:val="005C28FF"/>
    <w:rsid w:val="005C4EE5"/>
    <w:rsid w:val="005C557F"/>
    <w:rsid w:val="005D0A98"/>
    <w:rsid w:val="005D154F"/>
    <w:rsid w:val="005D4203"/>
    <w:rsid w:val="005D49E5"/>
    <w:rsid w:val="005D4AC4"/>
    <w:rsid w:val="005D5C66"/>
    <w:rsid w:val="005D76AF"/>
    <w:rsid w:val="005E2410"/>
    <w:rsid w:val="005E26B8"/>
    <w:rsid w:val="005E38A5"/>
    <w:rsid w:val="005E427F"/>
    <w:rsid w:val="005E435A"/>
    <w:rsid w:val="005E7525"/>
    <w:rsid w:val="005F0F51"/>
    <w:rsid w:val="005F3DFE"/>
    <w:rsid w:val="005F5A1E"/>
    <w:rsid w:val="005F6680"/>
    <w:rsid w:val="005F7785"/>
    <w:rsid w:val="006014D4"/>
    <w:rsid w:val="0060387E"/>
    <w:rsid w:val="00604518"/>
    <w:rsid w:val="00606331"/>
    <w:rsid w:val="00607502"/>
    <w:rsid w:val="00610DCA"/>
    <w:rsid w:val="00612114"/>
    <w:rsid w:val="006126F6"/>
    <w:rsid w:val="00615AF1"/>
    <w:rsid w:val="00616130"/>
    <w:rsid w:val="00616F29"/>
    <w:rsid w:val="0062010E"/>
    <w:rsid w:val="0062090A"/>
    <w:rsid w:val="00623447"/>
    <w:rsid w:val="00623E62"/>
    <w:rsid w:val="0062562A"/>
    <w:rsid w:val="00630EDC"/>
    <w:rsid w:val="00631AA8"/>
    <w:rsid w:val="00632643"/>
    <w:rsid w:val="00633976"/>
    <w:rsid w:val="0063612F"/>
    <w:rsid w:val="006366F4"/>
    <w:rsid w:val="0064039B"/>
    <w:rsid w:val="00641A99"/>
    <w:rsid w:val="00641BA3"/>
    <w:rsid w:val="0064280F"/>
    <w:rsid w:val="00643AAB"/>
    <w:rsid w:val="00645C95"/>
    <w:rsid w:val="00647D53"/>
    <w:rsid w:val="00650863"/>
    <w:rsid w:val="00653020"/>
    <w:rsid w:val="00653637"/>
    <w:rsid w:val="00653B24"/>
    <w:rsid w:val="0065504F"/>
    <w:rsid w:val="00655107"/>
    <w:rsid w:val="00655F3E"/>
    <w:rsid w:val="006563FB"/>
    <w:rsid w:val="00656A8B"/>
    <w:rsid w:val="006600B4"/>
    <w:rsid w:val="0066232C"/>
    <w:rsid w:val="00662DCC"/>
    <w:rsid w:val="00666D22"/>
    <w:rsid w:val="0067048B"/>
    <w:rsid w:val="00672E64"/>
    <w:rsid w:val="00672EDB"/>
    <w:rsid w:val="006730EB"/>
    <w:rsid w:val="00673A64"/>
    <w:rsid w:val="00680B2C"/>
    <w:rsid w:val="00682E69"/>
    <w:rsid w:val="006830FB"/>
    <w:rsid w:val="006862CE"/>
    <w:rsid w:val="006867D0"/>
    <w:rsid w:val="00687EAB"/>
    <w:rsid w:val="00692B5C"/>
    <w:rsid w:val="00695233"/>
    <w:rsid w:val="0069608A"/>
    <w:rsid w:val="006A7679"/>
    <w:rsid w:val="006B0120"/>
    <w:rsid w:val="006B0A05"/>
    <w:rsid w:val="006B0DED"/>
    <w:rsid w:val="006B177E"/>
    <w:rsid w:val="006B1F7F"/>
    <w:rsid w:val="006B48DC"/>
    <w:rsid w:val="006B5DB1"/>
    <w:rsid w:val="006B6295"/>
    <w:rsid w:val="006B7ACE"/>
    <w:rsid w:val="006C0711"/>
    <w:rsid w:val="006C1B8E"/>
    <w:rsid w:val="006C2DAD"/>
    <w:rsid w:val="006C3008"/>
    <w:rsid w:val="006C610F"/>
    <w:rsid w:val="006C72E4"/>
    <w:rsid w:val="006C73AB"/>
    <w:rsid w:val="006C7824"/>
    <w:rsid w:val="006D016B"/>
    <w:rsid w:val="006D1658"/>
    <w:rsid w:val="006D395E"/>
    <w:rsid w:val="006D4B2A"/>
    <w:rsid w:val="006D4C2F"/>
    <w:rsid w:val="006D62C8"/>
    <w:rsid w:val="006E1168"/>
    <w:rsid w:val="006E23B6"/>
    <w:rsid w:val="006E3AC0"/>
    <w:rsid w:val="006E6047"/>
    <w:rsid w:val="006E64A1"/>
    <w:rsid w:val="006E66B2"/>
    <w:rsid w:val="006E784C"/>
    <w:rsid w:val="006F0162"/>
    <w:rsid w:val="006F082A"/>
    <w:rsid w:val="006F2BA3"/>
    <w:rsid w:val="006F3B51"/>
    <w:rsid w:val="006F3D29"/>
    <w:rsid w:val="006F40D9"/>
    <w:rsid w:val="006F558A"/>
    <w:rsid w:val="006F5D48"/>
    <w:rsid w:val="006F60DE"/>
    <w:rsid w:val="006F6877"/>
    <w:rsid w:val="007006D5"/>
    <w:rsid w:val="00700DF5"/>
    <w:rsid w:val="0070167E"/>
    <w:rsid w:val="007021B9"/>
    <w:rsid w:val="007023EC"/>
    <w:rsid w:val="00702E6C"/>
    <w:rsid w:val="007131F0"/>
    <w:rsid w:val="00713AD3"/>
    <w:rsid w:val="007144FE"/>
    <w:rsid w:val="00714D99"/>
    <w:rsid w:val="0072075E"/>
    <w:rsid w:val="00720DA3"/>
    <w:rsid w:val="007227BA"/>
    <w:rsid w:val="007239BF"/>
    <w:rsid w:val="00725ABB"/>
    <w:rsid w:val="00730BE6"/>
    <w:rsid w:val="00732DF2"/>
    <w:rsid w:val="00734460"/>
    <w:rsid w:val="00737A17"/>
    <w:rsid w:val="00737EFF"/>
    <w:rsid w:val="00741312"/>
    <w:rsid w:val="0074188E"/>
    <w:rsid w:val="007422D2"/>
    <w:rsid w:val="007439F6"/>
    <w:rsid w:val="00745271"/>
    <w:rsid w:val="00745B76"/>
    <w:rsid w:val="00747ADD"/>
    <w:rsid w:val="00747D25"/>
    <w:rsid w:val="00750585"/>
    <w:rsid w:val="0075370A"/>
    <w:rsid w:val="00756672"/>
    <w:rsid w:val="00757749"/>
    <w:rsid w:val="00762363"/>
    <w:rsid w:val="00762CFB"/>
    <w:rsid w:val="0076383F"/>
    <w:rsid w:val="0076511A"/>
    <w:rsid w:val="00765F24"/>
    <w:rsid w:val="007666E9"/>
    <w:rsid w:val="00766C8A"/>
    <w:rsid w:val="00771908"/>
    <w:rsid w:val="00772142"/>
    <w:rsid w:val="00772CB4"/>
    <w:rsid w:val="00775929"/>
    <w:rsid w:val="007772D8"/>
    <w:rsid w:val="0078036D"/>
    <w:rsid w:val="00780BDC"/>
    <w:rsid w:val="00782A91"/>
    <w:rsid w:val="0078453B"/>
    <w:rsid w:val="00785892"/>
    <w:rsid w:val="00786A13"/>
    <w:rsid w:val="007901D4"/>
    <w:rsid w:val="007926D5"/>
    <w:rsid w:val="0079358A"/>
    <w:rsid w:val="00794208"/>
    <w:rsid w:val="0079509D"/>
    <w:rsid w:val="00795BDB"/>
    <w:rsid w:val="007979DD"/>
    <w:rsid w:val="007A30C6"/>
    <w:rsid w:val="007A4749"/>
    <w:rsid w:val="007A5F2F"/>
    <w:rsid w:val="007A6979"/>
    <w:rsid w:val="007A754F"/>
    <w:rsid w:val="007B319B"/>
    <w:rsid w:val="007B3340"/>
    <w:rsid w:val="007B3DEB"/>
    <w:rsid w:val="007B483A"/>
    <w:rsid w:val="007B7DB8"/>
    <w:rsid w:val="007C557F"/>
    <w:rsid w:val="007C6187"/>
    <w:rsid w:val="007C6F01"/>
    <w:rsid w:val="007D067A"/>
    <w:rsid w:val="007D3540"/>
    <w:rsid w:val="007D370D"/>
    <w:rsid w:val="007D4265"/>
    <w:rsid w:val="007D5AEE"/>
    <w:rsid w:val="007D5BBB"/>
    <w:rsid w:val="007D6639"/>
    <w:rsid w:val="007E0C86"/>
    <w:rsid w:val="007E0D54"/>
    <w:rsid w:val="007E25ED"/>
    <w:rsid w:val="007E28F8"/>
    <w:rsid w:val="007E2F24"/>
    <w:rsid w:val="007E2F9F"/>
    <w:rsid w:val="007E4309"/>
    <w:rsid w:val="007E4322"/>
    <w:rsid w:val="007E4D20"/>
    <w:rsid w:val="007E55B6"/>
    <w:rsid w:val="007E6B98"/>
    <w:rsid w:val="007F2059"/>
    <w:rsid w:val="007F31C8"/>
    <w:rsid w:val="007F340A"/>
    <w:rsid w:val="007F3F49"/>
    <w:rsid w:val="007F581F"/>
    <w:rsid w:val="007F743B"/>
    <w:rsid w:val="007F75E1"/>
    <w:rsid w:val="00802207"/>
    <w:rsid w:val="0080730C"/>
    <w:rsid w:val="00812045"/>
    <w:rsid w:val="00816E0C"/>
    <w:rsid w:val="008184BB"/>
    <w:rsid w:val="0082011E"/>
    <w:rsid w:val="00820762"/>
    <w:rsid w:val="0082217A"/>
    <w:rsid w:val="00824795"/>
    <w:rsid w:val="0082534C"/>
    <w:rsid w:val="0082578C"/>
    <w:rsid w:val="00826562"/>
    <w:rsid w:val="00826928"/>
    <w:rsid w:val="008309C2"/>
    <w:rsid w:val="00830C96"/>
    <w:rsid w:val="00831824"/>
    <w:rsid w:val="008335B3"/>
    <w:rsid w:val="008338B6"/>
    <w:rsid w:val="008346D1"/>
    <w:rsid w:val="008367A1"/>
    <w:rsid w:val="00836DB0"/>
    <w:rsid w:val="008403A8"/>
    <w:rsid w:val="00840E19"/>
    <w:rsid w:val="00841929"/>
    <w:rsid w:val="00841E9C"/>
    <w:rsid w:val="0084427D"/>
    <w:rsid w:val="00845A0E"/>
    <w:rsid w:val="00845D04"/>
    <w:rsid w:val="00846042"/>
    <w:rsid w:val="008479CA"/>
    <w:rsid w:val="008518B1"/>
    <w:rsid w:val="008526F1"/>
    <w:rsid w:val="00857E4C"/>
    <w:rsid w:val="00860D60"/>
    <w:rsid w:val="0086118E"/>
    <w:rsid w:val="008612E2"/>
    <w:rsid w:val="00861799"/>
    <w:rsid w:val="0086326B"/>
    <w:rsid w:val="00863B27"/>
    <w:rsid w:val="00864C98"/>
    <w:rsid w:val="00864CD7"/>
    <w:rsid w:val="00866580"/>
    <w:rsid w:val="00866B1C"/>
    <w:rsid w:val="00870094"/>
    <w:rsid w:val="0087204C"/>
    <w:rsid w:val="008733B0"/>
    <w:rsid w:val="008739CA"/>
    <w:rsid w:val="00874B8A"/>
    <w:rsid w:val="00874F0D"/>
    <w:rsid w:val="00877A48"/>
    <w:rsid w:val="00881A01"/>
    <w:rsid w:val="008821A2"/>
    <w:rsid w:val="008823A3"/>
    <w:rsid w:val="00882405"/>
    <w:rsid w:val="008831EE"/>
    <w:rsid w:val="00883D0F"/>
    <w:rsid w:val="00884B78"/>
    <w:rsid w:val="00885E92"/>
    <w:rsid w:val="00886F41"/>
    <w:rsid w:val="00890660"/>
    <w:rsid w:val="00890C66"/>
    <w:rsid w:val="0089173E"/>
    <w:rsid w:val="008931D7"/>
    <w:rsid w:val="00896873"/>
    <w:rsid w:val="00897147"/>
    <w:rsid w:val="008971FB"/>
    <w:rsid w:val="0089745A"/>
    <w:rsid w:val="008A0444"/>
    <w:rsid w:val="008A0551"/>
    <w:rsid w:val="008A0E88"/>
    <w:rsid w:val="008A3381"/>
    <w:rsid w:val="008A4569"/>
    <w:rsid w:val="008A6AF0"/>
    <w:rsid w:val="008A7EE9"/>
    <w:rsid w:val="008B0F5C"/>
    <w:rsid w:val="008B1CA1"/>
    <w:rsid w:val="008B21FA"/>
    <w:rsid w:val="008B2E5D"/>
    <w:rsid w:val="008B31CC"/>
    <w:rsid w:val="008B7923"/>
    <w:rsid w:val="008B79D4"/>
    <w:rsid w:val="008B7FAA"/>
    <w:rsid w:val="008C0527"/>
    <w:rsid w:val="008C1764"/>
    <w:rsid w:val="008C2DAD"/>
    <w:rsid w:val="008C2E3F"/>
    <w:rsid w:val="008C31E6"/>
    <w:rsid w:val="008C3B15"/>
    <w:rsid w:val="008C6155"/>
    <w:rsid w:val="008C66C5"/>
    <w:rsid w:val="008C7896"/>
    <w:rsid w:val="008D2E3E"/>
    <w:rsid w:val="008D3B40"/>
    <w:rsid w:val="008D61EF"/>
    <w:rsid w:val="008D7EBC"/>
    <w:rsid w:val="008E18D9"/>
    <w:rsid w:val="008E76C5"/>
    <w:rsid w:val="008F1A9E"/>
    <w:rsid w:val="008F3EFA"/>
    <w:rsid w:val="008F426B"/>
    <w:rsid w:val="008F4DA4"/>
    <w:rsid w:val="009004F7"/>
    <w:rsid w:val="00900FE7"/>
    <w:rsid w:val="00901013"/>
    <w:rsid w:val="0090106F"/>
    <w:rsid w:val="009032DD"/>
    <w:rsid w:val="00906522"/>
    <w:rsid w:val="00906E21"/>
    <w:rsid w:val="00911BFC"/>
    <w:rsid w:val="00911D94"/>
    <w:rsid w:val="00912E71"/>
    <w:rsid w:val="00913650"/>
    <w:rsid w:val="00915007"/>
    <w:rsid w:val="009152CA"/>
    <w:rsid w:val="009153DA"/>
    <w:rsid w:val="009171B8"/>
    <w:rsid w:val="00917867"/>
    <w:rsid w:val="00917D6A"/>
    <w:rsid w:val="00921A5C"/>
    <w:rsid w:val="0092479B"/>
    <w:rsid w:val="00925782"/>
    <w:rsid w:val="00927061"/>
    <w:rsid w:val="009276E3"/>
    <w:rsid w:val="009301FE"/>
    <w:rsid w:val="0093052B"/>
    <w:rsid w:val="00930ABC"/>
    <w:rsid w:val="00930DF6"/>
    <w:rsid w:val="00933061"/>
    <w:rsid w:val="00933E12"/>
    <w:rsid w:val="00936637"/>
    <w:rsid w:val="00936832"/>
    <w:rsid w:val="00937F5E"/>
    <w:rsid w:val="00941098"/>
    <w:rsid w:val="00942D2E"/>
    <w:rsid w:val="00950C02"/>
    <w:rsid w:val="00950C90"/>
    <w:rsid w:val="00952FFE"/>
    <w:rsid w:val="0095481D"/>
    <w:rsid w:val="00954D37"/>
    <w:rsid w:val="009565C1"/>
    <w:rsid w:val="0096095B"/>
    <w:rsid w:val="00961C45"/>
    <w:rsid w:val="00962213"/>
    <w:rsid w:val="00962ADD"/>
    <w:rsid w:val="00963671"/>
    <w:rsid w:val="00963BDE"/>
    <w:rsid w:val="00967036"/>
    <w:rsid w:val="009707D5"/>
    <w:rsid w:val="0097217B"/>
    <w:rsid w:val="009740E5"/>
    <w:rsid w:val="00974EC6"/>
    <w:rsid w:val="00975B74"/>
    <w:rsid w:val="00975D7E"/>
    <w:rsid w:val="009803C9"/>
    <w:rsid w:val="0098337D"/>
    <w:rsid w:val="00986C95"/>
    <w:rsid w:val="0098755A"/>
    <w:rsid w:val="00990C69"/>
    <w:rsid w:val="0099346F"/>
    <w:rsid w:val="00995E1C"/>
    <w:rsid w:val="00997C44"/>
    <w:rsid w:val="009A0AA6"/>
    <w:rsid w:val="009A108F"/>
    <w:rsid w:val="009A237A"/>
    <w:rsid w:val="009A2F74"/>
    <w:rsid w:val="009A3D2C"/>
    <w:rsid w:val="009A52AF"/>
    <w:rsid w:val="009A5BE8"/>
    <w:rsid w:val="009A7981"/>
    <w:rsid w:val="009B087E"/>
    <w:rsid w:val="009B4108"/>
    <w:rsid w:val="009B4A6F"/>
    <w:rsid w:val="009B4CE2"/>
    <w:rsid w:val="009B5153"/>
    <w:rsid w:val="009B5B60"/>
    <w:rsid w:val="009B5EBD"/>
    <w:rsid w:val="009D02DF"/>
    <w:rsid w:val="009D0F58"/>
    <w:rsid w:val="009D1598"/>
    <w:rsid w:val="009D2FD6"/>
    <w:rsid w:val="009D457D"/>
    <w:rsid w:val="009E27DD"/>
    <w:rsid w:val="009E4232"/>
    <w:rsid w:val="009F0311"/>
    <w:rsid w:val="009F03D6"/>
    <w:rsid w:val="009F36BD"/>
    <w:rsid w:val="009F4196"/>
    <w:rsid w:val="009F518C"/>
    <w:rsid w:val="009F69ED"/>
    <w:rsid w:val="009F7329"/>
    <w:rsid w:val="00A00E8A"/>
    <w:rsid w:val="00A02BCF"/>
    <w:rsid w:val="00A04D9B"/>
    <w:rsid w:val="00A06A9C"/>
    <w:rsid w:val="00A06B89"/>
    <w:rsid w:val="00A0704A"/>
    <w:rsid w:val="00A07BE1"/>
    <w:rsid w:val="00A10EF1"/>
    <w:rsid w:val="00A13BC4"/>
    <w:rsid w:val="00A13CE7"/>
    <w:rsid w:val="00A1678D"/>
    <w:rsid w:val="00A2150E"/>
    <w:rsid w:val="00A2261A"/>
    <w:rsid w:val="00A23692"/>
    <w:rsid w:val="00A26B3B"/>
    <w:rsid w:val="00A329E0"/>
    <w:rsid w:val="00A33257"/>
    <w:rsid w:val="00A375C7"/>
    <w:rsid w:val="00A40BD0"/>
    <w:rsid w:val="00A417DC"/>
    <w:rsid w:val="00A426C7"/>
    <w:rsid w:val="00A43DA2"/>
    <w:rsid w:val="00A444A2"/>
    <w:rsid w:val="00A4784B"/>
    <w:rsid w:val="00A51396"/>
    <w:rsid w:val="00A51607"/>
    <w:rsid w:val="00A51C8C"/>
    <w:rsid w:val="00A52D79"/>
    <w:rsid w:val="00A53BB1"/>
    <w:rsid w:val="00A53CE4"/>
    <w:rsid w:val="00A5524E"/>
    <w:rsid w:val="00A5538B"/>
    <w:rsid w:val="00A55A44"/>
    <w:rsid w:val="00A56532"/>
    <w:rsid w:val="00A60EC6"/>
    <w:rsid w:val="00A623AE"/>
    <w:rsid w:val="00A6330E"/>
    <w:rsid w:val="00A638D5"/>
    <w:rsid w:val="00A6477F"/>
    <w:rsid w:val="00A66416"/>
    <w:rsid w:val="00A66CCA"/>
    <w:rsid w:val="00A7234C"/>
    <w:rsid w:val="00A729C0"/>
    <w:rsid w:val="00A741DE"/>
    <w:rsid w:val="00A742D3"/>
    <w:rsid w:val="00A8048E"/>
    <w:rsid w:val="00A836A2"/>
    <w:rsid w:val="00A848DF"/>
    <w:rsid w:val="00A855C6"/>
    <w:rsid w:val="00A85A87"/>
    <w:rsid w:val="00A8650B"/>
    <w:rsid w:val="00A87875"/>
    <w:rsid w:val="00A90B5C"/>
    <w:rsid w:val="00A90BE3"/>
    <w:rsid w:val="00A92797"/>
    <w:rsid w:val="00A93971"/>
    <w:rsid w:val="00A949F9"/>
    <w:rsid w:val="00A95610"/>
    <w:rsid w:val="00A978FC"/>
    <w:rsid w:val="00A97C81"/>
    <w:rsid w:val="00AA2A5F"/>
    <w:rsid w:val="00AA36C3"/>
    <w:rsid w:val="00AA57DC"/>
    <w:rsid w:val="00AA737A"/>
    <w:rsid w:val="00AB0223"/>
    <w:rsid w:val="00AB0976"/>
    <w:rsid w:val="00AB0BDA"/>
    <w:rsid w:val="00AB22E8"/>
    <w:rsid w:val="00AB2E88"/>
    <w:rsid w:val="00AB3E75"/>
    <w:rsid w:val="00AB48CE"/>
    <w:rsid w:val="00AB575E"/>
    <w:rsid w:val="00AB5D04"/>
    <w:rsid w:val="00AB6440"/>
    <w:rsid w:val="00AB6FAB"/>
    <w:rsid w:val="00AB7254"/>
    <w:rsid w:val="00AC1155"/>
    <w:rsid w:val="00AC12A9"/>
    <w:rsid w:val="00AC1424"/>
    <w:rsid w:val="00AC6DEF"/>
    <w:rsid w:val="00AC7727"/>
    <w:rsid w:val="00AD19CD"/>
    <w:rsid w:val="00AD2E47"/>
    <w:rsid w:val="00AD5A15"/>
    <w:rsid w:val="00AD643E"/>
    <w:rsid w:val="00AE0623"/>
    <w:rsid w:val="00AE166A"/>
    <w:rsid w:val="00AE4EC3"/>
    <w:rsid w:val="00AE55E8"/>
    <w:rsid w:val="00AF0B27"/>
    <w:rsid w:val="00AF183D"/>
    <w:rsid w:val="00AF1E78"/>
    <w:rsid w:val="00AF2B33"/>
    <w:rsid w:val="00AF5152"/>
    <w:rsid w:val="00AF57C6"/>
    <w:rsid w:val="00AF69FE"/>
    <w:rsid w:val="00AF73EC"/>
    <w:rsid w:val="00B014C1"/>
    <w:rsid w:val="00B031B9"/>
    <w:rsid w:val="00B034BA"/>
    <w:rsid w:val="00B04BDD"/>
    <w:rsid w:val="00B05F6E"/>
    <w:rsid w:val="00B06C11"/>
    <w:rsid w:val="00B109C5"/>
    <w:rsid w:val="00B1176E"/>
    <w:rsid w:val="00B1224B"/>
    <w:rsid w:val="00B122CF"/>
    <w:rsid w:val="00B12513"/>
    <w:rsid w:val="00B12C12"/>
    <w:rsid w:val="00B12DB6"/>
    <w:rsid w:val="00B171FE"/>
    <w:rsid w:val="00B1761B"/>
    <w:rsid w:val="00B2322D"/>
    <w:rsid w:val="00B2651A"/>
    <w:rsid w:val="00B26D52"/>
    <w:rsid w:val="00B2742C"/>
    <w:rsid w:val="00B27D50"/>
    <w:rsid w:val="00B27DFD"/>
    <w:rsid w:val="00B3100F"/>
    <w:rsid w:val="00B36762"/>
    <w:rsid w:val="00B375C5"/>
    <w:rsid w:val="00B4074C"/>
    <w:rsid w:val="00B41E8F"/>
    <w:rsid w:val="00B424CC"/>
    <w:rsid w:val="00B4287C"/>
    <w:rsid w:val="00B43F59"/>
    <w:rsid w:val="00B50F70"/>
    <w:rsid w:val="00B5206E"/>
    <w:rsid w:val="00B52111"/>
    <w:rsid w:val="00B52F48"/>
    <w:rsid w:val="00B53ED5"/>
    <w:rsid w:val="00B5440B"/>
    <w:rsid w:val="00B54BDA"/>
    <w:rsid w:val="00B55AAE"/>
    <w:rsid w:val="00B55E62"/>
    <w:rsid w:val="00B61CC8"/>
    <w:rsid w:val="00B62AB3"/>
    <w:rsid w:val="00B66EE2"/>
    <w:rsid w:val="00B70B59"/>
    <w:rsid w:val="00B7380E"/>
    <w:rsid w:val="00B748DF"/>
    <w:rsid w:val="00B74D88"/>
    <w:rsid w:val="00B800F3"/>
    <w:rsid w:val="00B80DCA"/>
    <w:rsid w:val="00B81874"/>
    <w:rsid w:val="00B82489"/>
    <w:rsid w:val="00B82DFD"/>
    <w:rsid w:val="00B831C3"/>
    <w:rsid w:val="00B835FF"/>
    <w:rsid w:val="00B84037"/>
    <w:rsid w:val="00B87911"/>
    <w:rsid w:val="00B9050B"/>
    <w:rsid w:val="00B91423"/>
    <w:rsid w:val="00B9226A"/>
    <w:rsid w:val="00B92C7A"/>
    <w:rsid w:val="00B943A6"/>
    <w:rsid w:val="00B94824"/>
    <w:rsid w:val="00B94D62"/>
    <w:rsid w:val="00B95552"/>
    <w:rsid w:val="00BA139B"/>
    <w:rsid w:val="00BA2489"/>
    <w:rsid w:val="00BA385B"/>
    <w:rsid w:val="00BA48E3"/>
    <w:rsid w:val="00BA6CF4"/>
    <w:rsid w:val="00BB2E34"/>
    <w:rsid w:val="00BB2EC4"/>
    <w:rsid w:val="00BB4C39"/>
    <w:rsid w:val="00BC0F05"/>
    <w:rsid w:val="00BC1FC9"/>
    <w:rsid w:val="00BC2A53"/>
    <w:rsid w:val="00BC35BC"/>
    <w:rsid w:val="00BC38F2"/>
    <w:rsid w:val="00BC5B29"/>
    <w:rsid w:val="00BC5B8C"/>
    <w:rsid w:val="00BD188D"/>
    <w:rsid w:val="00BD38AE"/>
    <w:rsid w:val="00BD7F06"/>
    <w:rsid w:val="00BE2806"/>
    <w:rsid w:val="00BE2F84"/>
    <w:rsid w:val="00BE2FB1"/>
    <w:rsid w:val="00BE4B06"/>
    <w:rsid w:val="00BE4CBF"/>
    <w:rsid w:val="00BF14D2"/>
    <w:rsid w:val="00BF150E"/>
    <w:rsid w:val="00BF2133"/>
    <w:rsid w:val="00BF3D90"/>
    <w:rsid w:val="00BF692C"/>
    <w:rsid w:val="00BF7098"/>
    <w:rsid w:val="00BF70F8"/>
    <w:rsid w:val="00C0446D"/>
    <w:rsid w:val="00C06A9F"/>
    <w:rsid w:val="00C06DEB"/>
    <w:rsid w:val="00C10CD1"/>
    <w:rsid w:val="00C111AD"/>
    <w:rsid w:val="00C119E0"/>
    <w:rsid w:val="00C11B58"/>
    <w:rsid w:val="00C12C43"/>
    <w:rsid w:val="00C14395"/>
    <w:rsid w:val="00C164EC"/>
    <w:rsid w:val="00C1666E"/>
    <w:rsid w:val="00C172B1"/>
    <w:rsid w:val="00C20BF2"/>
    <w:rsid w:val="00C22284"/>
    <w:rsid w:val="00C2410D"/>
    <w:rsid w:val="00C2417F"/>
    <w:rsid w:val="00C24E40"/>
    <w:rsid w:val="00C24F1F"/>
    <w:rsid w:val="00C25A18"/>
    <w:rsid w:val="00C25B1E"/>
    <w:rsid w:val="00C25EE8"/>
    <w:rsid w:val="00C2782E"/>
    <w:rsid w:val="00C27F7E"/>
    <w:rsid w:val="00C31681"/>
    <w:rsid w:val="00C323DB"/>
    <w:rsid w:val="00C347A7"/>
    <w:rsid w:val="00C444DB"/>
    <w:rsid w:val="00C44DB8"/>
    <w:rsid w:val="00C466C1"/>
    <w:rsid w:val="00C51062"/>
    <w:rsid w:val="00C546C3"/>
    <w:rsid w:val="00C54702"/>
    <w:rsid w:val="00C61DA3"/>
    <w:rsid w:val="00C640EE"/>
    <w:rsid w:val="00C650EB"/>
    <w:rsid w:val="00C65A5C"/>
    <w:rsid w:val="00C726A1"/>
    <w:rsid w:val="00C73027"/>
    <w:rsid w:val="00C73905"/>
    <w:rsid w:val="00C73B58"/>
    <w:rsid w:val="00C74A28"/>
    <w:rsid w:val="00C77198"/>
    <w:rsid w:val="00C81F51"/>
    <w:rsid w:val="00C87505"/>
    <w:rsid w:val="00C92EF9"/>
    <w:rsid w:val="00C9546B"/>
    <w:rsid w:val="00C955E2"/>
    <w:rsid w:val="00C9638F"/>
    <w:rsid w:val="00C97B66"/>
    <w:rsid w:val="00CA1640"/>
    <w:rsid w:val="00CA2D30"/>
    <w:rsid w:val="00CB1136"/>
    <w:rsid w:val="00CB2570"/>
    <w:rsid w:val="00CB411A"/>
    <w:rsid w:val="00CB7713"/>
    <w:rsid w:val="00CC07AD"/>
    <w:rsid w:val="00CC183B"/>
    <w:rsid w:val="00CC190B"/>
    <w:rsid w:val="00CC1945"/>
    <w:rsid w:val="00CC3C17"/>
    <w:rsid w:val="00CC5E36"/>
    <w:rsid w:val="00CC5FEF"/>
    <w:rsid w:val="00CC61ED"/>
    <w:rsid w:val="00CC67A5"/>
    <w:rsid w:val="00CD0B3C"/>
    <w:rsid w:val="00CD0C49"/>
    <w:rsid w:val="00CD1E40"/>
    <w:rsid w:val="00CD266D"/>
    <w:rsid w:val="00CD2869"/>
    <w:rsid w:val="00CD3FAD"/>
    <w:rsid w:val="00CD4758"/>
    <w:rsid w:val="00CD4761"/>
    <w:rsid w:val="00CD56FC"/>
    <w:rsid w:val="00CD5D6C"/>
    <w:rsid w:val="00CD6FC6"/>
    <w:rsid w:val="00CE0B69"/>
    <w:rsid w:val="00CE2405"/>
    <w:rsid w:val="00CE3189"/>
    <w:rsid w:val="00CE35A2"/>
    <w:rsid w:val="00CE3D0F"/>
    <w:rsid w:val="00CE4DEE"/>
    <w:rsid w:val="00CE4F19"/>
    <w:rsid w:val="00CF0F89"/>
    <w:rsid w:val="00CF2A31"/>
    <w:rsid w:val="00CF35F9"/>
    <w:rsid w:val="00CF3E7A"/>
    <w:rsid w:val="00CF4C8A"/>
    <w:rsid w:val="00CF5224"/>
    <w:rsid w:val="00CF71BE"/>
    <w:rsid w:val="00D02181"/>
    <w:rsid w:val="00D02514"/>
    <w:rsid w:val="00D04EF1"/>
    <w:rsid w:val="00D05E89"/>
    <w:rsid w:val="00D06D68"/>
    <w:rsid w:val="00D079CE"/>
    <w:rsid w:val="00D11293"/>
    <w:rsid w:val="00D14DD9"/>
    <w:rsid w:val="00D14EF0"/>
    <w:rsid w:val="00D156B7"/>
    <w:rsid w:val="00D15E20"/>
    <w:rsid w:val="00D16AA5"/>
    <w:rsid w:val="00D16E99"/>
    <w:rsid w:val="00D170E2"/>
    <w:rsid w:val="00D17D8B"/>
    <w:rsid w:val="00D215BE"/>
    <w:rsid w:val="00D2164F"/>
    <w:rsid w:val="00D22F9D"/>
    <w:rsid w:val="00D24DA9"/>
    <w:rsid w:val="00D2517B"/>
    <w:rsid w:val="00D2524D"/>
    <w:rsid w:val="00D25817"/>
    <w:rsid w:val="00D272E4"/>
    <w:rsid w:val="00D32964"/>
    <w:rsid w:val="00D3404D"/>
    <w:rsid w:val="00D340E1"/>
    <w:rsid w:val="00D42023"/>
    <w:rsid w:val="00D421DA"/>
    <w:rsid w:val="00D43480"/>
    <w:rsid w:val="00D4552C"/>
    <w:rsid w:val="00D504A5"/>
    <w:rsid w:val="00D51390"/>
    <w:rsid w:val="00D51A34"/>
    <w:rsid w:val="00D54AFE"/>
    <w:rsid w:val="00D55B1D"/>
    <w:rsid w:val="00D56743"/>
    <w:rsid w:val="00D5693D"/>
    <w:rsid w:val="00D57D23"/>
    <w:rsid w:val="00D60DEC"/>
    <w:rsid w:val="00D643E2"/>
    <w:rsid w:val="00D65217"/>
    <w:rsid w:val="00D6600D"/>
    <w:rsid w:val="00D663FC"/>
    <w:rsid w:val="00D66879"/>
    <w:rsid w:val="00D67922"/>
    <w:rsid w:val="00D71F6D"/>
    <w:rsid w:val="00D747DA"/>
    <w:rsid w:val="00D74A0F"/>
    <w:rsid w:val="00D74DA6"/>
    <w:rsid w:val="00D75ACF"/>
    <w:rsid w:val="00D76D35"/>
    <w:rsid w:val="00D80435"/>
    <w:rsid w:val="00D8043C"/>
    <w:rsid w:val="00D81ADE"/>
    <w:rsid w:val="00D81B3F"/>
    <w:rsid w:val="00D836BF"/>
    <w:rsid w:val="00D855BA"/>
    <w:rsid w:val="00D86771"/>
    <w:rsid w:val="00D87653"/>
    <w:rsid w:val="00D87DC6"/>
    <w:rsid w:val="00D90ADD"/>
    <w:rsid w:val="00D90D82"/>
    <w:rsid w:val="00D91905"/>
    <w:rsid w:val="00D93A20"/>
    <w:rsid w:val="00D953D0"/>
    <w:rsid w:val="00D95923"/>
    <w:rsid w:val="00D965D1"/>
    <w:rsid w:val="00D97805"/>
    <w:rsid w:val="00DA06BE"/>
    <w:rsid w:val="00DA0DEE"/>
    <w:rsid w:val="00DA32AB"/>
    <w:rsid w:val="00DA343E"/>
    <w:rsid w:val="00DA4C1D"/>
    <w:rsid w:val="00DB000F"/>
    <w:rsid w:val="00DB0651"/>
    <w:rsid w:val="00DB4064"/>
    <w:rsid w:val="00DB77D1"/>
    <w:rsid w:val="00DC23CE"/>
    <w:rsid w:val="00DC2458"/>
    <w:rsid w:val="00DC27BE"/>
    <w:rsid w:val="00DC3A0F"/>
    <w:rsid w:val="00DC6DCB"/>
    <w:rsid w:val="00DC7B42"/>
    <w:rsid w:val="00DD1801"/>
    <w:rsid w:val="00DD1C8F"/>
    <w:rsid w:val="00DD1F59"/>
    <w:rsid w:val="00DD2982"/>
    <w:rsid w:val="00DD57EC"/>
    <w:rsid w:val="00DD6183"/>
    <w:rsid w:val="00DD7619"/>
    <w:rsid w:val="00DE0AD6"/>
    <w:rsid w:val="00DE3987"/>
    <w:rsid w:val="00DE4F28"/>
    <w:rsid w:val="00DE5CD4"/>
    <w:rsid w:val="00DE5EC4"/>
    <w:rsid w:val="00DE6174"/>
    <w:rsid w:val="00DE7866"/>
    <w:rsid w:val="00DE7ED5"/>
    <w:rsid w:val="00DF00DB"/>
    <w:rsid w:val="00DF092E"/>
    <w:rsid w:val="00DF09D5"/>
    <w:rsid w:val="00DF11EF"/>
    <w:rsid w:val="00DF22FD"/>
    <w:rsid w:val="00DF3D0D"/>
    <w:rsid w:val="00DF41C5"/>
    <w:rsid w:val="00DF7B9D"/>
    <w:rsid w:val="00DF7E81"/>
    <w:rsid w:val="00E020A1"/>
    <w:rsid w:val="00E02632"/>
    <w:rsid w:val="00E032BD"/>
    <w:rsid w:val="00E03B2D"/>
    <w:rsid w:val="00E05A1D"/>
    <w:rsid w:val="00E05B8D"/>
    <w:rsid w:val="00E061D9"/>
    <w:rsid w:val="00E066B7"/>
    <w:rsid w:val="00E07176"/>
    <w:rsid w:val="00E07840"/>
    <w:rsid w:val="00E10CA6"/>
    <w:rsid w:val="00E1306F"/>
    <w:rsid w:val="00E137DB"/>
    <w:rsid w:val="00E1498F"/>
    <w:rsid w:val="00E2246D"/>
    <w:rsid w:val="00E249FC"/>
    <w:rsid w:val="00E25A80"/>
    <w:rsid w:val="00E35080"/>
    <w:rsid w:val="00E351CE"/>
    <w:rsid w:val="00E37AD7"/>
    <w:rsid w:val="00E4267D"/>
    <w:rsid w:val="00E4438E"/>
    <w:rsid w:val="00E4787E"/>
    <w:rsid w:val="00E47A46"/>
    <w:rsid w:val="00E5021C"/>
    <w:rsid w:val="00E512B7"/>
    <w:rsid w:val="00E52353"/>
    <w:rsid w:val="00E5406C"/>
    <w:rsid w:val="00E5596B"/>
    <w:rsid w:val="00E56C2B"/>
    <w:rsid w:val="00E5759F"/>
    <w:rsid w:val="00E57689"/>
    <w:rsid w:val="00E57DD0"/>
    <w:rsid w:val="00E66034"/>
    <w:rsid w:val="00E6640D"/>
    <w:rsid w:val="00E664E8"/>
    <w:rsid w:val="00E66740"/>
    <w:rsid w:val="00E67D14"/>
    <w:rsid w:val="00E71A83"/>
    <w:rsid w:val="00E723E8"/>
    <w:rsid w:val="00E72C73"/>
    <w:rsid w:val="00E73649"/>
    <w:rsid w:val="00E7589F"/>
    <w:rsid w:val="00E80435"/>
    <w:rsid w:val="00E80D1F"/>
    <w:rsid w:val="00E81EF6"/>
    <w:rsid w:val="00E83B03"/>
    <w:rsid w:val="00E83F5D"/>
    <w:rsid w:val="00E84822"/>
    <w:rsid w:val="00E84E9F"/>
    <w:rsid w:val="00E858A7"/>
    <w:rsid w:val="00E8653E"/>
    <w:rsid w:val="00E86FAE"/>
    <w:rsid w:val="00E92038"/>
    <w:rsid w:val="00E92070"/>
    <w:rsid w:val="00E9269D"/>
    <w:rsid w:val="00E92B06"/>
    <w:rsid w:val="00E93EBE"/>
    <w:rsid w:val="00E943E6"/>
    <w:rsid w:val="00E9452F"/>
    <w:rsid w:val="00E96B89"/>
    <w:rsid w:val="00E96F8E"/>
    <w:rsid w:val="00E97DB4"/>
    <w:rsid w:val="00E9D315"/>
    <w:rsid w:val="00EA211A"/>
    <w:rsid w:val="00EA41B6"/>
    <w:rsid w:val="00EA46D2"/>
    <w:rsid w:val="00EA475E"/>
    <w:rsid w:val="00EA4C0A"/>
    <w:rsid w:val="00EA4F84"/>
    <w:rsid w:val="00EA6240"/>
    <w:rsid w:val="00EA6B8E"/>
    <w:rsid w:val="00EA6E85"/>
    <w:rsid w:val="00EB0457"/>
    <w:rsid w:val="00EB0680"/>
    <w:rsid w:val="00EB0AAB"/>
    <w:rsid w:val="00EB14A7"/>
    <w:rsid w:val="00EB5A5F"/>
    <w:rsid w:val="00EC11BA"/>
    <w:rsid w:val="00EC2D75"/>
    <w:rsid w:val="00EC45CF"/>
    <w:rsid w:val="00EC500D"/>
    <w:rsid w:val="00EC67CA"/>
    <w:rsid w:val="00ED037D"/>
    <w:rsid w:val="00ED2787"/>
    <w:rsid w:val="00ED2DF3"/>
    <w:rsid w:val="00ED47F6"/>
    <w:rsid w:val="00ED4B72"/>
    <w:rsid w:val="00ED4BE1"/>
    <w:rsid w:val="00ED50FC"/>
    <w:rsid w:val="00ED52FB"/>
    <w:rsid w:val="00ED6A4A"/>
    <w:rsid w:val="00ED6F1D"/>
    <w:rsid w:val="00ED7FD7"/>
    <w:rsid w:val="00EE0261"/>
    <w:rsid w:val="00EE02D4"/>
    <w:rsid w:val="00EE56DB"/>
    <w:rsid w:val="00EE5CA5"/>
    <w:rsid w:val="00EE688D"/>
    <w:rsid w:val="00EE7D9E"/>
    <w:rsid w:val="00EF0FE4"/>
    <w:rsid w:val="00EF3648"/>
    <w:rsid w:val="00EF37DB"/>
    <w:rsid w:val="00EF6176"/>
    <w:rsid w:val="00EF68CF"/>
    <w:rsid w:val="00EF70BB"/>
    <w:rsid w:val="00EF7600"/>
    <w:rsid w:val="00EF78D6"/>
    <w:rsid w:val="00F00158"/>
    <w:rsid w:val="00F02801"/>
    <w:rsid w:val="00F040C5"/>
    <w:rsid w:val="00F04CC9"/>
    <w:rsid w:val="00F11295"/>
    <w:rsid w:val="00F13696"/>
    <w:rsid w:val="00F142D0"/>
    <w:rsid w:val="00F17359"/>
    <w:rsid w:val="00F17860"/>
    <w:rsid w:val="00F21B03"/>
    <w:rsid w:val="00F21B33"/>
    <w:rsid w:val="00F227FB"/>
    <w:rsid w:val="00F23852"/>
    <w:rsid w:val="00F24307"/>
    <w:rsid w:val="00F24933"/>
    <w:rsid w:val="00F309B7"/>
    <w:rsid w:val="00F31D65"/>
    <w:rsid w:val="00F32683"/>
    <w:rsid w:val="00F3531F"/>
    <w:rsid w:val="00F4074B"/>
    <w:rsid w:val="00F4126A"/>
    <w:rsid w:val="00F41E56"/>
    <w:rsid w:val="00F43A2A"/>
    <w:rsid w:val="00F457A5"/>
    <w:rsid w:val="00F46A7E"/>
    <w:rsid w:val="00F47479"/>
    <w:rsid w:val="00F50578"/>
    <w:rsid w:val="00F52508"/>
    <w:rsid w:val="00F54C5D"/>
    <w:rsid w:val="00F5577F"/>
    <w:rsid w:val="00F561A5"/>
    <w:rsid w:val="00F57DA1"/>
    <w:rsid w:val="00F63169"/>
    <w:rsid w:val="00F64A3B"/>
    <w:rsid w:val="00F65A3C"/>
    <w:rsid w:val="00F66D61"/>
    <w:rsid w:val="00F67919"/>
    <w:rsid w:val="00F6799D"/>
    <w:rsid w:val="00F67F81"/>
    <w:rsid w:val="00F7045C"/>
    <w:rsid w:val="00F70EF5"/>
    <w:rsid w:val="00F71A57"/>
    <w:rsid w:val="00F779AD"/>
    <w:rsid w:val="00F82634"/>
    <w:rsid w:val="00F82F8B"/>
    <w:rsid w:val="00F833DD"/>
    <w:rsid w:val="00F83E78"/>
    <w:rsid w:val="00F84220"/>
    <w:rsid w:val="00F842EB"/>
    <w:rsid w:val="00F86672"/>
    <w:rsid w:val="00F9049A"/>
    <w:rsid w:val="00F90C4B"/>
    <w:rsid w:val="00F91B08"/>
    <w:rsid w:val="00F929FA"/>
    <w:rsid w:val="00F95579"/>
    <w:rsid w:val="00F96562"/>
    <w:rsid w:val="00F96831"/>
    <w:rsid w:val="00FA0420"/>
    <w:rsid w:val="00FA09D7"/>
    <w:rsid w:val="00FA4DA3"/>
    <w:rsid w:val="00FA5A30"/>
    <w:rsid w:val="00FA5E0F"/>
    <w:rsid w:val="00FA6510"/>
    <w:rsid w:val="00FA6725"/>
    <w:rsid w:val="00FA68D6"/>
    <w:rsid w:val="00FB0DD5"/>
    <w:rsid w:val="00FB1527"/>
    <w:rsid w:val="00FB1B42"/>
    <w:rsid w:val="00FB2B11"/>
    <w:rsid w:val="00FB5FB5"/>
    <w:rsid w:val="00FB7FBB"/>
    <w:rsid w:val="00FC07A0"/>
    <w:rsid w:val="00FC28D0"/>
    <w:rsid w:val="00FC4A27"/>
    <w:rsid w:val="00FC6FF6"/>
    <w:rsid w:val="00FD2AA9"/>
    <w:rsid w:val="00FD76D6"/>
    <w:rsid w:val="00FD7735"/>
    <w:rsid w:val="00FE1A5E"/>
    <w:rsid w:val="00FE212A"/>
    <w:rsid w:val="00FE4260"/>
    <w:rsid w:val="00FE582B"/>
    <w:rsid w:val="00FE5900"/>
    <w:rsid w:val="00FE5927"/>
    <w:rsid w:val="00FF043E"/>
    <w:rsid w:val="00FF1CD3"/>
    <w:rsid w:val="00FF25D7"/>
    <w:rsid w:val="00FF6B04"/>
    <w:rsid w:val="0108FF3F"/>
    <w:rsid w:val="012AFA5F"/>
    <w:rsid w:val="012F9156"/>
    <w:rsid w:val="0130652C"/>
    <w:rsid w:val="01CB3818"/>
    <w:rsid w:val="02339AEA"/>
    <w:rsid w:val="02461F17"/>
    <w:rsid w:val="02AD30A5"/>
    <w:rsid w:val="02B52700"/>
    <w:rsid w:val="0315DCE3"/>
    <w:rsid w:val="031E270D"/>
    <w:rsid w:val="03368B10"/>
    <w:rsid w:val="03458BD6"/>
    <w:rsid w:val="0374B7FD"/>
    <w:rsid w:val="03A35BB0"/>
    <w:rsid w:val="03D4C700"/>
    <w:rsid w:val="043C6BE3"/>
    <w:rsid w:val="04A50FA0"/>
    <w:rsid w:val="04F15474"/>
    <w:rsid w:val="0508F9EC"/>
    <w:rsid w:val="0568B187"/>
    <w:rsid w:val="0571EF81"/>
    <w:rsid w:val="057B78A8"/>
    <w:rsid w:val="05966073"/>
    <w:rsid w:val="059690AF"/>
    <w:rsid w:val="06B35779"/>
    <w:rsid w:val="06EB1933"/>
    <w:rsid w:val="06F4E4E4"/>
    <w:rsid w:val="06FD7E91"/>
    <w:rsid w:val="0742365A"/>
    <w:rsid w:val="0768B179"/>
    <w:rsid w:val="07E00AA2"/>
    <w:rsid w:val="07E7C1C9"/>
    <w:rsid w:val="0824CE0B"/>
    <w:rsid w:val="0851BD34"/>
    <w:rsid w:val="08A57A68"/>
    <w:rsid w:val="08E093B7"/>
    <w:rsid w:val="0908DBF1"/>
    <w:rsid w:val="0917CA2D"/>
    <w:rsid w:val="098E90CF"/>
    <w:rsid w:val="09AA4A42"/>
    <w:rsid w:val="09F64C4E"/>
    <w:rsid w:val="0A0E8A9B"/>
    <w:rsid w:val="0A28F973"/>
    <w:rsid w:val="0A306C89"/>
    <w:rsid w:val="0A422DE6"/>
    <w:rsid w:val="0A55EEE9"/>
    <w:rsid w:val="0A76D977"/>
    <w:rsid w:val="0A84595A"/>
    <w:rsid w:val="0A88B88C"/>
    <w:rsid w:val="0ACF1E6A"/>
    <w:rsid w:val="0AD42A3E"/>
    <w:rsid w:val="0AED8B2F"/>
    <w:rsid w:val="0B0CD734"/>
    <w:rsid w:val="0B58BBEC"/>
    <w:rsid w:val="0BA4A477"/>
    <w:rsid w:val="0BB5C723"/>
    <w:rsid w:val="0BDC00AE"/>
    <w:rsid w:val="0BF5FF4B"/>
    <w:rsid w:val="0C293772"/>
    <w:rsid w:val="0CB11717"/>
    <w:rsid w:val="0CD1692C"/>
    <w:rsid w:val="0CD3A98D"/>
    <w:rsid w:val="0CDFFEDD"/>
    <w:rsid w:val="0D20C766"/>
    <w:rsid w:val="0E421908"/>
    <w:rsid w:val="0E442B2C"/>
    <w:rsid w:val="0E6519F3"/>
    <w:rsid w:val="0E83FA74"/>
    <w:rsid w:val="0F92A04F"/>
    <w:rsid w:val="0F9EB61F"/>
    <w:rsid w:val="102E7548"/>
    <w:rsid w:val="10B841E7"/>
    <w:rsid w:val="110DE542"/>
    <w:rsid w:val="11243337"/>
    <w:rsid w:val="117E6D7C"/>
    <w:rsid w:val="1199ADB5"/>
    <w:rsid w:val="11BA532D"/>
    <w:rsid w:val="1311B70B"/>
    <w:rsid w:val="131FDD32"/>
    <w:rsid w:val="134EF1A4"/>
    <w:rsid w:val="1393BC5A"/>
    <w:rsid w:val="13A1C13E"/>
    <w:rsid w:val="13B8935D"/>
    <w:rsid w:val="14536626"/>
    <w:rsid w:val="145F4F40"/>
    <w:rsid w:val="14C56427"/>
    <w:rsid w:val="156AF104"/>
    <w:rsid w:val="15828C8E"/>
    <w:rsid w:val="16319E40"/>
    <w:rsid w:val="1649AA24"/>
    <w:rsid w:val="16BA8A83"/>
    <w:rsid w:val="16DB593F"/>
    <w:rsid w:val="16E3E61D"/>
    <w:rsid w:val="16F9F3D1"/>
    <w:rsid w:val="1777A7FC"/>
    <w:rsid w:val="177CA586"/>
    <w:rsid w:val="17B18168"/>
    <w:rsid w:val="18204A41"/>
    <w:rsid w:val="182E230E"/>
    <w:rsid w:val="187E4442"/>
    <w:rsid w:val="18A18F92"/>
    <w:rsid w:val="18BBFF8B"/>
    <w:rsid w:val="18D60DDA"/>
    <w:rsid w:val="18E5BE9A"/>
    <w:rsid w:val="1968AACC"/>
    <w:rsid w:val="1978F1FF"/>
    <w:rsid w:val="19A00159"/>
    <w:rsid w:val="19C1076D"/>
    <w:rsid w:val="19D30015"/>
    <w:rsid w:val="19DC126E"/>
    <w:rsid w:val="19EE7E98"/>
    <w:rsid w:val="1A549E31"/>
    <w:rsid w:val="1A7340D0"/>
    <w:rsid w:val="1AA955A1"/>
    <w:rsid w:val="1C86ED6F"/>
    <w:rsid w:val="1C8ABDFA"/>
    <w:rsid w:val="1CB6374E"/>
    <w:rsid w:val="1CE545AD"/>
    <w:rsid w:val="1D180B3D"/>
    <w:rsid w:val="1D7E9053"/>
    <w:rsid w:val="1D95DE78"/>
    <w:rsid w:val="1DC13FC4"/>
    <w:rsid w:val="1DC171F2"/>
    <w:rsid w:val="1DF2EAD9"/>
    <w:rsid w:val="1E6A4673"/>
    <w:rsid w:val="1E6DA841"/>
    <w:rsid w:val="1EEC8882"/>
    <w:rsid w:val="1F484E10"/>
    <w:rsid w:val="20BC89EC"/>
    <w:rsid w:val="20E25180"/>
    <w:rsid w:val="210452B2"/>
    <w:rsid w:val="2217D581"/>
    <w:rsid w:val="225C27E7"/>
    <w:rsid w:val="2263453A"/>
    <w:rsid w:val="2280581C"/>
    <w:rsid w:val="228411F7"/>
    <w:rsid w:val="22EDD103"/>
    <w:rsid w:val="22F7B841"/>
    <w:rsid w:val="23407DBA"/>
    <w:rsid w:val="2351A6AD"/>
    <w:rsid w:val="23B182B7"/>
    <w:rsid w:val="23FD8B35"/>
    <w:rsid w:val="2460AEE8"/>
    <w:rsid w:val="2464F70F"/>
    <w:rsid w:val="2482C5B8"/>
    <w:rsid w:val="24D49B5B"/>
    <w:rsid w:val="251404F8"/>
    <w:rsid w:val="259BC956"/>
    <w:rsid w:val="259C3F17"/>
    <w:rsid w:val="25E33970"/>
    <w:rsid w:val="25FA8F6F"/>
    <w:rsid w:val="266338FF"/>
    <w:rsid w:val="272BFD9C"/>
    <w:rsid w:val="27E2FB59"/>
    <w:rsid w:val="27FCFD8F"/>
    <w:rsid w:val="2816C76E"/>
    <w:rsid w:val="29A7C7C5"/>
    <w:rsid w:val="29BABFDA"/>
    <w:rsid w:val="29F70F5B"/>
    <w:rsid w:val="2AA5F485"/>
    <w:rsid w:val="2ADD6C4A"/>
    <w:rsid w:val="2B0E4BB6"/>
    <w:rsid w:val="2C1129E6"/>
    <w:rsid w:val="2C76A46A"/>
    <w:rsid w:val="2C911D9A"/>
    <w:rsid w:val="2D3D697C"/>
    <w:rsid w:val="2D5DFDED"/>
    <w:rsid w:val="2D89BC7A"/>
    <w:rsid w:val="2DB00AA2"/>
    <w:rsid w:val="2DC70554"/>
    <w:rsid w:val="2DCF1C9A"/>
    <w:rsid w:val="2E48DC6B"/>
    <w:rsid w:val="2E7FC36E"/>
    <w:rsid w:val="2E818108"/>
    <w:rsid w:val="2EBA50FA"/>
    <w:rsid w:val="2EDC0C0A"/>
    <w:rsid w:val="2F19265A"/>
    <w:rsid w:val="2F2A8386"/>
    <w:rsid w:val="2F476447"/>
    <w:rsid w:val="2F789AB8"/>
    <w:rsid w:val="2FBEF0BA"/>
    <w:rsid w:val="2FE1A81E"/>
    <w:rsid w:val="3078697F"/>
    <w:rsid w:val="3125D9E6"/>
    <w:rsid w:val="314B2D73"/>
    <w:rsid w:val="31768D33"/>
    <w:rsid w:val="31AA4D9A"/>
    <w:rsid w:val="31B0CB7F"/>
    <w:rsid w:val="31BD040B"/>
    <w:rsid w:val="31CBF936"/>
    <w:rsid w:val="31CE4369"/>
    <w:rsid w:val="31F12241"/>
    <w:rsid w:val="326E244A"/>
    <w:rsid w:val="32F78C90"/>
    <w:rsid w:val="3388E84B"/>
    <w:rsid w:val="33AB7799"/>
    <w:rsid w:val="33B14516"/>
    <w:rsid w:val="34106C9D"/>
    <w:rsid w:val="34232FB0"/>
    <w:rsid w:val="343D81E4"/>
    <w:rsid w:val="34A7E34F"/>
    <w:rsid w:val="34DB0021"/>
    <w:rsid w:val="3529DA31"/>
    <w:rsid w:val="355EEC76"/>
    <w:rsid w:val="35B40FC3"/>
    <w:rsid w:val="366927FD"/>
    <w:rsid w:val="36BA27C1"/>
    <w:rsid w:val="36DA7AA5"/>
    <w:rsid w:val="36E69FE1"/>
    <w:rsid w:val="36F1169D"/>
    <w:rsid w:val="379FB78E"/>
    <w:rsid w:val="37E87B5E"/>
    <w:rsid w:val="38166175"/>
    <w:rsid w:val="383331D4"/>
    <w:rsid w:val="391F8AED"/>
    <w:rsid w:val="39E435DB"/>
    <w:rsid w:val="39EFA53D"/>
    <w:rsid w:val="3A07BFD7"/>
    <w:rsid w:val="3A309510"/>
    <w:rsid w:val="3A7DA8D3"/>
    <w:rsid w:val="3AFA0B7E"/>
    <w:rsid w:val="3B27AF38"/>
    <w:rsid w:val="3BF1215F"/>
    <w:rsid w:val="3C44926E"/>
    <w:rsid w:val="3C4AA7B0"/>
    <w:rsid w:val="3C8A282F"/>
    <w:rsid w:val="3C9A8F24"/>
    <w:rsid w:val="3CBDACFB"/>
    <w:rsid w:val="3CC3BFCA"/>
    <w:rsid w:val="3CEDA227"/>
    <w:rsid w:val="3CF95809"/>
    <w:rsid w:val="3D1D2B03"/>
    <w:rsid w:val="3D49DE2D"/>
    <w:rsid w:val="3DD00A51"/>
    <w:rsid w:val="3E231D20"/>
    <w:rsid w:val="3E26D0C1"/>
    <w:rsid w:val="3E38203B"/>
    <w:rsid w:val="3E5E87E2"/>
    <w:rsid w:val="3E7EA944"/>
    <w:rsid w:val="3F290B3B"/>
    <w:rsid w:val="3FF96405"/>
    <w:rsid w:val="4082FC3B"/>
    <w:rsid w:val="40CFD1EC"/>
    <w:rsid w:val="413AE40D"/>
    <w:rsid w:val="418FCF1C"/>
    <w:rsid w:val="41AE47DB"/>
    <w:rsid w:val="41CF08AE"/>
    <w:rsid w:val="42134013"/>
    <w:rsid w:val="421AE1FF"/>
    <w:rsid w:val="42ACD711"/>
    <w:rsid w:val="42CFD479"/>
    <w:rsid w:val="42FF7EDD"/>
    <w:rsid w:val="4302503E"/>
    <w:rsid w:val="431F039F"/>
    <w:rsid w:val="43F0A092"/>
    <w:rsid w:val="44255493"/>
    <w:rsid w:val="44BC85A1"/>
    <w:rsid w:val="44E20629"/>
    <w:rsid w:val="4557D7B2"/>
    <w:rsid w:val="461C6106"/>
    <w:rsid w:val="462930A3"/>
    <w:rsid w:val="46380B71"/>
    <w:rsid w:val="46660663"/>
    <w:rsid w:val="46995312"/>
    <w:rsid w:val="46D5A0AB"/>
    <w:rsid w:val="46E4E0E3"/>
    <w:rsid w:val="46FA693D"/>
    <w:rsid w:val="471B4F5A"/>
    <w:rsid w:val="472E18F9"/>
    <w:rsid w:val="473FF753"/>
    <w:rsid w:val="4750F86A"/>
    <w:rsid w:val="48079210"/>
    <w:rsid w:val="483C43BF"/>
    <w:rsid w:val="4848F692"/>
    <w:rsid w:val="484CE15E"/>
    <w:rsid w:val="48D2F226"/>
    <w:rsid w:val="496802F8"/>
    <w:rsid w:val="49A5AC6C"/>
    <w:rsid w:val="4A104922"/>
    <w:rsid w:val="4A24509D"/>
    <w:rsid w:val="4A29DD0A"/>
    <w:rsid w:val="4A5C2D4A"/>
    <w:rsid w:val="4B5C3542"/>
    <w:rsid w:val="4BC151B7"/>
    <w:rsid w:val="4C206B61"/>
    <w:rsid w:val="4C5A42FE"/>
    <w:rsid w:val="4CCFD2C5"/>
    <w:rsid w:val="4CF89C6F"/>
    <w:rsid w:val="4D018C28"/>
    <w:rsid w:val="4D09E5A3"/>
    <w:rsid w:val="4D100610"/>
    <w:rsid w:val="4D284D9E"/>
    <w:rsid w:val="4D441613"/>
    <w:rsid w:val="4D76166B"/>
    <w:rsid w:val="4D77549F"/>
    <w:rsid w:val="4DEEE1A2"/>
    <w:rsid w:val="4E288C1C"/>
    <w:rsid w:val="4E386B69"/>
    <w:rsid w:val="4E712119"/>
    <w:rsid w:val="4ED3AB87"/>
    <w:rsid w:val="4F20FE1C"/>
    <w:rsid w:val="5075F17E"/>
    <w:rsid w:val="5094F2AF"/>
    <w:rsid w:val="509CF333"/>
    <w:rsid w:val="50D19703"/>
    <w:rsid w:val="50DD2AA3"/>
    <w:rsid w:val="50F4D663"/>
    <w:rsid w:val="5101C278"/>
    <w:rsid w:val="5114A313"/>
    <w:rsid w:val="5152F835"/>
    <w:rsid w:val="51674D39"/>
    <w:rsid w:val="51786E25"/>
    <w:rsid w:val="51F2765A"/>
    <w:rsid w:val="537EF052"/>
    <w:rsid w:val="538E0E24"/>
    <w:rsid w:val="545A63FA"/>
    <w:rsid w:val="54AFB9FD"/>
    <w:rsid w:val="54D0E4E1"/>
    <w:rsid w:val="54D54891"/>
    <w:rsid w:val="551F4F26"/>
    <w:rsid w:val="5546B18A"/>
    <w:rsid w:val="55ABF727"/>
    <w:rsid w:val="55CFA20C"/>
    <w:rsid w:val="56063960"/>
    <w:rsid w:val="560AD87E"/>
    <w:rsid w:val="561DA7C5"/>
    <w:rsid w:val="56726F6C"/>
    <w:rsid w:val="56B97521"/>
    <w:rsid w:val="5705CE60"/>
    <w:rsid w:val="5737009A"/>
    <w:rsid w:val="574C2DBA"/>
    <w:rsid w:val="579D6E8D"/>
    <w:rsid w:val="57A6B28A"/>
    <w:rsid w:val="57D179E9"/>
    <w:rsid w:val="58AD0BC7"/>
    <w:rsid w:val="590DCC26"/>
    <w:rsid w:val="59106F2D"/>
    <w:rsid w:val="59194AFB"/>
    <w:rsid w:val="5949D5E8"/>
    <w:rsid w:val="5958CD33"/>
    <w:rsid w:val="59770D61"/>
    <w:rsid w:val="59A3D2C7"/>
    <w:rsid w:val="59D45D81"/>
    <w:rsid w:val="5A206562"/>
    <w:rsid w:val="5AF7864D"/>
    <w:rsid w:val="5B00D31B"/>
    <w:rsid w:val="5B088E56"/>
    <w:rsid w:val="5B120654"/>
    <w:rsid w:val="5BB66229"/>
    <w:rsid w:val="5BF8B47F"/>
    <w:rsid w:val="5C3A6E9C"/>
    <w:rsid w:val="5C7476FE"/>
    <w:rsid w:val="5CB0231F"/>
    <w:rsid w:val="5CB2175D"/>
    <w:rsid w:val="5CF94CB0"/>
    <w:rsid w:val="5D1B2E22"/>
    <w:rsid w:val="5D48D7E5"/>
    <w:rsid w:val="5D4A5C68"/>
    <w:rsid w:val="5D53384F"/>
    <w:rsid w:val="5D55B6DE"/>
    <w:rsid w:val="5DCAF775"/>
    <w:rsid w:val="5EAB07BD"/>
    <w:rsid w:val="5EDBA784"/>
    <w:rsid w:val="5F0759C5"/>
    <w:rsid w:val="5F2AF1DB"/>
    <w:rsid w:val="5F43D547"/>
    <w:rsid w:val="5F9A1231"/>
    <w:rsid w:val="5FB406FC"/>
    <w:rsid w:val="5FB4998F"/>
    <w:rsid w:val="601B96EC"/>
    <w:rsid w:val="608E3044"/>
    <w:rsid w:val="60A8A11E"/>
    <w:rsid w:val="60AF3278"/>
    <w:rsid w:val="60F0BF44"/>
    <w:rsid w:val="610ACA0B"/>
    <w:rsid w:val="611756BE"/>
    <w:rsid w:val="611F7A8B"/>
    <w:rsid w:val="61C5DEF0"/>
    <w:rsid w:val="61EB0FE5"/>
    <w:rsid w:val="61FEDA74"/>
    <w:rsid w:val="62034E33"/>
    <w:rsid w:val="63062AC5"/>
    <w:rsid w:val="633E3513"/>
    <w:rsid w:val="6347EB19"/>
    <w:rsid w:val="63A320CD"/>
    <w:rsid w:val="63C379F5"/>
    <w:rsid w:val="644869B0"/>
    <w:rsid w:val="6453D97B"/>
    <w:rsid w:val="6457C800"/>
    <w:rsid w:val="64C4CA39"/>
    <w:rsid w:val="65AA3DC6"/>
    <w:rsid w:val="65AF04C6"/>
    <w:rsid w:val="65C83BE1"/>
    <w:rsid w:val="65CA5091"/>
    <w:rsid w:val="65D8D176"/>
    <w:rsid w:val="65DF3552"/>
    <w:rsid w:val="65F36B76"/>
    <w:rsid w:val="65F3B578"/>
    <w:rsid w:val="65F92303"/>
    <w:rsid w:val="66800ABD"/>
    <w:rsid w:val="669BCFDF"/>
    <w:rsid w:val="66B18DA1"/>
    <w:rsid w:val="67148C32"/>
    <w:rsid w:val="6728E86D"/>
    <w:rsid w:val="67363AD8"/>
    <w:rsid w:val="677283B4"/>
    <w:rsid w:val="679D70AE"/>
    <w:rsid w:val="67A2E0F0"/>
    <w:rsid w:val="6818AD19"/>
    <w:rsid w:val="682256B9"/>
    <w:rsid w:val="682E6F3C"/>
    <w:rsid w:val="685B83CA"/>
    <w:rsid w:val="6868D59C"/>
    <w:rsid w:val="68984FA2"/>
    <w:rsid w:val="68A39B0C"/>
    <w:rsid w:val="68B2C8A0"/>
    <w:rsid w:val="68CB92D7"/>
    <w:rsid w:val="6950D87C"/>
    <w:rsid w:val="69A6C589"/>
    <w:rsid w:val="69CD2113"/>
    <w:rsid w:val="69DB3AFD"/>
    <w:rsid w:val="69E47A21"/>
    <w:rsid w:val="6A65FEDC"/>
    <w:rsid w:val="6B5FBFDD"/>
    <w:rsid w:val="6C70CF8E"/>
    <w:rsid w:val="6C7EC3C0"/>
    <w:rsid w:val="6CE22940"/>
    <w:rsid w:val="6D42C02D"/>
    <w:rsid w:val="6E241834"/>
    <w:rsid w:val="6E4DBB7E"/>
    <w:rsid w:val="6EE56845"/>
    <w:rsid w:val="6F2641E4"/>
    <w:rsid w:val="6F4BFCCA"/>
    <w:rsid w:val="6F719B70"/>
    <w:rsid w:val="6FA24CB6"/>
    <w:rsid w:val="6FD64041"/>
    <w:rsid w:val="6FF76F3C"/>
    <w:rsid w:val="703DC3A4"/>
    <w:rsid w:val="704637C6"/>
    <w:rsid w:val="70638EAC"/>
    <w:rsid w:val="7193C6BC"/>
    <w:rsid w:val="71B625DE"/>
    <w:rsid w:val="71D1E807"/>
    <w:rsid w:val="71DB68E4"/>
    <w:rsid w:val="71EB280E"/>
    <w:rsid w:val="723BEA82"/>
    <w:rsid w:val="729F496D"/>
    <w:rsid w:val="72AD8695"/>
    <w:rsid w:val="72C1DF25"/>
    <w:rsid w:val="7307E254"/>
    <w:rsid w:val="731C8F16"/>
    <w:rsid w:val="7339384E"/>
    <w:rsid w:val="7361C997"/>
    <w:rsid w:val="73713D3E"/>
    <w:rsid w:val="737A1565"/>
    <w:rsid w:val="73A45463"/>
    <w:rsid w:val="73BAA8E3"/>
    <w:rsid w:val="73D609CE"/>
    <w:rsid w:val="7456383E"/>
    <w:rsid w:val="7474FB95"/>
    <w:rsid w:val="74ACD55D"/>
    <w:rsid w:val="74AD14B5"/>
    <w:rsid w:val="74E086E1"/>
    <w:rsid w:val="74F17771"/>
    <w:rsid w:val="752A165A"/>
    <w:rsid w:val="755CD01A"/>
    <w:rsid w:val="7573AB9E"/>
    <w:rsid w:val="758AECDE"/>
    <w:rsid w:val="759B8328"/>
    <w:rsid w:val="75B1F4E5"/>
    <w:rsid w:val="75C958A0"/>
    <w:rsid w:val="76030249"/>
    <w:rsid w:val="761B9B0F"/>
    <w:rsid w:val="76BEABE6"/>
    <w:rsid w:val="76E673F1"/>
    <w:rsid w:val="7704C305"/>
    <w:rsid w:val="7801F43C"/>
    <w:rsid w:val="788658CE"/>
    <w:rsid w:val="78D2E6C6"/>
    <w:rsid w:val="78D481AE"/>
    <w:rsid w:val="796BA79F"/>
    <w:rsid w:val="7997FAC5"/>
    <w:rsid w:val="79B01781"/>
    <w:rsid w:val="79F8BBEA"/>
    <w:rsid w:val="7A023235"/>
    <w:rsid w:val="7A1932F3"/>
    <w:rsid w:val="7A3B8EC2"/>
    <w:rsid w:val="7A7C1CD3"/>
    <w:rsid w:val="7A85AB94"/>
    <w:rsid w:val="7B1942F0"/>
    <w:rsid w:val="7B9170D2"/>
    <w:rsid w:val="7C0D77EF"/>
    <w:rsid w:val="7D1012D3"/>
    <w:rsid w:val="7D3645E9"/>
    <w:rsid w:val="7DE89328"/>
    <w:rsid w:val="7E139B1C"/>
    <w:rsid w:val="7F7F64F2"/>
    <w:rsid w:val="7F83F34C"/>
    <w:rsid w:val="7FC07F80"/>
    <w:rsid w:val="7FE4E7F8"/>
    <w:rsid w:val="7FEDE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342DAC"/>
  <w15:chartTrackingRefBased/>
  <w15:docId w15:val="{C40C2822-4417-4654-8FB9-CC3FDFAF3E3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A4F84"/>
    <w:pPr>
      <w:overflowPunct w:val="0"/>
      <w:autoSpaceDE w:val="0"/>
      <w:autoSpaceDN w:val="0"/>
      <w:adjustRightInd w:val="0"/>
      <w:spacing w:after="120"/>
      <w:jc w:val="both"/>
      <w:textAlignment w:val="baseline"/>
    </w:pPr>
    <w:rPr>
      <w:sz w:val="26"/>
    </w:rPr>
  </w:style>
  <w:style w:type="paragraph" w:styleId="Heading1">
    <w:name w:val="heading 1"/>
    <w:basedOn w:val="Normal"/>
    <w:next w:val="Normal"/>
    <w:link w:val="Heading1Char"/>
    <w:autoRedefine/>
    <w:qFormat/>
    <w:rsid w:val="00C25B1E"/>
    <w:pPr>
      <w:keepNext/>
      <w:numPr>
        <w:numId w:val="2"/>
      </w:numPr>
      <w:overflowPunct/>
      <w:autoSpaceDE/>
      <w:autoSpaceDN/>
      <w:adjustRightInd/>
      <w:spacing w:before="120"/>
      <w:textAlignment w:val="auto"/>
      <w:outlineLvl w:val="0"/>
    </w:pPr>
    <w:rPr>
      <w:b/>
      <w:kern w:val="28"/>
      <w:sz w:val="28"/>
      <w:szCs w:val="24"/>
    </w:rPr>
  </w:style>
  <w:style w:type="paragraph" w:styleId="Heading2">
    <w:name w:val="heading 2"/>
    <w:basedOn w:val="Normal"/>
    <w:next w:val="Normal"/>
    <w:link w:val="Heading2Char"/>
    <w:autoRedefine/>
    <w:unhideWhenUsed/>
    <w:qFormat/>
    <w:rsid w:val="00B3100F"/>
    <w:pPr>
      <w:keepNext/>
      <w:numPr>
        <w:ilvl w:val="1"/>
        <w:numId w:val="2"/>
      </w:numPr>
      <w:overflowPunct/>
      <w:autoSpaceDE/>
      <w:autoSpaceDN/>
      <w:adjustRightInd/>
      <w:spacing w:before="120"/>
      <w:jc w:val="left"/>
      <w:textAlignment w:val="auto"/>
      <w:outlineLvl w:val="1"/>
    </w:pPr>
    <w:rPr>
      <w:rFonts w:cs="Arial"/>
      <w:b/>
      <w:szCs w:val="26"/>
    </w:rPr>
  </w:style>
  <w:style w:type="paragraph" w:styleId="Heading3">
    <w:name w:val="heading 3"/>
    <w:basedOn w:val="Normal"/>
    <w:next w:val="Normal"/>
    <w:link w:val="Heading3Char"/>
    <w:autoRedefine/>
    <w:unhideWhenUsed/>
    <w:qFormat/>
    <w:rsid w:val="003B6332"/>
    <w:pPr>
      <w:keepNext/>
      <w:numPr>
        <w:ilvl w:val="2"/>
        <w:numId w:val="2"/>
      </w:numPr>
      <w:overflowPunct/>
      <w:autoSpaceDE/>
      <w:autoSpaceDN/>
      <w:adjustRightInd/>
      <w:spacing w:before="120"/>
      <w:textAlignment w:val="auto"/>
      <w:outlineLvl w:val="2"/>
    </w:pPr>
    <w:rPr>
      <w:b/>
      <w:szCs w:val="22"/>
    </w:rPr>
  </w:style>
  <w:style w:type="paragraph" w:styleId="Heading4">
    <w:name w:val="heading 4"/>
    <w:basedOn w:val="Normal"/>
    <w:next w:val="Normal"/>
    <w:link w:val="Heading4Char"/>
    <w:unhideWhenUsed/>
    <w:qFormat/>
    <w:rsid w:val="00B52F48"/>
    <w:pPr>
      <w:keepNext/>
      <w:numPr>
        <w:ilvl w:val="3"/>
        <w:numId w:val="2"/>
      </w:numPr>
      <w:overflowPunct/>
      <w:autoSpaceDE/>
      <w:autoSpaceDN/>
      <w:adjustRightInd/>
      <w:spacing w:before="120"/>
      <w:textAlignment w:val="auto"/>
      <w:outlineLvl w:val="3"/>
    </w:pPr>
    <w:rPr>
      <w:b/>
      <w:i/>
    </w:rPr>
  </w:style>
  <w:style w:type="paragraph" w:styleId="Heading5">
    <w:name w:val="heading 5"/>
    <w:basedOn w:val="Normal"/>
    <w:next w:val="Normal"/>
    <w:link w:val="Heading5Char"/>
    <w:autoRedefine/>
    <w:unhideWhenUsed/>
    <w:qFormat/>
    <w:rsid w:val="000F0925"/>
    <w:pPr>
      <w:numPr>
        <w:ilvl w:val="4"/>
        <w:numId w:val="2"/>
      </w:numPr>
      <w:overflowPunct/>
      <w:autoSpaceDE/>
      <w:autoSpaceDN/>
      <w:adjustRightInd/>
      <w:spacing w:before="120"/>
      <w:textAlignment w:val="auto"/>
      <w:outlineLvl w:val="4"/>
    </w:pPr>
    <w:rPr>
      <w:rFonts w:ascii="Arial" w:hAnsi="Arial"/>
      <w:i/>
    </w:rPr>
  </w:style>
  <w:style w:type="paragraph" w:styleId="Heading6">
    <w:name w:val="heading 6"/>
    <w:basedOn w:val="Normal"/>
    <w:next w:val="Normal"/>
    <w:link w:val="Heading6Char"/>
    <w:semiHidden/>
    <w:unhideWhenUsed/>
    <w:qFormat/>
    <w:rsid w:val="00C323DB"/>
    <w:pPr>
      <w:numPr>
        <w:ilvl w:val="5"/>
        <w:numId w:val="2"/>
      </w:numPr>
      <w:overflowPunct/>
      <w:autoSpaceDE/>
      <w:autoSpaceDN/>
      <w:adjustRightInd/>
      <w:spacing w:before="120"/>
      <w:textAlignment w:val="auto"/>
      <w:outlineLvl w:val="5"/>
    </w:pPr>
    <w:rPr>
      <w:rFonts w:ascii="Arial" w:hAnsi="Arial"/>
      <w:i/>
      <w:sz w:val="22"/>
    </w:rPr>
  </w:style>
  <w:style w:type="paragraph" w:styleId="Heading7">
    <w:name w:val="heading 7"/>
    <w:basedOn w:val="Normal"/>
    <w:next w:val="Normal"/>
    <w:link w:val="Heading7Char"/>
    <w:uiPriority w:val="99"/>
    <w:semiHidden/>
    <w:unhideWhenUsed/>
    <w:qFormat/>
    <w:rsid w:val="00DC6DCB"/>
    <w:pPr>
      <w:numPr>
        <w:ilvl w:val="6"/>
        <w:numId w:val="2"/>
      </w:numPr>
      <w:overflowPunct/>
      <w:autoSpaceDE/>
      <w:autoSpaceDN/>
      <w:adjustRightInd/>
      <w:spacing w:before="240" w:after="60"/>
      <w:textAlignment w:val="auto"/>
      <w:outlineLvl w:val="6"/>
    </w:pPr>
    <w:rPr>
      <w:rFonts w:ascii="Arial" w:hAnsi="Arial"/>
      <w:sz w:val="20"/>
    </w:rPr>
  </w:style>
  <w:style w:type="paragraph" w:styleId="Heading8">
    <w:name w:val="heading 8"/>
    <w:basedOn w:val="Normal"/>
    <w:next w:val="Normal"/>
    <w:link w:val="Heading8Char"/>
    <w:uiPriority w:val="99"/>
    <w:semiHidden/>
    <w:unhideWhenUsed/>
    <w:qFormat/>
    <w:rsid w:val="00DC6DCB"/>
    <w:pPr>
      <w:numPr>
        <w:ilvl w:val="7"/>
        <w:numId w:val="2"/>
      </w:numPr>
      <w:overflowPunct/>
      <w:autoSpaceDE/>
      <w:autoSpaceDN/>
      <w:adjustRightInd/>
      <w:spacing w:before="240" w:after="60"/>
      <w:textAlignment w:val="auto"/>
      <w:outlineLvl w:val="7"/>
    </w:pPr>
    <w:rPr>
      <w:rFonts w:ascii="Arial" w:hAnsi="Arial"/>
      <w:i/>
      <w:sz w:val="20"/>
    </w:rPr>
  </w:style>
  <w:style w:type="paragraph" w:styleId="Heading9">
    <w:name w:val="heading 9"/>
    <w:basedOn w:val="Normal"/>
    <w:next w:val="Normal"/>
    <w:link w:val="Heading9Char"/>
    <w:uiPriority w:val="99"/>
    <w:semiHidden/>
    <w:unhideWhenUsed/>
    <w:qFormat/>
    <w:rsid w:val="00DC6DCB"/>
    <w:pPr>
      <w:numPr>
        <w:ilvl w:val="8"/>
        <w:numId w:val="2"/>
      </w:numPr>
      <w:overflowPunct/>
      <w:autoSpaceDE/>
      <w:autoSpaceDN/>
      <w:adjustRightInd/>
      <w:spacing w:before="240" w:after="60"/>
      <w:textAlignment w:val="auto"/>
      <w:outlineLvl w:val="8"/>
    </w:pPr>
    <w:rPr>
      <w:rFonts w:ascii="Arial" w:hAnsi="Arial"/>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semiHidden/>
    <w:pPr>
      <w:tabs>
        <w:tab w:val="center" w:pos="4153"/>
        <w:tab w:val="right" w:pos="8306"/>
      </w:tabs>
    </w:pPr>
    <w:rPr>
      <w:lang w:val="x-none" w:eastAsia="x-none"/>
    </w:rPr>
  </w:style>
  <w:style w:type="paragraph" w:styleId="Footer">
    <w:name w:val="footer"/>
    <w:basedOn w:val="Normal"/>
    <w:link w:val="FooterChar"/>
    <w:semiHidden/>
    <w:pPr>
      <w:tabs>
        <w:tab w:val="center" w:pos="4153"/>
        <w:tab w:val="right" w:pos="8306"/>
      </w:tabs>
    </w:pPr>
    <w:rPr>
      <w:lang w:val="x-none" w:eastAsia="x-none"/>
    </w:rPr>
  </w:style>
  <w:style w:type="character" w:styleId="PageNumber">
    <w:name w:val="page number"/>
    <w:basedOn w:val="DefaultParagraphFont"/>
    <w:semiHidden/>
  </w:style>
  <w:style w:type="paragraph" w:styleId="NormalFrancez" w:customStyle="1">
    <w:name w:val="Normal Francez"/>
    <w:basedOn w:val="Normal"/>
    <w:pPr>
      <w:widowControl w:val="0"/>
    </w:pPr>
    <w:rPr>
      <w:rFonts w:ascii="Arial" w:hAnsi="Arial"/>
      <w:b/>
      <w:sz w:val="22"/>
      <w:lang w:val="fr-FR"/>
    </w:rPr>
  </w:style>
  <w:style w:type="character" w:styleId="st" w:customStyle="1">
    <w:name w:val="st"/>
    <w:rsid w:val="00866B1C"/>
    <w:rPr>
      <w:rFonts w:cs=".VnTime"/>
    </w:rPr>
  </w:style>
  <w:style w:type="character" w:styleId="HeaderChar" w:customStyle="1">
    <w:name w:val="Header Char"/>
    <w:link w:val="Header"/>
    <w:semiHidden/>
    <w:locked/>
    <w:rsid w:val="00CD266D"/>
    <w:rPr>
      <w:rFonts w:ascii="VnTime" w:hAnsi="VnTime"/>
      <w:sz w:val="26"/>
    </w:rPr>
  </w:style>
  <w:style w:type="character" w:styleId="FooterChar" w:customStyle="1">
    <w:name w:val="Footer Char"/>
    <w:link w:val="Footer"/>
    <w:semiHidden/>
    <w:locked/>
    <w:rsid w:val="00CD266D"/>
    <w:rPr>
      <w:rFonts w:ascii="VnTime" w:hAnsi="VnTime"/>
      <w:sz w:val="26"/>
    </w:rPr>
  </w:style>
  <w:style w:type="table" w:styleId="TableGrid">
    <w:name w:val="Table Grid"/>
    <w:aliases w:val="Hidden Table"/>
    <w:basedOn w:val="TableNormal"/>
    <w:uiPriority w:val="39"/>
    <w:rsid w:val="00C2782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4A77C0"/>
    <w:rPr>
      <w:rFonts w:ascii="Tahoma" w:hAnsi="Tahoma"/>
      <w:sz w:val="16"/>
      <w:szCs w:val="16"/>
      <w:lang w:val="x-none" w:eastAsia="x-none"/>
    </w:rPr>
  </w:style>
  <w:style w:type="character" w:styleId="BalloonTextChar" w:customStyle="1">
    <w:name w:val="Balloon Text Char"/>
    <w:link w:val="BalloonText"/>
    <w:uiPriority w:val="99"/>
    <w:semiHidden/>
    <w:rsid w:val="004A77C0"/>
    <w:rPr>
      <w:rFonts w:ascii="Tahoma" w:hAnsi="Tahoma" w:cs="Tahoma"/>
      <w:sz w:val="16"/>
      <w:szCs w:val="16"/>
    </w:rPr>
  </w:style>
  <w:style w:type="character" w:styleId="Heading1Char" w:customStyle="1">
    <w:name w:val="Heading 1 Char"/>
    <w:basedOn w:val="DefaultParagraphFont"/>
    <w:link w:val="Heading1"/>
    <w:rsid w:val="00C25B1E"/>
    <w:rPr>
      <w:b/>
      <w:kern w:val="28"/>
      <w:sz w:val="28"/>
      <w:szCs w:val="24"/>
    </w:rPr>
  </w:style>
  <w:style w:type="character" w:styleId="Heading2Char" w:customStyle="1">
    <w:name w:val="Heading 2 Char"/>
    <w:basedOn w:val="DefaultParagraphFont"/>
    <w:link w:val="Heading2"/>
    <w:rsid w:val="00B3100F"/>
    <w:rPr>
      <w:rFonts w:cs="Arial"/>
      <w:b/>
      <w:sz w:val="26"/>
      <w:szCs w:val="26"/>
    </w:rPr>
  </w:style>
  <w:style w:type="character" w:styleId="Heading3Char" w:customStyle="1">
    <w:name w:val="Heading 3 Char"/>
    <w:basedOn w:val="DefaultParagraphFont"/>
    <w:link w:val="Heading3"/>
    <w:rsid w:val="003B6332"/>
    <w:rPr>
      <w:b/>
      <w:sz w:val="26"/>
      <w:szCs w:val="22"/>
    </w:rPr>
  </w:style>
  <w:style w:type="character" w:styleId="Heading4Char" w:customStyle="1">
    <w:name w:val="Heading 4 Char"/>
    <w:basedOn w:val="DefaultParagraphFont"/>
    <w:link w:val="Heading4"/>
    <w:rsid w:val="00B52F48"/>
    <w:rPr>
      <w:b/>
      <w:i/>
      <w:sz w:val="26"/>
    </w:rPr>
  </w:style>
  <w:style w:type="character" w:styleId="Heading5Char" w:customStyle="1">
    <w:name w:val="Heading 5 Char"/>
    <w:basedOn w:val="DefaultParagraphFont"/>
    <w:link w:val="Heading5"/>
    <w:rsid w:val="000F0925"/>
    <w:rPr>
      <w:rFonts w:ascii="Arial" w:hAnsi="Arial"/>
      <w:i/>
      <w:sz w:val="26"/>
    </w:rPr>
  </w:style>
  <w:style w:type="character" w:styleId="Heading6Char" w:customStyle="1">
    <w:name w:val="Heading 6 Char"/>
    <w:basedOn w:val="DefaultParagraphFont"/>
    <w:link w:val="Heading6"/>
    <w:semiHidden/>
    <w:rsid w:val="00C323DB"/>
    <w:rPr>
      <w:rFonts w:ascii="Arial" w:hAnsi="Arial"/>
      <w:i/>
      <w:sz w:val="22"/>
    </w:rPr>
  </w:style>
  <w:style w:type="character" w:styleId="Heading7Char" w:customStyle="1">
    <w:name w:val="Heading 7 Char"/>
    <w:basedOn w:val="DefaultParagraphFont"/>
    <w:link w:val="Heading7"/>
    <w:uiPriority w:val="99"/>
    <w:semiHidden/>
    <w:rsid w:val="00DC6DCB"/>
    <w:rPr>
      <w:rFonts w:ascii="Arial" w:hAnsi="Arial"/>
    </w:rPr>
  </w:style>
  <w:style w:type="character" w:styleId="Heading8Char" w:customStyle="1">
    <w:name w:val="Heading 8 Char"/>
    <w:basedOn w:val="DefaultParagraphFont"/>
    <w:link w:val="Heading8"/>
    <w:uiPriority w:val="99"/>
    <w:semiHidden/>
    <w:rsid w:val="00DC6DCB"/>
    <w:rPr>
      <w:rFonts w:ascii="Arial" w:hAnsi="Arial"/>
      <w:i/>
    </w:rPr>
  </w:style>
  <w:style w:type="character" w:styleId="Heading9Char" w:customStyle="1">
    <w:name w:val="Heading 9 Char"/>
    <w:basedOn w:val="DefaultParagraphFont"/>
    <w:link w:val="Heading9"/>
    <w:uiPriority w:val="99"/>
    <w:semiHidden/>
    <w:rsid w:val="00DC6DCB"/>
    <w:rPr>
      <w:rFonts w:ascii="Arial" w:hAnsi="Arial"/>
      <w:i/>
      <w:sz w:val="18"/>
    </w:rPr>
  </w:style>
  <w:style w:type="paragraph" w:styleId="ListParagraph">
    <w:name w:val="List Paragraph"/>
    <w:aliases w:val="head2"/>
    <w:basedOn w:val="Normal"/>
    <w:link w:val="ListParagraphChar"/>
    <w:uiPriority w:val="34"/>
    <w:qFormat/>
    <w:rsid w:val="00124E6F"/>
    <w:pPr>
      <w:ind w:left="720"/>
      <w:contextualSpacing/>
    </w:pPr>
  </w:style>
  <w:style w:type="paragraph" w:styleId="TOCHeading">
    <w:name w:val="TOC Heading"/>
    <w:basedOn w:val="Heading1"/>
    <w:next w:val="Normal"/>
    <w:uiPriority w:val="39"/>
    <w:unhideWhenUsed/>
    <w:qFormat/>
    <w:rsid w:val="00C444DB"/>
    <w:pPr>
      <w:keepLines/>
      <w:numPr>
        <w:numId w:val="0"/>
      </w:numPr>
      <w:spacing w:line="259" w:lineRule="auto"/>
      <w:outlineLvl w:val="9"/>
    </w:pPr>
    <w:rPr>
      <w:rFonts w:asciiTheme="majorHAnsi" w:hAnsiTheme="majorHAnsi" w:eastAsiaTheme="majorEastAsia" w:cstheme="majorBidi"/>
      <w:b w:val="0"/>
      <w:color w:val="2E74B5" w:themeColor="accent1" w:themeShade="BF"/>
      <w:kern w:val="0"/>
      <w:sz w:val="32"/>
      <w:szCs w:val="32"/>
    </w:rPr>
  </w:style>
  <w:style w:type="paragraph" w:styleId="TOC1">
    <w:name w:val="toc 1"/>
    <w:basedOn w:val="Normal"/>
    <w:next w:val="Normal"/>
    <w:autoRedefine/>
    <w:uiPriority w:val="39"/>
    <w:unhideWhenUsed/>
    <w:rsid w:val="00C444DB"/>
    <w:pPr>
      <w:spacing w:after="100"/>
    </w:pPr>
  </w:style>
  <w:style w:type="paragraph" w:styleId="TOC2">
    <w:name w:val="toc 2"/>
    <w:basedOn w:val="Normal"/>
    <w:next w:val="Normal"/>
    <w:autoRedefine/>
    <w:uiPriority w:val="39"/>
    <w:unhideWhenUsed/>
    <w:rsid w:val="00C444DB"/>
    <w:pPr>
      <w:spacing w:after="100"/>
      <w:ind w:left="260"/>
    </w:pPr>
  </w:style>
  <w:style w:type="character" w:styleId="Hyperlink">
    <w:name w:val="Hyperlink"/>
    <w:basedOn w:val="DefaultParagraphFont"/>
    <w:uiPriority w:val="99"/>
    <w:unhideWhenUsed/>
    <w:rsid w:val="00C444DB"/>
    <w:rPr>
      <w:color w:val="0563C1" w:themeColor="hyperlink"/>
      <w:u w:val="single"/>
    </w:rPr>
  </w:style>
  <w:style w:type="paragraph" w:styleId="FirstLevelBullet" w:customStyle="1">
    <w:name w:val="First Level Bullet"/>
    <w:basedOn w:val="ListParagraph"/>
    <w:link w:val="FirstLevelBulletChar"/>
    <w:qFormat/>
    <w:rsid w:val="00C444DB"/>
    <w:pPr>
      <w:numPr>
        <w:numId w:val="1"/>
      </w:numPr>
      <w:spacing w:before="120"/>
    </w:pPr>
    <w:rPr>
      <w:szCs w:val="26"/>
    </w:rPr>
  </w:style>
  <w:style w:type="paragraph" w:styleId="SecondLevelBullet" w:customStyle="1">
    <w:name w:val="Second Level Bullet"/>
    <w:basedOn w:val="FirstLevelBullet"/>
    <w:link w:val="SecondLevelBulletChar"/>
    <w:qFormat/>
    <w:rsid w:val="00C444DB"/>
    <w:pPr>
      <w:numPr>
        <w:ilvl w:val="1"/>
      </w:numPr>
    </w:pPr>
  </w:style>
  <w:style w:type="character" w:styleId="ListParagraphChar" w:customStyle="1">
    <w:name w:val="List Paragraph Char"/>
    <w:aliases w:val="head2 Char"/>
    <w:basedOn w:val="DefaultParagraphFont"/>
    <w:link w:val="ListParagraph"/>
    <w:uiPriority w:val="34"/>
    <w:rsid w:val="00C444DB"/>
    <w:rPr>
      <w:rFonts w:ascii="VnTime" w:hAnsi="VnTime"/>
      <w:sz w:val="26"/>
    </w:rPr>
  </w:style>
  <w:style w:type="character" w:styleId="FirstLevelBulletChar" w:customStyle="1">
    <w:name w:val="First Level Bullet Char"/>
    <w:basedOn w:val="ListParagraphChar"/>
    <w:link w:val="FirstLevelBullet"/>
    <w:rsid w:val="00C444DB"/>
    <w:rPr>
      <w:rFonts w:ascii="VnTime" w:hAnsi="VnTime"/>
      <w:sz w:val="26"/>
      <w:szCs w:val="26"/>
    </w:rPr>
  </w:style>
  <w:style w:type="paragraph" w:styleId="TableHeader" w:customStyle="1">
    <w:name w:val="Table Header"/>
    <w:basedOn w:val="Normal"/>
    <w:rsid w:val="00D340E1"/>
    <w:pPr>
      <w:overflowPunct/>
      <w:autoSpaceDE/>
      <w:autoSpaceDN/>
      <w:adjustRightInd/>
      <w:spacing w:before="60" w:after="60"/>
      <w:textAlignment w:val="auto"/>
    </w:pPr>
    <w:rPr>
      <w:rFonts w:ascii="Segoe UI" w:hAnsi="Segoe UI" w:cs="Segoe UI"/>
      <w:b/>
      <w:bCs/>
      <w:color w:val="FFFFFF"/>
      <w:sz w:val="20"/>
      <w:lang w:val="en-NZ"/>
    </w:rPr>
  </w:style>
  <w:style w:type="character" w:styleId="SecondLevelBulletChar" w:customStyle="1">
    <w:name w:val="Second Level Bullet Char"/>
    <w:basedOn w:val="FirstLevelBulletChar"/>
    <w:link w:val="SecondLevelBullet"/>
    <w:rsid w:val="00C444DB"/>
    <w:rPr>
      <w:rFonts w:ascii="VnTime" w:hAnsi="VnTime"/>
      <w:sz w:val="26"/>
      <w:szCs w:val="26"/>
    </w:rPr>
  </w:style>
  <w:style w:type="paragraph" w:styleId="Caption">
    <w:name w:val="caption"/>
    <w:basedOn w:val="Normal"/>
    <w:next w:val="Normal"/>
    <w:uiPriority w:val="35"/>
    <w:unhideWhenUsed/>
    <w:qFormat/>
    <w:rsid w:val="00A95610"/>
    <w:pPr>
      <w:overflowPunct/>
      <w:autoSpaceDE/>
      <w:autoSpaceDN/>
      <w:adjustRightInd/>
      <w:spacing w:after="200" w:line="276" w:lineRule="auto"/>
      <w:jc w:val="center"/>
      <w:textAlignment w:val="auto"/>
    </w:pPr>
    <w:rPr>
      <w:rFonts w:eastAsia="Calibri" w:cs="Segoe UI"/>
      <w:b/>
      <w:bCs/>
      <w:i/>
    </w:rPr>
  </w:style>
  <w:style w:type="paragraph" w:styleId="TableofFigures">
    <w:name w:val="table of figures"/>
    <w:basedOn w:val="Normal"/>
    <w:next w:val="Normal"/>
    <w:uiPriority w:val="99"/>
    <w:unhideWhenUsed/>
    <w:rsid w:val="00E86FAE"/>
  </w:style>
  <w:style w:type="paragraph" w:styleId="FootnoteText">
    <w:name w:val="footnote text"/>
    <w:basedOn w:val="Normal"/>
    <w:link w:val="FootnoteTextChar"/>
    <w:uiPriority w:val="99"/>
    <w:semiHidden/>
    <w:unhideWhenUsed/>
    <w:rsid w:val="00E67D14"/>
    <w:rPr>
      <w:sz w:val="20"/>
    </w:rPr>
  </w:style>
  <w:style w:type="character" w:styleId="FootnoteTextChar" w:customStyle="1">
    <w:name w:val="Footnote Text Char"/>
    <w:basedOn w:val="DefaultParagraphFont"/>
    <w:link w:val="FootnoteText"/>
    <w:uiPriority w:val="99"/>
    <w:semiHidden/>
    <w:rsid w:val="00E67D14"/>
  </w:style>
  <w:style w:type="character" w:styleId="FootnoteReference">
    <w:name w:val="footnote reference"/>
    <w:basedOn w:val="DefaultParagraphFont"/>
    <w:uiPriority w:val="99"/>
    <w:semiHidden/>
    <w:unhideWhenUsed/>
    <w:rsid w:val="00E67D14"/>
    <w:rPr>
      <w:vertAlign w:val="superscript"/>
    </w:rPr>
  </w:style>
  <w:style w:type="paragraph" w:styleId="LandscapeHeading1" w:customStyle="1">
    <w:name w:val="Landscape Heading 1"/>
    <w:basedOn w:val="Heading1"/>
    <w:link w:val="LandscapeHeading1Char"/>
    <w:qFormat/>
    <w:rsid w:val="00845A0E"/>
    <w:pPr>
      <w:ind w:left="720"/>
    </w:pPr>
  </w:style>
  <w:style w:type="paragraph" w:styleId="LandscapeNormal" w:customStyle="1">
    <w:name w:val="Landscape Normal"/>
    <w:basedOn w:val="Normal"/>
    <w:link w:val="LandscapeNormalChar"/>
    <w:qFormat/>
    <w:rsid w:val="00EF0FE4"/>
    <w:pPr>
      <w:ind w:left="720"/>
    </w:pPr>
  </w:style>
  <w:style w:type="character" w:styleId="LandscapeHeading1Char" w:customStyle="1">
    <w:name w:val="Landscape Heading 1 Char"/>
    <w:basedOn w:val="Heading1Char"/>
    <w:link w:val="LandscapeHeading1"/>
    <w:rsid w:val="00845A0E"/>
    <w:rPr>
      <w:b/>
      <w:kern w:val="28"/>
      <w:sz w:val="28"/>
      <w:szCs w:val="24"/>
    </w:rPr>
  </w:style>
  <w:style w:type="paragraph" w:styleId="LandscapeHeading2" w:customStyle="1">
    <w:name w:val="Landscape Heading 2"/>
    <w:basedOn w:val="Heading2"/>
    <w:link w:val="LandscapeHeading2Char"/>
    <w:qFormat/>
    <w:rsid w:val="00F309B7"/>
    <w:pPr>
      <w:ind w:left="720"/>
    </w:pPr>
  </w:style>
  <w:style w:type="character" w:styleId="LandscapeNormalChar" w:customStyle="1">
    <w:name w:val="Landscape Normal Char"/>
    <w:basedOn w:val="DefaultParagraphFont"/>
    <w:link w:val="LandscapeNormal"/>
    <w:rsid w:val="00EF0FE4"/>
    <w:rPr>
      <w:sz w:val="26"/>
    </w:rPr>
  </w:style>
  <w:style w:type="paragraph" w:styleId="LandscapeHeading3" w:customStyle="1">
    <w:name w:val="Landscape Heading 3"/>
    <w:basedOn w:val="Heading3"/>
    <w:link w:val="LandscapeHeading3Char"/>
    <w:qFormat/>
    <w:rsid w:val="00F309B7"/>
    <w:pPr>
      <w:ind w:left="720"/>
    </w:pPr>
  </w:style>
  <w:style w:type="character" w:styleId="LandscapeHeading2Char" w:customStyle="1">
    <w:name w:val="Landscape Heading 2 Char"/>
    <w:basedOn w:val="Heading2Char"/>
    <w:link w:val="LandscapeHeading2"/>
    <w:rsid w:val="00F309B7"/>
    <w:rPr>
      <w:rFonts w:cs="Arial"/>
      <w:b/>
      <w:sz w:val="26"/>
      <w:szCs w:val="26"/>
    </w:rPr>
  </w:style>
  <w:style w:type="paragraph" w:styleId="LandscapeHeading4" w:customStyle="1">
    <w:name w:val="Landscape Heading 4"/>
    <w:basedOn w:val="Heading4"/>
    <w:link w:val="LandscapeHeading4Char"/>
    <w:qFormat/>
    <w:rsid w:val="00F309B7"/>
    <w:pPr>
      <w:ind w:left="720"/>
    </w:pPr>
  </w:style>
  <w:style w:type="character" w:styleId="LandscapeHeading3Char" w:customStyle="1">
    <w:name w:val="Landscape Heading 3 Char"/>
    <w:basedOn w:val="Heading3Char"/>
    <w:link w:val="LandscapeHeading3"/>
    <w:rsid w:val="00F309B7"/>
    <w:rPr>
      <w:b/>
      <w:sz w:val="26"/>
      <w:szCs w:val="22"/>
    </w:rPr>
  </w:style>
  <w:style w:type="paragraph" w:styleId="LandscapeHeading5" w:customStyle="1">
    <w:name w:val="Landscape Heading 5"/>
    <w:basedOn w:val="Heading5"/>
    <w:link w:val="LandscapeHeading5Char"/>
    <w:qFormat/>
    <w:rsid w:val="00A95610"/>
    <w:pPr>
      <w:ind w:left="720"/>
    </w:pPr>
    <w:rPr>
      <w:rFonts w:ascii="Times New Roman" w:hAnsi="Times New Roman"/>
    </w:rPr>
  </w:style>
  <w:style w:type="character" w:styleId="LandscapeHeading4Char" w:customStyle="1">
    <w:name w:val="Landscape Heading 4 Char"/>
    <w:basedOn w:val="Heading4Char"/>
    <w:link w:val="LandscapeHeading4"/>
    <w:rsid w:val="00F309B7"/>
    <w:rPr>
      <w:b/>
      <w:i/>
      <w:sz w:val="26"/>
    </w:rPr>
  </w:style>
  <w:style w:type="paragraph" w:styleId="LandscapeFirstLevelBullet" w:customStyle="1">
    <w:name w:val="Landscape First Level Bullet"/>
    <w:basedOn w:val="FirstLevelBullet"/>
    <w:link w:val="LandscapeFirstLevelBulletChar"/>
    <w:qFormat/>
    <w:rsid w:val="00C323DB"/>
    <w:pPr>
      <w:ind w:left="1080"/>
    </w:pPr>
  </w:style>
  <w:style w:type="character" w:styleId="LandscapeHeading5Char" w:customStyle="1">
    <w:name w:val="Landscape Heading 5 Char"/>
    <w:basedOn w:val="Heading5Char"/>
    <w:link w:val="LandscapeHeading5"/>
    <w:rsid w:val="00A95610"/>
    <w:rPr>
      <w:rFonts w:ascii="Arial" w:hAnsi="Arial"/>
      <w:i/>
      <w:sz w:val="26"/>
    </w:rPr>
  </w:style>
  <w:style w:type="paragraph" w:styleId="LandscapeSecondLevelBullet" w:customStyle="1">
    <w:name w:val="Landscape Second Level Bullet"/>
    <w:basedOn w:val="SecondLevelBullet"/>
    <w:link w:val="LandscapeSecondLevelBulletChar"/>
    <w:qFormat/>
    <w:rsid w:val="00F309B7"/>
  </w:style>
  <w:style w:type="character" w:styleId="LandscapeFirstLevelBulletChar" w:customStyle="1">
    <w:name w:val="Landscape First Level Bullet Char"/>
    <w:basedOn w:val="FirstLevelBulletChar"/>
    <w:link w:val="LandscapeFirstLevelBullet"/>
    <w:rsid w:val="00C323DB"/>
    <w:rPr>
      <w:rFonts w:ascii="VnTime" w:hAnsi="VnTime"/>
      <w:sz w:val="26"/>
      <w:szCs w:val="26"/>
    </w:rPr>
  </w:style>
  <w:style w:type="paragraph" w:styleId="TOC3">
    <w:name w:val="toc 3"/>
    <w:basedOn w:val="Normal"/>
    <w:next w:val="Normal"/>
    <w:autoRedefine/>
    <w:uiPriority w:val="39"/>
    <w:unhideWhenUsed/>
    <w:rsid w:val="00845A0E"/>
    <w:pPr>
      <w:spacing w:after="100"/>
      <w:ind w:left="520"/>
    </w:pPr>
  </w:style>
  <w:style w:type="character" w:styleId="LandscapeSecondLevelBulletChar" w:customStyle="1">
    <w:name w:val="Landscape Second Level Bullet Char"/>
    <w:basedOn w:val="SecondLevelBulletChar"/>
    <w:link w:val="LandscapeSecondLevelBullet"/>
    <w:rsid w:val="00F309B7"/>
    <w:rPr>
      <w:rFonts w:ascii="VnTime" w:hAnsi="VnTime"/>
      <w:sz w:val="26"/>
      <w:szCs w:val="26"/>
    </w:rPr>
  </w:style>
  <w:style w:type="paragraph" w:styleId="HeaderFooter" w:customStyle="1">
    <w:name w:val="Header Footer"/>
    <w:link w:val="HeaderFooterChar"/>
    <w:qFormat/>
    <w:rsid w:val="00EA4F84"/>
    <w:pPr>
      <w:tabs>
        <w:tab w:val="center" w:pos="4153"/>
        <w:tab w:val="right" w:pos="8306"/>
      </w:tabs>
      <w:spacing w:before="200"/>
      <w:jc w:val="center"/>
    </w:pPr>
    <w:rPr>
      <w:b/>
      <w:noProof/>
      <w:sz w:val="22"/>
      <w:szCs w:val="24"/>
    </w:rPr>
  </w:style>
  <w:style w:type="paragraph" w:styleId="HeaderFooter2" w:customStyle="1">
    <w:name w:val="Header Footer 2"/>
    <w:link w:val="HeaderFooter2Char"/>
    <w:qFormat/>
    <w:rsid w:val="00EA4F84"/>
    <w:pPr>
      <w:jc w:val="center"/>
    </w:pPr>
    <w:rPr>
      <w:sz w:val="14"/>
      <w:szCs w:val="14"/>
    </w:rPr>
  </w:style>
  <w:style w:type="paragraph" w:styleId="BodyText">
    <w:name w:val="Body Text"/>
    <w:basedOn w:val="Normal"/>
    <w:link w:val="BodyTextChar"/>
    <w:uiPriority w:val="99"/>
    <w:semiHidden/>
    <w:unhideWhenUsed/>
    <w:rsid w:val="00655107"/>
  </w:style>
  <w:style w:type="character" w:styleId="BodyTextChar" w:customStyle="1">
    <w:name w:val="Body Text Char"/>
    <w:basedOn w:val="DefaultParagraphFont"/>
    <w:link w:val="BodyText"/>
    <w:uiPriority w:val="99"/>
    <w:semiHidden/>
    <w:rsid w:val="00655107"/>
    <w:rPr>
      <w:sz w:val="26"/>
    </w:rPr>
  </w:style>
  <w:style w:type="character" w:styleId="HeaderFooterChar" w:customStyle="1">
    <w:name w:val="Header Footer Char"/>
    <w:basedOn w:val="BodyTextChar"/>
    <w:link w:val="HeaderFooter"/>
    <w:rsid w:val="00EA4F84"/>
    <w:rPr>
      <w:b/>
      <w:noProof/>
      <w:sz w:val="22"/>
      <w:szCs w:val="24"/>
    </w:rPr>
  </w:style>
  <w:style w:type="character" w:styleId="HeaderFooter2Char" w:customStyle="1">
    <w:name w:val="Header Footer 2 Char"/>
    <w:basedOn w:val="DefaultParagraphFont"/>
    <w:link w:val="HeaderFooter2"/>
    <w:rsid w:val="00EA4F84"/>
    <w:rPr>
      <w:sz w:val="14"/>
      <w:szCs w:val="14"/>
    </w:rPr>
  </w:style>
  <w:style w:type="paragraph" w:styleId="ANSVNormal1" w:customStyle="1">
    <w:name w:val="ANSV Normal 1"/>
    <w:basedOn w:val="Normal"/>
    <w:link w:val="ANSVNormal1Char"/>
    <w:qFormat/>
    <w:rsid w:val="005E427F"/>
    <w:pPr>
      <w:overflowPunct/>
      <w:autoSpaceDE/>
      <w:autoSpaceDN/>
      <w:adjustRightInd/>
      <w:spacing w:line="360" w:lineRule="auto"/>
      <w:textAlignment w:val="auto"/>
    </w:pPr>
    <w:rPr>
      <w:rFonts w:ascii="Segoe UI" w:hAnsi="Segoe UI" w:eastAsia="Calibri" w:cs="Segoe UI"/>
      <w:noProof/>
      <w:sz w:val="24"/>
    </w:rPr>
  </w:style>
  <w:style w:type="character" w:styleId="ANSVNormal1Char" w:customStyle="1">
    <w:name w:val="ANSV Normal 1 Char"/>
    <w:basedOn w:val="DefaultParagraphFont"/>
    <w:link w:val="ANSVNormal1"/>
    <w:rsid w:val="005E427F"/>
    <w:rPr>
      <w:rFonts w:ascii="Segoe UI" w:hAnsi="Segoe UI" w:eastAsia="Calibri" w:cs="Segoe UI"/>
      <w:noProof/>
      <w:sz w:val="24"/>
    </w:rPr>
  </w:style>
  <w:style w:type="table" w:styleId="TableGridLight1" w:customStyle="1">
    <w:name w:val="Table Grid Light1"/>
    <w:basedOn w:val="TableNormal"/>
    <w:uiPriority w:val="40"/>
    <w:rsid w:val="00A741DE"/>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ANSVNormal" w:customStyle="1">
    <w:name w:val="ANSV Normal"/>
    <w:basedOn w:val="Normal"/>
    <w:autoRedefine/>
    <w:qFormat/>
    <w:rsid w:val="00D855BA"/>
    <w:pPr>
      <w:overflowPunct/>
      <w:autoSpaceDE/>
      <w:autoSpaceDN/>
      <w:adjustRightInd/>
      <w:spacing w:before="120"/>
      <w:ind w:left="720"/>
      <w:jc w:val="left"/>
      <w:textAlignment w:val="auto"/>
    </w:pPr>
    <w:rPr>
      <w:rFonts w:eastAsia="Calibri" w:cs="Segoe UI"/>
      <w:szCs w:val="26"/>
    </w:rPr>
  </w:style>
  <w:style w:type="character" w:styleId="CommentReference">
    <w:name w:val="annotation reference"/>
    <w:basedOn w:val="DefaultParagraphFont"/>
    <w:uiPriority w:val="99"/>
    <w:semiHidden/>
    <w:unhideWhenUsed/>
    <w:rsid w:val="00B943A6"/>
    <w:rPr>
      <w:sz w:val="16"/>
      <w:szCs w:val="16"/>
    </w:rPr>
  </w:style>
  <w:style w:type="paragraph" w:styleId="CommentText">
    <w:name w:val="annotation text"/>
    <w:basedOn w:val="Normal"/>
    <w:link w:val="CommentTextChar"/>
    <w:uiPriority w:val="99"/>
    <w:semiHidden/>
    <w:unhideWhenUsed/>
    <w:rsid w:val="00B943A6"/>
    <w:rPr>
      <w:sz w:val="20"/>
    </w:rPr>
  </w:style>
  <w:style w:type="character" w:styleId="CommentTextChar" w:customStyle="1">
    <w:name w:val="Comment Text Char"/>
    <w:basedOn w:val="DefaultParagraphFont"/>
    <w:link w:val="CommentText"/>
    <w:uiPriority w:val="99"/>
    <w:semiHidden/>
    <w:rsid w:val="00B943A6"/>
  </w:style>
  <w:style w:type="paragraph" w:styleId="CommentSubject">
    <w:name w:val="annotation subject"/>
    <w:basedOn w:val="CommentText"/>
    <w:next w:val="CommentText"/>
    <w:link w:val="CommentSubjectChar"/>
    <w:uiPriority w:val="99"/>
    <w:semiHidden/>
    <w:unhideWhenUsed/>
    <w:rsid w:val="00B943A6"/>
    <w:rPr>
      <w:b/>
      <w:bCs/>
    </w:rPr>
  </w:style>
  <w:style w:type="character" w:styleId="CommentSubjectChar" w:customStyle="1">
    <w:name w:val="Comment Subject Char"/>
    <w:basedOn w:val="CommentTextChar"/>
    <w:link w:val="CommentSubject"/>
    <w:uiPriority w:val="99"/>
    <w:semiHidden/>
    <w:rsid w:val="00B943A6"/>
    <w:rPr>
      <w:b/>
      <w:bCs/>
    </w:rPr>
  </w:style>
  <w:style w:type="paragraph" w:styleId="Index1">
    <w:name w:val="index 1"/>
    <w:basedOn w:val="Normal"/>
    <w:next w:val="Normal"/>
    <w:autoRedefine/>
    <w:uiPriority w:val="99"/>
    <w:semiHidden/>
    <w:unhideWhenUsed/>
    <w:rsid w:val="001448CB"/>
    <w:pPr>
      <w:spacing w:after="0"/>
      <w:ind w:left="260" w:hanging="260"/>
    </w:pPr>
  </w:style>
  <w:style w:type="character" w:styleId="UnresolvedMention1" w:customStyle="1">
    <w:name w:val="Unresolved Mention1"/>
    <w:basedOn w:val="DefaultParagraphFont"/>
    <w:uiPriority w:val="99"/>
    <w:semiHidden/>
    <w:unhideWhenUsed/>
    <w:rsid w:val="001A5AE9"/>
    <w:rPr>
      <w:color w:val="605E5C"/>
      <w:shd w:val="clear" w:color="auto" w:fill="E1DFDD"/>
    </w:rPr>
  </w:style>
  <w:style w:type="character" w:styleId="fontstyle01" w:customStyle="1">
    <w:name w:val="fontstyle01"/>
    <w:basedOn w:val="DefaultParagraphFont"/>
    <w:rsid w:val="00CC183B"/>
    <w:rPr>
      <w:rFonts w:hint="default" w:ascii="CourierNewPSMT" w:hAnsi="CourierNewPSMT"/>
      <w:b w:val="0"/>
      <w:bCs w:val="0"/>
      <w:i w:val="0"/>
      <w:iCs w:val="0"/>
      <w:color w:val="000000"/>
      <w:sz w:val="20"/>
      <w:szCs w:val="20"/>
    </w:rPr>
  </w:style>
  <w:style w:type="character" w:styleId="fontstyle21" w:customStyle="1">
    <w:name w:val="fontstyle21"/>
    <w:basedOn w:val="DefaultParagraphFont"/>
    <w:rsid w:val="00CC183B"/>
    <w:rPr>
      <w:rFonts w:hint="default" w:ascii="TimesNewRomanPS-BoldMT" w:hAnsi="TimesNewRomanPS-BoldMT"/>
      <w:b/>
      <w:bCs/>
      <w:i w:val="0"/>
      <w:iCs w:val="0"/>
      <w:color w:val="000000"/>
      <w:sz w:val="22"/>
      <w:szCs w:val="22"/>
    </w:rPr>
  </w:style>
  <w:style w:type="paragraph" w:styleId="TOC4">
    <w:name w:val="toc 4"/>
    <w:basedOn w:val="Normal"/>
    <w:next w:val="Normal"/>
    <w:autoRedefine/>
    <w:uiPriority w:val="39"/>
    <w:unhideWhenUsed/>
    <w:rsid w:val="002757B0"/>
    <w:pPr>
      <w:overflowPunct/>
      <w:autoSpaceDE/>
      <w:autoSpaceDN/>
      <w:adjustRightInd/>
      <w:spacing w:after="100" w:line="259" w:lineRule="auto"/>
      <w:ind w:left="660"/>
      <w:jc w:val="left"/>
      <w:textAlignment w:val="auto"/>
    </w:pPr>
    <w:rPr>
      <w:rFonts w:asciiTheme="minorHAnsi" w:hAnsiTheme="minorHAnsi" w:eastAsiaTheme="minorEastAsia" w:cstheme="minorBidi"/>
      <w:sz w:val="22"/>
      <w:szCs w:val="22"/>
      <w:lang w:val="en-GB" w:eastAsia="en-GB"/>
    </w:rPr>
  </w:style>
  <w:style w:type="paragraph" w:styleId="TOC5">
    <w:name w:val="toc 5"/>
    <w:basedOn w:val="Normal"/>
    <w:next w:val="Normal"/>
    <w:autoRedefine/>
    <w:uiPriority w:val="39"/>
    <w:unhideWhenUsed/>
    <w:rsid w:val="002757B0"/>
    <w:pPr>
      <w:overflowPunct/>
      <w:autoSpaceDE/>
      <w:autoSpaceDN/>
      <w:adjustRightInd/>
      <w:spacing w:after="100" w:line="259" w:lineRule="auto"/>
      <w:ind w:left="880"/>
      <w:jc w:val="left"/>
      <w:textAlignment w:val="auto"/>
    </w:pPr>
    <w:rPr>
      <w:rFonts w:asciiTheme="minorHAnsi" w:hAnsiTheme="minorHAnsi" w:eastAsiaTheme="minorEastAsia" w:cstheme="minorBidi"/>
      <w:sz w:val="22"/>
      <w:szCs w:val="22"/>
      <w:lang w:val="en-GB" w:eastAsia="en-GB"/>
    </w:rPr>
  </w:style>
  <w:style w:type="paragraph" w:styleId="TOC6">
    <w:name w:val="toc 6"/>
    <w:basedOn w:val="Normal"/>
    <w:next w:val="Normal"/>
    <w:autoRedefine/>
    <w:uiPriority w:val="39"/>
    <w:unhideWhenUsed/>
    <w:rsid w:val="002757B0"/>
    <w:pPr>
      <w:overflowPunct/>
      <w:autoSpaceDE/>
      <w:autoSpaceDN/>
      <w:adjustRightInd/>
      <w:spacing w:after="100" w:line="259" w:lineRule="auto"/>
      <w:ind w:left="1100"/>
      <w:jc w:val="left"/>
      <w:textAlignment w:val="auto"/>
    </w:pPr>
    <w:rPr>
      <w:rFonts w:asciiTheme="minorHAnsi" w:hAnsiTheme="minorHAnsi" w:eastAsiaTheme="minorEastAsia" w:cstheme="minorBidi"/>
      <w:sz w:val="22"/>
      <w:szCs w:val="22"/>
      <w:lang w:val="en-GB" w:eastAsia="en-GB"/>
    </w:rPr>
  </w:style>
  <w:style w:type="paragraph" w:styleId="TOC7">
    <w:name w:val="toc 7"/>
    <w:basedOn w:val="Normal"/>
    <w:next w:val="Normal"/>
    <w:autoRedefine/>
    <w:uiPriority w:val="39"/>
    <w:unhideWhenUsed/>
    <w:rsid w:val="002757B0"/>
    <w:pPr>
      <w:overflowPunct/>
      <w:autoSpaceDE/>
      <w:autoSpaceDN/>
      <w:adjustRightInd/>
      <w:spacing w:after="100" w:line="259" w:lineRule="auto"/>
      <w:ind w:left="1320"/>
      <w:jc w:val="left"/>
      <w:textAlignment w:val="auto"/>
    </w:pPr>
    <w:rPr>
      <w:rFonts w:asciiTheme="minorHAnsi" w:hAnsiTheme="minorHAnsi" w:eastAsiaTheme="minorEastAsia" w:cstheme="minorBidi"/>
      <w:sz w:val="22"/>
      <w:szCs w:val="22"/>
      <w:lang w:val="en-GB" w:eastAsia="en-GB"/>
    </w:rPr>
  </w:style>
  <w:style w:type="paragraph" w:styleId="TOC8">
    <w:name w:val="toc 8"/>
    <w:basedOn w:val="Normal"/>
    <w:next w:val="Normal"/>
    <w:autoRedefine/>
    <w:uiPriority w:val="39"/>
    <w:unhideWhenUsed/>
    <w:rsid w:val="002757B0"/>
    <w:pPr>
      <w:overflowPunct/>
      <w:autoSpaceDE/>
      <w:autoSpaceDN/>
      <w:adjustRightInd/>
      <w:spacing w:after="100" w:line="259" w:lineRule="auto"/>
      <w:ind w:left="1540"/>
      <w:jc w:val="left"/>
      <w:textAlignment w:val="auto"/>
    </w:pPr>
    <w:rPr>
      <w:rFonts w:asciiTheme="minorHAnsi" w:hAnsiTheme="minorHAnsi" w:eastAsiaTheme="minorEastAsia" w:cstheme="minorBidi"/>
      <w:sz w:val="22"/>
      <w:szCs w:val="22"/>
      <w:lang w:val="en-GB" w:eastAsia="en-GB"/>
    </w:rPr>
  </w:style>
  <w:style w:type="paragraph" w:styleId="TOC9">
    <w:name w:val="toc 9"/>
    <w:basedOn w:val="Normal"/>
    <w:next w:val="Normal"/>
    <w:autoRedefine/>
    <w:uiPriority w:val="39"/>
    <w:unhideWhenUsed/>
    <w:rsid w:val="002757B0"/>
    <w:pPr>
      <w:overflowPunct/>
      <w:autoSpaceDE/>
      <w:autoSpaceDN/>
      <w:adjustRightInd/>
      <w:spacing w:after="100" w:line="259" w:lineRule="auto"/>
      <w:ind w:left="1760"/>
      <w:jc w:val="left"/>
      <w:textAlignment w:val="auto"/>
    </w:pPr>
    <w:rPr>
      <w:rFonts w:asciiTheme="minorHAnsi" w:hAnsiTheme="minorHAnsi" w:eastAsiaTheme="minorEastAsia" w:cstheme="minorBidi"/>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9420">
      <w:bodyDiv w:val="1"/>
      <w:marLeft w:val="0"/>
      <w:marRight w:val="0"/>
      <w:marTop w:val="0"/>
      <w:marBottom w:val="0"/>
      <w:divBdr>
        <w:top w:val="none" w:sz="0" w:space="0" w:color="auto"/>
        <w:left w:val="none" w:sz="0" w:space="0" w:color="auto"/>
        <w:bottom w:val="none" w:sz="0" w:space="0" w:color="auto"/>
        <w:right w:val="none" w:sz="0" w:space="0" w:color="auto"/>
      </w:divBdr>
    </w:div>
    <w:div w:id="208955240">
      <w:bodyDiv w:val="1"/>
      <w:marLeft w:val="0"/>
      <w:marRight w:val="0"/>
      <w:marTop w:val="0"/>
      <w:marBottom w:val="0"/>
      <w:divBdr>
        <w:top w:val="none" w:sz="0" w:space="0" w:color="auto"/>
        <w:left w:val="none" w:sz="0" w:space="0" w:color="auto"/>
        <w:bottom w:val="none" w:sz="0" w:space="0" w:color="auto"/>
        <w:right w:val="none" w:sz="0" w:space="0" w:color="auto"/>
      </w:divBdr>
    </w:div>
    <w:div w:id="269943349">
      <w:bodyDiv w:val="1"/>
      <w:marLeft w:val="0"/>
      <w:marRight w:val="0"/>
      <w:marTop w:val="0"/>
      <w:marBottom w:val="0"/>
      <w:divBdr>
        <w:top w:val="none" w:sz="0" w:space="0" w:color="auto"/>
        <w:left w:val="none" w:sz="0" w:space="0" w:color="auto"/>
        <w:bottom w:val="none" w:sz="0" w:space="0" w:color="auto"/>
        <w:right w:val="none" w:sz="0" w:space="0" w:color="auto"/>
      </w:divBdr>
    </w:div>
    <w:div w:id="418717126">
      <w:bodyDiv w:val="1"/>
      <w:marLeft w:val="0"/>
      <w:marRight w:val="0"/>
      <w:marTop w:val="0"/>
      <w:marBottom w:val="0"/>
      <w:divBdr>
        <w:top w:val="none" w:sz="0" w:space="0" w:color="auto"/>
        <w:left w:val="none" w:sz="0" w:space="0" w:color="auto"/>
        <w:bottom w:val="none" w:sz="0" w:space="0" w:color="auto"/>
        <w:right w:val="none" w:sz="0" w:space="0" w:color="auto"/>
      </w:divBdr>
    </w:div>
    <w:div w:id="432093198">
      <w:bodyDiv w:val="1"/>
      <w:marLeft w:val="0"/>
      <w:marRight w:val="0"/>
      <w:marTop w:val="0"/>
      <w:marBottom w:val="0"/>
      <w:divBdr>
        <w:top w:val="none" w:sz="0" w:space="0" w:color="auto"/>
        <w:left w:val="none" w:sz="0" w:space="0" w:color="auto"/>
        <w:bottom w:val="none" w:sz="0" w:space="0" w:color="auto"/>
        <w:right w:val="none" w:sz="0" w:space="0" w:color="auto"/>
      </w:divBdr>
    </w:div>
    <w:div w:id="465121936">
      <w:bodyDiv w:val="1"/>
      <w:marLeft w:val="0"/>
      <w:marRight w:val="0"/>
      <w:marTop w:val="0"/>
      <w:marBottom w:val="0"/>
      <w:divBdr>
        <w:top w:val="none" w:sz="0" w:space="0" w:color="auto"/>
        <w:left w:val="none" w:sz="0" w:space="0" w:color="auto"/>
        <w:bottom w:val="none" w:sz="0" w:space="0" w:color="auto"/>
        <w:right w:val="none" w:sz="0" w:space="0" w:color="auto"/>
      </w:divBdr>
    </w:div>
    <w:div w:id="500583284">
      <w:bodyDiv w:val="1"/>
      <w:marLeft w:val="0"/>
      <w:marRight w:val="0"/>
      <w:marTop w:val="0"/>
      <w:marBottom w:val="0"/>
      <w:divBdr>
        <w:top w:val="none" w:sz="0" w:space="0" w:color="auto"/>
        <w:left w:val="none" w:sz="0" w:space="0" w:color="auto"/>
        <w:bottom w:val="none" w:sz="0" w:space="0" w:color="auto"/>
        <w:right w:val="none" w:sz="0" w:space="0" w:color="auto"/>
      </w:divBdr>
    </w:div>
    <w:div w:id="520900450">
      <w:bodyDiv w:val="1"/>
      <w:marLeft w:val="0"/>
      <w:marRight w:val="0"/>
      <w:marTop w:val="0"/>
      <w:marBottom w:val="0"/>
      <w:divBdr>
        <w:top w:val="none" w:sz="0" w:space="0" w:color="auto"/>
        <w:left w:val="none" w:sz="0" w:space="0" w:color="auto"/>
        <w:bottom w:val="none" w:sz="0" w:space="0" w:color="auto"/>
        <w:right w:val="none" w:sz="0" w:space="0" w:color="auto"/>
      </w:divBdr>
    </w:div>
    <w:div w:id="523132511">
      <w:bodyDiv w:val="1"/>
      <w:marLeft w:val="0"/>
      <w:marRight w:val="0"/>
      <w:marTop w:val="0"/>
      <w:marBottom w:val="0"/>
      <w:divBdr>
        <w:top w:val="none" w:sz="0" w:space="0" w:color="auto"/>
        <w:left w:val="none" w:sz="0" w:space="0" w:color="auto"/>
        <w:bottom w:val="none" w:sz="0" w:space="0" w:color="auto"/>
        <w:right w:val="none" w:sz="0" w:space="0" w:color="auto"/>
      </w:divBdr>
    </w:div>
    <w:div w:id="528840970">
      <w:bodyDiv w:val="1"/>
      <w:marLeft w:val="0"/>
      <w:marRight w:val="0"/>
      <w:marTop w:val="0"/>
      <w:marBottom w:val="0"/>
      <w:divBdr>
        <w:top w:val="none" w:sz="0" w:space="0" w:color="auto"/>
        <w:left w:val="none" w:sz="0" w:space="0" w:color="auto"/>
        <w:bottom w:val="none" w:sz="0" w:space="0" w:color="auto"/>
        <w:right w:val="none" w:sz="0" w:space="0" w:color="auto"/>
      </w:divBdr>
    </w:div>
    <w:div w:id="586236039">
      <w:bodyDiv w:val="1"/>
      <w:marLeft w:val="0"/>
      <w:marRight w:val="0"/>
      <w:marTop w:val="0"/>
      <w:marBottom w:val="0"/>
      <w:divBdr>
        <w:top w:val="none" w:sz="0" w:space="0" w:color="auto"/>
        <w:left w:val="none" w:sz="0" w:space="0" w:color="auto"/>
        <w:bottom w:val="none" w:sz="0" w:space="0" w:color="auto"/>
        <w:right w:val="none" w:sz="0" w:space="0" w:color="auto"/>
      </w:divBdr>
    </w:div>
    <w:div w:id="670641091">
      <w:bodyDiv w:val="1"/>
      <w:marLeft w:val="0"/>
      <w:marRight w:val="0"/>
      <w:marTop w:val="0"/>
      <w:marBottom w:val="0"/>
      <w:divBdr>
        <w:top w:val="none" w:sz="0" w:space="0" w:color="auto"/>
        <w:left w:val="none" w:sz="0" w:space="0" w:color="auto"/>
        <w:bottom w:val="none" w:sz="0" w:space="0" w:color="auto"/>
        <w:right w:val="none" w:sz="0" w:space="0" w:color="auto"/>
      </w:divBdr>
    </w:div>
    <w:div w:id="1036391612">
      <w:bodyDiv w:val="1"/>
      <w:marLeft w:val="0"/>
      <w:marRight w:val="0"/>
      <w:marTop w:val="0"/>
      <w:marBottom w:val="0"/>
      <w:divBdr>
        <w:top w:val="none" w:sz="0" w:space="0" w:color="auto"/>
        <w:left w:val="none" w:sz="0" w:space="0" w:color="auto"/>
        <w:bottom w:val="none" w:sz="0" w:space="0" w:color="auto"/>
        <w:right w:val="none" w:sz="0" w:space="0" w:color="auto"/>
      </w:divBdr>
    </w:div>
    <w:div w:id="1186407373">
      <w:bodyDiv w:val="1"/>
      <w:marLeft w:val="0"/>
      <w:marRight w:val="0"/>
      <w:marTop w:val="0"/>
      <w:marBottom w:val="0"/>
      <w:divBdr>
        <w:top w:val="none" w:sz="0" w:space="0" w:color="auto"/>
        <w:left w:val="none" w:sz="0" w:space="0" w:color="auto"/>
        <w:bottom w:val="none" w:sz="0" w:space="0" w:color="auto"/>
        <w:right w:val="none" w:sz="0" w:space="0" w:color="auto"/>
      </w:divBdr>
    </w:div>
    <w:div w:id="1399864756">
      <w:bodyDiv w:val="1"/>
      <w:marLeft w:val="0"/>
      <w:marRight w:val="0"/>
      <w:marTop w:val="0"/>
      <w:marBottom w:val="0"/>
      <w:divBdr>
        <w:top w:val="none" w:sz="0" w:space="0" w:color="auto"/>
        <w:left w:val="none" w:sz="0" w:space="0" w:color="auto"/>
        <w:bottom w:val="none" w:sz="0" w:space="0" w:color="auto"/>
        <w:right w:val="none" w:sz="0" w:space="0" w:color="auto"/>
      </w:divBdr>
      <w:divsChild>
        <w:div w:id="152794402">
          <w:marLeft w:val="0"/>
          <w:marRight w:val="0"/>
          <w:marTop w:val="0"/>
          <w:marBottom w:val="0"/>
          <w:divBdr>
            <w:top w:val="none" w:sz="0" w:space="0" w:color="auto"/>
            <w:left w:val="none" w:sz="0" w:space="0" w:color="auto"/>
            <w:bottom w:val="none" w:sz="0" w:space="0" w:color="auto"/>
            <w:right w:val="none" w:sz="0" w:space="0" w:color="auto"/>
          </w:divBdr>
          <w:divsChild>
            <w:div w:id="273637756">
              <w:marLeft w:val="0"/>
              <w:marRight w:val="0"/>
              <w:marTop w:val="0"/>
              <w:marBottom w:val="0"/>
              <w:divBdr>
                <w:top w:val="none" w:sz="0" w:space="0" w:color="auto"/>
                <w:left w:val="none" w:sz="0" w:space="0" w:color="auto"/>
                <w:bottom w:val="none" w:sz="0" w:space="0" w:color="auto"/>
                <w:right w:val="none" w:sz="0" w:space="0" w:color="auto"/>
              </w:divBdr>
              <w:divsChild>
                <w:div w:id="5674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39403">
      <w:bodyDiv w:val="1"/>
      <w:marLeft w:val="0"/>
      <w:marRight w:val="0"/>
      <w:marTop w:val="0"/>
      <w:marBottom w:val="0"/>
      <w:divBdr>
        <w:top w:val="none" w:sz="0" w:space="0" w:color="auto"/>
        <w:left w:val="none" w:sz="0" w:space="0" w:color="auto"/>
        <w:bottom w:val="none" w:sz="0" w:space="0" w:color="auto"/>
        <w:right w:val="none" w:sz="0" w:space="0" w:color="auto"/>
      </w:divBdr>
    </w:div>
    <w:div w:id="1509755664">
      <w:bodyDiv w:val="1"/>
      <w:marLeft w:val="0"/>
      <w:marRight w:val="0"/>
      <w:marTop w:val="0"/>
      <w:marBottom w:val="0"/>
      <w:divBdr>
        <w:top w:val="none" w:sz="0" w:space="0" w:color="auto"/>
        <w:left w:val="none" w:sz="0" w:space="0" w:color="auto"/>
        <w:bottom w:val="none" w:sz="0" w:space="0" w:color="auto"/>
        <w:right w:val="none" w:sz="0" w:space="0" w:color="auto"/>
      </w:divBdr>
    </w:div>
    <w:div w:id="1590578296">
      <w:bodyDiv w:val="1"/>
      <w:marLeft w:val="0"/>
      <w:marRight w:val="0"/>
      <w:marTop w:val="0"/>
      <w:marBottom w:val="0"/>
      <w:divBdr>
        <w:top w:val="none" w:sz="0" w:space="0" w:color="auto"/>
        <w:left w:val="none" w:sz="0" w:space="0" w:color="auto"/>
        <w:bottom w:val="none" w:sz="0" w:space="0" w:color="auto"/>
        <w:right w:val="none" w:sz="0" w:space="0" w:color="auto"/>
      </w:divBdr>
    </w:div>
    <w:div w:id="1699694550">
      <w:bodyDiv w:val="1"/>
      <w:marLeft w:val="0"/>
      <w:marRight w:val="0"/>
      <w:marTop w:val="0"/>
      <w:marBottom w:val="0"/>
      <w:divBdr>
        <w:top w:val="none" w:sz="0" w:space="0" w:color="auto"/>
        <w:left w:val="none" w:sz="0" w:space="0" w:color="auto"/>
        <w:bottom w:val="none" w:sz="0" w:space="0" w:color="auto"/>
        <w:right w:val="none" w:sz="0" w:space="0" w:color="auto"/>
      </w:divBdr>
      <w:divsChild>
        <w:div w:id="719090252">
          <w:marLeft w:val="547"/>
          <w:marRight w:val="0"/>
          <w:marTop w:val="200"/>
          <w:marBottom w:val="0"/>
          <w:divBdr>
            <w:top w:val="none" w:sz="0" w:space="0" w:color="auto"/>
            <w:left w:val="none" w:sz="0" w:space="0" w:color="auto"/>
            <w:bottom w:val="none" w:sz="0" w:space="0" w:color="auto"/>
            <w:right w:val="none" w:sz="0" w:space="0" w:color="auto"/>
          </w:divBdr>
        </w:div>
      </w:divsChild>
    </w:div>
    <w:div w:id="1931506403">
      <w:bodyDiv w:val="1"/>
      <w:marLeft w:val="0"/>
      <w:marRight w:val="0"/>
      <w:marTop w:val="0"/>
      <w:marBottom w:val="0"/>
      <w:divBdr>
        <w:top w:val="none" w:sz="0" w:space="0" w:color="auto"/>
        <w:left w:val="none" w:sz="0" w:space="0" w:color="auto"/>
        <w:bottom w:val="none" w:sz="0" w:space="0" w:color="auto"/>
        <w:right w:val="none" w:sz="0" w:space="0" w:color="auto"/>
      </w:divBdr>
    </w:div>
    <w:div w:id="2034186433">
      <w:bodyDiv w:val="1"/>
      <w:marLeft w:val="0"/>
      <w:marRight w:val="0"/>
      <w:marTop w:val="0"/>
      <w:marBottom w:val="0"/>
      <w:divBdr>
        <w:top w:val="none" w:sz="0" w:space="0" w:color="auto"/>
        <w:left w:val="none" w:sz="0" w:space="0" w:color="auto"/>
        <w:bottom w:val="none" w:sz="0" w:space="0" w:color="auto"/>
        <w:right w:val="none" w:sz="0" w:space="0" w:color="auto"/>
      </w:divBdr>
    </w:div>
    <w:div w:id="213714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jpeg"/><Relationship Id="rId21" Type="http://schemas.openxmlformats.org/officeDocument/2006/relationships/image" Target="media/image8.emf"/><Relationship Id="rId42" Type="http://schemas.openxmlformats.org/officeDocument/2006/relationships/package" Target="embeddings/Microsoft_Visio_Drawing14.vsdx"/><Relationship Id="rId63" Type="http://schemas.microsoft.com/office/2016/09/relationships/commentsIds" Target="commentsIds.xml"/><Relationship Id="rId84" Type="http://schemas.openxmlformats.org/officeDocument/2006/relationships/package" Target="embeddings/Microsoft_Visio_Drawing32.vsdx"/><Relationship Id="rId16" Type="http://schemas.openxmlformats.org/officeDocument/2006/relationships/image" Target="media/image6.emf"/><Relationship Id="rId107" Type="http://schemas.openxmlformats.org/officeDocument/2006/relationships/package" Target="embeddings/Microsoft_Visio_Drawing40.vsdx"/><Relationship Id="rId11" Type="http://schemas.openxmlformats.org/officeDocument/2006/relationships/image" Target="media/image3.emf"/><Relationship Id="rId32" Type="http://schemas.openxmlformats.org/officeDocument/2006/relationships/package" Target="embeddings/Microsoft_Visio_Drawing9.vsdx"/><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package" Target="embeddings/Microsoft_Visio_Drawing22.vsdx"/><Relationship Id="rId74" Type="http://schemas.openxmlformats.org/officeDocument/2006/relationships/image" Target="media/image34.jpeg"/><Relationship Id="rId79" Type="http://schemas.openxmlformats.org/officeDocument/2006/relationships/image" Target="media/image37.emf"/><Relationship Id="rId102" Type="http://schemas.openxmlformats.org/officeDocument/2006/relationships/package" Target="embeddings/Microsoft_Visio_Drawing39.vsdx"/><Relationship Id="rId123" Type="http://schemas.openxmlformats.org/officeDocument/2006/relationships/image" Target="media/image64.emf"/><Relationship Id="rId128" Type="http://schemas.microsoft.com/office/2011/relationships/people" Target="people.xml"/><Relationship Id="rId5" Type="http://schemas.openxmlformats.org/officeDocument/2006/relationships/webSettings" Target="webSettings.xml"/><Relationship Id="rId90" Type="http://schemas.openxmlformats.org/officeDocument/2006/relationships/package" Target="embeddings/Microsoft_Visio_Drawing35.vsdx"/><Relationship Id="rId95" Type="http://schemas.openxmlformats.org/officeDocument/2006/relationships/image" Target="media/image46.emf"/><Relationship Id="rId22" Type="http://schemas.openxmlformats.org/officeDocument/2006/relationships/package" Target="embeddings/Microsoft_Visio_Drawing5.vsdx"/><Relationship Id="rId27" Type="http://schemas.openxmlformats.org/officeDocument/2006/relationships/image" Target="media/image12.emf"/><Relationship Id="rId43" Type="http://schemas.openxmlformats.org/officeDocument/2006/relationships/image" Target="media/image20.emf"/><Relationship Id="rId48" Type="http://schemas.openxmlformats.org/officeDocument/2006/relationships/package" Target="embeddings/Microsoft_Visio_Drawing17.vsdx"/><Relationship Id="rId64" Type="http://schemas.microsoft.com/office/2018/08/relationships/commentsExtensible" Target="commentsExtensible.xml"/><Relationship Id="rId69" Type="http://schemas.openxmlformats.org/officeDocument/2006/relationships/image" Target="media/image31.emf"/><Relationship Id="rId113" Type="http://schemas.openxmlformats.org/officeDocument/2006/relationships/image" Target="media/image58.emf"/><Relationship Id="rId118" Type="http://schemas.openxmlformats.org/officeDocument/2006/relationships/image" Target="media/image61.emf"/><Relationship Id="rId80" Type="http://schemas.openxmlformats.org/officeDocument/2006/relationships/package" Target="embeddings/Microsoft_Visio_Drawing30.vsdx"/><Relationship Id="rId85" Type="http://schemas.openxmlformats.org/officeDocument/2006/relationships/image" Target="media/image40.emf"/><Relationship Id="R57659b4427614ef2" Type="http://schemas.openxmlformats.org/officeDocument/2006/relationships/glossaryDocument" Target="glossary/document.xml"/><Relationship Id="rId12" Type="http://schemas.openxmlformats.org/officeDocument/2006/relationships/package" Target="embeddings/Microsoft_Visio_Drawing.vsdx"/><Relationship Id="rId17" Type="http://schemas.openxmlformats.org/officeDocument/2006/relationships/package" Target="embeddings/Microsoft_Visio_Drawing2.vsdx"/><Relationship Id="rId33" Type="http://schemas.openxmlformats.org/officeDocument/2006/relationships/image" Target="media/image15.emf"/><Relationship Id="rId38" Type="http://schemas.openxmlformats.org/officeDocument/2006/relationships/package" Target="embeddings/Microsoft_Visio_Drawing12.vsdx"/><Relationship Id="rId59" Type="http://schemas.openxmlformats.org/officeDocument/2006/relationships/image" Target="media/image28.emf"/><Relationship Id="rId103" Type="http://schemas.openxmlformats.org/officeDocument/2006/relationships/image" Target="media/image51.jpeg"/><Relationship Id="rId108" Type="http://schemas.openxmlformats.org/officeDocument/2006/relationships/image" Target="media/image55.jpeg"/><Relationship Id="rId124" Type="http://schemas.openxmlformats.org/officeDocument/2006/relationships/package" Target="embeddings/Microsoft_Visio_Drawing47.vsdx"/><Relationship Id="rId129" Type="http://schemas.openxmlformats.org/officeDocument/2006/relationships/theme" Target="theme/theme1.xml"/><Relationship Id="rId54" Type="http://schemas.openxmlformats.org/officeDocument/2006/relationships/package" Target="embeddings/Microsoft_Visio_Drawing20.vsdx"/><Relationship Id="rId70" Type="http://schemas.openxmlformats.org/officeDocument/2006/relationships/package" Target="embeddings/Microsoft_Visio_Drawing26.vsdx"/><Relationship Id="rId75" Type="http://schemas.openxmlformats.org/officeDocument/2006/relationships/image" Target="media/image35.emf"/><Relationship Id="rId91" Type="http://schemas.openxmlformats.org/officeDocument/2006/relationships/image" Target="media/image43.jpeg"/><Relationship Id="rId96" Type="http://schemas.openxmlformats.org/officeDocument/2006/relationships/package" Target="embeddings/Microsoft_Visio_Drawing37.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jpeg"/><Relationship Id="rId28" Type="http://schemas.openxmlformats.org/officeDocument/2006/relationships/package" Target="embeddings/Microsoft_Visio_Drawing7.vsdx"/><Relationship Id="rId49" Type="http://schemas.openxmlformats.org/officeDocument/2006/relationships/image" Target="media/image23.emf"/><Relationship Id="rId114" Type="http://schemas.openxmlformats.org/officeDocument/2006/relationships/package" Target="embeddings/Microsoft_Visio_Drawing43.vsdx"/><Relationship Id="rId119" Type="http://schemas.openxmlformats.org/officeDocument/2006/relationships/package" Target="embeddings/Microsoft_Visio_Drawing45.vsdx"/><Relationship Id="rId44" Type="http://schemas.openxmlformats.org/officeDocument/2006/relationships/package" Target="embeddings/Microsoft_Visio_Drawing15.vsdx"/><Relationship Id="rId60" Type="http://schemas.openxmlformats.org/officeDocument/2006/relationships/package" Target="embeddings/Microsoft_Visio_Drawing23.vsdx"/><Relationship Id="rId65" Type="http://schemas.openxmlformats.org/officeDocument/2006/relationships/image" Target="media/image29.emf"/><Relationship Id="rId81" Type="http://schemas.openxmlformats.org/officeDocument/2006/relationships/image" Target="media/image38.emf"/><Relationship Id="rId86" Type="http://schemas.openxmlformats.org/officeDocument/2006/relationships/package" Target="embeddings/Microsoft_Visio_Drawing33.vsdx"/><Relationship Id="rId130" Type="http://schemas.openxmlformats.org/officeDocument/2006/relationships/customXml" Target="../customXml/item2.xml"/><Relationship Id="rId13" Type="http://schemas.openxmlformats.org/officeDocument/2006/relationships/image" Target="media/image4.emf"/><Relationship Id="rId18" Type="http://schemas.openxmlformats.org/officeDocument/2006/relationships/package" Target="embeddings/Microsoft_Visio_Drawing3.vsdx"/><Relationship Id="rId39" Type="http://schemas.openxmlformats.org/officeDocument/2006/relationships/image" Target="media/image18.emf"/><Relationship Id="rId109" Type="http://schemas.openxmlformats.org/officeDocument/2006/relationships/image" Target="media/image56.emf"/><Relationship Id="rId34" Type="http://schemas.openxmlformats.org/officeDocument/2006/relationships/package" Target="embeddings/Microsoft_Visio_Drawing10.vsdx"/><Relationship Id="rId50" Type="http://schemas.openxmlformats.org/officeDocument/2006/relationships/package" Target="embeddings/Microsoft_Visio_Drawing18.vsdx"/><Relationship Id="rId55" Type="http://schemas.openxmlformats.org/officeDocument/2006/relationships/image" Target="media/image26.emf"/><Relationship Id="rId76" Type="http://schemas.openxmlformats.org/officeDocument/2006/relationships/package" Target="embeddings/Microsoft_Visio_Drawing28.vsdx"/><Relationship Id="rId97" Type="http://schemas.openxmlformats.org/officeDocument/2006/relationships/image" Target="media/image47.jpeg"/><Relationship Id="rId104" Type="http://schemas.openxmlformats.org/officeDocument/2006/relationships/image" Target="media/image52.jpeg"/><Relationship Id="rId120" Type="http://schemas.openxmlformats.org/officeDocument/2006/relationships/image" Target="media/image62.jpe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10.jpeg"/><Relationship Id="rId40" Type="http://schemas.openxmlformats.org/officeDocument/2006/relationships/package" Target="embeddings/Microsoft_Visio_Drawing13.vsdx"/><Relationship Id="rId45" Type="http://schemas.openxmlformats.org/officeDocument/2006/relationships/image" Target="media/image21.emf"/><Relationship Id="rId66" Type="http://schemas.openxmlformats.org/officeDocument/2006/relationships/package" Target="embeddings/Microsoft_Visio_Drawing24.vsdx"/><Relationship Id="rId87" Type="http://schemas.openxmlformats.org/officeDocument/2006/relationships/image" Target="media/image41.emf"/><Relationship Id="rId110" Type="http://schemas.openxmlformats.org/officeDocument/2006/relationships/package" Target="embeddings/Microsoft_Visio_Drawing41.vsdx"/><Relationship Id="rId115" Type="http://schemas.openxmlformats.org/officeDocument/2006/relationships/image" Target="media/image59.emf"/><Relationship Id="rId131" Type="http://schemas.openxmlformats.org/officeDocument/2006/relationships/customXml" Target="../customXml/item3.xml"/><Relationship Id="rId61" Type="http://schemas.openxmlformats.org/officeDocument/2006/relationships/comments" Target="comments.xml"/><Relationship Id="rId82" Type="http://schemas.openxmlformats.org/officeDocument/2006/relationships/package" Target="embeddings/Microsoft_Visio_Drawing31.vsdx"/><Relationship Id="rId19" Type="http://schemas.openxmlformats.org/officeDocument/2006/relationships/image" Target="media/image7.emf"/><Relationship Id="rId14" Type="http://schemas.openxmlformats.org/officeDocument/2006/relationships/package" Target="embeddings/Microsoft_Visio_Drawing1.vsdx"/><Relationship Id="rId30" Type="http://schemas.openxmlformats.org/officeDocument/2006/relationships/package" Target="embeddings/Microsoft_Visio_Drawing8.vsdx"/><Relationship Id="rId35" Type="http://schemas.openxmlformats.org/officeDocument/2006/relationships/image" Target="media/image16.emf"/><Relationship Id="rId56" Type="http://schemas.openxmlformats.org/officeDocument/2006/relationships/package" Target="embeddings/Microsoft_Visio_Drawing21.vsdx"/><Relationship Id="rId77" Type="http://schemas.openxmlformats.org/officeDocument/2006/relationships/image" Target="media/image36.emf"/><Relationship Id="rId100" Type="http://schemas.openxmlformats.org/officeDocument/2006/relationships/package" Target="embeddings/Microsoft_Visio_Drawing38.vsdx"/><Relationship Id="rId105" Type="http://schemas.openxmlformats.org/officeDocument/2006/relationships/image" Target="media/image53.jpeg"/><Relationship Id="rId126" Type="http://schemas.openxmlformats.org/officeDocument/2006/relationships/footer" Target="footer1.xml"/><Relationship Id="rId8" Type="http://schemas.openxmlformats.org/officeDocument/2006/relationships/hyperlink" Target="http://www.this-page-intentionally-left-blank.org/" TargetMode="External"/><Relationship Id="rId51" Type="http://schemas.openxmlformats.org/officeDocument/2006/relationships/image" Target="media/image24.emf"/><Relationship Id="rId72" Type="http://schemas.openxmlformats.org/officeDocument/2006/relationships/package" Target="embeddings/Microsoft_Visio_Drawing27.vsdx"/><Relationship Id="rId93" Type="http://schemas.openxmlformats.org/officeDocument/2006/relationships/package" Target="embeddings/Microsoft_Visio_Drawing36.vsdx"/><Relationship Id="rId98" Type="http://schemas.openxmlformats.org/officeDocument/2006/relationships/image" Target="media/image48.jpeg"/><Relationship Id="rId121" Type="http://schemas.openxmlformats.org/officeDocument/2006/relationships/image" Target="media/image63.emf"/><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package" Target="embeddings/Microsoft_Visio_Drawing16.vsdx"/><Relationship Id="rId67" Type="http://schemas.openxmlformats.org/officeDocument/2006/relationships/image" Target="media/image30.emf"/><Relationship Id="rId116" Type="http://schemas.openxmlformats.org/officeDocument/2006/relationships/package" Target="embeddings/Microsoft_Visio_Drawing44.vsdx"/><Relationship Id="rId20" Type="http://schemas.openxmlformats.org/officeDocument/2006/relationships/package" Target="embeddings/Microsoft_Visio_Drawing4.vsdx"/><Relationship Id="rId41" Type="http://schemas.openxmlformats.org/officeDocument/2006/relationships/image" Target="media/image19.emf"/><Relationship Id="rId62" Type="http://schemas.microsoft.com/office/2011/relationships/commentsExtended" Target="commentsExtended.xml"/><Relationship Id="rId83" Type="http://schemas.openxmlformats.org/officeDocument/2006/relationships/image" Target="media/image39.emf"/><Relationship Id="rId88" Type="http://schemas.openxmlformats.org/officeDocument/2006/relationships/package" Target="embeddings/Microsoft_Visio_Drawing34.vsdx"/><Relationship Id="rId111" Type="http://schemas.openxmlformats.org/officeDocument/2006/relationships/image" Target="media/image57.emf"/><Relationship Id="rId132" Type="http://schemas.openxmlformats.org/officeDocument/2006/relationships/customXml" Target="../customXml/item4.xml"/><Relationship Id="rId15" Type="http://schemas.openxmlformats.org/officeDocument/2006/relationships/image" Target="media/image5.jpeg"/><Relationship Id="rId36" Type="http://schemas.openxmlformats.org/officeDocument/2006/relationships/package" Target="embeddings/Microsoft_Visio_Drawing11.vsdx"/><Relationship Id="rId57" Type="http://schemas.openxmlformats.org/officeDocument/2006/relationships/image" Target="media/image27.emf"/><Relationship Id="rId106" Type="http://schemas.openxmlformats.org/officeDocument/2006/relationships/image" Target="media/image54.emf"/><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4.emf"/><Relationship Id="rId52" Type="http://schemas.openxmlformats.org/officeDocument/2006/relationships/package" Target="embeddings/Microsoft_Visio_Drawing19.vsdx"/><Relationship Id="rId73" Type="http://schemas.openxmlformats.org/officeDocument/2006/relationships/image" Target="media/image33.jpeg"/><Relationship Id="rId78" Type="http://schemas.openxmlformats.org/officeDocument/2006/relationships/package" Target="embeddings/Microsoft_Visio_Drawing29.vsdx"/><Relationship Id="rId94" Type="http://schemas.openxmlformats.org/officeDocument/2006/relationships/image" Target="media/image45.jpeg"/><Relationship Id="rId99" Type="http://schemas.openxmlformats.org/officeDocument/2006/relationships/image" Target="media/image49.emf"/><Relationship Id="rId101" Type="http://schemas.openxmlformats.org/officeDocument/2006/relationships/image" Target="media/image50.emf"/><Relationship Id="rId122" Type="http://schemas.openxmlformats.org/officeDocument/2006/relationships/package" Target="embeddings/Microsoft_Visio_Drawing46.vsdx"/><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package" Target="embeddings/Microsoft_Visio_Drawing6.vsdx"/><Relationship Id="rId47" Type="http://schemas.openxmlformats.org/officeDocument/2006/relationships/image" Target="media/image22.emf"/><Relationship Id="rId68" Type="http://schemas.openxmlformats.org/officeDocument/2006/relationships/package" Target="embeddings/Microsoft_Visio_Drawing25.vsdx"/><Relationship Id="rId89" Type="http://schemas.openxmlformats.org/officeDocument/2006/relationships/image" Target="media/image42.emf"/><Relationship Id="rId112" Type="http://schemas.openxmlformats.org/officeDocument/2006/relationships/package" Target="embeddings/Microsoft_Visio_Drawing42.vsdx"/></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TITUDE-7440\AppData\Local\Microsoft\Windows\Temporary%20Internet%20Files\Content.Outlook\2FLB57ZX\Bieu%20mau%20tai%20lieu%20PTSP%20v0%203.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713d46a-0e12-4805-a906-c61eb6aad782}"/>
      </w:docPartPr>
      <w:docPartBody>
        <w:p w14:paraId="7B4EDDB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C9849AF6E76F0B49A48664A266B70B72" ma:contentTypeVersion="10" ma:contentTypeDescription="Create a new document." ma:contentTypeScope="" ma:versionID="8d0ee07ab00599425bea862871b3dee6">
  <xsd:schema xmlns:xsd="http://www.w3.org/2001/XMLSchema" xmlns:xs="http://www.w3.org/2001/XMLSchema" xmlns:p="http://schemas.microsoft.com/office/2006/metadata/properties" xmlns:ns2="42821cd0-39ce-4c6d-8279-323cee78a1f9" xmlns:ns3="86bb2ca8-f626-40e5-a0e8-7d14a0f63249" targetNamespace="http://schemas.microsoft.com/office/2006/metadata/properties" ma:root="true" ma:fieldsID="7c2654e1f55be6cb79293a928a19f7bc" ns2:_="" ns3:_="">
    <xsd:import namespace="42821cd0-39ce-4c6d-8279-323cee78a1f9"/>
    <xsd:import namespace="86bb2ca8-f626-40e5-a0e8-7d14a0f6324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821cd0-39ce-4c6d-8279-323cee78a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422b430-ddd5-4ea9-aa6d-f64f5fe5530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b2ca8-f626-40e5-a0e8-7d14a0f632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78a8856-59ef-4fb3-b089-09765bb766e0}" ma:internalName="TaxCatchAll" ma:showField="CatchAllData" ma:web="86bb2ca8-f626-40e5-a0e8-7d14a0f632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2821cd0-39ce-4c6d-8279-323cee78a1f9">
      <Terms xmlns="http://schemas.microsoft.com/office/infopath/2007/PartnerControls"/>
    </lcf76f155ced4ddcb4097134ff3c332f>
    <TaxCatchAll xmlns="86bb2ca8-f626-40e5-a0e8-7d14a0f63249" xsi:nil="true"/>
    <SharedWithUsers xmlns="86bb2ca8-f626-40e5-a0e8-7d14a0f63249">
      <UserInfo>
        <DisplayName/>
        <AccountId xsi:nil="true"/>
        <AccountType/>
      </UserInfo>
    </SharedWithUsers>
  </documentManagement>
</p:properties>
</file>

<file path=customXml/itemProps1.xml><?xml version="1.0" encoding="utf-8"?>
<ds:datastoreItem xmlns:ds="http://schemas.openxmlformats.org/officeDocument/2006/customXml" ds:itemID="{C2ADF356-7085-4555-9D5D-A96C78407C1F}">
  <ds:schemaRefs>
    <ds:schemaRef ds:uri="http://schemas.openxmlformats.org/officeDocument/2006/bibliography"/>
  </ds:schemaRefs>
</ds:datastoreItem>
</file>

<file path=customXml/itemProps2.xml><?xml version="1.0" encoding="utf-8"?>
<ds:datastoreItem xmlns:ds="http://schemas.openxmlformats.org/officeDocument/2006/customXml" ds:itemID="{239845E8-19AC-4EC1-B27F-1119676AA112}"/>
</file>

<file path=customXml/itemProps3.xml><?xml version="1.0" encoding="utf-8"?>
<ds:datastoreItem xmlns:ds="http://schemas.openxmlformats.org/officeDocument/2006/customXml" ds:itemID="{36434CCF-0D59-4354-82C6-947F522DE734}"/>
</file>

<file path=customXml/itemProps4.xml><?xml version="1.0" encoding="utf-8"?>
<ds:datastoreItem xmlns:ds="http://schemas.openxmlformats.org/officeDocument/2006/customXml" ds:itemID="{E51057DB-71BB-4DF5-BEF9-ADB37D10067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Bieu mau tai lieu PTSP v0 3</ap:Template>
  <ap:Application>Microsoft Word for the web</ap:Application>
  <ap:DocSecurity>0</ap:DocSecurity>
  <ap:ScaleCrop>false</ap:ScaleCrop>
  <ap:Company>Hewlett-Packard</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LATITUDE-7440</dc:creator>
  <cp:keywords/>
  <dc:description/>
  <cp:lastModifiedBy>Nguyen Mau Doan</cp:lastModifiedBy>
  <cp:revision>97</cp:revision>
  <cp:lastPrinted>2022-08-12T10:26:00Z</cp:lastPrinted>
  <dcterms:created xsi:type="dcterms:W3CDTF">2022-07-28T07:15:00Z</dcterms:created>
  <dcterms:modified xsi:type="dcterms:W3CDTF">2022-08-26T03:24:57Z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0x010100C9849AF6E76F0B49A48664A266B70B72</vt:lpwstr>
  </property>
  <property fmtid="{D5CDD505-2E9C-101B-9397-08002B2CF9AE}" pid="3" name="Order">
    <vt:r8>2484300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